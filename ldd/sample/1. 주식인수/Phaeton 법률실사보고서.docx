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5"/>
        <w:tblW w:w="14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28" w:type="dxa"/>
          <w:bottom w:w="28" w:type="dxa"/>
          <w:right w:w="28" w:type="dxa"/>
        </w:tblCellMar>
        <w:tblLook w:val="04A0" w:firstRow="1" w:lastRow="0" w:firstColumn="1" w:lastColumn="0" w:noHBand="0" w:noVBand="1"/>
      </w:tblPr>
      <w:tblGrid>
        <w:gridCol w:w="14598"/>
      </w:tblGrid>
      <w:tr w:rsidR="009B28F7" w14:paraId="7C4CAB41" w14:textId="77777777" w:rsidTr="006B652F">
        <w:trPr>
          <w:trHeight w:hRule="exact" w:val="1134"/>
        </w:trPr>
        <w:tc>
          <w:tcPr>
            <w:tcW w:w="14598" w:type="dxa"/>
          </w:tcPr>
          <w:p w14:paraId="7AA08CF6" w14:textId="77777777" w:rsidR="006B652F" w:rsidRPr="00614AE3" w:rsidRDefault="006B652F" w:rsidP="0088024E"/>
        </w:tc>
      </w:tr>
      <w:tr w:rsidR="009B28F7" w14:paraId="2127474F" w14:textId="77777777" w:rsidTr="003427C0">
        <w:trPr>
          <w:trHeight w:hRule="exact" w:val="3402"/>
        </w:trPr>
        <w:tc>
          <w:tcPr>
            <w:tcW w:w="14598" w:type="dxa"/>
          </w:tcPr>
          <w:p w14:paraId="2452E06A" w14:textId="62364BD6" w:rsidR="009B28F7" w:rsidRPr="009B28F7" w:rsidRDefault="009B28F7" w:rsidP="0088024E">
            <w:pPr>
              <w:rPr>
                <w:rFonts w:ascii="맑은 고딕" w:eastAsia="맑은 고딕"/>
                <w:color w:val="5D2A2C" w:themeColor="text2"/>
                <w:sz w:val="44"/>
                <w:szCs w:val="44"/>
              </w:rPr>
            </w:pPr>
            <w:r>
              <w:rPr>
                <w:rFonts w:ascii="맑은 고딕" w:eastAsia="맑은 고딕" w:hint="eastAsia"/>
                <w:color w:val="5D2A2C" w:themeColor="text2"/>
                <w:sz w:val="44"/>
                <w:szCs w:val="44"/>
              </w:rPr>
              <w:t>법률실사</w:t>
            </w:r>
            <w:r w:rsidR="00430D9B">
              <w:rPr>
                <w:rFonts w:ascii="맑은 고딕" w:eastAsia="맑은 고딕" w:hint="eastAsia"/>
                <w:color w:val="5D2A2C" w:themeColor="text2"/>
                <w:sz w:val="44"/>
                <w:szCs w:val="44"/>
              </w:rPr>
              <w:t xml:space="preserve"> </w:t>
            </w:r>
            <w:r w:rsidR="0064138C">
              <w:rPr>
                <w:rFonts w:ascii="맑은 고딕" w:eastAsia="맑은 고딕" w:hint="eastAsia"/>
                <w:color w:val="5D2A2C" w:themeColor="text2"/>
                <w:sz w:val="44"/>
                <w:szCs w:val="44"/>
              </w:rPr>
              <w:t>최종</w:t>
            </w:r>
            <w:r w:rsidR="00CD1E9A">
              <w:rPr>
                <w:rFonts w:ascii="맑은 고딕" w:eastAsia="맑은 고딕" w:hint="eastAsia"/>
                <w:color w:val="5D2A2C" w:themeColor="text2"/>
                <w:sz w:val="44"/>
                <w:szCs w:val="44"/>
              </w:rPr>
              <w:t>보고서</w:t>
            </w:r>
          </w:p>
          <w:p w14:paraId="1A780978" w14:textId="77777777" w:rsidR="009B28F7" w:rsidRPr="00C53EA5" w:rsidRDefault="00C3621A" w:rsidP="0088024E">
            <w:r>
              <w:rPr>
                <w:rFonts w:ascii="맑은 고딕" w:eastAsia="맑은 고딕" w:hint="eastAsia"/>
                <w:b/>
                <w:color w:val="5D2A2C" w:themeColor="text2"/>
                <w:sz w:val="80"/>
                <w:szCs w:val="80"/>
              </w:rPr>
              <w:t xml:space="preserve">Project </w:t>
            </w:r>
            <w:r w:rsidR="00C53EA5">
              <w:rPr>
                <w:rFonts w:ascii="맑은 고딕" w:eastAsia="맑은 고딕"/>
                <w:b/>
                <w:color w:val="5D2A2C" w:themeColor="text2"/>
                <w:sz w:val="80"/>
                <w:szCs w:val="80"/>
              </w:rPr>
              <w:t>Phaeton</w:t>
            </w:r>
          </w:p>
          <w:p w14:paraId="0A0FF499" w14:textId="77777777" w:rsidR="009B28F7" w:rsidRPr="00614AE3" w:rsidRDefault="009B28F7" w:rsidP="0088024E"/>
        </w:tc>
      </w:tr>
      <w:tr w:rsidR="009B28F7" w14:paraId="19174160" w14:textId="77777777" w:rsidTr="003427C0">
        <w:trPr>
          <w:trHeight w:hRule="exact" w:val="3402"/>
        </w:trPr>
        <w:tc>
          <w:tcPr>
            <w:tcW w:w="14598" w:type="dxa"/>
          </w:tcPr>
          <w:p w14:paraId="7AE75E3D" w14:textId="77777777" w:rsidR="009B28F7" w:rsidRPr="004352D2" w:rsidRDefault="00C53EA5" w:rsidP="003227E3">
            <w:pPr>
              <w:rPr>
                <w:rFonts w:ascii="맑은 고딕" w:eastAsia="맑은 고딕"/>
                <w:b/>
                <w:color w:val="7F7F7F" w:themeColor="text1" w:themeTint="80"/>
                <w:sz w:val="40"/>
                <w:szCs w:val="40"/>
              </w:rPr>
            </w:pPr>
            <w:r w:rsidRPr="004352D2">
              <w:rPr>
                <w:rFonts w:ascii="맑은 고딕" w:eastAsia="맑은 고딕" w:hint="eastAsia"/>
                <w:b/>
                <w:color w:val="7F7F7F" w:themeColor="text1" w:themeTint="80"/>
                <w:sz w:val="40"/>
                <w:szCs w:val="40"/>
              </w:rPr>
              <w:t>202</w:t>
            </w:r>
            <w:r w:rsidRPr="004352D2">
              <w:rPr>
                <w:rFonts w:ascii="맑은 고딕" w:eastAsia="맑은 고딕"/>
                <w:b/>
                <w:color w:val="7F7F7F" w:themeColor="text1" w:themeTint="80"/>
                <w:sz w:val="40"/>
                <w:szCs w:val="40"/>
              </w:rPr>
              <w:t>2</w:t>
            </w:r>
            <w:r w:rsidR="00C3621A" w:rsidRPr="004352D2">
              <w:rPr>
                <w:rFonts w:ascii="맑은 고딕" w:eastAsia="맑은 고딕" w:hint="eastAsia"/>
                <w:b/>
                <w:color w:val="7F7F7F" w:themeColor="text1" w:themeTint="80"/>
                <w:sz w:val="40"/>
                <w:szCs w:val="40"/>
              </w:rPr>
              <w:t xml:space="preserve">. </w:t>
            </w:r>
            <w:r w:rsidR="003227E3">
              <w:rPr>
                <w:rFonts w:ascii="맑은 고딕" w:eastAsia="맑은 고딕"/>
                <w:b/>
                <w:color w:val="7F7F7F" w:themeColor="text1" w:themeTint="80"/>
                <w:sz w:val="40"/>
                <w:szCs w:val="40"/>
              </w:rPr>
              <w:t>7</w:t>
            </w:r>
            <w:r w:rsidR="009B28F7" w:rsidRPr="004352D2">
              <w:rPr>
                <w:rFonts w:ascii="맑은 고딕" w:eastAsia="맑은 고딕" w:hint="eastAsia"/>
                <w:b/>
                <w:color w:val="7F7F7F" w:themeColor="text1" w:themeTint="80"/>
                <w:sz w:val="40"/>
                <w:szCs w:val="40"/>
              </w:rPr>
              <w:t xml:space="preserve">. </w:t>
            </w:r>
            <w:r w:rsidR="003227E3">
              <w:rPr>
                <w:rFonts w:ascii="맑은 고딕" w:eastAsia="맑은 고딕"/>
                <w:b/>
                <w:color w:val="7F7F7F" w:themeColor="text1" w:themeTint="80"/>
                <w:sz w:val="40"/>
                <w:szCs w:val="40"/>
              </w:rPr>
              <w:t>1</w:t>
            </w:r>
            <w:r w:rsidR="008109A9" w:rsidRPr="004352D2">
              <w:rPr>
                <w:rFonts w:ascii="맑은 고딕" w:eastAsia="맑은 고딕"/>
                <w:b/>
                <w:color w:val="7F7F7F" w:themeColor="text1" w:themeTint="80"/>
                <w:sz w:val="40"/>
                <w:szCs w:val="40"/>
              </w:rPr>
              <w:t>2</w:t>
            </w:r>
            <w:r w:rsidR="009B28F7" w:rsidRPr="004352D2">
              <w:rPr>
                <w:rFonts w:ascii="맑은 고딕" w:eastAsia="맑은 고딕" w:hint="eastAsia"/>
                <w:b/>
                <w:color w:val="7F7F7F" w:themeColor="text1" w:themeTint="80"/>
                <w:sz w:val="40"/>
                <w:szCs w:val="40"/>
              </w:rPr>
              <w:t>.</w:t>
            </w:r>
          </w:p>
        </w:tc>
      </w:tr>
      <w:tr w:rsidR="009B28F7" w14:paraId="0EE228FB" w14:textId="77777777" w:rsidTr="006B652F">
        <w:trPr>
          <w:trHeight w:hRule="exact" w:val="851"/>
        </w:trPr>
        <w:tc>
          <w:tcPr>
            <w:tcW w:w="14598" w:type="dxa"/>
          </w:tcPr>
          <w:p w14:paraId="2C33B30D" w14:textId="0F752E72" w:rsidR="009B28F7" w:rsidRPr="00DA3E74" w:rsidRDefault="009B28F7" w:rsidP="0088024E">
            <w:pPr>
              <w:spacing w:line="320" w:lineRule="exact"/>
              <w:rPr>
                <w:rFonts w:ascii="맑은 고딕" w:eastAsia="맑은 고딕"/>
                <w:color w:val="FFFFFF" w:themeColor="background1"/>
                <w:sz w:val="20"/>
              </w:rPr>
            </w:pPr>
            <w:r w:rsidRPr="00DA3E74">
              <w:rPr>
                <w:rFonts w:ascii="맑은 고딕" w:eastAsia="맑은 고딕" w:hint="eastAsia"/>
                <w:color w:val="FFFFFF" w:themeColor="background1"/>
                <w:sz w:val="20"/>
              </w:rPr>
              <w:t>본</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실사</w:t>
            </w:r>
            <w:r w:rsidRPr="00DA3E74">
              <w:rPr>
                <w:rFonts w:ascii="맑은 고딕" w:eastAsia="맑은 고딕"/>
                <w:color w:val="FFFFFF" w:themeColor="background1"/>
                <w:sz w:val="20"/>
              </w:rPr>
              <w:t xml:space="preserve"> </w:t>
            </w:r>
            <w:r w:rsidR="005E2770">
              <w:rPr>
                <w:rFonts w:ascii="맑은 고딕" w:eastAsia="맑은 고딕" w:hint="eastAsia"/>
                <w:color w:val="FFFFFF" w:themeColor="background1"/>
                <w:sz w:val="20"/>
              </w:rPr>
              <w:t>최종</w:t>
            </w:r>
            <w:r w:rsidRPr="00DA3E74">
              <w:rPr>
                <w:rFonts w:ascii="맑은 고딕" w:eastAsia="맑은 고딕" w:hint="eastAsia"/>
                <w:color w:val="FFFFFF" w:themeColor="background1"/>
                <w:sz w:val="20"/>
              </w:rPr>
              <w:t>보고서는</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김</w:t>
            </w:r>
            <w:r w:rsidRPr="00DA3E74">
              <w:rPr>
                <w:rFonts w:ascii="맑은 고딕" w:eastAsia="맑은 고딕"/>
                <w:color w:val="FFFFFF" w:themeColor="background1"/>
                <w:sz w:val="20"/>
              </w:rPr>
              <w:t>∙</w:t>
            </w:r>
            <w:r w:rsidRPr="00DA3E74">
              <w:rPr>
                <w:rFonts w:ascii="맑은 고딕" w:eastAsia="맑은 고딕" w:hint="eastAsia"/>
                <w:color w:val="FFFFFF" w:themeColor="background1"/>
                <w:sz w:val="20"/>
              </w:rPr>
              <w:t>장</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법률사무소의</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법률</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의견을</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담고</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있지</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아니합니다</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본</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실사</w:t>
            </w:r>
            <w:r w:rsidRPr="00DA3E74">
              <w:rPr>
                <w:rFonts w:ascii="맑은 고딕" w:eastAsia="맑은 고딕"/>
                <w:color w:val="FFFFFF" w:themeColor="background1"/>
                <w:sz w:val="20"/>
              </w:rPr>
              <w:t xml:space="preserve"> </w:t>
            </w:r>
            <w:r w:rsidR="005E2770">
              <w:rPr>
                <w:rFonts w:ascii="맑은 고딕" w:eastAsia="맑은 고딕" w:hint="eastAsia"/>
                <w:color w:val="FFFFFF" w:themeColor="background1"/>
                <w:sz w:val="20"/>
              </w:rPr>
              <w:t>최종</w:t>
            </w:r>
            <w:r w:rsidRPr="00DA3E74">
              <w:rPr>
                <w:rFonts w:ascii="맑은 고딕" w:eastAsia="맑은 고딕" w:hint="eastAsia"/>
                <w:color w:val="FFFFFF" w:themeColor="background1"/>
                <w:sz w:val="20"/>
              </w:rPr>
              <w:t>보고서는</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김</w:t>
            </w:r>
            <w:r w:rsidRPr="00DA3E74">
              <w:rPr>
                <w:rFonts w:ascii="맑은 고딕" w:eastAsia="맑은 고딕"/>
                <w:color w:val="FFFFFF" w:themeColor="background1"/>
                <w:sz w:val="20"/>
              </w:rPr>
              <w:t>∙</w:t>
            </w:r>
            <w:r w:rsidRPr="00DA3E74">
              <w:rPr>
                <w:rFonts w:ascii="맑은 고딕" w:eastAsia="맑은 고딕" w:hint="eastAsia"/>
                <w:color w:val="FFFFFF" w:themeColor="background1"/>
                <w:sz w:val="20"/>
              </w:rPr>
              <w:t>장</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법률사무소의</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의뢰인을</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위해</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작성된</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것으로</w:t>
            </w:r>
            <w:r w:rsidRPr="00DA3E74">
              <w:rPr>
                <w:rFonts w:ascii="맑은 고딕" w:eastAsia="맑은 고딕"/>
                <w:color w:val="FFFFFF" w:themeColor="background1"/>
                <w:sz w:val="20"/>
              </w:rPr>
              <w:t xml:space="preserve"> </w:t>
            </w:r>
          </w:p>
          <w:p w14:paraId="5668D5E2" w14:textId="77777777" w:rsidR="009B28F7" w:rsidRPr="009B28F7" w:rsidRDefault="009B28F7" w:rsidP="0088024E">
            <w:pPr>
              <w:tabs>
                <w:tab w:val="left" w:pos="9750"/>
              </w:tabs>
              <w:spacing w:line="320" w:lineRule="exact"/>
            </w:pPr>
            <w:r w:rsidRPr="00DA3E74">
              <w:rPr>
                <w:rFonts w:ascii="맑은 고딕" w:eastAsia="맑은 고딕" w:hint="eastAsia"/>
                <w:color w:val="FFFFFF" w:themeColor="background1"/>
                <w:sz w:val="20"/>
              </w:rPr>
              <w:t>김</w:t>
            </w:r>
            <w:r w:rsidRPr="00DA3E74">
              <w:rPr>
                <w:rFonts w:ascii="맑은 고딕" w:eastAsia="맑은 고딕"/>
                <w:color w:val="FFFFFF" w:themeColor="background1"/>
                <w:sz w:val="20"/>
              </w:rPr>
              <w:t>∙</w:t>
            </w:r>
            <w:r w:rsidRPr="00DA3E74">
              <w:rPr>
                <w:rFonts w:ascii="맑은 고딕" w:eastAsia="맑은 고딕" w:hint="eastAsia"/>
                <w:color w:val="FFFFFF" w:themeColor="background1"/>
                <w:sz w:val="20"/>
              </w:rPr>
              <w:t>장</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법률사무소의</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동의</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없이</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제</w:t>
            </w:r>
            <w:r w:rsidRPr="00DA3E74">
              <w:rPr>
                <w:rFonts w:ascii="맑은 고딕" w:eastAsia="맑은 고딕"/>
                <w:color w:val="FFFFFF" w:themeColor="background1"/>
                <w:sz w:val="20"/>
              </w:rPr>
              <w:t>3</w:t>
            </w:r>
            <w:r w:rsidRPr="00DA3E74">
              <w:rPr>
                <w:rFonts w:ascii="맑은 고딕" w:eastAsia="맑은 고딕" w:hint="eastAsia"/>
                <w:color w:val="FFFFFF" w:themeColor="background1"/>
                <w:sz w:val="20"/>
              </w:rPr>
              <w:t>자에게</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배포되거나</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제</w:t>
            </w:r>
            <w:r w:rsidRPr="00DA3E74">
              <w:rPr>
                <w:rFonts w:ascii="맑은 고딕" w:eastAsia="맑은 고딕"/>
                <w:color w:val="FFFFFF" w:themeColor="background1"/>
                <w:sz w:val="20"/>
              </w:rPr>
              <w:t>3</w:t>
            </w:r>
            <w:r w:rsidRPr="00DA3E74">
              <w:rPr>
                <w:rFonts w:ascii="맑은 고딕" w:eastAsia="맑은 고딕" w:hint="eastAsia"/>
                <w:color w:val="FFFFFF" w:themeColor="background1"/>
                <w:sz w:val="20"/>
              </w:rPr>
              <w:t>자에</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의해</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사용될</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수</w:t>
            </w:r>
            <w:r w:rsidRPr="00DA3E74">
              <w:rPr>
                <w:rFonts w:ascii="맑은 고딕" w:eastAsia="맑은 고딕"/>
                <w:color w:val="FFFFFF" w:themeColor="background1"/>
                <w:sz w:val="20"/>
              </w:rPr>
              <w:t xml:space="preserve"> </w:t>
            </w:r>
            <w:r w:rsidRPr="00DA3E74">
              <w:rPr>
                <w:rFonts w:ascii="맑은 고딕" w:eastAsia="맑은 고딕" w:hint="eastAsia"/>
                <w:color w:val="FFFFFF" w:themeColor="background1"/>
                <w:sz w:val="20"/>
              </w:rPr>
              <w:t>없습니다</w:t>
            </w:r>
            <w:r w:rsidRPr="00DA3E74">
              <w:rPr>
                <w:rFonts w:ascii="맑은 고딕" w:eastAsia="맑은 고딕"/>
                <w:color w:val="FFFFFF" w:themeColor="background1"/>
                <w:sz w:val="20"/>
              </w:rPr>
              <w:t>.</w:t>
            </w:r>
          </w:p>
        </w:tc>
      </w:tr>
    </w:tbl>
    <w:p w14:paraId="154ACB8D" w14:textId="77777777" w:rsidR="00673C8D" w:rsidRDefault="00673C8D" w:rsidP="0088024E">
      <w:pPr>
        <w:spacing w:line="420" w:lineRule="atLeast"/>
        <w:rPr>
          <w:sz w:val="20"/>
        </w:rPr>
        <w:sectPr w:rsidR="00673C8D" w:rsidSect="00BE7A21">
          <w:headerReference w:type="default" r:id="rId8"/>
          <w:footerReference w:type="default" r:id="rId9"/>
          <w:footerReference w:type="first" r:id="rId10"/>
          <w:pgSz w:w="16838" w:h="11906" w:orient="landscape" w:code="9"/>
          <w:pgMar w:top="1418" w:right="1134" w:bottom="1134" w:left="1134" w:header="680" w:footer="567" w:gutter="0"/>
          <w:pgNumType w:start="1"/>
          <w:cols w:space="425"/>
          <w:docGrid w:linePitch="360"/>
        </w:sectPr>
      </w:pPr>
    </w:p>
    <w:p w14:paraId="716F93B2" w14:textId="77777777" w:rsidR="00621697" w:rsidRPr="00BD5D06" w:rsidRDefault="00621697" w:rsidP="0088024E">
      <w:pPr>
        <w:spacing w:after="360" w:line="520" w:lineRule="exact"/>
        <w:ind w:left="57" w:right="57"/>
        <w:rPr>
          <w:rFonts w:ascii="맑은 고딕" w:eastAsia="맑은 고딕"/>
          <w:b/>
          <w:color w:val="404040"/>
          <w:sz w:val="32"/>
          <w:szCs w:val="32"/>
        </w:rPr>
      </w:pPr>
      <w:r w:rsidRPr="00BD5D06">
        <w:rPr>
          <w:rFonts w:ascii="맑은 고딕" w:eastAsia="맑은 고딕" w:hint="eastAsia"/>
          <w:b/>
          <w:color w:val="404040"/>
          <w:sz w:val="32"/>
          <w:szCs w:val="32"/>
        </w:rPr>
        <w:lastRenderedPageBreak/>
        <w:t xml:space="preserve">서 </w:t>
      </w:r>
      <w:r w:rsidRPr="00BD5D06">
        <w:rPr>
          <w:rFonts w:ascii="맑은 고딕" w:eastAsia="맑은 고딕"/>
          <w:b/>
          <w:color w:val="404040"/>
          <w:sz w:val="32"/>
          <w:szCs w:val="32"/>
        </w:rPr>
        <w:t xml:space="preserve"> </w:t>
      </w:r>
      <w:r>
        <w:rPr>
          <w:rFonts w:ascii="맑은 고딕" w:eastAsia="맑은 고딕" w:hint="eastAsia"/>
          <w:b/>
          <w:color w:val="404040"/>
          <w:sz w:val="32"/>
          <w:szCs w:val="32"/>
        </w:rPr>
        <w:t>문</w:t>
      </w:r>
      <w:r w:rsidRPr="00BD5D06">
        <w:rPr>
          <w:noProof/>
          <w:sz w:val="32"/>
          <w:szCs w:val="32"/>
        </w:rPr>
        <w:drawing>
          <wp:anchor distT="0" distB="0" distL="114300" distR="114300" simplePos="0" relativeHeight="251659264" behindDoc="1" locked="1" layoutInCell="1" allowOverlap="0" wp14:anchorId="170C407C" wp14:editId="4C128407">
            <wp:simplePos x="0" y="0"/>
            <wp:positionH relativeFrom="margin">
              <wp:align>left</wp:align>
            </wp:positionH>
            <wp:positionV relativeFrom="margin">
              <wp:posOffset>-635</wp:posOffset>
            </wp:positionV>
            <wp:extent cx="9252000" cy="608400"/>
            <wp:effectExtent l="0" t="0" r="635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ice_proposal_header_default.jpg"/>
                    <pic:cNvPicPr/>
                  </pic:nvPicPr>
                  <pic:blipFill>
                    <a:blip r:embed="rId11">
                      <a:extLst>
                        <a:ext uri="{28A0092B-C50C-407E-A947-70E740481C1C}">
                          <a14:useLocalDpi xmlns:a14="http://schemas.microsoft.com/office/drawing/2010/main" val="0"/>
                        </a:ext>
                      </a:extLst>
                    </a:blip>
                    <a:stretch>
                      <a:fillRect/>
                    </a:stretch>
                  </pic:blipFill>
                  <pic:spPr>
                    <a:xfrm>
                      <a:off x="0" y="0"/>
                      <a:ext cx="9252000" cy="608400"/>
                    </a:xfrm>
                    <a:prstGeom prst="rect">
                      <a:avLst/>
                    </a:prstGeom>
                  </pic:spPr>
                </pic:pic>
              </a:graphicData>
            </a:graphic>
            <wp14:sizeRelH relativeFrom="margin">
              <wp14:pctWidth>0</wp14:pctWidth>
            </wp14:sizeRelH>
            <wp14:sizeRelV relativeFrom="margin">
              <wp14:pctHeight>0</wp14:pctHeight>
            </wp14:sizeRelV>
          </wp:anchor>
        </w:drawing>
      </w:r>
    </w:p>
    <w:p w14:paraId="60820BB3" w14:textId="77777777" w:rsidR="00621697" w:rsidRDefault="00621697" w:rsidP="000C613D">
      <w:pPr>
        <w:spacing w:before="40" w:after="240"/>
        <w:rPr>
          <w:rFonts w:cs="Times New Roman"/>
        </w:rPr>
      </w:pPr>
    </w:p>
    <w:p w14:paraId="7807AB90" w14:textId="77777777" w:rsidR="000E274B" w:rsidRPr="0027082E" w:rsidRDefault="000E274B" w:rsidP="0088024E">
      <w:pPr>
        <w:pStyle w:val="a8"/>
        <w:spacing w:before="40" w:after="120"/>
        <w:ind w:left="0"/>
        <w:rPr>
          <w:sz w:val="21"/>
          <w:szCs w:val="21"/>
        </w:rPr>
      </w:pPr>
      <w:r w:rsidRPr="0027082E">
        <w:rPr>
          <w:sz w:val="21"/>
          <w:szCs w:val="21"/>
        </w:rPr>
        <w:t>본</w:t>
      </w:r>
      <w:r w:rsidRPr="0027082E">
        <w:rPr>
          <w:sz w:val="21"/>
          <w:szCs w:val="21"/>
        </w:rPr>
        <w:t xml:space="preserve"> </w:t>
      </w:r>
      <w:r w:rsidRPr="0027082E">
        <w:rPr>
          <w:sz w:val="21"/>
          <w:szCs w:val="21"/>
        </w:rPr>
        <w:t>법률실사는</w:t>
      </w:r>
      <w:r w:rsidRPr="0027082E">
        <w:rPr>
          <w:sz w:val="21"/>
          <w:szCs w:val="21"/>
        </w:rPr>
        <w:t xml:space="preserve"> </w:t>
      </w:r>
      <w:r w:rsidRPr="0027082E">
        <w:rPr>
          <w:rFonts w:hint="eastAsia"/>
          <w:sz w:val="21"/>
          <w:szCs w:val="21"/>
        </w:rPr>
        <w:t>엠비케이파트너스</w:t>
      </w:r>
      <w:r w:rsidRPr="0027082E">
        <w:rPr>
          <w:rFonts w:hint="eastAsia"/>
          <w:sz w:val="21"/>
          <w:szCs w:val="21"/>
        </w:rPr>
        <w:t xml:space="preserve"> </w:t>
      </w:r>
      <w:r w:rsidRPr="0027082E">
        <w:rPr>
          <w:rFonts w:hint="eastAsia"/>
          <w:sz w:val="21"/>
          <w:szCs w:val="21"/>
        </w:rPr>
        <w:t>오호</w:t>
      </w:r>
      <w:r w:rsidRPr="0027082E">
        <w:rPr>
          <w:rFonts w:hint="eastAsia"/>
          <w:sz w:val="21"/>
          <w:szCs w:val="21"/>
        </w:rPr>
        <w:t xml:space="preserve"> </w:t>
      </w:r>
      <w:r w:rsidRPr="0027082E">
        <w:rPr>
          <w:rFonts w:hint="eastAsia"/>
          <w:sz w:val="21"/>
          <w:szCs w:val="21"/>
        </w:rPr>
        <w:t>사모투자합자회사</w:t>
      </w:r>
      <w:r w:rsidRPr="0027082E">
        <w:rPr>
          <w:rFonts w:hint="eastAsia"/>
          <w:sz w:val="21"/>
          <w:szCs w:val="21"/>
        </w:rPr>
        <w:t xml:space="preserve"> </w:t>
      </w:r>
      <w:r w:rsidRPr="0027082E">
        <w:rPr>
          <w:rFonts w:hint="eastAsia"/>
          <w:sz w:val="21"/>
          <w:szCs w:val="21"/>
        </w:rPr>
        <w:t>또는</w:t>
      </w:r>
      <w:r w:rsidRPr="0027082E">
        <w:rPr>
          <w:rFonts w:hint="eastAsia"/>
          <w:sz w:val="21"/>
          <w:szCs w:val="21"/>
        </w:rPr>
        <w:t xml:space="preserve"> </w:t>
      </w:r>
      <w:r w:rsidRPr="0027082E">
        <w:rPr>
          <w:rFonts w:hint="eastAsia"/>
          <w:sz w:val="21"/>
          <w:szCs w:val="21"/>
        </w:rPr>
        <w:t>그가</w:t>
      </w:r>
      <w:r w:rsidRPr="0027082E">
        <w:rPr>
          <w:rFonts w:hint="eastAsia"/>
          <w:sz w:val="21"/>
          <w:szCs w:val="21"/>
        </w:rPr>
        <w:t xml:space="preserve"> </w:t>
      </w:r>
      <w:r w:rsidRPr="0027082E">
        <w:rPr>
          <w:rFonts w:hint="eastAsia"/>
          <w:sz w:val="21"/>
          <w:szCs w:val="21"/>
        </w:rPr>
        <w:t>설립한</w:t>
      </w:r>
      <w:r w:rsidRPr="0027082E">
        <w:rPr>
          <w:rFonts w:hint="eastAsia"/>
          <w:sz w:val="21"/>
          <w:szCs w:val="21"/>
        </w:rPr>
        <w:t xml:space="preserve"> </w:t>
      </w:r>
      <w:r w:rsidRPr="0027082E">
        <w:rPr>
          <w:rFonts w:hint="eastAsia"/>
          <w:sz w:val="21"/>
          <w:szCs w:val="21"/>
        </w:rPr>
        <w:t>투자기구가</w:t>
      </w:r>
      <w:r w:rsidRPr="0027082E">
        <w:rPr>
          <w:rFonts w:hint="eastAsia"/>
          <w:sz w:val="21"/>
          <w:szCs w:val="21"/>
        </w:rPr>
        <w:t xml:space="preserve"> </w:t>
      </w:r>
      <w:r w:rsidRPr="0027082E">
        <w:rPr>
          <w:rFonts w:hint="eastAsia"/>
          <w:sz w:val="21"/>
          <w:szCs w:val="21"/>
        </w:rPr>
        <w:t>주식회사</w:t>
      </w:r>
      <w:r w:rsidRPr="0027082E">
        <w:rPr>
          <w:rFonts w:hint="eastAsia"/>
          <w:sz w:val="21"/>
          <w:szCs w:val="21"/>
        </w:rPr>
        <w:t xml:space="preserve"> </w:t>
      </w:r>
      <w:r w:rsidR="00D62ADC">
        <w:rPr>
          <w:rFonts w:hint="eastAsia"/>
          <w:sz w:val="21"/>
          <w:szCs w:val="21"/>
        </w:rPr>
        <w:t>카카오모빌리티</w:t>
      </w:r>
      <w:r w:rsidRPr="0027082E">
        <w:rPr>
          <w:rFonts w:hint="eastAsia"/>
          <w:sz w:val="21"/>
          <w:szCs w:val="21"/>
        </w:rPr>
        <w:t>(</w:t>
      </w:r>
      <w:r w:rsidRPr="0027082E">
        <w:rPr>
          <w:sz w:val="21"/>
          <w:szCs w:val="21"/>
        </w:rPr>
        <w:t>“</w:t>
      </w:r>
      <w:r w:rsidRPr="0027082E">
        <w:rPr>
          <w:rFonts w:hint="eastAsia"/>
          <w:b/>
          <w:sz w:val="21"/>
          <w:szCs w:val="21"/>
          <w:u w:val="single"/>
        </w:rPr>
        <w:t>대상회사</w:t>
      </w:r>
      <w:r w:rsidRPr="0027082E">
        <w:rPr>
          <w:sz w:val="21"/>
          <w:szCs w:val="21"/>
        </w:rPr>
        <w:t>”</w:t>
      </w:r>
      <w:r w:rsidRPr="0027082E">
        <w:rPr>
          <w:rFonts w:hint="eastAsia"/>
          <w:sz w:val="21"/>
          <w:szCs w:val="21"/>
        </w:rPr>
        <w:t>)</w:t>
      </w:r>
      <w:r w:rsidRPr="0027082E">
        <w:rPr>
          <w:rFonts w:hint="eastAsia"/>
          <w:sz w:val="21"/>
          <w:szCs w:val="21"/>
        </w:rPr>
        <w:t>가</w:t>
      </w:r>
      <w:r w:rsidRPr="0027082E">
        <w:rPr>
          <w:rFonts w:hint="eastAsia"/>
          <w:sz w:val="21"/>
          <w:szCs w:val="21"/>
        </w:rPr>
        <w:t xml:space="preserve"> </w:t>
      </w:r>
      <w:r w:rsidRPr="0027082E">
        <w:rPr>
          <w:rFonts w:hint="eastAsia"/>
          <w:sz w:val="21"/>
          <w:szCs w:val="21"/>
        </w:rPr>
        <w:t>발행한</w:t>
      </w:r>
      <w:r w:rsidRPr="0027082E">
        <w:rPr>
          <w:rFonts w:hint="eastAsia"/>
          <w:sz w:val="21"/>
          <w:szCs w:val="21"/>
        </w:rPr>
        <w:t xml:space="preserve"> </w:t>
      </w:r>
      <w:r w:rsidRPr="0027082E">
        <w:rPr>
          <w:rFonts w:hint="eastAsia"/>
          <w:sz w:val="21"/>
          <w:szCs w:val="21"/>
        </w:rPr>
        <w:t>보통주식</w:t>
      </w:r>
      <w:r w:rsidRPr="0027082E">
        <w:rPr>
          <w:sz w:val="21"/>
          <w:szCs w:val="21"/>
        </w:rPr>
        <w:t xml:space="preserve"> </w:t>
      </w:r>
      <w:r w:rsidR="00D62ADC">
        <w:rPr>
          <w:rFonts w:hint="eastAsia"/>
          <w:sz w:val="21"/>
          <w:szCs w:val="21"/>
        </w:rPr>
        <w:t>중</w:t>
      </w:r>
      <w:r w:rsidR="00D62ADC">
        <w:rPr>
          <w:rFonts w:hint="eastAsia"/>
          <w:sz w:val="21"/>
          <w:szCs w:val="21"/>
        </w:rPr>
        <w:t xml:space="preserve"> </w:t>
      </w:r>
      <w:r w:rsidR="00D62ADC">
        <w:rPr>
          <w:rFonts w:hint="eastAsia"/>
          <w:sz w:val="21"/>
          <w:szCs w:val="21"/>
        </w:rPr>
        <w:t>일부</w:t>
      </w:r>
      <w:r w:rsidRPr="0027082E">
        <w:rPr>
          <w:rFonts w:hint="eastAsia"/>
          <w:sz w:val="21"/>
          <w:szCs w:val="21"/>
        </w:rPr>
        <w:t>를</w:t>
      </w:r>
      <w:r w:rsidRPr="0027082E">
        <w:rPr>
          <w:rFonts w:hint="eastAsia"/>
          <w:sz w:val="21"/>
          <w:szCs w:val="21"/>
        </w:rPr>
        <w:t xml:space="preserve"> </w:t>
      </w:r>
      <w:r w:rsidRPr="0027082E">
        <w:rPr>
          <w:rFonts w:hint="eastAsia"/>
          <w:sz w:val="21"/>
          <w:szCs w:val="21"/>
        </w:rPr>
        <w:t>매수</w:t>
      </w:r>
      <w:r w:rsidRPr="0027082E">
        <w:rPr>
          <w:sz w:val="21"/>
          <w:szCs w:val="21"/>
        </w:rPr>
        <w:t>하는</w:t>
      </w:r>
      <w:r w:rsidRPr="0027082E">
        <w:rPr>
          <w:sz w:val="21"/>
          <w:szCs w:val="21"/>
        </w:rPr>
        <w:t xml:space="preserve"> </w:t>
      </w:r>
      <w:r w:rsidRPr="0027082E">
        <w:rPr>
          <w:rFonts w:hint="eastAsia"/>
          <w:sz w:val="21"/>
          <w:szCs w:val="21"/>
        </w:rPr>
        <w:t>거래</w:t>
      </w:r>
      <w:r w:rsidRPr="0027082E">
        <w:rPr>
          <w:sz w:val="21"/>
          <w:szCs w:val="21"/>
        </w:rPr>
        <w:t>(“</w:t>
      </w:r>
      <w:r w:rsidRPr="0027082E">
        <w:rPr>
          <w:b/>
          <w:sz w:val="21"/>
          <w:szCs w:val="21"/>
          <w:u w:val="single"/>
        </w:rPr>
        <w:t>본건</w:t>
      </w:r>
      <w:r w:rsidRPr="0027082E">
        <w:rPr>
          <w:b/>
          <w:sz w:val="21"/>
          <w:szCs w:val="21"/>
          <w:u w:val="single"/>
        </w:rPr>
        <w:t xml:space="preserve"> </w:t>
      </w:r>
      <w:r w:rsidRPr="0027082E">
        <w:rPr>
          <w:b/>
          <w:sz w:val="21"/>
          <w:szCs w:val="21"/>
          <w:u w:val="single"/>
        </w:rPr>
        <w:t>거래</w:t>
      </w:r>
      <w:r w:rsidRPr="0027082E">
        <w:rPr>
          <w:sz w:val="21"/>
          <w:szCs w:val="21"/>
        </w:rPr>
        <w:t>”)</w:t>
      </w:r>
      <w:r w:rsidRPr="0027082E">
        <w:rPr>
          <w:sz w:val="21"/>
          <w:szCs w:val="21"/>
        </w:rPr>
        <w:t>와</w:t>
      </w:r>
      <w:r w:rsidRPr="0027082E">
        <w:rPr>
          <w:sz w:val="21"/>
          <w:szCs w:val="21"/>
        </w:rPr>
        <w:t xml:space="preserve"> </w:t>
      </w:r>
      <w:r w:rsidRPr="0027082E">
        <w:rPr>
          <w:sz w:val="21"/>
          <w:szCs w:val="21"/>
        </w:rPr>
        <w:t>관련하여</w:t>
      </w:r>
      <w:r w:rsidRPr="0027082E">
        <w:rPr>
          <w:sz w:val="21"/>
          <w:szCs w:val="21"/>
        </w:rPr>
        <w:t xml:space="preserve"> </w:t>
      </w:r>
      <w:r w:rsidRPr="0027082E">
        <w:rPr>
          <w:rFonts w:hint="eastAsia"/>
          <w:sz w:val="21"/>
          <w:szCs w:val="21"/>
        </w:rPr>
        <w:t>대상</w:t>
      </w:r>
      <w:r w:rsidRPr="0027082E">
        <w:rPr>
          <w:sz w:val="21"/>
          <w:szCs w:val="21"/>
        </w:rPr>
        <w:t>회사</w:t>
      </w:r>
      <w:r w:rsidRPr="0027082E">
        <w:rPr>
          <w:rFonts w:hint="eastAsia"/>
          <w:sz w:val="21"/>
          <w:szCs w:val="21"/>
        </w:rPr>
        <w:t>와</w:t>
      </w:r>
      <w:r w:rsidRPr="0027082E">
        <w:rPr>
          <w:sz w:val="21"/>
          <w:szCs w:val="21"/>
        </w:rPr>
        <w:t xml:space="preserve"> </w:t>
      </w:r>
      <w:r w:rsidRPr="0027082E">
        <w:rPr>
          <w:sz w:val="21"/>
          <w:szCs w:val="21"/>
        </w:rPr>
        <w:t>관련된</w:t>
      </w:r>
      <w:r w:rsidRPr="0027082E">
        <w:rPr>
          <w:sz w:val="21"/>
          <w:szCs w:val="21"/>
        </w:rPr>
        <w:t xml:space="preserve"> </w:t>
      </w:r>
      <w:r w:rsidRPr="0027082E">
        <w:rPr>
          <w:sz w:val="21"/>
          <w:szCs w:val="21"/>
        </w:rPr>
        <w:t>법적</w:t>
      </w:r>
      <w:r w:rsidRPr="0027082E">
        <w:rPr>
          <w:sz w:val="21"/>
          <w:szCs w:val="21"/>
        </w:rPr>
        <w:t xml:space="preserve"> </w:t>
      </w:r>
      <w:r w:rsidRPr="0027082E">
        <w:rPr>
          <w:sz w:val="21"/>
          <w:szCs w:val="21"/>
        </w:rPr>
        <w:t>쟁점과</w:t>
      </w:r>
      <w:r w:rsidRPr="0027082E">
        <w:rPr>
          <w:sz w:val="21"/>
          <w:szCs w:val="21"/>
        </w:rPr>
        <w:t xml:space="preserve"> </w:t>
      </w:r>
      <w:r w:rsidRPr="0027082E">
        <w:rPr>
          <w:sz w:val="21"/>
          <w:szCs w:val="21"/>
        </w:rPr>
        <w:t>해당</w:t>
      </w:r>
      <w:r w:rsidRPr="0027082E">
        <w:rPr>
          <w:sz w:val="21"/>
          <w:szCs w:val="21"/>
        </w:rPr>
        <w:t xml:space="preserve"> </w:t>
      </w:r>
      <w:r w:rsidRPr="0027082E">
        <w:rPr>
          <w:sz w:val="21"/>
          <w:szCs w:val="21"/>
        </w:rPr>
        <w:t>쟁점이</w:t>
      </w:r>
      <w:r w:rsidRPr="0027082E">
        <w:rPr>
          <w:sz w:val="21"/>
          <w:szCs w:val="21"/>
        </w:rPr>
        <w:t xml:space="preserve"> </w:t>
      </w:r>
      <w:r w:rsidRPr="0027082E">
        <w:rPr>
          <w:sz w:val="21"/>
          <w:szCs w:val="21"/>
        </w:rPr>
        <w:t>본건</w:t>
      </w:r>
      <w:r w:rsidRPr="0027082E">
        <w:rPr>
          <w:sz w:val="21"/>
          <w:szCs w:val="21"/>
        </w:rPr>
        <w:t xml:space="preserve"> </w:t>
      </w:r>
      <w:r w:rsidRPr="0027082E">
        <w:rPr>
          <w:sz w:val="21"/>
          <w:szCs w:val="21"/>
        </w:rPr>
        <w:t>거래에</w:t>
      </w:r>
      <w:r w:rsidRPr="0027082E">
        <w:rPr>
          <w:sz w:val="21"/>
          <w:szCs w:val="21"/>
        </w:rPr>
        <w:t xml:space="preserve"> </w:t>
      </w:r>
      <w:r w:rsidRPr="0027082E">
        <w:rPr>
          <w:sz w:val="21"/>
          <w:szCs w:val="21"/>
        </w:rPr>
        <w:t>미칠</w:t>
      </w:r>
      <w:r w:rsidRPr="0027082E">
        <w:rPr>
          <w:sz w:val="21"/>
          <w:szCs w:val="21"/>
        </w:rPr>
        <w:t xml:space="preserve"> </w:t>
      </w:r>
      <w:r w:rsidRPr="0027082E">
        <w:rPr>
          <w:sz w:val="21"/>
          <w:szCs w:val="21"/>
        </w:rPr>
        <w:t>영향을</w:t>
      </w:r>
      <w:r w:rsidRPr="0027082E">
        <w:rPr>
          <w:sz w:val="21"/>
          <w:szCs w:val="21"/>
        </w:rPr>
        <w:t xml:space="preserve"> </w:t>
      </w:r>
      <w:r w:rsidRPr="0027082E">
        <w:rPr>
          <w:sz w:val="21"/>
          <w:szCs w:val="21"/>
        </w:rPr>
        <w:t>분석</w:t>
      </w:r>
      <w:r w:rsidRPr="0027082E">
        <w:rPr>
          <w:sz w:val="21"/>
          <w:szCs w:val="21"/>
        </w:rPr>
        <w:t>·</w:t>
      </w:r>
      <w:r w:rsidRPr="0027082E">
        <w:rPr>
          <w:sz w:val="21"/>
          <w:szCs w:val="21"/>
        </w:rPr>
        <w:t>검토하기</w:t>
      </w:r>
      <w:r w:rsidRPr="0027082E">
        <w:rPr>
          <w:sz w:val="21"/>
          <w:szCs w:val="21"/>
        </w:rPr>
        <w:t xml:space="preserve"> </w:t>
      </w:r>
      <w:r w:rsidRPr="0027082E">
        <w:rPr>
          <w:sz w:val="21"/>
          <w:szCs w:val="21"/>
        </w:rPr>
        <w:t>위하여</w:t>
      </w:r>
      <w:r w:rsidRPr="0027082E">
        <w:rPr>
          <w:sz w:val="21"/>
          <w:szCs w:val="21"/>
        </w:rPr>
        <w:t xml:space="preserve"> </w:t>
      </w:r>
      <w:r w:rsidRPr="0027082E">
        <w:rPr>
          <w:sz w:val="21"/>
          <w:szCs w:val="21"/>
        </w:rPr>
        <w:t>실시되었습니다</w:t>
      </w:r>
      <w:r w:rsidRPr="0027082E">
        <w:rPr>
          <w:sz w:val="21"/>
          <w:szCs w:val="21"/>
        </w:rPr>
        <w:t>.</w:t>
      </w:r>
      <w:r w:rsidRPr="0027082E">
        <w:rPr>
          <w:rFonts w:hint="eastAsia"/>
          <w:sz w:val="21"/>
          <w:szCs w:val="21"/>
        </w:rPr>
        <w:t xml:space="preserve"> </w:t>
      </w:r>
      <w:r w:rsidRPr="0027082E">
        <w:rPr>
          <w:sz w:val="21"/>
          <w:szCs w:val="21"/>
        </w:rPr>
        <w:t>저희</w:t>
      </w:r>
      <w:r w:rsidRPr="0027082E">
        <w:rPr>
          <w:sz w:val="21"/>
          <w:szCs w:val="21"/>
        </w:rPr>
        <w:t xml:space="preserve"> </w:t>
      </w:r>
      <w:r w:rsidRPr="0027082E">
        <w:rPr>
          <w:sz w:val="21"/>
          <w:szCs w:val="21"/>
        </w:rPr>
        <w:t>사무소는</w:t>
      </w:r>
      <w:r w:rsidRPr="0027082E">
        <w:rPr>
          <w:sz w:val="21"/>
          <w:szCs w:val="21"/>
        </w:rPr>
        <w:t xml:space="preserve"> </w:t>
      </w:r>
      <w:r w:rsidRPr="0027082E">
        <w:rPr>
          <w:rFonts w:hint="eastAsia"/>
          <w:sz w:val="21"/>
          <w:szCs w:val="21"/>
        </w:rPr>
        <w:t>대상회사와</w:t>
      </w:r>
      <w:r w:rsidRPr="0027082E">
        <w:rPr>
          <w:rFonts w:hint="eastAsia"/>
          <w:sz w:val="21"/>
          <w:szCs w:val="21"/>
        </w:rPr>
        <w:t xml:space="preserve"> </w:t>
      </w:r>
      <w:r w:rsidRPr="0027082E">
        <w:rPr>
          <w:rFonts w:hint="eastAsia"/>
          <w:sz w:val="21"/>
          <w:szCs w:val="21"/>
        </w:rPr>
        <w:t>본건</w:t>
      </w:r>
      <w:r w:rsidRPr="0027082E">
        <w:rPr>
          <w:rFonts w:hint="eastAsia"/>
          <w:sz w:val="21"/>
          <w:szCs w:val="21"/>
        </w:rPr>
        <w:t xml:space="preserve"> </w:t>
      </w:r>
      <w:r w:rsidRPr="0027082E">
        <w:rPr>
          <w:rFonts w:hint="eastAsia"/>
          <w:sz w:val="21"/>
          <w:szCs w:val="21"/>
        </w:rPr>
        <w:t>거래와</w:t>
      </w:r>
      <w:r w:rsidRPr="0027082E">
        <w:rPr>
          <w:rFonts w:hint="eastAsia"/>
          <w:sz w:val="21"/>
          <w:szCs w:val="21"/>
        </w:rPr>
        <w:t xml:space="preserve"> </w:t>
      </w:r>
      <w:r w:rsidRPr="0027082E">
        <w:rPr>
          <w:rFonts w:hint="eastAsia"/>
          <w:sz w:val="21"/>
          <w:szCs w:val="21"/>
        </w:rPr>
        <w:t>관련하여</w:t>
      </w:r>
      <w:r w:rsidRPr="0027082E">
        <w:rPr>
          <w:rFonts w:hint="eastAsia"/>
          <w:sz w:val="21"/>
          <w:szCs w:val="21"/>
        </w:rPr>
        <w:t xml:space="preserve"> </w:t>
      </w:r>
      <w:r w:rsidRPr="0027082E">
        <w:rPr>
          <w:sz w:val="21"/>
          <w:szCs w:val="21"/>
        </w:rPr>
        <w:t>법률적인</w:t>
      </w:r>
      <w:r w:rsidRPr="0027082E">
        <w:rPr>
          <w:sz w:val="21"/>
          <w:szCs w:val="21"/>
        </w:rPr>
        <w:t xml:space="preserve"> </w:t>
      </w:r>
      <w:r w:rsidRPr="0027082E">
        <w:rPr>
          <w:sz w:val="21"/>
          <w:szCs w:val="21"/>
        </w:rPr>
        <w:t>측면의</w:t>
      </w:r>
      <w:r w:rsidRPr="0027082E">
        <w:rPr>
          <w:sz w:val="21"/>
          <w:szCs w:val="21"/>
        </w:rPr>
        <w:t xml:space="preserve"> </w:t>
      </w:r>
      <w:r w:rsidRPr="0027082E">
        <w:rPr>
          <w:sz w:val="21"/>
          <w:szCs w:val="21"/>
        </w:rPr>
        <w:t>실사만을</w:t>
      </w:r>
      <w:r w:rsidRPr="0027082E">
        <w:rPr>
          <w:sz w:val="21"/>
          <w:szCs w:val="21"/>
        </w:rPr>
        <w:t xml:space="preserve"> </w:t>
      </w:r>
      <w:r w:rsidRPr="0027082E">
        <w:rPr>
          <w:sz w:val="21"/>
          <w:szCs w:val="21"/>
        </w:rPr>
        <w:t>실시하였으며</w:t>
      </w:r>
      <w:r w:rsidRPr="0027082E">
        <w:rPr>
          <w:sz w:val="21"/>
          <w:szCs w:val="21"/>
        </w:rPr>
        <w:t xml:space="preserve">, </w:t>
      </w:r>
      <w:r w:rsidRPr="0027082E">
        <w:rPr>
          <w:rFonts w:hint="eastAsia"/>
          <w:sz w:val="21"/>
          <w:szCs w:val="21"/>
        </w:rPr>
        <w:t>대상</w:t>
      </w:r>
      <w:r w:rsidRPr="0027082E">
        <w:rPr>
          <w:sz w:val="21"/>
          <w:szCs w:val="21"/>
        </w:rPr>
        <w:t>회사</w:t>
      </w:r>
      <w:r w:rsidRPr="0027082E">
        <w:rPr>
          <w:rFonts w:hint="eastAsia"/>
          <w:sz w:val="21"/>
          <w:szCs w:val="21"/>
        </w:rPr>
        <w:t>의</w:t>
      </w:r>
      <w:r w:rsidRPr="0027082E">
        <w:rPr>
          <w:sz w:val="21"/>
          <w:szCs w:val="21"/>
        </w:rPr>
        <w:t>의</w:t>
      </w:r>
      <w:r w:rsidRPr="0027082E">
        <w:rPr>
          <w:sz w:val="21"/>
          <w:szCs w:val="21"/>
        </w:rPr>
        <w:t xml:space="preserve"> </w:t>
      </w:r>
      <w:r w:rsidRPr="0027082E">
        <w:rPr>
          <w:sz w:val="21"/>
          <w:szCs w:val="21"/>
        </w:rPr>
        <w:t>재</w:t>
      </w:r>
      <w:r w:rsidRPr="0027082E">
        <w:rPr>
          <w:rFonts w:hint="eastAsia"/>
          <w:sz w:val="21"/>
          <w:szCs w:val="21"/>
        </w:rPr>
        <w:t>무</w:t>
      </w:r>
      <w:r w:rsidRPr="0027082E">
        <w:rPr>
          <w:sz w:val="21"/>
          <w:szCs w:val="21"/>
        </w:rPr>
        <w:t>적</w:t>
      </w:r>
      <w:r w:rsidRPr="0027082E">
        <w:rPr>
          <w:sz w:val="21"/>
          <w:szCs w:val="21"/>
        </w:rPr>
        <w:t>·</w:t>
      </w:r>
      <w:r w:rsidRPr="0027082E">
        <w:rPr>
          <w:sz w:val="21"/>
          <w:szCs w:val="21"/>
        </w:rPr>
        <w:t>회계적</w:t>
      </w:r>
      <w:r w:rsidRPr="0027082E">
        <w:rPr>
          <w:sz w:val="21"/>
          <w:szCs w:val="21"/>
        </w:rPr>
        <w:t>·</w:t>
      </w:r>
      <w:r w:rsidRPr="0027082E">
        <w:rPr>
          <w:sz w:val="21"/>
          <w:szCs w:val="21"/>
        </w:rPr>
        <w:t>세무적</w:t>
      </w:r>
      <w:r w:rsidRPr="0027082E">
        <w:rPr>
          <w:sz w:val="21"/>
          <w:szCs w:val="21"/>
        </w:rPr>
        <w:t xml:space="preserve"> </w:t>
      </w:r>
      <w:r w:rsidRPr="0027082E">
        <w:rPr>
          <w:sz w:val="21"/>
          <w:szCs w:val="21"/>
        </w:rPr>
        <w:t>측면</w:t>
      </w:r>
      <w:r w:rsidRPr="0027082E">
        <w:rPr>
          <w:sz w:val="21"/>
          <w:szCs w:val="21"/>
        </w:rPr>
        <w:t xml:space="preserve"> </w:t>
      </w:r>
      <w:r w:rsidRPr="0027082E">
        <w:rPr>
          <w:sz w:val="21"/>
          <w:szCs w:val="21"/>
        </w:rPr>
        <w:t>및</w:t>
      </w:r>
      <w:r w:rsidRPr="0027082E">
        <w:rPr>
          <w:sz w:val="21"/>
          <w:szCs w:val="21"/>
        </w:rPr>
        <w:t xml:space="preserve"> </w:t>
      </w:r>
      <w:r w:rsidRPr="0027082E">
        <w:rPr>
          <w:rFonts w:hint="eastAsia"/>
          <w:sz w:val="21"/>
          <w:szCs w:val="21"/>
        </w:rPr>
        <w:t>대상</w:t>
      </w:r>
      <w:r w:rsidRPr="0027082E">
        <w:rPr>
          <w:sz w:val="21"/>
          <w:szCs w:val="21"/>
        </w:rPr>
        <w:t>회사의</w:t>
      </w:r>
      <w:r w:rsidRPr="0027082E">
        <w:rPr>
          <w:sz w:val="21"/>
          <w:szCs w:val="21"/>
        </w:rPr>
        <w:t xml:space="preserve"> </w:t>
      </w:r>
      <w:r w:rsidRPr="0027082E">
        <w:rPr>
          <w:sz w:val="21"/>
          <w:szCs w:val="21"/>
        </w:rPr>
        <w:t>사업에</w:t>
      </w:r>
      <w:r w:rsidRPr="0027082E">
        <w:rPr>
          <w:sz w:val="21"/>
          <w:szCs w:val="21"/>
        </w:rPr>
        <w:t xml:space="preserve"> </w:t>
      </w:r>
      <w:r w:rsidRPr="0027082E">
        <w:rPr>
          <w:sz w:val="21"/>
          <w:szCs w:val="21"/>
        </w:rPr>
        <w:t>관한</w:t>
      </w:r>
      <w:r w:rsidRPr="0027082E">
        <w:rPr>
          <w:sz w:val="21"/>
          <w:szCs w:val="21"/>
        </w:rPr>
        <w:t xml:space="preserve"> </w:t>
      </w:r>
      <w:r w:rsidRPr="0027082E">
        <w:rPr>
          <w:sz w:val="21"/>
          <w:szCs w:val="21"/>
        </w:rPr>
        <w:t>경영적</w:t>
      </w:r>
      <w:r w:rsidRPr="0027082E">
        <w:rPr>
          <w:sz w:val="21"/>
          <w:szCs w:val="21"/>
        </w:rPr>
        <w:t xml:space="preserve"> </w:t>
      </w:r>
      <w:r w:rsidRPr="0027082E">
        <w:rPr>
          <w:sz w:val="21"/>
          <w:szCs w:val="21"/>
        </w:rPr>
        <w:t>측면에</w:t>
      </w:r>
      <w:r w:rsidRPr="0027082E">
        <w:rPr>
          <w:sz w:val="21"/>
          <w:szCs w:val="21"/>
        </w:rPr>
        <w:t xml:space="preserve"> </w:t>
      </w:r>
      <w:r w:rsidRPr="0027082E">
        <w:rPr>
          <w:sz w:val="21"/>
          <w:szCs w:val="21"/>
        </w:rPr>
        <w:t>대한</w:t>
      </w:r>
      <w:r w:rsidRPr="0027082E">
        <w:rPr>
          <w:sz w:val="21"/>
          <w:szCs w:val="21"/>
        </w:rPr>
        <w:t xml:space="preserve"> </w:t>
      </w:r>
      <w:r w:rsidRPr="0027082E">
        <w:rPr>
          <w:rFonts w:hint="eastAsia"/>
          <w:sz w:val="21"/>
          <w:szCs w:val="21"/>
        </w:rPr>
        <w:t>검토는</w:t>
      </w:r>
      <w:r w:rsidRPr="0027082E">
        <w:rPr>
          <w:sz w:val="21"/>
          <w:szCs w:val="21"/>
        </w:rPr>
        <w:t xml:space="preserve"> </w:t>
      </w:r>
      <w:r w:rsidRPr="0027082E">
        <w:rPr>
          <w:sz w:val="21"/>
          <w:szCs w:val="21"/>
        </w:rPr>
        <w:t>본</w:t>
      </w:r>
      <w:r w:rsidRPr="0027082E">
        <w:rPr>
          <w:sz w:val="21"/>
          <w:szCs w:val="21"/>
        </w:rPr>
        <w:t xml:space="preserve"> </w:t>
      </w:r>
      <w:r w:rsidRPr="0027082E">
        <w:rPr>
          <w:sz w:val="21"/>
          <w:szCs w:val="21"/>
        </w:rPr>
        <w:t>법률실사의</w:t>
      </w:r>
      <w:r w:rsidRPr="0027082E">
        <w:rPr>
          <w:sz w:val="21"/>
          <w:szCs w:val="21"/>
        </w:rPr>
        <w:t xml:space="preserve"> </w:t>
      </w:r>
      <w:r w:rsidRPr="0027082E">
        <w:rPr>
          <w:sz w:val="21"/>
          <w:szCs w:val="21"/>
        </w:rPr>
        <w:t>범위에</w:t>
      </w:r>
      <w:r w:rsidRPr="0027082E">
        <w:rPr>
          <w:sz w:val="21"/>
          <w:szCs w:val="21"/>
        </w:rPr>
        <w:t xml:space="preserve"> </w:t>
      </w:r>
      <w:r w:rsidRPr="0027082E">
        <w:rPr>
          <w:sz w:val="21"/>
          <w:szCs w:val="21"/>
        </w:rPr>
        <w:t>포함시키지</w:t>
      </w:r>
      <w:r w:rsidRPr="0027082E">
        <w:rPr>
          <w:sz w:val="21"/>
          <w:szCs w:val="21"/>
        </w:rPr>
        <w:t xml:space="preserve"> </w:t>
      </w:r>
      <w:r w:rsidRPr="0027082E">
        <w:rPr>
          <w:sz w:val="21"/>
          <w:szCs w:val="21"/>
        </w:rPr>
        <w:t>아니하였습니다</w:t>
      </w:r>
      <w:r w:rsidRPr="0027082E">
        <w:rPr>
          <w:sz w:val="21"/>
          <w:szCs w:val="21"/>
        </w:rPr>
        <w:t>.</w:t>
      </w:r>
    </w:p>
    <w:p w14:paraId="594DB5D6" w14:textId="475942AD" w:rsidR="000E274B" w:rsidRPr="0027082E" w:rsidRDefault="000E274B" w:rsidP="0088024E">
      <w:pPr>
        <w:pStyle w:val="a8"/>
        <w:spacing w:before="40" w:after="120"/>
        <w:ind w:left="0"/>
        <w:rPr>
          <w:spacing w:val="-2"/>
          <w:sz w:val="21"/>
          <w:szCs w:val="21"/>
        </w:rPr>
      </w:pPr>
      <w:r w:rsidRPr="0027082E">
        <w:rPr>
          <w:spacing w:val="-2"/>
          <w:sz w:val="21"/>
          <w:szCs w:val="21"/>
        </w:rPr>
        <w:t>본</w:t>
      </w:r>
      <w:r w:rsidRPr="0027082E">
        <w:rPr>
          <w:spacing w:val="-2"/>
          <w:sz w:val="21"/>
          <w:szCs w:val="21"/>
        </w:rPr>
        <w:t xml:space="preserve"> </w:t>
      </w:r>
      <w:r w:rsidRPr="0027082E">
        <w:rPr>
          <w:spacing w:val="-2"/>
          <w:sz w:val="21"/>
          <w:szCs w:val="21"/>
        </w:rPr>
        <w:t>보고서는</w:t>
      </w:r>
      <w:r w:rsidRPr="0027082E">
        <w:rPr>
          <w:spacing w:val="-2"/>
          <w:sz w:val="21"/>
          <w:szCs w:val="21"/>
        </w:rPr>
        <w:t xml:space="preserve"> (i) 202</w:t>
      </w:r>
      <w:r w:rsidR="00D62ADC">
        <w:rPr>
          <w:spacing w:val="-2"/>
          <w:sz w:val="21"/>
          <w:szCs w:val="21"/>
        </w:rPr>
        <w:t>2</w:t>
      </w:r>
      <w:r w:rsidRPr="0027082E">
        <w:rPr>
          <w:rFonts w:hint="eastAsia"/>
          <w:spacing w:val="-2"/>
          <w:sz w:val="21"/>
          <w:szCs w:val="21"/>
        </w:rPr>
        <w:t>년</w:t>
      </w:r>
      <w:r w:rsidRPr="0027082E">
        <w:rPr>
          <w:spacing w:val="-2"/>
          <w:sz w:val="21"/>
          <w:szCs w:val="21"/>
        </w:rPr>
        <w:t xml:space="preserve"> </w:t>
      </w:r>
      <w:r w:rsidR="00BF0390">
        <w:rPr>
          <w:spacing w:val="-2"/>
          <w:sz w:val="21"/>
          <w:szCs w:val="21"/>
        </w:rPr>
        <w:t>7</w:t>
      </w:r>
      <w:r w:rsidRPr="0027082E">
        <w:rPr>
          <w:rFonts w:hint="eastAsia"/>
          <w:spacing w:val="-2"/>
          <w:sz w:val="21"/>
          <w:szCs w:val="21"/>
        </w:rPr>
        <w:t>월</w:t>
      </w:r>
      <w:r w:rsidRPr="0027082E">
        <w:rPr>
          <w:spacing w:val="-2"/>
          <w:sz w:val="21"/>
          <w:szCs w:val="21"/>
        </w:rPr>
        <w:t xml:space="preserve"> </w:t>
      </w:r>
      <w:r w:rsidR="00BF0390">
        <w:rPr>
          <w:spacing w:val="-2"/>
          <w:sz w:val="21"/>
          <w:szCs w:val="21"/>
        </w:rPr>
        <w:t>1</w:t>
      </w:r>
      <w:r w:rsidR="00D62ADC">
        <w:rPr>
          <w:spacing w:val="-2"/>
          <w:sz w:val="21"/>
          <w:szCs w:val="21"/>
        </w:rPr>
        <w:t>1</w:t>
      </w:r>
      <w:r w:rsidRPr="0027082E">
        <w:rPr>
          <w:rFonts w:hint="eastAsia"/>
          <w:spacing w:val="-2"/>
          <w:sz w:val="21"/>
          <w:szCs w:val="21"/>
        </w:rPr>
        <w:t>일</w:t>
      </w:r>
      <w:r w:rsidRPr="0027082E">
        <w:rPr>
          <w:spacing w:val="-2"/>
          <w:sz w:val="21"/>
          <w:szCs w:val="21"/>
        </w:rPr>
        <w:t>까지</w:t>
      </w:r>
      <w:r w:rsidRPr="0027082E">
        <w:rPr>
          <w:spacing w:val="-2"/>
          <w:sz w:val="21"/>
          <w:szCs w:val="21"/>
        </w:rPr>
        <w:t xml:space="preserve"> </w:t>
      </w:r>
      <w:r w:rsidRPr="0027082E">
        <w:rPr>
          <w:rFonts w:hint="eastAsia"/>
          <w:spacing w:val="-2"/>
          <w:sz w:val="21"/>
          <w:szCs w:val="21"/>
        </w:rPr>
        <w:t>대상</w:t>
      </w:r>
      <w:r w:rsidRPr="0027082E">
        <w:rPr>
          <w:spacing w:val="-2"/>
          <w:sz w:val="21"/>
          <w:szCs w:val="21"/>
        </w:rPr>
        <w:t>회사로부터</w:t>
      </w:r>
      <w:r w:rsidRPr="0027082E">
        <w:rPr>
          <w:spacing w:val="-2"/>
          <w:sz w:val="21"/>
          <w:szCs w:val="21"/>
        </w:rPr>
        <w:t xml:space="preserve"> </w:t>
      </w:r>
      <w:r w:rsidRPr="0027082E">
        <w:rPr>
          <w:spacing w:val="-2"/>
          <w:sz w:val="21"/>
          <w:szCs w:val="21"/>
        </w:rPr>
        <w:t>제공받은</w:t>
      </w:r>
      <w:r w:rsidRPr="0027082E">
        <w:rPr>
          <w:spacing w:val="-2"/>
          <w:sz w:val="21"/>
          <w:szCs w:val="21"/>
        </w:rPr>
        <w:t xml:space="preserve"> </w:t>
      </w:r>
      <w:r w:rsidRPr="0027082E">
        <w:rPr>
          <w:spacing w:val="-2"/>
          <w:sz w:val="21"/>
          <w:szCs w:val="21"/>
        </w:rPr>
        <w:t>자료</w:t>
      </w:r>
      <w:r w:rsidRPr="0027082E">
        <w:rPr>
          <w:spacing w:val="-2"/>
          <w:sz w:val="21"/>
          <w:szCs w:val="21"/>
        </w:rPr>
        <w:t xml:space="preserve"> </w:t>
      </w:r>
      <w:r w:rsidRPr="0027082E">
        <w:rPr>
          <w:rFonts w:hint="eastAsia"/>
          <w:spacing w:val="-2"/>
          <w:sz w:val="21"/>
          <w:szCs w:val="21"/>
        </w:rPr>
        <w:t>및</w:t>
      </w:r>
      <w:r w:rsidRPr="0027082E">
        <w:rPr>
          <w:rFonts w:hint="eastAsia"/>
          <w:spacing w:val="-2"/>
          <w:sz w:val="21"/>
          <w:szCs w:val="21"/>
        </w:rPr>
        <w:t xml:space="preserve"> </w:t>
      </w:r>
      <w:r w:rsidRPr="0027082E">
        <w:rPr>
          <w:spacing w:val="-2"/>
          <w:sz w:val="21"/>
          <w:szCs w:val="21"/>
        </w:rPr>
        <w:t xml:space="preserve">(ii) </w:t>
      </w:r>
      <w:r w:rsidRPr="0027082E">
        <w:rPr>
          <w:rFonts w:hint="eastAsia"/>
          <w:spacing w:val="-2"/>
          <w:sz w:val="21"/>
          <w:szCs w:val="21"/>
        </w:rPr>
        <w:t>대상회사의</w:t>
      </w:r>
      <w:r w:rsidRPr="0027082E">
        <w:rPr>
          <w:spacing w:val="-2"/>
          <w:sz w:val="21"/>
          <w:szCs w:val="21"/>
        </w:rPr>
        <w:t xml:space="preserve"> </w:t>
      </w:r>
      <w:r w:rsidRPr="0027082E">
        <w:rPr>
          <w:rFonts w:hint="eastAsia"/>
          <w:spacing w:val="-2"/>
          <w:sz w:val="21"/>
          <w:szCs w:val="21"/>
        </w:rPr>
        <w:t>임직원을</w:t>
      </w:r>
      <w:r w:rsidRPr="0027082E">
        <w:rPr>
          <w:rFonts w:hint="eastAsia"/>
          <w:spacing w:val="-2"/>
          <w:sz w:val="21"/>
          <w:szCs w:val="21"/>
        </w:rPr>
        <w:t xml:space="preserve"> </w:t>
      </w:r>
      <w:r w:rsidRPr="0027082E">
        <w:rPr>
          <w:rFonts w:hint="eastAsia"/>
          <w:spacing w:val="-2"/>
          <w:sz w:val="21"/>
          <w:szCs w:val="21"/>
        </w:rPr>
        <w:t>상대로</w:t>
      </w:r>
      <w:r w:rsidRPr="0027082E">
        <w:rPr>
          <w:rFonts w:hint="eastAsia"/>
          <w:spacing w:val="-2"/>
          <w:sz w:val="21"/>
          <w:szCs w:val="21"/>
        </w:rPr>
        <w:t xml:space="preserve"> </w:t>
      </w:r>
      <w:r w:rsidRPr="0027082E">
        <w:rPr>
          <w:rFonts w:hint="eastAsia"/>
          <w:spacing w:val="-2"/>
          <w:sz w:val="21"/>
          <w:szCs w:val="21"/>
        </w:rPr>
        <w:t>진행된</w:t>
      </w:r>
      <w:r w:rsidRPr="0027082E">
        <w:rPr>
          <w:rFonts w:hint="eastAsia"/>
          <w:spacing w:val="-2"/>
          <w:sz w:val="21"/>
          <w:szCs w:val="21"/>
        </w:rPr>
        <w:t xml:space="preserve"> </w:t>
      </w:r>
      <w:r w:rsidRPr="0027082E">
        <w:rPr>
          <w:rFonts w:hint="eastAsia"/>
          <w:spacing w:val="-2"/>
          <w:sz w:val="21"/>
          <w:szCs w:val="21"/>
        </w:rPr>
        <w:t>인터뷰</w:t>
      </w:r>
      <w:r w:rsidRPr="0027082E">
        <w:rPr>
          <w:spacing w:val="-2"/>
          <w:sz w:val="21"/>
          <w:szCs w:val="21"/>
        </w:rPr>
        <w:t>를</w:t>
      </w:r>
      <w:r w:rsidRPr="0027082E">
        <w:rPr>
          <w:spacing w:val="-2"/>
          <w:sz w:val="21"/>
          <w:szCs w:val="21"/>
        </w:rPr>
        <w:t xml:space="preserve"> </w:t>
      </w:r>
      <w:r w:rsidRPr="0027082E">
        <w:rPr>
          <w:spacing w:val="-2"/>
          <w:sz w:val="21"/>
          <w:szCs w:val="21"/>
        </w:rPr>
        <w:t>근거로</w:t>
      </w:r>
      <w:r w:rsidRPr="0027082E">
        <w:rPr>
          <w:spacing w:val="-2"/>
          <w:sz w:val="21"/>
          <w:szCs w:val="21"/>
        </w:rPr>
        <w:t xml:space="preserve"> </w:t>
      </w:r>
      <w:r w:rsidRPr="0027082E">
        <w:rPr>
          <w:spacing w:val="-2"/>
          <w:sz w:val="21"/>
          <w:szCs w:val="21"/>
        </w:rPr>
        <w:t>작성되었는바</w:t>
      </w:r>
      <w:r w:rsidRPr="0027082E">
        <w:rPr>
          <w:spacing w:val="-2"/>
          <w:sz w:val="21"/>
          <w:szCs w:val="21"/>
        </w:rPr>
        <w:t xml:space="preserve">, </w:t>
      </w:r>
      <w:r w:rsidRPr="0027082E">
        <w:rPr>
          <w:spacing w:val="-2"/>
          <w:sz w:val="21"/>
          <w:szCs w:val="21"/>
        </w:rPr>
        <w:t>법인등기사항전부증명서</w:t>
      </w:r>
      <w:r w:rsidRPr="0027082E">
        <w:rPr>
          <w:rFonts w:hint="eastAsia"/>
          <w:spacing w:val="-2"/>
          <w:sz w:val="21"/>
          <w:szCs w:val="21"/>
        </w:rPr>
        <w:t xml:space="preserve"> </w:t>
      </w:r>
      <w:r w:rsidRPr="0027082E">
        <w:rPr>
          <w:spacing w:val="-2"/>
          <w:sz w:val="21"/>
          <w:szCs w:val="21"/>
        </w:rPr>
        <w:t>등</w:t>
      </w:r>
      <w:r w:rsidRPr="0027082E">
        <w:rPr>
          <w:spacing w:val="-2"/>
          <w:sz w:val="21"/>
          <w:szCs w:val="21"/>
        </w:rPr>
        <w:t xml:space="preserve"> </w:t>
      </w:r>
      <w:r w:rsidRPr="0027082E">
        <w:rPr>
          <w:spacing w:val="-2"/>
          <w:sz w:val="21"/>
          <w:szCs w:val="21"/>
        </w:rPr>
        <w:t>일반인의</w:t>
      </w:r>
      <w:r w:rsidRPr="0027082E">
        <w:rPr>
          <w:spacing w:val="-2"/>
          <w:sz w:val="21"/>
          <w:szCs w:val="21"/>
        </w:rPr>
        <w:t xml:space="preserve"> </w:t>
      </w:r>
      <w:r w:rsidRPr="0027082E">
        <w:rPr>
          <w:spacing w:val="-2"/>
          <w:sz w:val="21"/>
          <w:szCs w:val="21"/>
        </w:rPr>
        <w:t>열람이</w:t>
      </w:r>
      <w:r w:rsidRPr="0027082E">
        <w:rPr>
          <w:spacing w:val="-2"/>
          <w:sz w:val="21"/>
          <w:szCs w:val="21"/>
        </w:rPr>
        <w:t xml:space="preserve"> </w:t>
      </w:r>
      <w:r w:rsidRPr="0027082E">
        <w:rPr>
          <w:spacing w:val="-2"/>
          <w:sz w:val="21"/>
          <w:szCs w:val="21"/>
        </w:rPr>
        <w:t>가능한</w:t>
      </w:r>
      <w:r w:rsidRPr="0027082E">
        <w:rPr>
          <w:spacing w:val="-2"/>
          <w:sz w:val="21"/>
          <w:szCs w:val="21"/>
        </w:rPr>
        <w:t xml:space="preserve"> </w:t>
      </w:r>
      <w:r w:rsidRPr="0027082E">
        <w:rPr>
          <w:spacing w:val="-2"/>
          <w:sz w:val="21"/>
          <w:szCs w:val="21"/>
        </w:rPr>
        <w:t>공문서를</w:t>
      </w:r>
      <w:r w:rsidRPr="0027082E">
        <w:rPr>
          <w:spacing w:val="-2"/>
          <w:sz w:val="21"/>
          <w:szCs w:val="21"/>
        </w:rPr>
        <w:t xml:space="preserve"> </w:t>
      </w:r>
      <w:r w:rsidRPr="0027082E">
        <w:rPr>
          <w:spacing w:val="-2"/>
          <w:sz w:val="21"/>
          <w:szCs w:val="21"/>
        </w:rPr>
        <w:t>제외하고는</w:t>
      </w:r>
      <w:r w:rsidRPr="0027082E">
        <w:rPr>
          <w:spacing w:val="-2"/>
          <w:sz w:val="21"/>
          <w:szCs w:val="21"/>
        </w:rPr>
        <w:t xml:space="preserve"> </w:t>
      </w:r>
      <w:r w:rsidRPr="0027082E">
        <w:rPr>
          <w:rFonts w:hint="eastAsia"/>
          <w:spacing w:val="-2"/>
          <w:sz w:val="21"/>
          <w:szCs w:val="21"/>
        </w:rPr>
        <w:t>대상</w:t>
      </w:r>
      <w:r w:rsidRPr="0027082E">
        <w:rPr>
          <w:spacing w:val="-2"/>
          <w:sz w:val="21"/>
          <w:szCs w:val="21"/>
        </w:rPr>
        <w:t>회사로부터</w:t>
      </w:r>
      <w:r w:rsidRPr="0027082E">
        <w:rPr>
          <w:spacing w:val="-2"/>
          <w:sz w:val="21"/>
          <w:szCs w:val="21"/>
        </w:rPr>
        <w:t xml:space="preserve"> </w:t>
      </w:r>
      <w:r w:rsidRPr="0027082E">
        <w:rPr>
          <w:spacing w:val="-2"/>
          <w:sz w:val="21"/>
          <w:szCs w:val="21"/>
        </w:rPr>
        <w:t>제공받은</w:t>
      </w:r>
      <w:r w:rsidRPr="0027082E">
        <w:rPr>
          <w:spacing w:val="-2"/>
          <w:sz w:val="21"/>
          <w:szCs w:val="21"/>
        </w:rPr>
        <w:t xml:space="preserve"> </w:t>
      </w:r>
      <w:r w:rsidRPr="0027082E">
        <w:rPr>
          <w:spacing w:val="-2"/>
          <w:sz w:val="21"/>
          <w:szCs w:val="21"/>
        </w:rPr>
        <w:t>자료에</w:t>
      </w:r>
      <w:r w:rsidRPr="0027082E">
        <w:rPr>
          <w:spacing w:val="-2"/>
          <w:sz w:val="21"/>
          <w:szCs w:val="21"/>
        </w:rPr>
        <w:t xml:space="preserve"> </w:t>
      </w:r>
      <w:r w:rsidRPr="0027082E">
        <w:rPr>
          <w:spacing w:val="-2"/>
          <w:sz w:val="21"/>
          <w:szCs w:val="21"/>
        </w:rPr>
        <w:t>관하여</w:t>
      </w:r>
      <w:r w:rsidRPr="0027082E">
        <w:rPr>
          <w:spacing w:val="-2"/>
          <w:sz w:val="21"/>
          <w:szCs w:val="21"/>
        </w:rPr>
        <w:t xml:space="preserve"> </w:t>
      </w:r>
      <w:r w:rsidRPr="0027082E">
        <w:rPr>
          <w:spacing w:val="-2"/>
          <w:sz w:val="21"/>
          <w:szCs w:val="21"/>
        </w:rPr>
        <w:t>저희</w:t>
      </w:r>
      <w:r w:rsidRPr="0027082E">
        <w:rPr>
          <w:spacing w:val="-2"/>
          <w:sz w:val="21"/>
          <w:szCs w:val="21"/>
        </w:rPr>
        <w:t xml:space="preserve"> </w:t>
      </w:r>
      <w:r w:rsidRPr="0027082E">
        <w:rPr>
          <w:spacing w:val="-2"/>
          <w:sz w:val="21"/>
          <w:szCs w:val="21"/>
        </w:rPr>
        <w:t>사무소가</w:t>
      </w:r>
      <w:r w:rsidRPr="0027082E">
        <w:rPr>
          <w:spacing w:val="-2"/>
          <w:sz w:val="21"/>
          <w:szCs w:val="21"/>
        </w:rPr>
        <w:t xml:space="preserve"> </w:t>
      </w:r>
      <w:r w:rsidRPr="0027082E">
        <w:rPr>
          <w:spacing w:val="-2"/>
          <w:sz w:val="21"/>
          <w:szCs w:val="21"/>
        </w:rPr>
        <w:t>그</w:t>
      </w:r>
      <w:r w:rsidRPr="0027082E">
        <w:rPr>
          <w:spacing w:val="-2"/>
          <w:sz w:val="21"/>
          <w:szCs w:val="21"/>
        </w:rPr>
        <w:t xml:space="preserve"> </w:t>
      </w:r>
      <w:r w:rsidRPr="0027082E">
        <w:rPr>
          <w:spacing w:val="-2"/>
          <w:sz w:val="21"/>
          <w:szCs w:val="21"/>
        </w:rPr>
        <w:t>진위</w:t>
      </w:r>
      <w:r w:rsidRPr="0027082E">
        <w:rPr>
          <w:spacing w:val="-2"/>
          <w:sz w:val="21"/>
          <w:szCs w:val="21"/>
        </w:rPr>
        <w:t xml:space="preserve"> </w:t>
      </w:r>
      <w:r w:rsidRPr="0027082E">
        <w:rPr>
          <w:spacing w:val="-2"/>
          <w:sz w:val="21"/>
          <w:szCs w:val="21"/>
        </w:rPr>
        <w:t>및</w:t>
      </w:r>
      <w:r w:rsidRPr="0027082E">
        <w:rPr>
          <w:spacing w:val="-2"/>
          <w:sz w:val="21"/>
          <w:szCs w:val="21"/>
        </w:rPr>
        <w:t xml:space="preserve"> </w:t>
      </w:r>
      <w:r w:rsidRPr="0027082E">
        <w:rPr>
          <w:spacing w:val="-2"/>
          <w:sz w:val="21"/>
          <w:szCs w:val="21"/>
        </w:rPr>
        <w:t>정확성</w:t>
      </w:r>
      <w:r w:rsidRPr="0027082E">
        <w:rPr>
          <w:spacing w:val="-2"/>
          <w:sz w:val="21"/>
          <w:szCs w:val="21"/>
        </w:rPr>
        <w:t xml:space="preserve"> </w:t>
      </w:r>
      <w:r w:rsidRPr="0027082E">
        <w:rPr>
          <w:spacing w:val="-2"/>
          <w:sz w:val="21"/>
          <w:szCs w:val="21"/>
        </w:rPr>
        <w:t>여부를</w:t>
      </w:r>
      <w:r w:rsidRPr="0027082E">
        <w:rPr>
          <w:spacing w:val="-2"/>
          <w:sz w:val="21"/>
          <w:szCs w:val="21"/>
        </w:rPr>
        <w:t xml:space="preserve"> </w:t>
      </w:r>
      <w:r w:rsidRPr="0027082E">
        <w:rPr>
          <w:spacing w:val="-2"/>
          <w:sz w:val="21"/>
          <w:szCs w:val="21"/>
        </w:rPr>
        <w:t>독자적으로</w:t>
      </w:r>
      <w:r w:rsidRPr="0027082E">
        <w:rPr>
          <w:spacing w:val="-2"/>
          <w:sz w:val="21"/>
          <w:szCs w:val="21"/>
        </w:rPr>
        <w:t xml:space="preserve"> </w:t>
      </w:r>
      <w:r w:rsidRPr="0027082E">
        <w:rPr>
          <w:rFonts w:hint="eastAsia"/>
          <w:spacing w:val="-2"/>
          <w:sz w:val="21"/>
          <w:szCs w:val="21"/>
        </w:rPr>
        <w:t>검증</w:t>
      </w:r>
      <w:r w:rsidRPr="0027082E">
        <w:rPr>
          <w:spacing w:val="-2"/>
          <w:sz w:val="21"/>
          <w:szCs w:val="21"/>
        </w:rPr>
        <w:t>할</w:t>
      </w:r>
      <w:r w:rsidRPr="0027082E">
        <w:rPr>
          <w:spacing w:val="-2"/>
          <w:sz w:val="21"/>
          <w:szCs w:val="21"/>
        </w:rPr>
        <w:t xml:space="preserve"> </w:t>
      </w:r>
      <w:r w:rsidRPr="0027082E">
        <w:rPr>
          <w:spacing w:val="-2"/>
          <w:sz w:val="21"/>
          <w:szCs w:val="21"/>
        </w:rPr>
        <w:t>수</w:t>
      </w:r>
      <w:r w:rsidRPr="0027082E">
        <w:rPr>
          <w:spacing w:val="-2"/>
          <w:sz w:val="21"/>
          <w:szCs w:val="21"/>
        </w:rPr>
        <w:t xml:space="preserve"> </w:t>
      </w:r>
      <w:r w:rsidRPr="0027082E">
        <w:rPr>
          <w:spacing w:val="-2"/>
          <w:sz w:val="21"/>
          <w:szCs w:val="21"/>
        </w:rPr>
        <w:t>없었고</w:t>
      </w:r>
      <w:r w:rsidRPr="0027082E">
        <w:rPr>
          <w:spacing w:val="-2"/>
          <w:sz w:val="21"/>
          <w:szCs w:val="21"/>
        </w:rPr>
        <w:t xml:space="preserve">, </w:t>
      </w:r>
      <w:r w:rsidRPr="0027082E">
        <w:rPr>
          <w:spacing w:val="-2"/>
          <w:sz w:val="21"/>
          <w:szCs w:val="21"/>
        </w:rPr>
        <w:t>저희</w:t>
      </w:r>
      <w:r w:rsidRPr="0027082E">
        <w:rPr>
          <w:spacing w:val="-2"/>
          <w:sz w:val="21"/>
          <w:szCs w:val="21"/>
        </w:rPr>
        <w:t xml:space="preserve"> </w:t>
      </w:r>
      <w:r w:rsidRPr="0027082E">
        <w:rPr>
          <w:spacing w:val="-2"/>
          <w:sz w:val="21"/>
          <w:szCs w:val="21"/>
        </w:rPr>
        <w:t>사무소가</w:t>
      </w:r>
      <w:r w:rsidRPr="0027082E">
        <w:rPr>
          <w:spacing w:val="-2"/>
          <w:sz w:val="21"/>
          <w:szCs w:val="21"/>
        </w:rPr>
        <w:t xml:space="preserve"> </w:t>
      </w:r>
      <w:r w:rsidRPr="0027082E">
        <w:rPr>
          <w:spacing w:val="-2"/>
          <w:sz w:val="21"/>
          <w:szCs w:val="21"/>
        </w:rPr>
        <w:t>직접</w:t>
      </w:r>
      <w:r w:rsidRPr="0027082E">
        <w:rPr>
          <w:spacing w:val="-2"/>
          <w:sz w:val="21"/>
          <w:szCs w:val="21"/>
        </w:rPr>
        <w:t xml:space="preserve"> </w:t>
      </w:r>
      <w:r w:rsidRPr="0027082E">
        <w:rPr>
          <w:spacing w:val="-2"/>
          <w:sz w:val="21"/>
          <w:szCs w:val="21"/>
        </w:rPr>
        <w:t>정부</w:t>
      </w:r>
      <w:r w:rsidRPr="0027082E">
        <w:rPr>
          <w:spacing w:val="-2"/>
          <w:sz w:val="21"/>
          <w:szCs w:val="21"/>
        </w:rPr>
        <w:t xml:space="preserve"> </w:t>
      </w:r>
      <w:r w:rsidRPr="0027082E">
        <w:rPr>
          <w:spacing w:val="-2"/>
          <w:sz w:val="21"/>
          <w:szCs w:val="21"/>
        </w:rPr>
        <w:t>관련</w:t>
      </w:r>
      <w:r w:rsidRPr="0027082E">
        <w:rPr>
          <w:spacing w:val="-2"/>
          <w:sz w:val="21"/>
          <w:szCs w:val="21"/>
        </w:rPr>
        <w:t xml:space="preserve"> </w:t>
      </w:r>
      <w:r w:rsidRPr="0027082E">
        <w:rPr>
          <w:spacing w:val="-2"/>
          <w:sz w:val="21"/>
          <w:szCs w:val="21"/>
        </w:rPr>
        <w:t>기관이나</w:t>
      </w:r>
      <w:r w:rsidRPr="0027082E">
        <w:rPr>
          <w:spacing w:val="-2"/>
          <w:sz w:val="21"/>
          <w:szCs w:val="21"/>
        </w:rPr>
        <w:t xml:space="preserve"> </w:t>
      </w:r>
      <w:r w:rsidRPr="0027082E">
        <w:rPr>
          <w:spacing w:val="-2"/>
          <w:sz w:val="21"/>
          <w:szCs w:val="21"/>
        </w:rPr>
        <w:t>기타</w:t>
      </w:r>
      <w:r w:rsidRPr="0027082E">
        <w:rPr>
          <w:spacing w:val="-2"/>
          <w:sz w:val="21"/>
          <w:szCs w:val="21"/>
        </w:rPr>
        <w:t xml:space="preserve"> </w:t>
      </w:r>
      <w:r w:rsidRPr="0027082E">
        <w:rPr>
          <w:spacing w:val="-2"/>
          <w:sz w:val="21"/>
          <w:szCs w:val="21"/>
        </w:rPr>
        <w:t>제</w:t>
      </w:r>
      <w:r w:rsidRPr="0027082E">
        <w:rPr>
          <w:spacing w:val="-2"/>
          <w:sz w:val="21"/>
          <w:szCs w:val="21"/>
        </w:rPr>
        <w:t>3</w:t>
      </w:r>
      <w:r w:rsidRPr="0027082E">
        <w:rPr>
          <w:spacing w:val="-2"/>
          <w:sz w:val="21"/>
          <w:szCs w:val="21"/>
        </w:rPr>
        <w:t>자를</w:t>
      </w:r>
      <w:r w:rsidRPr="0027082E">
        <w:rPr>
          <w:spacing w:val="-2"/>
          <w:sz w:val="21"/>
          <w:szCs w:val="21"/>
        </w:rPr>
        <w:t xml:space="preserve"> </w:t>
      </w:r>
      <w:r w:rsidRPr="0027082E">
        <w:rPr>
          <w:spacing w:val="-2"/>
          <w:sz w:val="21"/>
          <w:szCs w:val="21"/>
        </w:rPr>
        <w:t>방문하여</w:t>
      </w:r>
      <w:r w:rsidRPr="0027082E">
        <w:rPr>
          <w:spacing w:val="-2"/>
          <w:sz w:val="21"/>
          <w:szCs w:val="21"/>
        </w:rPr>
        <w:t xml:space="preserve"> </w:t>
      </w:r>
      <w:r w:rsidRPr="0027082E">
        <w:rPr>
          <w:spacing w:val="-2"/>
          <w:sz w:val="21"/>
          <w:szCs w:val="21"/>
        </w:rPr>
        <w:t>별도로</w:t>
      </w:r>
      <w:r w:rsidRPr="0027082E">
        <w:rPr>
          <w:spacing w:val="-2"/>
          <w:sz w:val="21"/>
          <w:szCs w:val="21"/>
        </w:rPr>
        <w:t xml:space="preserve"> </w:t>
      </w:r>
      <w:r w:rsidRPr="0027082E">
        <w:rPr>
          <w:spacing w:val="-2"/>
          <w:sz w:val="21"/>
          <w:szCs w:val="21"/>
        </w:rPr>
        <w:t>그</w:t>
      </w:r>
      <w:r w:rsidRPr="0027082E">
        <w:rPr>
          <w:spacing w:val="-2"/>
          <w:sz w:val="21"/>
          <w:szCs w:val="21"/>
        </w:rPr>
        <w:t xml:space="preserve"> </w:t>
      </w:r>
      <w:r w:rsidRPr="0027082E">
        <w:rPr>
          <w:spacing w:val="-2"/>
          <w:sz w:val="21"/>
          <w:szCs w:val="21"/>
        </w:rPr>
        <w:t>진위</w:t>
      </w:r>
      <w:r w:rsidRPr="0027082E">
        <w:rPr>
          <w:spacing w:val="-2"/>
          <w:sz w:val="21"/>
          <w:szCs w:val="21"/>
        </w:rPr>
        <w:t xml:space="preserve"> </w:t>
      </w:r>
      <w:r w:rsidRPr="0027082E">
        <w:rPr>
          <w:spacing w:val="-2"/>
          <w:sz w:val="21"/>
          <w:szCs w:val="21"/>
        </w:rPr>
        <w:t>및</w:t>
      </w:r>
      <w:r w:rsidRPr="0027082E">
        <w:rPr>
          <w:spacing w:val="-2"/>
          <w:sz w:val="21"/>
          <w:szCs w:val="21"/>
        </w:rPr>
        <w:t xml:space="preserve"> </w:t>
      </w:r>
      <w:r w:rsidRPr="0027082E">
        <w:rPr>
          <w:spacing w:val="-2"/>
          <w:sz w:val="21"/>
          <w:szCs w:val="21"/>
        </w:rPr>
        <w:t>정확성</w:t>
      </w:r>
      <w:r w:rsidRPr="0027082E">
        <w:rPr>
          <w:spacing w:val="-2"/>
          <w:sz w:val="21"/>
          <w:szCs w:val="21"/>
        </w:rPr>
        <w:t xml:space="preserve"> </w:t>
      </w:r>
      <w:r w:rsidRPr="0027082E">
        <w:rPr>
          <w:spacing w:val="-2"/>
          <w:sz w:val="21"/>
          <w:szCs w:val="21"/>
        </w:rPr>
        <w:t>여부를</w:t>
      </w:r>
      <w:r w:rsidRPr="0027082E">
        <w:rPr>
          <w:spacing w:val="-2"/>
          <w:sz w:val="21"/>
          <w:szCs w:val="21"/>
        </w:rPr>
        <w:t xml:space="preserve"> </w:t>
      </w:r>
      <w:r w:rsidRPr="0027082E">
        <w:rPr>
          <w:spacing w:val="-2"/>
          <w:sz w:val="21"/>
          <w:szCs w:val="21"/>
        </w:rPr>
        <w:t>확인하지</w:t>
      </w:r>
      <w:r w:rsidRPr="0027082E">
        <w:rPr>
          <w:spacing w:val="-2"/>
          <w:sz w:val="21"/>
          <w:szCs w:val="21"/>
        </w:rPr>
        <w:t xml:space="preserve"> </w:t>
      </w:r>
      <w:r w:rsidRPr="0027082E">
        <w:rPr>
          <w:spacing w:val="-2"/>
          <w:sz w:val="21"/>
          <w:szCs w:val="21"/>
        </w:rPr>
        <w:t>아니하였으므로</w:t>
      </w:r>
      <w:r w:rsidRPr="0027082E">
        <w:rPr>
          <w:spacing w:val="-2"/>
          <w:sz w:val="21"/>
          <w:szCs w:val="21"/>
        </w:rPr>
        <w:t xml:space="preserve">, </w:t>
      </w:r>
      <w:r w:rsidRPr="0027082E">
        <w:rPr>
          <w:rFonts w:hint="eastAsia"/>
          <w:spacing w:val="-2"/>
          <w:sz w:val="21"/>
          <w:szCs w:val="21"/>
        </w:rPr>
        <w:t>대상</w:t>
      </w:r>
      <w:r w:rsidRPr="0027082E">
        <w:rPr>
          <w:spacing w:val="-2"/>
          <w:sz w:val="21"/>
          <w:szCs w:val="21"/>
        </w:rPr>
        <w:t>회사</w:t>
      </w:r>
      <w:r w:rsidRPr="0027082E">
        <w:rPr>
          <w:rFonts w:hint="eastAsia"/>
          <w:spacing w:val="-2"/>
          <w:sz w:val="21"/>
          <w:szCs w:val="21"/>
        </w:rPr>
        <w:t>가</w:t>
      </w:r>
      <w:r w:rsidRPr="0027082E">
        <w:rPr>
          <w:spacing w:val="-2"/>
          <w:sz w:val="21"/>
          <w:szCs w:val="21"/>
        </w:rPr>
        <w:t xml:space="preserve"> </w:t>
      </w:r>
      <w:r w:rsidRPr="0027082E">
        <w:rPr>
          <w:spacing w:val="-2"/>
          <w:sz w:val="21"/>
          <w:szCs w:val="21"/>
        </w:rPr>
        <w:t>제공</w:t>
      </w:r>
      <w:r w:rsidRPr="0027082E">
        <w:rPr>
          <w:spacing w:val="-2"/>
          <w:sz w:val="21"/>
          <w:szCs w:val="21"/>
        </w:rPr>
        <w:t>·</w:t>
      </w:r>
      <w:r w:rsidRPr="0027082E">
        <w:rPr>
          <w:spacing w:val="-2"/>
          <w:sz w:val="21"/>
          <w:szCs w:val="21"/>
        </w:rPr>
        <w:t>설명한</w:t>
      </w:r>
      <w:r w:rsidRPr="0027082E">
        <w:rPr>
          <w:spacing w:val="-2"/>
          <w:sz w:val="21"/>
          <w:szCs w:val="21"/>
        </w:rPr>
        <w:t xml:space="preserve"> </w:t>
      </w:r>
      <w:r w:rsidRPr="0027082E">
        <w:rPr>
          <w:spacing w:val="-2"/>
          <w:sz w:val="21"/>
          <w:szCs w:val="21"/>
        </w:rPr>
        <w:t>내용이</w:t>
      </w:r>
      <w:r w:rsidRPr="0027082E">
        <w:rPr>
          <w:spacing w:val="-2"/>
          <w:sz w:val="21"/>
          <w:szCs w:val="21"/>
        </w:rPr>
        <w:t xml:space="preserve"> </w:t>
      </w:r>
      <w:r w:rsidRPr="0027082E">
        <w:rPr>
          <w:spacing w:val="-2"/>
          <w:sz w:val="21"/>
          <w:szCs w:val="21"/>
        </w:rPr>
        <w:t>사실과</w:t>
      </w:r>
      <w:r w:rsidRPr="0027082E">
        <w:rPr>
          <w:spacing w:val="-2"/>
          <w:sz w:val="21"/>
          <w:szCs w:val="21"/>
        </w:rPr>
        <w:t xml:space="preserve"> </w:t>
      </w:r>
      <w:r w:rsidRPr="0027082E">
        <w:rPr>
          <w:spacing w:val="-2"/>
          <w:sz w:val="21"/>
          <w:szCs w:val="21"/>
        </w:rPr>
        <w:t>다른</w:t>
      </w:r>
      <w:r w:rsidRPr="0027082E">
        <w:rPr>
          <w:spacing w:val="-2"/>
          <w:sz w:val="21"/>
          <w:szCs w:val="21"/>
        </w:rPr>
        <w:t xml:space="preserve"> </w:t>
      </w:r>
      <w:r w:rsidRPr="0027082E">
        <w:rPr>
          <w:spacing w:val="-2"/>
          <w:sz w:val="21"/>
          <w:szCs w:val="21"/>
        </w:rPr>
        <w:t>경우에는</w:t>
      </w:r>
      <w:r w:rsidRPr="0027082E">
        <w:rPr>
          <w:spacing w:val="-2"/>
          <w:sz w:val="21"/>
          <w:szCs w:val="21"/>
        </w:rPr>
        <w:t xml:space="preserve"> </w:t>
      </w:r>
      <w:r w:rsidRPr="0027082E">
        <w:rPr>
          <w:spacing w:val="-2"/>
          <w:sz w:val="21"/>
          <w:szCs w:val="21"/>
        </w:rPr>
        <w:t>본</w:t>
      </w:r>
      <w:r w:rsidRPr="0027082E">
        <w:rPr>
          <w:spacing w:val="-2"/>
          <w:sz w:val="21"/>
          <w:szCs w:val="21"/>
        </w:rPr>
        <w:t xml:space="preserve"> </w:t>
      </w:r>
      <w:r w:rsidRPr="0027082E">
        <w:rPr>
          <w:spacing w:val="-2"/>
          <w:sz w:val="21"/>
          <w:szCs w:val="21"/>
        </w:rPr>
        <w:t>실사보고서에</w:t>
      </w:r>
      <w:r w:rsidRPr="0027082E">
        <w:rPr>
          <w:spacing w:val="-2"/>
          <w:sz w:val="21"/>
          <w:szCs w:val="21"/>
        </w:rPr>
        <w:t xml:space="preserve"> </w:t>
      </w:r>
      <w:r w:rsidRPr="0027082E">
        <w:rPr>
          <w:spacing w:val="-2"/>
          <w:sz w:val="21"/>
          <w:szCs w:val="21"/>
        </w:rPr>
        <w:t>포함된</w:t>
      </w:r>
      <w:r w:rsidRPr="0027082E">
        <w:rPr>
          <w:spacing w:val="-2"/>
          <w:sz w:val="21"/>
          <w:szCs w:val="21"/>
        </w:rPr>
        <w:t xml:space="preserve"> </w:t>
      </w:r>
      <w:r w:rsidRPr="0027082E">
        <w:rPr>
          <w:spacing w:val="-2"/>
          <w:sz w:val="21"/>
          <w:szCs w:val="21"/>
        </w:rPr>
        <w:t>실사</w:t>
      </w:r>
      <w:r w:rsidRPr="0027082E">
        <w:rPr>
          <w:spacing w:val="-2"/>
          <w:sz w:val="21"/>
          <w:szCs w:val="21"/>
        </w:rPr>
        <w:t xml:space="preserve"> </w:t>
      </w:r>
      <w:r w:rsidRPr="0027082E">
        <w:rPr>
          <w:spacing w:val="-2"/>
          <w:sz w:val="21"/>
          <w:szCs w:val="21"/>
        </w:rPr>
        <w:t>결과가</w:t>
      </w:r>
      <w:r w:rsidRPr="0027082E">
        <w:rPr>
          <w:spacing w:val="-2"/>
          <w:sz w:val="21"/>
          <w:szCs w:val="21"/>
        </w:rPr>
        <w:t xml:space="preserve"> </w:t>
      </w:r>
      <w:r w:rsidRPr="0027082E">
        <w:rPr>
          <w:spacing w:val="-2"/>
          <w:sz w:val="21"/>
          <w:szCs w:val="21"/>
        </w:rPr>
        <w:t>달라질</w:t>
      </w:r>
      <w:r w:rsidRPr="0027082E">
        <w:rPr>
          <w:spacing w:val="-2"/>
          <w:sz w:val="21"/>
          <w:szCs w:val="21"/>
        </w:rPr>
        <w:t xml:space="preserve"> </w:t>
      </w:r>
      <w:r w:rsidRPr="0027082E">
        <w:rPr>
          <w:spacing w:val="-2"/>
          <w:sz w:val="21"/>
          <w:szCs w:val="21"/>
        </w:rPr>
        <w:t>가능성이</w:t>
      </w:r>
      <w:r w:rsidRPr="0027082E">
        <w:rPr>
          <w:spacing w:val="-2"/>
          <w:sz w:val="21"/>
          <w:szCs w:val="21"/>
        </w:rPr>
        <w:t xml:space="preserve"> </w:t>
      </w:r>
      <w:r w:rsidRPr="0027082E">
        <w:rPr>
          <w:spacing w:val="-2"/>
          <w:sz w:val="21"/>
          <w:szCs w:val="21"/>
        </w:rPr>
        <w:t>있음을</w:t>
      </w:r>
      <w:r w:rsidRPr="0027082E">
        <w:rPr>
          <w:spacing w:val="-2"/>
          <w:sz w:val="21"/>
          <w:szCs w:val="21"/>
        </w:rPr>
        <w:t xml:space="preserve"> </w:t>
      </w:r>
      <w:r w:rsidRPr="0027082E">
        <w:rPr>
          <w:rFonts w:hint="eastAsia"/>
          <w:spacing w:val="-2"/>
          <w:sz w:val="21"/>
          <w:szCs w:val="21"/>
        </w:rPr>
        <w:t>참고하시기</w:t>
      </w:r>
      <w:r w:rsidRPr="0027082E">
        <w:rPr>
          <w:rFonts w:hint="eastAsia"/>
          <w:spacing w:val="-2"/>
          <w:sz w:val="21"/>
          <w:szCs w:val="21"/>
        </w:rPr>
        <w:t xml:space="preserve"> </w:t>
      </w:r>
      <w:r w:rsidRPr="0027082E">
        <w:rPr>
          <w:spacing w:val="-2"/>
          <w:sz w:val="21"/>
          <w:szCs w:val="21"/>
        </w:rPr>
        <w:t>바랍니다</w:t>
      </w:r>
      <w:r w:rsidRPr="0027082E">
        <w:rPr>
          <w:spacing w:val="-2"/>
          <w:sz w:val="21"/>
          <w:szCs w:val="21"/>
        </w:rPr>
        <w:t>.</w:t>
      </w:r>
    </w:p>
    <w:p w14:paraId="1545BCC5" w14:textId="77777777" w:rsidR="000E274B" w:rsidRPr="0027082E" w:rsidRDefault="000E274B" w:rsidP="0088024E">
      <w:pPr>
        <w:spacing w:before="40" w:after="120"/>
        <w:rPr>
          <w:sz w:val="21"/>
          <w:szCs w:val="21"/>
        </w:rPr>
      </w:pPr>
      <w:r w:rsidRPr="0027082E">
        <w:rPr>
          <w:sz w:val="21"/>
          <w:szCs w:val="21"/>
        </w:rPr>
        <w:t>나아가</w:t>
      </w:r>
      <w:r w:rsidRPr="0027082E">
        <w:rPr>
          <w:sz w:val="21"/>
          <w:szCs w:val="21"/>
        </w:rPr>
        <w:t xml:space="preserve"> </w:t>
      </w:r>
      <w:r w:rsidRPr="0027082E">
        <w:rPr>
          <w:sz w:val="21"/>
          <w:szCs w:val="21"/>
        </w:rPr>
        <w:t>저희들은</w:t>
      </w:r>
      <w:r w:rsidRPr="0027082E">
        <w:rPr>
          <w:sz w:val="21"/>
          <w:szCs w:val="21"/>
        </w:rPr>
        <w:t xml:space="preserve"> </w:t>
      </w:r>
      <w:r w:rsidRPr="0027082E">
        <w:rPr>
          <w:sz w:val="21"/>
          <w:szCs w:val="21"/>
        </w:rPr>
        <w:t>제공</w:t>
      </w:r>
      <w:r w:rsidRPr="0027082E">
        <w:rPr>
          <w:sz w:val="21"/>
          <w:szCs w:val="21"/>
        </w:rPr>
        <w:t xml:space="preserve"> </w:t>
      </w:r>
      <w:r w:rsidRPr="0027082E">
        <w:rPr>
          <w:sz w:val="21"/>
          <w:szCs w:val="21"/>
        </w:rPr>
        <w:t>받은</w:t>
      </w:r>
      <w:r w:rsidRPr="0027082E">
        <w:rPr>
          <w:sz w:val="21"/>
          <w:szCs w:val="21"/>
        </w:rPr>
        <w:t xml:space="preserve"> </w:t>
      </w:r>
      <w:r w:rsidRPr="0027082E">
        <w:rPr>
          <w:sz w:val="21"/>
          <w:szCs w:val="21"/>
        </w:rPr>
        <w:t>서류</w:t>
      </w:r>
      <w:r w:rsidRPr="0027082E">
        <w:rPr>
          <w:sz w:val="21"/>
          <w:szCs w:val="21"/>
        </w:rPr>
        <w:t xml:space="preserve"> </w:t>
      </w:r>
      <w:r w:rsidRPr="0027082E">
        <w:rPr>
          <w:sz w:val="21"/>
          <w:szCs w:val="21"/>
        </w:rPr>
        <w:t>및</w:t>
      </w:r>
      <w:r w:rsidRPr="0027082E">
        <w:rPr>
          <w:sz w:val="21"/>
          <w:szCs w:val="21"/>
        </w:rPr>
        <w:t xml:space="preserve"> </w:t>
      </w:r>
      <w:r w:rsidRPr="0027082E">
        <w:rPr>
          <w:sz w:val="21"/>
          <w:szCs w:val="21"/>
        </w:rPr>
        <w:t>구두정보를</w:t>
      </w:r>
      <w:r w:rsidRPr="0027082E">
        <w:rPr>
          <w:sz w:val="21"/>
          <w:szCs w:val="21"/>
        </w:rPr>
        <w:t xml:space="preserve"> </w:t>
      </w:r>
      <w:r w:rsidRPr="0027082E">
        <w:rPr>
          <w:sz w:val="21"/>
          <w:szCs w:val="21"/>
        </w:rPr>
        <w:t>검토함에</w:t>
      </w:r>
      <w:r w:rsidRPr="0027082E">
        <w:rPr>
          <w:sz w:val="21"/>
          <w:szCs w:val="21"/>
        </w:rPr>
        <w:t xml:space="preserve"> </w:t>
      </w:r>
      <w:r w:rsidRPr="0027082E">
        <w:rPr>
          <w:sz w:val="21"/>
          <w:szCs w:val="21"/>
        </w:rPr>
        <w:t>있어서</w:t>
      </w:r>
      <w:r w:rsidRPr="0027082E">
        <w:rPr>
          <w:sz w:val="21"/>
          <w:szCs w:val="21"/>
        </w:rPr>
        <w:t xml:space="preserve"> </w:t>
      </w:r>
      <w:r w:rsidRPr="0027082E">
        <w:rPr>
          <w:sz w:val="21"/>
          <w:szCs w:val="21"/>
        </w:rPr>
        <w:t>다음과</w:t>
      </w:r>
      <w:r w:rsidRPr="0027082E">
        <w:rPr>
          <w:sz w:val="21"/>
          <w:szCs w:val="21"/>
        </w:rPr>
        <w:t xml:space="preserve"> </w:t>
      </w:r>
      <w:r w:rsidRPr="0027082E">
        <w:rPr>
          <w:sz w:val="21"/>
          <w:szCs w:val="21"/>
        </w:rPr>
        <w:t>같은</w:t>
      </w:r>
      <w:r w:rsidRPr="0027082E">
        <w:rPr>
          <w:sz w:val="21"/>
          <w:szCs w:val="21"/>
        </w:rPr>
        <w:t xml:space="preserve"> </w:t>
      </w:r>
      <w:r w:rsidRPr="0027082E">
        <w:rPr>
          <w:sz w:val="21"/>
          <w:szCs w:val="21"/>
        </w:rPr>
        <w:t>사항을</w:t>
      </w:r>
      <w:r w:rsidRPr="0027082E">
        <w:rPr>
          <w:sz w:val="21"/>
          <w:szCs w:val="21"/>
        </w:rPr>
        <w:t xml:space="preserve"> </w:t>
      </w:r>
      <w:r w:rsidRPr="0027082E">
        <w:rPr>
          <w:sz w:val="21"/>
          <w:szCs w:val="21"/>
        </w:rPr>
        <w:t>전제로</w:t>
      </w:r>
      <w:r w:rsidRPr="0027082E">
        <w:rPr>
          <w:sz w:val="21"/>
          <w:szCs w:val="21"/>
        </w:rPr>
        <w:t xml:space="preserve"> </w:t>
      </w:r>
      <w:r w:rsidRPr="0027082E">
        <w:rPr>
          <w:sz w:val="21"/>
          <w:szCs w:val="21"/>
        </w:rPr>
        <w:t>하였습니다</w:t>
      </w:r>
      <w:r w:rsidRPr="0027082E">
        <w:rPr>
          <w:sz w:val="21"/>
          <w:szCs w:val="21"/>
        </w:rPr>
        <w:t>.</w:t>
      </w:r>
    </w:p>
    <w:p w14:paraId="2F6785DE" w14:textId="77777777" w:rsidR="000E274B" w:rsidRPr="0027082E" w:rsidRDefault="000E274B" w:rsidP="000C613D">
      <w:pPr>
        <w:spacing w:before="40"/>
        <w:ind w:left="567" w:hanging="567"/>
        <w:rPr>
          <w:sz w:val="21"/>
          <w:szCs w:val="21"/>
        </w:rPr>
      </w:pPr>
      <w:r w:rsidRPr="0027082E">
        <w:rPr>
          <w:sz w:val="21"/>
          <w:szCs w:val="21"/>
        </w:rPr>
        <w:t>(1)</w:t>
      </w:r>
      <w:r w:rsidRPr="0027082E">
        <w:rPr>
          <w:sz w:val="21"/>
          <w:szCs w:val="21"/>
        </w:rPr>
        <w:tab/>
      </w:r>
      <w:r w:rsidRPr="0027082E">
        <w:rPr>
          <w:sz w:val="21"/>
          <w:szCs w:val="21"/>
        </w:rPr>
        <w:t>제공된</w:t>
      </w:r>
      <w:r w:rsidRPr="0027082E">
        <w:rPr>
          <w:sz w:val="21"/>
          <w:szCs w:val="21"/>
        </w:rPr>
        <w:t xml:space="preserve"> </w:t>
      </w:r>
      <w:r w:rsidRPr="0027082E">
        <w:rPr>
          <w:sz w:val="21"/>
          <w:szCs w:val="21"/>
        </w:rPr>
        <w:t>모든</w:t>
      </w:r>
      <w:r w:rsidRPr="0027082E">
        <w:rPr>
          <w:sz w:val="21"/>
          <w:szCs w:val="21"/>
        </w:rPr>
        <w:t xml:space="preserve"> </w:t>
      </w:r>
      <w:r w:rsidRPr="0027082E">
        <w:rPr>
          <w:sz w:val="21"/>
          <w:szCs w:val="21"/>
        </w:rPr>
        <w:t>사본은</w:t>
      </w:r>
      <w:r w:rsidRPr="0027082E">
        <w:rPr>
          <w:sz w:val="21"/>
          <w:szCs w:val="21"/>
        </w:rPr>
        <w:t xml:space="preserve"> </w:t>
      </w:r>
      <w:r w:rsidRPr="0027082E">
        <w:rPr>
          <w:sz w:val="21"/>
          <w:szCs w:val="21"/>
        </w:rPr>
        <w:t>원본</w:t>
      </w:r>
      <w:r w:rsidRPr="0027082E">
        <w:rPr>
          <w:sz w:val="21"/>
          <w:szCs w:val="21"/>
        </w:rPr>
        <w:t xml:space="preserve"> </w:t>
      </w:r>
      <w:r w:rsidRPr="0027082E">
        <w:rPr>
          <w:sz w:val="21"/>
          <w:szCs w:val="21"/>
        </w:rPr>
        <w:t>서류와</w:t>
      </w:r>
      <w:r w:rsidRPr="0027082E">
        <w:rPr>
          <w:sz w:val="21"/>
          <w:szCs w:val="21"/>
        </w:rPr>
        <w:t xml:space="preserve"> </w:t>
      </w:r>
      <w:r w:rsidRPr="0027082E">
        <w:rPr>
          <w:sz w:val="21"/>
          <w:szCs w:val="21"/>
        </w:rPr>
        <w:t>상위</w:t>
      </w:r>
      <w:r w:rsidRPr="0027082E">
        <w:rPr>
          <w:sz w:val="21"/>
          <w:szCs w:val="21"/>
        </w:rPr>
        <w:t xml:space="preserve"> </w:t>
      </w:r>
      <w:r w:rsidRPr="0027082E">
        <w:rPr>
          <w:sz w:val="21"/>
          <w:szCs w:val="21"/>
        </w:rPr>
        <w:t>없음</w:t>
      </w:r>
      <w:r w:rsidRPr="0027082E">
        <w:rPr>
          <w:rFonts w:hint="eastAsia"/>
          <w:sz w:val="21"/>
          <w:szCs w:val="21"/>
        </w:rPr>
        <w:t>.</w:t>
      </w:r>
    </w:p>
    <w:p w14:paraId="3187673F" w14:textId="77777777" w:rsidR="000E274B" w:rsidRPr="0027082E" w:rsidRDefault="000E274B" w:rsidP="000C613D">
      <w:pPr>
        <w:ind w:left="567" w:hanging="567"/>
        <w:rPr>
          <w:sz w:val="21"/>
          <w:szCs w:val="21"/>
        </w:rPr>
      </w:pPr>
      <w:r w:rsidRPr="0027082E">
        <w:rPr>
          <w:sz w:val="21"/>
          <w:szCs w:val="21"/>
        </w:rPr>
        <w:t>(2)</w:t>
      </w:r>
      <w:r w:rsidRPr="0027082E">
        <w:rPr>
          <w:sz w:val="21"/>
          <w:szCs w:val="21"/>
        </w:rPr>
        <w:tab/>
      </w:r>
      <w:r w:rsidRPr="0027082E">
        <w:rPr>
          <w:sz w:val="21"/>
          <w:szCs w:val="21"/>
        </w:rPr>
        <w:t>제공된</w:t>
      </w:r>
      <w:r w:rsidRPr="0027082E">
        <w:rPr>
          <w:sz w:val="21"/>
          <w:szCs w:val="21"/>
        </w:rPr>
        <w:t xml:space="preserve"> </w:t>
      </w:r>
      <w:r w:rsidRPr="0027082E">
        <w:rPr>
          <w:sz w:val="21"/>
          <w:szCs w:val="21"/>
        </w:rPr>
        <w:t>모든</w:t>
      </w:r>
      <w:r w:rsidRPr="0027082E">
        <w:rPr>
          <w:sz w:val="21"/>
          <w:szCs w:val="21"/>
        </w:rPr>
        <w:t xml:space="preserve"> </w:t>
      </w:r>
      <w:r w:rsidRPr="0027082E">
        <w:rPr>
          <w:sz w:val="21"/>
          <w:szCs w:val="21"/>
        </w:rPr>
        <w:t>서류에</w:t>
      </w:r>
      <w:r w:rsidRPr="0027082E">
        <w:rPr>
          <w:sz w:val="21"/>
          <w:szCs w:val="21"/>
        </w:rPr>
        <w:t xml:space="preserve"> </w:t>
      </w:r>
      <w:r w:rsidRPr="0027082E">
        <w:rPr>
          <w:sz w:val="21"/>
          <w:szCs w:val="21"/>
        </w:rPr>
        <w:t>포함된</w:t>
      </w:r>
      <w:r w:rsidRPr="0027082E">
        <w:rPr>
          <w:sz w:val="21"/>
          <w:szCs w:val="21"/>
        </w:rPr>
        <w:t xml:space="preserve"> </w:t>
      </w:r>
      <w:r w:rsidRPr="0027082E">
        <w:rPr>
          <w:sz w:val="21"/>
          <w:szCs w:val="21"/>
        </w:rPr>
        <w:t>각종</w:t>
      </w:r>
      <w:r w:rsidRPr="0027082E">
        <w:rPr>
          <w:sz w:val="21"/>
          <w:szCs w:val="21"/>
        </w:rPr>
        <w:t xml:space="preserve"> </w:t>
      </w:r>
      <w:r w:rsidRPr="0027082E">
        <w:rPr>
          <w:sz w:val="21"/>
          <w:szCs w:val="21"/>
        </w:rPr>
        <w:t>계약은</w:t>
      </w:r>
      <w:r w:rsidRPr="0027082E">
        <w:rPr>
          <w:sz w:val="21"/>
          <w:szCs w:val="21"/>
        </w:rPr>
        <w:t xml:space="preserve"> </w:t>
      </w:r>
      <w:r w:rsidRPr="0027082E">
        <w:rPr>
          <w:sz w:val="21"/>
          <w:szCs w:val="21"/>
        </w:rPr>
        <w:t>적법한</w:t>
      </w:r>
      <w:r w:rsidRPr="0027082E">
        <w:rPr>
          <w:sz w:val="21"/>
          <w:szCs w:val="21"/>
        </w:rPr>
        <w:t xml:space="preserve"> </w:t>
      </w:r>
      <w:r w:rsidRPr="0027082E">
        <w:rPr>
          <w:sz w:val="21"/>
          <w:szCs w:val="21"/>
        </w:rPr>
        <w:t>권한과</w:t>
      </w:r>
      <w:r w:rsidRPr="0027082E">
        <w:rPr>
          <w:sz w:val="21"/>
          <w:szCs w:val="21"/>
        </w:rPr>
        <w:t xml:space="preserve"> </w:t>
      </w:r>
      <w:r w:rsidRPr="0027082E">
        <w:rPr>
          <w:sz w:val="21"/>
          <w:szCs w:val="21"/>
        </w:rPr>
        <w:t>자격이</w:t>
      </w:r>
      <w:r w:rsidRPr="0027082E">
        <w:rPr>
          <w:sz w:val="21"/>
          <w:szCs w:val="21"/>
        </w:rPr>
        <w:t xml:space="preserve"> </w:t>
      </w:r>
      <w:r w:rsidRPr="0027082E">
        <w:rPr>
          <w:sz w:val="21"/>
          <w:szCs w:val="21"/>
        </w:rPr>
        <w:t>있는</w:t>
      </w:r>
      <w:r w:rsidRPr="0027082E">
        <w:rPr>
          <w:sz w:val="21"/>
          <w:szCs w:val="21"/>
        </w:rPr>
        <w:t xml:space="preserve"> </w:t>
      </w:r>
      <w:r w:rsidRPr="0027082E">
        <w:rPr>
          <w:sz w:val="21"/>
          <w:szCs w:val="21"/>
        </w:rPr>
        <w:t>계약</w:t>
      </w:r>
      <w:r w:rsidRPr="0027082E">
        <w:rPr>
          <w:sz w:val="21"/>
          <w:szCs w:val="21"/>
        </w:rPr>
        <w:t xml:space="preserve"> </w:t>
      </w:r>
      <w:r w:rsidRPr="0027082E">
        <w:rPr>
          <w:sz w:val="21"/>
          <w:szCs w:val="21"/>
        </w:rPr>
        <w:t>당사자에</w:t>
      </w:r>
      <w:r w:rsidRPr="0027082E">
        <w:rPr>
          <w:sz w:val="21"/>
          <w:szCs w:val="21"/>
        </w:rPr>
        <w:t xml:space="preserve"> </w:t>
      </w:r>
      <w:r w:rsidRPr="0027082E">
        <w:rPr>
          <w:sz w:val="21"/>
          <w:szCs w:val="21"/>
        </w:rPr>
        <w:t>의하여</w:t>
      </w:r>
      <w:r w:rsidRPr="0027082E">
        <w:rPr>
          <w:sz w:val="21"/>
          <w:szCs w:val="21"/>
        </w:rPr>
        <w:t xml:space="preserve"> </w:t>
      </w:r>
      <w:r w:rsidRPr="0027082E">
        <w:rPr>
          <w:sz w:val="21"/>
          <w:szCs w:val="21"/>
        </w:rPr>
        <w:t>적법하게</w:t>
      </w:r>
      <w:r w:rsidRPr="0027082E">
        <w:rPr>
          <w:sz w:val="21"/>
          <w:szCs w:val="21"/>
        </w:rPr>
        <w:t xml:space="preserve"> </w:t>
      </w:r>
      <w:r w:rsidRPr="0027082E">
        <w:rPr>
          <w:sz w:val="21"/>
          <w:szCs w:val="21"/>
        </w:rPr>
        <w:t>체결된</w:t>
      </w:r>
      <w:r w:rsidRPr="0027082E">
        <w:rPr>
          <w:sz w:val="21"/>
          <w:szCs w:val="21"/>
        </w:rPr>
        <w:t xml:space="preserve"> </w:t>
      </w:r>
      <w:r w:rsidRPr="0027082E">
        <w:rPr>
          <w:sz w:val="21"/>
          <w:szCs w:val="21"/>
        </w:rPr>
        <w:t>것임</w:t>
      </w:r>
      <w:r w:rsidRPr="0027082E">
        <w:rPr>
          <w:sz w:val="21"/>
          <w:szCs w:val="21"/>
        </w:rPr>
        <w:t>.</w:t>
      </w:r>
    </w:p>
    <w:p w14:paraId="3290AE4F" w14:textId="77777777" w:rsidR="000E274B" w:rsidRPr="0027082E" w:rsidRDefault="000E274B" w:rsidP="000C613D">
      <w:pPr>
        <w:ind w:left="567" w:hanging="567"/>
        <w:rPr>
          <w:sz w:val="21"/>
          <w:szCs w:val="21"/>
        </w:rPr>
      </w:pPr>
      <w:r w:rsidRPr="0027082E">
        <w:rPr>
          <w:sz w:val="21"/>
          <w:szCs w:val="21"/>
        </w:rPr>
        <w:t>(3)</w:t>
      </w:r>
      <w:r w:rsidRPr="0027082E">
        <w:rPr>
          <w:sz w:val="21"/>
          <w:szCs w:val="21"/>
        </w:rPr>
        <w:tab/>
      </w:r>
      <w:r w:rsidRPr="0027082E">
        <w:rPr>
          <w:sz w:val="21"/>
          <w:szCs w:val="21"/>
        </w:rPr>
        <w:t>제공된</w:t>
      </w:r>
      <w:r w:rsidRPr="0027082E">
        <w:rPr>
          <w:sz w:val="21"/>
          <w:szCs w:val="21"/>
        </w:rPr>
        <w:t xml:space="preserve"> </w:t>
      </w:r>
      <w:r w:rsidRPr="0027082E">
        <w:rPr>
          <w:sz w:val="21"/>
          <w:szCs w:val="21"/>
        </w:rPr>
        <w:t>모든</w:t>
      </w:r>
      <w:r w:rsidRPr="0027082E">
        <w:rPr>
          <w:sz w:val="21"/>
          <w:szCs w:val="21"/>
        </w:rPr>
        <w:t xml:space="preserve"> </w:t>
      </w:r>
      <w:r w:rsidRPr="0027082E">
        <w:rPr>
          <w:sz w:val="21"/>
          <w:szCs w:val="21"/>
        </w:rPr>
        <w:t>서류의</w:t>
      </w:r>
      <w:r w:rsidRPr="0027082E">
        <w:rPr>
          <w:sz w:val="21"/>
          <w:szCs w:val="21"/>
        </w:rPr>
        <w:t xml:space="preserve"> </w:t>
      </w:r>
      <w:r w:rsidRPr="0027082E">
        <w:rPr>
          <w:sz w:val="21"/>
          <w:szCs w:val="21"/>
        </w:rPr>
        <w:t>내용은</w:t>
      </w:r>
      <w:r w:rsidRPr="0027082E">
        <w:rPr>
          <w:sz w:val="21"/>
          <w:szCs w:val="21"/>
        </w:rPr>
        <w:t xml:space="preserve"> </w:t>
      </w:r>
      <w:r w:rsidRPr="0027082E">
        <w:rPr>
          <w:sz w:val="21"/>
          <w:szCs w:val="21"/>
        </w:rPr>
        <w:t>진실하고</w:t>
      </w:r>
      <w:r w:rsidRPr="0027082E">
        <w:rPr>
          <w:sz w:val="21"/>
          <w:szCs w:val="21"/>
        </w:rPr>
        <w:t xml:space="preserve"> </w:t>
      </w:r>
      <w:r w:rsidRPr="0027082E">
        <w:rPr>
          <w:sz w:val="21"/>
          <w:szCs w:val="21"/>
        </w:rPr>
        <w:t>누락된</w:t>
      </w:r>
      <w:r w:rsidRPr="0027082E">
        <w:rPr>
          <w:sz w:val="21"/>
          <w:szCs w:val="21"/>
        </w:rPr>
        <w:t xml:space="preserve"> </w:t>
      </w:r>
      <w:r w:rsidRPr="0027082E">
        <w:rPr>
          <w:sz w:val="21"/>
          <w:szCs w:val="21"/>
        </w:rPr>
        <w:t>부분이</w:t>
      </w:r>
      <w:r w:rsidRPr="0027082E">
        <w:rPr>
          <w:sz w:val="21"/>
          <w:szCs w:val="21"/>
        </w:rPr>
        <w:t xml:space="preserve"> </w:t>
      </w:r>
      <w:r w:rsidRPr="0027082E">
        <w:rPr>
          <w:sz w:val="21"/>
          <w:szCs w:val="21"/>
        </w:rPr>
        <w:t>없으며</w:t>
      </w:r>
      <w:r w:rsidRPr="0027082E">
        <w:rPr>
          <w:sz w:val="21"/>
          <w:szCs w:val="21"/>
        </w:rPr>
        <w:t xml:space="preserve"> </w:t>
      </w:r>
      <w:r w:rsidRPr="0027082E">
        <w:rPr>
          <w:sz w:val="21"/>
          <w:szCs w:val="21"/>
        </w:rPr>
        <w:t>정확하고</w:t>
      </w:r>
      <w:r w:rsidRPr="0027082E">
        <w:rPr>
          <w:sz w:val="21"/>
          <w:szCs w:val="21"/>
        </w:rPr>
        <w:t xml:space="preserve"> </w:t>
      </w:r>
      <w:r w:rsidRPr="0027082E">
        <w:rPr>
          <w:sz w:val="21"/>
          <w:szCs w:val="21"/>
        </w:rPr>
        <w:t>최근의</w:t>
      </w:r>
      <w:r w:rsidRPr="0027082E">
        <w:rPr>
          <w:sz w:val="21"/>
          <w:szCs w:val="21"/>
        </w:rPr>
        <w:t xml:space="preserve"> </w:t>
      </w:r>
      <w:r w:rsidRPr="0027082E">
        <w:rPr>
          <w:sz w:val="21"/>
          <w:szCs w:val="21"/>
        </w:rPr>
        <w:t>내용까지</w:t>
      </w:r>
      <w:r w:rsidRPr="0027082E">
        <w:rPr>
          <w:sz w:val="21"/>
          <w:szCs w:val="21"/>
        </w:rPr>
        <w:t xml:space="preserve"> </w:t>
      </w:r>
      <w:r w:rsidRPr="0027082E">
        <w:rPr>
          <w:sz w:val="21"/>
          <w:szCs w:val="21"/>
        </w:rPr>
        <w:t>모두</w:t>
      </w:r>
      <w:r w:rsidRPr="0027082E">
        <w:rPr>
          <w:sz w:val="21"/>
          <w:szCs w:val="21"/>
        </w:rPr>
        <w:t xml:space="preserve"> </w:t>
      </w:r>
      <w:r w:rsidRPr="0027082E">
        <w:rPr>
          <w:sz w:val="21"/>
          <w:szCs w:val="21"/>
        </w:rPr>
        <w:t>반영된</w:t>
      </w:r>
      <w:r w:rsidRPr="0027082E">
        <w:rPr>
          <w:sz w:val="21"/>
          <w:szCs w:val="21"/>
        </w:rPr>
        <w:t xml:space="preserve"> </w:t>
      </w:r>
      <w:r w:rsidRPr="0027082E">
        <w:rPr>
          <w:sz w:val="21"/>
          <w:szCs w:val="21"/>
        </w:rPr>
        <w:t>것임</w:t>
      </w:r>
      <w:r w:rsidRPr="0027082E">
        <w:rPr>
          <w:sz w:val="21"/>
          <w:szCs w:val="21"/>
        </w:rPr>
        <w:t>.</w:t>
      </w:r>
    </w:p>
    <w:p w14:paraId="737BDF0B" w14:textId="77777777" w:rsidR="000E274B" w:rsidRPr="0027082E" w:rsidRDefault="000E274B" w:rsidP="000C613D">
      <w:pPr>
        <w:spacing w:after="120"/>
        <w:ind w:left="567" w:hanging="567"/>
        <w:rPr>
          <w:sz w:val="21"/>
          <w:szCs w:val="21"/>
        </w:rPr>
      </w:pPr>
      <w:r w:rsidRPr="0027082E">
        <w:rPr>
          <w:sz w:val="21"/>
          <w:szCs w:val="21"/>
        </w:rPr>
        <w:t>(4)</w:t>
      </w:r>
      <w:r w:rsidRPr="0027082E">
        <w:rPr>
          <w:sz w:val="21"/>
          <w:szCs w:val="21"/>
        </w:rPr>
        <w:tab/>
      </w:r>
      <w:r w:rsidRPr="0027082E">
        <w:rPr>
          <w:sz w:val="21"/>
          <w:szCs w:val="21"/>
        </w:rPr>
        <w:t>제공된</w:t>
      </w:r>
      <w:r w:rsidRPr="0027082E">
        <w:rPr>
          <w:sz w:val="21"/>
          <w:szCs w:val="21"/>
        </w:rPr>
        <w:t xml:space="preserve"> </w:t>
      </w:r>
      <w:r w:rsidRPr="0027082E">
        <w:rPr>
          <w:sz w:val="21"/>
          <w:szCs w:val="21"/>
        </w:rPr>
        <w:t>모든</w:t>
      </w:r>
      <w:r w:rsidRPr="0027082E">
        <w:rPr>
          <w:sz w:val="21"/>
          <w:szCs w:val="21"/>
        </w:rPr>
        <w:t xml:space="preserve"> </w:t>
      </w:r>
      <w:r w:rsidRPr="0027082E">
        <w:rPr>
          <w:sz w:val="21"/>
          <w:szCs w:val="21"/>
        </w:rPr>
        <w:t>서류에</w:t>
      </w:r>
      <w:r w:rsidRPr="0027082E">
        <w:rPr>
          <w:sz w:val="21"/>
          <w:szCs w:val="21"/>
        </w:rPr>
        <w:t xml:space="preserve"> </w:t>
      </w:r>
      <w:r w:rsidRPr="0027082E">
        <w:rPr>
          <w:sz w:val="21"/>
          <w:szCs w:val="21"/>
        </w:rPr>
        <w:t>따라</w:t>
      </w:r>
      <w:r w:rsidRPr="0027082E">
        <w:rPr>
          <w:sz w:val="21"/>
          <w:szCs w:val="21"/>
        </w:rPr>
        <w:t xml:space="preserve"> </w:t>
      </w:r>
      <w:r w:rsidRPr="0027082E">
        <w:rPr>
          <w:sz w:val="21"/>
          <w:szCs w:val="21"/>
        </w:rPr>
        <w:t>이루어진</w:t>
      </w:r>
      <w:r w:rsidRPr="0027082E">
        <w:rPr>
          <w:sz w:val="21"/>
          <w:szCs w:val="21"/>
        </w:rPr>
        <w:t xml:space="preserve"> </w:t>
      </w:r>
      <w:r w:rsidRPr="0027082E">
        <w:rPr>
          <w:sz w:val="21"/>
          <w:szCs w:val="21"/>
        </w:rPr>
        <w:t>모든</w:t>
      </w:r>
      <w:r w:rsidRPr="0027082E">
        <w:rPr>
          <w:sz w:val="21"/>
          <w:szCs w:val="21"/>
        </w:rPr>
        <w:t xml:space="preserve"> </w:t>
      </w:r>
      <w:r w:rsidRPr="0027082E">
        <w:rPr>
          <w:sz w:val="21"/>
          <w:szCs w:val="21"/>
        </w:rPr>
        <w:t>법적인</w:t>
      </w:r>
      <w:r w:rsidRPr="0027082E">
        <w:rPr>
          <w:sz w:val="21"/>
          <w:szCs w:val="21"/>
        </w:rPr>
        <w:t xml:space="preserve"> </w:t>
      </w:r>
      <w:r w:rsidRPr="0027082E">
        <w:rPr>
          <w:sz w:val="21"/>
          <w:szCs w:val="21"/>
        </w:rPr>
        <w:t>절차는</w:t>
      </w:r>
      <w:r w:rsidRPr="0027082E">
        <w:rPr>
          <w:sz w:val="21"/>
          <w:szCs w:val="21"/>
        </w:rPr>
        <w:t xml:space="preserve"> </w:t>
      </w:r>
      <w:r w:rsidRPr="0027082E">
        <w:rPr>
          <w:sz w:val="21"/>
          <w:szCs w:val="21"/>
        </w:rPr>
        <w:t>적법하게</w:t>
      </w:r>
      <w:r w:rsidRPr="0027082E">
        <w:rPr>
          <w:sz w:val="21"/>
          <w:szCs w:val="21"/>
        </w:rPr>
        <w:t xml:space="preserve"> </w:t>
      </w:r>
      <w:r w:rsidRPr="0027082E">
        <w:rPr>
          <w:sz w:val="21"/>
          <w:szCs w:val="21"/>
        </w:rPr>
        <w:t>이루어진</w:t>
      </w:r>
      <w:r w:rsidRPr="0027082E">
        <w:rPr>
          <w:sz w:val="21"/>
          <w:szCs w:val="21"/>
        </w:rPr>
        <w:t xml:space="preserve"> </w:t>
      </w:r>
      <w:r w:rsidRPr="0027082E">
        <w:rPr>
          <w:sz w:val="21"/>
          <w:szCs w:val="21"/>
        </w:rPr>
        <w:t>것임</w:t>
      </w:r>
      <w:r w:rsidRPr="0027082E">
        <w:rPr>
          <w:sz w:val="21"/>
          <w:szCs w:val="21"/>
        </w:rPr>
        <w:t>.</w:t>
      </w:r>
    </w:p>
    <w:p w14:paraId="72289ABC" w14:textId="77777777" w:rsidR="000E274B" w:rsidRPr="0027082E" w:rsidRDefault="000E274B" w:rsidP="0088024E">
      <w:pPr>
        <w:pStyle w:val="a8"/>
        <w:spacing w:before="40" w:after="120"/>
        <w:ind w:left="0"/>
        <w:rPr>
          <w:sz w:val="21"/>
          <w:szCs w:val="21"/>
        </w:rPr>
      </w:pPr>
      <w:r w:rsidRPr="0027082E">
        <w:rPr>
          <w:sz w:val="21"/>
          <w:szCs w:val="21"/>
        </w:rPr>
        <w:t>본</w:t>
      </w:r>
      <w:r w:rsidRPr="0027082E">
        <w:rPr>
          <w:sz w:val="21"/>
          <w:szCs w:val="21"/>
        </w:rPr>
        <w:t xml:space="preserve"> </w:t>
      </w:r>
      <w:r w:rsidRPr="0027082E">
        <w:rPr>
          <w:sz w:val="21"/>
          <w:szCs w:val="21"/>
        </w:rPr>
        <w:t>실사보고서에</w:t>
      </w:r>
      <w:r w:rsidRPr="0027082E">
        <w:rPr>
          <w:sz w:val="21"/>
          <w:szCs w:val="21"/>
        </w:rPr>
        <w:t xml:space="preserve"> </w:t>
      </w:r>
      <w:r w:rsidRPr="0027082E">
        <w:rPr>
          <w:sz w:val="21"/>
          <w:szCs w:val="21"/>
        </w:rPr>
        <w:t>언급된</w:t>
      </w:r>
      <w:r w:rsidRPr="0027082E">
        <w:rPr>
          <w:sz w:val="21"/>
          <w:szCs w:val="21"/>
        </w:rPr>
        <w:t xml:space="preserve"> </w:t>
      </w:r>
      <w:r w:rsidRPr="0027082E">
        <w:rPr>
          <w:sz w:val="21"/>
          <w:szCs w:val="21"/>
        </w:rPr>
        <w:t>내용</w:t>
      </w:r>
      <w:r w:rsidRPr="0027082E">
        <w:rPr>
          <w:sz w:val="21"/>
          <w:szCs w:val="21"/>
        </w:rPr>
        <w:t xml:space="preserve"> </w:t>
      </w:r>
      <w:r w:rsidRPr="0027082E">
        <w:rPr>
          <w:sz w:val="21"/>
          <w:szCs w:val="21"/>
        </w:rPr>
        <w:t>이외에는</w:t>
      </w:r>
      <w:r w:rsidRPr="0027082E">
        <w:rPr>
          <w:sz w:val="21"/>
          <w:szCs w:val="21"/>
        </w:rPr>
        <w:t xml:space="preserve"> </w:t>
      </w:r>
      <w:r w:rsidRPr="0027082E">
        <w:rPr>
          <w:sz w:val="21"/>
          <w:szCs w:val="21"/>
        </w:rPr>
        <w:t>본건</w:t>
      </w:r>
      <w:r w:rsidRPr="0027082E">
        <w:rPr>
          <w:sz w:val="21"/>
          <w:szCs w:val="21"/>
        </w:rPr>
        <w:t xml:space="preserve"> </w:t>
      </w:r>
      <w:r w:rsidRPr="0027082E">
        <w:rPr>
          <w:sz w:val="21"/>
          <w:szCs w:val="21"/>
        </w:rPr>
        <w:t>법률실사와</w:t>
      </w:r>
      <w:r w:rsidRPr="0027082E">
        <w:rPr>
          <w:sz w:val="21"/>
          <w:szCs w:val="21"/>
        </w:rPr>
        <w:t xml:space="preserve"> </w:t>
      </w:r>
      <w:r w:rsidRPr="0027082E">
        <w:rPr>
          <w:sz w:val="21"/>
          <w:szCs w:val="21"/>
        </w:rPr>
        <w:t>관련하여</w:t>
      </w:r>
      <w:r w:rsidRPr="0027082E">
        <w:rPr>
          <w:sz w:val="21"/>
          <w:szCs w:val="21"/>
        </w:rPr>
        <w:t xml:space="preserve"> </w:t>
      </w:r>
      <w:r w:rsidRPr="0027082E">
        <w:rPr>
          <w:rFonts w:hint="eastAsia"/>
          <w:sz w:val="21"/>
          <w:szCs w:val="21"/>
        </w:rPr>
        <w:t>대상</w:t>
      </w:r>
      <w:r w:rsidRPr="0027082E">
        <w:rPr>
          <w:sz w:val="21"/>
          <w:szCs w:val="21"/>
        </w:rPr>
        <w:t>회사로부터</w:t>
      </w:r>
      <w:r w:rsidRPr="0027082E">
        <w:rPr>
          <w:sz w:val="21"/>
          <w:szCs w:val="21"/>
        </w:rPr>
        <w:t xml:space="preserve"> </w:t>
      </w:r>
      <w:r w:rsidRPr="0027082E">
        <w:rPr>
          <w:sz w:val="21"/>
          <w:szCs w:val="21"/>
        </w:rPr>
        <w:t>추가적인</w:t>
      </w:r>
      <w:r w:rsidRPr="0027082E">
        <w:rPr>
          <w:sz w:val="21"/>
          <w:szCs w:val="21"/>
        </w:rPr>
        <w:t xml:space="preserve"> </w:t>
      </w:r>
      <w:r w:rsidRPr="0027082E">
        <w:rPr>
          <w:sz w:val="21"/>
          <w:szCs w:val="21"/>
        </w:rPr>
        <w:t>정보나</w:t>
      </w:r>
      <w:r w:rsidRPr="0027082E">
        <w:rPr>
          <w:sz w:val="21"/>
          <w:szCs w:val="21"/>
        </w:rPr>
        <w:t xml:space="preserve"> </w:t>
      </w:r>
      <w:r w:rsidRPr="0027082E">
        <w:rPr>
          <w:sz w:val="21"/>
          <w:szCs w:val="21"/>
        </w:rPr>
        <w:t>자료를</w:t>
      </w:r>
      <w:r w:rsidRPr="0027082E">
        <w:rPr>
          <w:sz w:val="21"/>
          <w:szCs w:val="21"/>
        </w:rPr>
        <w:t xml:space="preserve"> </w:t>
      </w:r>
      <w:r w:rsidRPr="0027082E">
        <w:rPr>
          <w:sz w:val="21"/>
          <w:szCs w:val="21"/>
        </w:rPr>
        <w:t>제공받지</w:t>
      </w:r>
      <w:r w:rsidRPr="0027082E">
        <w:rPr>
          <w:sz w:val="21"/>
          <w:szCs w:val="21"/>
        </w:rPr>
        <w:t xml:space="preserve"> </w:t>
      </w:r>
      <w:r w:rsidRPr="0027082E">
        <w:rPr>
          <w:sz w:val="21"/>
          <w:szCs w:val="21"/>
        </w:rPr>
        <w:t>못하였기</w:t>
      </w:r>
      <w:r w:rsidRPr="0027082E">
        <w:rPr>
          <w:sz w:val="21"/>
          <w:szCs w:val="21"/>
        </w:rPr>
        <w:t xml:space="preserve"> </w:t>
      </w:r>
      <w:r w:rsidRPr="0027082E">
        <w:rPr>
          <w:sz w:val="21"/>
          <w:szCs w:val="21"/>
        </w:rPr>
        <w:t>때문에</w:t>
      </w:r>
      <w:r w:rsidRPr="0027082E">
        <w:rPr>
          <w:sz w:val="21"/>
          <w:szCs w:val="21"/>
        </w:rPr>
        <w:t xml:space="preserve">, </w:t>
      </w:r>
      <w:r w:rsidRPr="0027082E">
        <w:rPr>
          <w:rFonts w:hint="eastAsia"/>
          <w:sz w:val="21"/>
          <w:szCs w:val="21"/>
        </w:rPr>
        <w:t>대상</w:t>
      </w:r>
      <w:r w:rsidRPr="0027082E">
        <w:rPr>
          <w:sz w:val="21"/>
          <w:szCs w:val="21"/>
        </w:rPr>
        <w:t>회사</w:t>
      </w:r>
      <w:r w:rsidRPr="0027082E">
        <w:rPr>
          <w:rFonts w:hint="eastAsia"/>
          <w:sz w:val="21"/>
          <w:szCs w:val="21"/>
        </w:rPr>
        <w:t>가</w:t>
      </w:r>
      <w:r w:rsidRPr="0027082E">
        <w:rPr>
          <w:sz w:val="21"/>
          <w:szCs w:val="21"/>
        </w:rPr>
        <w:t xml:space="preserve"> </w:t>
      </w:r>
      <w:r w:rsidRPr="0027082E">
        <w:rPr>
          <w:sz w:val="21"/>
          <w:szCs w:val="21"/>
        </w:rPr>
        <w:t>자료</w:t>
      </w:r>
      <w:r w:rsidRPr="0027082E">
        <w:rPr>
          <w:sz w:val="21"/>
          <w:szCs w:val="21"/>
        </w:rPr>
        <w:t xml:space="preserve"> </w:t>
      </w:r>
      <w:r w:rsidRPr="0027082E">
        <w:rPr>
          <w:sz w:val="21"/>
          <w:szCs w:val="21"/>
        </w:rPr>
        <w:t>또는</w:t>
      </w:r>
      <w:r w:rsidRPr="0027082E">
        <w:rPr>
          <w:sz w:val="21"/>
          <w:szCs w:val="21"/>
        </w:rPr>
        <w:t xml:space="preserve"> </w:t>
      </w:r>
      <w:r w:rsidRPr="0027082E">
        <w:rPr>
          <w:sz w:val="21"/>
          <w:szCs w:val="21"/>
        </w:rPr>
        <w:t>정보를</w:t>
      </w:r>
      <w:r w:rsidRPr="0027082E">
        <w:rPr>
          <w:sz w:val="21"/>
          <w:szCs w:val="21"/>
        </w:rPr>
        <w:t xml:space="preserve"> </w:t>
      </w:r>
      <w:r w:rsidRPr="0027082E">
        <w:rPr>
          <w:sz w:val="21"/>
          <w:szCs w:val="21"/>
        </w:rPr>
        <w:t>제공하지</w:t>
      </w:r>
      <w:r w:rsidRPr="0027082E">
        <w:rPr>
          <w:sz w:val="21"/>
          <w:szCs w:val="21"/>
        </w:rPr>
        <w:t xml:space="preserve"> </w:t>
      </w:r>
      <w:r w:rsidRPr="0027082E">
        <w:rPr>
          <w:sz w:val="21"/>
          <w:szCs w:val="21"/>
        </w:rPr>
        <w:t>않은</w:t>
      </w:r>
      <w:r w:rsidRPr="0027082E">
        <w:rPr>
          <w:sz w:val="21"/>
          <w:szCs w:val="21"/>
        </w:rPr>
        <w:t xml:space="preserve"> </w:t>
      </w:r>
      <w:r w:rsidRPr="0027082E">
        <w:rPr>
          <w:sz w:val="21"/>
          <w:szCs w:val="21"/>
        </w:rPr>
        <w:t>부분에</w:t>
      </w:r>
      <w:r w:rsidRPr="0027082E">
        <w:rPr>
          <w:sz w:val="21"/>
          <w:szCs w:val="21"/>
        </w:rPr>
        <w:t xml:space="preserve"> </w:t>
      </w:r>
      <w:r w:rsidRPr="0027082E">
        <w:rPr>
          <w:sz w:val="21"/>
          <w:szCs w:val="21"/>
        </w:rPr>
        <w:t>대하여는</w:t>
      </w:r>
      <w:r w:rsidRPr="0027082E">
        <w:rPr>
          <w:sz w:val="21"/>
          <w:szCs w:val="21"/>
        </w:rPr>
        <w:t xml:space="preserve"> </w:t>
      </w:r>
      <w:r w:rsidRPr="0027082E">
        <w:rPr>
          <w:sz w:val="21"/>
          <w:szCs w:val="21"/>
        </w:rPr>
        <w:t>본건</w:t>
      </w:r>
      <w:r w:rsidRPr="0027082E">
        <w:rPr>
          <w:sz w:val="21"/>
          <w:szCs w:val="21"/>
        </w:rPr>
        <w:t xml:space="preserve"> </w:t>
      </w:r>
      <w:r w:rsidRPr="0027082E">
        <w:rPr>
          <w:sz w:val="21"/>
          <w:szCs w:val="21"/>
        </w:rPr>
        <w:t>법률실사에서</w:t>
      </w:r>
      <w:r w:rsidRPr="0027082E">
        <w:rPr>
          <w:sz w:val="21"/>
          <w:szCs w:val="21"/>
        </w:rPr>
        <w:t xml:space="preserve"> </w:t>
      </w:r>
      <w:r w:rsidRPr="0027082E">
        <w:rPr>
          <w:sz w:val="21"/>
          <w:szCs w:val="21"/>
        </w:rPr>
        <w:t>조사</w:t>
      </w:r>
      <w:r w:rsidRPr="0027082E">
        <w:rPr>
          <w:sz w:val="21"/>
          <w:szCs w:val="21"/>
        </w:rPr>
        <w:t>·</w:t>
      </w:r>
      <w:r w:rsidRPr="0027082E">
        <w:rPr>
          <w:sz w:val="21"/>
          <w:szCs w:val="21"/>
        </w:rPr>
        <w:t>검토</w:t>
      </w:r>
      <w:r w:rsidRPr="0027082E">
        <w:rPr>
          <w:sz w:val="21"/>
          <w:szCs w:val="21"/>
        </w:rPr>
        <w:t xml:space="preserve"> </w:t>
      </w:r>
      <w:r w:rsidRPr="0027082E">
        <w:rPr>
          <w:sz w:val="21"/>
          <w:szCs w:val="21"/>
        </w:rPr>
        <w:t>등이</w:t>
      </w:r>
      <w:r w:rsidRPr="0027082E">
        <w:rPr>
          <w:sz w:val="21"/>
          <w:szCs w:val="21"/>
        </w:rPr>
        <w:t xml:space="preserve"> </w:t>
      </w:r>
      <w:r w:rsidRPr="0027082E">
        <w:rPr>
          <w:sz w:val="21"/>
          <w:szCs w:val="21"/>
        </w:rPr>
        <w:t>이루어지지</w:t>
      </w:r>
      <w:r w:rsidRPr="0027082E">
        <w:rPr>
          <w:sz w:val="21"/>
          <w:szCs w:val="21"/>
        </w:rPr>
        <w:t xml:space="preserve"> </w:t>
      </w:r>
      <w:r w:rsidRPr="0027082E">
        <w:rPr>
          <w:sz w:val="21"/>
          <w:szCs w:val="21"/>
        </w:rPr>
        <w:t>아니하였을</w:t>
      </w:r>
      <w:r w:rsidRPr="0027082E">
        <w:rPr>
          <w:sz w:val="21"/>
          <w:szCs w:val="21"/>
        </w:rPr>
        <w:t xml:space="preserve"> </w:t>
      </w:r>
      <w:r w:rsidRPr="0027082E">
        <w:rPr>
          <w:sz w:val="21"/>
          <w:szCs w:val="21"/>
        </w:rPr>
        <w:t>수</w:t>
      </w:r>
      <w:r w:rsidRPr="0027082E">
        <w:rPr>
          <w:sz w:val="21"/>
          <w:szCs w:val="21"/>
        </w:rPr>
        <w:t xml:space="preserve"> </w:t>
      </w:r>
      <w:r w:rsidRPr="0027082E">
        <w:rPr>
          <w:sz w:val="21"/>
          <w:szCs w:val="21"/>
        </w:rPr>
        <w:t>있으며</w:t>
      </w:r>
      <w:r w:rsidRPr="0027082E">
        <w:rPr>
          <w:sz w:val="21"/>
          <w:szCs w:val="21"/>
        </w:rPr>
        <w:t xml:space="preserve">, </w:t>
      </w:r>
      <w:r w:rsidRPr="0027082E">
        <w:rPr>
          <w:sz w:val="21"/>
          <w:szCs w:val="21"/>
        </w:rPr>
        <w:t>그로</w:t>
      </w:r>
      <w:r w:rsidRPr="0027082E">
        <w:rPr>
          <w:sz w:val="21"/>
          <w:szCs w:val="21"/>
        </w:rPr>
        <w:t xml:space="preserve"> </w:t>
      </w:r>
      <w:r w:rsidRPr="0027082E">
        <w:rPr>
          <w:sz w:val="21"/>
          <w:szCs w:val="21"/>
        </w:rPr>
        <w:t>인하여</w:t>
      </w:r>
      <w:r w:rsidRPr="0027082E">
        <w:rPr>
          <w:sz w:val="21"/>
          <w:szCs w:val="21"/>
        </w:rPr>
        <w:t xml:space="preserve"> </w:t>
      </w:r>
      <w:r w:rsidRPr="0027082E">
        <w:rPr>
          <w:sz w:val="21"/>
          <w:szCs w:val="21"/>
        </w:rPr>
        <w:t>중요한</w:t>
      </w:r>
      <w:r w:rsidRPr="0027082E">
        <w:rPr>
          <w:sz w:val="21"/>
          <w:szCs w:val="21"/>
        </w:rPr>
        <w:t xml:space="preserve"> </w:t>
      </w:r>
      <w:r w:rsidRPr="0027082E">
        <w:rPr>
          <w:sz w:val="21"/>
          <w:szCs w:val="21"/>
        </w:rPr>
        <w:t>사실이</w:t>
      </w:r>
      <w:r w:rsidRPr="0027082E">
        <w:rPr>
          <w:sz w:val="21"/>
          <w:szCs w:val="21"/>
        </w:rPr>
        <w:t xml:space="preserve"> </w:t>
      </w:r>
      <w:r w:rsidRPr="0027082E">
        <w:rPr>
          <w:sz w:val="21"/>
          <w:szCs w:val="21"/>
        </w:rPr>
        <w:t>누락되어</w:t>
      </w:r>
      <w:r w:rsidRPr="0027082E">
        <w:rPr>
          <w:sz w:val="21"/>
          <w:szCs w:val="21"/>
        </w:rPr>
        <w:t xml:space="preserve"> </w:t>
      </w:r>
      <w:r w:rsidRPr="0027082E">
        <w:rPr>
          <w:sz w:val="21"/>
          <w:szCs w:val="21"/>
        </w:rPr>
        <w:t>있을</w:t>
      </w:r>
      <w:r w:rsidRPr="0027082E">
        <w:rPr>
          <w:sz w:val="21"/>
          <w:szCs w:val="21"/>
        </w:rPr>
        <w:t xml:space="preserve"> </w:t>
      </w:r>
      <w:r w:rsidRPr="0027082E">
        <w:rPr>
          <w:sz w:val="21"/>
          <w:szCs w:val="21"/>
        </w:rPr>
        <w:t>가능성</w:t>
      </w:r>
      <w:r w:rsidRPr="0027082E">
        <w:rPr>
          <w:rFonts w:hint="eastAsia"/>
          <w:sz w:val="21"/>
          <w:szCs w:val="21"/>
        </w:rPr>
        <w:t>이</w:t>
      </w:r>
      <w:r w:rsidRPr="0027082E">
        <w:rPr>
          <w:rFonts w:hint="eastAsia"/>
          <w:sz w:val="21"/>
          <w:szCs w:val="21"/>
        </w:rPr>
        <w:t xml:space="preserve"> </w:t>
      </w:r>
      <w:r w:rsidRPr="0027082E">
        <w:rPr>
          <w:rFonts w:hint="eastAsia"/>
          <w:sz w:val="21"/>
          <w:szCs w:val="21"/>
        </w:rPr>
        <w:t>있음</w:t>
      </w:r>
      <w:r w:rsidRPr="0027082E">
        <w:rPr>
          <w:sz w:val="21"/>
          <w:szCs w:val="21"/>
        </w:rPr>
        <w:t>을</w:t>
      </w:r>
      <w:r w:rsidRPr="0027082E">
        <w:rPr>
          <w:sz w:val="21"/>
          <w:szCs w:val="21"/>
        </w:rPr>
        <w:t xml:space="preserve"> </w:t>
      </w:r>
      <w:r w:rsidRPr="0027082E">
        <w:rPr>
          <w:sz w:val="21"/>
          <w:szCs w:val="21"/>
        </w:rPr>
        <w:t>알려드립니다</w:t>
      </w:r>
      <w:r w:rsidRPr="0027082E">
        <w:rPr>
          <w:sz w:val="21"/>
          <w:szCs w:val="21"/>
        </w:rPr>
        <w:t>.</w:t>
      </w:r>
      <w:r w:rsidRPr="0027082E">
        <w:rPr>
          <w:rFonts w:hint="eastAsia"/>
          <w:sz w:val="21"/>
          <w:szCs w:val="21"/>
        </w:rPr>
        <w:t xml:space="preserve"> </w:t>
      </w:r>
      <w:r w:rsidRPr="0027082E">
        <w:rPr>
          <w:sz w:val="21"/>
          <w:szCs w:val="21"/>
        </w:rPr>
        <w:t>또한</w:t>
      </w:r>
      <w:r w:rsidRPr="0027082E">
        <w:rPr>
          <w:sz w:val="21"/>
          <w:szCs w:val="21"/>
        </w:rPr>
        <w:t xml:space="preserve">, </w:t>
      </w:r>
      <w:r w:rsidRPr="0027082E">
        <w:rPr>
          <w:sz w:val="21"/>
          <w:szCs w:val="21"/>
        </w:rPr>
        <w:t>본</w:t>
      </w:r>
      <w:r w:rsidRPr="0027082E">
        <w:rPr>
          <w:sz w:val="21"/>
          <w:szCs w:val="21"/>
        </w:rPr>
        <w:t xml:space="preserve"> </w:t>
      </w:r>
      <w:r w:rsidRPr="0027082E">
        <w:rPr>
          <w:sz w:val="21"/>
          <w:szCs w:val="21"/>
        </w:rPr>
        <w:t>실사보고서에</w:t>
      </w:r>
      <w:r w:rsidRPr="0027082E">
        <w:rPr>
          <w:sz w:val="21"/>
          <w:szCs w:val="21"/>
        </w:rPr>
        <w:t xml:space="preserve"> </w:t>
      </w:r>
      <w:r w:rsidRPr="0027082E">
        <w:rPr>
          <w:sz w:val="21"/>
          <w:szCs w:val="21"/>
        </w:rPr>
        <w:t>언급된</w:t>
      </w:r>
      <w:r w:rsidRPr="0027082E">
        <w:rPr>
          <w:sz w:val="21"/>
          <w:szCs w:val="21"/>
        </w:rPr>
        <w:t xml:space="preserve"> </w:t>
      </w:r>
      <w:r w:rsidRPr="0027082E">
        <w:rPr>
          <w:sz w:val="21"/>
          <w:szCs w:val="21"/>
        </w:rPr>
        <w:t>법률검토는</w:t>
      </w:r>
      <w:r w:rsidRPr="0027082E">
        <w:rPr>
          <w:sz w:val="21"/>
          <w:szCs w:val="21"/>
        </w:rPr>
        <w:t xml:space="preserve"> </w:t>
      </w:r>
      <w:r w:rsidRPr="0027082E">
        <w:rPr>
          <w:sz w:val="21"/>
          <w:szCs w:val="21"/>
        </w:rPr>
        <w:t>오로지</w:t>
      </w:r>
      <w:r w:rsidRPr="0027082E">
        <w:rPr>
          <w:sz w:val="21"/>
          <w:szCs w:val="21"/>
        </w:rPr>
        <w:t xml:space="preserve"> </w:t>
      </w:r>
      <w:r w:rsidRPr="0027082E">
        <w:rPr>
          <w:sz w:val="21"/>
          <w:szCs w:val="21"/>
        </w:rPr>
        <w:t>대한민국의</w:t>
      </w:r>
      <w:r w:rsidRPr="0027082E">
        <w:rPr>
          <w:sz w:val="21"/>
          <w:szCs w:val="21"/>
        </w:rPr>
        <w:t xml:space="preserve"> </w:t>
      </w:r>
      <w:r w:rsidRPr="0027082E">
        <w:rPr>
          <w:sz w:val="21"/>
          <w:szCs w:val="21"/>
        </w:rPr>
        <w:t>법령과</w:t>
      </w:r>
      <w:r w:rsidRPr="0027082E">
        <w:rPr>
          <w:sz w:val="21"/>
          <w:szCs w:val="21"/>
        </w:rPr>
        <w:t xml:space="preserve"> </w:t>
      </w:r>
      <w:r w:rsidRPr="0027082E">
        <w:rPr>
          <w:sz w:val="21"/>
          <w:szCs w:val="21"/>
        </w:rPr>
        <w:t>관련</w:t>
      </w:r>
      <w:r w:rsidRPr="0027082E">
        <w:rPr>
          <w:rFonts w:hint="eastAsia"/>
          <w:sz w:val="21"/>
          <w:szCs w:val="21"/>
        </w:rPr>
        <w:t>해</w:t>
      </w:r>
      <w:r w:rsidRPr="0027082E">
        <w:rPr>
          <w:sz w:val="21"/>
          <w:szCs w:val="21"/>
        </w:rPr>
        <w:t>서만</w:t>
      </w:r>
      <w:r w:rsidRPr="0027082E">
        <w:rPr>
          <w:sz w:val="21"/>
          <w:szCs w:val="21"/>
        </w:rPr>
        <w:t xml:space="preserve"> </w:t>
      </w:r>
      <w:r w:rsidRPr="0027082E">
        <w:rPr>
          <w:rFonts w:hint="eastAsia"/>
          <w:sz w:val="21"/>
          <w:szCs w:val="21"/>
        </w:rPr>
        <w:t>행해</w:t>
      </w:r>
      <w:r w:rsidRPr="0027082E">
        <w:rPr>
          <w:sz w:val="21"/>
          <w:szCs w:val="21"/>
        </w:rPr>
        <w:t>진</w:t>
      </w:r>
      <w:r w:rsidRPr="0027082E">
        <w:rPr>
          <w:sz w:val="21"/>
          <w:szCs w:val="21"/>
        </w:rPr>
        <w:t xml:space="preserve"> </w:t>
      </w:r>
      <w:r w:rsidRPr="0027082E">
        <w:rPr>
          <w:sz w:val="21"/>
          <w:szCs w:val="21"/>
        </w:rPr>
        <w:t>것</w:t>
      </w:r>
      <w:r w:rsidRPr="0027082E">
        <w:rPr>
          <w:rFonts w:hint="eastAsia"/>
          <w:sz w:val="21"/>
          <w:szCs w:val="21"/>
        </w:rPr>
        <w:t>으로</w:t>
      </w:r>
      <w:r w:rsidRPr="0027082E">
        <w:rPr>
          <w:rFonts w:hint="eastAsia"/>
          <w:sz w:val="21"/>
          <w:szCs w:val="21"/>
        </w:rPr>
        <w:t xml:space="preserve"> </w:t>
      </w:r>
      <w:r w:rsidRPr="0027082E">
        <w:rPr>
          <w:rFonts w:hint="eastAsia"/>
          <w:sz w:val="21"/>
          <w:szCs w:val="21"/>
        </w:rPr>
        <w:t>해외법인과</w:t>
      </w:r>
      <w:r w:rsidRPr="0027082E">
        <w:rPr>
          <w:rFonts w:hint="eastAsia"/>
          <w:sz w:val="21"/>
          <w:szCs w:val="21"/>
        </w:rPr>
        <w:t xml:space="preserve"> </w:t>
      </w:r>
      <w:r w:rsidRPr="0027082E">
        <w:rPr>
          <w:rFonts w:hint="eastAsia"/>
          <w:sz w:val="21"/>
          <w:szCs w:val="21"/>
        </w:rPr>
        <w:t>관련된</w:t>
      </w:r>
      <w:r w:rsidRPr="0027082E">
        <w:rPr>
          <w:rFonts w:hint="eastAsia"/>
          <w:sz w:val="21"/>
          <w:szCs w:val="21"/>
        </w:rPr>
        <w:t xml:space="preserve"> </w:t>
      </w:r>
      <w:r w:rsidRPr="0027082E">
        <w:rPr>
          <w:rFonts w:hint="eastAsia"/>
          <w:sz w:val="21"/>
          <w:szCs w:val="21"/>
        </w:rPr>
        <w:t>내용은</w:t>
      </w:r>
      <w:r w:rsidRPr="0027082E">
        <w:rPr>
          <w:rFonts w:hint="eastAsia"/>
          <w:sz w:val="21"/>
          <w:szCs w:val="21"/>
        </w:rPr>
        <w:t xml:space="preserve"> </w:t>
      </w:r>
      <w:r w:rsidRPr="0027082E">
        <w:rPr>
          <w:rFonts w:hint="eastAsia"/>
          <w:sz w:val="21"/>
          <w:szCs w:val="21"/>
        </w:rPr>
        <w:t>대한민국의</w:t>
      </w:r>
      <w:r w:rsidRPr="0027082E">
        <w:rPr>
          <w:rFonts w:hint="eastAsia"/>
          <w:sz w:val="21"/>
          <w:szCs w:val="21"/>
        </w:rPr>
        <w:t xml:space="preserve"> </w:t>
      </w:r>
      <w:r w:rsidRPr="0027082E">
        <w:rPr>
          <w:rFonts w:hint="eastAsia"/>
          <w:sz w:val="21"/>
          <w:szCs w:val="21"/>
        </w:rPr>
        <w:t>법령을</w:t>
      </w:r>
      <w:r w:rsidRPr="0027082E">
        <w:rPr>
          <w:rFonts w:hint="eastAsia"/>
          <w:sz w:val="21"/>
          <w:szCs w:val="21"/>
        </w:rPr>
        <w:t xml:space="preserve"> </w:t>
      </w:r>
      <w:r w:rsidRPr="0027082E">
        <w:rPr>
          <w:rFonts w:hint="eastAsia"/>
          <w:sz w:val="21"/>
          <w:szCs w:val="21"/>
        </w:rPr>
        <w:t>통해</w:t>
      </w:r>
      <w:r w:rsidRPr="0027082E">
        <w:rPr>
          <w:rFonts w:hint="eastAsia"/>
          <w:sz w:val="21"/>
          <w:szCs w:val="21"/>
        </w:rPr>
        <w:t xml:space="preserve"> </w:t>
      </w:r>
      <w:r w:rsidRPr="0027082E">
        <w:rPr>
          <w:rFonts w:hint="eastAsia"/>
          <w:sz w:val="21"/>
          <w:szCs w:val="21"/>
        </w:rPr>
        <w:t>유추하여</w:t>
      </w:r>
      <w:r w:rsidRPr="0027082E">
        <w:rPr>
          <w:rFonts w:hint="eastAsia"/>
          <w:sz w:val="21"/>
          <w:szCs w:val="21"/>
        </w:rPr>
        <w:t xml:space="preserve"> </w:t>
      </w:r>
      <w:r w:rsidRPr="0027082E">
        <w:rPr>
          <w:rFonts w:hint="eastAsia"/>
          <w:sz w:val="21"/>
          <w:szCs w:val="21"/>
        </w:rPr>
        <w:t>참고</w:t>
      </w:r>
      <w:r w:rsidRPr="0027082E">
        <w:rPr>
          <w:rFonts w:hint="eastAsia"/>
          <w:sz w:val="21"/>
          <w:szCs w:val="21"/>
        </w:rPr>
        <w:t xml:space="preserve"> </w:t>
      </w:r>
      <w:r w:rsidRPr="0027082E">
        <w:rPr>
          <w:rFonts w:hint="eastAsia"/>
          <w:sz w:val="21"/>
          <w:szCs w:val="21"/>
        </w:rPr>
        <w:t>목적으로</w:t>
      </w:r>
      <w:r w:rsidRPr="0027082E">
        <w:rPr>
          <w:rFonts w:hint="eastAsia"/>
          <w:sz w:val="21"/>
          <w:szCs w:val="21"/>
        </w:rPr>
        <w:t xml:space="preserve"> </w:t>
      </w:r>
      <w:r w:rsidRPr="0027082E">
        <w:rPr>
          <w:rFonts w:hint="eastAsia"/>
          <w:sz w:val="21"/>
          <w:szCs w:val="21"/>
        </w:rPr>
        <w:t>기재된</w:t>
      </w:r>
      <w:r w:rsidRPr="0027082E">
        <w:rPr>
          <w:rFonts w:hint="eastAsia"/>
          <w:sz w:val="21"/>
          <w:szCs w:val="21"/>
        </w:rPr>
        <w:t xml:space="preserve"> </w:t>
      </w:r>
      <w:r w:rsidRPr="0027082E">
        <w:rPr>
          <w:rFonts w:hint="eastAsia"/>
          <w:sz w:val="21"/>
          <w:szCs w:val="21"/>
        </w:rPr>
        <w:t>것이고</w:t>
      </w:r>
      <w:r w:rsidRPr="0027082E">
        <w:rPr>
          <w:sz w:val="21"/>
          <w:szCs w:val="21"/>
        </w:rPr>
        <w:t xml:space="preserve">, </w:t>
      </w:r>
      <w:r w:rsidRPr="0027082E">
        <w:rPr>
          <w:sz w:val="21"/>
          <w:szCs w:val="21"/>
        </w:rPr>
        <w:t>동</w:t>
      </w:r>
      <w:r w:rsidRPr="0027082E">
        <w:rPr>
          <w:sz w:val="21"/>
          <w:szCs w:val="21"/>
        </w:rPr>
        <w:t xml:space="preserve"> </w:t>
      </w:r>
      <w:r w:rsidRPr="0027082E">
        <w:rPr>
          <w:sz w:val="21"/>
          <w:szCs w:val="21"/>
        </w:rPr>
        <w:t>실사보고서에</w:t>
      </w:r>
      <w:r w:rsidRPr="0027082E">
        <w:rPr>
          <w:sz w:val="21"/>
          <w:szCs w:val="21"/>
        </w:rPr>
        <w:t xml:space="preserve"> </w:t>
      </w:r>
      <w:r w:rsidRPr="0027082E">
        <w:rPr>
          <w:sz w:val="21"/>
          <w:szCs w:val="21"/>
        </w:rPr>
        <w:t>기술된</w:t>
      </w:r>
      <w:r w:rsidRPr="0027082E">
        <w:rPr>
          <w:sz w:val="21"/>
          <w:szCs w:val="21"/>
        </w:rPr>
        <w:t xml:space="preserve"> </w:t>
      </w:r>
      <w:r w:rsidRPr="0027082E">
        <w:rPr>
          <w:sz w:val="21"/>
          <w:szCs w:val="21"/>
        </w:rPr>
        <w:t>일반적인</w:t>
      </w:r>
      <w:r w:rsidRPr="0027082E">
        <w:rPr>
          <w:sz w:val="21"/>
          <w:szCs w:val="21"/>
        </w:rPr>
        <w:t xml:space="preserve"> </w:t>
      </w:r>
      <w:r w:rsidRPr="0027082E">
        <w:rPr>
          <w:sz w:val="21"/>
          <w:szCs w:val="21"/>
        </w:rPr>
        <w:t>대한민국의</w:t>
      </w:r>
      <w:r w:rsidRPr="0027082E">
        <w:rPr>
          <w:sz w:val="21"/>
          <w:szCs w:val="21"/>
        </w:rPr>
        <w:t xml:space="preserve"> </w:t>
      </w:r>
      <w:r w:rsidRPr="0027082E">
        <w:rPr>
          <w:sz w:val="21"/>
          <w:szCs w:val="21"/>
        </w:rPr>
        <w:t>법령</w:t>
      </w:r>
      <w:r w:rsidRPr="0027082E">
        <w:rPr>
          <w:sz w:val="21"/>
          <w:szCs w:val="21"/>
        </w:rPr>
        <w:t xml:space="preserve"> </w:t>
      </w:r>
      <w:r w:rsidRPr="0027082E">
        <w:rPr>
          <w:sz w:val="21"/>
          <w:szCs w:val="21"/>
        </w:rPr>
        <w:t>체계에</w:t>
      </w:r>
      <w:r w:rsidRPr="0027082E">
        <w:rPr>
          <w:sz w:val="21"/>
          <w:szCs w:val="21"/>
        </w:rPr>
        <w:t xml:space="preserve"> </w:t>
      </w:r>
      <w:r w:rsidRPr="0027082E">
        <w:rPr>
          <w:sz w:val="21"/>
          <w:szCs w:val="21"/>
        </w:rPr>
        <w:t>대한</w:t>
      </w:r>
      <w:r w:rsidRPr="0027082E">
        <w:rPr>
          <w:sz w:val="21"/>
          <w:szCs w:val="21"/>
        </w:rPr>
        <w:t xml:space="preserve"> </w:t>
      </w:r>
      <w:r w:rsidRPr="0027082E">
        <w:rPr>
          <w:sz w:val="21"/>
          <w:szCs w:val="21"/>
        </w:rPr>
        <w:t>설명은</w:t>
      </w:r>
      <w:r w:rsidRPr="0027082E">
        <w:rPr>
          <w:sz w:val="21"/>
          <w:szCs w:val="21"/>
        </w:rPr>
        <w:t xml:space="preserve"> </w:t>
      </w:r>
      <w:r w:rsidRPr="0027082E">
        <w:rPr>
          <w:sz w:val="21"/>
          <w:szCs w:val="21"/>
        </w:rPr>
        <w:t>구체적인</w:t>
      </w:r>
      <w:r w:rsidRPr="0027082E">
        <w:rPr>
          <w:sz w:val="21"/>
          <w:szCs w:val="21"/>
        </w:rPr>
        <w:t xml:space="preserve"> </w:t>
      </w:r>
      <w:r w:rsidRPr="0027082E">
        <w:rPr>
          <w:sz w:val="21"/>
          <w:szCs w:val="21"/>
        </w:rPr>
        <w:t>사안에</w:t>
      </w:r>
      <w:r w:rsidRPr="0027082E">
        <w:rPr>
          <w:sz w:val="21"/>
          <w:szCs w:val="21"/>
        </w:rPr>
        <w:t xml:space="preserve"> </w:t>
      </w:r>
      <w:r w:rsidRPr="0027082E">
        <w:rPr>
          <w:sz w:val="21"/>
          <w:szCs w:val="21"/>
        </w:rPr>
        <w:t>대한</w:t>
      </w:r>
      <w:r w:rsidRPr="0027082E">
        <w:rPr>
          <w:sz w:val="21"/>
          <w:szCs w:val="21"/>
        </w:rPr>
        <w:t xml:space="preserve"> </w:t>
      </w:r>
      <w:r w:rsidRPr="0027082E">
        <w:rPr>
          <w:sz w:val="21"/>
          <w:szCs w:val="21"/>
        </w:rPr>
        <w:t>저희</w:t>
      </w:r>
      <w:r w:rsidRPr="0027082E">
        <w:rPr>
          <w:sz w:val="21"/>
          <w:szCs w:val="21"/>
        </w:rPr>
        <w:t xml:space="preserve"> </w:t>
      </w:r>
      <w:r w:rsidRPr="0027082E">
        <w:rPr>
          <w:sz w:val="21"/>
          <w:szCs w:val="21"/>
        </w:rPr>
        <w:t>사무소의</w:t>
      </w:r>
      <w:r w:rsidRPr="0027082E">
        <w:rPr>
          <w:sz w:val="21"/>
          <w:szCs w:val="21"/>
        </w:rPr>
        <w:t xml:space="preserve"> </w:t>
      </w:r>
      <w:r w:rsidRPr="0027082E">
        <w:rPr>
          <w:sz w:val="21"/>
          <w:szCs w:val="21"/>
        </w:rPr>
        <w:t>공식적인</w:t>
      </w:r>
      <w:r w:rsidRPr="0027082E">
        <w:rPr>
          <w:sz w:val="21"/>
          <w:szCs w:val="21"/>
        </w:rPr>
        <w:t xml:space="preserve"> </w:t>
      </w:r>
      <w:r w:rsidRPr="0027082E">
        <w:rPr>
          <w:sz w:val="21"/>
          <w:szCs w:val="21"/>
        </w:rPr>
        <w:t>법률의견이</w:t>
      </w:r>
      <w:r w:rsidRPr="0027082E">
        <w:rPr>
          <w:sz w:val="21"/>
          <w:szCs w:val="21"/>
        </w:rPr>
        <w:t xml:space="preserve"> </w:t>
      </w:r>
      <w:r w:rsidRPr="0027082E">
        <w:rPr>
          <w:sz w:val="21"/>
          <w:szCs w:val="21"/>
        </w:rPr>
        <w:t>아니며</w:t>
      </w:r>
      <w:r w:rsidRPr="0027082E">
        <w:rPr>
          <w:sz w:val="21"/>
          <w:szCs w:val="21"/>
        </w:rPr>
        <w:t xml:space="preserve"> </w:t>
      </w:r>
      <w:r w:rsidRPr="0027082E">
        <w:rPr>
          <w:sz w:val="21"/>
          <w:szCs w:val="21"/>
        </w:rPr>
        <w:t>일반적인</w:t>
      </w:r>
      <w:r w:rsidRPr="0027082E">
        <w:rPr>
          <w:sz w:val="21"/>
          <w:szCs w:val="21"/>
        </w:rPr>
        <w:t xml:space="preserve"> </w:t>
      </w:r>
      <w:r w:rsidRPr="0027082E">
        <w:rPr>
          <w:sz w:val="21"/>
          <w:szCs w:val="21"/>
        </w:rPr>
        <w:t>설명임을</w:t>
      </w:r>
      <w:r w:rsidRPr="0027082E">
        <w:rPr>
          <w:sz w:val="21"/>
          <w:szCs w:val="21"/>
        </w:rPr>
        <w:t xml:space="preserve"> </w:t>
      </w:r>
      <w:r w:rsidRPr="0027082E">
        <w:rPr>
          <w:sz w:val="21"/>
          <w:szCs w:val="21"/>
        </w:rPr>
        <w:t>양지하시기</w:t>
      </w:r>
      <w:r w:rsidRPr="0027082E">
        <w:rPr>
          <w:sz w:val="21"/>
          <w:szCs w:val="21"/>
        </w:rPr>
        <w:t xml:space="preserve"> </w:t>
      </w:r>
      <w:r w:rsidRPr="0027082E">
        <w:rPr>
          <w:sz w:val="21"/>
          <w:szCs w:val="21"/>
        </w:rPr>
        <w:t>바랍니다</w:t>
      </w:r>
      <w:r w:rsidRPr="0027082E">
        <w:rPr>
          <w:sz w:val="21"/>
          <w:szCs w:val="21"/>
        </w:rPr>
        <w:t>.</w:t>
      </w:r>
    </w:p>
    <w:p w14:paraId="1AC51450" w14:textId="77777777" w:rsidR="00621697" w:rsidRDefault="000E274B" w:rsidP="000C613D">
      <w:pPr>
        <w:spacing w:before="40" w:after="120"/>
      </w:pPr>
      <w:r w:rsidRPr="0027082E">
        <w:rPr>
          <w:sz w:val="21"/>
          <w:szCs w:val="21"/>
        </w:rPr>
        <w:t>본</w:t>
      </w:r>
      <w:r w:rsidRPr="0027082E">
        <w:rPr>
          <w:sz w:val="21"/>
          <w:szCs w:val="21"/>
        </w:rPr>
        <w:t xml:space="preserve"> </w:t>
      </w:r>
      <w:r w:rsidRPr="0027082E">
        <w:rPr>
          <w:sz w:val="21"/>
          <w:szCs w:val="21"/>
        </w:rPr>
        <w:t>실사보고서는</w:t>
      </w:r>
      <w:r w:rsidRPr="0027082E">
        <w:rPr>
          <w:sz w:val="21"/>
          <w:szCs w:val="21"/>
        </w:rPr>
        <w:t xml:space="preserve"> </w:t>
      </w:r>
      <w:r w:rsidRPr="0027082E">
        <w:rPr>
          <w:sz w:val="21"/>
          <w:szCs w:val="21"/>
        </w:rPr>
        <w:t>김</w:t>
      </w:r>
      <w:r w:rsidRPr="0027082E">
        <w:rPr>
          <w:sz w:val="21"/>
          <w:szCs w:val="21"/>
        </w:rPr>
        <w:t>∙</w:t>
      </w:r>
      <w:r w:rsidRPr="0027082E">
        <w:rPr>
          <w:sz w:val="21"/>
          <w:szCs w:val="21"/>
        </w:rPr>
        <w:t>장</w:t>
      </w:r>
      <w:r w:rsidRPr="0027082E">
        <w:rPr>
          <w:sz w:val="21"/>
          <w:szCs w:val="21"/>
        </w:rPr>
        <w:t xml:space="preserve"> </w:t>
      </w:r>
      <w:r w:rsidRPr="0027082E">
        <w:rPr>
          <w:sz w:val="21"/>
          <w:szCs w:val="21"/>
        </w:rPr>
        <w:t>법률사무소의</w:t>
      </w:r>
      <w:r w:rsidRPr="0027082E">
        <w:rPr>
          <w:sz w:val="21"/>
          <w:szCs w:val="21"/>
        </w:rPr>
        <w:t xml:space="preserve"> </w:t>
      </w:r>
      <w:r w:rsidRPr="0027082E">
        <w:rPr>
          <w:sz w:val="21"/>
          <w:szCs w:val="21"/>
        </w:rPr>
        <w:t>의뢰인을</w:t>
      </w:r>
      <w:r w:rsidRPr="0027082E">
        <w:rPr>
          <w:sz w:val="21"/>
          <w:szCs w:val="21"/>
        </w:rPr>
        <w:t xml:space="preserve"> </w:t>
      </w:r>
      <w:r w:rsidRPr="0027082E">
        <w:rPr>
          <w:sz w:val="21"/>
          <w:szCs w:val="21"/>
        </w:rPr>
        <w:t>위해</w:t>
      </w:r>
      <w:r w:rsidRPr="0027082E">
        <w:rPr>
          <w:sz w:val="21"/>
          <w:szCs w:val="21"/>
        </w:rPr>
        <w:t xml:space="preserve"> </w:t>
      </w:r>
      <w:r w:rsidRPr="0027082E">
        <w:rPr>
          <w:sz w:val="21"/>
          <w:szCs w:val="21"/>
        </w:rPr>
        <w:t>작성된</w:t>
      </w:r>
      <w:r w:rsidRPr="0027082E">
        <w:rPr>
          <w:sz w:val="21"/>
          <w:szCs w:val="21"/>
        </w:rPr>
        <w:t xml:space="preserve"> </w:t>
      </w:r>
      <w:r w:rsidRPr="0027082E">
        <w:rPr>
          <w:sz w:val="21"/>
          <w:szCs w:val="21"/>
        </w:rPr>
        <w:t>것으로</w:t>
      </w:r>
      <w:r w:rsidRPr="0027082E">
        <w:rPr>
          <w:rFonts w:hint="eastAsia"/>
          <w:sz w:val="21"/>
          <w:szCs w:val="21"/>
        </w:rPr>
        <w:t>서</w:t>
      </w:r>
      <w:r w:rsidRPr="0027082E">
        <w:rPr>
          <w:sz w:val="21"/>
          <w:szCs w:val="21"/>
        </w:rPr>
        <w:t xml:space="preserve"> </w:t>
      </w:r>
      <w:r w:rsidRPr="0027082E">
        <w:rPr>
          <w:rFonts w:hint="eastAsia"/>
          <w:sz w:val="21"/>
          <w:szCs w:val="21"/>
        </w:rPr>
        <w:t>의뢰인이</w:t>
      </w:r>
      <w:r w:rsidRPr="0027082E">
        <w:rPr>
          <w:rFonts w:hint="eastAsia"/>
          <w:sz w:val="21"/>
          <w:szCs w:val="21"/>
        </w:rPr>
        <w:t xml:space="preserve"> </w:t>
      </w:r>
      <w:r w:rsidRPr="0027082E">
        <w:rPr>
          <w:rFonts w:hint="eastAsia"/>
          <w:sz w:val="21"/>
          <w:szCs w:val="21"/>
        </w:rPr>
        <w:t>아닌</w:t>
      </w:r>
      <w:r w:rsidRPr="0027082E">
        <w:rPr>
          <w:rFonts w:hint="eastAsia"/>
          <w:sz w:val="21"/>
          <w:szCs w:val="21"/>
        </w:rPr>
        <w:t xml:space="preserve"> </w:t>
      </w:r>
      <w:r w:rsidRPr="0027082E">
        <w:rPr>
          <w:rFonts w:hint="eastAsia"/>
          <w:sz w:val="21"/>
          <w:szCs w:val="21"/>
        </w:rPr>
        <w:t>제</w:t>
      </w:r>
      <w:r w:rsidRPr="0027082E">
        <w:rPr>
          <w:rFonts w:hint="eastAsia"/>
          <w:sz w:val="21"/>
          <w:szCs w:val="21"/>
        </w:rPr>
        <w:t>3</w:t>
      </w:r>
      <w:r w:rsidRPr="0027082E">
        <w:rPr>
          <w:rFonts w:hint="eastAsia"/>
          <w:sz w:val="21"/>
          <w:szCs w:val="21"/>
        </w:rPr>
        <w:t>자는</w:t>
      </w:r>
      <w:r w:rsidRPr="0027082E">
        <w:rPr>
          <w:rFonts w:hint="eastAsia"/>
          <w:sz w:val="21"/>
          <w:szCs w:val="21"/>
        </w:rPr>
        <w:t xml:space="preserve"> </w:t>
      </w:r>
      <w:r w:rsidRPr="0027082E">
        <w:rPr>
          <w:rFonts w:hint="eastAsia"/>
          <w:sz w:val="21"/>
          <w:szCs w:val="21"/>
        </w:rPr>
        <w:t>본건</w:t>
      </w:r>
      <w:r w:rsidRPr="0027082E">
        <w:rPr>
          <w:rFonts w:hint="eastAsia"/>
          <w:sz w:val="21"/>
          <w:szCs w:val="21"/>
        </w:rPr>
        <w:t xml:space="preserve"> </w:t>
      </w:r>
      <w:r w:rsidRPr="0027082E">
        <w:rPr>
          <w:rFonts w:hint="eastAsia"/>
          <w:sz w:val="21"/>
          <w:szCs w:val="21"/>
        </w:rPr>
        <w:t>거래</w:t>
      </w:r>
      <w:r w:rsidRPr="0027082E">
        <w:rPr>
          <w:rFonts w:hint="eastAsia"/>
          <w:sz w:val="21"/>
          <w:szCs w:val="21"/>
        </w:rPr>
        <w:t xml:space="preserve"> </w:t>
      </w:r>
      <w:r w:rsidRPr="0027082E">
        <w:rPr>
          <w:rFonts w:hint="eastAsia"/>
          <w:sz w:val="21"/>
          <w:szCs w:val="21"/>
        </w:rPr>
        <w:t>또는</w:t>
      </w:r>
      <w:r w:rsidRPr="0027082E">
        <w:rPr>
          <w:rFonts w:hint="eastAsia"/>
          <w:sz w:val="21"/>
          <w:szCs w:val="21"/>
        </w:rPr>
        <w:t xml:space="preserve"> </w:t>
      </w:r>
      <w:r w:rsidRPr="0027082E">
        <w:rPr>
          <w:rFonts w:hint="eastAsia"/>
          <w:sz w:val="21"/>
          <w:szCs w:val="21"/>
        </w:rPr>
        <w:t>기타</w:t>
      </w:r>
      <w:r w:rsidRPr="0027082E">
        <w:rPr>
          <w:rFonts w:hint="eastAsia"/>
          <w:sz w:val="21"/>
          <w:szCs w:val="21"/>
        </w:rPr>
        <w:t xml:space="preserve"> </w:t>
      </w:r>
      <w:r w:rsidRPr="0027082E">
        <w:rPr>
          <w:rFonts w:hint="eastAsia"/>
          <w:sz w:val="21"/>
          <w:szCs w:val="21"/>
        </w:rPr>
        <w:t>목적과</w:t>
      </w:r>
      <w:r w:rsidRPr="0027082E">
        <w:rPr>
          <w:rFonts w:hint="eastAsia"/>
          <w:sz w:val="21"/>
          <w:szCs w:val="21"/>
        </w:rPr>
        <w:t xml:space="preserve"> </w:t>
      </w:r>
      <w:r w:rsidRPr="0027082E">
        <w:rPr>
          <w:rFonts w:hint="eastAsia"/>
          <w:sz w:val="21"/>
          <w:szCs w:val="21"/>
        </w:rPr>
        <w:t>관련하여</w:t>
      </w:r>
      <w:r w:rsidRPr="0027082E">
        <w:rPr>
          <w:rFonts w:hint="eastAsia"/>
          <w:sz w:val="21"/>
          <w:szCs w:val="21"/>
        </w:rPr>
        <w:t xml:space="preserve"> </w:t>
      </w:r>
      <w:r w:rsidRPr="0027082E">
        <w:rPr>
          <w:rFonts w:hint="eastAsia"/>
          <w:sz w:val="21"/>
          <w:szCs w:val="21"/>
        </w:rPr>
        <w:t>본</w:t>
      </w:r>
      <w:r w:rsidRPr="0027082E">
        <w:rPr>
          <w:rFonts w:hint="eastAsia"/>
          <w:sz w:val="21"/>
          <w:szCs w:val="21"/>
        </w:rPr>
        <w:t xml:space="preserve"> </w:t>
      </w:r>
      <w:r w:rsidRPr="0027082E">
        <w:rPr>
          <w:rFonts w:hint="eastAsia"/>
          <w:sz w:val="21"/>
          <w:szCs w:val="21"/>
        </w:rPr>
        <w:t>실사보고서에</w:t>
      </w:r>
      <w:r w:rsidRPr="0027082E">
        <w:rPr>
          <w:rFonts w:hint="eastAsia"/>
          <w:sz w:val="21"/>
          <w:szCs w:val="21"/>
        </w:rPr>
        <w:t xml:space="preserve"> </w:t>
      </w:r>
      <w:r w:rsidRPr="0027082E">
        <w:rPr>
          <w:rFonts w:hint="eastAsia"/>
          <w:sz w:val="21"/>
          <w:szCs w:val="21"/>
        </w:rPr>
        <w:t>의존하여서는</w:t>
      </w:r>
      <w:r w:rsidRPr="0027082E">
        <w:rPr>
          <w:rFonts w:hint="eastAsia"/>
          <w:sz w:val="21"/>
          <w:szCs w:val="21"/>
        </w:rPr>
        <w:t xml:space="preserve"> </w:t>
      </w:r>
      <w:r w:rsidRPr="0027082E">
        <w:rPr>
          <w:rFonts w:hint="eastAsia"/>
          <w:sz w:val="21"/>
          <w:szCs w:val="21"/>
        </w:rPr>
        <w:t>아니</w:t>
      </w:r>
      <w:r w:rsidRPr="0027082E">
        <w:rPr>
          <w:rFonts w:hint="eastAsia"/>
          <w:sz w:val="21"/>
          <w:szCs w:val="21"/>
        </w:rPr>
        <w:t xml:space="preserve"> </w:t>
      </w:r>
      <w:r w:rsidRPr="0027082E">
        <w:rPr>
          <w:rFonts w:hint="eastAsia"/>
          <w:sz w:val="21"/>
          <w:szCs w:val="21"/>
        </w:rPr>
        <w:t>되며</w:t>
      </w:r>
      <w:r w:rsidRPr="0027082E">
        <w:rPr>
          <w:rFonts w:hint="eastAsia"/>
          <w:sz w:val="21"/>
          <w:szCs w:val="21"/>
        </w:rPr>
        <w:t>,</w:t>
      </w:r>
      <w:r w:rsidRPr="0027082E">
        <w:rPr>
          <w:sz w:val="21"/>
          <w:szCs w:val="21"/>
        </w:rPr>
        <w:t xml:space="preserve"> </w:t>
      </w:r>
      <w:r w:rsidRPr="0027082E">
        <w:rPr>
          <w:sz w:val="21"/>
          <w:szCs w:val="21"/>
        </w:rPr>
        <w:t>김</w:t>
      </w:r>
      <w:r w:rsidRPr="0027082E">
        <w:rPr>
          <w:sz w:val="21"/>
          <w:szCs w:val="21"/>
        </w:rPr>
        <w:t>∙</w:t>
      </w:r>
      <w:r w:rsidRPr="0027082E">
        <w:rPr>
          <w:sz w:val="21"/>
          <w:szCs w:val="21"/>
        </w:rPr>
        <w:t>장</w:t>
      </w:r>
      <w:r w:rsidRPr="0027082E">
        <w:rPr>
          <w:sz w:val="21"/>
          <w:szCs w:val="21"/>
        </w:rPr>
        <w:t xml:space="preserve"> </w:t>
      </w:r>
      <w:r w:rsidRPr="0027082E">
        <w:rPr>
          <w:sz w:val="21"/>
          <w:szCs w:val="21"/>
        </w:rPr>
        <w:t>법률사무소</w:t>
      </w:r>
      <w:r w:rsidRPr="0027082E">
        <w:rPr>
          <w:rFonts w:hint="eastAsia"/>
          <w:sz w:val="21"/>
          <w:szCs w:val="21"/>
        </w:rPr>
        <w:t>는</w:t>
      </w:r>
      <w:r w:rsidRPr="0027082E">
        <w:rPr>
          <w:rFonts w:hint="eastAsia"/>
          <w:sz w:val="21"/>
          <w:szCs w:val="21"/>
        </w:rPr>
        <w:t xml:space="preserve"> </w:t>
      </w:r>
      <w:r w:rsidRPr="0027082E">
        <w:rPr>
          <w:rFonts w:hint="eastAsia"/>
          <w:sz w:val="21"/>
          <w:szCs w:val="21"/>
        </w:rPr>
        <w:t>제</w:t>
      </w:r>
      <w:r w:rsidRPr="0027082E">
        <w:rPr>
          <w:rFonts w:hint="eastAsia"/>
          <w:sz w:val="21"/>
          <w:szCs w:val="21"/>
        </w:rPr>
        <w:t>3</w:t>
      </w:r>
      <w:r w:rsidRPr="0027082E">
        <w:rPr>
          <w:rFonts w:hint="eastAsia"/>
          <w:sz w:val="21"/>
          <w:szCs w:val="21"/>
        </w:rPr>
        <w:t>자에</w:t>
      </w:r>
      <w:r w:rsidRPr="0027082E">
        <w:rPr>
          <w:rFonts w:hint="eastAsia"/>
          <w:sz w:val="21"/>
          <w:szCs w:val="21"/>
        </w:rPr>
        <w:t xml:space="preserve"> </w:t>
      </w:r>
      <w:r w:rsidRPr="0027082E">
        <w:rPr>
          <w:rFonts w:hint="eastAsia"/>
          <w:sz w:val="21"/>
          <w:szCs w:val="21"/>
        </w:rPr>
        <w:t>대하여</w:t>
      </w:r>
      <w:r w:rsidRPr="0027082E">
        <w:rPr>
          <w:rFonts w:hint="eastAsia"/>
          <w:sz w:val="21"/>
          <w:szCs w:val="21"/>
        </w:rPr>
        <w:t xml:space="preserve"> </w:t>
      </w:r>
      <w:r w:rsidRPr="0027082E">
        <w:rPr>
          <w:rFonts w:hint="eastAsia"/>
          <w:sz w:val="21"/>
          <w:szCs w:val="21"/>
        </w:rPr>
        <w:t>본</w:t>
      </w:r>
      <w:r w:rsidRPr="0027082E">
        <w:rPr>
          <w:rFonts w:hint="eastAsia"/>
          <w:sz w:val="21"/>
          <w:szCs w:val="21"/>
        </w:rPr>
        <w:t xml:space="preserve"> </w:t>
      </w:r>
      <w:r w:rsidRPr="0027082E">
        <w:rPr>
          <w:rFonts w:hint="eastAsia"/>
          <w:sz w:val="21"/>
          <w:szCs w:val="21"/>
        </w:rPr>
        <w:t>실사보고서의</w:t>
      </w:r>
      <w:r w:rsidRPr="0027082E">
        <w:rPr>
          <w:rFonts w:hint="eastAsia"/>
          <w:sz w:val="21"/>
          <w:szCs w:val="21"/>
        </w:rPr>
        <w:t xml:space="preserve"> </w:t>
      </w:r>
      <w:r w:rsidRPr="0027082E">
        <w:rPr>
          <w:rFonts w:hint="eastAsia"/>
          <w:sz w:val="21"/>
          <w:szCs w:val="21"/>
        </w:rPr>
        <w:t>내용과</w:t>
      </w:r>
      <w:r w:rsidRPr="0027082E">
        <w:rPr>
          <w:rFonts w:hint="eastAsia"/>
          <w:sz w:val="21"/>
          <w:szCs w:val="21"/>
        </w:rPr>
        <w:t xml:space="preserve"> </w:t>
      </w:r>
      <w:r w:rsidRPr="0027082E">
        <w:rPr>
          <w:rFonts w:hint="eastAsia"/>
          <w:sz w:val="21"/>
          <w:szCs w:val="21"/>
        </w:rPr>
        <w:t>관련하여</w:t>
      </w:r>
      <w:r w:rsidRPr="0027082E">
        <w:rPr>
          <w:rFonts w:hint="eastAsia"/>
          <w:sz w:val="21"/>
          <w:szCs w:val="21"/>
        </w:rPr>
        <w:t xml:space="preserve"> </w:t>
      </w:r>
      <w:r w:rsidRPr="0027082E">
        <w:rPr>
          <w:rFonts w:hint="eastAsia"/>
          <w:sz w:val="21"/>
          <w:szCs w:val="21"/>
        </w:rPr>
        <w:t>어떠한</w:t>
      </w:r>
      <w:r w:rsidRPr="0027082E">
        <w:rPr>
          <w:rFonts w:hint="eastAsia"/>
          <w:sz w:val="21"/>
          <w:szCs w:val="21"/>
        </w:rPr>
        <w:t xml:space="preserve"> </w:t>
      </w:r>
      <w:r w:rsidRPr="0027082E">
        <w:rPr>
          <w:rFonts w:hint="eastAsia"/>
          <w:sz w:val="21"/>
          <w:szCs w:val="21"/>
        </w:rPr>
        <w:t>청구나</w:t>
      </w:r>
      <w:r w:rsidRPr="0027082E">
        <w:rPr>
          <w:rFonts w:hint="eastAsia"/>
          <w:sz w:val="21"/>
          <w:szCs w:val="21"/>
        </w:rPr>
        <w:t xml:space="preserve"> </w:t>
      </w:r>
      <w:r w:rsidRPr="0027082E">
        <w:rPr>
          <w:rFonts w:hint="eastAsia"/>
          <w:sz w:val="21"/>
          <w:szCs w:val="21"/>
        </w:rPr>
        <w:t>책임으로부터</w:t>
      </w:r>
      <w:r w:rsidRPr="0027082E">
        <w:rPr>
          <w:rFonts w:hint="eastAsia"/>
          <w:sz w:val="21"/>
          <w:szCs w:val="21"/>
        </w:rPr>
        <w:t xml:space="preserve"> </w:t>
      </w:r>
      <w:r w:rsidRPr="0027082E">
        <w:rPr>
          <w:rFonts w:hint="eastAsia"/>
          <w:sz w:val="21"/>
          <w:szCs w:val="21"/>
        </w:rPr>
        <w:t>면책됩니다</w:t>
      </w:r>
      <w:r w:rsidRPr="0027082E">
        <w:rPr>
          <w:rFonts w:hint="eastAsia"/>
          <w:sz w:val="21"/>
          <w:szCs w:val="21"/>
        </w:rPr>
        <w:t>.</w:t>
      </w:r>
      <w:r w:rsidR="00621697">
        <w:br w:type="page"/>
      </w:r>
    </w:p>
    <w:p w14:paraId="15A8F7D7" w14:textId="77777777" w:rsidR="00621697" w:rsidRPr="005F2799" w:rsidRDefault="00621697" w:rsidP="0088024E">
      <w:pPr>
        <w:rPr>
          <w:rFonts w:ascii="맑은 고딕" w:eastAsia="맑은 고딕"/>
          <w:b/>
          <w:color w:val="5D2A2C" w:themeColor="text2"/>
          <w:sz w:val="48"/>
          <w:szCs w:val="48"/>
        </w:rPr>
      </w:pPr>
      <w:r w:rsidRPr="005F2799">
        <w:rPr>
          <w:rFonts w:ascii="맑은 고딕" w:eastAsia="맑은 고딕" w:hint="eastAsia"/>
          <w:b/>
          <w:color w:val="5D2A2C" w:themeColor="text2"/>
          <w:sz w:val="48"/>
          <w:szCs w:val="48"/>
        </w:rPr>
        <w:lastRenderedPageBreak/>
        <w:t xml:space="preserve">목 </w:t>
      </w:r>
      <w:r w:rsidRPr="005F2799">
        <w:rPr>
          <w:rFonts w:ascii="맑은 고딕" w:eastAsia="맑은 고딕"/>
          <w:b/>
          <w:color w:val="5D2A2C" w:themeColor="text2"/>
          <w:sz w:val="48"/>
          <w:szCs w:val="48"/>
        </w:rPr>
        <w:t xml:space="preserve"> </w:t>
      </w:r>
      <w:r w:rsidRPr="005F2799">
        <w:rPr>
          <w:rFonts w:ascii="맑은 고딕" w:eastAsia="맑은 고딕" w:hint="eastAsia"/>
          <w:b/>
          <w:color w:val="5D2A2C" w:themeColor="text2"/>
          <w:sz w:val="48"/>
          <w:szCs w:val="48"/>
        </w:rPr>
        <w:t>차</w:t>
      </w:r>
    </w:p>
    <w:p w14:paraId="0E389E1E" w14:textId="77777777" w:rsidR="00621697" w:rsidRDefault="00621697" w:rsidP="0088024E"/>
    <w:p w14:paraId="1A113DDF" w14:textId="70106808" w:rsidR="00966856" w:rsidRDefault="00621697">
      <w:pPr>
        <w:pStyle w:val="12"/>
        <w:rPr>
          <w:rFonts w:asciiTheme="minorHAnsi" w:eastAsiaTheme="minorEastAsia" w:hAnsiTheme="minorHAnsi"/>
          <w:b w:val="0"/>
          <w:noProof/>
          <w:color w:val="auto"/>
          <w:sz w:val="20"/>
        </w:rPr>
      </w:pPr>
      <w:r w:rsidRPr="00E57EF4">
        <w:fldChar w:fldCharType="begin"/>
      </w:r>
      <w:r w:rsidRPr="00E57EF4">
        <w:instrText xml:space="preserve"> TOC \o "1-2" \h \z \u </w:instrText>
      </w:r>
      <w:r w:rsidRPr="00E57EF4">
        <w:fldChar w:fldCharType="separate"/>
      </w:r>
      <w:hyperlink w:anchor="_Toc108512953" w:history="1">
        <w:r w:rsidR="00966856" w:rsidRPr="0067249F">
          <w:rPr>
            <w:rStyle w:val="a7"/>
            <w:rFonts w:cs="Times New Roman"/>
            <w:noProof/>
            <w:kern w:val="0"/>
          </w:rPr>
          <w:t>대상회사</w:t>
        </w:r>
        <w:r w:rsidR="00966856" w:rsidRPr="0067249F">
          <w:rPr>
            <w:rStyle w:val="a7"/>
            <w:rFonts w:cs="Times New Roman"/>
            <w:noProof/>
            <w:kern w:val="0"/>
          </w:rPr>
          <w:t xml:space="preserve"> </w:t>
        </w:r>
        <w:r w:rsidR="00966856" w:rsidRPr="0067249F">
          <w:rPr>
            <w:rStyle w:val="a7"/>
            <w:rFonts w:cs="Times New Roman"/>
            <w:noProof/>
            <w:kern w:val="0"/>
          </w:rPr>
          <w:t>및</w:t>
        </w:r>
        <w:r w:rsidR="00966856" w:rsidRPr="0067249F">
          <w:rPr>
            <w:rStyle w:val="a7"/>
            <w:rFonts w:cs="Times New Roman"/>
            <w:noProof/>
            <w:kern w:val="0"/>
          </w:rPr>
          <w:t xml:space="preserve"> </w:t>
        </w:r>
        <w:r w:rsidR="00966856" w:rsidRPr="0067249F">
          <w:rPr>
            <w:rStyle w:val="a7"/>
            <w:rFonts w:cs="Times New Roman"/>
            <w:noProof/>
            <w:kern w:val="0"/>
          </w:rPr>
          <w:t>자회사들</w:t>
        </w:r>
        <w:r w:rsidR="00966856" w:rsidRPr="0067249F">
          <w:rPr>
            <w:rStyle w:val="a7"/>
            <w:rFonts w:cs="Times New Roman"/>
            <w:noProof/>
            <w:kern w:val="0"/>
          </w:rPr>
          <w:t xml:space="preserve"> </w:t>
        </w:r>
        <w:r w:rsidR="00966856" w:rsidRPr="0067249F">
          <w:rPr>
            <w:rStyle w:val="a7"/>
            <w:rFonts w:cs="Times New Roman"/>
            <w:noProof/>
            <w:kern w:val="0"/>
          </w:rPr>
          <w:t>일반현황</w:t>
        </w:r>
        <w:r w:rsidR="00966856">
          <w:rPr>
            <w:noProof/>
            <w:webHidden/>
          </w:rPr>
          <w:tab/>
        </w:r>
        <w:r w:rsidR="00966856">
          <w:rPr>
            <w:noProof/>
            <w:webHidden/>
          </w:rPr>
          <w:fldChar w:fldCharType="begin"/>
        </w:r>
        <w:r w:rsidR="00966856">
          <w:rPr>
            <w:noProof/>
            <w:webHidden/>
          </w:rPr>
          <w:instrText xml:space="preserve"> PAGEREF _Toc108512953 \h </w:instrText>
        </w:r>
        <w:r w:rsidR="00966856">
          <w:rPr>
            <w:noProof/>
            <w:webHidden/>
          </w:rPr>
        </w:r>
        <w:r w:rsidR="00966856">
          <w:rPr>
            <w:noProof/>
            <w:webHidden/>
          </w:rPr>
          <w:fldChar w:fldCharType="separate"/>
        </w:r>
        <w:r w:rsidR="00B2648E">
          <w:rPr>
            <w:noProof/>
            <w:webHidden/>
          </w:rPr>
          <w:t>1</w:t>
        </w:r>
        <w:r w:rsidR="00966856">
          <w:rPr>
            <w:noProof/>
            <w:webHidden/>
          </w:rPr>
          <w:fldChar w:fldCharType="end"/>
        </w:r>
      </w:hyperlink>
    </w:p>
    <w:p w14:paraId="227F4C6F" w14:textId="6DACCD68" w:rsidR="00966856" w:rsidRDefault="00966856">
      <w:pPr>
        <w:pStyle w:val="12"/>
        <w:rPr>
          <w:rFonts w:asciiTheme="minorHAnsi" w:eastAsiaTheme="minorEastAsia" w:hAnsiTheme="minorHAnsi"/>
          <w:b w:val="0"/>
          <w:noProof/>
          <w:color w:val="auto"/>
          <w:sz w:val="20"/>
        </w:rPr>
      </w:pPr>
      <w:hyperlink w:anchor="_Toc108512954" w:history="1">
        <w:r w:rsidRPr="0067249F">
          <w:rPr>
            <w:rStyle w:val="a7"/>
            <w:rFonts w:cs="Times New Roman"/>
            <w:noProof/>
            <w:kern w:val="0"/>
          </w:rPr>
          <w:t>주주간계약</w:t>
        </w:r>
        <w:r>
          <w:rPr>
            <w:noProof/>
            <w:webHidden/>
          </w:rPr>
          <w:tab/>
        </w:r>
        <w:r>
          <w:rPr>
            <w:noProof/>
            <w:webHidden/>
          </w:rPr>
          <w:fldChar w:fldCharType="begin"/>
        </w:r>
        <w:r>
          <w:rPr>
            <w:noProof/>
            <w:webHidden/>
          </w:rPr>
          <w:instrText xml:space="preserve"> PAGEREF _Toc108512954 \h </w:instrText>
        </w:r>
        <w:r>
          <w:rPr>
            <w:noProof/>
            <w:webHidden/>
          </w:rPr>
        </w:r>
        <w:r>
          <w:rPr>
            <w:noProof/>
            <w:webHidden/>
          </w:rPr>
          <w:fldChar w:fldCharType="separate"/>
        </w:r>
        <w:r w:rsidR="00B2648E">
          <w:rPr>
            <w:noProof/>
            <w:webHidden/>
          </w:rPr>
          <w:t>1</w:t>
        </w:r>
        <w:r>
          <w:rPr>
            <w:noProof/>
            <w:webHidden/>
          </w:rPr>
          <w:fldChar w:fldCharType="end"/>
        </w:r>
      </w:hyperlink>
    </w:p>
    <w:p w14:paraId="08A40F8D" w14:textId="1CE8AA02" w:rsidR="00966856" w:rsidRDefault="00966856">
      <w:pPr>
        <w:pStyle w:val="12"/>
        <w:rPr>
          <w:rFonts w:asciiTheme="minorHAnsi" w:eastAsiaTheme="minorEastAsia" w:hAnsiTheme="minorHAnsi"/>
          <w:b w:val="0"/>
          <w:noProof/>
          <w:color w:val="auto"/>
          <w:sz w:val="20"/>
        </w:rPr>
      </w:pPr>
      <w:hyperlink w:anchor="_Toc108512955" w:history="1">
        <w:r w:rsidRPr="0067249F">
          <w:rPr>
            <w:rStyle w:val="a7"/>
            <w:rFonts w:cs="Times New Roman"/>
            <w:noProof/>
            <w:kern w:val="0"/>
          </w:rPr>
          <w:t>타</w:t>
        </w:r>
        <w:r w:rsidRPr="0067249F">
          <w:rPr>
            <w:rStyle w:val="a7"/>
            <w:rFonts w:cs="Times New Roman"/>
            <w:noProof/>
            <w:kern w:val="0"/>
          </w:rPr>
          <w:t xml:space="preserve"> </w:t>
        </w:r>
        <w:r w:rsidRPr="0067249F">
          <w:rPr>
            <w:rStyle w:val="a7"/>
            <w:rFonts w:cs="Times New Roman"/>
            <w:noProof/>
            <w:kern w:val="0"/>
          </w:rPr>
          <w:t>법인</w:t>
        </w:r>
        <w:r w:rsidRPr="0067249F">
          <w:rPr>
            <w:rStyle w:val="a7"/>
            <w:rFonts w:cs="Times New Roman"/>
            <w:noProof/>
            <w:kern w:val="0"/>
          </w:rPr>
          <w:t xml:space="preserve"> </w:t>
        </w:r>
        <w:r w:rsidRPr="0067249F">
          <w:rPr>
            <w:rStyle w:val="a7"/>
            <w:rFonts w:cs="Times New Roman"/>
            <w:noProof/>
            <w:kern w:val="0"/>
          </w:rPr>
          <w:t>투자</w:t>
        </w:r>
        <w:r w:rsidRPr="0067249F">
          <w:rPr>
            <w:rStyle w:val="a7"/>
            <w:rFonts w:cs="Times New Roman"/>
            <w:noProof/>
            <w:kern w:val="0"/>
          </w:rPr>
          <w:t xml:space="preserve"> </w:t>
        </w:r>
        <w:r w:rsidRPr="0067249F">
          <w:rPr>
            <w:rStyle w:val="a7"/>
            <w:rFonts w:cs="Times New Roman"/>
            <w:noProof/>
            <w:kern w:val="0"/>
          </w:rPr>
          <w:t>및</w:t>
        </w:r>
        <w:r w:rsidRPr="0067249F">
          <w:rPr>
            <w:rStyle w:val="a7"/>
            <w:rFonts w:cs="Times New Roman"/>
            <w:noProof/>
            <w:kern w:val="0"/>
          </w:rPr>
          <w:t xml:space="preserve"> </w:t>
        </w:r>
        <w:r w:rsidRPr="0067249F">
          <w:rPr>
            <w:rStyle w:val="a7"/>
            <w:rFonts w:cs="Times New Roman"/>
            <w:noProof/>
            <w:kern w:val="0"/>
          </w:rPr>
          <w:t>합병</w:t>
        </w:r>
        <w:r w:rsidRPr="0067249F">
          <w:rPr>
            <w:rStyle w:val="a7"/>
            <w:rFonts w:cs="Times New Roman"/>
            <w:noProof/>
            <w:kern w:val="0"/>
          </w:rPr>
          <w:t xml:space="preserve"> </w:t>
        </w:r>
        <w:r w:rsidRPr="0067249F">
          <w:rPr>
            <w:rStyle w:val="a7"/>
            <w:rFonts w:cs="Times New Roman"/>
            <w:noProof/>
            <w:kern w:val="0"/>
          </w:rPr>
          <w:t>내역</w:t>
        </w:r>
        <w:r>
          <w:rPr>
            <w:noProof/>
            <w:webHidden/>
          </w:rPr>
          <w:tab/>
        </w:r>
        <w:r>
          <w:rPr>
            <w:noProof/>
            <w:webHidden/>
          </w:rPr>
          <w:fldChar w:fldCharType="begin"/>
        </w:r>
        <w:r>
          <w:rPr>
            <w:noProof/>
            <w:webHidden/>
          </w:rPr>
          <w:instrText xml:space="preserve"> PAGEREF _Toc108512955 \h </w:instrText>
        </w:r>
        <w:r>
          <w:rPr>
            <w:noProof/>
            <w:webHidden/>
          </w:rPr>
        </w:r>
        <w:r>
          <w:rPr>
            <w:noProof/>
            <w:webHidden/>
          </w:rPr>
          <w:fldChar w:fldCharType="separate"/>
        </w:r>
        <w:r w:rsidR="00B2648E">
          <w:rPr>
            <w:noProof/>
            <w:webHidden/>
          </w:rPr>
          <w:t>3</w:t>
        </w:r>
        <w:r>
          <w:rPr>
            <w:noProof/>
            <w:webHidden/>
          </w:rPr>
          <w:fldChar w:fldCharType="end"/>
        </w:r>
      </w:hyperlink>
    </w:p>
    <w:p w14:paraId="18F543CE" w14:textId="33F641B8" w:rsidR="00966856" w:rsidRDefault="00966856">
      <w:pPr>
        <w:pStyle w:val="12"/>
        <w:rPr>
          <w:rFonts w:asciiTheme="minorHAnsi" w:eastAsiaTheme="minorEastAsia" w:hAnsiTheme="minorHAnsi"/>
          <w:b w:val="0"/>
          <w:noProof/>
          <w:color w:val="auto"/>
          <w:sz w:val="20"/>
        </w:rPr>
      </w:pPr>
      <w:hyperlink w:anchor="_Toc108512956" w:history="1">
        <w:r w:rsidRPr="0067249F">
          <w:rPr>
            <w:rStyle w:val="a7"/>
            <w:rFonts w:cs="Times New Roman"/>
            <w:noProof/>
            <w:kern w:val="0"/>
          </w:rPr>
          <w:t>주식매수선택권</w:t>
        </w:r>
        <w:r>
          <w:rPr>
            <w:noProof/>
            <w:webHidden/>
          </w:rPr>
          <w:tab/>
        </w:r>
        <w:r>
          <w:rPr>
            <w:noProof/>
            <w:webHidden/>
          </w:rPr>
          <w:fldChar w:fldCharType="begin"/>
        </w:r>
        <w:r>
          <w:rPr>
            <w:noProof/>
            <w:webHidden/>
          </w:rPr>
          <w:instrText xml:space="preserve"> PAGEREF _Toc108512956 \h </w:instrText>
        </w:r>
        <w:r>
          <w:rPr>
            <w:noProof/>
            <w:webHidden/>
          </w:rPr>
        </w:r>
        <w:r>
          <w:rPr>
            <w:noProof/>
            <w:webHidden/>
          </w:rPr>
          <w:fldChar w:fldCharType="separate"/>
        </w:r>
        <w:r w:rsidR="00B2648E">
          <w:rPr>
            <w:noProof/>
            <w:webHidden/>
          </w:rPr>
          <w:t>3</w:t>
        </w:r>
        <w:r>
          <w:rPr>
            <w:noProof/>
            <w:webHidden/>
          </w:rPr>
          <w:fldChar w:fldCharType="end"/>
        </w:r>
      </w:hyperlink>
    </w:p>
    <w:p w14:paraId="1436F66D" w14:textId="14204B39" w:rsidR="00966856" w:rsidRDefault="00966856">
      <w:pPr>
        <w:pStyle w:val="12"/>
        <w:rPr>
          <w:rFonts w:asciiTheme="minorHAnsi" w:eastAsiaTheme="minorEastAsia" w:hAnsiTheme="minorHAnsi"/>
          <w:b w:val="0"/>
          <w:noProof/>
          <w:color w:val="auto"/>
          <w:sz w:val="20"/>
        </w:rPr>
      </w:pPr>
      <w:hyperlink w:anchor="_Toc108512957" w:history="1">
        <w:r w:rsidRPr="0067249F">
          <w:rPr>
            <w:rStyle w:val="a7"/>
            <w:rFonts w:cs="Times New Roman"/>
            <w:noProof/>
            <w:kern w:val="0"/>
          </w:rPr>
          <w:t>주식매수선택권</w:t>
        </w:r>
        <w:r w:rsidRPr="0067249F">
          <w:rPr>
            <w:rStyle w:val="a7"/>
            <w:rFonts w:cs="Times New Roman"/>
            <w:noProof/>
            <w:kern w:val="0"/>
          </w:rPr>
          <w:t xml:space="preserve"> </w:t>
        </w:r>
        <w:r w:rsidRPr="0067249F">
          <w:rPr>
            <w:rStyle w:val="a7"/>
            <w:rFonts w:cs="Times New Roman"/>
            <w:noProof/>
            <w:kern w:val="0"/>
          </w:rPr>
          <w:t>관련</w:t>
        </w:r>
        <w:r w:rsidRPr="0067249F">
          <w:rPr>
            <w:rStyle w:val="a7"/>
            <w:rFonts w:cs="Times New Roman"/>
            <w:noProof/>
            <w:kern w:val="0"/>
          </w:rPr>
          <w:t xml:space="preserve"> </w:t>
        </w:r>
        <w:r w:rsidRPr="0067249F">
          <w:rPr>
            <w:rStyle w:val="a7"/>
            <w:rFonts w:cs="Times New Roman"/>
            <w:noProof/>
            <w:kern w:val="0"/>
          </w:rPr>
          <w:t>이슈</w:t>
        </w:r>
        <w:r w:rsidRPr="0067249F">
          <w:rPr>
            <w:rStyle w:val="a7"/>
            <w:rFonts w:cs="Times New Roman"/>
            <w:noProof/>
            <w:kern w:val="0"/>
          </w:rPr>
          <w:t xml:space="preserve"> – </w:t>
        </w:r>
        <w:r w:rsidRPr="0067249F">
          <w:rPr>
            <w:rStyle w:val="a7"/>
            <w:rFonts w:cs="Times New Roman"/>
            <w:noProof/>
            <w:kern w:val="0"/>
          </w:rPr>
          <w:t>행사가격</w:t>
        </w:r>
        <w:r>
          <w:rPr>
            <w:noProof/>
            <w:webHidden/>
          </w:rPr>
          <w:tab/>
        </w:r>
        <w:r>
          <w:rPr>
            <w:noProof/>
            <w:webHidden/>
          </w:rPr>
          <w:fldChar w:fldCharType="begin"/>
        </w:r>
        <w:r>
          <w:rPr>
            <w:noProof/>
            <w:webHidden/>
          </w:rPr>
          <w:instrText xml:space="preserve"> PAGEREF _Toc108512957 \h </w:instrText>
        </w:r>
        <w:r>
          <w:rPr>
            <w:noProof/>
            <w:webHidden/>
          </w:rPr>
        </w:r>
        <w:r>
          <w:rPr>
            <w:noProof/>
            <w:webHidden/>
          </w:rPr>
          <w:fldChar w:fldCharType="separate"/>
        </w:r>
        <w:r w:rsidR="00B2648E">
          <w:rPr>
            <w:noProof/>
            <w:webHidden/>
          </w:rPr>
          <w:t>5</w:t>
        </w:r>
        <w:r>
          <w:rPr>
            <w:noProof/>
            <w:webHidden/>
          </w:rPr>
          <w:fldChar w:fldCharType="end"/>
        </w:r>
      </w:hyperlink>
    </w:p>
    <w:p w14:paraId="1B987D1B" w14:textId="635B797E" w:rsidR="00966856" w:rsidRDefault="00966856">
      <w:pPr>
        <w:pStyle w:val="12"/>
        <w:rPr>
          <w:rFonts w:asciiTheme="minorHAnsi" w:eastAsiaTheme="minorEastAsia" w:hAnsiTheme="minorHAnsi"/>
          <w:b w:val="0"/>
          <w:noProof/>
          <w:color w:val="auto"/>
          <w:sz w:val="20"/>
        </w:rPr>
      </w:pPr>
      <w:hyperlink w:anchor="_Toc108512958" w:history="1">
        <w:r w:rsidRPr="0067249F">
          <w:rPr>
            <w:rStyle w:val="a7"/>
            <w:rFonts w:cs="Times New Roman"/>
            <w:noProof/>
            <w:kern w:val="0"/>
          </w:rPr>
          <w:t>주식매수선택권</w:t>
        </w:r>
        <w:r w:rsidRPr="0067249F">
          <w:rPr>
            <w:rStyle w:val="a7"/>
            <w:rFonts w:cs="Times New Roman"/>
            <w:noProof/>
            <w:kern w:val="0"/>
          </w:rPr>
          <w:t xml:space="preserve"> </w:t>
        </w:r>
        <w:r w:rsidRPr="0067249F">
          <w:rPr>
            <w:rStyle w:val="a7"/>
            <w:rFonts w:cs="Times New Roman"/>
            <w:noProof/>
            <w:kern w:val="0"/>
          </w:rPr>
          <w:t>관련</w:t>
        </w:r>
        <w:r w:rsidRPr="0067249F">
          <w:rPr>
            <w:rStyle w:val="a7"/>
            <w:rFonts w:cs="Times New Roman"/>
            <w:noProof/>
            <w:kern w:val="0"/>
          </w:rPr>
          <w:t xml:space="preserve"> </w:t>
        </w:r>
        <w:r w:rsidRPr="0067249F">
          <w:rPr>
            <w:rStyle w:val="a7"/>
            <w:rFonts w:cs="Times New Roman"/>
            <w:noProof/>
            <w:kern w:val="0"/>
          </w:rPr>
          <w:t>이슈</w:t>
        </w:r>
        <w:r w:rsidRPr="0067249F">
          <w:rPr>
            <w:rStyle w:val="a7"/>
            <w:rFonts w:cs="Times New Roman"/>
            <w:noProof/>
            <w:kern w:val="0"/>
          </w:rPr>
          <w:t xml:space="preserve"> – </w:t>
        </w:r>
        <w:r w:rsidRPr="0067249F">
          <w:rPr>
            <w:rStyle w:val="a7"/>
            <w:rFonts w:cs="Times New Roman"/>
            <w:noProof/>
            <w:kern w:val="0"/>
          </w:rPr>
          <w:t>우선매수권</w:t>
        </w:r>
        <w:r>
          <w:rPr>
            <w:noProof/>
            <w:webHidden/>
          </w:rPr>
          <w:tab/>
        </w:r>
        <w:r>
          <w:rPr>
            <w:noProof/>
            <w:webHidden/>
          </w:rPr>
          <w:fldChar w:fldCharType="begin"/>
        </w:r>
        <w:r>
          <w:rPr>
            <w:noProof/>
            <w:webHidden/>
          </w:rPr>
          <w:instrText xml:space="preserve"> PAGEREF _Toc108512958 \h </w:instrText>
        </w:r>
        <w:r>
          <w:rPr>
            <w:noProof/>
            <w:webHidden/>
          </w:rPr>
        </w:r>
        <w:r>
          <w:rPr>
            <w:noProof/>
            <w:webHidden/>
          </w:rPr>
          <w:fldChar w:fldCharType="separate"/>
        </w:r>
        <w:r w:rsidR="00B2648E">
          <w:rPr>
            <w:noProof/>
            <w:webHidden/>
          </w:rPr>
          <w:t>6</w:t>
        </w:r>
        <w:r>
          <w:rPr>
            <w:noProof/>
            <w:webHidden/>
          </w:rPr>
          <w:fldChar w:fldCharType="end"/>
        </w:r>
      </w:hyperlink>
    </w:p>
    <w:p w14:paraId="44042F8D" w14:textId="4A257AB2" w:rsidR="00966856" w:rsidRDefault="00966856">
      <w:pPr>
        <w:pStyle w:val="12"/>
        <w:rPr>
          <w:rFonts w:asciiTheme="minorHAnsi" w:eastAsiaTheme="minorEastAsia" w:hAnsiTheme="minorHAnsi"/>
          <w:b w:val="0"/>
          <w:noProof/>
          <w:color w:val="auto"/>
          <w:sz w:val="20"/>
        </w:rPr>
      </w:pPr>
      <w:hyperlink w:anchor="_Toc108512959" w:history="1">
        <w:r w:rsidRPr="0067249F">
          <w:rPr>
            <w:rStyle w:val="a7"/>
            <w:rFonts w:cs="Times New Roman"/>
            <w:noProof/>
            <w:kern w:val="0"/>
          </w:rPr>
          <w:t>특수관계자</w:t>
        </w:r>
        <w:r w:rsidRPr="0067249F">
          <w:rPr>
            <w:rStyle w:val="a7"/>
            <w:rFonts w:cs="Times New Roman"/>
            <w:noProof/>
            <w:kern w:val="0"/>
          </w:rPr>
          <w:t xml:space="preserve"> </w:t>
        </w:r>
        <w:r w:rsidRPr="0067249F">
          <w:rPr>
            <w:rStyle w:val="a7"/>
            <w:rFonts w:cs="Times New Roman"/>
            <w:noProof/>
            <w:kern w:val="0"/>
          </w:rPr>
          <w:t>거래</w:t>
        </w:r>
        <w:r>
          <w:rPr>
            <w:noProof/>
            <w:webHidden/>
          </w:rPr>
          <w:tab/>
        </w:r>
        <w:r>
          <w:rPr>
            <w:noProof/>
            <w:webHidden/>
          </w:rPr>
          <w:fldChar w:fldCharType="begin"/>
        </w:r>
        <w:r>
          <w:rPr>
            <w:noProof/>
            <w:webHidden/>
          </w:rPr>
          <w:instrText xml:space="preserve"> PAGEREF _Toc108512959 \h </w:instrText>
        </w:r>
        <w:r>
          <w:rPr>
            <w:noProof/>
            <w:webHidden/>
          </w:rPr>
        </w:r>
        <w:r>
          <w:rPr>
            <w:noProof/>
            <w:webHidden/>
          </w:rPr>
          <w:fldChar w:fldCharType="separate"/>
        </w:r>
        <w:r w:rsidR="00B2648E">
          <w:rPr>
            <w:noProof/>
            <w:webHidden/>
          </w:rPr>
          <w:t>7</w:t>
        </w:r>
        <w:r>
          <w:rPr>
            <w:noProof/>
            <w:webHidden/>
          </w:rPr>
          <w:fldChar w:fldCharType="end"/>
        </w:r>
      </w:hyperlink>
    </w:p>
    <w:p w14:paraId="6FA11DA5" w14:textId="6F2BA1DB" w:rsidR="00966856" w:rsidRDefault="00966856">
      <w:pPr>
        <w:pStyle w:val="12"/>
        <w:rPr>
          <w:rFonts w:asciiTheme="minorHAnsi" w:eastAsiaTheme="minorEastAsia" w:hAnsiTheme="minorHAnsi"/>
          <w:b w:val="0"/>
          <w:noProof/>
          <w:color w:val="auto"/>
          <w:sz w:val="20"/>
        </w:rPr>
      </w:pPr>
      <w:hyperlink w:anchor="_Toc108512960" w:history="1">
        <w:r w:rsidRPr="0067249F">
          <w:rPr>
            <w:rStyle w:val="a7"/>
            <w:rFonts w:cs="Times New Roman"/>
            <w:noProof/>
            <w:kern w:val="0"/>
          </w:rPr>
          <w:t xml:space="preserve">Separation - </w:t>
        </w:r>
        <w:r w:rsidRPr="0067249F">
          <w:rPr>
            <w:rStyle w:val="a7"/>
            <w:rFonts w:cs="Times New Roman"/>
            <w:noProof/>
            <w:kern w:val="0"/>
          </w:rPr>
          <w:t>브랜드</w:t>
        </w:r>
        <w:r w:rsidRPr="0067249F">
          <w:rPr>
            <w:rStyle w:val="a7"/>
            <w:rFonts w:cs="Times New Roman"/>
            <w:noProof/>
            <w:kern w:val="0"/>
          </w:rPr>
          <w:t xml:space="preserve"> </w:t>
        </w:r>
        <w:r w:rsidRPr="0067249F">
          <w:rPr>
            <w:rStyle w:val="a7"/>
            <w:rFonts w:cs="Times New Roman"/>
            <w:noProof/>
            <w:kern w:val="0"/>
          </w:rPr>
          <w:t>사용</w:t>
        </w:r>
        <w:r>
          <w:rPr>
            <w:noProof/>
            <w:webHidden/>
          </w:rPr>
          <w:tab/>
        </w:r>
        <w:r>
          <w:rPr>
            <w:noProof/>
            <w:webHidden/>
          </w:rPr>
          <w:fldChar w:fldCharType="begin"/>
        </w:r>
        <w:r>
          <w:rPr>
            <w:noProof/>
            <w:webHidden/>
          </w:rPr>
          <w:instrText xml:space="preserve"> PAGEREF _Toc108512960 \h </w:instrText>
        </w:r>
        <w:r>
          <w:rPr>
            <w:noProof/>
            <w:webHidden/>
          </w:rPr>
        </w:r>
        <w:r>
          <w:rPr>
            <w:noProof/>
            <w:webHidden/>
          </w:rPr>
          <w:fldChar w:fldCharType="separate"/>
        </w:r>
        <w:r w:rsidR="00B2648E">
          <w:rPr>
            <w:noProof/>
            <w:webHidden/>
          </w:rPr>
          <w:t>8</w:t>
        </w:r>
        <w:r>
          <w:rPr>
            <w:noProof/>
            <w:webHidden/>
          </w:rPr>
          <w:fldChar w:fldCharType="end"/>
        </w:r>
      </w:hyperlink>
    </w:p>
    <w:p w14:paraId="12FB3296" w14:textId="123F2B6F" w:rsidR="00966856" w:rsidRDefault="00966856">
      <w:pPr>
        <w:pStyle w:val="12"/>
        <w:rPr>
          <w:rFonts w:asciiTheme="minorHAnsi" w:eastAsiaTheme="minorEastAsia" w:hAnsiTheme="minorHAnsi"/>
          <w:b w:val="0"/>
          <w:noProof/>
          <w:color w:val="auto"/>
          <w:sz w:val="20"/>
        </w:rPr>
      </w:pPr>
      <w:hyperlink w:anchor="_Toc108512961" w:history="1">
        <w:r w:rsidRPr="0067249F">
          <w:rPr>
            <w:rStyle w:val="a7"/>
            <w:rFonts w:cs="Times New Roman"/>
            <w:noProof/>
            <w:kern w:val="0"/>
          </w:rPr>
          <w:t xml:space="preserve">Separation - </w:t>
        </w:r>
        <w:r w:rsidRPr="0067249F">
          <w:rPr>
            <w:rStyle w:val="a7"/>
            <w:rFonts w:cs="Times New Roman"/>
            <w:noProof/>
            <w:kern w:val="0"/>
          </w:rPr>
          <w:t>지도</w:t>
        </w:r>
        <w:r w:rsidRPr="0067249F">
          <w:rPr>
            <w:rStyle w:val="a7"/>
            <w:rFonts w:cs="Times New Roman"/>
            <w:noProof/>
            <w:kern w:val="0"/>
          </w:rPr>
          <w:t xml:space="preserve"> </w:t>
        </w:r>
        <w:r w:rsidRPr="0067249F">
          <w:rPr>
            <w:rStyle w:val="a7"/>
            <w:rFonts w:cs="Times New Roman"/>
            <w:noProof/>
            <w:kern w:val="0"/>
          </w:rPr>
          <w:t>데이터</w:t>
        </w:r>
        <w:r>
          <w:rPr>
            <w:noProof/>
            <w:webHidden/>
          </w:rPr>
          <w:tab/>
        </w:r>
        <w:r>
          <w:rPr>
            <w:noProof/>
            <w:webHidden/>
          </w:rPr>
          <w:fldChar w:fldCharType="begin"/>
        </w:r>
        <w:r>
          <w:rPr>
            <w:noProof/>
            <w:webHidden/>
          </w:rPr>
          <w:instrText xml:space="preserve"> PAGEREF _Toc108512961 \h </w:instrText>
        </w:r>
        <w:r>
          <w:rPr>
            <w:noProof/>
            <w:webHidden/>
          </w:rPr>
        </w:r>
        <w:r>
          <w:rPr>
            <w:noProof/>
            <w:webHidden/>
          </w:rPr>
          <w:fldChar w:fldCharType="separate"/>
        </w:r>
        <w:r w:rsidR="00B2648E">
          <w:rPr>
            <w:noProof/>
            <w:webHidden/>
          </w:rPr>
          <w:t>10</w:t>
        </w:r>
        <w:r>
          <w:rPr>
            <w:noProof/>
            <w:webHidden/>
          </w:rPr>
          <w:fldChar w:fldCharType="end"/>
        </w:r>
      </w:hyperlink>
    </w:p>
    <w:p w14:paraId="49D070D8" w14:textId="7485A792" w:rsidR="00966856" w:rsidRDefault="00966856">
      <w:pPr>
        <w:pStyle w:val="12"/>
        <w:rPr>
          <w:rFonts w:asciiTheme="minorHAnsi" w:eastAsiaTheme="minorEastAsia" w:hAnsiTheme="minorHAnsi"/>
          <w:b w:val="0"/>
          <w:noProof/>
          <w:color w:val="auto"/>
          <w:sz w:val="20"/>
        </w:rPr>
      </w:pPr>
      <w:hyperlink w:anchor="_Toc108512962" w:history="1">
        <w:r w:rsidRPr="0067249F">
          <w:rPr>
            <w:rStyle w:val="a7"/>
            <w:rFonts w:cs="Times New Roman"/>
            <w:noProof/>
            <w:kern w:val="0"/>
          </w:rPr>
          <w:t xml:space="preserve">Separation – </w:t>
        </w:r>
        <w:r w:rsidRPr="0067249F">
          <w:rPr>
            <w:rStyle w:val="a7"/>
            <w:rFonts w:cs="Times New Roman"/>
            <w:noProof/>
            <w:kern w:val="0"/>
          </w:rPr>
          <w:t>카카오</w:t>
        </w:r>
        <w:r w:rsidRPr="0067249F">
          <w:rPr>
            <w:rStyle w:val="a7"/>
            <w:rFonts w:cs="Times New Roman"/>
            <w:noProof/>
            <w:kern w:val="0"/>
          </w:rPr>
          <w:t xml:space="preserve"> IDC</w:t>
        </w:r>
        <w:r>
          <w:rPr>
            <w:noProof/>
            <w:webHidden/>
          </w:rPr>
          <w:tab/>
        </w:r>
        <w:r>
          <w:rPr>
            <w:noProof/>
            <w:webHidden/>
          </w:rPr>
          <w:fldChar w:fldCharType="begin"/>
        </w:r>
        <w:r>
          <w:rPr>
            <w:noProof/>
            <w:webHidden/>
          </w:rPr>
          <w:instrText xml:space="preserve"> PAGEREF _Toc108512962 \h </w:instrText>
        </w:r>
        <w:r>
          <w:rPr>
            <w:noProof/>
            <w:webHidden/>
          </w:rPr>
        </w:r>
        <w:r>
          <w:rPr>
            <w:noProof/>
            <w:webHidden/>
          </w:rPr>
          <w:fldChar w:fldCharType="separate"/>
        </w:r>
        <w:r w:rsidR="00B2648E">
          <w:rPr>
            <w:noProof/>
            <w:webHidden/>
          </w:rPr>
          <w:t>13</w:t>
        </w:r>
        <w:r>
          <w:rPr>
            <w:noProof/>
            <w:webHidden/>
          </w:rPr>
          <w:fldChar w:fldCharType="end"/>
        </w:r>
      </w:hyperlink>
    </w:p>
    <w:p w14:paraId="5C85EBD4" w14:textId="2741620D" w:rsidR="00966856" w:rsidRDefault="00966856">
      <w:pPr>
        <w:pStyle w:val="12"/>
        <w:rPr>
          <w:rFonts w:asciiTheme="minorHAnsi" w:eastAsiaTheme="minorEastAsia" w:hAnsiTheme="minorHAnsi"/>
          <w:b w:val="0"/>
          <w:noProof/>
          <w:color w:val="auto"/>
          <w:sz w:val="20"/>
        </w:rPr>
      </w:pPr>
      <w:hyperlink w:anchor="_Toc108512963" w:history="1">
        <w:r w:rsidRPr="0067249F">
          <w:rPr>
            <w:rStyle w:val="a7"/>
            <w:rFonts w:cs="Times New Roman"/>
            <w:noProof/>
            <w:kern w:val="0"/>
          </w:rPr>
          <w:t xml:space="preserve">Separation – </w:t>
        </w:r>
        <w:r w:rsidRPr="0067249F">
          <w:rPr>
            <w:rStyle w:val="a7"/>
            <w:rFonts w:cs="Times New Roman"/>
            <w:noProof/>
            <w:kern w:val="0"/>
          </w:rPr>
          <w:t>결제</w:t>
        </w:r>
        <w:r w:rsidRPr="0067249F">
          <w:rPr>
            <w:rStyle w:val="a7"/>
            <w:rFonts w:cs="Times New Roman"/>
            <w:noProof/>
            <w:kern w:val="0"/>
          </w:rPr>
          <w:t xml:space="preserve"> </w:t>
        </w:r>
        <w:r w:rsidRPr="0067249F">
          <w:rPr>
            <w:rStyle w:val="a7"/>
            <w:rFonts w:cs="Times New Roman"/>
            <w:noProof/>
            <w:kern w:val="0"/>
          </w:rPr>
          <w:t>및</w:t>
        </w:r>
        <w:r w:rsidRPr="0067249F">
          <w:rPr>
            <w:rStyle w:val="a7"/>
            <w:rFonts w:cs="Times New Roman"/>
            <w:noProof/>
            <w:kern w:val="0"/>
          </w:rPr>
          <w:t xml:space="preserve"> </w:t>
        </w:r>
        <w:r w:rsidRPr="0067249F">
          <w:rPr>
            <w:rStyle w:val="a7"/>
            <w:rFonts w:cs="Times New Roman"/>
            <w:noProof/>
            <w:kern w:val="0"/>
          </w:rPr>
          <w:t>정산</w:t>
        </w:r>
        <w:r>
          <w:rPr>
            <w:noProof/>
            <w:webHidden/>
          </w:rPr>
          <w:tab/>
        </w:r>
        <w:r>
          <w:rPr>
            <w:noProof/>
            <w:webHidden/>
          </w:rPr>
          <w:fldChar w:fldCharType="begin"/>
        </w:r>
        <w:r>
          <w:rPr>
            <w:noProof/>
            <w:webHidden/>
          </w:rPr>
          <w:instrText xml:space="preserve"> PAGEREF _Toc108512963 \h </w:instrText>
        </w:r>
        <w:r>
          <w:rPr>
            <w:noProof/>
            <w:webHidden/>
          </w:rPr>
        </w:r>
        <w:r>
          <w:rPr>
            <w:noProof/>
            <w:webHidden/>
          </w:rPr>
          <w:fldChar w:fldCharType="separate"/>
        </w:r>
        <w:r w:rsidR="00B2648E">
          <w:rPr>
            <w:noProof/>
            <w:webHidden/>
          </w:rPr>
          <w:t>14</w:t>
        </w:r>
        <w:r>
          <w:rPr>
            <w:noProof/>
            <w:webHidden/>
          </w:rPr>
          <w:fldChar w:fldCharType="end"/>
        </w:r>
      </w:hyperlink>
    </w:p>
    <w:p w14:paraId="18B50A4C" w14:textId="68FBE404" w:rsidR="00966856" w:rsidRDefault="00966856">
      <w:pPr>
        <w:pStyle w:val="12"/>
        <w:rPr>
          <w:rFonts w:asciiTheme="minorHAnsi" w:eastAsiaTheme="minorEastAsia" w:hAnsiTheme="minorHAnsi"/>
          <w:b w:val="0"/>
          <w:noProof/>
          <w:color w:val="auto"/>
          <w:sz w:val="20"/>
        </w:rPr>
      </w:pPr>
      <w:hyperlink w:anchor="_Toc108512964" w:history="1">
        <w:r w:rsidRPr="0067249F">
          <w:rPr>
            <w:rStyle w:val="a7"/>
            <w:rFonts w:cs="Times New Roman"/>
            <w:noProof/>
            <w:kern w:val="0"/>
          </w:rPr>
          <w:t>공정거래위원회</w:t>
        </w:r>
        <w:r w:rsidRPr="0067249F">
          <w:rPr>
            <w:rStyle w:val="a7"/>
            <w:rFonts w:cs="Times New Roman"/>
            <w:noProof/>
            <w:kern w:val="0"/>
          </w:rPr>
          <w:t xml:space="preserve"> ‘</w:t>
        </w:r>
        <w:r w:rsidRPr="0067249F">
          <w:rPr>
            <w:rStyle w:val="a7"/>
            <w:rFonts w:cs="Times New Roman"/>
            <w:noProof/>
            <w:kern w:val="0"/>
          </w:rPr>
          <w:t>콜</w:t>
        </w:r>
        <w:r w:rsidRPr="0067249F">
          <w:rPr>
            <w:rStyle w:val="a7"/>
            <w:rFonts w:cs="Times New Roman"/>
            <w:noProof/>
            <w:kern w:val="0"/>
          </w:rPr>
          <w:t xml:space="preserve"> </w:t>
        </w:r>
        <w:r w:rsidRPr="0067249F">
          <w:rPr>
            <w:rStyle w:val="a7"/>
            <w:rFonts w:cs="Times New Roman"/>
            <w:noProof/>
            <w:kern w:val="0"/>
          </w:rPr>
          <w:t>몰아주기</w:t>
        </w:r>
        <w:r w:rsidRPr="0067249F">
          <w:rPr>
            <w:rStyle w:val="a7"/>
            <w:rFonts w:cs="Times New Roman"/>
            <w:noProof/>
            <w:kern w:val="0"/>
          </w:rPr>
          <w:t xml:space="preserve">’ </w:t>
        </w:r>
        <w:r w:rsidRPr="0067249F">
          <w:rPr>
            <w:rStyle w:val="a7"/>
            <w:rFonts w:cs="Times New Roman"/>
            <w:noProof/>
            <w:kern w:val="0"/>
          </w:rPr>
          <w:t>조사</w:t>
        </w:r>
        <w:r w:rsidRPr="0067249F">
          <w:rPr>
            <w:rStyle w:val="a7"/>
            <w:rFonts w:cs="Times New Roman"/>
            <w:noProof/>
            <w:kern w:val="0"/>
          </w:rPr>
          <w:t xml:space="preserve"> </w:t>
        </w:r>
        <w:r w:rsidRPr="0067249F">
          <w:rPr>
            <w:rStyle w:val="a7"/>
            <w:rFonts w:cs="Times New Roman"/>
            <w:noProof/>
            <w:kern w:val="0"/>
          </w:rPr>
          <w:t>관련</w:t>
        </w:r>
        <w:r>
          <w:rPr>
            <w:noProof/>
            <w:webHidden/>
          </w:rPr>
          <w:tab/>
        </w:r>
        <w:r>
          <w:rPr>
            <w:noProof/>
            <w:webHidden/>
          </w:rPr>
          <w:fldChar w:fldCharType="begin"/>
        </w:r>
        <w:r>
          <w:rPr>
            <w:noProof/>
            <w:webHidden/>
          </w:rPr>
          <w:instrText xml:space="preserve"> PAGEREF _Toc108512964 \h </w:instrText>
        </w:r>
        <w:r>
          <w:rPr>
            <w:noProof/>
            <w:webHidden/>
          </w:rPr>
        </w:r>
        <w:r>
          <w:rPr>
            <w:noProof/>
            <w:webHidden/>
          </w:rPr>
          <w:fldChar w:fldCharType="separate"/>
        </w:r>
        <w:r w:rsidR="00B2648E">
          <w:rPr>
            <w:noProof/>
            <w:webHidden/>
          </w:rPr>
          <w:t>15</w:t>
        </w:r>
        <w:r>
          <w:rPr>
            <w:noProof/>
            <w:webHidden/>
          </w:rPr>
          <w:fldChar w:fldCharType="end"/>
        </w:r>
      </w:hyperlink>
    </w:p>
    <w:p w14:paraId="7458B6C2" w14:textId="6D596930" w:rsidR="00966856" w:rsidRDefault="00966856">
      <w:pPr>
        <w:pStyle w:val="12"/>
        <w:rPr>
          <w:rFonts w:asciiTheme="minorHAnsi" w:eastAsiaTheme="minorEastAsia" w:hAnsiTheme="minorHAnsi"/>
          <w:b w:val="0"/>
          <w:noProof/>
          <w:color w:val="auto"/>
          <w:sz w:val="20"/>
        </w:rPr>
      </w:pPr>
      <w:hyperlink w:anchor="_Toc108512965" w:history="1">
        <w:r w:rsidRPr="0067249F">
          <w:rPr>
            <w:rStyle w:val="a7"/>
            <w:rFonts w:cs="Times New Roman"/>
            <w:noProof/>
            <w:kern w:val="0"/>
          </w:rPr>
          <w:t>공정거래위원회</w:t>
        </w:r>
        <w:r w:rsidRPr="0067249F">
          <w:rPr>
            <w:rStyle w:val="a7"/>
            <w:rFonts w:cs="Times New Roman"/>
            <w:noProof/>
            <w:kern w:val="0"/>
          </w:rPr>
          <w:t xml:space="preserve"> ‘</w:t>
        </w:r>
        <w:r w:rsidRPr="0067249F">
          <w:rPr>
            <w:rStyle w:val="a7"/>
            <w:rFonts w:cs="Times New Roman"/>
            <w:noProof/>
            <w:kern w:val="0"/>
          </w:rPr>
          <w:t>타사</w:t>
        </w:r>
        <w:r w:rsidRPr="0067249F">
          <w:rPr>
            <w:rStyle w:val="a7"/>
            <w:rFonts w:cs="Times New Roman"/>
            <w:noProof/>
            <w:kern w:val="0"/>
          </w:rPr>
          <w:t xml:space="preserve"> </w:t>
        </w:r>
        <w:r w:rsidRPr="0067249F">
          <w:rPr>
            <w:rStyle w:val="a7"/>
            <w:rFonts w:cs="Times New Roman"/>
            <w:noProof/>
            <w:kern w:val="0"/>
          </w:rPr>
          <w:t>택시</w:t>
        </w:r>
        <w:r w:rsidRPr="0067249F">
          <w:rPr>
            <w:rStyle w:val="a7"/>
            <w:rFonts w:cs="Times New Roman"/>
            <w:noProof/>
            <w:kern w:val="0"/>
          </w:rPr>
          <w:t xml:space="preserve"> </w:t>
        </w:r>
        <w:r w:rsidRPr="0067249F">
          <w:rPr>
            <w:rStyle w:val="a7"/>
            <w:rFonts w:cs="Times New Roman"/>
            <w:noProof/>
            <w:kern w:val="0"/>
          </w:rPr>
          <w:t>호출</w:t>
        </w:r>
        <w:r w:rsidRPr="0067249F">
          <w:rPr>
            <w:rStyle w:val="a7"/>
            <w:rFonts w:cs="Times New Roman"/>
            <w:noProof/>
            <w:kern w:val="0"/>
          </w:rPr>
          <w:t xml:space="preserve"> </w:t>
        </w:r>
        <w:r w:rsidRPr="0067249F">
          <w:rPr>
            <w:rStyle w:val="a7"/>
            <w:rFonts w:cs="Times New Roman"/>
            <w:noProof/>
            <w:kern w:val="0"/>
          </w:rPr>
          <w:t>차단</w:t>
        </w:r>
        <w:r w:rsidRPr="0067249F">
          <w:rPr>
            <w:rStyle w:val="a7"/>
            <w:rFonts w:cs="Times New Roman"/>
            <w:noProof/>
            <w:kern w:val="0"/>
          </w:rPr>
          <w:t xml:space="preserve">’ </w:t>
        </w:r>
        <w:r w:rsidRPr="0067249F">
          <w:rPr>
            <w:rStyle w:val="a7"/>
            <w:rFonts w:cs="Times New Roman"/>
            <w:noProof/>
            <w:kern w:val="0"/>
          </w:rPr>
          <w:t>조사</w:t>
        </w:r>
        <w:r w:rsidRPr="0067249F">
          <w:rPr>
            <w:rStyle w:val="a7"/>
            <w:rFonts w:cs="Times New Roman"/>
            <w:noProof/>
            <w:kern w:val="0"/>
          </w:rPr>
          <w:t xml:space="preserve"> </w:t>
        </w:r>
        <w:r w:rsidRPr="0067249F">
          <w:rPr>
            <w:rStyle w:val="a7"/>
            <w:rFonts w:cs="Times New Roman"/>
            <w:noProof/>
            <w:kern w:val="0"/>
          </w:rPr>
          <w:t>관련</w:t>
        </w:r>
        <w:r>
          <w:rPr>
            <w:noProof/>
            <w:webHidden/>
          </w:rPr>
          <w:tab/>
        </w:r>
        <w:r>
          <w:rPr>
            <w:noProof/>
            <w:webHidden/>
          </w:rPr>
          <w:fldChar w:fldCharType="begin"/>
        </w:r>
        <w:r>
          <w:rPr>
            <w:noProof/>
            <w:webHidden/>
          </w:rPr>
          <w:instrText xml:space="preserve"> PAGEREF _Toc108512965 \h </w:instrText>
        </w:r>
        <w:r>
          <w:rPr>
            <w:noProof/>
            <w:webHidden/>
          </w:rPr>
        </w:r>
        <w:r>
          <w:rPr>
            <w:noProof/>
            <w:webHidden/>
          </w:rPr>
          <w:fldChar w:fldCharType="separate"/>
        </w:r>
        <w:r w:rsidR="00B2648E">
          <w:rPr>
            <w:noProof/>
            <w:webHidden/>
          </w:rPr>
          <w:t>18</w:t>
        </w:r>
        <w:r>
          <w:rPr>
            <w:noProof/>
            <w:webHidden/>
          </w:rPr>
          <w:fldChar w:fldCharType="end"/>
        </w:r>
      </w:hyperlink>
    </w:p>
    <w:p w14:paraId="0A6836AD" w14:textId="48626B93" w:rsidR="00966856" w:rsidRDefault="00966856">
      <w:pPr>
        <w:pStyle w:val="12"/>
        <w:rPr>
          <w:rFonts w:asciiTheme="minorHAnsi" w:eastAsiaTheme="minorEastAsia" w:hAnsiTheme="minorHAnsi"/>
          <w:b w:val="0"/>
          <w:noProof/>
          <w:color w:val="auto"/>
          <w:sz w:val="20"/>
        </w:rPr>
      </w:pPr>
      <w:hyperlink w:anchor="_Toc108512966" w:history="1">
        <w:r w:rsidRPr="0067249F">
          <w:rPr>
            <w:rStyle w:val="a7"/>
            <w:rFonts w:cs="Times New Roman"/>
            <w:noProof/>
            <w:kern w:val="0"/>
          </w:rPr>
          <w:t>인허가</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_Toc108512966 \h </w:instrText>
        </w:r>
        <w:r>
          <w:rPr>
            <w:noProof/>
            <w:webHidden/>
          </w:rPr>
        </w:r>
        <w:r>
          <w:rPr>
            <w:noProof/>
            <w:webHidden/>
          </w:rPr>
          <w:fldChar w:fldCharType="separate"/>
        </w:r>
        <w:r w:rsidR="00B2648E">
          <w:rPr>
            <w:noProof/>
            <w:webHidden/>
          </w:rPr>
          <w:t>19</w:t>
        </w:r>
        <w:r>
          <w:rPr>
            <w:noProof/>
            <w:webHidden/>
          </w:rPr>
          <w:fldChar w:fldCharType="end"/>
        </w:r>
      </w:hyperlink>
    </w:p>
    <w:p w14:paraId="5B064A9C" w14:textId="3A07DAD6" w:rsidR="00966856" w:rsidRDefault="00966856">
      <w:pPr>
        <w:pStyle w:val="12"/>
        <w:rPr>
          <w:rFonts w:asciiTheme="minorHAnsi" w:eastAsiaTheme="minorEastAsia" w:hAnsiTheme="minorHAnsi"/>
          <w:b w:val="0"/>
          <w:noProof/>
          <w:color w:val="auto"/>
          <w:sz w:val="20"/>
        </w:rPr>
      </w:pPr>
      <w:hyperlink w:anchor="_Toc108512967" w:history="1">
        <w:r w:rsidRPr="0067249F">
          <w:rPr>
            <w:rStyle w:val="a7"/>
            <w:rFonts w:cs="Times New Roman"/>
            <w:noProof/>
            <w:kern w:val="0"/>
          </w:rPr>
          <w:t>본건</w:t>
        </w:r>
        <w:r w:rsidRPr="0067249F">
          <w:rPr>
            <w:rStyle w:val="a7"/>
            <w:rFonts w:cs="Times New Roman"/>
            <w:noProof/>
            <w:kern w:val="0"/>
          </w:rPr>
          <w:t xml:space="preserve"> </w:t>
        </w:r>
        <w:r w:rsidRPr="0067249F">
          <w:rPr>
            <w:rStyle w:val="a7"/>
            <w:rFonts w:cs="Times New Roman"/>
            <w:noProof/>
            <w:kern w:val="0"/>
          </w:rPr>
          <w:t>거래에</w:t>
        </w:r>
        <w:r w:rsidRPr="0067249F">
          <w:rPr>
            <w:rStyle w:val="a7"/>
            <w:rFonts w:cs="Times New Roman"/>
            <w:noProof/>
            <w:kern w:val="0"/>
          </w:rPr>
          <w:t xml:space="preserve"> </w:t>
        </w:r>
        <w:r w:rsidRPr="0067249F">
          <w:rPr>
            <w:rStyle w:val="a7"/>
            <w:rFonts w:cs="Times New Roman"/>
            <w:noProof/>
            <w:kern w:val="0"/>
          </w:rPr>
          <w:t>따른</w:t>
        </w:r>
        <w:r w:rsidRPr="0067249F">
          <w:rPr>
            <w:rStyle w:val="a7"/>
            <w:rFonts w:cs="Times New Roman"/>
            <w:noProof/>
            <w:kern w:val="0"/>
          </w:rPr>
          <w:t xml:space="preserve"> </w:t>
        </w:r>
        <w:r w:rsidRPr="0067249F">
          <w:rPr>
            <w:rStyle w:val="a7"/>
            <w:rFonts w:cs="Times New Roman"/>
            <w:noProof/>
            <w:kern w:val="0"/>
          </w:rPr>
          <w:t>인허가상</w:t>
        </w:r>
        <w:r w:rsidRPr="0067249F">
          <w:rPr>
            <w:rStyle w:val="a7"/>
            <w:rFonts w:cs="Times New Roman"/>
            <w:noProof/>
            <w:kern w:val="0"/>
          </w:rPr>
          <w:t xml:space="preserve"> </w:t>
        </w:r>
        <w:r w:rsidRPr="0067249F">
          <w:rPr>
            <w:rStyle w:val="a7"/>
            <w:rFonts w:cs="Times New Roman"/>
            <w:noProof/>
            <w:kern w:val="0"/>
          </w:rPr>
          <w:t>조치</w:t>
        </w:r>
        <w:r w:rsidRPr="0067249F">
          <w:rPr>
            <w:rStyle w:val="a7"/>
            <w:rFonts w:cs="Times New Roman"/>
            <w:noProof/>
            <w:kern w:val="0"/>
          </w:rPr>
          <w:t xml:space="preserve"> </w:t>
        </w:r>
        <w:r w:rsidRPr="0067249F">
          <w:rPr>
            <w:rStyle w:val="a7"/>
            <w:rFonts w:cs="Times New Roman"/>
            <w:noProof/>
            <w:kern w:val="0"/>
          </w:rPr>
          <w:t>필요사항</w:t>
        </w:r>
        <w:r>
          <w:rPr>
            <w:noProof/>
            <w:webHidden/>
          </w:rPr>
          <w:tab/>
        </w:r>
        <w:r>
          <w:rPr>
            <w:noProof/>
            <w:webHidden/>
          </w:rPr>
          <w:fldChar w:fldCharType="begin"/>
        </w:r>
        <w:r>
          <w:rPr>
            <w:noProof/>
            <w:webHidden/>
          </w:rPr>
          <w:instrText xml:space="preserve"> PAGEREF _Toc108512967 \h </w:instrText>
        </w:r>
        <w:r>
          <w:rPr>
            <w:noProof/>
            <w:webHidden/>
          </w:rPr>
        </w:r>
        <w:r>
          <w:rPr>
            <w:noProof/>
            <w:webHidden/>
          </w:rPr>
          <w:fldChar w:fldCharType="separate"/>
        </w:r>
        <w:r w:rsidR="00B2648E">
          <w:rPr>
            <w:noProof/>
            <w:webHidden/>
          </w:rPr>
          <w:t>21</w:t>
        </w:r>
        <w:r>
          <w:rPr>
            <w:noProof/>
            <w:webHidden/>
          </w:rPr>
          <w:fldChar w:fldCharType="end"/>
        </w:r>
      </w:hyperlink>
    </w:p>
    <w:p w14:paraId="1B69329E" w14:textId="52359BA5" w:rsidR="00966856" w:rsidRDefault="00966856">
      <w:pPr>
        <w:pStyle w:val="12"/>
        <w:rPr>
          <w:rFonts w:asciiTheme="minorHAnsi" w:eastAsiaTheme="minorEastAsia" w:hAnsiTheme="minorHAnsi"/>
          <w:b w:val="0"/>
          <w:noProof/>
          <w:color w:val="auto"/>
          <w:sz w:val="20"/>
        </w:rPr>
      </w:pPr>
      <w:hyperlink w:anchor="_Toc108512968" w:history="1">
        <w:r w:rsidRPr="0067249F">
          <w:rPr>
            <w:rStyle w:val="a7"/>
            <w:rFonts w:cs="Times New Roman"/>
            <w:noProof/>
            <w:kern w:val="0"/>
          </w:rPr>
          <w:t xml:space="preserve">PG </w:t>
        </w:r>
        <w:r w:rsidRPr="0067249F">
          <w:rPr>
            <w:rStyle w:val="a7"/>
            <w:rFonts w:cs="Times New Roman"/>
            <w:noProof/>
            <w:kern w:val="0"/>
          </w:rPr>
          <w:t>사업자로서의</w:t>
        </w:r>
        <w:r w:rsidRPr="0067249F">
          <w:rPr>
            <w:rStyle w:val="a7"/>
            <w:rFonts w:cs="Times New Roman"/>
            <w:noProof/>
            <w:kern w:val="0"/>
          </w:rPr>
          <w:t xml:space="preserve"> </w:t>
        </w:r>
        <w:r w:rsidRPr="0067249F">
          <w:rPr>
            <w:rStyle w:val="a7"/>
            <w:rFonts w:cs="Times New Roman"/>
            <w:noProof/>
            <w:kern w:val="0"/>
          </w:rPr>
          <w:t>규제</w:t>
        </w:r>
        <w:r w:rsidRPr="0067249F">
          <w:rPr>
            <w:rStyle w:val="a7"/>
            <w:rFonts w:cs="Times New Roman"/>
            <w:noProof/>
            <w:kern w:val="0"/>
          </w:rPr>
          <w:t xml:space="preserve"> </w:t>
        </w:r>
        <w:r w:rsidRPr="0067249F">
          <w:rPr>
            <w:rStyle w:val="a7"/>
            <w:rFonts w:cs="Times New Roman"/>
            <w:noProof/>
            <w:kern w:val="0"/>
          </w:rPr>
          <w:t>준수</w:t>
        </w:r>
        <w:r>
          <w:rPr>
            <w:noProof/>
            <w:webHidden/>
          </w:rPr>
          <w:tab/>
        </w:r>
        <w:r>
          <w:rPr>
            <w:noProof/>
            <w:webHidden/>
          </w:rPr>
          <w:fldChar w:fldCharType="begin"/>
        </w:r>
        <w:r>
          <w:rPr>
            <w:noProof/>
            <w:webHidden/>
          </w:rPr>
          <w:instrText xml:space="preserve"> PAGEREF _Toc108512968 \h </w:instrText>
        </w:r>
        <w:r>
          <w:rPr>
            <w:noProof/>
            <w:webHidden/>
          </w:rPr>
        </w:r>
        <w:r>
          <w:rPr>
            <w:noProof/>
            <w:webHidden/>
          </w:rPr>
          <w:fldChar w:fldCharType="separate"/>
        </w:r>
        <w:r w:rsidR="00B2648E">
          <w:rPr>
            <w:noProof/>
            <w:webHidden/>
          </w:rPr>
          <w:t>21</w:t>
        </w:r>
        <w:r>
          <w:rPr>
            <w:noProof/>
            <w:webHidden/>
          </w:rPr>
          <w:fldChar w:fldCharType="end"/>
        </w:r>
      </w:hyperlink>
    </w:p>
    <w:p w14:paraId="2DC7991D" w14:textId="55EA49D5" w:rsidR="00966856" w:rsidRDefault="00966856">
      <w:pPr>
        <w:pStyle w:val="12"/>
        <w:rPr>
          <w:rFonts w:asciiTheme="minorHAnsi" w:eastAsiaTheme="minorEastAsia" w:hAnsiTheme="minorHAnsi"/>
          <w:b w:val="0"/>
          <w:noProof/>
          <w:color w:val="auto"/>
          <w:sz w:val="20"/>
        </w:rPr>
      </w:pPr>
      <w:hyperlink w:anchor="_Toc108512969" w:history="1">
        <w:r w:rsidRPr="0067249F">
          <w:rPr>
            <w:rStyle w:val="a7"/>
            <w:rFonts w:cs="Times New Roman"/>
            <w:noProof/>
            <w:kern w:val="0"/>
          </w:rPr>
          <w:t>규제</w:t>
        </w:r>
        <w:r w:rsidRPr="0067249F">
          <w:rPr>
            <w:rStyle w:val="a7"/>
            <w:rFonts w:cs="Times New Roman"/>
            <w:noProof/>
            <w:kern w:val="0"/>
          </w:rPr>
          <w:t xml:space="preserve"> </w:t>
        </w:r>
        <w:r w:rsidRPr="0067249F">
          <w:rPr>
            <w:rStyle w:val="a7"/>
            <w:rFonts w:cs="Times New Roman"/>
            <w:noProof/>
            <w:kern w:val="0"/>
          </w:rPr>
          <w:t>샌드박스</w:t>
        </w:r>
        <w:r>
          <w:rPr>
            <w:noProof/>
            <w:webHidden/>
          </w:rPr>
          <w:tab/>
        </w:r>
        <w:r>
          <w:rPr>
            <w:noProof/>
            <w:webHidden/>
          </w:rPr>
          <w:fldChar w:fldCharType="begin"/>
        </w:r>
        <w:r>
          <w:rPr>
            <w:noProof/>
            <w:webHidden/>
          </w:rPr>
          <w:instrText xml:space="preserve"> PAGEREF _Toc108512969 \h </w:instrText>
        </w:r>
        <w:r>
          <w:rPr>
            <w:noProof/>
            <w:webHidden/>
          </w:rPr>
        </w:r>
        <w:r>
          <w:rPr>
            <w:noProof/>
            <w:webHidden/>
          </w:rPr>
          <w:fldChar w:fldCharType="separate"/>
        </w:r>
        <w:r w:rsidR="00B2648E">
          <w:rPr>
            <w:noProof/>
            <w:webHidden/>
          </w:rPr>
          <w:t>22</w:t>
        </w:r>
        <w:r>
          <w:rPr>
            <w:noProof/>
            <w:webHidden/>
          </w:rPr>
          <w:fldChar w:fldCharType="end"/>
        </w:r>
      </w:hyperlink>
    </w:p>
    <w:p w14:paraId="5D49AC79" w14:textId="6F2932ED" w:rsidR="00966856" w:rsidRDefault="00966856">
      <w:pPr>
        <w:pStyle w:val="12"/>
        <w:rPr>
          <w:rFonts w:asciiTheme="minorHAnsi" w:eastAsiaTheme="minorEastAsia" w:hAnsiTheme="minorHAnsi"/>
          <w:b w:val="0"/>
          <w:noProof/>
          <w:color w:val="auto"/>
          <w:sz w:val="20"/>
        </w:rPr>
      </w:pPr>
      <w:hyperlink w:anchor="_Toc108512970" w:history="1">
        <w:r w:rsidRPr="0067249F">
          <w:rPr>
            <w:rStyle w:val="a7"/>
            <w:rFonts w:cs="Times New Roman"/>
            <w:noProof/>
            <w:kern w:val="0"/>
          </w:rPr>
          <w:t>플랫폼가맹사업</w:t>
        </w:r>
        <w:r w:rsidRPr="0067249F">
          <w:rPr>
            <w:rStyle w:val="a7"/>
            <w:rFonts w:cs="Times New Roman"/>
            <w:noProof/>
            <w:kern w:val="0"/>
          </w:rPr>
          <w:t xml:space="preserve"> </w:t>
        </w:r>
        <w:r w:rsidRPr="0067249F">
          <w:rPr>
            <w:rStyle w:val="a7"/>
            <w:rFonts w:cs="Times New Roman"/>
            <w:noProof/>
            <w:kern w:val="0"/>
          </w:rPr>
          <w:t>관련</w:t>
        </w:r>
        <w:r w:rsidRPr="0067249F">
          <w:rPr>
            <w:rStyle w:val="a7"/>
            <w:rFonts w:cs="Times New Roman"/>
            <w:noProof/>
            <w:kern w:val="0"/>
          </w:rPr>
          <w:t xml:space="preserve"> </w:t>
        </w:r>
        <w:r w:rsidRPr="0067249F">
          <w:rPr>
            <w:rStyle w:val="a7"/>
            <w:rFonts w:cs="Times New Roman"/>
            <w:noProof/>
            <w:kern w:val="0"/>
          </w:rPr>
          <w:t>규제</w:t>
        </w:r>
        <w:r>
          <w:rPr>
            <w:noProof/>
            <w:webHidden/>
          </w:rPr>
          <w:tab/>
        </w:r>
        <w:r>
          <w:rPr>
            <w:noProof/>
            <w:webHidden/>
          </w:rPr>
          <w:fldChar w:fldCharType="begin"/>
        </w:r>
        <w:r>
          <w:rPr>
            <w:noProof/>
            <w:webHidden/>
          </w:rPr>
          <w:instrText xml:space="preserve"> PAGEREF _Toc108512970 \h </w:instrText>
        </w:r>
        <w:r>
          <w:rPr>
            <w:noProof/>
            <w:webHidden/>
          </w:rPr>
        </w:r>
        <w:r>
          <w:rPr>
            <w:noProof/>
            <w:webHidden/>
          </w:rPr>
          <w:fldChar w:fldCharType="separate"/>
        </w:r>
        <w:r w:rsidR="00B2648E">
          <w:rPr>
            <w:noProof/>
            <w:webHidden/>
          </w:rPr>
          <w:t>23</w:t>
        </w:r>
        <w:r>
          <w:rPr>
            <w:noProof/>
            <w:webHidden/>
          </w:rPr>
          <w:fldChar w:fldCharType="end"/>
        </w:r>
      </w:hyperlink>
    </w:p>
    <w:p w14:paraId="6E6A8DF9" w14:textId="5D939B8B" w:rsidR="00966856" w:rsidRDefault="00966856">
      <w:pPr>
        <w:pStyle w:val="12"/>
        <w:rPr>
          <w:rFonts w:asciiTheme="minorHAnsi" w:eastAsiaTheme="minorEastAsia" w:hAnsiTheme="minorHAnsi"/>
          <w:b w:val="0"/>
          <w:noProof/>
          <w:color w:val="auto"/>
          <w:sz w:val="20"/>
        </w:rPr>
      </w:pPr>
      <w:hyperlink w:anchor="_Toc108512971" w:history="1">
        <w:r w:rsidRPr="0067249F">
          <w:rPr>
            <w:rStyle w:val="a7"/>
            <w:rFonts w:cs="Times New Roman"/>
            <w:noProof/>
            <w:kern w:val="0"/>
          </w:rPr>
          <w:t>플랫폼중개사업</w:t>
        </w:r>
        <w:r w:rsidRPr="0067249F">
          <w:rPr>
            <w:rStyle w:val="a7"/>
            <w:rFonts w:cs="Times New Roman"/>
            <w:noProof/>
            <w:kern w:val="0"/>
          </w:rPr>
          <w:t xml:space="preserve"> </w:t>
        </w:r>
        <w:r w:rsidRPr="0067249F">
          <w:rPr>
            <w:rStyle w:val="a7"/>
            <w:rFonts w:cs="Times New Roman"/>
            <w:noProof/>
            <w:kern w:val="0"/>
          </w:rPr>
          <w:t>관련</w:t>
        </w:r>
        <w:r w:rsidRPr="0067249F">
          <w:rPr>
            <w:rStyle w:val="a7"/>
            <w:rFonts w:cs="Times New Roman"/>
            <w:noProof/>
            <w:kern w:val="0"/>
          </w:rPr>
          <w:t xml:space="preserve"> </w:t>
        </w:r>
        <w:r w:rsidRPr="0067249F">
          <w:rPr>
            <w:rStyle w:val="a7"/>
            <w:rFonts w:cs="Times New Roman"/>
            <w:noProof/>
            <w:kern w:val="0"/>
          </w:rPr>
          <w:t>규제</w:t>
        </w:r>
        <w:r>
          <w:rPr>
            <w:noProof/>
            <w:webHidden/>
          </w:rPr>
          <w:tab/>
        </w:r>
        <w:r>
          <w:rPr>
            <w:noProof/>
            <w:webHidden/>
          </w:rPr>
          <w:fldChar w:fldCharType="begin"/>
        </w:r>
        <w:r>
          <w:rPr>
            <w:noProof/>
            <w:webHidden/>
          </w:rPr>
          <w:instrText xml:space="preserve"> PAGEREF _Toc108512971 \h </w:instrText>
        </w:r>
        <w:r>
          <w:rPr>
            <w:noProof/>
            <w:webHidden/>
          </w:rPr>
        </w:r>
        <w:r>
          <w:rPr>
            <w:noProof/>
            <w:webHidden/>
          </w:rPr>
          <w:fldChar w:fldCharType="separate"/>
        </w:r>
        <w:r w:rsidR="00B2648E">
          <w:rPr>
            <w:noProof/>
            <w:webHidden/>
          </w:rPr>
          <w:t>24</w:t>
        </w:r>
        <w:r>
          <w:rPr>
            <w:noProof/>
            <w:webHidden/>
          </w:rPr>
          <w:fldChar w:fldCharType="end"/>
        </w:r>
      </w:hyperlink>
    </w:p>
    <w:p w14:paraId="08D57881" w14:textId="2A71471A" w:rsidR="00966856" w:rsidRDefault="00966856">
      <w:pPr>
        <w:pStyle w:val="12"/>
        <w:rPr>
          <w:rFonts w:asciiTheme="minorHAnsi" w:eastAsiaTheme="minorEastAsia" w:hAnsiTheme="minorHAnsi"/>
          <w:b w:val="0"/>
          <w:noProof/>
          <w:color w:val="auto"/>
          <w:sz w:val="20"/>
        </w:rPr>
      </w:pPr>
      <w:hyperlink w:anchor="_Toc108512972" w:history="1">
        <w:r w:rsidRPr="0067249F">
          <w:rPr>
            <w:rStyle w:val="a7"/>
            <w:rFonts w:cs="Times New Roman"/>
            <w:noProof/>
            <w:kern w:val="0"/>
          </w:rPr>
          <w:t>탄력요금제</w:t>
        </w:r>
        <w:r w:rsidRPr="0067249F">
          <w:rPr>
            <w:rStyle w:val="a7"/>
            <w:rFonts w:cs="Times New Roman"/>
            <w:noProof/>
            <w:kern w:val="0"/>
          </w:rPr>
          <w:t xml:space="preserve"> </w:t>
        </w:r>
        <w:r w:rsidRPr="0067249F">
          <w:rPr>
            <w:rStyle w:val="a7"/>
            <w:rFonts w:cs="Times New Roman"/>
            <w:noProof/>
            <w:kern w:val="0"/>
          </w:rPr>
          <w:t>도입</w:t>
        </w:r>
        <w:r w:rsidRPr="0067249F">
          <w:rPr>
            <w:rStyle w:val="a7"/>
            <w:rFonts w:cs="Times New Roman"/>
            <w:noProof/>
            <w:kern w:val="0"/>
          </w:rPr>
          <w:t xml:space="preserve"> </w:t>
        </w:r>
        <w:r w:rsidRPr="0067249F">
          <w:rPr>
            <w:rStyle w:val="a7"/>
            <w:rFonts w:cs="Times New Roman"/>
            <w:noProof/>
            <w:kern w:val="0"/>
          </w:rPr>
          <w:t>가능성</w:t>
        </w:r>
        <w:r>
          <w:rPr>
            <w:noProof/>
            <w:webHidden/>
          </w:rPr>
          <w:tab/>
        </w:r>
        <w:r>
          <w:rPr>
            <w:noProof/>
            <w:webHidden/>
          </w:rPr>
          <w:fldChar w:fldCharType="begin"/>
        </w:r>
        <w:r>
          <w:rPr>
            <w:noProof/>
            <w:webHidden/>
          </w:rPr>
          <w:instrText xml:space="preserve"> PAGEREF _Toc108512972 \h </w:instrText>
        </w:r>
        <w:r>
          <w:rPr>
            <w:noProof/>
            <w:webHidden/>
          </w:rPr>
        </w:r>
        <w:r>
          <w:rPr>
            <w:noProof/>
            <w:webHidden/>
          </w:rPr>
          <w:fldChar w:fldCharType="separate"/>
        </w:r>
        <w:r w:rsidR="00B2648E">
          <w:rPr>
            <w:noProof/>
            <w:webHidden/>
          </w:rPr>
          <w:t>25</w:t>
        </w:r>
        <w:r>
          <w:rPr>
            <w:noProof/>
            <w:webHidden/>
          </w:rPr>
          <w:fldChar w:fldCharType="end"/>
        </w:r>
      </w:hyperlink>
    </w:p>
    <w:p w14:paraId="007CA7D6" w14:textId="476F66FE" w:rsidR="00966856" w:rsidRDefault="00966856">
      <w:pPr>
        <w:pStyle w:val="12"/>
        <w:rPr>
          <w:rFonts w:asciiTheme="minorHAnsi" w:eastAsiaTheme="minorEastAsia" w:hAnsiTheme="minorHAnsi"/>
          <w:b w:val="0"/>
          <w:noProof/>
          <w:color w:val="auto"/>
          <w:sz w:val="20"/>
        </w:rPr>
      </w:pPr>
      <w:hyperlink w:anchor="_Toc108512973" w:history="1">
        <w:r w:rsidRPr="0067249F">
          <w:rPr>
            <w:rStyle w:val="a7"/>
            <w:rFonts w:cs="Times New Roman"/>
            <w:noProof/>
            <w:kern w:val="0"/>
          </w:rPr>
          <w:t>대리운전</w:t>
        </w:r>
        <w:r w:rsidRPr="0067249F">
          <w:rPr>
            <w:rStyle w:val="a7"/>
            <w:rFonts w:cs="Times New Roman"/>
            <w:noProof/>
            <w:kern w:val="0"/>
          </w:rPr>
          <w:t xml:space="preserve"> </w:t>
        </w:r>
        <w:r w:rsidRPr="0067249F">
          <w:rPr>
            <w:rStyle w:val="a7"/>
            <w:rFonts w:cs="Times New Roman"/>
            <w:noProof/>
            <w:kern w:val="0"/>
          </w:rPr>
          <w:t>중소기업</w:t>
        </w:r>
        <w:r w:rsidRPr="0067249F">
          <w:rPr>
            <w:rStyle w:val="a7"/>
            <w:rFonts w:cs="Times New Roman"/>
            <w:noProof/>
            <w:kern w:val="0"/>
          </w:rPr>
          <w:t xml:space="preserve"> </w:t>
        </w:r>
        <w:r w:rsidRPr="0067249F">
          <w:rPr>
            <w:rStyle w:val="a7"/>
            <w:rFonts w:cs="Times New Roman"/>
            <w:noProof/>
            <w:kern w:val="0"/>
          </w:rPr>
          <w:t>적합업종</w:t>
        </w:r>
        <w:r w:rsidRPr="0067249F">
          <w:rPr>
            <w:rStyle w:val="a7"/>
            <w:rFonts w:cs="Times New Roman"/>
            <w:noProof/>
            <w:kern w:val="0"/>
          </w:rPr>
          <w:t xml:space="preserve"> </w:t>
        </w:r>
        <w:r w:rsidRPr="0067249F">
          <w:rPr>
            <w:rStyle w:val="a7"/>
            <w:rFonts w:cs="Times New Roman"/>
            <w:noProof/>
            <w:kern w:val="0"/>
          </w:rPr>
          <w:t>지정</w:t>
        </w:r>
        <w:r>
          <w:rPr>
            <w:noProof/>
            <w:webHidden/>
          </w:rPr>
          <w:tab/>
        </w:r>
        <w:r>
          <w:rPr>
            <w:noProof/>
            <w:webHidden/>
          </w:rPr>
          <w:fldChar w:fldCharType="begin"/>
        </w:r>
        <w:r>
          <w:rPr>
            <w:noProof/>
            <w:webHidden/>
          </w:rPr>
          <w:instrText xml:space="preserve"> PAGEREF _Toc108512973 \h </w:instrText>
        </w:r>
        <w:r>
          <w:rPr>
            <w:noProof/>
            <w:webHidden/>
          </w:rPr>
        </w:r>
        <w:r>
          <w:rPr>
            <w:noProof/>
            <w:webHidden/>
          </w:rPr>
          <w:fldChar w:fldCharType="separate"/>
        </w:r>
        <w:r w:rsidR="00B2648E">
          <w:rPr>
            <w:noProof/>
            <w:webHidden/>
          </w:rPr>
          <w:t>26</w:t>
        </w:r>
        <w:r>
          <w:rPr>
            <w:noProof/>
            <w:webHidden/>
          </w:rPr>
          <w:fldChar w:fldCharType="end"/>
        </w:r>
      </w:hyperlink>
    </w:p>
    <w:p w14:paraId="493F6E58" w14:textId="186EE8AB" w:rsidR="00966856" w:rsidRDefault="00966856">
      <w:pPr>
        <w:pStyle w:val="12"/>
        <w:rPr>
          <w:rFonts w:asciiTheme="minorHAnsi" w:eastAsiaTheme="minorEastAsia" w:hAnsiTheme="minorHAnsi"/>
          <w:b w:val="0"/>
          <w:noProof/>
          <w:color w:val="auto"/>
          <w:sz w:val="20"/>
        </w:rPr>
      </w:pPr>
      <w:hyperlink w:anchor="_Toc108512974" w:history="1">
        <w:r w:rsidRPr="0067249F">
          <w:rPr>
            <w:rStyle w:val="a7"/>
            <w:rFonts w:cs="Times New Roman"/>
            <w:noProof/>
            <w:kern w:val="0"/>
          </w:rPr>
          <w:t>영업계약</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_Toc108512974 \h </w:instrText>
        </w:r>
        <w:r>
          <w:rPr>
            <w:noProof/>
            <w:webHidden/>
          </w:rPr>
        </w:r>
        <w:r>
          <w:rPr>
            <w:noProof/>
            <w:webHidden/>
          </w:rPr>
          <w:fldChar w:fldCharType="separate"/>
        </w:r>
        <w:r w:rsidR="00B2648E">
          <w:rPr>
            <w:noProof/>
            <w:webHidden/>
          </w:rPr>
          <w:t>27</w:t>
        </w:r>
        <w:r>
          <w:rPr>
            <w:noProof/>
            <w:webHidden/>
          </w:rPr>
          <w:fldChar w:fldCharType="end"/>
        </w:r>
      </w:hyperlink>
    </w:p>
    <w:p w14:paraId="21790941" w14:textId="1BBA4FFB" w:rsidR="00966856" w:rsidRDefault="00966856">
      <w:pPr>
        <w:pStyle w:val="12"/>
        <w:rPr>
          <w:rFonts w:asciiTheme="minorHAnsi" w:eastAsiaTheme="minorEastAsia" w:hAnsiTheme="minorHAnsi"/>
          <w:b w:val="0"/>
          <w:noProof/>
          <w:color w:val="auto"/>
          <w:sz w:val="20"/>
        </w:rPr>
      </w:pPr>
      <w:hyperlink w:anchor="_Toc108512975" w:history="1">
        <w:r w:rsidRPr="0067249F">
          <w:rPr>
            <w:rStyle w:val="a7"/>
            <w:rFonts w:cs="Times New Roman"/>
            <w:noProof/>
            <w:kern w:val="0"/>
          </w:rPr>
          <w:t>영업계약</w:t>
        </w:r>
        <w:r w:rsidRPr="0067249F">
          <w:rPr>
            <w:rStyle w:val="a7"/>
            <w:rFonts w:cs="Times New Roman"/>
            <w:noProof/>
            <w:kern w:val="0"/>
          </w:rPr>
          <w:t>(</w:t>
        </w:r>
        <w:r w:rsidRPr="0067249F">
          <w:rPr>
            <w:rStyle w:val="a7"/>
            <w:rFonts w:cs="Times New Roman"/>
            <w:noProof/>
            <w:kern w:val="0"/>
          </w:rPr>
          <w:t>택시</w:t>
        </w:r>
        <w:r w:rsidRPr="0067249F">
          <w:rPr>
            <w:rStyle w:val="a7"/>
            <w:rFonts w:cs="Times New Roman"/>
            <w:noProof/>
            <w:kern w:val="0"/>
          </w:rPr>
          <w:t>)</w:t>
        </w:r>
        <w:r>
          <w:rPr>
            <w:noProof/>
            <w:webHidden/>
          </w:rPr>
          <w:tab/>
        </w:r>
        <w:r>
          <w:rPr>
            <w:noProof/>
            <w:webHidden/>
          </w:rPr>
          <w:fldChar w:fldCharType="begin"/>
        </w:r>
        <w:r>
          <w:rPr>
            <w:noProof/>
            <w:webHidden/>
          </w:rPr>
          <w:instrText xml:space="preserve"> PAGEREF _Toc108512975 \h </w:instrText>
        </w:r>
        <w:r>
          <w:rPr>
            <w:noProof/>
            <w:webHidden/>
          </w:rPr>
        </w:r>
        <w:r>
          <w:rPr>
            <w:noProof/>
            <w:webHidden/>
          </w:rPr>
          <w:fldChar w:fldCharType="separate"/>
        </w:r>
        <w:r w:rsidR="00B2648E">
          <w:rPr>
            <w:noProof/>
            <w:webHidden/>
          </w:rPr>
          <w:t>28</w:t>
        </w:r>
        <w:r>
          <w:rPr>
            <w:noProof/>
            <w:webHidden/>
          </w:rPr>
          <w:fldChar w:fldCharType="end"/>
        </w:r>
      </w:hyperlink>
    </w:p>
    <w:p w14:paraId="3B64B50A" w14:textId="05F7DA40" w:rsidR="00966856" w:rsidRDefault="00966856">
      <w:pPr>
        <w:pStyle w:val="12"/>
        <w:rPr>
          <w:rFonts w:asciiTheme="minorHAnsi" w:eastAsiaTheme="minorEastAsia" w:hAnsiTheme="minorHAnsi"/>
          <w:b w:val="0"/>
          <w:noProof/>
          <w:color w:val="auto"/>
          <w:sz w:val="20"/>
        </w:rPr>
      </w:pPr>
      <w:hyperlink w:anchor="_Toc108512976" w:history="1">
        <w:r w:rsidRPr="0067249F">
          <w:rPr>
            <w:rStyle w:val="a7"/>
            <w:rFonts w:cs="Times New Roman"/>
            <w:noProof/>
            <w:kern w:val="0"/>
          </w:rPr>
          <w:t>영업계약</w:t>
        </w:r>
        <w:r w:rsidRPr="0067249F">
          <w:rPr>
            <w:rStyle w:val="a7"/>
            <w:rFonts w:cs="Times New Roman"/>
            <w:noProof/>
            <w:kern w:val="0"/>
          </w:rPr>
          <w:t>(</w:t>
        </w:r>
        <w:r w:rsidRPr="0067249F">
          <w:rPr>
            <w:rStyle w:val="a7"/>
            <w:rFonts w:cs="Times New Roman"/>
            <w:noProof/>
            <w:kern w:val="0"/>
          </w:rPr>
          <w:t>대리</w:t>
        </w:r>
        <w:r w:rsidRPr="0067249F">
          <w:rPr>
            <w:rStyle w:val="a7"/>
            <w:rFonts w:cs="Times New Roman"/>
            <w:noProof/>
            <w:kern w:val="0"/>
          </w:rPr>
          <w:t>)</w:t>
        </w:r>
        <w:r>
          <w:rPr>
            <w:noProof/>
            <w:webHidden/>
          </w:rPr>
          <w:tab/>
        </w:r>
        <w:r>
          <w:rPr>
            <w:noProof/>
            <w:webHidden/>
          </w:rPr>
          <w:fldChar w:fldCharType="begin"/>
        </w:r>
        <w:r>
          <w:rPr>
            <w:noProof/>
            <w:webHidden/>
          </w:rPr>
          <w:instrText xml:space="preserve"> PAGEREF _Toc108512976 \h </w:instrText>
        </w:r>
        <w:r>
          <w:rPr>
            <w:noProof/>
            <w:webHidden/>
          </w:rPr>
        </w:r>
        <w:r>
          <w:rPr>
            <w:noProof/>
            <w:webHidden/>
          </w:rPr>
          <w:fldChar w:fldCharType="separate"/>
        </w:r>
        <w:r w:rsidR="00B2648E">
          <w:rPr>
            <w:noProof/>
            <w:webHidden/>
          </w:rPr>
          <w:t>28</w:t>
        </w:r>
        <w:r>
          <w:rPr>
            <w:noProof/>
            <w:webHidden/>
          </w:rPr>
          <w:fldChar w:fldCharType="end"/>
        </w:r>
      </w:hyperlink>
    </w:p>
    <w:p w14:paraId="218223D7" w14:textId="00516B39" w:rsidR="00966856" w:rsidRDefault="00966856">
      <w:pPr>
        <w:pStyle w:val="12"/>
        <w:rPr>
          <w:rFonts w:asciiTheme="minorHAnsi" w:eastAsiaTheme="minorEastAsia" w:hAnsiTheme="minorHAnsi"/>
          <w:b w:val="0"/>
          <w:noProof/>
          <w:color w:val="auto"/>
          <w:sz w:val="20"/>
        </w:rPr>
      </w:pPr>
      <w:hyperlink w:anchor="_Toc108512977" w:history="1">
        <w:r w:rsidRPr="0067249F">
          <w:rPr>
            <w:rStyle w:val="a7"/>
            <w:rFonts w:cs="Times New Roman"/>
            <w:noProof/>
            <w:kern w:val="0"/>
          </w:rPr>
          <w:t>대리운전</w:t>
        </w:r>
        <w:r w:rsidRPr="0067249F">
          <w:rPr>
            <w:rStyle w:val="a7"/>
            <w:rFonts w:cs="Times New Roman"/>
            <w:noProof/>
            <w:kern w:val="0"/>
          </w:rPr>
          <w:t xml:space="preserve"> </w:t>
        </w:r>
        <w:r w:rsidRPr="0067249F">
          <w:rPr>
            <w:rStyle w:val="a7"/>
            <w:rFonts w:cs="Times New Roman"/>
            <w:noProof/>
            <w:kern w:val="0"/>
          </w:rPr>
          <w:t>보험</w:t>
        </w:r>
        <w:r>
          <w:rPr>
            <w:noProof/>
            <w:webHidden/>
          </w:rPr>
          <w:tab/>
        </w:r>
        <w:r>
          <w:rPr>
            <w:noProof/>
            <w:webHidden/>
          </w:rPr>
          <w:fldChar w:fldCharType="begin"/>
        </w:r>
        <w:r>
          <w:rPr>
            <w:noProof/>
            <w:webHidden/>
          </w:rPr>
          <w:instrText xml:space="preserve"> PAGEREF _Toc108512977 \h </w:instrText>
        </w:r>
        <w:r>
          <w:rPr>
            <w:noProof/>
            <w:webHidden/>
          </w:rPr>
        </w:r>
        <w:r>
          <w:rPr>
            <w:noProof/>
            <w:webHidden/>
          </w:rPr>
          <w:fldChar w:fldCharType="separate"/>
        </w:r>
        <w:r w:rsidR="00B2648E">
          <w:rPr>
            <w:noProof/>
            <w:webHidden/>
          </w:rPr>
          <w:t>29</w:t>
        </w:r>
        <w:r>
          <w:rPr>
            <w:noProof/>
            <w:webHidden/>
          </w:rPr>
          <w:fldChar w:fldCharType="end"/>
        </w:r>
      </w:hyperlink>
    </w:p>
    <w:p w14:paraId="18A5B577" w14:textId="5B22C2AC" w:rsidR="00966856" w:rsidRDefault="00966856">
      <w:pPr>
        <w:pStyle w:val="12"/>
        <w:rPr>
          <w:rFonts w:asciiTheme="minorHAnsi" w:eastAsiaTheme="minorEastAsia" w:hAnsiTheme="minorHAnsi"/>
          <w:b w:val="0"/>
          <w:noProof/>
          <w:color w:val="auto"/>
          <w:sz w:val="20"/>
        </w:rPr>
      </w:pPr>
      <w:hyperlink w:anchor="_Toc108512978" w:history="1">
        <w:r w:rsidRPr="0067249F">
          <w:rPr>
            <w:rStyle w:val="a7"/>
            <w:rFonts w:cs="Times New Roman"/>
            <w:noProof/>
            <w:kern w:val="0"/>
          </w:rPr>
          <w:t>영업계약</w:t>
        </w:r>
        <w:r w:rsidRPr="0067249F">
          <w:rPr>
            <w:rStyle w:val="a7"/>
            <w:rFonts w:cs="Times New Roman"/>
            <w:noProof/>
            <w:kern w:val="0"/>
          </w:rPr>
          <w:t>(</w:t>
        </w:r>
        <w:r w:rsidRPr="0067249F">
          <w:rPr>
            <w:rStyle w:val="a7"/>
            <w:rFonts w:cs="Times New Roman"/>
            <w:noProof/>
            <w:kern w:val="0"/>
          </w:rPr>
          <w:t>주차</w:t>
        </w:r>
        <w:r w:rsidRPr="0067249F">
          <w:rPr>
            <w:rStyle w:val="a7"/>
            <w:rFonts w:cs="Times New Roman"/>
            <w:noProof/>
            <w:kern w:val="0"/>
          </w:rPr>
          <w:t>)</w:t>
        </w:r>
        <w:r>
          <w:rPr>
            <w:noProof/>
            <w:webHidden/>
          </w:rPr>
          <w:tab/>
        </w:r>
        <w:r>
          <w:rPr>
            <w:noProof/>
            <w:webHidden/>
          </w:rPr>
          <w:fldChar w:fldCharType="begin"/>
        </w:r>
        <w:r>
          <w:rPr>
            <w:noProof/>
            <w:webHidden/>
          </w:rPr>
          <w:instrText xml:space="preserve"> PAGEREF _Toc108512978 \h </w:instrText>
        </w:r>
        <w:r>
          <w:rPr>
            <w:noProof/>
            <w:webHidden/>
          </w:rPr>
        </w:r>
        <w:r>
          <w:rPr>
            <w:noProof/>
            <w:webHidden/>
          </w:rPr>
          <w:fldChar w:fldCharType="separate"/>
        </w:r>
        <w:r w:rsidR="00B2648E">
          <w:rPr>
            <w:noProof/>
            <w:webHidden/>
          </w:rPr>
          <w:t>30</w:t>
        </w:r>
        <w:r>
          <w:rPr>
            <w:noProof/>
            <w:webHidden/>
          </w:rPr>
          <w:fldChar w:fldCharType="end"/>
        </w:r>
      </w:hyperlink>
    </w:p>
    <w:p w14:paraId="282F5F36" w14:textId="47712D93" w:rsidR="00966856" w:rsidRDefault="00966856">
      <w:pPr>
        <w:pStyle w:val="12"/>
        <w:rPr>
          <w:rFonts w:asciiTheme="minorHAnsi" w:eastAsiaTheme="minorEastAsia" w:hAnsiTheme="minorHAnsi"/>
          <w:b w:val="0"/>
          <w:noProof/>
          <w:color w:val="auto"/>
          <w:sz w:val="20"/>
        </w:rPr>
      </w:pPr>
      <w:hyperlink w:anchor="_Toc108512979" w:history="1">
        <w:r w:rsidRPr="0067249F">
          <w:rPr>
            <w:rStyle w:val="a7"/>
            <w:rFonts w:cs="Times New Roman"/>
            <w:noProof/>
            <w:kern w:val="0"/>
          </w:rPr>
          <w:t>가맹계약</w:t>
        </w:r>
        <w:r w:rsidRPr="0067249F">
          <w:rPr>
            <w:rStyle w:val="a7"/>
            <w:rFonts w:cs="Times New Roman"/>
            <w:noProof/>
            <w:kern w:val="0"/>
          </w:rPr>
          <w:t xml:space="preserve"> </w:t>
        </w:r>
        <w:r w:rsidRPr="0067249F">
          <w:rPr>
            <w:rStyle w:val="a7"/>
            <w:rFonts w:cs="Times New Roman"/>
            <w:noProof/>
            <w:kern w:val="0"/>
          </w:rPr>
          <w:t>관련</w:t>
        </w:r>
        <w:r w:rsidRPr="0067249F">
          <w:rPr>
            <w:rStyle w:val="a7"/>
            <w:rFonts w:cs="Times New Roman"/>
            <w:noProof/>
            <w:kern w:val="0"/>
          </w:rPr>
          <w:t xml:space="preserve"> </w:t>
        </w:r>
        <w:r w:rsidRPr="0067249F">
          <w:rPr>
            <w:rStyle w:val="a7"/>
            <w:rFonts w:cs="Times New Roman"/>
            <w:noProof/>
            <w:kern w:val="0"/>
          </w:rPr>
          <w:t>잠재적</w:t>
        </w:r>
        <w:r w:rsidRPr="0067249F">
          <w:rPr>
            <w:rStyle w:val="a7"/>
            <w:rFonts w:cs="Times New Roman"/>
            <w:noProof/>
            <w:kern w:val="0"/>
          </w:rPr>
          <w:t xml:space="preserve"> </w:t>
        </w:r>
        <w:r w:rsidRPr="0067249F">
          <w:rPr>
            <w:rStyle w:val="a7"/>
            <w:rFonts w:cs="Times New Roman"/>
            <w:noProof/>
            <w:kern w:val="0"/>
          </w:rPr>
          <w:t>공정거래법상</w:t>
        </w:r>
        <w:r w:rsidRPr="0067249F">
          <w:rPr>
            <w:rStyle w:val="a7"/>
            <w:rFonts w:cs="Times New Roman"/>
            <w:noProof/>
            <w:kern w:val="0"/>
          </w:rPr>
          <w:t xml:space="preserve"> </w:t>
        </w:r>
        <w:r w:rsidRPr="0067249F">
          <w:rPr>
            <w:rStyle w:val="a7"/>
            <w:rFonts w:cs="Times New Roman"/>
            <w:noProof/>
            <w:kern w:val="0"/>
          </w:rPr>
          <w:t>이슈</w:t>
        </w:r>
        <w:r>
          <w:rPr>
            <w:noProof/>
            <w:webHidden/>
          </w:rPr>
          <w:tab/>
        </w:r>
        <w:r>
          <w:rPr>
            <w:noProof/>
            <w:webHidden/>
          </w:rPr>
          <w:fldChar w:fldCharType="begin"/>
        </w:r>
        <w:r>
          <w:rPr>
            <w:noProof/>
            <w:webHidden/>
          </w:rPr>
          <w:instrText xml:space="preserve"> PAGEREF _Toc108512979 \h </w:instrText>
        </w:r>
        <w:r>
          <w:rPr>
            <w:noProof/>
            <w:webHidden/>
          </w:rPr>
        </w:r>
        <w:r>
          <w:rPr>
            <w:noProof/>
            <w:webHidden/>
          </w:rPr>
          <w:fldChar w:fldCharType="separate"/>
        </w:r>
        <w:r w:rsidR="00B2648E">
          <w:rPr>
            <w:noProof/>
            <w:webHidden/>
          </w:rPr>
          <w:t>30</w:t>
        </w:r>
        <w:r>
          <w:rPr>
            <w:noProof/>
            <w:webHidden/>
          </w:rPr>
          <w:fldChar w:fldCharType="end"/>
        </w:r>
      </w:hyperlink>
    </w:p>
    <w:p w14:paraId="3C64714F" w14:textId="7B43592A" w:rsidR="00966856" w:rsidRDefault="00966856">
      <w:pPr>
        <w:pStyle w:val="12"/>
        <w:rPr>
          <w:rFonts w:asciiTheme="minorHAnsi" w:eastAsiaTheme="minorEastAsia" w:hAnsiTheme="minorHAnsi"/>
          <w:b w:val="0"/>
          <w:noProof/>
          <w:color w:val="auto"/>
          <w:sz w:val="20"/>
        </w:rPr>
      </w:pPr>
      <w:hyperlink w:anchor="_Toc108512980" w:history="1">
        <w:r w:rsidRPr="0067249F">
          <w:rPr>
            <w:rStyle w:val="a7"/>
            <w:rFonts w:cs="Times New Roman"/>
            <w:noProof/>
            <w:kern w:val="0"/>
          </w:rPr>
          <w:t>금융계약</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_Toc108512980 \h </w:instrText>
        </w:r>
        <w:r>
          <w:rPr>
            <w:noProof/>
            <w:webHidden/>
          </w:rPr>
        </w:r>
        <w:r>
          <w:rPr>
            <w:noProof/>
            <w:webHidden/>
          </w:rPr>
          <w:fldChar w:fldCharType="separate"/>
        </w:r>
        <w:r w:rsidR="00B2648E">
          <w:rPr>
            <w:noProof/>
            <w:webHidden/>
          </w:rPr>
          <w:t>31</w:t>
        </w:r>
        <w:r>
          <w:rPr>
            <w:noProof/>
            <w:webHidden/>
          </w:rPr>
          <w:fldChar w:fldCharType="end"/>
        </w:r>
      </w:hyperlink>
    </w:p>
    <w:p w14:paraId="745BC39B" w14:textId="1DC71C63" w:rsidR="00966856" w:rsidRDefault="00966856">
      <w:pPr>
        <w:pStyle w:val="12"/>
        <w:rPr>
          <w:rFonts w:asciiTheme="minorHAnsi" w:eastAsiaTheme="minorEastAsia" w:hAnsiTheme="minorHAnsi"/>
          <w:b w:val="0"/>
          <w:noProof/>
          <w:color w:val="auto"/>
          <w:sz w:val="20"/>
        </w:rPr>
      </w:pPr>
      <w:hyperlink w:anchor="_Toc108512981" w:history="1">
        <w:r w:rsidRPr="0067249F">
          <w:rPr>
            <w:rStyle w:val="a7"/>
            <w:rFonts w:cs="Times New Roman"/>
            <w:noProof/>
            <w:kern w:val="0"/>
          </w:rPr>
          <w:t>부동산</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_Toc108512981 \h </w:instrText>
        </w:r>
        <w:r>
          <w:rPr>
            <w:noProof/>
            <w:webHidden/>
          </w:rPr>
        </w:r>
        <w:r>
          <w:rPr>
            <w:noProof/>
            <w:webHidden/>
          </w:rPr>
          <w:fldChar w:fldCharType="separate"/>
        </w:r>
        <w:r w:rsidR="00B2648E">
          <w:rPr>
            <w:noProof/>
            <w:webHidden/>
          </w:rPr>
          <w:t>32</w:t>
        </w:r>
        <w:r>
          <w:rPr>
            <w:noProof/>
            <w:webHidden/>
          </w:rPr>
          <w:fldChar w:fldCharType="end"/>
        </w:r>
      </w:hyperlink>
    </w:p>
    <w:p w14:paraId="7F6BFE53" w14:textId="12A9D395" w:rsidR="00966856" w:rsidRDefault="00966856">
      <w:pPr>
        <w:pStyle w:val="12"/>
        <w:rPr>
          <w:rFonts w:asciiTheme="minorHAnsi" w:eastAsiaTheme="minorEastAsia" w:hAnsiTheme="minorHAnsi"/>
          <w:b w:val="0"/>
          <w:noProof/>
          <w:color w:val="auto"/>
          <w:sz w:val="20"/>
        </w:rPr>
      </w:pPr>
      <w:hyperlink w:anchor="_Toc108512982" w:history="1">
        <w:r w:rsidRPr="0067249F">
          <w:rPr>
            <w:rStyle w:val="a7"/>
            <w:rFonts w:cs="Times New Roman"/>
            <w:noProof/>
            <w:kern w:val="0"/>
          </w:rPr>
          <w:t>인력</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_Toc108512982 \h </w:instrText>
        </w:r>
        <w:r>
          <w:rPr>
            <w:noProof/>
            <w:webHidden/>
          </w:rPr>
        </w:r>
        <w:r>
          <w:rPr>
            <w:noProof/>
            <w:webHidden/>
          </w:rPr>
          <w:fldChar w:fldCharType="separate"/>
        </w:r>
        <w:r w:rsidR="00B2648E">
          <w:rPr>
            <w:noProof/>
            <w:webHidden/>
          </w:rPr>
          <w:t>32</w:t>
        </w:r>
        <w:r>
          <w:rPr>
            <w:noProof/>
            <w:webHidden/>
          </w:rPr>
          <w:fldChar w:fldCharType="end"/>
        </w:r>
      </w:hyperlink>
    </w:p>
    <w:p w14:paraId="6D08C171" w14:textId="07FC9261" w:rsidR="00966856" w:rsidRDefault="00966856">
      <w:pPr>
        <w:pStyle w:val="12"/>
        <w:rPr>
          <w:rFonts w:asciiTheme="minorHAnsi" w:eastAsiaTheme="minorEastAsia" w:hAnsiTheme="minorHAnsi"/>
          <w:b w:val="0"/>
          <w:noProof/>
          <w:color w:val="auto"/>
          <w:sz w:val="20"/>
        </w:rPr>
      </w:pPr>
      <w:hyperlink w:anchor="_Toc108512983" w:history="1">
        <w:r w:rsidRPr="0067249F">
          <w:rPr>
            <w:rStyle w:val="a7"/>
            <w:rFonts w:cs="Times New Roman"/>
            <w:noProof/>
            <w:kern w:val="0"/>
          </w:rPr>
          <w:t>포괄임금제</w:t>
        </w:r>
        <w:r>
          <w:rPr>
            <w:noProof/>
            <w:webHidden/>
          </w:rPr>
          <w:tab/>
        </w:r>
        <w:r>
          <w:rPr>
            <w:noProof/>
            <w:webHidden/>
          </w:rPr>
          <w:fldChar w:fldCharType="begin"/>
        </w:r>
        <w:r>
          <w:rPr>
            <w:noProof/>
            <w:webHidden/>
          </w:rPr>
          <w:instrText xml:space="preserve"> PAGEREF _Toc108512983 \h </w:instrText>
        </w:r>
        <w:r>
          <w:rPr>
            <w:noProof/>
            <w:webHidden/>
          </w:rPr>
        </w:r>
        <w:r>
          <w:rPr>
            <w:noProof/>
            <w:webHidden/>
          </w:rPr>
          <w:fldChar w:fldCharType="separate"/>
        </w:r>
        <w:r w:rsidR="00B2648E">
          <w:rPr>
            <w:noProof/>
            <w:webHidden/>
          </w:rPr>
          <w:t>33</w:t>
        </w:r>
        <w:r>
          <w:rPr>
            <w:noProof/>
            <w:webHidden/>
          </w:rPr>
          <w:fldChar w:fldCharType="end"/>
        </w:r>
      </w:hyperlink>
    </w:p>
    <w:p w14:paraId="03F1FFAB" w14:textId="7945C2A5" w:rsidR="00966856" w:rsidRDefault="00966856">
      <w:pPr>
        <w:pStyle w:val="12"/>
        <w:rPr>
          <w:rFonts w:asciiTheme="minorHAnsi" w:eastAsiaTheme="minorEastAsia" w:hAnsiTheme="minorHAnsi"/>
          <w:b w:val="0"/>
          <w:noProof/>
          <w:color w:val="auto"/>
          <w:sz w:val="20"/>
        </w:rPr>
      </w:pPr>
      <w:hyperlink w:anchor="_Toc108512984" w:history="1">
        <w:r w:rsidRPr="0067249F">
          <w:rPr>
            <w:rStyle w:val="a7"/>
            <w:rFonts w:cs="Times New Roman"/>
            <w:noProof/>
            <w:kern w:val="0"/>
          </w:rPr>
          <w:t>평균임금</w:t>
        </w:r>
        <w:r>
          <w:rPr>
            <w:noProof/>
            <w:webHidden/>
          </w:rPr>
          <w:tab/>
        </w:r>
        <w:r>
          <w:rPr>
            <w:noProof/>
            <w:webHidden/>
          </w:rPr>
          <w:fldChar w:fldCharType="begin"/>
        </w:r>
        <w:r>
          <w:rPr>
            <w:noProof/>
            <w:webHidden/>
          </w:rPr>
          <w:instrText xml:space="preserve"> PAGEREF _Toc108512984 \h </w:instrText>
        </w:r>
        <w:r>
          <w:rPr>
            <w:noProof/>
            <w:webHidden/>
          </w:rPr>
        </w:r>
        <w:r>
          <w:rPr>
            <w:noProof/>
            <w:webHidden/>
          </w:rPr>
          <w:fldChar w:fldCharType="separate"/>
        </w:r>
        <w:r w:rsidR="00B2648E">
          <w:rPr>
            <w:noProof/>
            <w:webHidden/>
          </w:rPr>
          <w:t>34</w:t>
        </w:r>
        <w:r>
          <w:rPr>
            <w:noProof/>
            <w:webHidden/>
          </w:rPr>
          <w:fldChar w:fldCharType="end"/>
        </w:r>
      </w:hyperlink>
    </w:p>
    <w:p w14:paraId="75EA0115" w14:textId="7BA381F2" w:rsidR="00966856" w:rsidRDefault="00966856">
      <w:pPr>
        <w:pStyle w:val="12"/>
        <w:rPr>
          <w:rFonts w:asciiTheme="minorHAnsi" w:eastAsiaTheme="minorEastAsia" w:hAnsiTheme="minorHAnsi"/>
          <w:b w:val="0"/>
          <w:noProof/>
          <w:color w:val="auto"/>
          <w:sz w:val="20"/>
        </w:rPr>
      </w:pPr>
      <w:hyperlink w:anchor="_Toc108512985" w:history="1">
        <w:r w:rsidRPr="0067249F">
          <w:rPr>
            <w:rStyle w:val="a7"/>
            <w:rFonts w:cs="Times New Roman"/>
            <w:noProof/>
            <w:kern w:val="0"/>
          </w:rPr>
          <w:t>대리기사의</w:t>
        </w:r>
        <w:r w:rsidRPr="0067249F">
          <w:rPr>
            <w:rStyle w:val="a7"/>
            <w:rFonts w:cs="Times New Roman"/>
            <w:noProof/>
            <w:kern w:val="0"/>
          </w:rPr>
          <w:t xml:space="preserve"> </w:t>
        </w:r>
        <w:r w:rsidRPr="0067249F">
          <w:rPr>
            <w:rStyle w:val="a7"/>
            <w:rFonts w:cs="Times New Roman"/>
            <w:noProof/>
            <w:kern w:val="0"/>
          </w:rPr>
          <w:t>노동조합법상</w:t>
        </w:r>
        <w:r w:rsidRPr="0067249F">
          <w:rPr>
            <w:rStyle w:val="a7"/>
            <w:rFonts w:cs="Times New Roman"/>
            <w:noProof/>
            <w:kern w:val="0"/>
          </w:rPr>
          <w:t xml:space="preserve"> </w:t>
        </w:r>
        <w:r w:rsidRPr="0067249F">
          <w:rPr>
            <w:rStyle w:val="a7"/>
            <w:rFonts w:cs="Times New Roman"/>
            <w:noProof/>
            <w:kern w:val="0"/>
          </w:rPr>
          <w:t>근로자성</w:t>
        </w:r>
        <w:r>
          <w:rPr>
            <w:noProof/>
            <w:webHidden/>
          </w:rPr>
          <w:tab/>
        </w:r>
        <w:r>
          <w:rPr>
            <w:noProof/>
            <w:webHidden/>
          </w:rPr>
          <w:fldChar w:fldCharType="begin"/>
        </w:r>
        <w:r>
          <w:rPr>
            <w:noProof/>
            <w:webHidden/>
          </w:rPr>
          <w:instrText xml:space="preserve"> PAGEREF _Toc108512985 \h </w:instrText>
        </w:r>
        <w:r>
          <w:rPr>
            <w:noProof/>
            <w:webHidden/>
          </w:rPr>
        </w:r>
        <w:r>
          <w:rPr>
            <w:noProof/>
            <w:webHidden/>
          </w:rPr>
          <w:fldChar w:fldCharType="separate"/>
        </w:r>
        <w:r w:rsidR="00B2648E">
          <w:rPr>
            <w:noProof/>
            <w:webHidden/>
          </w:rPr>
          <w:t>36</w:t>
        </w:r>
        <w:r>
          <w:rPr>
            <w:noProof/>
            <w:webHidden/>
          </w:rPr>
          <w:fldChar w:fldCharType="end"/>
        </w:r>
      </w:hyperlink>
    </w:p>
    <w:p w14:paraId="2D388B26" w14:textId="0A9FD6C6" w:rsidR="00966856" w:rsidRDefault="00966856">
      <w:pPr>
        <w:pStyle w:val="12"/>
        <w:rPr>
          <w:rFonts w:asciiTheme="minorHAnsi" w:eastAsiaTheme="minorEastAsia" w:hAnsiTheme="minorHAnsi"/>
          <w:b w:val="0"/>
          <w:noProof/>
          <w:color w:val="auto"/>
          <w:sz w:val="20"/>
        </w:rPr>
      </w:pPr>
      <w:hyperlink w:anchor="_Toc108512986" w:history="1">
        <w:r w:rsidRPr="0067249F">
          <w:rPr>
            <w:rStyle w:val="a7"/>
            <w:rFonts w:cs="Times New Roman"/>
            <w:noProof/>
            <w:kern w:val="0"/>
          </w:rPr>
          <w:t>대리기사의</w:t>
        </w:r>
        <w:r w:rsidRPr="0067249F">
          <w:rPr>
            <w:rStyle w:val="a7"/>
            <w:rFonts w:cs="Times New Roman"/>
            <w:noProof/>
            <w:kern w:val="0"/>
          </w:rPr>
          <w:t xml:space="preserve"> </w:t>
        </w:r>
        <w:r w:rsidRPr="0067249F">
          <w:rPr>
            <w:rStyle w:val="a7"/>
            <w:rFonts w:cs="Times New Roman"/>
            <w:noProof/>
            <w:kern w:val="0"/>
          </w:rPr>
          <w:t>근로기준법상</w:t>
        </w:r>
        <w:r w:rsidRPr="0067249F">
          <w:rPr>
            <w:rStyle w:val="a7"/>
            <w:rFonts w:cs="Times New Roman"/>
            <w:noProof/>
            <w:kern w:val="0"/>
          </w:rPr>
          <w:t xml:space="preserve"> </w:t>
        </w:r>
        <w:r w:rsidRPr="0067249F">
          <w:rPr>
            <w:rStyle w:val="a7"/>
            <w:rFonts w:cs="Times New Roman"/>
            <w:noProof/>
            <w:kern w:val="0"/>
          </w:rPr>
          <w:t>근로자성</w:t>
        </w:r>
        <w:r>
          <w:rPr>
            <w:noProof/>
            <w:webHidden/>
          </w:rPr>
          <w:tab/>
        </w:r>
        <w:r>
          <w:rPr>
            <w:noProof/>
            <w:webHidden/>
          </w:rPr>
          <w:fldChar w:fldCharType="begin"/>
        </w:r>
        <w:r>
          <w:rPr>
            <w:noProof/>
            <w:webHidden/>
          </w:rPr>
          <w:instrText xml:space="preserve"> PAGEREF _Toc108512986 \h </w:instrText>
        </w:r>
        <w:r>
          <w:rPr>
            <w:noProof/>
            <w:webHidden/>
          </w:rPr>
        </w:r>
        <w:r>
          <w:rPr>
            <w:noProof/>
            <w:webHidden/>
          </w:rPr>
          <w:fldChar w:fldCharType="separate"/>
        </w:r>
        <w:r w:rsidR="00B2648E">
          <w:rPr>
            <w:noProof/>
            <w:webHidden/>
          </w:rPr>
          <w:t>37</w:t>
        </w:r>
        <w:r>
          <w:rPr>
            <w:noProof/>
            <w:webHidden/>
          </w:rPr>
          <w:fldChar w:fldCharType="end"/>
        </w:r>
      </w:hyperlink>
    </w:p>
    <w:p w14:paraId="6D3F08D8" w14:textId="28F2DFDA" w:rsidR="00966856" w:rsidRDefault="00966856">
      <w:pPr>
        <w:pStyle w:val="12"/>
        <w:rPr>
          <w:rFonts w:asciiTheme="minorHAnsi" w:eastAsiaTheme="minorEastAsia" w:hAnsiTheme="minorHAnsi"/>
          <w:b w:val="0"/>
          <w:noProof/>
          <w:color w:val="auto"/>
          <w:sz w:val="20"/>
        </w:rPr>
      </w:pPr>
      <w:hyperlink w:anchor="_Toc108512987" w:history="1">
        <w:r w:rsidRPr="0067249F">
          <w:rPr>
            <w:rStyle w:val="a7"/>
            <w:rFonts w:cs="Times New Roman"/>
            <w:noProof/>
            <w:kern w:val="0"/>
          </w:rPr>
          <w:t>가맹택시기사의</w:t>
        </w:r>
        <w:r w:rsidRPr="0067249F">
          <w:rPr>
            <w:rStyle w:val="a7"/>
            <w:rFonts w:cs="Times New Roman"/>
            <w:noProof/>
            <w:kern w:val="0"/>
          </w:rPr>
          <w:t xml:space="preserve"> </w:t>
        </w:r>
        <w:r w:rsidRPr="0067249F">
          <w:rPr>
            <w:rStyle w:val="a7"/>
            <w:rFonts w:cs="Times New Roman"/>
            <w:noProof/>
            <w:kern w:val="0"/>
          </w:rPr>
          <w:t>근로기준법상</w:t>
        </w:r>
        <w:r w:rsidRPr="0067249F">
          <w:rPr>
            <w:rStyle w:val="a7"/>
            <w:rFonts w:cs="Times New Roman"/>
            <w:noProof/>
            <w:kern w:val="0"/>
          </w:rPr>
          <w:t xml:space="preserve"> </w:t>
        </w:r>
        <w:r w:rsidRPr="0067249F">
          <w:rPr>
            <w:rStyle w:val="a7"/>
            <w:rFonts w:cs="Times New Roman"/>
            <w:noProof/>
            <w:kern w:val="0"/>
          </w:rPr>
          <w:t>근로자성</w:t>
        </w:r>
        <w:r>
          <w:rPr>
            <w:noProof/>
            <w:webHidden/>
          </w:rPr>
          <w:tab/>
        </w:r>
        <w:r>
          <w:rPr>
            <w:noProof/>
            <w:webHidden/>
          </w:rPr>
          <w:fldChar w:fldCharType="begin"/>
        </w:r>
        <w:r>
          <w:rPr>
            <w:noProof/>
            <w:webHidden/>
          </w:rPr>
          <w:instrText xml:space="preserve"> PAGEREF _Toc108512987 \h </w:instrText>
        </w:r>
        <w:r>
          <w:rPr>
            <w:noProof/>
            <w:webHidden/>
          </w:rPr>
        </w:r>
        <w:r>
          <w:rPr>
            <w:noProof/>
            <w:webHidden/>
          </w:rPr>
          <w:fldChar w:fldCharType="separate"/>
        </w:r>
        <w:r w:rsidR="00B2648E">
          <w:rPr>
            <w:noProof/>
            <w:webHidden/>
          </w:rPr>
          <w:t>40</w:t>
        </w:r>
        <w:r>
          <w:rPr>
            <w:noProof/>
            <w:webHidden/>
          </w:rPr>
          <w:fldChar w:fldCharType="end"/>
        </w:r>
      </w:hyperlink>
    </w:p>
    <w:p w14:paraId="264330B8" w14:textId="5FB99972" w:rsidR="00966856" w:rsidRDefault="00966856">
      <w:pPr>
        <w:pStyle w:val="12"/>
        <w:rPr>
          <w:rFonts w:asciiTheme="minorHAnsi" w:eastAsiaTheme="minorEastAsia" w:hAnsiTheme="minorHAnsi"/>
          <w:b w:val="0"/>
          <w:noProof/>
          <w:color w:val="auto"/>
          <w:sz w:val="20"/>
        </w:rPr>
      </w:pPr>
      <w:hyperlink w:anchor="_Toc108512988" w:history="1">
        <w:r w:rsidRPr="0067249F">
          <w:rPr>
            <w:rStyle w:val="a7"/>
            <w:rFonts w:cs="Times New Roman"/>
            <w:noProof/>
            <w:kern w:val="0"/>
          </w:rPr>
          <w:t>대리운전기사의</w:t>
        </w:r>
        <w:r w:rsidRPr="0067249F">
          <w:rPr>
            <w:rStyle w:val="a7"/>
            <w:rFonts w:cs="Times New Roman"/>
            <w:noProof/>
            <w:kern w:val="0"/>
          </w:rPr>
          <w:t xml:space="preserve"> </w:t>
        </w:r>
        <w:r w:rsidRPr="0067249F">
          <w:rPr>
            <w:rStyle w:val="a7"/>
            <w:rFonts w:cs="Times New Roman"/>
            <w:noProof/>
            <w:kern w:val="0"/>
          </w:rPr>
          <w:t>불법행위에</w:t>
        </w:r>
        <w:r w:rsidRPr="0067249F">
          <w:rPr>
            <w:rStyle w:val="a7"/>
            <w:rFonts w:cs="Times New Roman"/>
            <w:noProof/>
            <w:kern w:val="0"/>
          </w:rPr>
          <w:t xml:space="preserve"> </w:t>
        </w:r>
        <w:r w:rsidRPr="0067249F">
          <w:rPr>
            <w:rStyle w:val="a7"/>
            <w:rFonts w:cs="Times New Roman"/>
            <w:noProof/>
            <w:kern w:val="0"/>
          </w:rPr>
          <w:t>대한</w:t>
        </w:r>
        <w:r w:rsidRPr="0067249F">
          <w:rPr>
            <w:rStyle w:val="a7"/>
            <w:rFonts w:cs="Times New Roman"/>
            <w:noProof/>
            <w:kern w:val="0"/>
          </w:rPr>
          <w:t xml:space="preserve"> </w:t>
        </w:r>
        <w:r w:rsidRPr="0067249F">
          <w:rPr>
            <w:rStyle w:val="a7"/>
            <w:rFonts w:cs="Times New Roman"/>
            <w:noProof/>
            <w:kern w:val="0"/>
          </w:rPr>
          <w:t>대상회사의</w:t>
        </w:r>
        <w:r w:rsidRPr="0067249F">
          <w:rPr>
            <w:rStyle w:val="a7"/>
            <w:rFonts w:cs="Times New Roman"/>
            <w:noProof/>
            <w:kern w:val="0"/>
          </w:rPr>
          <w:t xml:space="preserve"> </w:t>
        </w:r>
        <w:r w:rsidRPr="0067249F">
          <w:rPr>
            <w:rStyle w:val="a7"/>
            <w:rFonts w:cs="Times New Roman"/>
            <w:noProof/>
            <w:kern w:val="0"/>
          </w:rPr>
          <w:t>책임</w:t>
        </w:r>
        <w:r w:rsidRPr="0067249F">
          <w:rPr>
            <w:rStyle w:val="a7"/>
            <w:rFonts w:cs="Times New Roman"/>
            <w:noProof/>
            <w:kern w:val="0"/>
          </w:rPr>
          <w:t xml:space="preserve"> </w:t>
        </w:r>
        <w:r w:rsidRPr="0067249F">
          <w:rPr>
            <w:rStyle w:val="a7"/>
            <w:rFonts w:cs="Times New Roman"/>
            <w:noProof/>
            <w:kern w:val="0"/>
          </w:rPr>
          <w:t>부담</w:t>
        </w:r>
        <w:r w:rsidRPr="0067249F">
          <w:rPr>
            <w:rStyle w:val="a7"/>
            <w:rFonts w:cs="Times New Roman"/>
            <w:noProof/>
            <w:kern w:val="0"/>
          </w:rPr>
          <w:t xml:space="preserve"> </w:t>
        </w:r>
        <w:r w:rsidRPr="0067249F">
          <w:rPr>
            <w:rStyle w:val="a7"/>
            <w:rFonts w:cs="Times New Roman"/>
            <w:noProof/>
            <w:kern w:val="0"/>
          </w:rPr>
          <w:t>가능성</w:t>
        </w:r>
        <w:r>
          <w:rPr>
            <w:noProof/>
            <w:webHidden/>
          </w:rPr>
          <w:tab/>
        </w:r>
        <w:r>
          <w:rPr>
            <w:noProof/>
            <w:webHidden/>
          </w:rPr>
          <w:fldChar w:fldCharType="begin"/>
        </w:r>
        <w:r>
          <w:rPr>
            <w:noProof/>
            <w:webHidden/>
          </w:rPr>
          <w:instrText xml:space="preserve"> PAGEREF _Toc108512988 \h </w:instrText>
        </w:r>
        <w:r>
          <w:rPr>
            <w:noProof/>
            <w:webHidden/>
          </w:rPr>
        </w:r>
        <w:r>
          <w:rPr>
            <w:noProof/>
            <w:webHidden/>
          </w:rPr>
          <w:fldChar w:fldCharType="separate"/>
        </w:r>
        <w:r w:rsidR="00B2648E">
          <w:rPr>
            <w:noProof/>
            <w:webHidden/>
          </w:rPr>
          <w:t>40</w:t>
        </w:r>
        <w:r>
          <w:rPr>
            <w:noProof/>
            <w:webHidden/>
          </w:rPr>
          <w:fldChar w:fldCharType="end"/>
        </w:r>
      </w:hyperlink>
    </w:p>
    <w:p w14:paraId="7AB0CC32" w14:textId="71C59670" w:rsidR="00966856" w:rsidRDefault="00966856">
      <w:pPr>
        <w:pStyle w:val="12"/>
        <w:rPr>
          <w:rFonts w:asciiTheme="minorHAnsi" w:eastAsiaTheme="minorEastAsia" w:hAnsiTheme="minorHAnsi"/>
          <w:b w:val="0"/>
          <w:noProof/>
          <w:color w:val="auto"/>
          <w:sz w:val="20"/>
        </w:rPr>
      </w:pPr>
      <w:hyperlink w:anchor="_Toc108512989" w:history="1">
        <w:r w:rsidRPr="0067249F">
          <w:rPr>
            <w:rStyle w:val="a7"/>
            <w:rFonts w:cs="Times New Roman"/>
            <w:noProof/>
            <w:kern w:val="0"/>
          </w:rPr>
          <w:t>대리운전노조와의</w:t>
        </w:r>
        <w:r w:rsidRPr="0067249F">
          <w:rPr>
            <w:rStyle w:val="a7"/>
            <w:rFonts w:cs="Times New Roman"/>
            <w:noProof/>
            <w:kern w:val="0"/>
          </w:rPr>
          <w:t xml:space="preserve"> </w:t>
        </w:r>
        <w:r w:rsidRPr="0067249F">
          <w:rPr>
            <w:rStyle w:val="a7"/>
            <w:rFonts w:cs="Times New Roman"/>
            <w:noProof/>
            <w:kern w:val="0"/>
          </w:rPr>
          <w:t>단체교섭</w:t>
        </w:r>
        <w:r>
          <w:rPr>
            <w:noProof/>
            <w:webHidden/>
          </w:rPr>
          <w:tab/>
        </w:r>
        <w:r>
          <w:rPr>
            <w:noProof/>
            <w:webHidden/>
          </w:rPr>
          <w:fldChar w:fldCharType="begin"/>
        </w:r>
        <w:r>
          <w:rPr>
            <w:noProof/>
            <w:webHidden/>
          </w:rPr>
          <w:instrText xml:space="preserve"> PAGEREF _Toc108512989 \h </w:instrText>
        </w:r>
        <w:r>
          <w:rPr>
            <w:noProof/>
            <w:webHidden/>
          </w:rPr>
        </w:r>
        <w:r>
          <w:rPr>
            <w:noProof/>
            <w:webHidden/>
          </w:rPr>
          <w:fldChar w:fldCharType="separate"/>
        </w:r>
        <w:r w:rsidR="00B2648E">
          <w:rPr>
            <w:noProof/>
            <w:webHidden/>
          </w:rPr>
          <w:t>41</w:t>
        </w:r>
        <w:r>
          <w:rPr>
            <w:noProof/>
            <w:webHidden/>
          </w:rPr>
          <w:fldChar w:fldCharType="end"/>
        </w:r>
      </w:hyperlink>
    </w:p>
    <w:p w14:paraId="6B9693B2" w14:textId="3FD2383B" w:rsidR="00966856" w:rsidRDefault="00966856">
      <w:pPr>
        <w:pStyle w:val="12"/>
        <w:rPr>
          <w:rFonts w:asciiTheme="minorHAnsi" w:eastAsiaTheme="minorEastAsia" w:hAnsiTheme="minorHAnsi"/>
          <w:b w:val="0"/>
          <w:noProof/>
          <w:color w:val="auto"/>
          <w:sz w:val="20"/>
        </w:rPr>
      </w:pPr>
      <w:hyperlink w:anchor="_Toc108512990" w:history="1">
        <w:r w:rsidRPr="0067249F">
          <w:rPr>
            <w:rStyle w:val="a7"/>
            <w:rFonts w:cs="Times New Roman"/>
            <w:noProof/>
            <w:kern w:val="0"/>
          </w:rPr>
          <w:t>카카오노조</w:t>
        </w:r>
        <w:r>
          <w:rPr>
            <w:noProof/>
            <w:webHidden/>
          </w:rPr>
          <w:tab/>
        </w:r>
        <w:r>
          <w:rPr>
            <w:noProof/>
            <w:webHidden/>
          </w:rPr>
          <w:fldChar w:fldCharType="begin"/>
        </w:r>
        <w:r>
          <w:rPr>
            <w:noProof/>
            <w:webHidden/>
          </w:rPr>
          <w:instrText xml:space="preserve"> PAGEREF _Toc108512990 \h </w:instrText>
        </w:r>
        <w:r>
          <w:rPr>
            <w:noProof/>
            <w:webHidden/>
          </w:rPr>
        </w:r>
        <w:r>
          <w:rPr>
            <w:noProof/>
            <w:webHidden/>
          </w:rPr>
          <w:fldChar w:fldCharType="separate"/>
        </w:r>
        <w:r w:rsidR="00B2648E">
          <w:rPr>
            <w:noProof/>
            <w:webHidden/>
          </w:rPr>
          <w:t>43</w:t>
        </w:r>
        <w:r>
          <w:rPr>
            <w:noProof/>
            <w:webHidden/>
          </w:rPr>
          <w:fldChar w:fldCharType="end"/>
        </w:r>
      </w:hyperlink>
    </w:p>
    <w:p w14:paraId="0AAD057C" w14:textId="2287BACE" w:rsidR="00966856" w:rsidRDefault="00966856">
      <w:pPr>
        <w:pStyle w:val="12"/>
        <w:rPr>
          <w:rFonts w:asciiTheme="minorHAnsi" w:eastAsiaTheme="minorEastAsia" w:hAnsiTheme="minorHAnsi"/>
          <w:b w:val="0"/>
          <w:noProof/>
          <w:color w:val="auto"/>
          <w:sz w:val="20"/>
        </w:rPr>
      </w:pPr>
      <w:hyperlink w:anchor="_Toc108512991" w:history="1">
        <w:r w:rsidRPr="0067249F">
          <w:rPr>
            <w:rStyle w:val="a7"/>
            <w:rFonts w:cs="Times New Roman"/>
            <w:noProof/>
            <w:kern w:val="0"/>
          </w:rPr>
          <w:t>자회사</w:t>
        </w:r>
        <w:r w:rsidRPr="0067249F">
          <w:rPr>
            <w:rStyle w:val="a7"/>
            <w:rFonts w:cs="Times New Roman"/>
            <w:noProof/>
            <w:kern w:val="0"/>
          </w:rPr>
          <w:t xml:space="preserve"> </w:t>
        </w:r>
        <w:r w:rsidRPr="0067249F">
          <w:rPr>
            <w:rStyle w:val="a7"/>
            <w:rFonts w:cs="Times New Roman"/>
            <w:noProof/>
            <w:kern w:val="0"/>
          </w:rPr>
          <w:t>인사노무</w:t>
        </w:r>
        <w:r w:rsidRPr="0067249F">
          <w:rPr>
            <w:rStyle w:val="a7"/>
            <w:rFonts w:cs="Times New Roman"/>
            <w:noProof/>
            <w:kern w:val="0"/>
          </w:rPr>
          <w:t xml:space="preserve"> </w:t>
        </w:r>
        <w:r w:rsidRPr="0067249F">
          <w:rPr>
            <w:rStyle w:val="a7"/>
            <w:rFonts w:cs="Times New Roman"/>
            <w:noProof/>
            <w:kern w:val="0"/>
          </w:rPr>
          <w:t>이슈</w:t>
        </w:r>
        <w:r>
          <w:rPr>
            <w:noProof/>
            <w:webHidden/>
          </w:rPr>
          <w:tab/>
        </w:r>
        <w:r>
          <w:rPr>
            <w:noProof/>
            <w:webHidden/>
          </w:rPr>
          <w:fldChar w:fldCharType="begin"/>
        </w:r>
        <w:r>
          <w:rPr>
            <w:noProof/>
            <w:webHidden/>
          </w:rPr>
          <w:instrText xml:space="preserve"> PAGEREF _Toc108512991 \h </w:instrText>
        </w:r>
        <w:r>
          <w:rPr>
            <w:noProof/>
            <w:webHidden/>
          </w:rPr>
        </w:r>
        <w:r>
          <w:rPr>
            <w:noProof/>
            <w:webHidden/>
          </w:rPr>
          <w:fldChar w:fldCharType="separate"/>
        </w:r>
        <w:r w:rsidR="00B2648E">
          <w:rPr>
            <w:noProof/>
            <w:webHidden/>
          </w:rPr>
          <w:t>45</w:t>
        </w:r>
        <w:r>
          <w:rPr>
            <w:noProof/>
            <w:webHidden/>
          </w:rPr>
          <w:fldChar w:fldCharType="end"/>
        </w:r>
      </w:hyperlink>
    </w:p>
    <w:p w14:paraId="2AB8163A" w14:textId="24F3415F" w:rsidR="00966856" w:rsidRDefault="00966856">
      <w:pPr>
        <w:pStyle w:val="12"/>
        <w:rPr>
          <w:rFonts w:asciiTheme="minorHAnsi" w:eastAsiaTheme="minorEastAsia" w:hAnsiTheme="minorHAnsi"/>
          <w:b w:val="0"/>
          <w:noProof/>
          <w:color w:val="auto"/>
          <w:sz w:val="20"/>
        </w:rPr>
      </w:pPr>
      <w:hyperlink w:anchor="_Toc108512992" w:history="1">
        <w:r w:rsidRPr="0067249F">
          <w:rPr>
            <w:rStyle w:val="a7"/>
            <w:rFonts w:cs="Times New Roman"/>
            <w:noProof/>
            <w:kern w:val="0"/>
          </w:rPr>
          <w:t>직영택시회사</w:t>
        </w:r>
        <w:r w:rsidRPr="0067249F">
          <w:rPr>
            <w:rStyle w:val="a7"/>
            <w:rFonts w:cs="Times New Roman"/>
            <w:noProof/>
            <w:kern w:val="0"/>
          </w:rPr>
          <w:t xml:space="preserve"> </w:t>
        </w:r>
        <w:r w:rsidRPr="0067249F">
          <w:rPr>
            <w:rStyle w:val="a7"/>
            <w:rFonts w:cs="Times New Roman"/>
            <w:noProof/>
            <w:kern w:val="0"/>
          </w:rPr>
          <w:t>노조</w:t>
        </w:r>
        <w:r>
          <w:rPr>
            <w:noProof/>
            <w:webHidden/>
          </w:rPr>
          <w:tab/>
        </w:r>
        <w:r>
          <w:rPr>
            <w:noProof/>
            <w:webHidden/>
          </w:rPr>
          <w:fldChar w:fldCharType="begin"/>
        </w:r>
        <w:r>
          <w:rPr>
            <w:noProof/>
            <w:webHidden/>
          </w:rPr>
          <w:instrText xml:space="preserve"> PAGEREF _Toc108512992 \h </w:instrText>
        </w:r>
        <w:r>
          <w:rPr>
            <w:noProof/>
            <w:webHidden/>
          </w:rPr>
        </w:r>
        <w:r>
          <w:rPr>
            <w:noProof/>
            <w:webHidden/>
          </w:rPr>
          <w:fldChar w:fldCharType="separate"/>
        </w:r>
        <w:r w:rsidR="00B2648E">
          <w:rPr>
            <w:noProof/>
            <w:webHidden/>
          </w:rPr>
          <w:t>46</w:t>
        </w:r>
        <w:r>
          <w:rPr>
            <w:noProof/>
            <w:webHidden/>
          </w:rPr>
          <w:fldChar w:fldCharType="end"/>
        </w:r>
      </w:hyperlink>
    </w:p>
    <w:p w14:paraId="7339810A" w14:textId="4E5C03D6" w:rsidR="00966856" w:rsidRDefault="00966856">
      <w:pPr>
        <w:pStyle w:val="12"/>
        <w:rPr>
          <w:rFonts w:asciiTheme="minorHAnsi" w:eastAsiaTheme="minorEastAsia" w:hAnsiTheme="minorHAnsi"/>
          <w:b w:val="0"/>
          <w:noProof/>
          <w:color w:val="auto"/>
          <w:sz w:val="20"/>
        </w:rPr>
      </w:pPr>
      <w:hyperlink w:anchor="_Toc108512993" w:history="1">
        <w:r w:rsidRPr="0067249F">
          <w:rPr>
            <w:rStyle w:val="a7"/>
            <w:rFonts w:cs="Times New Roman"/>
            <w:noProof/>
            <w:kern w:val="0"/>
          </w:rPr>
          <w:t>개인정보</w:t>
        </w:r>
        <w:r w:rsidRPr="0067249F">
          <w:rPr>
            <w:rStyle w:val="a7"/>
            <w:rFonts w:cs="Times New Roman"/>
            <w:noProof/>
            <w:kern w:val="0"/>
          </w:rPr>
          <w:t xml:space="preserve"> </w:t>
        </w:r>
        <w:r w:rsidRPr="0067249F">
          <w:rPr>
            <w:rStyle w:val="a7"/>
            <w:rFonts w:cs="Times New Roman"/>
            <w:noProof/>
            <w:kern w:val="0"/>
          </w:rPr>
          <w:t>처리</w:t>
        </w:r>
        <w:r w:rsidRPr="0067249F">
          <w:rPr>
            <w:rStyle w:val="a7"/>
            <w:rFonts w:cs="Times New Roman"/>
            <w:noProof/>
            <w:kern w:val="0"/>
          </w:rPr>
          <w:t xml:space="preserve"> </w:t>
        </w:r>
        <w:r w:rsidRPr="0067249F">
          <w:rPr>
            <w:rStyle w:val="a7"/>
            <w:rFonts w:cs="Times New Roman"/>
            <w:noProof/>
            <w:kern w:val="0"/>
          </w:rPr>
          <w:t>현황</w:t>
        </w:r>
        <w:r w:rsidRPr="0067249F">
          <w:rPr>
            <w:rStyle w:val="a7"/>
            <w:rFonts w:cs="Times New Roman"/>
            <w:noProof/>
            <w:kern w:val="0"/>
          </w:rPr>
          <w:t xml:space="preserve"> </w:t>
        </w:r>
        <w:r w:rsidRPr="0067249F">
          <w:rPr>
            <w:rStyle w:val="a7"/>
            <w:rFonts w:cs="Times New Roman"/>
            <w:noProof/>
            <w:kern w:val="0"/>
          </w:rPr>
          <w:t>개관</w:t>
        </w:r>
        <w:r>
          <w:rPr>
            <w:noProof/>
            <w:webHidden/>
          </w:rPr>
          <w:tab/>
        </w:r>
        <w:r>
          <w:rPr>
            <w:noProof/>
            <w:webHidden/>
          </w:rPr>
          <w:fldChar w:fldCharType="begin"/>
        </w:r>
        <w:r>
          <w:rPr>
            <w:noProof/>
            <w:webHidden/>
          </w:rPr>
          <w:instrText xml:space="preserve"> PAGEREF _Toc108512993 \h </w:instrText>
        </w:r>
        <w:r>
          <w:rPr>
            <w:noProof/>
            <w:webHidden/>
          </w:rPr>
        </w:r>
        <w:r>
          <w:rPr>
            <w:noProof/>
            <w:webHidden/>
          </w:rPr>
          <w:fldChar w:fldCharType="separate"/>
        </w:r>
        <w:r w:rsidR="00B2648E">
          <w:rPr>
            <w:noProof/>
            <w:webHidden/>
          </w:rPr>
          <w:t>46</w:t>
        </w:r>
        <w:r>
          <w:rPr>
            <w:noProof/>
            <w:webHidden/>
          </w:rPr>
          <w:fldChar w:fldCharType="end"/>
        </w:r>
      </w:hyperlink>
    </w:p>
    <w:p w14:paraId="001851E6" w14:textId="6C67985F" w:rsidR="00966856" w:rsidRDefault="00966856">
      <w:pPr>
        <w:pStyle w:val="12"/>
        <w:rPr>
          <w:rFonts w:asciiTheme="minorHAnsi" w:eastAsiaTheme="minorEastAsia" w:hAnsiTheme="minorHAnsi"/>
          <w:b w:val="0"/>
          <w:noProof/>
          <w:color w:val="auto"/>
          <w:sz w:val="20"/>
        </w:rPr>
      </w:pPr>
      <w:hyperlink w:anchor="_Toc108512994" w:history="1">
        <w:r w:rsidRPr="0067249F">
          <w:rPr>
            <w:rStyle w:val="a7"/>
            <w:rFonts w:cs="Times New Roman"/>
            <w:noProof/>
            <w:kern w:val="0"/>
          </w:rPr>
          <w:t>개인화</w:t>
        </w:r>
        <w:r w:rsidRPr="0067249F">
          <w:rPr>
            <w:rStyle w:val="a7"/>
            <w:rFonts w:cs="Times New Roman"/>
            <w:noProof/>
            <w:kern w:val="0"/>
          </w:rPr>
          <w:t>/</w:t>
        </w:r>
        <w:r w:rsidRPr="0067249F">
          <w:rPr>
            <w:rStyle w:val="a7"/>
            <w:rFonts w:cs="Times New Roman"/>
            <w:noProof/>
            <w:kern w:val="0"/>
          </w:rPr>
          <w:t>맞춤화</w:t>
        </w:r>
        <w:r w:rsidRPr="0067249F">
          <w:rPr>
            <w:rStyle w:val="a7"/>
            <w:rFonts w:cs="Times New Roman"/>
            <w:noProof/>
            <w:kern w:val="0"/>
          </w:rPr>
          <w:t xml:space="preserve"> </w:t>
        </w:r>
        <w:r w:rsidRPr="0067249F">
          <w:rPr>
            <w:rStyle w:val="a7"/>
            <w:rFonts w:cs="Times New Roman"/>
            <w:noProof/>
            <w:kern w:val="0"/>
          </w:rPr>
          <w:t>광고</w:t>
        </w:r>
        <w:r w:rsidRPr="0067249F">
          <w:rPr>
            <w:rStyle w:val="a7"/>
            <w:rFonts w:cs="Times New Roman"/>
            <w:noProof/>
            <w:kern w:val="0"/>
          </w:rPr>
          <w:t xml:space="preserve"> </w:t>
        </w:r>
        <w:r w:rsidRPr="0067249F">
          <w:rPr>
            <w:rStyle w:val="a7"/>
            <w:rFonts w:cs="Times New Roman"/>
            <w:noProof/>
            <w:kern w:val="0"/>
          </w:rPr>
          <w:t>제공</w:t>
        </w:r>
        <w:r>
          <w:rPr>
            <w:noProof/>
            <w:webHidden/>
          </w:rPr>
          <w:tab/>
        </w:r>
        <w:r>
          <w:rPr>
            <w:noProof/>
            <w:webHidden/>
          </w:rPr>
          <w:fldChar w:fldCharType="begin"/>
        </w:r>
        <w:r>
          <w:rPr>
            <w:noProof/>
            <w:webHidden/>
          </w:rPr>
          <w:instrText xml:space="preserve"> PAGEREF _Toc108512994 \h </w:instrText>
        </w:r>
        <w:r>
          <w:rPr>
            <w:noProof/>
            <w:webHidden/>
          </w:rPr>
        </w:r>
        <w:r>
          <w:rPr>
            <w:noProof/>
            <w:webHidden/>
          </w:rPr>
          <w:fldChar w:fldCharType="separate"/>
        </w:r>
        <w:r w:rsidR="00B2648E">
          <w:rPr>
            <w:noProof/>
            <w:webHidden/>
          </w:rPr>
          <w:t>48</w:t>
        </w:r>
        <w:r>
          <w:rPr>
            <w:noProof/>
            <w:webHidden/>
          </w:rPr>
          <w:fldChar w:fldCharType="end"/>
        </w:r>
      </w:hyperlink>
    </w:p>
    <w:p w14:paraId="400AA25F" w14:textId="54E7E7F5" w:rsidR="00966856" w:rsidRDefault="00966856">
      <w:pPr>
        <w:pStyle w:val="12"/>
        <w:rPr>
          <w:rFonts w:asciiTheme="minorHAnsi" w:eastAsiaTheme="minorEastAsia" w:hAnsiTheme="minorHAnsi"/>
          <w:b w:val="0"/>
          <w:noProof/>
          <w:color w:val="auto"/>
          <w:sz w:val="20"/>
        </w:rPr>
      </w:pPr>
      <w:hyperlink w:anchor="_Toc108512995" w:history="1">
        <w:r w:rsidRPr="0067249F">
          <w:rPr>
            <w:rStyle w:val="a7"/>
            <w:rFonts w:cs="Times New Roman"/>
            <w:noProof/>
            <w:kern w:val="0"/>
          </w:rPr>
          <w:t>개인정보</w:t>
        </w:r>
        <w:r w:rsidRPr="0067249F">
          <w:rPr>
            <w:rStyle w:val="a7"/>
            <w:rFonts w:cs="Times New Roman"/>
            <w:noProof/>
            <w:kern w:val="0"/>
          </w:rPr>
          <w:t xml:space="preserve"> </w:t>
        </w:r>
        <w:r w:rsidRPr="0067249F">
          <w:rPr>
            <w:rStyle w:val="a7"/>
            <w:rFonts w:cs="Times New Roman"/>
            <w:noProof/>
            <w:kern w:val="0"/>
          </w:rPr>
          <w:t>제</w:t>
        </w:r>
        <w:r w:rsidRPr="0067249F">
          <w:rPr>
            <w:rStyle w:val="a7"/>
            <w:rFonts w:cs="Times New Roman"/>
            <w:noProof/>
            <w:kern w:val="0"/>
          </w:rPr>
          <w:t>3</w:t>
        </w:r>
        <w:r w:rsidRPr="0067249F">
          <w:rPr>
            <w:rStyle w:val="a7"/>
            <w:rFonts w:cs="Times New Roman"/>
            <w:noProof/>
            <w:kern w:val="0"/>
          </w:rPr>
          <w:t>자</w:t>
        </w:r>
        <w:r w:rsidRPr="0067249F">
          <w:rPr>
            <w:rStyle w:val="a7"/>
            <w:rFonts w:cs="Times New Roman"/>
            <w:noProof/>
            <w:kern w:val="0"/>
          </w:rPr>
          <w:t xml:space="preserve"> </w:t>
        </w:r>
        <w:r w:rsidRPr="0067249F">
          <w:rPr>
            <w:rStyle w:val="a7"/>
            <w:rFonts w:cs="Times New Roman"/>
            <w:noProof/>
            <w:kern w:val="0"/>
          </w:rPr>
          <w:t>제공</w:t>
        </w:r>
        <w:r w:rsidRPr="0067249F">
          <w:rPr>
            <w:rStyle w:val="a7"/>
            <w:rFonts w:cs="Times New Roman"/>
            <w:noProof/>
            <w:kern w:val="0"/>
          </w:rPr>
          <w:t xml:space="preserve"> </w:t>
        </w:r>
        <w:r w:rsidRPr="0067249F">
          <w:rPr>
            <w:rStyle w:val="a7"/>
            <w:rFonts w:cs="Times New Roman"/>
            <w:noProof/>
            <w:kern w:val="0"/>
          </w:rPr>
          <w:t>절차의</w:t>
        </w:r>
        <w:r w:rsidRPr="0067249F">
          <w:rPr>
            <w:rStyle w:val="a7"/>
            <w:rFonts w:cs="Times New Roman"/>
            <w:noProof/>
            <w:kern w:val="0"/>
          </w:rPr>
          <w:t xml:space="preserve"> </w:t>
        </w:r>
        <w:r w:rsidRPr="0067249F">
          <w:rPr>
            <w:rStyle w:val="a7"/>
            <w:rFonts w:cs="Times New Roman"/>
            <w:noProof/>
            <w:kern w:val="0"/>
          </w:rPr>
          <w:t>문제점</w:t>
        </w:r>
        <w:r>
          <w:rPr>
            <w:noProof/>
            <w:webHidden/>
          </w:rPr>
          <w:tab/>
        </w:r>
        <w:r>
          <w:rPr>
            <w:noProof/>
            <w:webHidden/>
          </w:rPr>
          <w:fldChar w:fldCharType="begin"/>
        </w:r>
        <w:r>
          <w:rPr>
            <w:noProof/>
            <w:webHidden/>
          </w:rPr>
          <w:instrText xml:space="preserve"> PAGEREF _Toc108512995 \h </w:instrText>
        </w:r>
        <w:r>
          <w:rPr>
            <w:noProof/>
            <w:webHidden/>
          </w:rPr>
        </w:r>
        <w:r>
          <w:rPr>
            <w:noProof/>
            <w:webHidden/>
          </w:rPr>
          <w:fldChar w:fldCharType="separate"/>
        </w:r>
        <w:r w:rsidR="00B2648E">
          <w:rPr>
            <w:noProof/>
            <w:webHidden/>
          </w:rPr>
          <w:t>50</w:t>
        </w:r>
        <w:r>
          <w:rPr>
            <w:noProof/>
            <w:webHidden/>
          </w:rPr>
          <w:fldChar w:fldCharType="end"/>
        </w:r>
      </w:hyperlink>
    </w:p>
    <w:p w14:paraId="7303EABB" w14:textId="62A1DB16" w:rsidR="00966856" w:rsidRDefault="00966856">
      <w:pPr>
        <w:pStyle w:val="12"/>
        <w:rPr>
          <w:rFonts w:asciiTheme="minorHAnsi" w:eastAsiaTheme="minorEastAsia" w:hAnsiTheme="minorHAnsi"/>
          <w:b w:val="0"/>
          <w:noProof/>
          <w:color w:val="auto"/>
          <w:sz w:val="20"/>
        </w:rPr>
      </w:pPr>
      <w:hyperlink w:anchor="_Toc108512996" w:history="1">
        <w:r w:rsidRPr="0067249F">
          <w:rPr>
            <w:rStyle w:val="a7"/>
            <w:rFonts w:cs="Times New Roman"/>
            <w:noProof/>
            <w:kern w:val="0"/>
          </w:rPr>
          <w:t>개인정보</w:t>
        </w:r>
        <w:r w:rsidRPr="0067249F">
          <w:rPr>
            <w:rStyle w:val="a7"/>
            <w:rFonts w:cs="Times New Roman"/>
            <w:noProof/>
            <w:kern w:val="0"/>
          </w:rPr>
          <w:t>·</w:t>
        </w:r>
        <w:r w:rsidRPr="0067249F">
          <w:rPr>
            <w:rStyle w:val="a7"/>
            <w:rFonts w:cs="Times New Roman"/>
            <w:noProof/>
            <w:kern w:val="0"/>
          </w:rPr>
          <w:t>위치정보</w:t>
        </w:r>
        <w:r w:rsidRPr="0067249F">
          <w:rPr>
            <w:rStyle w:val="a7"/>
            <w:rFonts w:cs="Times New Roman"/>
            <w:noProof/>
            <w:kern w:val="0"/>
          </w:rPr>
          <w:t xml:space="preserve"> </w:t>
        </w:r>
        <w:r w:rsidRPr="0067249F">
          <w:rPr>
            <w:rStyle w:val="a7"/>
            <w:rFonts w:cs="Times New Roman"/>
            <w:noProof/>
            <w:kern w:val="0"/>
          </w:rPr>
          <w:t>처리</w:t>
        </w:r>
        <w:r w:rsidRPr="0067249F">
          <w:rPr>
            <w:rStyle w:val="a7"/>
            <w:rFonts w:cs="Times New Roman"/>
            <w:noProof/>
            <w:kern w:val="0"/>
          </w:rPr>
          <w:t xml:space="preserve"> </w:t>
        </w:r>
        <w:r w:rsidRPr="0067249F">
          <w:rPr>
            <w:rStyle w:val="a7"/>
            <w:rFonts w:cs="Times New Roman"/>
            <w:noProof/>
            <w:kern w:val="0"/>
          </w:rPr>
          <w:t>관련</w:t>
        </w:r>
        <w:r w:rsidRPr="0067249F">
          <w:rPr>
            <w:rStyle w:val="a7"/>
            <w:rFonts w:cs="Times New Roman"/>
            <w:noProof/>
            <w:kern w:val="0"/>
          </w:rPr>
          <w:t xml:space="preserve"> </w:t>
        </w:r>
        <w:r w:rsidRPr="0067249F">
          <w:rPr>
            <w:rStyle w:val="a7"/>
            <w:rFonts w:cs="Times New Roman"/>
            <w:noProof/>
            <w:kern w:val="0"/>
          </w:rPr>
          <w:t>조사</w:t>
        </w:r>
        <w:r>
          <w:rPr>
            <w:noProof/>
            <w:webHidden/>
          </w:rPr>
          <w:tab/>
        </w:r>
        <w:r>
          <w:rPr>
            <w:noProof/>
            <w:webHidden/>
          </w:rPr>
          <w:fldChar w:fldCharType="begin"/>
        </w:r>
        <w:r>
          <w:rPr>
            <w:noProof/>
            <w:webHidden/>
          </w:rPr>
          <w:instrText xml:space="preserve"> PAGEREF _Toc108512996 \h </w:instrText>
        </w:r>
        <w:r>
          <w:rPr>
            <w:noProof/>
            <w:webHidden/>
          </w:rPr>
        </w:r>
        <w:r>
          <w:rPr>
            <w:noProof/>
            <w:webHidden/>
          </w:rPr>
          <w:fldChar w:fldCharType="separate"/>
        </w:r>
        <w:r w:rsidR="00B2648E">
          <w:rPr>
            <w:noProof/>
            <w:webHidden/>
          </w:rPr>
          <w:t>50</w:t>
        </w:r>
        <w:r>
          <w:rPr>
            <w:noProof/>
            <w:webHidden/>
          </w:rPr>
          <w:fldChar w:fldCharType="end"/>
        </w:r>
      </w:hyperlink>
    </w:p>
    <w:p w14:paraId="7850F5B3" w14:textId="119C3C49" w:rsidR="00966856" w:rsidRDefault="00966856">
      <w:pPr>
        <w:pStyle w:val="12"/>
        <w:rPr>
          <w:rFonts w:asciiTheme="minorHAnsi" w:eastAsiaTheme="minorEastAsia" w:hAnsiTheme="minorHAnsi"/>
          <w:b w:val="0"/>
          <w:noProof/>
          <w:color w:val="auto"/>
          <w:sz w:val="20"/>
        </w:rPr>
      </w:pPr>
      <w:hyperlink w:anchor="_Toc108512997" w:history="1">
        <w:r w:rsidRPr="0067249F">
          <w:rPr>
            <w:rStyle w:val="a7"/>
            <w:rFonts w:cs="Times New Roman"/>
            <w:noProof/>
            <w:kern w:val="0"/>
          </w:rPr>
          <w:t>개인정보</w:t>
        </w:r>
        <w:r w:rsidRPr="0067249F">
          <w:rPr>
            <w:rStyle w:val="a7"/>
            <w:rFonts w:cs="Times New Roman"/>
            <w:noProof/>
            <w:kern w:val="0"/>
          </w:rPr>
          <w:t xml:space="preserve"> </w:t>
        </w:r>
        <w:r w:rsidRPr="0067249F">
          <w:rPr>
            <w:rStyle w:val="a7"/>
            <w:rFonts w:cs="Times New Roman"/>
            <w:noProof/>
            <w:kern w:val="0"/>
          </w:rPr>
          <w:t>처리</w:t>
        </w:r>
        <w:r w:rsidRPr="0067249F">
          <w:rPr>
            <w:rStyle w:val="a7"/>
            <w:rFonts w:cs="Times New Roman"/>
            <w:noProof/>
            <w:kern w:val="0"/>
          </w:rPr>
          <w:t xml:space="preserve"> </w:t>
        </w:r>
        <w:r w:rsidRPr="0067249F">
          <w:rPr>
            <w:rStyle w:val="a7"/>
            <w:rFonts w:cs="Times New Roman"/>
            <w:noProof/>
            <w:kern w:val="0"/>
          </w:rPr>
          <w:t>위탁계약서</w:t>
        </w:r>
        <w:r w:rsidRPr="0067249F">
          <w:rPr>
            <w:rStyle w:val="a7"/>
            <w:rFonts w:cs="Times New Roman"/>
            <w:noProof/>
            <w:kern w:val="0"/>
          </w:rPr>
          <w:t xml:space="preserve"> </w:t>
        </w:r>
        <w:r w:rsidRPr="0067249F">
          <w:rPr>
            <w:rStyle w:val="a7"/>
            <w:rFonts w:cs="Times New Roman"/>
            <w:noProof/>
            <w:kern w:val="0"/>
          </w:rPr>
          <w:t>내용</w:t>
        </w:r>
        <w:r w:rsidRPr="0067249F">
          <w:rPr>
            <w:rStyle w:val="a7"/>
            <w:rFonts w:cs="Times New Roman"/>
            <w:noProof/>
            <w:kern w:val="0"/>
          </w:rPr>
          <w:t xml:space="preserve"> </w:t>
        </w:r>
        <w:r w:rsidRPr="0067249F">
          <w:rPr>
            <w:rStyle w:val="a7"/>
            <w:rFonts w:cs="Times New Roman"/>
            <w:noProof/>
            <w:kern w:val="0"/>
          </w:rPr>
          <w:t>미비</w:t>
        </w:r>
        <w:r>
          <w:rPr>
            <w:noProof/>
            <w:webHidden/>
          </w:rPr>
          <w:tab/>
        </w:r>
        <w:r>
          <w:rPr>
            <w:noProof/>
            <w:webHidden/>
          </w:rPr>
          <w:fldChar w:fldCharType="begin"/>
        </w:r>
        <w:r>
          <w:rPr>
            <w:noProof/>
            <w:webHidden/>
          </w:rPr>
          <w:instrText xml:space="preserve"> PAGEREF _Toc108512997 \h </w:instrText>
        </w:r>
        <w:r>
          <w:rPr>
            <w:noProof/>
            <w:webHidden/>
          </w:rPr>
        </w:r>
        <w:r>
          <w:rPr>
            <w:noProof/>
            <w:webHidden/>
          </w:rPr>
          <w:fldChar w:fldCharType="separate"/>
        </w:r>
        <w:r w:rsidR="00B2648E">
          <w:rPr>
            <w:noProof/>
            <w:webHidden/>
          </w:rPr>
          <w:t>51</w:t>
        </w:r>
        <w:r>
          <w:rPr>
            <w:noProof/>
            <w:webHidden/>
          </w:rPr>
          <w:fldChar w:fldCharType="end"/>
        </w:r>
      </w:hyperlink>
    </w:p>
    <w:p w14:paraId="54EED846" w14:textId="54463943" w:rsidR="00966856" w:rsidRDefault="00966856">
      <w:pPr>
        <w:pStyle w:val="12"/>
        <w:rPr>
          <w:rFonts w:asciiTheme="minorHAnsi" w:eastAsiaTheme="minorEastAsia" w:hAnsiTheme="minorHAnsi"/>
          <w:b w:val="0"/>
          <w:noProof/>
          <w:color w:val="auto"/>
          <w:sz w:val="20"/>
        </w:rPr>
      </w:pPr>
      <w:hyperlink w:anchor="_Toc108512998" w:history="1">
        <w:r w:rsidRPr="0067249F">
          <w:rPr>
            <w:rStyle w:val="a7"/>
            <w:rFonts w:cs="Times New Roman"/>
            <w:noProof/>
            <w:kern w:val="0"/>
          </w:rPr>
          <w:t>임직원의</w:t>
        </w:r>
        <w:r w:rsidRPr="0067249F">
          <w:rPr>
            <w:rStyle w:val="a7"/>
            <w:rFonts w:cs="Times New Roman"/>
            <w:noProof/>
            <w:kern w:val="0"/>
          </w:rPr>
          <w:t xml:space="preserve"> </w:t>
        </w:r>
        <w:r w:rsidRPr="0067249F">
          <w:rPr>
            <w:rStyle w:val="a7"/>
            <w:rFonts w:cs="Times New Roman"/>
            <w:noProof/>
            <w:kern w:val="0"/>
          </w:rPr>
          <w:t>개인정보보호</w:t>
        </w:r>
        <w:r>
          <w:rPr>
            <w:noProof/>
            <w:webHidden/>
          </w:rPr>
          <w:tab/>
        </w:r>
        <w:r>
          <w:rPr>
            <w:noProof/>
            <w:webHidden/>
          </w:rPr>
          <w:fldChar w:fldCharType="begin"/>
        </w:r>
        <w:r>
          <w:rPr>
            <w:noProof/>
            <w:webHidden/>
          </w:rPr>
          <w:instrText xml:space="preserve"> PAGEREF _Toc108512998 \h </w:instrText>
        </w:r>
        <w:r>
          <w:rPr>
            <w:noProof/>
            <w:webHidden/>
          </w:rPr>
        </w:r>
        <w:r>
          <w:rPr>
            <w:noProof/>
            <w:webHidden/>
          </w:rPr>
          <w:fldChar w:fldCharType="separate"/>
        </w:r>
        <w:r w:rsidR="00B2648E">
          <w:rPr>
            <w:noProof/>
            <w:webHidden/>
          </w:rPr>
          <w:t>52</w:t>
        </w:r>
        <w:r>
          <w:rPr>
            <w:noProof/>
            <w:webHidden/>
          </w:rPr>
          <w:fldChar w:fldCharType="end"/>
        </w:r>
      </w:hyperlink>
    </w:p>
    <w:p w14:paraId="69EBE632" w14:textId="3FFD0DCE" w:rsidR="00966856" w:rsidRDefault="00966856">
      <w:pPr>
        <w:pStyle w:val="12"/>
        <w:rPr>
          <w:rFonts w:asciiTheme="minorHAnsi" w:eastAsiaTheme="minorEastAsia" w:hAnsiTheme="minorHAnsi"/>
          <w:b w:val="0"/>
          <w:noProof/>
          <w:color w:val="auto"/>
          <w:sz w:val="20"/>
        </w:rPr>
      </w:pPr>
      <w:hyperlink w:anchor="_Toc108512999" w:history="1">
        <w:r w:rsidRPr="0067249F">
          <w:rPr>
            <w:rStyle w:val="a7"/>
            <w:rFonts w:cs="Times New Roman"/>
            <w:noProof/>
            <w:kern w:val="0"/>
          </w:rPr>
          <w:t>신규서비스</w:t>
        </w:r>
        <w:r w:rsidRPr="0067249F">
          <w:rPr>
            <w:rStyle w:val="a7"/>
            <w:rFonts w:cs="Times New Roman"/>
            <w:noProof/>
            <w:kern w:val="0"/>
          </w:rPr>
          <w:t xml:space="preserve"> </w:t>
        </w:r>
        <w:r w:rsidRPr="0067249F">
          <w:rPr>
            <w:rStyle w:val="a7"/>
            <w:rFonts w:cs="Times New Roman"/>
            <w:noProof/>
            <w:kern w:val="0"/>
          </w:rPr>
          <w:t>개발을</w:t>
        </w:r>
        <w:r w:rsidRPr="0067249F">
          <w:rPr>
            <w:rStyle w:val="a7"/>
            <w:rFonts w:cs="Times New Roman"/>
            <w:noProof/>
            <w:kern w:val="0"/>
          </w:rPr>
          <w:t xml:space="preserve"> </w:t>
        </w:r>
        <w:r w:rsidRPr="0067249F">
          <w:rPr>
            <w:rStyle w:val="a7"/>
            <w:rFonts w:cs="Times New Roman"/>
            <w:noProof/>
            <w:kern w:val="0"/>
          </w:rPr>
          <w:t>위한</w:t>
        </w:r>
        <w:r w:rsidRPr="0067249F">
          <w:rPr>
            <w:rStyle w:val="a7"/>
            <w:rFonts w:cs="Times New Roman"/>
            <w:noProof/>
            <w:kern w:val="0"/>
          </w:rPr>
          <w:t xml:space="preserve"> </w:t>
        </w:r>
        <w:r w:rsidRPr="0067249F">
          <w:rPr>
            <w:rStyle w:val="a7"/>
            <w:rFonts w:cs="Times New Roman"/>
            <w:noProof/>
            <w:kern w:val="0"/>
          </w:rPr>
          <w:t>개인</w:t>
        </w:r>
        <w:r w:rsidRPr="0067249F">
          <w:rPr>
            <w:rStyle w:val="a7"/>
            <w:rFonts w:cs="Times New Roman"/>
            <w:noProof/>
            <w:kern w:val="0"/>
          </w:rPr>
          <w:t>(</w:t>
        </w:r>
        <w:r w:rsidRPr="0067249F">
          <w:rPr>
            <w:rStyle w:val="a7"/>
            <w:rFonts w:cs="Times New Roman"/>
            <w:noProof/>
            <w:kern w:val="0"/>
          </w:rPr>
          <w:t>위치</w:t>
        </w:r>
        <w:r w:rsidRPr="0067249F">
          <w:rPr>
            <w:rStyle w:val="a7"/>
            <w:rFonts w:cs="Times New Roman"/>
            <w:noProof/>
            <w:kern w:val="0"/>
          </w:rPr>
          <w:t xml:space="preserve">) </w:t>
        </w:r>
        <w:r w:rsidRPr="0067249F">
          <w:rPr>
            <w:rStyle w:val="a7"/>
            <w:rFonts w:cs="Times New Roman"/>
            <w:noProof/>
            <w:kern w:val="0"/>
          </w:rPr>
          <w:t>정보의</w:t>
        </w:r>
        <w:r w:rsidRPr="0067249F">
          <w:rPr>
            <w:rStyle w:val="a7"/>
            <w:rFonts w:cs="Times New Roman"/>
            <w:noProof/>
            <w:kern w:val="0"/>
          </w:rPr>
          <w:t xml:space="preserve"> </w:t>
        </w:r>
        <w:r w:rsidRPr="0067249F">
          <w:rPr>
            <w:rStyle w:val="a7"/>
            <w:rFonts w:cs="Times New Roman"/>
            <w:noProof/>
            <w:kern w:val="0"/>
          </w:rPr>
          <w:t>활용</w:t>
        </w:r>
        <w:r>
          <w:rPr>
            <w:noProof/>
            <w:webHidden/>
          </w:rPr>
          <w:tab/>
        </w:r>
        <w:r>
          <w:rPr>
            <w:noProof/>
            <w:webHidden/>
          </w:rPr>
          <w:fldChar w:fldCharType="begin"/>
        </w:r>
        <w:r>
          <w:rPr>
            <w:noProof/>
            <w:webHidden/>
          </w:rPr>
          <w:instrText xml:space="preserve"> PAGEREF _Toc108512999 \h </w:instrText>
        </w:r>
        <w:r>
          <w:rPr>
            <w:noProof/>
            <w:webHidden/>
          </w:rPr>
        </w:r>
        <w:r>
          <w:rPr>
            <w:noProof/>
            <w:webHidden/>
          </w:rPr>
          <w:fldChar w:fldCharType="separate"/>
        </w:r>
        <w:r w:rsidR="00B2648E">
          <w:rPr>
            <w:noProof/>
            <w:webHidden/>
          </w:rPr>
          <w:t>53</w:t>
        </w:r>
        <w:r>
          <w:rPr>
            <w:noProof/>
            <w:webHidden/>
          </w:rPr>
          <w:fldChar w:fldCharType="end"/>
        </w:r>
      </w:hyperlink>
    </w:p>
    <w:p w14:paraId="19EAF42B" w14:textId="148BC6B9" w:rsidR="00966856" w:rsidRDefault="00966856">
      <w:pPr>
        <w:pStyle w:val="12"/>
        <w:rPr>
          <w:rFonts w:asciiTheme="minorHAnsi" w:eastAsiaTheme="minorEastAsia" w:hAnsiTheme="minorHAnsi"/>
          <w:b w:val="0"/>
          <w:noProof/>
          <w:color w:val="auto"/>
          <w:sz w:val="20"/>
        </w:rPr>
      </w:pPr>
      <w:hyperlink w:anchor="_Toc108513000" w:history="1">
        <w:r w:rsidRPr="0067249F">
          <w:rPr>
            <w:rStyle w:val="a7"/>
            <w:rFonts w:cs="Times New Roman"/>
            <w:noProof/>
            <w:kern w:val="0"/>
          </w:rPr>
          <w:t>지식재산권</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_Toc108513000 \h </w:instrText>
        </w:r>
        <w:r>
          <w:rPr>
            <w:noProof/>
            <w:webHidden/>
          </w:rPr>
        </w:r>
        <w:r>
          <w:rPr>
            <w:noProof/>
            <w:webHidden/>
          </w:rPr>
          <w:fldChar w:fldCharType="separate"/>
        </w:r>
        <w:r w:rsidR="00B2648E">
          <w:rPr>
            <w:noProof/>
            <w:webHidden/>
          </w:rPr>
          <w:t>54</w:t>
        </w:r>
        <w:r>
          <w:rPr>
            <w:noProof/>
            <w:webHidden/>
          </w:rPr>
          <w:fldChar w:fldCharType="end"/>
        </w:r>
      </w:hyperlink>
    </w:p>
    <w:p w14:paraId="65A5CD97" w14:textId="2058DE50" w:rsidR="00966856" w:rsidRDefault="00966856">
      <w:pPr>
        <w:pStyle w:val="12"/>
        <w:rPr>
          <w:rFonts w:asciiTheme="minorHAnsi" w:eastAsiaTheme="minorEastAsia" w:hAnsiTheme="minorHAnsi"/>
          <w:b w:val="0"/>
          <w:noProof/>
          <w:color w:val="auto"/>
          <w:sz w:val="20"/>
        </w:rPr>
      </w:pPr>
      <w:hyperlink w:anchor="_Toc108513001" w:history="1">
        <w:r w:rsidRPr="0067249F">
          <w:rPr>
            <w:rStyle w:val="a7"/>
            <w:rFonts w:cs="Times New Roman"/>
            <w:noProof/>
            <w:kern w:val="0"/>
          </w:rPr>
          <w:t>직무발명</w:t>
        </w:r>
        <w:r>
          <w:rPr>
            <w:noProof/>
            <w:webHidden/>
          </w:rPr>
          <w:tab/>
        </w:r>
        <w:r>
          <w:rPr>
            <w:noProof/>
            <w:webHidden/>
          </w:rPr>
          <w:fldChar w:fldCharType="begin"/>
        </w:r>
        <w:r>
          <w:rPr>
            <w:noProof/>
            <w:webHidden/>
          </w:rPr>
          <w:instrText xml:space="preserve"> PAGEREF _Toc108513001 \h </w:instrText>
        </w:r>
        <w:r>
          <w:rPr>
            <w:noProof/>
            <w:webHidden/>
          </w:rPr>
        </w:r>
        <w:r>
          <w:rPr>
            <w:noProof/>
            <w:webHidden/>
          </w:rPr>
          <w:fldChar w:fldCharType="separate"/>
        </w:r>
        <w:r w:rsidR="00B2648E">
          <w:rPr>
            <w:noProof/>
            <w:webHidden/>
          </w:rPr>
          <w:t>55</w:t>
        </w:r>
        <w:r>
          <w:rPr>
            <w:noProof/>
            <w:webHidden/>
          </w:rPr>
          <w:fldChar w:fldCharType="end"/>
        </w:r>
      </w:hyperlink>
    </w:p>
    <w:p w14:paraId="24CD0DFF" w14:textId="20D2DB59" w:rsidR="00966856" w:rsidRDefault="00966856">
      <w:pPr>
        <w:pStyle w:val="12"/>
        <w:rPr>
          <w:rFonts w:asciiTheme="minorHAnsi" w:eastAsiaTheme="minorEastAsia" w:hAnsiTheme="minorHAnsi"/>
          <w:b w:val="0"/>
          <w:noProof/>
          <w:color w:val="auto"/>
          <w:sz w:val="20"/>
        </w:rPr>
      </w:pPr>
      <w:hyperlink w:anchor="_Toc108513002" w:history="1">
        <w:r w:rsidRPr="0067249F">
          <w:rPr>
            <w:rStyle w:val="a7"/>
            <w:rFonts w:cs="Times New Roman"/>
            <w:noProof/>
            <w:kern w:val="0"/>
          </w:rPr>
          <w:t>소송</w:t>
        </w:r>
        <w:r w:rsidRPr="0067249F">
          <w:rPr>
            <w:rStyle w:val="a7"/>
            <w:rFonts w:cs="Times New Roman"/>
            <w:noProof/>
            <w:kern w:val="0"/>
          </w:rPr>
          <w:t xml:space="preserve"> </w:t>
        </w:r>
        <w:r w:rsidRPr="0067249F">
          <w:rPr>
            <w:rStyle w:val="a7"/>
            <w:rFonts w:cs="Times New Roman"/>
            <w:noProof/>
            <w:kern w:val="0"/>
          </w:rPr>
          <w:t>및</w:t>
        </w:r>
        <w:r w:rsidRPr="0067249F">
          <w:rPr>
            <w:rStyle w:val="a7"/>
            <w:rFonts w:cs="Times New Roman"/>
            <w:noProof/>
            <w:kern w:val="0"/>
          </w:rPr>
          <w:t xml:space="preserve"> </w:t>
        </w:r>
        <w:r w:rsidRPr="0067249F">
          <w:rPr>
            <w:rStyle w:val="a7"/>
            <w:rFonts w:cs="Times New Roman"/>
            <w:noProof/>
            <w:kern w:val="0"/>
          </w:rPr>
          <w:t>분쟁</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_Toc108513002 \h </w:instrText>
        </w:r>
        <w:r>
          <w:rPr>
            <w:noProof/>
            <w:webHidden/>
          </w:rPr>
        </w:r>
        <w:r>
          <w:rPr>
            <w:noProof/>
            <w:webHidden/>
          </w:rPr>
          <w:fldChar w:fldCharType="separate"/>
        </w:r>
        <w:r w:rsidR="00B2648E">
          <w:rPr>
            <w:noProof/>
            <w:webHidden/>
          </w:rPr>
          <w:t>56</w:t>
        </w:r>
        <w:r>
          <w:rPr>
            <w:noProof/>
            <w:webHidden/>
          </w:rPr>
          <w:fldChar w:fldCharType="end"/>
        </w:r>
      </w:hyperlink>
    </w:p>
    <w:p w14:paraId="699EB7F1" w14:textId="6D930FE7" w:rsidR="00966856" w:rsidRDefault="00966856">
      <w:pPr>
        <w:pStyle w:val="12"/>
        <w:rPr>
          <w:rFonts w:asciiTheme="minorHAnsi" w:eastAsiaTheme="minorEastAsia" w:hAnsiTheme="minorHAnsi"/>
          <w:b w:val="0"/>
          <w:noProof/>
          <w:color w:val="auto"/>
          <w:sz w:val="20"/>
        </w:rPr>
      </w:pPr>
      <w:hyperlink w:anchor="_Toc108513003" w:history="1">
        <w:r w:rsidRPr="0067249F">
          <w:rPr>
            <w:rStyle w:val="a7"/>
            <w:rFonts w:cs="Times New Roman"/>
            <w:noProof/>
            <w:kern w:val="0"/>
          </w:rPr>
          <w:t xml:space="preserve">ESG </w:t>
        </w:r>
        <w:r w:rsidRPr="0067249F">
          <w:rPr>
            <w:rStyle w:val="a7"/>
            <w:rFonts w:cs="Times New Roman"/>
            <w:noProof/>
            <w:kern w:val="0"/>
          </w:rPr>
          <w:t>개관</w:t>
        </w:r>
        <w:r>
          <w:rPr>
            <w:noProof/>
            <w:webHidden/>
          </w:rPr>
          <w:tab/>
        </w:r>
        <w:r>
          <w:rPr>
            <w:noProof/>
            <w:webHidden/>
          </w:rPr>
          <w:fldChar w:fldCharType="begin"/>
        </w:r>
        <w:r>
          <w:rPr>
            <w:noProof/>
            <w:webHidden/>
          </w:rPr>
          <w:instrText xml:space="preserve"> PAGEREF _Toc108513003 \h </w:instrText>
        </w:r>
        <w:r>
          <w:rPr>
            <w:noProof/>
            <w:webHidden/>
          </w:rPr>
        </w:r>
        <w:r>
          <w:rPr>
            <w:noProof/>
            <w:webHidden/>
          </w:rPr>
          <w:fldChar w:fldCharType="separate"/>
        </w:r>
        <w:r w:rsidR="00B2648E">
          <w:rPr>
            <w:noProof/>
            <w:webHidden/>
          </w:rPr>
          <w:t>56</w:t>
        </w:r>
        <w:r>
          <w:rPr>
            <w:noProof/>
            <w:webHidden/>
          </w:rPr>
          <w:fldChar w:fldCharType="end"/>
        </w:r>
      </w:hyperlink>
    </w:p>
    <w:p w14:paraId="09037D42" w14:textId="413D87A9" w:rsidR="00966856" w:rsidRDefault="00966856">
      <w:pPr>
        <w:pStyle w:val="12"/>
        <w:rPr>
          <w:rFonts w:asciiTheme="minorHAnsi" w:eastAsiaTheme="minorEastAsia" w:hAnsiTheme="minorHAnsi"/>
          <w:b w:val="0"/>
          <w:noProof/>
          <w:color w:val="auto"/>
          <w:sz w:val="20"/>
        </w:rPr>
      </w:pPr>
      <w:hyperlink w:anchor="_Toc108513004" w:history="1">
        <w:r w:rsidRPr="0067249F">
          <w:rPr>
            <w:rStyle w:val="a7"/>
            <w:rFonts w:cs="Times New Roman"/>
            <w:noProof/>
            <w:kern w:val="0"/>
          </w:rPr>
          <w:t>Environment (</w:t>
        </w:r>
        <w:r w:rsidRPr="0067249F">
          <w:rPr>
            <w:rStyle w:val="a7"/>
            <w:rFonts w:cs="Times New Roman"/>
            <w:noProof/>
            <w:kern w:val="0"/>
          </w:rPr>
          <w:t>환경</w:t>
        </w:r>
        <w:r w:rsidRPr="0067249F">
          <w:rPr>
            <w:rStyle w:val="a7"/>
            <w:rFonts w:cs="Times New Roman"/>
            <w:noProof/>
            <w:kern w:val="0"/>
          </w:rPr>
          <w:t>)</w:t>
        </w:r>
        <w:r>
          <w:rPr>
            <w:noProof/>
            <w:webHidden/>
          </w:rPr>
          <w:tab/>
        </w:r>
        <w:r>
          <w:rPr>
            <w:noProof/>
            <w:webHidden/>
          </w:rPr>
          <w:fldChar w:fldCharType="begin"/>
        </w:r>
        <w:r>
          <w:rPr>
            <w:noProof/>
            <w:webHidden/>
          </w:rPr>
          <w:instrText xml:space="preserve"> PAGEREF _Toc108513004 \h </w:instrText>
        </w:r>
        <w:r>
          <w:rPr>
            <w:noProof/>
            <w:webHidden/>
          </w:rPr>
        </w:r>
        <w:r>
          <w:rPr>
            <w:noProof/>
            <w:webHidden/>
          </w:rPr>
          <w:fldChar w:fldCharType="separate"/>
        </w:r>
        <w:r w:rsidR="00B2648E">
          <w:rPr>
            <w:noProof/>
            <w:webHidden/>
          </w:rPr>
          <w:t>56</w:t>
        </w:r>
        <w:r>
          <w:rPr>
            <w:noProof/>
            <w:webHidden/>
          </w:rPr>
          <w:fldChar w:fldCharType="end"/>
        </w:r>
      </w:hyperlink>
    </w:p>
    <w:p w14:paraId="65E9053F" w14:textId="707BB332" w:rsidR="00966856" w:rsidRDefault="00966856">
      <w:pPr>
        <w:pStyle w:val="12"/>
        <w:rPr>
          <w:rFonts w:asciiTheme="minorHAnsi" w:eastAsiaTheme="minorEastAsia" w:hAnsiTheme="minorHAnsi"/>
          <w:b w:val="0"/>
          <w:noProof/>
          <w:color w:val="auto"/>
          <w:sz w:val="20"/>
        </w:rPr>
      </w:pPr>
      <w:hyperlink w:anchor="_Toc108513005" w:history="1">
        <w:r w:rsidRPr="0067249F">
          <w:rPr>
            <w:rStyle w:val="a7"/>
            <w:rFonts w:cs="Times New Roman"/>
            <w:noProof/>
            <w:kern w:val="0"/>
          </w:rPr>
          <w:t>Social (</w:t>
        </w:r>
        <w:r w:rsidRPr="0067249F">
          <w:rPr>
            <w:rStyle w:val="a7"/>
            <w:rFonts w:cs="Times New Roman"/>
            <w:noProof/>
            <w:kern w:val="0"/>
          </w:rPr>
          <w:t>사회</w:t>
        </w:r>
        <w:r w:rsidRPr="0067249F">
          <w:rPr>
            <w:rStyle w:val="a7"/>
            <w:rFonts w:cs="Times New Roman"/>
            <w:noProof/>
            <w:kern w:val="0"/>
          </w:rPr>
          <w:t>)</w:t>
        </w:r>
        <w:r>
          <w:rPr>
            <w:noProof/>
            <w:webHidden/>
          </w:rPr>
          <w:tab/>
        </w:r>
        <w:r>
          <w:rPr>
            <w:noProof/>
            <w:webHidden/>
          </w:rPr>
          <w:fldChar w:fldCharType="begin"/>
        </w:r>
        <w:r>
          <w:rPr>
            <w:noProof/>
            <w:webHidden/>
          </w:rPr>
          <w:instrText xml:space="preserve"> PAGEREF _Toc108513005 \h </w:instrText>
        </w:r>
        <w:r>
          <w:rPr>
            <w:noProof/>
            <w:webHidden/>
          </w:rPr>
        </w:r>
        <w:r>
          <w:rPr>
            <w:noProof/>
            <w:webHidden/>
          </w:rPr>
          <w:fldChar w:fldCharType="separate"/>
        </w:r>
        <w:r w:rsidR="00B2648E">
          <w:rPr>
            <w:noProof/>
            <w:webHidden/>
          </w:rPr>
          <w:t>57</w:t>
        </w:r>
        <w:r>
          <w:rPr>
            <w:noProof/>
            <w:webHidden/>
          </w:rPr>
          <w:fldChar w:fldCharType="end"/>
        </w:r>
      </w:hyperlink>
    </w:p>
    <w:p w14:paraId="377B2B89" w14:textId="5AC380CF" w:rsidR="00966856" w:rsidRDefault="00966856">
      <w:pPr>
        <w:pStyle w:val="12"/>
        <w:rPr>
          <w:rFonts w:asciiTheme="minorHAnsi" w:eastAsiaTheme="minorEastAsia" w:hAnsiTheme="minorHAnsi"/>
          <w:b w:val="0"/>
          <w:noProof/>
          <w:color w:val="auto"/>
          <w:sz w:val="20"/>
        </w:rPr>
      </w:pPr>
      <w:hyperlink w:anchor="_Toc108513006" w:history="1">
        <w:r w:rsidRPr="0067249F">
          <w:rPr>
            <w:rStyle w:val="a7"/>
            <w:rFonts w:cs="Times New Roman"/>
            <w:noProof/>
            <w:kern w:val="0"/>
          </w:rPr>
          <w:t>Governance (</w:t>
        </w:r>
        <w:r w:rsidRPr="0067249F">
          <w:rPr>
            <w:rStyle w:val="a7"/>
            <w:rFonts w:cs="Times New Roman"/>
            <w:noProof/>
            <w:kern w:val="0"/>
          </w:rPr>
          <w:t>지배구조</w:t>
        </w:r>
        <w:r w:rsidRPr="0067249F">
          <w:rPr>
            <w:rStyle w:val="a7"/>
            <w:rFonts w:cs="Times New Roman"/>
            <w:noProof/>
            <w:kern w:val="0"/>
          </w:rPr>
          <w:t>)</w:t>
        </w:r>
        <w:r>
          <w:rPr>
            <w:noProof/>
            <w:webHidden/>
          </w:rPr>
          <w:tab/>
        </w:r>
        <w:r>
          <w:rPr>
            <w:noProof/>
            <w:webHidden/>
          </w:rPr>
          <w:fldChar w:fldCharType="begin"/>
        </w:r>
        <w:r>
          <w:rPr>
            <w:noProof/>
            <w:webHidden/>
          </w:rPr>
          <w:instrText xml:space="preserve"> PAGEREF _Toc108513006 \h </w:instrText>
        </w:r>
        <w:r>
          <w:rPr>
            <w:noProof/>
            <w:webHidden/>
          </w:rPr>
        </w:r>
        <w:r>
          <w:rPr>
            <w:noProof/>
            <w:webHidden/>
          </w:rPr>
          <w:fldChar w:fldCharType="separate"/>
        </w:r>
        <w:r w:rsidR="00B2648E">
          <w:rPr>
            <w:noProof/>
            <w:webHidden/>
          </w:rPr>
          <w:t>59</w:t>
        </w:r>
        <w:r>
          <w:rPr>
            <w:noProof/>
            <w:webHidden/>
          </w:rPr>
          <w:fldChar w:fldCharType="end"/>
        </w:r>
      </w:hyperlink>
    </w:p>
    <w:p w14:paraId="0B4204F5" w14:textId="5A151253" w:rsidR="00966856" w:rsidRDefault="00966856">
      <w:pPr>
        <w:pStyle w:val="12"/>
        <w:rPr>
          <w:rFonts w:asciiTheme="minorHAnsi" w:eastAsiaTheme="minorEastAsia" w:hAnsiTheme="minorHAnsi"/>
          <w:b w:val="0"/>
          <w:noProof/>
          <w:color w:val="auto"/>
          <w:sz w:val="20"/>
        </w:rPr>
      </w:pPr>
      <w:hyperlink w:anchor="_Toc108513007" w:history="1">
        <w:r w:rsidRPr="0067249F">
          <w:rPr>
            <w:rStyle w:val="a7"/>
            <w:rFonts w:cs="Times New Roman"/>
            <w:noProof/>
            <w:kern w:val="0"/>
          </w:rPr>
          <w:t>로카</w:t>
        </w:r>
        <w:r w:rsidRPr="0067249F">
          <w:rPr>
            <w:rStyle w:val="a7"/>
            <w:rFonts w:cs="Times New Roman"/>
            <w:noProof/>
            <w:kern w:val="0"/>
          </w:rPr>
          <w:t xml:space="preserve"> </w:t>
        </w:r>
        <w:r w:rsidRPr="0067249F">
          <w:rPr>
            <w:rStyle w:val="a7"/>
            <w:rFonts w:cs="Times New Roman"/>
            <w:noProof/>
            <w:kern w:val="0"/>
          </w:rPr>
          <w:t>및</w:t>
        </w:r>
        <w:r w:rsidRPr="0067249F">
          <w:rPr>
            <w:rStyle w:val="a7"/>
            <w:rFonts w:cs="Times New Roman"/>
            <w:noProof/>
            <w:kern w:val="0"/>
          </w:rPr>
          <w:t xml:space="preserve"> </w:t>
        </w:r>
        <w:r w:rsidRPr="0067249F">
          <w:rPr>
            <w:rStyle w:val="a7"/>
            <w:rFonts w:cs="Times New Roman"/>
            <w:noProof/>
            <w:kern w:val="0"/>
          </w:rPr>
          <w:t>그</w:t>
        </w:r>
        <w:r w:rsidRPr="0067249F">
          <w:rPr>
            <w:rStyle w:val="a7"/>
            <w:rFonts w:cs="Times New Roman"/>
            <w:noProof/>
            <w:kern w:val="0"/>
          </w:rPr>
          <w:t xml:space="preserve"> </w:t>
        </w:r>
        <w:r w:rsidRPr="0067249F">
          <w:rPr>
            <w:rStyle w:val="a7"/>
            <w:rFonts w:cs="Times New Roman"/>
            <w:noProof/>
            <w:kern w:val="0"/>
          </w:rPr>
          <w:t>자회사들</w:t>
        </w:r>
        <w:r w:rsidRPr="0067249F">
          <w:rPr>
            <w:rStyle w:val="a7"/>
            <w:rFonts w:cs="Times New Roman"/>
            <w:noProof/>
            <w:kern w:val="0"/>
          </w:rPr>
          <w:t xml:space="preserve"> </w:t>
        </w:r>
        <w:r w:rsidRPr="0067249F">
          <w:rPr>
            <w:rStyle w:val="a7"/>
            <w:rFonts w:cs="Times New Roman"/>
            <w:noProof/>
            <w:kern w:val="0"/>
          </w:rPr>
          <w:t>일반</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_Toc108513007 \h </w:instrText>
        </w:r>
        <w:r>
          <w:rPr>
            <w:noProof/>
            <w:webHidden/>
          </w:rPr>
        </w:r>
        <w:r>
          <w:rPr>
            <w:noProof/>
            <w:webHidden/>
          </w:rPr>
          <w:fldChar w:fldCharType="separate"/>
        </w:r>
        <w:r w:rsidR="00B2648E">
          <w:rPr>
            <w:noProof/>
            <w:webHidden/>
          </w:rPr>
          <w:t>59</w:t>
        </w:r>
        <w:r>
          <w:rPr>
            <w:noProof/>
            <w:webHidden/>
          </w:rPr>
          <w:fldChar w:fldCharType="end"/>
        </w:r>
      </w:hyperlink>
    </w:p>
    <w:p w14:paraId="7EC4EAD7" w14:textId="1A243751" w:rsidR="00966856" w:rsidRDefault="00966856">
      <w:pPr>
        <w:pStyle w:val="12"/>
        <w:rPr>
          <w:rFonts w:asciiTheme="minorHAnsi" w:eastAsiaTheme="minorEastAsia" w:hAnsiTheme="minorHAnsi"/>
          <w:b w:val="0"/>
          <w:noProof/>
          <w:color w:val="auto"/>
          <w:sz w:val="20"/>
        </w:rPr>
      </w:pPr>
      <w:hyperlink w:anchor="_Toc108513008" w:history="1">
        <w:r w:rsidRPr="0067249F">
          <w:rPr>
            <w:rStyle w:val="a7"/>
            <w:rFonts w:cs="Times New Roman"/>
            <w:noProof/>
            <w:kern w:val="0"/>
          </w:rPr>
          <w:t>로카</w:t>
        </w:r>
        <w:r w:rsidRPr="0067249F">
          <w:rPr>
            <w:rStyle w:val="a7"/>
            <w:rFonts w:cs="Times New Roman"/>
            <w:noProof/>
            <w:kern w:val="0"/>
          </w:rPr>
          <w:t xml:space="preserve"> </w:t>
        </w:r>
        <w:r w:rsidRPr="0067249F">
          <w:rPr>
            <w:rStyle w:val="a7"/>
            <w:rFonts w:cs="Times New Roman"/>
            <w:noProof/>
            <w:kern w:val="0"/>
          </w:rPr>
          <w:t>및</w:t>
        </w:r>
        <w:r w:rsidRPr="0067249F">
          <w:rPr>
            <w:rStyle w:val="a7"/>
            <w:rFonts w:cs="Times New Roman"/>
            <w:noProof/>
            <w:kern w:val="0"/>
          </w:rPr>
          <w:t xml:space="preserve"> </w:t>
        </w:r>
        <w:r w:rsidRPr="0067249F">
          <w:rPr>
            <w:rStyle w:val="a7"/>
            <w:rFonts w:cs="Times New Roman"/>
            <w:noProof/>
            <w:kern w:val="0"/>
          </w:rPr>
          <w:t>그</w:t>
        </w:r>
        <w:r w:rsidRPr="0067249F">
          <w:rPr>
            <w:rStyle w:val="a7"/>
            <w:rFonts w:cs="Times New Roman"/>
            <w:noProof/>
            <w:kern w:val="0"/>
          </w:rPr>
          <w:t xml:space="preserve"> </w:t>
        </w:r>
        <w:r w:rsidRPr="0067249F">
          <w:rPr>
            <w:rStyle w:val="a7"/>
            <w:rFonts w:cs="Times New Roman"/>
            <w:noProof/>
            <w:kern w:val="0"/>
          </w:rPr>
          <w:t>자회사들</w:t>
        </w:r>
        <w:r w:rsidRPr="0067249F">
          <w:rPr>
            <w:rStyle w:val="a7"/>
            <w:rFonts w:cs="Times New Roman"/>
            <w:noProof/>
            <w:kern w:val="0"/>
          </w:rPr>
          <w:t xml:space="preserve"> </w:t>
        </w:r>
        <w:r w:rsidRPr="0067249F">
          <w:rPr>
            <w:rStyle w:val="a7"/>
            <w:rFonts w:cs="Times New Roman"/>
            <w:noProof/>
            <w:kern w:val="0"/>
          </w:rPr>
          <w:t>인허가</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_Toc108513008 \h </w:instrText>
        </w:r>
        <w:r>
          <w:rPr>
            <w:noProof/>
            <w:webHidden/>
          </w:rPr>
        </w:r>
        <w:r>
          <w:rPr>
            <w:noProof/>
            <w:webHidden/>
          </w:rPr>
          <w:fldChar w:fldCharType="separate"/>
        </w:r>
        <w:r w:rsidR="00B2648E">
          <w:rPr>
            <w:noProof/>
            <w:webHidden/>
          </w:rPr>
          <w:t>60</w:t>
        </w:r>
        <w:r>
          <w:rPr>
            <w:noProof/>
            <w:webHidden/>
          </w:rPr>
          <w:fldChar w:fldCharType="end"/>
        </w:r>
      </w:hyperlink>
    </w:p>
    <w:p w14:paraId="63723104" w14:textId="7DFCCC8A" w:rsidR="00966856" w:rsidRDefault="00966856">
      <w:pPr>
        <w:pStyle w:val="12"/>
        <w:rPr>
          <w:rFonts w:asciiTheme="minorHAnsi" w:eastAsiaTheme="minorEastAsia" w:hAnsiTheme="minorHAnsi"/>
          <w:b w:val="0"/>
          <w:noProof/>
          <w:color w:val="auto"/>
          <w:sz w:val="20"/>
        </w:rPr>
      </w:pPr>
      <w:hyperlink w:anchor="_Toc108513009" w:history="1">
        <w:r w:rsidRPr="0067249F">
          <w:rPr>
            <w:rStyle w:val="a7"/>
            <w:rFonts w:cs="Times New Roman"/>
            <w:noProof/>
            <w:kern w:val="0"/>
          </w:rPr>
          <w:t>대상회사의</w:t>
        </w:r>
        <w:r w:rsidRPr="0067249F">
          <w:rPr>
            <w:rStyle w:val="a7"/>
            <w:rFonts w:cs="Times New Roman"/>
            <w:noProof/>
            <w:kern w:val="0"/>
          </w:rPr>
          <w:t xml:space="preserve"> </w:t>
        </w:r>
        <w:r w:rsidRPr="0067249F">
          <w:rPr>
            <w:rStyle w:val="a7"/>
            <w:rFonts w:cs="Times New Roman"/>
            <w:noProof/>
            <w:kern w:val="0"/>
          </w:rPr>
          <w:t>로카</w:t>
        </w:r>
        <w:r w:rsidRPr="0067249F">
          <w:rPr>
            <w:rStyle w:val="a7"/>
            <w:rFonts w:cs="Times New Roman"/>
            <w:noProof/>
            <w:kern w:val="0"/>
          </w:rPr>
          <w:t xml:space="preserve"> </w:t>
        </w:r>
        <w:r w:rsidRPr="0067249F">
          <w:rPr>
            <w:rStyle w:val="a7"/>
            <w:rFonts w:cs="Times New Roman"/>
            <w:noProof/>
            <w:kern w:val="0"/>
          </w:rPr>
          <w:t>인수</w:t>
        </w:r>
        <w:r w:rsidRPr="0067249F">
          <w:rPr>
            <w:rStyle w:val="a7"/>
            <w:rFonts w:cs="Times New Roman"/>
            <w:noProof/>
            <w:kern w:val="0"/>
          </w:rPr>
          <w:t xml:space="preserve"> </w:t>
        </w:r>
        <w:r w:rsidRPr="0067249F">
          <w:rPr>
            <w:rStyle w:val="a7"/>
            <w:rFonts w:cs="Times New Roman"/>
            <w:noProof/>
            <w:kern w:val="0"/>
          </w:rPr>
          <w:t>시</w:t>
        </w:r>
        <w:r w:rsidRPr="0067249F">
          <w:rPr>
            <w:rStyle w:val="a7"/>
            <w:rFonts w:cs="Times New Roman"/>
            <w:noProof/>
            <w:kern w:val="0"/>
          </w:rPr>
          <w:t xml:space="preserve"> </w:t>
        </w:r>
        <w:r w:rsidRPr="0067249F">
          <w:rPr>
            <w:rStyle w:val="a7"/>
            <w:rFonts w:cs="Times New Roman"/>
            <w:noProof/>
            <w:kern w:val="0"/>
          </w:rPr>
          <w:t>경쟁제한성</w:t>
        </w:r>
        <w:r>
          <w:rPr>
            <w:noProof/>
            <w:webHidden/>
          </w:rPr>
          <w:tab/>
        </w:r>
        <w:r>
          <w:rPr>
            <w:noProof/>
            <w:webHidden/>
          </w:rPr>
          <w:fldChar w:fldCharType="begin"/>
        </w:r>
        <w:r>
          <w:rPr>
            <w:noProof/>
            <w:webHidden/>
          </w:rPr>
          <w:instrText xml:space="preserve"> PAGEREF _Toc108513009 \h </w:instrText>
        </w:r>
        <w:r>
          <w:rPr>
            <w:noProof/>
            <w:webHidden/>
          </w:rPr>
        </w:r>
        <w:r>
          <w:rPr>
            <w:noProof/>
            <w:webHidden/>
          </w:rPr>
          <w:fldChar w:fldCharType="separate"/>
        </w:r>
        <w:r w:rsidR="00B2648E">
          <w:rPr>
            <w:noProof/>
            <w:webHidden/>
          </w:rPr>
          <w:t>61</w:t>
        </w:r>
        <w:r>
          <w:rPr>
            <w:noProof/>
            <w:webHidden/>
          </w:rPr>
          <w:fldChar w:fldCharType="end"/>
        </w:r>
      </w:hyperlink>
    </w:p>
    <w:p w14:paraId="2ECF4A7C" w14:textId="1BAA7484" w:rsidR="00966856" w:rsidRDefault="00966856">
      <w:pPr>
        <w:pStyle w:val="12"/>
        <w:rPr>
          <w:rFonts w:asciiTheme="minorHAnsi" w:eastAsiaTheme="minorEastAsia" w:hAnsiTheme="minorHAnsi"/>
          <w:b w:val="0"/>
          <w:noProof/>
          <w:color w:val="auto"/>
          <w:sz w:val="20"/>
        </w:rPr>
      </w:pPr>
      <w:hyperlink w:anchor="_Toc108513010" w:history="1">
        <w:r w:rsidRPr="0067249F">
          <w:rPr>
            <w:rStyle w:val="a7"/>
            <w:rFonts w:cs="Times New Roman"/>
            <w:noProof/>
            <w:kern w:val="0"/>
          </w:rPr>
          <w:t>로카</w:t>
        </w:r>
        <w:r w:rsidRPr="0067249F">
          <w:rPr>
            <w:rStyle w:val="a7"/>
            <w:rFonts w:cs="Times New Roman"/>
            <w:noProof/>
            <w:kern w:val="0"/>
          </w:rPr>
          <w:t xml:space="preserve"> </w:t>
        </w:r>
        <w:r w:rsidRPr="0067249F">
          <w:rPr>
            <w:rStyle w:val="a7"/>
            <w:rFonts w:cs="Times New Roman"/>
            <w:noProof/>
            <w:kern w:val="0"/>
          </w:rPr>
          <w:t>영업계약</w:t>
        </w:r>
        <w:r>
          <w:rPr>
            <w:noProof/>
            <w:webHidden/>
          </w:rPr>
          <w:tab/>
        </w:r>
        <w:r>
          <w:rPr>
            <w:noProof/>
            <w:webHidden/>
          </w:rPr>
          <w:fldChar w:fldCharType="begin"/>
        </w:r>
        <w:r>
          <w:rPr>
            <w:noProof/>
            <w:webHidden/>
          </w:rPr>
          <w:instrText xml:space="preserve"> PAGEREF _Toc108513010 \h </w:instrText>
        </w:r>
        <w:r>
          <w:rPr>
            <w:noProof/>
            <w:webHidden/>
          </w:rPr>
        </w:r>
        <w:r>
          <w:rPr>
            <w:noProof/>
            <w:webHidden/>
          </w:rPr>
          <w:fldChar w:fldCharType="separate"/>
        </w:r>
        <w:r w:rsidR="00B2648E">
          <w:rPr>
            <w:noProof/>
            <w:webHidden/>
          </w:rPr>
          <w:t>64</w:t>
        </w:r>
        <w:r>
          <w:rPr>
            <w:noProof/>
            <w:webHidden/>
          </w:rPr>
          <w:fldChar w:fldCharType="end"/>
        </w:r>
      </w:hyperlink>
    </w:p>
    <w:p w14:paraId="61693D54" w14:textId="15590079" w:rsidR="00966856" w:rsidRDefault="00966856">
      <w:pPr>
        <w:pStyle w:val="12"/>
        <w:rPr>
          <w:rFonts w:asciiTheme="minorHAnsi" w:eastAsiaTheme="minorEastAsia" w:hAnsiTheme="minorHAnsi"/>
          <w:b w:val="0"/>
          <w:noProof/>
          <w:color w:val="auto"/>
          <w:sz w:val="20"/>
        </w:rPr>
      </w:pPr>
      <w:hyperlink w:anchor="_Toc108513011" w:history="1">
        <w:r w:rsidRPr="0067249F">
          <w:rPr>
            <w:rStyle w:val="a7"/>
            <w:rFonts w:cs="Times New Roman"/>
            <w:noProof/>
            <w:kern w:val="0"/>
          </w:rPr>
          <w:t>로카</w:t>
        </w:r>
        <w:r w:rsidRPr="0067249F">
          <w:rPr>
            <w:rStyle w:val="a7"/>
            <w:rFonts w:cs="Times New Roman"/>
            <w:noProof/>
            <w:kern w:val="0"/>
          </w:rPr>
          <w:t xml:space="preserve"> </w:t>
        </w:r>
        <w:r w:rsidRPr="0067249F">
          <w:rPr>
            <w:rStyle w:val="a7"/>
            <w:rFonts w:cs="Times New Roman"/>
            <w:noProof/>
            <w:kern w:val="0"/>
          </w:rPr>
          <w:t>임직원</w:t>
        </w:r>
        <w:r w:rsidRPr="0067249F">
          <w:rPr>
            <w:rStyle w:val="a7"/>
            <w:rFonts w:cs="Times New Roman"/>
            <w:noProof/>
            <w:kern w:val="0"/>
          </w:rPr>
          <w:t xml:space="preserve"> </w:t>
        </w:r>
        <w:r w:rsidRPr="0067249F">
          <w:rPr>
            <w:rStyle w:val="a7"/>
            <w:rFonts w:cs="Times New Roman"/>
            <w:noProof/>
            <w:kern w:val="0"/>
          </w:rPr>
          <w:t>개인정보</w:t>
        </w:r>
        <w:r w:rsidRPr="0067249F">
          <w:rPr>
            <w:rStyle w:val="a7"/>
            <w:rFonts w:cs="Times New Roman"/>
            <w:noProof/>
            <w:kern w:val="0"/>
          </w:rPr>
          <w:t xml:space="preserve"> </w:t>
        </w:r>
        <w:r w:rsidRPr="0067249F">
          <w:rPr>
            <w:rStyle w:val="a7"/>
            <w:rFonts w:cs="Times New Roman"/>
            <w:noProof/>
            <w:kern w:val="0"/>
          </w:rPr>
          <w:t>동의</w:t>
        </w:r>
        <w:r w:rsidRPr="0067249F">
          <w:rPr>
            <w:rStyle w:val="a7"/>
            <w:rFonts w:cs="Times New Roman"/>
            <w:noProof/>
            <w:kern w:val="0"/>
          </w:rPr>
          <w:t xml:space="preserve"> </w:t>
        </w:r>
        <w:r w:rsidRPr="0067249F">
          <w:rPr>
            <w:rStyle w:val="a7"/>
            <w:rFonts w:cs="Times New Roman"/>
            <w:noProof/>
            <w:kern w:val="0"/>
          </w:rPr>
          <w:t>미비</w:t>
        </w:r>
        <w:r>
          <w:rPr>
            <w:noProof/>
            <w:webHidden/>
          </w:rPr>
          <w:tab/>
        </w:r>
        <w:r>
          <w:rPr>
            <w:noProof/>
            <w:webHidden/>
          </w:rPr>
          <w:fldChar w:fldCharType="begin"/>
        </w:r>
        <w:r>
          <w:rPr>
            <w:noProof/>
            <w:webHidden/>
          </w:rPr>
          <w:instrText xml:space="preserve"> PAGEREF _Toc108513011 \h </w:instrText>
        </w:r>
        <w:r>
          <w:rPr>
            <w:noProof/>
            <w:webHidden/>
          </w:rPr>
        </w:r>
        <w:r>
          <w:rPr>
            <w:noProof/>
            <w:webHidden/>
          </w:rPr>
          <w:fldChar w:fldCharType="separate"/>
        </w:r>
        <w:r w:rsidR="00B2648E">
          <w:rPr>
            <w:noProof/>
            <w:webHidden/>
          </w:rPr>
          <w:t>65</w:t>
        </w:r>
        <w:r>
          <w:rPr>
            <w:noProof/>
            <w:webHidden/>
          </w:rPr>
          <w:fldChar w:fldCharType="end"/>
        </w:r>
      </w:hyperlink>
    </w:p>
    <w:p w14:paraId="1D62A7E5" w14:textId="7332B813" w:rsidR="00966856" w:rsidRDefault="00966856">
      <w:pPr>
        <w:pStyle w:val="12"/>
        <w:rPr>
          <w:rFonts w:asciiTheme="minorHAnsi" w:eastAsiaTheme="minorEastAsia" w:hAnsiTheme="minorHAnsi"/>
          <w:b w:val="0"/>
          <w:noProof/>
          <w:color w:val="auto"/>
          <w:sz w:val="20"/>
        </w:rPr>
      </w:pPr>
      <w:hyperlink w:anchor="_Toc108513012" w:history="1">
        <w:r w:rsidRPr="0067249F">
          <w:rPr>
            <w:rStyle w:val="a7"/>
            <w:rFonts w:cs="Times New Roman"/>
            <w:noProof/>
            <w:kern w:val="0"/>
          </w:rPr>
          <w:t>로카</w:t>
        </w:r>
        <w:r w:rsidRPr="0067249F">
          <w:rPr>
            <w:rStyle w:val="a7"/>
            <w:rFonts w:cs="Times New Roman"/>
            <w:noProof/>
            <w:kern w:val="0"/>
          </w:rPr>
          <w:t xml:space="preserve"> </w:t>
        </w:r>
        <w:r w:rsidRPr="0067249F">
          <w:rPr>
            <w:rStyle w:val="a7"/>
            <w:rFonts w:cs="Times New Roman"/>
            <w:noProof/>
            <w:kern w:val="0"/>
          </w:rPr>
          <w:t>인력</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_Toc108513012 \h </w:instrText>
        </w:r>
        <w:r>
          <w:rPr>
            <w:noProof/>
            <w:webHidden/>
          </w:rPr>
        </w:r>
        <w:r>
          <w:rPr>
            <w:noProof/>
            <w:webHidden/>
          </w:rPr>
          <w:fldChar w:fldCharType="separate"/>
        </w:r>
        <w:r w:rsidR="00B2648E">
          <w:rPr>
            <w:noProof/>
            <w:webHidden/>
          </w:rPr>
          <w:t>66</w:t>
        </w:r>
        <w:r>
          <w:rPr>
            <w:noProof/>
            <w:webHidden/>
          </w:rPr>
          <w:fldChar w:fldCharType="end"/>
        </w:r>
      </w:hyperlink>
    </w:p>
    <w:p w14:paraId="6CCFB0A4" w14:textId="039451A1" w:rsidR="00966856" w:rsidRDefault="00966856">
      <w:pPr>
        <w:pStyle w:val="12"/>
        <w:rPr>
          <w:rFonts w:asciiTheme="minorHAnsi" w:eastAsiaTheme="minorEastAsia" w:hAnsiTheme="minorHAnsi"/>
          <w:b w:val="0"/>
          <w:noProof/>
          <w:color w:val="auto"/>
          <w:sz w:val="20"/>
        </w:rPr>
      </w:pPr>
      <w:hyperlink w:anchor="_Toc108513013" w:history="1">
        <w:r w:rsidRPr="0067249F">
          <w:rPr>
            <w:rStyle w:val="a7"/>
            <w:rFonts w:cs="Times New Roman"/>
            <w:noProof/>
            <w:kern w:val="0"/>
          </w:rPr>
          <w:t>로카</w:t>
        </w:r>
        <w:r w:rsidRPr="0067249F">
          <w:rPr>
            <w:rStyle w:val="a7"/>
            <w:rFonts w:cs="Times New Roman"/>
            <w:noProof/>
            <w:kern w:val="0"/>
          </w:rPr>
          <w:t xml:space="preserve"> </w:t>
        </w:r>
        <w:r w:rsidRPr="0067249F">
          <w:rPr>
            <w:rStyle w:val="a7"/>
            <w:rFonts w:cs="Times New Roman"/>
            <w:noProof/>
            <w:kern w:val="0"/>
          </w:rPr>
          <w:t>평균임금</w:t>
        </w:r>
        <w:r w:rsidRPr="0067249F">
          <w:rPr>
            <w:rStyle w:val="a7"/>
            <w:rFonts w:cs="Times New Roman"/>
            <w:noProof/>
            <w:kern w:val="0"/>
          </w:rPr>
          <w:t xml:space="preserve"> </w:t>
        </w:r>
        <w:r w:rsidRPr="0067249F">
          <w:rPr>
            <w:rStyle w:val="a7"/>
            <w:rFonts w:cs="Times New Roman"/>
            <w:noProof/>
            <w:kern w:val="0"/>
          </w:rPr>
          <w:t>및</w:t>
        </w:r>
        <w:r w:rsidRPr="0067249F">
          <w:rPr>
            <w:rStyle w:val="a7"/>
            <w:rFonts w:cs="Times New Roman"/>
            <w:noProof/>
            <w:kern w:val="0"/>
          </w:rPr>
          <w:t xml:space="preserve"> </w:t>
        </w:r>
        <w:r w:rsidRPr="0067249F">
          <w:rPr>
            <w:rStyle w:val="a7"/>
            <w:rFonts w:cs="Times New Roman"/>
            <w:noProof/>
            <w:kern w:val="0"/>
          </w:rPr>
          <w:t>통상임금</w:t>
        </w:r>
        <w:r>
          <w:rPr>
            <w:noProof/>
            <w:webHidden/>
          </w:rPr>
          <w:tab/>
        </w:r>
        <w:r>
          <w:rPr>
            <w:noProof/>
            <w:webHidden/>
          </w:rPr>
          <w:fldChar w:fldCharType="begin"/>
        </w:r>
        <w:r>
          <w:rPr>
            <w:noProof/>
            <w:webHidden/>
          </w:rPr>
          <w:instrText xml:space="preserve"> PAGEREF _Toc108513013 \h </w:instrText>
        </w:r>
        <w:r>
          <w:rPr>
            <w:noProof/>
            <w:webHidden/>
          </w:rPr>
        </w:r>
        <w:r>
          <w:rPr>
            <w:noProof/>
            <w:webHidden/>
          </w:rPr>
          <w:fldChar w:fldCharType="separate"/>
        </w:r>
        <w:r w:rsidR="00B2648E">
          <w:rPr>
            <w:noProof/>
            <w:webHidden/>
          </w:rPr>
          <w:t>66</w:t>
        </w:r>
        <w:r>
          <w:rPr>
            <w:noProof/>
            <w:webHidden/>
          </w:rPr>
          <w:fldChar w:fldCharType="end"/>
        </w:r>
      </w:hyperlink>
    </w:p>
    <w:p w14:paraId="76B8631C" w14:textId="770B5735" w:rsidR="00966856" w:rsidRDefault="00966856">
      <w:pPr>
        <w:pStyle w:val="12"/>
        <w:rPr>
          <w:rFonts w:asciiTheme="minorHAnsi" w:eastAsiaTheme="minorEastAsia" w:hAnsiTheme="minorHAnsi"/>
          <w:b w:val="0"/>
          <w:noProof/>
          <w:color w:val="auto"/>
          <w:sz w:val="20"/>
        </w:rPr>
      </w:pPr>
      <w:hyperlink w:anchor="_Toc108513014" w:history="1">
        <w:r w:rsidRPr="0067249F">
          <w:rPr>
            <w:rStyle w:val="a7"/>
            <w:rFonts w:cs="Times New Roman"/>
            <w:noProof/>
            <w:kern w:val="0"/>
          </w:rPr>
          <w:t>로카</w:t>
        </w:r>
        <w:r w:rsidRPr="0067249F">
          <w:rPr>
            <w:rStyle w:val="a7"/>
            <w:rFonts w:cs="Times New Roman"/>
            <w:noProof/>
            <w:kern w:val="0"/>
          </w:rPr>
          <w:t xml:space="preserve"> </w:t>
        </w:r>
        <w:r w:rsidRPr="0067249F">
          <w:rPr>
            <w:rStyle w:val="a7"/>
            <w:rFonts w:cs="Times New Roman"/>
            <w:noProof/>
            <w:kern w:val="0"/>
          </w:rPr>
          <w:t>임금피크제</w:t>
        </w:r>
        <w:r>
          <w:rPr>
            <w:noProof/>
            <w:webHidden/>
          </w:rPr>
          <w:tab/>
        </w:r>
        <w:r>
          <w:rPr>
            <w:noProof/>
            <w:webHidden/>
          </w:rPr>
          <w:fldChar w:fldCharType="begin"/>
        </w:r>
        <w:r>
          <w:rPr>
            <w:noProof/>
            <w:webHidden/>
          </w:rPr>
          <w:instrText xml:space="preserve"> PAGEREF _Toc108513014 \h </w:instrText>
        </w:r>
        <w:r>
          <w:rPr>
            <w:noProof/>
            <w:webHidden/>
          </w:rPr>
        </w:r>
        <w:r>
          <w:rPr>
            <w:noProof/>
            <w:webHidden/>
          </w:rPr>
          <w:fldChar w:fldCharType="separate"/>
        </w:r>
        <w:r w:rsidR="00B2648E">
          <w:rPr>
            <w:noProof/>
            <w:webHidden/>
          </w:rPr>
          <w:t>67</w:t>
        </w:r>
        <w:r>
          <w:rPr>
            <w:noProof/>
            <w:webHidden/>
          </w:rPr>
          <w:fldChar w:fldCharType="end"/>
        </w:r>
      </w:hyperlink>
    </w:p>
    <w:p w14:paraId="547BA0D2" w14:textId="70F6C375" w:rsidR="00673C8D" w:rsidRDefault="00966856" w:rsidP="00E314C0">
      <w:pPr>
        <w:pStyle w:val="12"/>
        <w:rPr>
          <w:sz w:val="20"/>
        </w:rPr>
      </w:pPr>
      <w:hyperlink w:anchor="_Toc108513015" w:history="1">
        <w:r w:rsidRPr="0067249F">
          <w:rPr>
            <w:rStyle w:val="a7"/>
            <w:rFonts w:cs="Times New Roman"/>
            <w:noProof/>
            <w:kern w:val="0"/>
          </w:rPr>
          <w:t>로카</w:t>
        </w:r>
        <w:r w:rsidRPr="0067249F">
          <w:rPr>
            <w:rStyle w:val="a7"/>
            <w:rFonts w:cs="Times New Roman"/>
            <w:noProof/>
            <w:kern w:val="0"/>
          </w:rPr>
          <w:t xml:space="preserve"> </w:t>
        </w:r>
        <w:r w:rsidRPr="0067249F">
          <w:rPr>
            <w:rStyle w:val="a7"/>
            <w:rFonts w:cs="Times New Roman"/>
            <w:noProof/>
            <w:kern w:val="0"/>
          </w:rPr>
          <w:t>소송</w:t>
        </w:r>
        <w:r w:rsidRPr="0067249F">
          <w:rPr>
            <w:rStyle w:val="a7"/>
            <w:rFonts w:cs="Times New Roman"/>
            <w:noProof/>
            <w:kern w:val="0"/>
          </w:rPr>
          <w:t xml:space="preserve"> </w:t>
        </w:r>
        <w:r w:rsidRPr="0067249F">
          <w:rPr>
            <w:rStyle w:val="a7"/>
            <w:rFonts w:cs="Times New Roman"/>
            <w:noProof/>
            <w:kern w:val="0"/>
          </w:rPr>
          <w:t>및</w:t>
        </w:r>
        <w:r w:rsidRPr="0067249F">
          <w:rPr>
            <w:rStyle w:val="a7"/>
            <w:rFonts w:cs="Times New Roman"/>
            <w:noProof/>
            <w:kern w:val="0"/>
          </w:rPr>
          <w:t xml:space="preserve"> </w:t>
        </w:r>
        <w:r w:rsidRPr="0067249F">
          <w:rPr>
            <w:rStyle w:val="a7"/>
            <w:rFonts w:cs="Times New Roman"/>
            <w:noProof/>
            <w:kern w:val="0"/>
          </w:rPr>
          <w:t>분쟁</w:t>
        </w:r>
        <w:r w:rsidRPr="0067249F">
          <w:rPr>
            <w:rStyle w:val="a7"/>
            <w:rFonts w:cs="Times New Roman"/>
            <w:noProof/>
            <w:kern w:val="0"/>
          </w:rPr>
          <w:t xml:space="preserve"> </w:t>
        </w:r>
        <w:r w:rsidRPr="0067249F">
          <w:rPr>
            <w:rStyle w:val="a7"/>
            <w:rFonts w:cs="Times New Roman"/>
            <w:noProof/>
            <w:kern w:val="0"/>
          </w:rPr>
          <w:t>현황</w:t>
        </w:r>
        <w:r>
          <w:rPr>
            <w:noProof/>
            <w:webHidden/>
          </w:rPr>
          <w:tab/>
        </w:r>
        <w:r>
          <w:rPr>
            <w:noProof/>
            <w:webHidden/>
          </w:rPr>
          <w:fldChar w:fldCharType="begin"/>
        </w:r>
        <w:r>
          <w:rPr>
            <w:noProof/>
            <w:webHidden/>
          </w:rPr>
          <w:instrText xml:space="preserve"> PAGEREF _Toc108513015 \h </w:instrText>
        </w:r>
        <w:r>
          <w:rPr>
            <w:noProof/>
            <w:webHidden/>
          </w:rPr>
        </w:r>
        <w:r>
          <w:rPr>
            <w:noProof/>
            <w:webHidden/>
          </w:rPr>
          <w:fldChar w:fldCharType="separate"/>
        </w:r>
        <w:r w:rsidR="00B2648E">
          <w:rPr>
            <w:noProof/>
            <w:webHidden/>
          </w:rPr>
          <w:t>68</w:t>
        </w:r>
        <w:r>
          <w:rPr>
            <w:noProof/>
            <w:webHidden/>
          </w:rPr>
          <w:fldChar w:fldCharType="end"/>
        </w:r>
      </w:hyperlink>
      <w:r w:rsidR="00621697" w:rsidRPr="00E57EF4">
        <w:rPr>
          <w:color w:val="404040" w:themeColor="text1" w:themeTint="BF"/>
        </w:rPr>
        <w:fldChar w:fldCharType="end"/>
      </w:r>
    </w:p>
    <w:p w14:paraId="25D58443" w14:textId="77777777" w:rsidR="004B0548" w:rsidRDefault="004B0548" w:rsidP="0088024E">
      <w:pPr>
        <w:spacing w:line="420" w:lineRule="atLeast"/>
        <w:rPr>
          <w:sz w:val="20"/>
        </w:rPr>
        <w:sectPr w:rsidR="004B0548" w:rsidSect="004B0548">
          <w:headerReference w:type="default" r:id="rId12"/>
          <w:footerReference w:type="default" r:id="rId13"/>
          <w:pgSz w:w="16838" w:h="11906" w:orient="landscape" w:code="9"/>
          <w:pgMar w:top="1418" w:right="1134" w:bottom="1134" w:left="1134" w:header="680" w:footer="567" w:gutter="0"/>
          <w:pgNumType w:fmt="lowerRoman" w:start="1"/>
          <w:cols w:space="425"/>
          <w:docGrid w:linePitch="360"/>
        </w:sectPr>
      </w:pPr>
    </w:p>
    <w:tbl>
      <w:tblPr>
        <w:tblW w:w="5000" w:type="pct"/>
        <w:tblBorders>
          <w:bottom w:val="single" w:sz="12" w:space="0" w:color="404040" w:themeColor="text1" w:themeTint="BF"/>
          <w:insideH w:val="single" w:sz="12" w:space="0" w:color="404040" w:themeColor="text1" w:themeTint="BF"/>
        </w:tblBorders>
        <w:tblCellMar>
          <w:top w:w="57" w:type="dxa"/>
          <w:left w:w="28" w:type="dxa"/>
          <w:bottom w:w="57" w:type="dxa"/>
          <w:right w:w="28" w:type="dxa"/>
        </w:tblCellMar>
        <w:tblLook w:val="00A0" w:firstRow="1" w:lastRow="0" w:firstColumn="1" w:lastColumn="0" w:noHBand="0" w:noVBand="0"/>
      </w:tblPr>
      <w:tblGrid>
        <w:gridCol w:w="1803"/>
        <w:gridCol w:w="76"/>
        <w:gridCol w:w="5257"/>
        <w:gridCol w:w="76"/>
        <w:gridCol w:w="5035"/>
        <w:gridCol w:w="79"/>
        <w:gridCol w:w="2244"/>
      </w:tblGrid>
      <w:tr w:rsidR="009F243F" w:rsidRPr="005C416D" w14:paraId="05DD9E42" w14:textId="77777777" w:rsidTr="00061A1F">
        <w:trPr>
          <w:trHeight w:val="283"/>
          <w:tblHeader/>
        </w:trPr>
        <w:tc>
          <w:tcPr>
            <w:tcW w:w="619" w:type="pct"/>
            <w:tcBorders>
              <w:top w:val="single" w:sz="4" w:space="0" w:color="404040" w:themeColor="text1" w:themeTint="BF"/>
            </w:tcBorders>
            <w:shd w:val="clear" w:color="auto" w:fill="DEEEEE"/>
            <w:vAlign w:val="center"/>
          </w:tcPr>
          <w:p w14:paraId="0B3FCE5E" w14:textId="77777777" w:rsidR="00F8225D" w:rsidRPr="00250EEB" w:rsidRDefault="00F8225D" w:rsidP="00432A8C">
            <w:pPr>
              <w:widowControl/>
              <w:spacing w:line="260" w:lineRule="exact"/>
              <w:jc w:val="center"/>
              <w:rPr>
                <w:rFonts w:cs="Times New Roman"/>
                <w:b/>
                <w:color w:val="404040" w:themeColor="text1" w:themeTint="BF"/>
                <w:kern w:val="0"/>
                <w:sz w:val="20"/>
                <w:szCs w:val="21"/>
              </w:rPr>
            </w:pPr>
            <w:r w:rsidRPr="00250EEB">
              <w:rPr>
                <w:rFonts w:cs="Times New Roman"/>
                <w:b/>
                <w:color w:val="404040" w:themeColor="text1" w:themeTint="BF"/>
                <w:kern w:val="0"/>
                <w:sz w:val="20"/>
                <w:szCs w:val="21"/>
              </w:rPr>
              <w:lastRenderedPageBreak/>
              <w:t>주요이슈</w:t>
            </w:r>
          </w:p>
        </w:tc>
        <w:tc>
          <w:tcPr>
            <w:tcW w:w="26" w:type="pct"/>
            <w:tcBorders>
              <w:top w:val="nil"/>
              <w:bottom w:val="nil"/>
            </w:tcBorders>
            <w:shd w:val="clear" w:color="auto" w:fill="FFFFFF" w:themeFill="background1"/>
            <w:vAlign w:val="center"/>
          </w:tcPr>
          <w:p w14:paraId="29DC9F53" w14:textId="77777777" w:rsidR="00F8225D" w:rsidRPr="005C416D" w:rsidRDefault="00F8225D" w:rsidP="00432A8C">
            <w:pPr>
              <w:widowControl/>
              <w:spacing w:line="260" w:lineRule="exact"/>
              <w:jc w:val="center"/>
              <w:rPr>
                <w:rFonts w:cs="Times New Roman"/>
                <w:b/>
                <w:color w:val="404040" w:themeColor="text1" w:themeTint="BF"/>
                <w:kern w:val="0"/>
                <w:sz w:val="20"/>
                <w:szCs w:val="21"/>
              </w:rPr>
            </w:pPr>
          </w:p>
        </w:tc>
        <w:tc>
          <w:tcPr>
            <w:tcW w:w="1804" w:type="pct"/>
            <w:tcBorders>
              <w:top w:val="single" w:sz="4" w:space="0" w:color="404040" w:themeColor="text1" w:themeTint="BF"/>
            </w:tcBorders>
            <w:shd w:val="clear" w:color="auto" w:fill="DEEEEE"/>
            <w:vAlign w:val="center"/>
          </w:tcPr>
          <w:p w14:paraId="0FD90F51" w14:textId="77777777" w:rsidR="00F8225D" w:rsidRPr="005C416D" w:rsidRDefault="00F8225D" w:rsidP="00432A8C">
            <w:pPr>
              <w:widowControl/>
              <w:spacing w:line="260" w:lineRule="exact"/>
              <w:jc w:val="center"/>
              <w:rPr>
                <w:rFonts w:cs="Times New Roman"/>
                <w:b/>
                <w:color w:val="404040" w:themeColor="text1" w:themeTint="BF"/>
                <w:kern w:val="0"/>
                <w:sz w:val="20"/>
                <w:szCs w:val="21"/>
              </w:rPr>
            </w:pPr>
            <w:r w:rsidRPr="005C416D">
              <w:rPr>
                <w:rFonts w:cs="Times New Roman"/>
                <w:b/>
                <w:color w:val="404040" w:themeColor="text1" w:themeTint="BF"/>
                <w:kern w:val="0"/>
                <w:sz w:val="20"/>
                <w:szCs w:val="21"/>
              </w:rPr>
              <w:t>발견사항</w:t>
            </w:r>
          </w:p>
        </w:tc>
        <w:tc>
          <w:tcPr>
            <w:tcW w:w="26" w:type="pct"/>
            <w:tcBorders>
              <w:top w:val="nil"/>
              <w:bottom w:val="nil"/>
            </w:tcBorders>
            <w:shd w:val="clear" w:color="auto" w:fill="FFFFFF" w:themeFill="background1"/>
            <w:vAlign w:val="center"/>
          </w:tcPr>
          <w:p w14:paraId="152D59F0" w14:textId="77777777" w:rsidR="00F8225D" w:rsidRPr="005C416D" w:rsidRDefault="00F8225D" w:rsidP="00432A8C">
            <w:pPr>
              <w:widowControl/>
              <w:spacing w:line="260" w:lineRule="exact"/>
              <w:jc w:val="center"/>
              <w:rPr>
                <w:rFonts w:cs="Times New Roman"/>
                <w:b/>
                <w:color w:val="404040" w:themeColor="text1" w:themeTint="BF"/>
                <w:kern w:val="0"/>
                <w:sz w:val="20"/>
                <w:szCs w:val="21"/>
              </w:rPr>
            </w:pPr>
          </w:p>
        </w:tc>
        <w:tc>
          <w:tcPr>
            <w:tcW w:w="1728" w:type="pct"/>
            <w:tcBorders>
              <w:top w:val="single" w:sz="4" w:space="0" w:color="404040" w:themeColor="text1" w:themeTint="BF"/>
            </w:tcBorders>
            <w:shd w:val="clear" w:color="auto" w:fill="DEEEEE"/>
            <w:vAlign w:val="center"/>
          </w:tcPr>
          <w:p w14:paraId="07E018EB" w14:textId="77777777" w:rsidR="00F8225D" w:rsidRPr="005C416D" w:rsidRDefault="00F8225D" w:rsidP="00432A8C">
            <w:pPr>
              <w:widowControl/>
              <w:spacing w:line="260" w:lineRule="exact"/>
              <w:jc w:val="center"/>
              <w:rPr>
                <w:rFonts w:cs="Times New Roman"/>
                <w:b/>
                <w:color w:val="404040" w:themeColor="text1" w:themeTint="BF"/>
                <w:kern w:val="0"/>
                <w:sz w:val="20"/>
                <w:szCs w:val="21"/>
              </w:rPr>
            </w:pPr>
            <w:r w:rsidRPr="005C416D">
              <w:rPr>
                <w:rFonts w:cs="Times New Roman"/>
                <w:b/>
                <w:color w:val="404040" w:themeColor="text1" w:themeTint="BF"/>
                <w:kern w:val="0"/>
                <w:sz w:val="20"/>
                <w:szCs w:val="21"/>
              </w:rPr>
              <w:t>법률검토</w:t>
            </w:r>
            <w:r w:rsidRPr="005C416D">
              <w:rPr>
                <w:rFonts w:cs="Times New Roman"/>
                <w:b/>
                <w:color w:val="404040" w:themeColor="text1" w:themeTint="BF"/>
                <w:kern w:val="0"/>
                <w:sz w:val="20"/>
                <w:szCs w:val="21"/>
              </w:rPr>
              <w:t xml:space="preserve"> </w:t>
            </w:r>
            <w:r w:rsidRPr="005C416D">
              <w:rPr>
                <w:rFonts w:cs="Times New Roman"/>
                <w:b/>
                <w:color w:val="404040" w:themeColor="text1" w:themeTint="BF"/>
                <w:kern w:val="0"/>
                <w:sz w:val="20"/>
                <w:szCs w:val="21"/>
              </w:rPr>
              <w:t>및</w:t>
            </w:r>
            <w:r w:rsidRPr="005C416D">
              <w:rPr>
                <w:rFonts w:cs="Times New Roman"/>
                <w:b/>
                <w:color w:val="404040" w:themeColor="text1" w:themeTint="BF"/>
                <w:kern w:val="0"/>
                <w:sz w:val="20"/>
                <w:szCs w:val="21"/>
              </w:rPr>
              <w:t xml:space="preserve"> </w:t>
            </w:r>
            <w:r w:rsidRPr="005C416D">
              <w:rPr>
                <w:rFonts w:cs="Times New Roman"/>
                <w:b/>
                <w:color w:val="404040" w:themeColor="text1" w:themeTint="BF"/>
                <w:kern w:val="0"/>
                <w:sz w:val="20"/>
                <w:szCs w:val="21"/>
              </w:rPr>
              <w:t>분석</w:t>
            </w:r>
          </w:p>
        </w:tc>
        <w:tc>
          <w:tcPr>
            <w:tcW w:w="27" w:type="pct"/>
            <w:tcBorders>
              <w:top w:val="nil"/>
              <w:bottom w:val="nil"/>
            </w:tcBorders>
            <w:shd w:val="clear" w:color="auto" w:fill="FFFFFF" w:themeFill="background1"/>
            <w:vAlign w:val="center"/>
          </w:tcPr>
          <w:p w14:paraId="3B28A2D9" w14:textId="77777777" w:rsidR="00F8225D" w:rsidRPr="005C416D" w:rsidRDefault="00F8225D" w:rsidP="00432A8C">
            <w:pPr>
              <w:widowControl/>
              <w:spacing w:line="260" w:lineRule="exact"/>
              <w:jc w:val="center"/>
              <w:rPr>
                <w:rFonts w:cs="Times New Roman"/>
                <w:b/>
                <w:color w:val="404040" w:themeColor="text1" w:themeTint="BF"/>
                <w:kern w:val="0"/>
                <w:sz w:val="20"/>
                <w:szCs w:val="21"/>
              </w:rPr>
            </w:pPr>
          </w:p>
        </w:tc>
        <w:tc>
          <w:tcPr>
            <w:tcW w:w="770" w:type="pct"/>
            <w:tcBorders>
              <w:top w:val="single" w:sz="4" w:space="0" w:color="404040" w:themeColor="text1" w:themeTint="BF"/>
            </w:tcBorders>
            <w:shd w:val="clear" w:color="auto" w:fill="DEEEEE"/>
            <w:vAlign w:val="center"/>
          </w:tcPr>
          <w:p w14:paraId="20FC3082" w14:textId="77777777" w:rsidR="00F8225D" w:rsidRPr="005C416D" w:rsidRDefault="00F8225D" w:rsidP="00432A8C">
            <w:pPr>
              <w:widowControl/>
              <w:spacing w:line="260" w:lineRule="exact"/>
              <w:jc w:val="center"/>
              <w:rPr>
                <w:rFonts w:cs="Times New Roman"/>
                <w:b/>
                <w:color w:val="404040" w:themeColor="text1" w:themeTint="BF"/>
                <w:kern w:val="0"/>
                <w:sz w:val="20"/>
                <w:szCs w:val="21"/>
              </w:rPr>
            </w:pPr>
            <w:r w:rsidRPr="005C416D">
              <w:rPr>
                <w:rFonts w:cs="Times New Roman"/>
                <w:b/>
                <w:color w:val="404040" w:themeColor="text1" w:themeTint="BF"/>
                <w:kern w:val="0"/>
                <w:sz w:val="20"/>
                <w:szCs w:val="21"/>
              </w:rPr>
              <w:t>금전적인</w:t>
            </w:r>
            <w:r w:rsidRPr="005C416D">
              <w:rPr>
                <w:rFonts w:cs="Times New Roman"/>
                <w:b/>
                <w:color w:val="404040" w:themeColor="text1" w:themeTint="BF"/>
                <w:kern w:val="0"/>
                <w:sz w:val="20"/>
                <w:szCs w:val="21"/>
              </w:rPr>
              <w:t xml:space="preserve"> </w:t>
            </w:r>
            <w:r w:rsidRPr="005C416D">
              <w:rPr>
                <w:rFonts w:cs="Times New Roman"/>
                <w:b/>
                <w:color w:val="404040" w:themeColor="text1" w:themeTint="BF"/>
                <w:kern w:val="0"/>
                <w:sz w:val="20"/>
                <w:szCs w:val="21"/>
              </w:rPr>
              <w:t>영향</w:t>
            </w:r>
          </w:p>
        </w:tc>
      </w:tr>
      <w:tr w:rsidR="009F243F" w:rsidRPr="009A2958" w14:paraId="212678D6" w14:textId="77777777" w:rsidTr="00061A1F">
        <w:trPr>
          <w:trHeight w:val="340"/>
        </w:trPr>
        <w:tc>
          <w:tcPr>
            <w:tcW w:w="619" w:type="pct"/>
          </w:tcPr>
          <w:p w14:paraId="220CF1D7" w14:textId="673E5E3B" w:rsidR="002E1581" w:rsidRPr="00250EEB" w:rsidRDefault="00C22A67" w:rsidP="00B423A2">
            <w:pPr>
              <w:widowControl/>
              <w:spacing w:before="40" w:after="120" w:line="276" w:lineRule="auto"/>
              <w:jc w:val="center"/>
              <w:outlineLvl w:val="0"/>
              <w:rPr>
                <w:rFonts w:cs="Times New Roman"/>
                <w:b/>
                <w:color w:val="404040" w:themeColor="text1" w:themeTint="BF"/>
                <w:kern w:val="0"/>
                <w:sz w:val="20"/>
                <w:szCs w:val="20"/>
              </w:rPr>
            </w:pPr>
            <w:bookmarkStart w:id="0" w:name="_Toc108480397"/>
            <w:bookmarkStart w:id="1" w:name="_Toc108512953"/>
            <w:r w:rsidRPr="006E6D8C">
              <w:rPr>
                <w:rFonts w:cs="Times New Roman"/>
                <w:b/>
                <w:color w:val="404040" w:themeColor="text1" w:themeTint="BF"/>
                <w:kern w:val="0"/>
                <w:sz w:val="20"/>
                <w:szCs w:val="20"/>
              </w:rPr>
              <w:t>대상회사</w:t>
            </w:r>
            <w:r w:rsidRPr="006E6D8C">
              <w:rPr>
                <w:rFonts w:cs="Times New Roman"/>
                <w:b/>
                <w:color w:val="404040" w:themeColor="text1" w:themeTint="BF"/>
                <w:kern w:val="0"/>
                <w:sz w:val="20"/>
                <w:szCs w:val="20"/>
              </w:rPr>
              <w:t xml:space="preserve"> </w:t>
            </w:r>
            <w:r w:rsidRPr="006E6D8C">
              <w:rPr>
                <w:rFonts w:cs="Times New Roman"/>
                <w:b/>
                <w:color w:val="404040" w:themeColor="text1" w:themeTint="BF"/>
                <w:kern w:val="0"/>
                <w:sz w:val="20"/>
                <w:szCs w:val="20"/>
              </w:rPr>
              <w:t>및</w:t>
            </w:r>
            <w:r w:rsidR="006E6D8C">
              <w:rPr>
                <w:rFonts w:cs="Times New Roman"/>
                <w:b/>
                <w:color w:val="404040" w:themeColor="text1" w:themeTint="BF"/>
                <w:kern w:val="0"/>
                <w:sz w:val="20"/>
                <w:szCs w:val="20"/>
              </w:rPr>
              <w:br/>
            </w:r>
            <w:r w:rsidRPr="006E6D8C">
              <w:rPr>
                <w:rFonts w:cs="Times New Roman"/>
                <w:b/>
                <w:color w:val="404040" w:themeColor="text1" w:themeTint="BF"/>
                <w:kern w:val="0"/>
                <w:sz w:val="20"/>
                <w:szCs w:val="20"/>
              </w:rPr>
              <w:t>자회사들</w:t>
            </w:r>
            <w:r w:rsidR="006E6D8C">
              <w:rPr>
                <w:rFonts w:cs="Times New Roman"/>
                <w:b/>
                <w:color w:val="404040" w:themeColor="text1" w:themeTint="BF"/>
                <w:kern w:val="0"/>
                <w:sz w:val="20"/>
                <w:szCs w:val="20"/>
              </w:rPr>
              <w:br/>
            </w:r>
            <w:r w:rsidR="002E1581" w:rsidRPr="00250EEB">
              <w:rPr>
                <w:rFonts w:cs="Times New Roman"/>
                <w:b/>
                <w:color w:val="404040" w:themeColor="text1" w:themeTint="BF"/>
                <w:kern w:val="0"/>
                <w:sz w:val="20"/>
                <w:szCs w:val="20"/>
              </w:rPr>
              <w:t>일반현황</w:t>
            </w:r>
            <w:bookmarkEnd w:id="0"/>
            <w:bookmarkEnd w:id="1"/>
          </w:p>
        </w:tc>
        <w:tc>
          <w:tcPr>
            <w:tcW w:w="26" w:type="pct"/>
            <w:tcBorders>
              <w:top w:val="nil"/>
              <w:bottom w:val="nil"/>
            </w:tcBorders>
          </w:tcPr>
          <w:p w14:paraId="65A690DB" w14:textId="77777777" w:rsidR="002E1581" w:rsidRPr="009A2958" w:rsidRDefault="002E1581" w:rsidP="00432A8C">
            <w:pPr>
              <w:widowControl/>
              <w:spacing w:before="40" w:after="120" w:line="276" w:lineRule="auto"/>
              <w:rPr>
                <w:rFonts w:cs="Times New Roman"/>
                <w:b/>
                <w:sz w:val="20"/>
                <w:szCs w:val="20"/>
              </w:rPr>
            </w:pPr>
          </w:p>
        </w:tc>
        <w:tc>
          <w:tcPr>
            <w:tcW w:w="1804" w:type="pct"/>
          </w:tcPr>
          <w:p w14:paraId="421013E6" w14:textId="77777777" w:rsidR="002E1581" w:rsidRPr="009A2958" w:rsidRDefault="002E1581" w:rsidP="00432A8C">
            <w:pPr>
              <w:pStyle w:val="a8"/>
              <w:widowControl/>
              <w:numPr>
                <w:ilvl w:val="0"/>
                <w:numId w:val="2"/>
              </w:numPr>
              <w:spacing w:before="40" w:after="120" w:line="276" w:lineRule="auto"/>
              <w:rPr>
                <w:rFonts w:cs="Times New Roman"/>
                <w:sz w:val="20"/>
                <w:szCs w:val="20"/>
              </w:rPr>
            </w:pPr>
            <w:r w:rsidRPr="009A2958">
              <w:rPr>
                <w:rFonts w:cs="Times New Roman"/>
                <w:sz w:val="20"/>
                <w:szCs w:val="20"/>
              </w:rPr>
              <w:t>주식회사</w:t>
            </w:r>
            <w:r w:rsidRPr="009A2958">
              <w:rPr>
                <w:rFonts w:cs="Times New Roman"/>
                <w:sz w:val="20"/>
                <w:szCs w:val="20"/>
              </w:rPr>
              <w:t xml:space="preserve"> </w:t>
            </w:r>
            <w:r w:rsidRPr="009A2958">
              <w:rPr>
                <w:rFonts w:cs="Times New Roman"/>
                <w:sz w:val="20"/>
                <w:szCs w:val="20"/>
              </w:rPr>
              <w:t>카카오모빌리티</w:t>
            </w:r>
            <w:r w:rsidRPr="009A2958">
              <w:rPr>
                <w:rFonts w:cs="Times New Roman"/>
                <w:sz w:val="20"/>
                <w:szCs w:val="20"/>
              </w:rPr>
              <w:t>(“</w:t>
            </w:r>
            <w:r w:rsidRPr="009A2958">
              <w:rPr>
                <w:rFonts w:cs="Times New Roman"/>
                <w:b/>
                <w:sz w:val="20"/>
                <w:szCs w:val="20"/>
                <w:u w:val="single"/>
              </w:rPr>
              <w:t>대상회사</w:t>
            </w:r>
            <w:r w:rsidRPr="009A2958">
              <w:rPr>
                <w:rFonts w:cs="Times New Roman"/>
                <w:sz w:val="20"/>
                <w:szCs w:val="20"/>
              </w:rPr>
              <w:t>”)</w:t>
            </w:r>
            <w:r w:rsidRPr="009A2958">
              <w:rPr>
                <w:rFonts w:cs="Times New Roman"/>
                <w:sz w:val="20"/>
                <w:szCs w:val="20"/>
              </w:rPr>
              <w:t>는</w:t>
            </w:r>
            <w:r w:rsidR="002B7DEC">
              <w:rPr>
                <w:rFonts w:cs="Times New Roman" w:hint="eastAsia"/>
                <w:sz w:val="20"/>
                <w:szCs w:val="20"/>
              </w:rPr>
              <w:t xml:space="preserve"> </w:t>
            </w:r>
            <w:r w:rsidR="002B7DEC">
              <w:rPr>
                <w:rFonts w:cs="Times New Roman"/>
                <w:sz w:val="20"/>
                <w:szCs w:val="20"/>
              </w:rPr>
              <w:t>2017</w:t>
            </w:r>
            <w:r w:rsidR="002B7DEC">
              <w:rPr>
                <w:rFonts w:cs="Times New Roman" w:hint="eastAsia"/>
                <w:sz w:val="20"/>
                <w:szCs w:val="20"/>
              </w:rPr>
              <w:t>년</w:t>
            </w:r>
            <w:r w:rsidR="002B7DEC">
              <w:rPr>
                <w:rFonts w:cs="Times New Roman" w:hint="eastAsia"/>
                <w:sz w:val="20"/>
                <w:szCs w:val="20"/>
              </w:rPr>
              <w:t xml:space="preserve"> </w:t>
            </w:r>
            <w:r w:rsidR="002B7DEC">
              <w:rPr>
                <w:rFonts w:cs="Times New Roman"/>
                <w:sz w:val="20"/>
                <w:szCs w:val="20"/>
              </w:rPr>
              <w:t>5</w:t>
            </w:r>
            <w:r w:rsidR="002B7DEC">
              <w:rPr>
                <w:rFonts w:cs="Times New Roman" w:hint="eastAsia"/>
                <w:sz w:val="20"/>
                <w:szCs w:val="20"/>
              </w:rPr>
              <w:t>월</w:t>
            </w:r>
            <w:r w:rsidR="002B7DEC">
              <w:rPr>
                <w:rFonts w:cs="Times New Roman" w:hint="eastAsia"/>
                <w:sz w:val="20"/>
                <w:szCs w:val="20"/>
              </w:rPr>
              <w:t xml:space="preserve"> </w:t>
            </w:r>
            <w:r w:rsidR="002B7DEC">
              <w:rPr>
                <w:rFonts w:cs="Times New Roman"/>
                <w:sz w:val="20"/>
                <w:szCs w:val="20"/>
              </w:rPr>
              <w:t>8</w:t>
            </w:r>
            <w:r w:rsidR="002B7DEC">
              <w:rPr>
                <w:rFonts w:cs="Times New Roman" w:hint="eastAsia"/>
                <w:sz w:val="20"/>
                <w:szCs w:val="20"/>
              </w:rPr>
              <w:t>일</w:t>
            </w:r>
            <w:r w:rsidR="002B7DEC">
              <w:rPr>
                <w:rFonts w:cs="Times New Roman" w:hint="eastAsia"/>
                <w:sz w:val="20"/>
                <w:szCs w:val="20"/>
              </w:rPr>
              <w:t xml:space="preserve"> </w:t>
            </w:r>
            <w:r w:rsidR="002B7DEC">
              <w:rPr>
                <w:rFonts w:cs="Times New Roman" w:hint="eastAsia"/>
                <w:sz w:val="20"/>
                <w:szCs w:val="20"/>
              </w:rPr>
              <w:t>설립되었고</w:t>
            </w:r>
            <w:r w:rsidR="002B7DEC">
              <w:rPr>
                <w:rFonts w:cs="Times New Roman" w:hint="eastAsia"/>
                <w:sz w:val="20"/>
                <w:szCs w:val="20"/>
              </w:rPr>
              <w:t>,</w:t>
            </w:r>
            <w:r w:rsidR="002B7DEC">
              <w:rPr>
                <w:rFonts w:cs="Times New Roman"/>
                <w:sz w:val="20"/>
                <w:szCs w:val="20"/>
              </w:rPr>
              <w:t xml:space="preserve"> 2017</w:t>
            </w:r>
            <w:r w:rsidR="002B7DEC">
              <w:rPr>
                <w:rFonts w:cs="Times New Roman" w:hint="eastAsia"/>
                <w:sz w:val="20"/>
                <w:szCs w:val="20"/>
              </w:rPr>
              <w:t>년</w:t>
            </w:r>
            <w:r w:rsidR="002B7DEC">
              <w:rPr>
                <w:rFonts w:cs="Times New Roman" w:hint="eastAsia"/>
                <w:sz w:val="20"/>
                <w:szCs w:val="20"/>
              </w:rPr>
              <w:t xml:space="preserve"> </w:t>
            </w:r>
            <w:r w:rsidR="002B7DEC">
              <w:rPr>
                <w:rFonts w:cs="Times New Roman"/>
                <w:sz w:val="20"/>
                <w:szCs w:val="20"/>
              </w:rPr>
              <w:t>8</w:t>
            </w:r>
            <w:r w:rsidR="002B7DEC">
              <w:rPr>
                <w:rFonts w:cs="Times New Roman" w:hint="eastAsia"/>
                <w:sz w:val="20"/>
                <w:szCs w:val="20"/>
              </w:rPr>
              <w:t>월</w:t>
            </w:r>
            <w:r w:rsidR="002B7DEC">
              <w:rPr>
                <w:rFonts w:cs="Times New Roman" w:hint="eastAsia"/>
                <w:sz w:val="20"/>
                <w:szCs w:val="20"/>
              </w:rPr>
              <w:t xml:space="preserve"> </w:t>
            </w:r>
            <w:r w:rsidR="002B7DEC">
              <w:rPr>
                <w:rFonts w:cs="Times New Roman" w:hint="eastAsia"/>
                <w:sz w:val="20"/>
                <w:szCs w:val="20"/>
              </w:rPr>
              <w:t>㈜카카오가</w:t>
            </w:r>
            <w:r w:rsidR="002B7DEC">
              <w:rPr>
                <w:rFonts w:cs="Times New Roman" w:hint="eastAsia"/>
                <w:sz w:val="20"/>
                <w:szCs w:val="20"/>
              </w:rPr>
              <w:t xml:space="preserve"> </w:t>
            </w:r>
            <w:r w:rsidR="002B7DEC">
              <w:rPr>
                <w:rFonts w:cs="Times New Roman" w:hint="eastAsia"/>
                <w:sz w:val="20"/>
                <w:szCs w:val="20"/>
              </w:rPr>
              <w:t>스마트</w:t>
            </w:r>
            <w:r w:rsidR="002B7DEC">
              <w:rPr>
                <w:rFonts w:cs="Times New Roman" w:hint="eastAsia"/>
                <w:sz w:val="20"/>
                <w:szCs w:val="20"/>
              </w:rPr>
              <w:t xml:space="preserve"> </w:t>
            </w:r>
            <w:r w:rsidR="002B7DEC">
              <w:rPr>
                <w:rFonts w:cs="Times New Roman" w:hint="eastAsia"/>
                <w:sz w:val="20"/>
                <w:szCs w:val="20"/>
              </w:rPr>
              <w:t>모빌리티</w:t>
            </w:r>
            <w:r w:rsidR="002B7DEC">
              <w:rPr>
                <w:rFonts w:cs="Times New Roman" w:hint="eastAsia"/>
                <w:sz w:val="20"/>
                <w:szCs w:val="20"/>
              </w:rPr>
              <w:t xml:space="preserve"> </w:t>
            </w:r>
            <w:r w:rsidR="002B7DEC">
              <w:rPr>
                <w:rFonts w:cs="Times New Roman" w:hint="eastAsia"/>
                <w:sz w:val="20"/>
                <w:szCs w:val="20"/>
              </w:rPr>
              <w:t>사업을</w:t>
            </w:r>
            <w:r w:rsidR="002B7DEC">
              <w:rPr>
                <w:rFonts w:cs="Times New Roman" w:hint="eastAsia"/>
                <w:sz w:val="20"/>
                <w:szCs w:val="20"/>
              </w:rPr>
              <w:t xml:space="preserve"> </w:t>
            </w:r>
            <w:r w:rsidR="002B7DEC">
              <w:rPr>
                <w:rFonts w:cs="Times New Roman" w:hint="eastAsia"/>
                <w:sz w:val="20"/>
                <w:szCs w:val="20"/>
              </w:rPr>
              <w:t>대상회사에</w:t>
            </w:r>
            <w:r w:rsidR="002B7DEC">
              <w:rPr>
                <w:rFonts w:cs="Times New Roman" w:hint="eastAsia"/>
                <w:sz w:val="20"/>
                <w:szCs w:val="20"/>
              </w:rPr>
              <w:t xml:space="preserve"> </w:t>
            </w:r>
            <w:r w:rsidR="002B7DEC">
              <w:rPr>
                <w:rFonts w:cs="Times New Roman" w:hint="eastAsia"/>
                <w:sz w:val="20"/>
                <w:szCs w:val="20"/>
              </w:rPr>
              <w:t>현물출자함</w:t>
            </w:r>
            <w:r w:rsidR="002B7DEC">
              <w:rPr>
                <w:rFonts w:cs="Times New Roman" w:hint="eastAsia"/>
                <w:sz w:val="20"/>
                <w:szCs w:val="20"/>
              </w:rPr>
              <w:t>.</w:t>
            </w:r>
            <w:r w:rsidRPr="009A2958">
              <w:rPr>
                <w:rFonts w:cs="Times New Roman"/>
                <w:sz w:val="20"/>
                <w:szCs w:val="20"/>
              </w:rPr>
              <w:t xml:space="preserve"> </w:t>
            </w:r>
            <w:r w:rsidR="002B7DEC">
              <w:rPr>
                <w:rFonts w:cs="Times New Roman" w:hint="eastAsia"/>
                <w:sz w:val="20"/>
                <w:szCs w:val="20"/>
              </w:rPr>
              <w:t>대상회사는</w:t>
            </w:r>
            <w:r w:rsidR="002B7DEC">
              <w:rPr>
                <w:rFonts w:cs="Times New Roman" w:hint="eastAsia"/>
                <w:sz w:val="20"/>
                <w:szCs w:val="20"/>
              </w:rPr>
              <w:t xml:space="preserve"> </w:t>
            </w:r>
            <w:r w:rsidRPr="009A2958">
              <w:rPr>
                <w:rFonts w:cs="Times New Roman"/>
                <w:sz w:val="20"/>
                <w:szCs w:val="20"/>
              </w:rPr>
              <w:t xml:space="preserve">100% </w:t>
            </w:r>
            <w:r w:rsidRPr="009A2958">
              <w:rPr>
                <w:rFonts w:cs="Times New Roman"/>
                <w:sz w:val="20"/>
                <w:szCs w:val="20"/>
              </w:rPr>
              <w:t>자회사로</w:t>
            </w:r>
            <w:r w:rsidRPr="009A2958">
              <w:rPr>
                <w:rFonts w:cs="Times New Roman"/>
                <w:sz w:val="20"/>
                <w:szCs w:val="20"/>
              </w:rPr>
              <w:t xml:space="preserve"> </w:t>
            </w:r>
            <w:r w:rsidR="004875B3" w:rsidRPr="009A2958">
              <w:rPr>
                <w:rFonts w:cs="Times New Roman"/>
                <w:sz w:val="20"/>
                <w:szCs w:val="20"/>
              </w:rPr>
              <w:t>직영택시사업</w:t>
            </w:r>
            <w:r w:rsidR="004875B3" w:rsidRPr="009A2958">
              <w:rPr>
                <w:rFonts w:cs="Times New Roman"/>
                <w:sz w:val="20"/>
                <w:szCs w:val="20"/>
              </w:rPr>
              <w:t xml:space="preserve"> </w:t>
            </w:r>
            <w:r w:rsidR="004875B3" w:rsidRPr="009A2958">
              <w:rPr>
                <w:rFonts w:cs="Times New Roman"/>
                <w:sz w:val="20"/>
                <w:szCs w:val="20"/>
              </w:rPr>
              <w:t>지주회사인</w:t>
            </w:r>
            <w:r w:rsidR="004875B3" w:rsidRPr="009A2958">
              <w:rPr>
                <w:rFonts w:cs="Times New Roman"/>
                <w:sz w:val="20"/>
                <w:szCs w:val="20"/>
              </w:rPr>
              <w:t xml:space="preserve"> </w:t>
            </w:r>
            <w:r w:rsidRPr="009A2958">
              <w:rPr>
                <w:rFonts w:cs="Times New Roman"/>
                <w:sz w:val="20"/>
                <w:szCs w:val="20"/>
              </w:rPr>
              <w:t>㈜티제이파트너스</w:t>
            </w:r>
            <w:r w:rsidRPr="009A2958">
              <w:rPr>
                <w:rFonts w:cs="Times New Roman"/>
                <w:sz w:val="20"/>
                <w:szCs w:val="20"/>
              </w:rPr>
              <w:t>(“</w:t>
            </w:r>
            <w:r w:rsidRPr="009A2958">
              <w:rPr>
                <w:rFonts w:cs="Times New Roman"/>
                <w:b/>
                <w:sz w:val="20"/>
                <w:szCs w:val="20"/>
                <w:u w:val="single"/>
              </w:rPr>
              <w:t>TJ</w:t>
            </w:r>
            <w:r w:rsidRPr="009A2958">
              <w:rPr>
                <w:rFonts w:cs="Times New Roman"/>
                <w:sz w:val="20"/>
                <w:szCs w:val="20"/>
              </w:rPr>
              <w:t xml:space="preserve">”), </w:t>
            </w:r>
            <w:r w:rsidR="004875B3" w:rsidRPr="009A2958">
              <w:rPr>
                <w:rFonts w:cs="Times New Roman"/>
                <w:sz w:val="20"/>
                <w:szCs w:val="20"/>
              </w:rPr>
              <w:t>가맹택시사업을</w:t>
            </w:r>
            <w:r w:rsidR="004875B3" w:rsidRPr="009A2958">
              <w:rPr>
                <w:rFonts w:cs="Times New Roman"/>
                <w:sz w:val="20"/>
                <w:szCs w:val="20"/>
              </w:rPr>
              <w:t xml:space="preserve"> </w:t>
            </w:r>
            <w:r w:rsidR="004875B3" w:rsidRPr="009A2958">
              <w:rPr>
                <w:rFonts w:cs="Times New Roman"/>
                <w:sz w:val="20"/>
                <w:szCs w:val="20"/>
              </w:rPr>
              <w:t>영위하는</w:t>
            </w:r>
            <w:r w:rsidR="004875B3" w:rsidRPr="009A2958">
              <w:rPr>
                <w:rFonts w:cs="Times New Roman"/>
                <w:sz w:val="20"/>
                <w:szCs w:val="20"/>
              </w:rPr>
              <w:t xml:space="preserve"> </w:t>
            </w:r>
            <w:r w:rsidRPr="009A2958">
              <w:rPr>
                <w:rFonts w:cs="Times New Roman"/>
                <w:sz w:val="20"/>
                <w:szCs w:val="20"/>
              </w:rPr>
              <w:t>㈜케이엠솔루션</w:t>
            </w:r>
            <w:r w:rsidRPr="009A2958">
              <w:rPr>
                <w:rFonts w:cs="Times New Roman"/>
                <w:sz w:val="20"/>
                <w:szCs w:val="20"/>
              </w:rPr>
              <w:t>(“</w:t>
            </w:r>
            <w:r w:rsidRPr="009A2958">
              <w:rPr>
                <w:rFonts w:cs="Times New Roman"/>
                <w:b/>
                <w:sz w:val="20"/>
                <w:szCs w:val="20"/>
                <w:u w:val="single"/>
              </w:rPr>
              <w:t>KM</w:t>
            </w:r>
            <w:r w:rsidR="0078213A" w:rsidRPr="009A2958">
              <w:rPr>
                <w:rFonts w:cs="Times New Roman"/>
                <w:b/>
                <w:sz w:val="20"/>
                <w:szCs w:val="20"/>
                <w:u w:val="single"/>
              </w:rPr>
              <w:t>S</w:t>
            </w:r>
            <w:r w:rsidRPr="009A2958">
              <w:rPr>
                <w:rFonts w:cs="Times New Roman"/>
                <w:sz w:val="20"/>
                <w:szCs w:val="20"/>
              </w:rPr>
              <w:t>”),</w:t>
            </w:r>
            <w:r w:rsidR="004875B3" w:rsidRPr="009A2958">
              <w:rPr>
                <w:rFonts w:cs="Times New Roman"/>
                <w:sz w:val="20"/>
                <w:szCs w:val="20"/>
              </w:rPr>
              <w:t xml:space="preserve"> </w:t>
            </w:r>
            <w:r w:rsidR="004875B3" w:rsidRPr="009A2958">
              <w:rPr>
                <w:rFonts w:cs="Times New Roman"/>
                <w:sz w:val="20"/>
                <w:szCs w:val="20"/>
              </w:rPr>
              <w:t>대리운전</w:t>
            </w:r>
            <w:r w:rsidR="00A14799" w:rsidRPr="009A2958">
              <w:rPr>
                <w:rFonts w:cs="Times New Roman"/>
                <w:sz w:val="20"/>
                <w:szCs w:val="20"/>
              </w:rPr>
              <w:t xml:space="preserve"> </w:t>
            </w:r>
            <w:r w:rsidR="00A14799" w:rsidRPr="009A2958">
              <w:rPr>
                <w:rFonts w:cs="Times New Roman"/>
                <w:sz w:val="20"/>
                <w:szCs w:val="20"/>
              </w:rPr>
              <w:t>관련</w:t>
            </w:r>
            <w:r w:rsidR="00A14799" w:rsidRPr="009A2958">
              <w:rPr>
                <w:rFonts w:cs="Times New Roman"/>
                <w:sz w:val="20"/>
                <w:szCs w:val="20"/>
              </w:rPr>
              <w:t xml:space="preserve"> </w:t>
            </w:r>
            <w:r w:rsidR="00A14799" w:rsidRPr="009A2958">
              <w:rPr>
                <w:rFonts w:cs="Times New Roman"/>
                <w:sz w:val="20"/>
                <w:szCs w:val="20"/>
              </w:rPr>
              <w:t>사</w:t>
            </w:r>
            <w:r w:rsidR="004875B3" w:rsidRPr="009A2958">
              <w:rPr>
                <w:rFonts w:cs="Times New Roman"/>
                <w:sz w:val="20"/>
                <w:szCs w:val="20"/>
              </w:rPr>
              <w:t>업을</w:t>
            </w:r>
            <w:r w:rsidR="004875B3" w:rsidRPr="009A2958">
              <w:rPr>
                <w:rFonts w:cs="Times New Roman"/>
                <w:sz w:val="20"/>
                <w:szCs w:val="20"/>
              </w:rPr>
              <w:t xml:space="preserve"> </w:t>
            </w:r>
            <w:r w:rsidR="004875B3" w:rsidRPr="009A2958">
              <w:rPr>
                <w:rFonts w:cs="Times New Roman"/>
                <w:sz w:val="20"/>
                <w:szCs w:val="20"/>
              </w:rPr>
              <w:t>영위하는</w:t>
            </w:r>
            <w:r w:rsidRPr="009A2958">
              <w:rPr>
                <w:rFonts w:cs="Times New Roman"/>
                <w:sz w:val="20"/>
                <w:szCs w:val="20"/>
              </w:rPr>
              <w:t xml:space="preserve"> </w:t>
            </w:r>
            <w:r w:rsidRPr="009A2958">
              <w:rPr>
                <w:rFonts w:cs="Times New Roman"/>
                <w:sz w:val="20"/>
                <w:szCs w:val="20"/>
              </w:rPr>
              <w:t>㈜씨엠엔피</w:t>
            </w:r>
            <w:r w:rsidRPr="009A2958">
              <w:rPr>
                <w:rFonts w:cs="Times New Roman"/>
                <w:sz w:val="20"/>
                <w:szCs w:val="20"/>
              </w:rPr>
              <w:t>(“</w:t>
            </w:r>
            <w:r w:rsidRPr="009A2958">
              <w:rPr>
                <w:rFonts w:cs="Times New Roman"/>
                <w:b/>
                <w:sz w:val="20"/>
                <w:szCs w:val="20"/>
                <w:u w:val="single"/>
              </w:rPr>
              <w:t>CMNP</w:t>
            </w:r>
            <w:r w:rsidRPr="009A2958">
              <w:rPr>
                <w:rFonts w:cs="Times New Roman"/>
                <w:sz w:val="20"/>
                <w:szCs w:val="20"/>
              </w:rPr>
              <w:t xml:space="preserve">”), </w:t>
            </w:r>
            <w:r w:rsidR="005544DF" w:rsidRPr="009A2958">
              <w:rPr>
                <w:rFonts w:cs="Times New Roman"/>
                <w:sz w:val="20"/>
                <w:szCs w:val="20"/>
              </w:rPr>
              <w:t>주차운영관리</w:t>
            </w:r>
            <w:r w:rsidR="005544DF" w:rsidRPr="009A2958">
              <w:rPr>
                <w:rFonts w:cs="Times New Roman"/>
                <w:sz w:val="20"/>
                <w:szCs w:val="20"/>
              </w:rPr>
              <w:t xml:space="preserve"> </w:t>
            </w:r>
            <w:r w:rsidR="005544DF" w:rsidRPr="009A2958">
              <w:rPr>
                <w:rFonts w:cs="Times New Roman"/>
                <w:sz w:val="20"/>
                <w:szCs w:val="20"/>
              </w:rPr>
              <w:t>관련</w:t>
            </w:r>
            <w:r w:rsidR="005544DF" w:rsidRPr="009A2958">
              <w:rPr>
                <w:rFonts w:cs="Times New Roman"/>
                <w:sz w:val="20"/>
                <w:szCs w:val="20"/>
              </w:rPr>
              <w:t xml:space="preserve"> </w:t>
            </w:r>
            <w:r w:rsidR="005544DF" w:rsidRPr="009A2958">
              <w:rPr>
                <w:rFonts w:cs="Times New Roman"/>
                <w:sz w:val="20"/>
                <w:szCs w:val="20"/>
              </w:rPr>
              <w:t>사업을</w:t>
            </w:r>
            <w:r w:rsidR="005544DF" w:rsidRPr="009A2958">
              <w:rPr>
                <w:rFonts w:cs="Times New Roman"/>
                <w:sz w:val="20"/>
                <w:szCs w:val="20"/>
              </w:rPr>
              <w:t xml:space="preserve"> </w:t>
            </w:r>
            <w:r w:rsidR="005544DF" w:rsidRPr="009A2958">
              <w:rPr>
                <w:rFonts w:cs="Times New Roman"/>
                <w:sz w:val="20"/>
                <w:szCs w:val="20"/>
              </w:rPr>
              <w:t>영위하는</w:t>
            </w:r>
            <w:r w:rsidR="004875B3" w:rsidRPr="009A2958">
              <w:rPr>
                <w:rFonts w:cs="Times New Roman"/>
                <w:sz w:val="20"/>
                <w:szCs w:val="20"/>
              </w:rPr>
              <w:t xml:space="preserve"> </w:t>
            </w:r>
            <w:r w:rsidRPr="009A2958">
              <w:rPr>
                <w:rFonts w:cs="Times New Roman"/>
                <w:sz w:val="20"/>
                <w:szCs w:val="20"/>
              </w:rPr>
              <w:t>㈜케이엠파킹앤스페이스</w:t>
            </w:r>
            <w:r w:rsidRPr="009A2958">
              <w:rPr>
                <w:rFonts w:cs="Times New Roman"/>
                <w:sz w:val="20"/>
                <w:szCs w:val="20"/>
              </w:rPr>
              <w:t>(“</w:t>
            </w:r>
            <w:r w:rsidRPr="009A2958">
              <w:rPr>
                <w:rFonts w:cs="Times New Roman"/>
                <w:b/>
                <w:sz w:val="20"/>
                <w:szCs w:val="20"/>
                <w:u w:val="single"/>
              </w:rPr>
              <w:t>KMPNS</w:t>
            </w:r>
            <w:r w:rsidRPr="009A2958">
              <w:rPr>
                <w:rFonts w:cs="Times New Roman"/>
                <w:sz w:val="20"/>
                <w:szCs w:val="20"/>
              </w:rPr>
              <w:t>”)</w:t>
            </w:r>
            <w:r w:rsidR="006E0310">
              <w:rPr>
                <w:rFonts w:cs="Times New Roman"/>
                <w:sz w:val="20"/>
                <w:szCs w:val="20"/>
              </w:rPr>
              <w:t xml:space="preserve"> </w:t>
            </w:r>
            <w:r w:rsidR="006E0310">
              <w:rPr>
                <w:rFonts w:cs="Times New Roman" w:hint="eastAsia"/>
                <w:sz w:val="20"/>
                <w:szCs w:val="20"/>
              </w:rPr>
              <w:t>및</w:t>
            </w:r>
            <w:r w:rsidR="005544DF" w:rsidRPr="009A2958">
              <w:rPr>
                <w:rFonts w:cs="Times New Roman"/>
                <w:sz w:val="20"/>
                <w:szCs w:val="20"/>
              </w:rPr>
              <w:t xml:space="preserve"> </w:t>
            </w:r>
            <w:r w:rsidRPr="009A2958">
              <w:rPr>
                <w:rFonts w:cs="Times New Roman"/>
                <w:sz w:val="20"/>
                <w:szCs w:val="20"/>
              </w:rPr>
              <w:t>㈜알에스솔루션즈</w:t>
            </w:r>
            <w:r w:rsidRPr="009A2958">
              <w:rPr>
                <w:rFonts w:cs="Times New Roman"/>
                <w:sz w:val="20"/>
                <w:szCs w:val="20"/>
              </w:rPr>
              <w:t>(“</w:t>
            </w:r>
            <w:r w:rsidRPr="009A2958">
              <w:rPr>
                <w:rFonts w:cs="Times New Roman"/>
                <w:b/>
                <w:sz w:val="20"/>
                <w:szCs w:val="20"/>
                <w:u w:val="single"/>
              </w:rPr>
              <w:t>RS</w:t>
            </w:r>
            <w:r w:rsidRPr="009A2958">
              <w:rPr>
                <w:rFonts w:cs="Times New Roman"/>
                <w:sz w:val="20"/>
                <w:szCs w:val="20"/>
              </w:rPr>
              <w:t>”)</w:t>
            </w:r>
            <w:r w:rsidR="00D62ADC">
              <w:rPr>
                <w:rFonts w:cs="Times New Roman"/>
                <w:sz w:val="20"/>
                <w:szCs w:val="20"/>
              </w:rPr>
              <w:t>,</w:t>
            </w:r>
            <w:r w:rsidR="005544DF" w:rsidRPr="009A2958">
              <w:rPr>
                <w:rFonts w:cs="Times New Roman"/>
                <w:sz w:val="20"/>
                <w:szCs w:val="20"/>
              </w:rPr>
              <w:t xml:space="preserve"> </w:t>
            </w:r>
            <w:r w:rsidR="005544DF" w:rsidRPr="009A2958">
              <w:rPr>
                <w:rFonts w:cs="Times New Roman"/>
                <w:sz w:val="20"/>
                <w:szCs w:val="20"/>
              </w:rPr>
              <w:t>화물운송</w:t>
            </w:r>
            <w:r w:rsidR="005544DF" w:rsidRPr="009A2958">
              <w:rPr>
                <w:rFonts w:cs="Times New Roman"/>
                <w:sz w:val="20"/>
                <w:szCs w:val="20"/>
              </w:rPr>
              <w:t xml:space="preserve"> </w:t>
            </w:r>
            <w:r w:rsidR="005544DF" w:rsidRPr="009A2958">
              <w:rPr>
                <w:rFonts w:cs="Times New Roman"/>
                <w:sz w:val="20"/>
                <w:szCs w:val="20"/>
              </w:rPr>
              <w:t>주선</w:t>
            </w:r>
            <w:r w:rsidR="005544DF" w:rsidRPr="009A2958">
              <w:rPr>
                <w:rFonts w:cs="Times New Roman"/>
                <w:sz w:val="20"/>
                <w:szCs w:val="20"/>
              </w:rPr>
              <w:t xml:space="preserve"> </w:t>
            </w:r>
            <w:r w:rsidR="005544DF" w:rsidRPr="009A2958">
              <w:rPr>
                <w:rFonts w:cs="Times New Roman"/>
                <w:sz w:val="20"/>
                <w:szCs w:val="20"/>
              </w:rPr>
              <w:t>관련</w:t>
            </w:r>
            <w:r w:rsidR="005544DF" w:rsidRPr="009A2958">
              <w:rPr>
                <w:rFonts w:cs="Times New Roman"/>
                <w:sz w:val="20"/>
                <w:szCs w:val="20"/>
              </w:rPr>
              <w:t xml:space="preserve"> </w:t>
            </w:r>
            <w:r w:rsidR="005544DF" w:rsidRPr="009A2958">
              <w:rPr>
                <w:rFonts w:cs="Times New Roman"/>
                <w:sz w:val="20"/>
                <w:szCs w:val="20"/>
              </w:rPr>
              <w:t>사업을</w:t>
            </w:r>
            <w:r w:rsidR="005544DF" w:rsidRPr="009A2958">
              <w:rPr>
                <w:rFonts w:cs="Times New Roman"/>
                <w:sz w:val="20"/>
                <w:szCs w:val="20"/>
              </w:rPr>
              <w:t xml:space="preserve"> </w:t>
            </w:r>
            <w:r w:rsidR="005544DF" w:rsidRPr="009A2958">
              <w:rPr>
                <w:rFonts w:cs="Times New Roman"/>
                <w:sz w:val="20"/>
                <w:szCs w:val="20"/>
              </w:rPr>
              <w:t>영위하는</w:t>
            </w:r>
            <w:r w:rsidR="005544DF" w:rsidRPr="009A2958">
              <w:rPr>
                <w:rFonts w:cs="Times New Roman"/>
                <w:sz w:val="20"/>
                <w:szCs w:val="20"/>
              </w:rPr>
              <w:t xml:space="preserve"> </w:t>
            </w:r>
            <w:r w:rsidR="005544DF" w:rsidRPr="009A2958">
              <w:rPr>
                <w:rFonts w:cs="Times New Roman"/>
                <w:sz w:val="20"/>
                <w:szCs w:val="20"/>
              </w:rPr>
              <w:t>㈜위드원스</w:t>
            </w:r>
            <w:r w:rsidRPr="009A2958">
              <w:rPr>
                <w:rFonts w:cs="Times New Roman"/>
                <w:sz w:val="20"/>
                <w:szCs w:val="20"/>
              </w:rPr>
              <w:t>를</w:t>
            </w:r>
            <w:r w:rsidRPr="009A2958">
              <w:rPr>
                <w:rFonts w:cs="Times New Roman"/>
                <w:sz w:val="20"/>
                <w:szCs w:val="20"/>
              </w:rPr>
              <w:t xml:space="preserve"> </w:t>
            </w:r>
            <w:r w:rsidRPr="009A2958">
              <w:rPr>
                <w:rFonts w:cs="Times New Roman"/>
                <w:sz w:val="20"/>
                <w:szCs w:val="20"/>
              </w:rPr>
              <w:t>두고</w:t>
            </w:r>
            <w:r w:rsidRPr="009A2958">
              <w:rPr>
                <w:rFonts w:cs="Times New Roman"/>
                <w:sz w:val="20"/>
                <w:szCs w:val="20"/>
              </w:rPr>
              <w:t xml:space="preserve"> </w:t>
            </w:r>
            <w:r w:rsidRPr="009A2958">
              <w:rPr>
                <w:rFonts w:cs="Times New Roman"/>
                <w:sz w:val="20"/>
                <w:szCs w:val="20"/>
              </w:rPr>
              <w:t>있고</w:t>
            </w:r>
            <w:r w:rsidRPr="009A2958">
              <w:rPr>
                <w:rFonts w:cs="Times New Roman"/>
                <w:sz w:val="20"/>
                <w:szCs w:val="20"/>
              </w:rPr>
              <w:t>, TJ</w:t>
            </w:r>
            <w:r w:rsidRPr="009A2958">
              <w:rPr>
                <w:rFonts w:cs="Times New Roman"/>
                <w:sz w:val="20"/>
                <w:szCs w:val="20"/>
              </w:rPr>
              <w:t>는</w:t>
            </w:r>
            <w:r w:rsidRPr="009A2958">
              <w:rPr>
                <w:rFonts w:cs="Times New Roman"/>
                <w:sz w:val="20"/>
                <w:szCs w:val="20"/>
              </w:rPr>
              <w:t xml:space="preserve"> 100% </w:t>
            </w:r>
            <w:r w:rsidRPr="009A2958">
              <w:rPr>
                <w:rFonts w:cs="Times New Roman"/>
                <w:sz w:val="20"/>
                <w:szCs w:val="20"/>
              </w:rPr>
              <w:t>자회사로</w:t>
            </w:r>
            <w:r w:rsidRPr="009A2958">
              <w:rPr>
                <w:rFonts w:cs="Times New Roman"/>
                <w:sz w:val="20"/>
                <w:szCs w:val="20"/>
              </w:rPr>
              <w:t xml:space="preserve"> </w:t>
            </w:r>
            <w:r w:rsidRPr="009A2958">
              <w:rPr>
                <w:rFonts w:cs="Times New Roman"/>
                <w:sz w:val="20"/>
                <w:szCs w:val="20"/>
              </w:rPr>
              <w:t>직영택시사업을</w:t>
            </w:r>
            <w:r w:rsidRPr="009A2958">
              <w:rPr>
                <w:rFonts w:cs="Times New Roman"/>
                <w:sz w:val="20"/>
                <w:szCs w:val="20"/>
              </w:rPr>
              <w:t xml:space="preserve"> </w:t>
            </w:r>
            <w:r w:rsidRPr="009A2958">
              <w:rPr>
                <w:rFonts w:cs="Times New Roman"/>
                <w:sz w:val="20"/>
                <w:szCs w:val="20"/>
              </w:rPr>
              <w:t>운영하는</w:t>
            </w:r>
            <w:r w:rsidRPr="009A2958">
              <w:rPr>
                <w:rFonts w:cs="Times New Roman"/>
                <w:sz w:val="20"/>
                <w:szCs w:val="20"/>
              </w:rPr>
              <w:t xml:space="preserve"> 9</w:t>
            </w:r>
            <w:r w:rsidRPr="009A2958">
              <w:rPr>
                <w:rFonts w:cs="Times New Roman"/>
                <w:sz w:val="20"/>
                <w:szCs w:val="20"/>
              </w:rPr>
              <w:t>개</w:t>
            </w:r>
            <w:r w:rsidRPr="009A2958">
              <w:rPr>
                <w:rFonts w:cs="Times New Roman"/>
                <w:sz w:val="20"/>
                <w:szCs w:val="20"/>
              </w:rPr>
              <w:t xml:space="preserve"> </w:t>
            </w:r>
            <w:r w:rsidRPr="009A2958">
              <w:rPr>
                <w:rFonts w:cs="Times New Roman"/>
                <w:sz w:val="20"/>
                <w:szCs w:val="20"/>
              </w:rPr>
              <w:t>회사를</w:t>
            </w:r>
            <w:r w:rsidRPr="009A2958">
              <w:rPr>
                <w:rFonts w:cs="Times New Roman"/>
                <w:sz w:val="20"/>
                <w:szCs w:val="20"/>
              </w:rPr>
              <w:t xml:space="preserve"> </w:t>
            </w:r>
            <w:r w:rsidRPr="009A2958">
              <w:rPr>
                <w:rFonts w:cs="Times New Roman"/>
                <w:sz w:val="20"/>
                <w:szCs w:val="20"/>
              </w:rPr>
              <w:t>두고</w:t>
            </w:r>
            <w:r w:rsidRPr="009A2958">
              <w:rPr>
                <w:rFonts w:cs="Times New Roman"/>
                <w:sz w:val="20"/>
                <w:szCs w:val="20"/>
              </w:rPr>
              <w:t xml:space="preserve"> </w:t>
            </w:r>
            <w:r w:rsidRPr="009A2958">
              <w:rPr>
                <w:rFonts w:cs="Times New Roman"/>
                <w:sz w:val="20"/>
                <w:szCs w:val="20"/>
              </w:rPr>
              <w:t>있으며</w:t>
            </w:r>
            <w:r w:rsidRPr="009A2958">
              <w:rPr>
                <w:rFonts w:cs="Times New Roman"/>
                <w:sz w:val="20"/>
                <w:szCs w:val="20"/>
              </w:rPr>
              <w:t>, CMNP</w:t>
            </w:r>
            <w:r w:rsidRPr="009A2958">
              <w:rPr>
                <w:rFonts w:cs="Times New Roman"/>
                <w:sz w:val="20"/>
                <w:szCs w:val="20"/>
              </w:rPr>
              <w:t>는</w:t>
            </w:r>
            <w:r w:rsidRPr="009A2958">
              <w:rPr>
                <w:rFonts w:cs="Times New Roman"/>
                <w:sz w:val="20"/>
                <w:szCs w:val="20"/>
              </w:rPr>
              <w:t xml:space="preserve"> </w:t>
            </w:r>
            <w:r w:rsidR="008E60CA" w:rsidRPr="009A2958">
              <w:rPr>
                <w:rFonts w:cs="Times New Roman"/>
                <w:sz w:val="20"/>
                <w:szCs w:val="20"/>
              </w:rPr>
              <w:t>대리운전</w:t>
            </w:r>
            <w:r w:rsidR="008E60CA" w:rsidRPr="009A2958">
              <w:rPr>
                <w:rFonts w:cs="Times New Roman"/>
                <w:sz w:val="20"/>
                <w:szCs w:val="20"/>
              </w:rPr>
              <w:t xml:space="preserve"> </w:t>
            </w:r>
            <w:r w:rsidR="008E60CA" w:rsidRPr="009A2958">
              <w:rPr>
                <w:rFonts w:cs="Times New Roman"/>
                <w:sz w:val="20"/>
                <w:szCs w:val="20"/>
              </w:rPr>
              <w:t>관련</w:t>
            </w:r>
            <w:r w:rsidR="008E60CA" w:rsidRPr="009A2958">
              <w:rPr>
                <w:rFonts w:cs="Times New Roman"/>
                <w:sz w:val="20"/>
                <w:szCs w:val="20"/>
              </w:rPr>
              <w:t xml:space="preserve"> </w:t>
            </w:r>
            <w:r w:rsidR="008E60CA" w:rsidRPr="009A2958">
              <w:rPr>
                <w:rFonts w:cs="Times New Roman"/>
                <w:sz w:val="20"/>
                <w:szCs w:val="20"/>
              </w:rPr>
              <w:t>사업을</w:t>
            </w:r>
            <w:r w:rsidR="008E60CA" w:rsidRPr="009A2958">
              <w:rPr>
                <w:rFonts w:cs="Times New Roman"/>
                <w:sz w:val="20"/>
                <w:szCs w:val="20"/>
              </w:rPr>
              <w:t xml:space="preserve"> </w:t>
            </w:r>
            <w:r w:rsidR="008E60CA" w:rsidRPr="009A2958">
              <w:rPr>
                <w:rFonts w:cs="Times New Roman"/>
                <w:sz w:val="20"/>
                <w:szCs w:val="20"/>
              </w:rPr>
              <w:t>영위하는</w:t>
            </w:r>
            <w:r w:rsidR="00A14799" w:rsidRPr="009A2958">
              <w:rPr>
                <w:rFonts w:cs="Times New Roman"/>
                <w:sz w:val="20"/>
                <w:szCs w:val="20"/>
              </w:rPr>
              <w:t xml:space="preserve"> </w:t>
            </w:r>
            <w:r w:rsidRPr="009A2958">
              <w:rPr>
                <w:rFonts w:cs="Times New Roman"/>
                <w:sz w:val="20"/>
                <w:szCs w:val="20"/>
              </w:rPr>
              <w:t>㈜케이드라이브를</w:t>
            </w:r>
            <w:r w:rsidRPr="009A2958">
              <w:rPr>
                <w:rFonts w:cs="Times New Roman"/>
                <w:sz w:val="20"/>
                <w:szCs w:val="20"/>
              </w:rPr>
              <w:t xml:space="preserve"> 100% </w:t>
            </w:r>
            <w:r w:rsidRPr="009A2958">
              <w:rPr>
                <w:rFonts w:cs="Times New Roman"/>
                <w:sz w:val="20"/>
                <w:szCs w:val="20"/>
              </w:rPr>
              <w:t>자회사로</w:t>
            </w:r>
            <w:r w:rsidRPr="009A2958">
              <w:rPr>
                <w:rFonts w:cs="Times New Roman"/>
                <w:sz w:val="20"/>
                <w:szCs w:val="20"/>
              </w:rPr>
              <w:t xml:space="preserve"> </w:t>
            </w:r>
            <w:r w:rsidRPr="009A2958">
              <w:rPr>
                <w:rFonts w:cs="Times New Roman"/>
                <w:sz w:val="20"/>
                <w:szCs w:val="20"/>
              </w:rPr>
              <w:t>두고</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r w:rsidR="00C22A67"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자회사</w:t>
            </w:r>
            <w:r w:rsidRPr="009A2958">
              <w:rPr>
                <w:rFonts w:cs="Times New Roman"/>
                <w:sz w:val="20"/>
                <w:szCs w:val="20"/>
              </w:rPr>
              <w:t xml:space="preserve">, </w:t>
            </w:r>
            <w:r w:rsidRPr="009A2958">
              <w:rPr>
                <w:rFonts w:cs="Times New Roman"/>
                <w:sz w:val="20"/>
                <w:szCs w:val="20"/>
              </w:rPr>
              <w:t>손자회사를</w:t>
            </w:r>
            <w:r w:rsidRPr="009A2958">
              <w:rPr>
                <w:rFonts w:cs="Times New Roman"/>
                <w:sz w:val="20"/>
                <w:szCs w:val="20"/>
              </w:rPr>
              <w:t xml:space="preserve"> </w:t>
            </w:r>
            <w:r w:rsidRPr="009A2958">
              <w:rPr>
                <w:rFonts w:cs="Times New Roman"/>
                <w:sz w:val="20"/>
                <w:szCs w:val="20"/>
              </w:rPr>
              <w:t>통칭하여</w:t>
            </w:r>
            <w:r w:rsidRPr="009A2958">
              <w:rPr>
                <w:rFonts w:cs="Times New Roman"/>
                <w:sz w:val="20"/>
                <w:szCs w:val="20"/>
              </w:rPr>
              <w:t xml:space="preserve"> “</w:t>
            </w:r>
            <w:r w:rsidR="00C22A67" w:rsidRPr="009A2958">
              <w:rPr>
                <w:rFonts w:cs="Times New Roman"/>
                <w:b/>
                <w:sz w:val="20"/>
                <w:szCs w:val="20"/>
                <w:u w:val="single"/>
              </w:rPr>
              <w:t>자</w:t>
            </w:r>
            <w:r w:rsidRPr="009A2958">
              <w:rPr>
                <w:rFonts w:cs="Times New Roman"/>
                <w:b/>
                <w:sz w:val="20"/>
                <w:szCs w:val="20"/>
                <w:u w:val="single"/>
              </w:rPr>
              <w:t>회사들</w:t>
            </w:r>
            <w:r w:rsidRPr="009A2958">
              <w:rPr>
                <w:rFonts w:cs="Times New Roman"/>
                <w:sz w:val="20"/>
                <w:szCs w:val="20"/>
              </w:rPr>
              <w:t>”</w:t>
            </w:r>
            <w:r w:rsidRPr="009A2958">
              <w:rPr>
                <w:rFonts w:cs="Times New Roman"/>
                <w:sz w:val="20"/>
                <w:szCs w:val="20"/>
              </w:rPr>
              <w:t>이라</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r w:rsidR="00A14799" w:rsidRPr="009A2958">
              <w:rPr>
                <w:rFonts w:cs="Times New Roman"/>
                <w:sz w:val="20"/>
                <w:szCs w:val="20"/>
              </w:rPr>
              <w:t xml:space="preserve"> </w:t>
            </w:r>
          </w:p>
          <w:p w14:paraId="7DD83F6F" w14:textId="1B238266" w:rsidR="00082CC4" w:rsidRPr="00844413" w:rsidRDefault="00291882" w:rsidP="00432A8C">
            <w:pPr>
              <w:pStyle w:val="a8"/>
              <w:widowControl/>
              <w:numPr>
                <w:ilvl w:val="0"/>
                <w:numId w:val="2"/>
              </w:numPr>
              <w:spacing w:before="40" w:after="120" w:line="276" w:lineRule="auto"/>
              <w:rPr>
                <w:rFonts w:cs="Times New Roman"/>
                <w:spacing w:val="3"/>
                <w:sz w:val="20"/>
                <w:szCs w:val="20"/>
              </w:rPr>
            </w:pPr>
            <w:r w:rsidRPr="00844413">
              <w:rPr>
                <w:rFonts w:cs="Times New Roman"/>
                <w:spacing w:val="3"/>
                <w:sz w:val="20"/>
                <w:szCs w:val="20"/>
              </w:rPr>
              <w:t>대상회사의</w:t>
            </w:r>
            <w:r w:rsidRPr="00844413">
              <w:rPr>
                <w:rFonts w:cs="Times New Roman"/>
                <w:spacing w:val="3"/>
                <w:sz w:val="20"/>
                <w:szCs w:val="20"/>
              </w:rPr>
              <w:t xml:space="preserve"> </w:t>
            </w:r>
            <w:r w:rsidR="008E60CA" w:rsidRPr="00844413">
              <w:rPr>
                <w:rFonts w:cs="Times New Roman"/>
                <w:spacing w:val="3"/>
                <w:sz w:val="20"/>
                <w:szCs w:val="20"/>
              </w:rPr>
              <w:t>주주현황을</w:t>
            </w:r>
            <w:r w:rsidR="008E60CA" w:rsidRPr="00844413">
              <w:rPr>
                <w:rFonts w:cs="Times New Roman"/>
                <w:spacing w:val="3"/>
                <w:sz w:val="20"/>
                <w:szCs w:val="20"/>
              </w:rPr>
              <w:t xml:space="preserve"> </w:t>
            </w:r>
            <w:r w:rsidR="008E60CA" w:rsidRPr="00844413">
              <w:rPr>
                <w:rFonts w:cs="Times New Roman"/>
                <w:spacing w:val="3"/>
                <w:sz w:val="20"/>
                <w:szCs w:val="20"/>
              </w:rPr>
              <w:t>비롯한</w:t>
            </w:r>
            <w:r w:rsidR="008E60CA" w:rsidRPr="00844413">
              <w:rPr>
                <w:rFonts w:cs="Times New Roman"/>
                <w:spacing w:val="3"/>
                <w:sz w:val="20"/>
                <w:szCs w:val="20"/>
              </w:rPr>
              <w:t xml:space="preserve"> </w:t>
            </w:r>
            <w:r w:rsidR="00082CC4" w:rsidRPr="00844413">
              <w:rPr>
                <w:rFonts w:cs="Times New Roman"/>
                <w:spacing w:val="3"/>
                <w:sz w:val="20"/>
                <w:szCs w:val="20"/>
              </w:rPr>
              <w:t>대상회사</w:t>
            </w:r>
            <w:r w:rsidR="00082CC4" w:rsidRPr="00844413">
              <w:rPr>
                <w:rFonts w:cs="Times New Roman"/>
                <w:spacing w:val="3"/>
                <w:sz w:val="20"/>
                <w:szCs w:val="20"/>
              </w:rPr>
              <w:t xml:space="preserve"> </w:t>
            </w:r>
            <w:r w:rsidR="00082CC4" w:rsidRPr="00844413">
              <w:rPr>
                <w:rFonts w:cs="Times New Roman"/>
                <w:spacing w:val="3"/>
                <w:sz w:val="20"/>
                <w:szCs w:val="20"/>
              </w:rPr>
              <w:t>및</w:t>
            </w:r>
            <w:r w:rsidR="00082CC4" w:rsidRPr="00844413">
              <w:rPr>
                <w:rFonts w:cs="Times New Roman"/>
                <w:spacing w:val="3"/>
                <w:sz w:val="20"/>
                <w:szCs w:val="20"/>
              </w:rPr>
              <w:t xml:space="preserve"> </w:t>
            </w:r>
            <w:r w:rsidR="00082CC4" w:rsidRPr="00844413">
              <w:rPr>
                <w:rFonts w:cs="Times New Roman"/>
                <w:spacing w:val="3"/>
                <w:sz w:val="20"/>
                <w:szCs w:val="20"/>
              </w:rPr>
              <w:t>자회사들의</w:t>
            </w:r>
            <w:r w:rsidR="00082CC4" w:rsidRPr="00844413">
              <w:rPr>
                <w:rFonts w:cs="Times New Roman"/>
                <w:spacing w:val="3"/>
                <w:sz w:val="20"/>
                <w:szCs w:val="20"/>
              </w:rPr>
              <w:t xml:space="preserve"> </w:t>
            </w:r>
            <w:r w:rsidR="00082CC4" w:rsidRPr="00844413">
              <w:rPr>
                <w:rFonts w:cs="Times New Roman"/>
                <w:spacing w:val="3"/>
                <w:sz w:val="20"/>
                <w:szCs w:val="20"/>
              </w:rPr>
              <w:t>자본금</w:t>
            </w:r>
            <w:r w:rsidR="00082CC4" w:rsidRPr="00844413">
              <w:rPr>
                <w:rFonts w:cs="Times New Roman"/>
                <w:spacing w:val="3"/>
                <w:sz w:val="20"/>
                <w:szCs w:val="20"/>
              </w:rPr>
              <w:t xml:space="preserve">, </w:t>
            </w:r>
            <w:r w:rsidR="00082CC4" w:rsidRPr="00844413">
              <w:rPr>
                <w:rFonts w:cs="Times New Roman"/>
                <w:spacing w:val="3"/>
                <w:sz w:val="20"/>
                <w:szCs w:val="20"/>
              </w:rPr>
              <w:t>설립일</w:t>
            </w:r>
            <w:r w:rsidR="00082CC4" w:rsidRPr="00844413">
              <w:rPr>
                <w:rFonts w:cs="Times New Roman"/>
                <w:spacing w:val="3"/>
                <w:sz w:val="20"/>
                <w:szCs w:val="20"/>
              </w:rPr>
              <w:t xml:space="preserve">, </w:t>
            </w:r>
            <w:r w:rsidR="00082CC4" w:rsidRPr="00844413">
              <w:rPr>
                <w:rFonts w:cs="Times New Roman"/>
                <w:spacing w:val="3"/>
                <w:sz w:val="20"/>
                <w:szCs w:val="20"/>
              </w:rPr>
              <w:t>등기임원</w:t>
            </w:r>
            <w:r w:rsidR="00082CC4" w:rsidRPr="00844413">
              <w:rPr>
                <w:rFonts w:cs="Times New Roman"/>
                <w:spacing w:val="3"/>
                <w:sz w:val="20"/>
                <w:szCs w:val="20"/>
              </w:rPr>
              <w:t xml:space="preserve">, </w:t>
            </w:r>
            <w:r w:rsidR="00082CC4" w:rsidRPr="00844413">
              <w:rPr>
                <w:rFonts w:cs="Times New Roman"/>
                <w:spacing w:val="3"/>
                <w:sz w:val="20"/>
                <w:szCs w:val="20"/>
              </w:rPr>
              <w:t>주주</w:t>
            </w:r>
            <w:r w:rsidR="00082CC4" w:rsidRPr="00844413">
              <w:rPr>
                <w:rFonts w:cs="Times New Roman"/>
                <w:spacing w:val="3"/>
                <w:sz w:val="20"/>
                <w:szCs w:val="20"/>
              </w:rPr>
              <w:t xml:space="preserve"> </w:t>
            </w:r>
            <w:r w:rsidR="00082CC4" w:rsidRPr="00844413">
              <w:rPr>
                <w:rFonts w:cs="Times New Roman"/>
                <w:spacing w:val="3"/>
                <w:sz w:val="20"/>
                <w:szCs w:val="20"/>
              </w:rPr>
              <w:t>등</w:t>
            </w:r>
            <w:r w:rsidR="00082CC4" w:rsidRPr="00844413">
              <w:rPr>
                <w:rFonts w:cs="Times New Roman"/>
                <w:spacing w:val="3"/>
                <w:sz w:val="20"/>
                <w:szCs w:val="20"/>
              </w:rPr>
              <w:t xml:space="preserve"> </w:t>
            </w:r>
            <w:r w:rsidR="00082CC4" w:rsidRPr="00844413">
              <w:rPr>
                <w:rFonts w:cs="Times New Roman"/>
                <w:spacing w:val="3"/>
                <w:sz w:val="20"/>
                <w:szCs w:val="20"/>
              </w:rPr>
              <w:t>일반</w:t>
            </w:r>
            <w:r w:rsidR="00082CC4" w:rsidRPr="00844413">
              <w:rPr>
                <w:rFonts w:cs="Times New Roman"/>
                <w:spacing w:val="3"/>
                <w:sz w:val="20"/>
                <w:szCs w:val="20"/>
              </w:rPr>
              <w:t xml:space="preserve"> </w:t>
            </w:r>
            <w:r w:rsidR="00082CC4" w:rsidRPr="00844413">
              <w:rPr>
                <w:rFonts w:cs="Times New Roman"/>
                <w:spacing w:val="3"/>
                <w:sz w:val="20"/>
                <w:szCs w:val="20"/>
              </w:rPr>
              <w:t>현황은</w:t>
            </w:r>
            <w:r w:rsidR="00082CC4" w:rsidRPr="00844413">
              <w:rPr>
                <w:rFonts w:cs="Times New Roman"/>
                <w:spacing w:val="3"/>
                <w:sz w:val="20"/>
                <w:szCs w:val="20"/>
              </w:rPr>
              <w:t xml:space="preserve"> </w:t>
            </w:r>
            <w:r w:rsidR="00082CC4" w:rsidRPr="00844413">
              <w:rPr>
                <w:rFonts w:cs="Times New Roman"/>
                <w:b/>
                <w:spacing w:val="3"/>
                <w:sz w:val="20"/>
                <w:szCs w:val="20"/>
                <w:u w:val="single"/>
              </w:rPr>
              <w:t>별첨</w:t>
            </w:r>
            <w:r w:rsidR="00082CC4" w:rsidRPr="00844413">
              <w:rPr>
                <w:rFonts w:cs="Times New Roman"/>
                <w:b/>
                <w:spacing w:val="3"/>
                <w:sz w:val="20"/>
                <w:szCs w:val="20"/>
                <w:u w:val="single"/>
              </w:rPr>
              <w:t xml:space="preserve"> 1. </w:t>
            </w:r>
            <w:r w:rsidR="00082CC4" w:rsidRPr="00844413">
              <w:rPr>
                <w:rFonts w:cs="Times New Roman"/>
                <w:b/>
                <w:spacing w:val="3"/>
                <w:sz w:val="20"/>
                <w:szCs w:val="20"/>
                <w:u w:val="single"/>
              </w:rPr>
              <w:t>대상회사</w:t>
            </w:r>
            <w:r w:rsidR="000F664D">
              <w:rPr>
                <w:rFonts w:cs="Times New Roman" w:hint="eastAsia"/>
                <w:b/>
                <w:spacing w:val="3"/>
                <w:sz w:val="20"/>
                <w:szCs w:val="20"/>
                <w:u w:val="single"/>
              </w:rPr>
              <w:t xml:space="preserve"> </w:t>
            </w:r>
            <w:r w:rsidR="000F664D">
              <w:rPr>
                <w:rFonts w:cs="Times New Roman" w:hint="eastAsia"/>
                <w:b/>
                <w:spacing w:val="3"/>
                <w:sz w:val="20"/>
                <w:szCs w:val="20"/>
                <w:u w:val="single"/>
              </w:rPr>
              <w:t>및</w:t>
            </w:r>
            <w:r w:rsidR="000F664D">
              <w:rPr>
                <w:rFonts w:cs="Times New Roman" w:hint="eastAsia"/>
                <w:b/>
                <w:spacing w:val="3"/>
                <w:sz w:val="20"/>
                <w:szCs w:val="20"/>
                <w:u w:val="single"/>
              </w:rPr>
              <w:t xml:space="preserve"> </w:t>
            </w:r>
            <w:r w:rsidR="000F664D">
              <w:rPr>
                <w:rFonts w:cs="Times New Roman" w:hint="eastAsia"/>
                <w:b/>
                <w:spacing w:val="3"/>
                <w:sz w:val="20"/>
                <w:szCs w:val="20"/>
                <w:u w:val="single"/>
              </w:rPr>
              <w:t>자회사</w:t>
            </w:r>
            <w:r w:rsidR="00082CC4" w:rsidRPr="00844413">
              <w:rPr>
                <w:rFonts w:cs="Times New Roman"/>
                <w:b/>
                <w:spacing w:val="3"/>
                <w:sz w:val="20"/>
                <w:szCs w:val="20"/>
                <w:u w:val="single"/>
              </w:rPr>
              <w:t>들</w:t>
            </w:r>
            <w:r w:rsidR="00082CC4" w:rsidRPr="00844413">
              <w:rPr>
                <w:rFonts w:cs="Times New Roman"/>
                <w:b/>
                <w:spacing w:val="3"/>
                <w:sz w:val="20"/>
                <w:szCs w:val="20"/>
                <w:u w:val="single"/>
              </w:rPr>
              <w:t xml:space="preserve"> </w:t>
            </w:r>
            <w:r w:rsidR="00082CC4" w:rsidRPr="00844413">
              <w:rPr>
                <w:rFonts w:cs="Times New Roman"/>
                <w:b/>
                <w:spacing w:val="3"/>
                <w:sz w:val="20"/>
                <w:szCs w:val="20"/>
                <w:u w:val="single"/>
              </w:rPr>
              <w:t>일반현황</w:t>
            </w:r>
            <w:r w:rsidR="00082CC4" w:rsidRPr="00844413">
              <w:rPr>
                <w:rFonts w:cs="Times New Roman"/>
                <w:spacing w:val="3"/>
                <w:sz w:val="20"/>
                <w:szCs w:val="20"/>
              </w:rPr>
              <w:t xml:space="preserve"> </w:t>
            </w:r>
            <w:r w:rsidR="00082CC4" w:rsidRPr="00844413">
              <w:rPr>
                <w:rFonts w:cs="Times New Roman"/>
                <w:spacing w:val="3"/>
                <w:sz w:val="20"/>
                <w:szCs w:val="20"/>
              </w:rPr>
              <w:t>참조</w:t>
            </w:r>
            <w:r w:rsidR="00082CC4" w:rsidRPr="00844413">
              <w:rPr>
                <w:rFonts w:cs="Times New Roman"/>
                <w:spacing w:val="3"/>
                <w:sz w:val="20"/>
                <w:szCs w:val="20"/>
              </w:rPr>
              <w:t>.</w:t>
            </w:r>
          </w:p>
          <w:p w14:paraId="010BC222" w14:textId="77777777" w:rsidR="002E1581" w:rsidRDefault="002E1581" w:rsidP="00FD3845">
            <w:pPr>
              <w:pStyle w:val="a8"/>
              <w:widowControl/>
              <w:numPr>
                <w:ilvl w:val="0"/>
                <w:numId w:val="2"/>
              </w:numPr>
              <w:spacing w:before="40" w:after="120" w:line="264" w:lineRule="auto"/>
              <w:rPr>
                <w:rFonts w:cs="Times New Roman"/>
                <w:sz w:val="20"/>
                <w:szCs w:val="20"/>
              </w:rPr>
            </w:pPr>
            <w:r w:rsidRPr="009A2958">
              <w:rPr>
                <w:rFonts w:cs="Times New Roman"/>
                <w:sz w:val="20"/>
                <w:szCs w:val="20"/>
              </w:rPr>
              <w:t>대상회사</w:t>
            </w:r>
            <w:r w:rsidR="00076F2B" w:rsidRPr="009A2958">
              <w:rPr>
                <w:rFonts w:cs="Times New Roman"/>
                <w:sz w:val="20"/>
                <w:szCs w:val="20"/>
              </w:rPr>
              <w:t xml:space="preserve"> </w:t>
            </w:r>
            <w:r w:rsidR="00076F2B" w:rsidRPr="009A2958">
              <w:rPr>
                <w:rFonts w:cs="Times New Roman"/>
                <w:sz w:val="20"/>
                <w:szCs w:val="20"/>
              </w:rPr>
              <w:t>및</w:t>
            </w:r>
            <w:r w:rsidR="00076F2B" w:rsidRPr="009A2958">
              <w:rPr>
                <w:rFonts w:cs="Times New Roman"/>
                <w:sz w:val="20"/>
                <w:szCs w:val="20"/>
              </w:rPr>
              <w:t xml:space="preserve"> </w:t>
            </w:r>
            <w:r w:rsidR="00076F2B" w:rsidRPr="009A2958">
              <w:rPr>
                <w:rFonts w:cs="Times New Roman"/>
                <w:sz w:val="20"/>
                <w:szCs w:val="20"/>
              </w:rPr>
              <w:t>자회사</w:t>
            </w:r>
            <w:r w:rsidRPr="009A2958">
              <w:rPr>
                <w:rFonts w:cs="Times New Roman"/>
                <w:sz w:val="20"/>
                <w:szCs w:val="20"/>
              </w:rPr>
              <w:t>들의</w:t>
            </w:r>
            <w:r w:rsidRPr="009A2958">
              <w:rPr>
                <w:rFonts w:cs="Times New Roman"/>
                <w:sz w:val="20"/>
                <w:szCs w:val="20"/>
              </w:rPr>
              <w:t xml:space="preserve"> </w:t>
            </w:r>
            <w:r w:rsidRPr="009A2958">
              <w:rPr>
                <w:rFonts w:cs="Times New Roman"/>
                <w:sz w:val="20"/>
                <w:szCs w:val="20"/>
              </w:rPr>
              <w:t>주식에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어떠한</w:t>
            </w:r>
            <w:r w:rsidRPr="009A2958">
              <w:rPr>
                <w:rFonts w:cs="Times New Roman"/>
                <w:sz w:val="20"/>
                <w:szCs w:val="20"/>
              </w:rPr>
              <w:t xml:space="preserve"> </w:t>
            </w:r>
            <w:r w:rsidRPr="009A2958">
              <w:rPr>
                <w:rFonts w:cs="Times New Roman"/>
                <w:sz w:val="20"/>
                <w:szCs w:val="20"/>
              </w:rPr>
              <w:t>담보권도</w:t>
            </w:r>
            <w:r w:rsidRPr="009A2958">
              <w:rPr>
                <w:rFonts w:cs="Times New Roman"/>
                <w:sz w:val="20"/>
                <w:szCs w:val="20"/>
              </w:rPr>
              <w:t xml:space="preserve"> </w:t>
            </w:r>
            <w:r w:rsidRPr="009A2958">
              <w:rPr>
                <w:rFonts w:cs="Times New Roman"/>
                <w:sz w:val="20"/>
                <w:szCs w:val="20"/>
              </w:rPr>
              <w:t>설정되어</w:t>
            </w:r>
            <w:r w:rsidRPr="009A2958">
              <w:rPr>
                <w:rFonts w:cs="Times New Roman"/>
                <w:sz w:val="20"/>
                <w:szCs w:val="20"/>
              </w:rPr>
              <w:t xml:space="preserve"> </w:t>
            </w:r>
            <w:r w:rsidRPr="009A2958">
              <w:rPr>
                <w:rFonts w:cs="Times New Roman"/>
                <w:sz w:val="20"/>
                <w:szCs w:val="20"/>
              </w:rPr>
              <w:t>있지</w:t>
            </w:r>
            <w:r w:rsidRPr="009A2958">
              <w:rPr>
                <w:rFonts w:cs="Times New Roman"/>
                <w:sz w:val="20"/>
                <w:szCs w:val="20"/>
              </w:rPr>
              <w:t xml:space="preserve"> </w:t>
            </w:r>
            <w:r w:rsidRPr="009A2958">
              <w:rPr>
                <w:rFonts w:cs="Times New Roman"/>
                <w:sz w:val="20"/>
                <w:szCs w:val="20"/>
              </w:rPr>
              <w:t>않다고</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p>
          <w:p w14:paraId="6C068034" w14:textId="30A7A7B2" w:rsidR="0058194F" w:rsidRPr="009A2958" w:rsidRDefault="0058194F" w:rsidP="00374969">
            <w:pPr>
              <w:pStyle w:val="a8"/>
              <w:widowControl/>
              <w:numPr>
                <w:ilvl w:val="0"/>
                <w:numId w:val="2"/>
              </w:numPr>
              <w:spacing w:before="40" w:after="60" w:line="264" w:lineRule="auto"/>
              <w:rPr>
                <w:rFonts w:cs="Times New Roman"/>
                <w:sz w:val="20"/>
                <w:szCs w:val="20"/>
              </w:rPr>
            </w:pP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발행하는</w:t>
            </w:r>
            <w:r>
              <w:rPr>
                <w:rFonts w:cs="Times New Roman" w:hint="eastAsia"/>
                <w:sz w:val="20"/>
                <w:szCs w:val="20"/>
              </w:rPr>
              <w:t xml:space="preserve"> </w:t>
            </w:r>
            <w:r>
              <w:rPr>
                <w:rFonts w:cs="Times New Roman" w:hint="eastAsia"/>
                <w:sz w:val="20"/>
                <w:szCs w:val="20"/>
              </w:rPr>
              <w:t>주권은</w:t>
            </w:r>
            <w:r>
              <w:rPr>
                <w:rFonts w:cs="Times New Roman" w:hint="eastAsia"/>
                <w:sz w:val="20"/>
                <w:szCs w:val="20"/>
              </w:rPr>
              <w:t xml:space="preserve"> </w:t>
            </w:r>
            <w:r>
              <w:rPr>
                <w:rFonts w:cs="Times New Roman" w:hint="eastAsia"/>
                <w:sz w:val="20"/>
                <w:szCs w:val="20"/>
              </w:rPr>
              <w:t>주식</w:t>
            </w:r>
            <w:r>
              <w:rPr>
                <w:rFonts w:cs="Times New Roman"/>
                <w:sz w:val="20"/>
                <w:szCs w:val="20"/>
              </w:rPr>
              <w:t>·</w:t>
            </w:r>
            <w:r w:rsidRPr="007F07EC">
              <w:rPr>
                <w:rFonts w:cs="Times New Roman" w:hint="eastAsia"/>
                <w:sz w:val="20"/>
                <w:szCs w:val="20"/>
              </w:rPr>
              <w:t>사채</w:t>
            </w:r>
            <w:r w:rsidRPr="007F07EC">
              <w:rPr>
                <w:rFonts w:cs="Times New Roman" w:hint="eastAsia"/>
                <w:sz w:val="20"/>
                <w:szCs w:val="20"/>
              </w:rPr>
              <w:t xml:space="preserve"> </w:t>
            </w:r>
            <w:r w:rsidRPr="007F07EC">
              <w:rPr>
                <w:rFonts w:cs="Times New Roman" w:hint="eastAsia"/>
                <w:sz w:val="20"/>
                <w:szCs w:val="20"/>
              </w:rPr>
              <w:t>등의</w:t>
            </w:r>
            <w:r w:rsidRPr="007F07EC">
              <w:rPr>
                <w:rFonts w:cs="Times New Roman" w:hint="eastAsia"/>
                <w:sz w:val="20"/>
                <w:szCs w:val="20"/>
              </w:rPr>
              <w:t xml:space="preserve"> </w:t>
            </w:r>
            <w:r w:rsidRPr="007F07EC">
              <w:rPr>
                <w:rFonts w:cs="Times New Roman" w:hint="eastAsia"/>
                <w:sz w:val="20"/>
                <w:szCs w:val="20"/>
              </w:rPr>
              <w:t>전자등록에</w:t>
            </w:r>
            <w:r w:rsidRPr="007F07EC">
              <w:rPr>
                <w:rFonts w:cs="Times New Roman" w:hint="eastAsia"/>
                <w:sz w:val="20"/>
                <w:szCs w:val="20"/>
              </w:rPr>
              <w:t xml:space="preserve"> </w:t>
            </w:r>
            <w:r w:rsidRPr="007F07EC">
              <w:rPr>
                <w:rFonts w:cs="Times New Roman" w:hint="eastAsia"/>
                <w:sz w:val="20"/>
                <w:szCs w:val="20"/>
              </w:rPr>
              <w:t>관한</w:t>
            </w:r>
            <w:r w:rsidRPr="007F07EC">
              <w:rPr>
                <w:rFonts w:cs="Times New Roman" w:hint="eastAsia"/>
                <w:sz w:val="20"/>
                <w:szCs w:val="20"/>
              </w:rPr>
              <w:t xml:space="preserve"> </w:t>
            </w:r>
            <w:r w:rsidRPr="007F07EC">
              <w:rPr>
                <w:rFonts w:cs="Times New Roman" w:hint="eastAsia"/>
                <w:sz w:val="20"/>
                <w:szCs w:val="20"/>
              </w:rPr>
              <w:t>법률</w:t>
            </w:r>
            <w:r>
              <w:rPr>
                <w:rFonts w:cs="Times New Roman" w:hint="eastAsia"/>
                <w:sz w:val="20"/>
                <w:szCs w:val="20"/>
              </w:rPr>
              <w:t>에</w:t>
            </w:r>
            <w:r>
              <w:rPr>
                <w:rFonts w:cs="Times New Roman" w:hint="eastAsia"/>
                <w:sz w:val="20"/>
                <w:szCs w:val="20"/>
              </w:rPr>
              <w:t xml:space="preserve"> </w:t>
            </w:r>
            <w:r>
              <w:rPr>
                <w:rFonts w:cs="Times New Roman" w:hint="eastAsia"/>
                <w:sz w:val="20"/>
                <w:szCs w:val="20"/>
              </w:rPr>
              <w:t>따라</w:t>
            </w:r>
            <w:r>
              <w:rPr>
                <w:rFonts w:cs="Times New Roman" w:hint="eastAsia"/>
                <w:sz w:val="20"/>
                <w:szCs w:val="20"/>
              </w:rPr>
              <w:t xml:space="preserve"> 2022</w:t>
            </w:r>
            <w:r>
              <w:rPr>
                <w:rFonts w:cs="Times New Roman" w:hint="eastAsia"/>
                <w:sz w:val="20"/>
                <w:szCs w:val="20"/>
              </w:rPr>
              <w:t>년</w:t>
            </w:r>
            <w:r>
              <w:rPr>
                <w:rFonts w:cs="Times New Roman" w:hint="eastAsia"/>
                <w:sz w:val="20"/>
                <w:szCs w:val="20"/>
              </w:rPr>
              <w:t xml:space="preserve"> </w:t>
            </w:r>
            <w:r>
              <w:rPr>
                <w:rFonts w:cs="Times New Roman"/>
                <w:sz w:val="20"/>
                <w:szCs w:val="20"/>
              </w:rPr>
              <w:t>6</w:t>
            </w:r>
            <w:r>
              <w:rPr>
                <w:rFonts w:cs="Times New Roman" w:hint="eastAsia"/>
                <w:sz w:val="20"/>
                <w:szCs w:val="20"/>
              </w:rPr>
              <w:t>월</w:t>
            </w:r>
            <w:r>
              <w:rPr>
                <w:rFonts w:cs="Times New Roman" w:hint="eastAsia"/>
                <w:sz w:val="20"/>
                <w:szCs w:val="20"/>
              </w:rPr>
              <w:t xml:space="preserve"> </w:t>
            </w:r>
            <w:r>
              <w:rPr>
                <w:rFonts w:cs="Times New Roman"/>
                <w:sz w:val="20"/>
                <w:szCs w:val="20"/>
              </w:rPr>
              <w:t>20</w:t>
            </w:r>
            <w:r>
              <w:rPr>
                <w:rFonts w:cs="Times New Roman" w:hint="eastAsia"/>
                <w:sz w:val="20"/>
                <w:szCs w:val="20"/>
              </w:rPr>
              <w:t>일</w:t>
            </w:r>
            <w:r>
              <w:rPr>
                <w:rFonts w:cs="Times New Roman" w:hint="eastAsia"/>
                <w:sz w:val="20"/>
                <w:szCs w:val="20"/>
              </w:rPr>
              <w:t xml:space="preserve"> </w:t>
            </w:r>
            <w:r>
              <w:rPr>
                <w:rFonts w:cs="Times New Roman" w:hint="eastAsia"/>
                <w:sz w:val="20"/>
                <w:szCs w:val="20"/>
              </w:rPr>
              <w:t>전자등록을</w:t>
            </w:r>
            <w:r>
              <w:rPr>
                <w:rFonts w:cs="Times New Roman" w:hint="eastAsia"/>
                <w:sz w:val="20"/>
                <w:szCs w:val="20"/>
              </w:rPr>
              <w:t xml:space="preserve"> </w:t>
            </w:r>
            <w:r>
              <w:rPr>
                <w:rFonts w:cs="Times New Roman" w:hint="eastAsia"/>
                <w:sz w:val="20"/>
                <w:szCs w:val="20"/>
              </w:rPr>
              <w:t>완료하였다고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p>
        </w:tc>
        <w:tc>
          <w:tcPr>
            <w:tcW w:w="26" w:type="pct"/>
            <w:tcBorders>
              <w:top w:val="nil"/>
              <w:bottom w:val="nil"/>
            </w:tcBorders>
          </w:tcPr>
          <w:p w14:paraId="507146E5" w14:textId="77777777" w:rsidR="002E1581" w:rsidRPr="009A2958" w:rsidRDefault="002E1581" w:rsidP="00432A8C">
            <w:pPr>
              <w:widowControl/>
              <w:spacing w:before="40" w:after="120" w:line="276" w:lineRule="auto"/>
              <w:ind w:left="284" w:hanging="284"/>
              <w:rPr>
                <w:rFonts w:cs="Times New Roman"/>
                <w:sz w:val="20"/>
                <w:szCs w:val="20"/>
              </w:rPr>
            </w:pPr>
          </w:p>
        </w:tc>
        <w:tc>
          <w:tcPr>
            <w:tcW w:w="1728" w:type="pct"/>
          </w:tcPr>
          <w:p w14:paraId="3A1133BA" w14:textId="67CF2BEE" w:rsidR="002E1581" w:rsidRDefault="002B2955" w:rsidP="00432A8C">
            <w:pPr>
              <w:pStyle w:val="a8"/>
              <w:widowControl/>
              <w:numPr>
                <w:ilvl w:val="0"/>
                <w:numId w:val="2"/>
              </w:numPr>
              <w:spacing w:before="40" w:after="120" w:line="276" w:lineRule="auto"/>
              <w:rPr>
                <w:rFonts w:cs="Times New Roman"/>
                <w:sz w:val="20"/>
                <w:szCs w:val="20"/>
              </w:rPr>
            </w:pPr>
            <w:r>
              <w:rPr>
                <w:rFonts w:cs="Times New Roman" w:hint="eastAsia"/>
                <w:sz w:val="20"/>
                <w:szCs w:val="20"/>
              </w:rPr>
              <w:t>본건</w:t>
            </w:r>
            <w:r>
              <w:rPr>
                <w:rFonts w:cs="Times New Roman" w:hint="eastAsia"/>
                <w:sz w:val="20"/>
                <w:szCs w:val="20"/>
              </w:rPr>
              <w:t xml:space="preserve"> </w:t>
            </w:r>
            <w:r>
              <w:rPr>
                <w:rFonts w:cs="Times New Roman" w:hint="eastAsia"/>
                <w:sz w:val="20"/>
                <w:szCs w:val="20"/>
              </w:rPr>
              <w:t>거래는</w:t>
            </w:r>
            <w:r>
              <w:rPr>
                <w:rFonts w:cs="Times New Roman" w:hint="eastAsia"/>
                <w:sz w:val="20"/>
                <w:szCs w:val="20"/>
              </w:rPr>
              <w:t xml:space="preserve"> </w:t>
            </w:r>
            <w:r w:rsidR="0058194F">
              <w:rPr>
                <w:rFonts w:cs="Times New Roman" w:hint="eastAsia"/>
                <w:sz w:val="20"/>
                <w:szCs w:val="20"/>
              </w:rPr>
              <w:t>기</w:t>
            </w:r>
            <w:r w:rsidR="0058194F">
              <w:rPr>
                <w:rFonts w:cs="Times New Roman" w:hint="eastAsia"/>
                <w:sz w:val="20"/>
                <w:szCs w:val="20"/>
              </w:rPr>
              <w:t xml:space="preserve"> </w:t>
            </w:r>
            <w:r w:rsidR="0058194F">
              <w:rPr>
                <w:rFonts w:cs="Times New Roman" w:hint="eastAsia"/>
                <w:sz w:val="20"/>
                <w:szCs w:val="20"/>
              </w:rPr>
              <w:t>발행된</w:t>
            </w:r>
            <w:r w:rsidR="0058194F">
              <w:rPr>
                <w:rFonts w:cs="Times New Roman" w:hint="eastAsia"/>
                <w:sz w:val="20"/>
                <w:szCs w:val="20"/>
              </w:rPr>
              <w:t xml:space="preserve"> </w:t>
            </w:r>
            <w:r w:rsidR="0058194F">
              <w:rPr>
                <w:rFonts w:cs="Times New Roman" w:hint="eastAsia"/>
                <w:sz w:val="20"/>
                <w:szCs w:val="20"/>
              </w:rPr>
              <w:t>주식</w:t>
            </w:r>
            <w:r w:rsidR="00367A70">
              <w:rPr>
                <w:rFonts w:cs="Times New Roman" w:hint="eastAsia"/>
                <w:sz w:val="20"/>
                <w:szCs w:val="20"/>
              </w:rPr>
              <w:t>을</w:t>
            </w:r>
            <w:r w:rsidR="00367A70">
              <w:rPr>
                <w:rFonts w:cs="Times New Roman" w:hint="eastAsia"/>
                <w:sz w:val="20"/>
                <w:szCs w:val="20"/>
              </w:rPr>
              <w:t xml:space="preserve"> </w:t>
            </w:r>
            <w:r w:rsidR="00367A70">
              <w:rPr>
                <w:rFonts w:cs="Times New Roman" w:hint="eastAsia"/>
                <w:sz w:val="20"/>
                <w:szCs w:val="20"/>
              </w:rPr>
              <w:t>양도하는</w:t>
            </w:r>
            <w:r w:rsidR="0058194F">
              <w:rPr>
                <w:rFonts w:cs="Times New Roman" w:hint="eastAsia"/>
                <w:sz w:val="20"/>
                <w:szCs w:val="20"/>
              </w:rPr>
              <w:t xml:space="preserve"> </w:t>
            </w:r>
            <w:r>
              <w:rPr>
                <w:rFonts w:cs="Times New Roman" w:hint="eastAsia"/>
                <w:sz w:val="20"/>
                <w:szCs w:val="20"/>
              </w:rPr>
              <w:t>거래이므로</w:t>
            </w:r>
            <w:r>
              <w:rPr>
                <w:rFonts w:cs="Times New Roman" w:hint="eastAsia"/>
                <w:sz w:val="20"/>
                <w:szCs w:val="20"/>
              </w:rPr>
              <w:t xml:space="preserve">, </w:t>
            </w:r>
            <w:r w:rsidR="007B7900">
              <w:rPr>
                <w:rFonts w:cs="Times New Roman" w:hint="eastAsia"/>
                <w:sz w:val="20"/>
                <w:szCs w:val="20"/>
              </w:rPr>
              <w:t>주권의</w:t>
            </w:r>
            <w:r w:rsidR="007B7900">
              <w:rPr>
                <w:rFonts w:cs="Times New Roman" w:hint="eastAsia"/>
                <w:sz w:val="20"/>
                <w:szCs w:val="20"/>
              </w:rPr>
              <w:t xml:space="preserve"> </w:t>
            </w:r>
            <w:r w:rsidR="0058194F">
              <w:rPr>
                <w:rFonts w:cs="Times New Roman" w:hint="eastAsia"/>
                <w:sz w:val="20"/>
                <w:szCs w:val="20"/>
              </w:rPr>
              <w:t>전자등록이</w:t>
            </w:r>
            <w:r w:rsidR="0058194F">
              <w:rPr>
                <w:rFonts w:cs="Times New Roman" w:hint="eastAsia"/>
                <w:sz w:val="20"/>
                <w:szCs w:val="20"/>
              </w:rPr>
              <w:t xml:space="preserve"> </w:t>
            </w:r>
            <w:r w:rsidR="0058194F">
              <w:rPr>
                <w:rFonts w:cs="Times New Roman" w:hint="eastAsia"/>
                <w:sz w:val="20"/>
                <w:szCs w:val="20"/>
              </w:rPr>
              <w:t>거래종</w:t>
            </w:r>
            <w:r w:rsidR="007B7900">
              <w:rPr>
                <w:rFonts w:cs="Times New Roman" w:hint="eastAsia"/>
                <w:sz w:val="20"/>
                <w:szCs w:val="20"/>
              </w:rPr>
              <w:t>결</w:t>
            </w:r>
            <w:r w:rsidR="007B7900">
              <w:rPr>
                <w:rFonts w:cs="Times New Roman" w:hint="eastAsia"/>
                <w:sz w:val="20"/>
                <w:szCs w:val="20"/>
              </w:rPr>
              <w:t xml:space="preserve"> </w:t>
            </w:r>
            <w:r w:rsidR="007B7900">
              <w:rPr>
                <w:rFonts w:cs="Times New Roman" w:hint="eastAsia"/>
                <w:sz w:val="20"/>
                <w:szCs w:val="20"/>
              </w:rPr>
              <w:t>일정에</w:t>
            </w:r>
            <w:r w:rsidR="007B7900">
              <w:rPr>
                <w:rFonts w:cs="Times New Roman" w:hint="eastAsia"/>
                <w:sz w:val="20"/>
                <w:szCs w:val="20"/>
              </w:rPr>
              <w:t xml:space="preserve"> </w:t>
            </w:r>
            <w:r w:rsidR="007B7900">
              <w:rPr>
                <w:rFonts w:cs="Times New Roman" w:hint="eastAsia"/>
                <w:sz w:val="20"/>
                <w:szCs w:val="20"/>
              </w:rPr>
              <w:t>미치는</w:t>
            </w:r>
            <w:r w:rsidR="007B7900">
              <w:rPr>
                <w:rFonts w:cs="Times New Roman" w:hint="eastAsia"/>
                <w:sz w:val="20"/>
                <w:szCs w:val="20"/>
              </w:rPr>
              <w:t xml:space="preserve"> </w:t>
            </w:r>
            <w:r w:rsidR="007B7900">
              <w:rPr>
                <w:rFonts w:cs="Times New Roman" w:hint="eastAsia"/>
                <w:sz w:val="20"/>
                <w:szCs w:val="20"/>
              </w:rPr>
              <w:t>영향은</w:t>
            </w:r>
            <w:r w:rsidR="007B7900">
              <w:rPr>
                <w:rFonts w:cs="Times New Roman" w:hint="eastAsia"/>
                <w:sz w:val="20"/>
                <w:szCs w:val="20"/>
              </w:rPr>
              <w:t xml:space="preserve"> </w:t>
            </w:r>
            <w:r w:rsidR="007B7900">
              <w:rPr>
                <w:rFonts w:cs="Times New Roman" w:hint="eastAsia"/>
                <w:sz w:val="20"/>
                <w:szCs w:val="20"/>
              </w:rPr>
              <w:t>없</w:t>
            </w:r>
            <w:r>
              <w:rPr>
                <w:rFonts w:cs="Times New Roman" w:hint="eastAsia"/>
                <w:sz w:val="20"/>
                <w:szCs w:val="20"/>
              </w:rPr>
              <w:t>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보임</w:t>
            </w:r>
            <w:r w:rsidR="007B7900">
              <w:rPr>
                <w:rFonts w:cs="Times New Roman" w:hint="eastAsia"/>
                <w:sz w:val="20"/>
                <w:szCs w:val="20"/>
              </w:rPr>
              <w:t>.</w:t>
            </w:r>
            <w:r w:rsidR="007B7900">
              <w:rPr>
                <w:rFonts w:cs="Times New Roman"/>
                <w:sz w:val="20"/>
                <w:szCs w:val="20"/>
              </w:rPr>
              <w:t xml:space="preserve"> </w:t>
            </w:r>
          </w:p>
          <w:p w14:paraId="24B9B0B6" w14:textId="75D3C4BA" w:rsidR="007B7900" w:rsidRPr="009A2958" w:rsidRDefault="002B2955" w:rsidP="001D7F88">
            <w:pPr>
              <w:pStyle w:val="a8"/>
              <w:widowControl/>
              <w:numPr>
                <w:ilvl w:val="0"/>
                <w:numId w:val="2"/>
              </w:numPr>
              <w:spacing w:before="40" w:after="120" w:line="276" w:lineRule="auto"/>
              <w:rPr>
                <w:rFonts w:cs="Times New Roman"/>
                <w:sz w:val="20"/>
                <w:szCs w:val="20"/>
              </w:rPr>
            </w:pPr>
            <w:r>
              <w:rPr>
                <w:rFonts w:cs="Times New Roman" w:hint="eastAsia"/>
                <w:sz w:val="20"/>
                <w:szCs w:val="20"/>
              </w:rPr>
              <w:t>다만</w:t>
            </w:r>
            <w:r w:rsidR="007B7900">
              <w:rPr>
                <w:rFonts w:cs="Times New Roman" w:hint="eastAsia"/>
                <w:sz w:val="20"/>
                <w:szCs w:val="20"/>
              </w:rPr>
              <w:t>,</w:t>
            </w:r>
            <w:r w:rsidR="007B7900">
              <w:rPr>
                <w:rFonts w:cs="Times New Roman"/>
                <w:sz w:val="20"/>
                <w:szCs w:val="20"/>
              </w:rPr>
              <w:t xml:space="preserve"> </w:t>
            </w:r>
            <w:r w:rsidR="007B7900">
              <w:rPr>
                <w:rFonts w:cs="Times New Roman" w:hint="eastAsia"/>
                <w:sz w:val="20"/>
                <w:szCs w:val="20"/>
              </w:rPr>
              <w:t>대상회사가</w:t>
            </w:r>
            <w:r w:rsidR="007B7900">
              <w:rPr>
                <w:rFonts w:cs="Times New Roman"/>
                <w:sz w:val="20"/>
                <w:szCs w:val="20"/>
              </w:rPr>
              <w:t xml:space="preserve"> </w:t>
            </w:r>
            <w:r w:rsidR="007B7900">
              <w:rPr>
                <w:rFonts w:cs="Times New Roman" w:hint="eastAsia"/>
                <w:sz w:val="20"/>
                <w:szCs w:val="20"/>
              </w:rPr>
              <w:t>신주를</w:t>
            </w:r>
            <w:r w:rsidR="007B7900">
              <w:rPr>
                <w:rFonts w:cs="Times New Roman" w:hint="eastAsia"/>
                <w:sz w:val="20"/>
                <w:szCs w:val="20"/>
              </w:rPr>
              <w:t xml:space="preserve"> </w:t>
            </w:r>
            <w:r w:rsidR="007B7900">
              <w:rPr>
                <w:rFonts w:cs="Times New Roman" w:hint="eastAsia"/>
                <w:sz w:val="20"/>
                <w:szCs w:val="20"/>
              </w:rPr>
              <w:t>발행하</w:t>
            </w:r>
            <w:r w:rsidR="00367A70">
              <w:rPr>
                <w:rFonts w:cs="Times New Roman" w:hint="eastAsia"/>
                <w:sz w:val="20"/>
                <w:szCs w:val="20"/>
              </w:rPr>
              <w:t>고</w:t>
            </w:r>
            <w:r w:rsidR="00367A70">
              <w:rPr>
                <w:rFonts w:cs="Times New Roman" w:hint="eastAsia"/>
                <w:sz w:val="20"/>
                <w:szCs w:val="20"/>
              </w:rPr>
              <w:t xml:space="preserve"> </w:t>
            </w:r>
            <w:r w:rsidR="00367A70">
              <w:rPr>
                <w:rFonts w:cs="Times New Roman" w:hint="eastAsia"/>
                <w:sz w:val="20"/>
                <w:szCs w:val="20"/>
              </w:rPr>
              <w:t>이를</w:t>
            </w:r>
            <w:r w:rsidR="007B7900">
              <w:rPr>
                <w:rFonts w:cs="Times New Roman" w:hint="eastAsia"/>
                <w:sz w:val="20"/>
                <w:szCs w:val="20"/>
              </w:rPr>
              <w:t xml:space="preserve"> </w:t>
            </w:r>
            <w:r w:rsidR="007B7900">
              <w:rPr>
                <w:rFonts w:cs="Times New Roman" w:hint="eastAsia"/>
                <w:sz w:val="20"/>
                <w:szCs w:val="20"/>
              </w:rPr>
              <w:t>양도하기</w:t>
            </w:r>
            <w:r w:rsidR="007B7900">
              <w:rPr>
                <w:rFonts w:cs="Times New Roman" w:hint="eastAsia"/>
                <w:sz w:val="20"/>
                <w:szCs w:val="20"/>
              </w:rPr>
              <w:t xml:space="preserve"> </w:t>
            </w:r>
            <w:r w:rsidR="007B7900">
              <w:rPr>
                <w:rFonts w:cs="Times New Roman" w:hint="eastAsia"/>
                <w:sz w:val="20"/>
                <w:szCs w:val="20"/>
              </w:rPr>
              <w:t>위해서는</w:t>
            </w:r>
            <w:r w:rsidR="007B7900">
              <w:rPr>
                <w:rFonts w:cs="Times New Roman" w:hint="eastAsia"/>
                <w:sz w:val="20"/>
                <w:szCs w:val="20"/>
              </w:rPr>
              <w:t xml:space="preserve"> </w:t>
            </w:r>
            <w:r w:rsidR="00367A70">
              <w:rPr>
                <w:rFonts w:cs="Times New Roman" w:hint="eastAsia"/>
                <w:sz w:val="20"/>
                <w:szCs w:val="20"/>
              </w:rPr>
              <w:t>신주가</w:t>
            </w:r>
            <w:r w:rsidR="00367A70">
              <w:rPr>
                <w:rFonts w:cs="Times New Roman" w:hint="eastAsia"/>
                <w:sz w:val="20"/>
                <w:szCs w:val="20"/>
              </w:rPr>
              <w:t xml:space="preserve"> </w:t>
            </w:r>
            <w:r w:rsidR="00367A70">
              <w:rPr>
                <w:rFonts w:cs="Times New Roman" w:hint="eastAsia"/>
                <w:sz w:val="20"/>
                <w:szCs w:val="20"/>
              </w:rPr>
              <w:t>증권계좌로</w:t>
            </w:r>
            <w:r w:rsidR="00367A70">
              <w:rPr>
                <w:rFonts w:cs="Times New Roman" w:hint="eastAsia"/>
                <w:sz w:val="20"/>
                <w:szCs w:val="20"/>
              </w:rPr>
              <w:t xml:space="preserve"> </w:t>
            </w:r>
            <w:r w:rsidR="00367A70">
              <w:rPr>
                <w:rFonts w:cs="Times New Roman" w:hint="eastAsia"/>
                <w:sz w:val="20"/>
                <w:szCs w:val="20"/>
              </w:rPr>
              <w:t>입고되는</w:t>
            </w:r>
            <w:r w:rsidR="00367A70">
              <w:rPr>
                <w:rFonts w:cs="Times New Roman" w:hint="eastAsia"/>
                <w:sz w:val="20"/>
                <w:szCs w:val="20"/>
              </w:rPr>
              <w:t xml:space="preserve"> </w:t>
            </w:r>
            <w:r w:rsidR="00367A70">
              <w:rPr>
                <w:rFonts w:cs="Times New Roman" w:hint="eastAsia"/>
                <w:sz w:val="20"/>
                <w:szCs w:val="20"/>
              </w:rPr>
              <w:t>것이</w:t>
            </w:r>
            <w:r w:rsidR="00367A70">
              <w:rPr>
                <w:rFonts w:cs="Times New Roman" w:hint="eastAsia"/>
                <w:sz w:val="20"/>
                <w:szCs w:val="20"/>
              </w:rPr>
              <w:t xml:space="preserve"> </w:t>
            </w:r>
            <w:r w:rsidR="00367A70">
              <w:rPr>
                <w:rFonts w:cs="Times New Roman" w:hint="eastAsia"/>
                <w:sz w:val="20"/>
                <w:szCs w:val="20"/>
              </w:rPr>
              <w:t>선행되어야</w:t>
            </w:r>
            <w:r w:rsidR="00367A70">
              <w:rPr>
                <w:rFonts w:cs="Times New Roman" w:hint="eastAsia"/>
                <w:sz w:val="20"/>
                <w:szCs w:val="20"/>
              </w:rPr>
              <w:t xml:space="preserve"> </w:t>
            </w:r>
            <w:r w:rsidR="001D7F88">
              <w:rPr>
                <w:rFonts w:cs="Times New Roman" w:hint="eastAsia"/>
                <w:sz w:val="20"/>
                <w:szCs w:val="20"/>
              </w:rPr>
              <w:t>함</w:t>
            </w:r>
            <w:r w:rsidR="001D7F88">
              <w:rPr>
                <w:rFonts w:cs="Times New Roman" w:hint="eastAsia"/>
                <w:sz w:val="20"/>
                <w:szCs w:val="20"/>
              </w:rPr>
              <w:t>.</w:t>
            </w:r>
            <w:r w:rsidR="00367A70">
              <w:rPr>
                <w:rFonts w:cs="Times New Roman"/>
                <w:sz w:val="20"/>
                <w:szCs w:val="20"/>
              </w:rPr>
              <w:t xml:space="preserve"> </w:t>
            </w:r>
            <w:r w:rsidR="00367A70">
              <w:rPr>
                <w:rFonts w:cs="Times New Roman" w:hint="eastAsia"/>
                <w:sz w:val="20"/>
                <w:szCs w:val="20"/>
              </w:rPr>
              <w:t>실무상</w:t>
            </w:r>
            <w:r w:rsidR="00367A70">
              <w:rPr>
                <w:rFonts w:cs="Times New Roman" w:hint="eastAsia"/>
                <w:sz w:val="20"/>
                <w:szCs w:val="20"/>
              </w:rPr>
              <w:t xml:space="preserve"> </w:t>
            </w:r>
            <w:r w:rsidR="007B7900">
              <w:rPr>
                <w:rFonts w:cs="Times New Roman" w:hint="eastAsia"/>
                <w:sz w:val="20"/>
                <w:szCs w:val="20"/>
              </w:rPr>
              <w:t>증권계좌로의</w:t>
            </w:r>
            <w:r w:rsidR="007B7900">
              <w:rPr>
                <w:rFonts w:cs="Times New Roman" w:hint="eastAsia"/>
                <w:sz w:val="20"/>
                <w:szCs w:val="20"/>
              </w:rPr>
              <w:t xml:space="preserve"> </w:t>
            </w:r>
            <w:r w:rsidR="007B7900">
              <w:rPr>
                <w:rFonts w:cs="Times New Roman" w:hint="eastAsia"/>
                <w:sz w:val="20"/>
                <w:szCs w:val="20"/>
              </w:rPr>
              <w:t>입고절차를</w:t>
            </w:r>
            <w:r w:rsidR="007B7900">
              <w:rPr>
                <w:rFonts w:cs="Times New Roman" w:hint="eastAsia"/>
                <w:sz w:val="20"/>
                <w:szCs w:val="20"/>
              </w:rPr>
              <w:t xml:space="preserve"> </w:t>
            </w:r>
            <w:r w:rsidR="007B7900">
              <w:rPr>
                <w:rFonts w:cs="Times New Roman" w:hint="eastAsia"/>
                <w:sz w:val="20"/>
                <w:szCs w:val="20"/>
              </w:rPr>
              <w:t>고려할</w:t>
            </w:r>
            <w:r w:rsidR="007B7900">
              <w:rPr>
                <w:rFonts w:cs="Times New Roman" w:hint="eastAsia"/>
                <w:sz w:val="20"/>
                <w:szCs w:val="20"/>
              </w:rPr>
              <w:t xml:space="preserve"> </w:t>
            </w:r>
            <w:r w:rsidR="007B7900">
              <w:rPr>
                <w:rFonts w:cs="Times New Roman" w:hint="eastAsia"/>
                <w:sz w:val="20"/>
                <w:szCs w:val="20"/>
              </w:rPr>
              <w:t>때</w:t>
            </w:r>
            <w:r w:rsidR="007B7900">
              <w:rPr>
                <w:rFonts w:cs="Times New Roman" w:hint="eastAsia"/>
                <w:sz w:val="20"/>
                <w:szCs w:val="20"/>
              </w:rPr>
              <w:t xml:space="preserve"> </w:t>
            </w:r>
            <w:r w:rsidR="007B7900">
              <w:rPr>
                <w:rFonts w:cs="Times New Roman" w:hint="eastAsia"/>
                <w:sz w:val="20"/>
                <w:szCs w:val="20"/>
              </w:rPr>
              <w:t>신주</w:t>
            </w:r>
            <w:r w:rsidR="007B7900">
              <w:rPr>
                <w:rFonts w:cs="Times New Roman" w:hint="eastAsia"/>
                <w:sz w:val="20"/>
                <w:szCs w:val="20"/>
              </w:rPr>
              <w:t xml:space="preserve"> </w:t>
            </w:r>
            <w:r w:rsidR="007B7900">
              <w:rPr>
                <w:rFonts w:cs="Times New Roman" w:hint="eastAsia"/>
                <w:sz w:val="20"/>
                <w:szCs w:val="20"/>
              </w:rPr>
              <w:t>발행일로부터</w:t>
            </w:r>
            <w:r w:rsidR="007B7900">
              <w:rPr>
                <w:rFonts w:cs="Times New Roman" w:hint="eastAsia"/>
                <w:sz w:val="20"/>
                <w:szCs w:val="20"/>
              </w:rPr>
              <w:t xml:space="preserve"> </w:t>
            </w:r>
            <w:r w:rsidR="007B7900">
              <w:rPr>
                <w:rFonts w:cs="Times New Roman" w:hint="eastAsia"/>
                <w:sz w:val="20"/>
                <w:szCs w:val="20"/>
              </w:rPr>
              <w:t>최대</w:t>
            </w:r>
            <w:r w:rsidR="007B7900">
              <w:rPr>
                <w:rFonts w:cs="Times New Roman" w:hint="eastAsia"/>
                <w:sz w:val="20"/>
                <w:szCs w:val="20"/>
              </w:rPr>
              <w:t xml:space="preserve"> </w:t>
            </w:r>
            <w:r w:rsidR="007B7900">
              <w:rPr>
                <w:rFonts w:cs="Times New Roman"/>
                <w:sz w:val="20"/>
                <w:szCs w:val="20"/>
              </w:rPr>
              <w:t>7</w:t>
            </w:r>
            <w:r w:rsidR="007B7900">
              <w:rPr>
                <w:rFonts w:cs="Times New Roman" w:hint="eastAsia"/>
                <w:sz w:val="20"/>
                <w:szCs w:val="20"/>
              </w:rPr>
              <w:t>영업일</w:t>
            </w:r>
            <w:r w:rsidR="007B7900">
              <w:rPr>
                <w:rFonts w:cs="Times New Roman" w:hint="eastAsia"/>
                <w:sz w:val="20"/>
                <w:szCs w:val="20"/>
              </w:rPr>
              <w:t xml:space="preserve"> </w:t>
            </w:r>
            <w:r w:rsidR="007B7900">
              <w:rPr>
                <w:rFonts w:cs="Times New Roman" w:hint="eastAsia"/>
                <w:sz w:val="20"/>
                <w:szCs w:val="20"/>
              </w:rPr>
              <w:t>정도가</w:t>
            </w:r>
            <w:r w:rsidR="007B7900">
              <w:rPr>
                <w:rFonts w:cs="Times New Roman" w:hint="eastAsia"/>
                <w:sz w:val="20"/>
                <w:szCs w:val="20"/>
              </w:rPr>
              <w:t xml:space="preserve"> </w:t>
            </w:r>
            <w:r w:rsidR="007B7900">
              <w:rPr>
                <w:rFonts w:cs="Times New Roman" w:hint="eastAsia"/>
                <w:sz w:val="20"/>
                <w:szCs w:val="20"/>
              </w:rPr>
              <w:t>경과한</w:t>
            </w:r>
            <w:r w:rsidR="007B7900">
              <w:rPr>
                <w:rFonts w:cs="Times New Roman" w:hint="eastAsia"/>
                <w:sz w:val="20"/>
                <w:szCs w:val="20"/>
              </w:rPr>
              <w:t xml:space="preserve"> </w:t>
            </w:r>
            <w:r w:rsidR="007B7900">
              <w:rPr>
                <w:rFonts w:cs="Times New Roman" w:hint="eastAsia"/>
                <w:sz w:val="20"/>
                <w:szCs w:val="20"/>
              </w:rPr>
              <w:t>이후에</w:t>
            </w:r>
            <w:r w:rsidR="007B7900">
              <w:rPr>
                <w:rFonts w:cs="Times New Roman" w:hint="eastAsia"/>
                <w:sz w:val="20"/>
                <w:szCs w:val="20"/>
              </w:rPr>
              <w:t xml:space="preserve"> </w:t>
            </w:r>
            <w:r w:rsidR="007B7900">
              <w:rPr>
                <w:rFonts w:cs="Times New Roman" w:hint="eastAsia"/>
                <w:sz w:val="20"/>
                <w:szCs w:val="20"/>
              </w:rPr>
              <w:t>해당</w:t>
            </w:r>
            <w:r w:rsidR="007B7900">
              <w:rPr>
                <w:rFonts w:cs="Times New Roman" w:hint="eastAsia"/>
                <w:sz w:val="20"/>
                <w:szCs w:val="20"/>
              </w:rPr>
              <w:t xml:space="preserve"> </w:t>
            </w:r>
            <w:r w:rsidR="007B7900">
              <w:rPr>
                <w:rFonts w:cs="Times New Roman" w:hint="eastAsia"/>
                <w:sz w:val="20"/>
                <w:szCs w:val="20"/>
              </w:rPr>
              <w:t>신주를</w:t>
            </w:r>
            <w:r w:rsidR="007B7900">
              <w:rPr>
                <w:rFonts w:cs="Times New Roman" w:hint="eastAsia"/>
                <w:sz w:val="20"/>
                <w:szCs w:val="20"/>
              </w:rPr>
              <w:t xml:space="preserve"> </w:t>
            </w:r>
            <w:r w:rsidR="007B7900">
              <w:rPr>
                <w:rFonts w:cs="Times New Roman" w:hint="eastAsia"/>
                <w:sz w:val="20"/>
                <w:szCs w:val="20"/>
              </w:rPr>
              <w:t>양도할</w:t>
            </w:r>
            <w:r w:rsidR="007B7900">
              <w:rPr>
                <w:rFonts w:cs="Times New Roman" w:hint="eastAsia"/>
                <w:sz w:val="20"/>
                <w:szCs w:val="20"/>
              </w:rPr>
              <w:t xml:space="preserve"> </w:t>
            </w:r>
            <w:r w:rsidR="007B7900">
              <w:rPr>
                <w:rFonts w:cs="Times New Roman" w:hint="eastAsia"/>
                <w:sz w:val="20"/>
                <w:szCs w:val="20"/>
              </w:rPr>
              <w:t>수</w:t>
            </w:r>
            <w:r w:rsidR="007B7900">
              <w:rPr>
                <w:rFonts w:cs="Times New Roman" w:hint="eastAsia"/>
                <w:sz w:val="20"/>
                <w:szCs w:val="20"/>
              </w:rPr>
              <w:t xml:space="preserve"> </w:t>
            </w:r>
            <w:r w:rsidR="007B7900">
              <w:rPr>
                <w:rFonts w:cs="Times New Roman" w:hint="eastAsia"/>
                <w:sz w:val="20"/>
                <w:szCs w:val="20"/>
              </w:rPr>
              <w:t>있</w:t>
            </w:r>
            <w:r>
              <w:rPr>
                <w:rFonts w:cs="Times New Roman" w:hint="eastAsia"/>
                <w:sz w:val="20"/>
                <w:szCs w:val="20"/>
              </w:rPr>
              <w:t>으므로</w:t>
            </w:r>
            <w:r>
              <w:rPr>
                <w:rFonts w:cs="Times New Roman" w:hint="eastAsia"/>
                <w:sz w:val="20"/>
                <w:szCs w:val="20"/>
              </w:rPr>
              <w:t xml:space="preserve">, </w:t>
            </w:r>
            <w:r>
              <w:rPr>
                <w:rFonts w:cs="Times New Roman" w:hint="eastAsia"/>
                <w:sz w:val="20"/>
                <w:szCs w:val="20"/>
              </w:rPr>
              <w:t>여하한</w:t>
            </w:r>
            <w:r>
              <w:rPr>
                <w:rFonts w:cs="Times New Roman" w:hint="eastAsia"/>
                <w:sz w:val="20"/>
                <w:szCs w:val="20"/>
              </w:rPr>
              <w:t xml:space="preserve"> </w:t>
            </w:r>
            <w:r>
              <w:rPr>
                <w:rFonts w:cs="Times New Roman" w:hint="eastAsia"/>
                <w:sz w:val="20"/>
                <w:szCs w:val="20"/>
              </w:rPr>
              <w:t>사유로</w:t>
            </w:r>
            <w:r>
              <w:rPr>
                <w:rFonts w:cs="Times New Roman" w:hint="eastAsia"/>
                <w:sz w:val="20"/>
                <w:szCs w:val="20"/>
              </w:rPr>
              <w:t xml:space="preserve"> </w:t>
            </w:r>
            <w:r>
              <w:rPr>
                <w:rFonts w:cs="Times New Roman" w:hint="eastAsia"/>
                <w:sz w:val="20"/>
                <w:szCs w:val="20"/>
              </w:rPr>
              <w:t>본건</w:t>
            </w:r>
            <w:r>
              <w:rPr>
                <w:rFonts w:cs="Times New Roman" w:hint="eastAsia"/>
                <w:sz w:val="20"/>
                <w:szCs w:val="20"/>
              </w:rPr>
              <w:t xml:space="preserve"> </w:t>
            </w:r>
            <w:r>
              <w:rPr>
                <w:rFonts w:cs="Times New Roman" w:hint="eastAsia"/>
                <w:sz w:val="20"/>
                <w:szCs w:val="20"/>
              </w:rPr>
              <w:t>거래</w:t>
            </w:r>
            <w:r>
              <w:rPr>
                <w:rFonts w:cs="Times New Roman" w:hint="eastAsia"/>
                <w:sz w:val="20"/>
                <w:szCs w:val="20"/>
              </w:rPr>
              <w:t xml:space="preserve"> </w:t>
            </w:r>
            <w:r>
              <w:rPr>
                <w:rFonts w:cs="Times New Roman" w:hint="eastAsia"/>
                <w:sz w:val="20"/>
                <w:szCs w:val="20"/>
              </w:rPr>
              <w:t>과정에서</w:t>
            </w:r>
            <w:r>
              <w:rPr>
                <w:rFonts w:cs="Times New Roman" w:hint="eastAsia"/>
                <w:sz w:val="20"/>
                <w:szCs w:val="20"/>
              </w:rPr>
              <w:t xml:space="preserve"> </w:t>
            </w:r>
            <w:r>
              <w:rPr>
                <w:rFonts w:cs="Times New Roman" w:hint="eastAsia"/>
                <w:sz w:val="20"/>
                <w:szCs w:val="20"/>
              </w:rPr>
              <w:t>신주</w:t>
            </w:r>
            <w:r>
              <w:rPr>
                <w:rFonts w:cs="Times New Roman" w:hint="eastAsia"/>
                <w:sz w:val="20"/>
                <w:szCs w:val="20"/>
              </w:rPr>
              <w:t xml:space="preserve"> </w:t>
            </w:r>
            <w:r>
              <w:rPr>
                <w:rFonts w:cs="Times New Roman" w:hint="eastAsia"/>
                <w:sz w:val="20"/>
                <w:szCs w:val="20"/>
              </w:rPr>
              <w:t>발행이</w:t>
            </w:r>
            <w:r>
              <w:rPr>
                <w:rFonts w:cs="Times New Roman" w:hint="eastAsia"/>
                <w:sz w:val="20"/>
                <w:szCs w:val="20"/>
              </w:rPr>
              <w:t xml:space="preserve"> </w:t>
            </w:r>
            <w:r>
              <w:rPr>
                <w:rFonts w:cs="Times New Roman" w:hint="eastAsia"/>
                <w:sz w:val="20"/>
                <w:szCs w:val="20"/>
              </w:rPr>
              <w:t>수반되는</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혹은</w:t>
            </w:r>
            <w:r>
              <w:rPr>
                <w:rFonts w:cs="Times New Roman" w:hint="eastAsia"/>
                <w:sz w:val="20"/>
                <w:szCs w:val="20"/>
              </w:rPr>
              <w:t xml:space="preserve"> </w:t>
            </w:r>
            <w:r>
              <w:rPr>
                <w:rFonts w:cs="Times New Roman" w:hint="eastAsia"/>
                <w:sz w:val="20"/>
                <w:szCs w:val="20"/>
              </w:rPr>
              <w:t>본건</w:t>
            </w:r>
            <w:r>
              <w:rPr>
                <w:rFonts w:cs="Times New Roman" w:hint="eastAsia"/>
                <w:sz w:val="20"/>
                <w:szCs w:val="20"/>
              </w:rPr>
              <w:t xml:space="preserve"> </w:t>
            </w:r>
            <w:r>
              <w:rPr>
                <w:rFonts w:cs="Times New Roman" w:hint="eastAsia"/>
                <w:sz w:val="20"/>
                <w:szCs w:val="20"/>
              </w:rPr>
              <w:t>거래</w:t>
            </w:r>
            <w:r>
              <w:rPr>
                <w:rFonts w:cs="Times New Roman" w:hint="eastAsia"/>
                <w:sz w:val="20"/>
                <w:szCs w:val="20"/>
              </w:rPr>
              <w:t xml:space="preserve"> </w:t>
            </w:r>
            <w:r>
              <w:rPr>
                <w:rFonts w:cs="Times New Roman" w:hint="eastAsia"/>
                <w:sz w:val="20"/>
                <w:szCs w:val="20"/>
              </w:rPr>
              <w:t>이후</w:t>
            </w:r>
            <w:r>
              <w:rPr>
                <w:rFonts w:cs="Times New Roman" w:hint="eastAsia"/>
                <w:sz w:val="20"/>
                <w:szCs w:val="20"/>
              </w:rPr>
              <w:t xml:space="preserve"> </w:t>
            </w:r>
            <w:r>
              <w:rPr>
                <w:rFonts w:cs="Times New Roman" w:hint="eastAsia"/>
                <w:sz w:val="20"/>
                <w:szCs w:val="20"/>
              </w:rPr>
              <w:t>신주</w:t>
            </w:r>
            <w:r>
              <w:rPr>
                <w:rFonts w:cs="Times New Roman" w:hint="eastAsia"/>
                <w:sz w:val="20"/>
                <w:szCs w:val="20"/>
              </w:rPr>
              <w:t xml:space="preserve"> </w:t>
            </w:r>
            <w:r>
              <w:rPr>
                <w:rFonts w:cs="Times New Roman" w:hint="eastAsia"/>
                <w:sz w:val="20"/>
                <w:szCs w:val="20"/>
              </w:rPr>
              <w:t>발행이</w:t>
            </w:r>
            <w:r>
              <w:rPr>
                <w:rFonts w:cs="Times New Roman" w:hint="eastAsia"/>
                <w:sz w:val="20"/>
                <w:szCs w:val="20"/>
              </w:rPr>
              <w:t xml:space="preserve"> </w:t>
            </w:r>
            <w:r>
              <w:rPr>
                <w:rFonts w:cs="Times New Roman" w:hint="eastAsia"/>
                <w:sz w:val="20"/>
                <w:szCs w:val="20"/>
              </w:rPr>
              <w:t>진행되는</w:t>
            </w:r>
            <w:r>
              <w:rPr>
                <w:rFonts w:cs="Times New Roman" w:hint="eastAsia"/>
                <w:sz w:val="20"/>
                <w:szCs w:val="20"/>
              </w:rPr>
              <w:t xml:space="preserve"> </w:t>
            </w:r>
            <w:r>
              <w:rPr>
                <w:rFonts w:cs="Times New Roman" w:hint="eastAsia"/>
                <w:sz w:val="20"/>
                <w:szCs w:val="20"/>
              </w:rPr>
              <w:t>경우에는</w:t>
            </w:r>
            <w:r>
              <w:rPr>
                <w:rFonts w:cs="Times New Roman" w:hint="eastAsia"/>
                <w:sz w:val="20"/>
                <w:szCs w:val="20"/>
              </w:rPr>
              <w:t xml:space="preserve"> </w:t>
            </w:r>
            <w:r>
              <w:rPr>
                <w:rFonts w:cs="Times New Roman" w:hint="eastAsia"/>
                <w:sz w:val="20"/>
                <w:szCs w:val="20"/>
              </w:rPr>
              <w:t>이러한</w:t>
            </w:r>
            <w:r>
              <w:rPr>
                <w:rFonts w:cs="Times New Roman" w:hint="eastAsia"/>
                <w:sz w:val="20"/>
                <w:szCs w:val="20"/>
              </w:rPr>
              <w:t xml:space="preserve"> </w:t>
            </w:r>
            <w:r>
              <w:rPr>
                <w:rFonts w:cs="Times New Roman" w:hint="eastAsia"/>
                <w:sz w:val="20"/>
                <w:szCs w:val="20"/>
              </w:rPr>
              <w:t>절차에</w:t>
            </w:r>
            <w:r>
              <w:rPr>
                <w:rFonts w:cs="Times New Roman" w:hint="eastAsia"/>
                <w:sz w:val="20"/>
                <w:szCs w:val="20"/>
              </w:rPr>
              <w:t xml:space="preserve"> </w:t>
            </w:r>
            <w:r>
              <w:rPr>
                <w:rFonts w:cs="Times New Roman" w:hint="eastAsia"/>
                <w:sz w:val="20"/>
                <w:szCs w:val="20"/>
              </w:rPr>
              <w:t>소요되는</w:t>
            </w:r>
            <w:r>
              <w:rPr>
                <w:rFonts w:cs="Times New Roman" w:hint="eastAsia"/>
                <w:sz w:val="20"/>
                <w:szCs w:val="20"/>
              </w:rPr>
              <w:t xml:space="preserve"> </w:t>
            </w:r>
            <w:r>
              <w:rPr>
                <w:rFonts w:cs="Times New Roman" w:hint="eastAsia"/>
                <w:sz w:val="20"/>
                <w:szCs w:val="20"/>
              </w:rPr>
              <w:t>기간을</w:t>
            </w:r>
            <w:r>
              <w:rPr>
                <w:rFonts w:cs="Times New Roman" w:hint="eastAsia"/>
                <w:sz w:val="20"/>
                <w:szCs w:val="20"/>
              </w:rPr>
              <w:t xml:space="preserve"> </w:t>
            </w:r>
            <w:r>
              <w:rPr>
                <w:rFonts w:cs="Times New Roman" w:hint="eastAsia"/>
                <w:sz w:val="20"/>
                <w:szCs w:val="20"/>
              </w:rPr>
              <w:t>고려하여야</w:t>
            </w:r>
            <w:r>
              <w:rPr>
                <w:rFonts w:cs="Times New Roman" w:hint="eastAsia"/>
                <w:sz w:val="20"/>
                <w:szCs w:val="20"/>
              </w:rPr>
              <w:t xml:space="preserve"> </w:t>
            </w:r>
            <w:r>
              <w:rPr>
                <w:rFonts w:cs="Times New Roman" w:hint="eastAsia"/>
                <w:sz w:val="20"/>
                <w:szCs w:val="20"/>
              </w:rPr>
              <w:t>함</w:t>
            </w:r>
            <w:r w:rsidR="007B7900">
              <w:rPr>
                <w:rFonts w:cs="Times New Roman" w:hint="eastAsia"/>
                <w:sz w:val="20"/>
                <w:szCs w:val="20"/>
              </w:rPr>
              <w:t>.</w:t>
            </w:r>
          </w:p>
        </w:tc>
        <w:tc>
          <w:tcPr>
            <w:tcW w:w="27" w:type="pct"/>
            <w:tcBorders>
              <w:top w:val="nil"/>
              <w:bottom w:val="nil"/>
            </w:tcBorders>
          </w:tcPr>
          <w:p w14:paraId="02BCF0B7" w14:textId="77777777" w:rsidR="002E1581" w:rsidRPr="009A2958" w:rsidRDefault="002E1581" w:rsidP="00432A8C">
            <w:pPr>
              <w:widowControl/>
              <w:spacing w:before="40" w:after="120" w:line="276" w:lineRule="auto"/>
              <w:ind w:left="284" w:hanging="284"/>
              <w:rPr>
                <w:rFonts w:cs="Times New Roman"/>
                <w:sz w:val="20"/>
                <w:szCs w:val="20"/>
              </w:rPr>
            </w:pPr>
          </w:p>
        </w:tc>
        <w:tc>
          <w:tcPr>
            <w:tcW w:w="770" w:type="pct"/>
          </w:tcPr>
          <w:p w14:paraId="256B519B" w14:textId="77777777" w:rsidR="002E1581" w:rsidRPr="009A2958" w:rsidRDefault="002E1581" w:rsidP="00432A8C">
            <w:pPr>
              <w:pStyle w:val="a8"/>
              <w:widowControl/>
              <w:numPr>
                <w:ilvl w:val="0"/>
                <w:numId w:val="2"/>
              </w:numPr>
              <w:spacing w:before="40" w:after="120" w:line="276" w:lineRule="auto"/>
              <w:rPr>
                <w:rFonts w:cs="Times New Roman"/>
                <w:sz w:val="20"/>
                <w:szCs w:val="20"/>
              </w:rPr>
            </w:pPr>
            <w:r w:rsidRPr="009A2958">
              <w:rPr>
                <w:rFonts w:cs="Times New Roman"/>
                <w:sz w:val="20"/>
                <w:szCs w:val="20"/>
              </w:rPr>
              <w:t>해당사항</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tc>
      </w:tr>
      <w:tr w:rsidR="00632E3A" w:rsidRPr="009A2958" w14:paraId="533F3453" w14:textId="77777777" w:rsidTr="00061A1F">
        <w:trPr>
          <w:trHeight w:val="340"/>
        </w:trPr>
        <w:tc>
          <w:tcPr>
            <w:tcW w:w="619" w:type="pct"/>
          </w:tcPr>
          <w:p w14:paraId="44D5DF65" w14:textId="1A079A92" w:rsidR="00632E3A" w:rsidRDefault="00632E3A" w:rsidP="002654E1">
            <w:pPr>
              <w:widowControl/>
              <w:spacing w:before="40" w:after="120" w:line="276" w:lineRule="auto"/>
              <w:jc w:val="center"/>
              <w:outlineLvl w:val="0"/>
              <w:rPr>
                <w:rFonts w:cs="Times New Roman"/>
                <w:b/>
                <w:color w:val="404040" w:themeColor="text1" w:themeTint="BF"/>
                <w:kern w:val="0"/>
                <w:sz w:val="20"/>
                <w:szCs w:val="20"/>
                <w:highlight w:val="yellow"/>
              </w:rPr>
            </w:pPr>
            <w:bookmarkStart w:id="2" w:name="_Toc108480398"/>
            <w:bookmarkStart w:id="3" w:name="_Toc108512954"/>
            <w:r w:rsidRPr="0017297B">
              <w:rPr>
                <w:rFonts w:cs="Times New Roman" w:hint="eastAsia"/>
                <w:b/>
                <w:color w:val="404040" w:themeColor="text1" w:themeTint="BF"/>
                <w:kern w:val="0"/>
                <w:sz w:val="20"/>
                <w:szCs w:val="20"/>
              </w:rPr>
              <w:t>주주간계약</w:t>
            </w:r>
            <w:bookmarkEnd w:id="2"/>
            <w:bookmarkEnd w:id="3"/>
          </w:p>
        </w:tc>
        <w:tc>
          <w:tcPr>
            <w:tcW w:w="26" w:type="pct"/>
            <w:tcBorders>
              <w:top w:val="nil"/>
              <w:bottom w:val="nil"/>
            </w:tcBorders>
          </w:tcPr>
          <w:p w14:paraId="5BE7F3B1" w14:textId="77777777" w:rsidR="00632E3A" w:rsidRPr="009A2958" w:rsidRDefault="00632E3A" w:rsidP="00432A8C">
            <w:pPr>
              <w:widowControl/>
              <w:spacing w:before="40" w:after="120" w:line="276" w:lineRule="auto"/>
              <w:rPr>
                <w:rFonts w:cs="Times New Roman"/>
                <w:b/>
                <w:sz w:val="20"/>
                <w:szCs w:val="20"/>
              </w:rPr>
            </w:pPr>
          </w:p>
        </w:tc>
        <w:tc>
          <w:tcPr>
            <w:tcW w:w="1804" w:type="pct"/>
          </w:tcPr>
          <w:p w14:paraId="3701BE8B" w14:textId="77777777" w:rsidR="008E175A" w:rsidRDefault="00806417" w:rsidP="00FD3845">
            <w:pPr>
              <w:pStyle w:val="a8"/>
              <w:widowControl/>
              <w:numPr>
                <w:ilvl w:val="0"/>
                <w:numId w:val="2"/>
              </w:numPr>
              <w:spacing w:before="40" w:after="120" w:line="276" w:lineRule="auto"/>
              <w:rPr>
                <w:rFonts w:cs="Times New Roman"/>
                <w:sz w:val="20"/>
                <w:szCs w:val="20"/>
              </w:rPr>
            </w:pPr>
            <w:r w:rsidRPr="008E175A">
              <w:rPr>
                <w:rFonts w:cs="Times New Roman" w:hint="eastAsia"/>
                <w:sz w:val="20"/>
                <w:szCs w:val="20"/>
              </w:rPr>
              <w:t>대상회사의</w:t>
            </w:r>
            <w:r w:rsidRPr="008E175A">
              <w:rPr>
                <w:rFonts w:cs="Times New Roman" w:hint="eastAsia"/>
                <w:sz w:val="20"/>
                <w:szCs w:val="20"/>
              </w:rPr>
              <w:t xml:space="preserve"> </w:t>
            </w:r>
            <w:r w:rsidRPr="008E175A">
              <w:rPr>
                <w:rFonts w:cs="Times New Roman" w:hint="eastAsia"/>
                <w:sz w:val="20"/>
                <w:szCs w:val="20"/>
              </w:rPr>
              <w:t>주주간계약</w:t>
            </w:r>
            <w:r w:rsidRPr="008E175A">
              <w:rPr>
                <w:rFonts w:cs="Times New Roman" w:hint="eastAsia"/>
                <w:sz w:val="20"/>
                <w:szCs w:val="20"/>
              </w:rPr>
              <w:t xml:space="preserve"> </w:t>
            </w:r>
            <w:r w:rsidRPr="008E175A">
              <w:rPr>
                <w:rFonts w:cs="Times New Roman" w:hint="eastAsia"/>
                <w:sz w:val="20"/>
                <w:szCs w:val="20"/>
              </w:rPr>
              <w:t>자체를</w:t>
            </w:r>
            <w:r w:rsidRPr="008E175A">
              <w:rPr>
                <w:rFonts w:cs="Times New Roman" w:hint="eastAsia"/>
                <w:sz w:val="20"/>
                <w:szCs w:val="20"/>
              </w:rPr>
              <w:t xml:space="preserve"> </w:t>
            </w:r>
            <w:r w:rsidRPr="008E175A">
              <w:rPr>
                <w:rFonts w:cs="Times New Roman" w:hint="eastAsia"/>
                <w:sz w:val="20"/>
                <w:szCs w:val="20"/>
              </w:rPr>
              <w:t>제공받지는</w:t>
            </w:r>
            <w:r w:rsidRPr="008E175A">
              <w:rPr>
                <w:rFonts w:cs="Times New Roman" w:hint="eastAsia"/>
                <w:sz w:val="20"/>
                <w:szCs w:val="20"/>
              </w:rPr>
              <w:t xml:space="preserve"> </w:t>
            </w:r>
            <w:r w:rsidRPr="008E175A">
              <w:rPr>
                <w:rFonts w:cs="Times New Roman" w:hint="eastAsia"/>
                <w:sz w:val="20"/>
                <w:szCs w:val="20"/>
              </w:rPr>
              <w:t>못하였으나</w:t>
            </w:r>
            <w:r w:rsidRPr="008E175A">
              <w:rPr>
                <w:rFonts w:cs="Times New Roman" w:hint="eastAsia"/>
                <w:sz w:val="20"/>
                <w:szCs w:val="20"/>
              </w:rPr>
              <w:t xml:space="preserve">, </w:t>
            </w:r>
            <w:r w:rsidR="008463FB" w:rsidRPr="008E175A">
              <w:rPr>
                <w:rFonts w:cs="Times New Roman" w:hint="eastAsia"/>
                <w:sz w:val="20"/>
                <w:szCs w:val="20"/>
              </w:rPr>
              <w:t>제공된</w:t>
            </w:r>
            <w:r w:rsidR="008463FB" w:rsidRPr="008E175A">
              <w:rPr>
                <w:rFonts w:cs="Times New Roman" w:hint="eastAsia"/>
                <w:sz w:val="20"/>
                <w:szCs w:val="20"/>
              </w:rPr>
              <w:t xml:space="preserve"> </w:t>
            </w:r>
            <w:r w:rsidR="008463FB" w:rsidRPr="008E175A">
              <w:rPr>
                <w:rFonts w:cs="Times New Roman" w:hint="eastAsia"/>
                <w:sz w:val="20"/>
                <w:szCs w:val="20"/>
              </w:rPr>
              <w:t>답변에</w:t>
            </w:r>
            <w:r w:rsidR="008463FB" w:rsidRPr="008E175A">
              <w:rPr>
                <w:rFonts w:cs="Times New Roman" w:hint="eastAsia"/>
                <w:sz w:val="20"/>
                <w:szCs w:val="20"/>
              </w:rPr>
              <w:t xml:space="preserve"> </w:t>
            </w:r>
            <w:r w:rsidR="008463FB" w:rsidRPr="008E175A">
              <w:rPr>
                <w:rFonts w:cs="Times New Roman" w:hint="eastAsia"/>
                <w:sz w:val="20"/>
                <w:szCs w:val="20"/>
              </w:rPr>
              <w:t>따르면</w:t>
            </w:r>
            <w:r w:rsidR="008463FB" w:rsidRPr="008E175A">
              <w:rPr>
                <w:rFonts w:cs="Times New Roman" w:hint="eastAsia"/>
                <w:sz w:val="20"/>
                <w:szCs w:val="20"/>
              </w:rPr>
              <w:t xml:space="preserve"> </w:t>
            </w:r>
            <w:r w:rsidR="005B353C" w:rsidRPr="008E175A">
              <w:rPr>
                <w:rFonts w:cs="Times New Roman" w:hint="eastAsia"/>
                <w:sz w:val="20"/>
                <w:szCs w:val="20"/>
              </w:rPr>
              <w:t>대상회사에</w:t>
            </w:r>
            <w:r w:rsidR="005B353C" w:rsidRPr="008E175A">
              <w:rPr>
                <w:rFonts w:cs="Times New Roman" w:hint="eastAsia"/>
                <w:sz w:val="20"/>
                <w:szCs w:val="20"/>
              </w:rPr>
              <w:t xml:space="preserve"> </w:t>
            </w:r>
            <w:r w:rsidR="005B353C" w:rsidRPr="008E175A">
              <w:rPr>
                <w:rFonts w:cs="Times New Roman" w:hint="eastAsia"/>
                <w:sz w:val="20"/>
                <w:szCs w:val="20"/>
              </w:rPr>
              <w:t>대한</w:t>
            </w:r>
            <w:r w:rsidR="005B353C" w:rsidRPr="008E175A">
              <w:rPr>
                <w:rFonts w:cs="Times New Roman" w:hint="eastAsia"/>
                <w:sz w:val="20"/>
                <w:szCs w:val="20"/>
              </w:rPr>
              <w:t xml:space="preserve"> </w:t>
            </w:r>
            <w:r w:rsidR="005B353C" w:rsidRPr="008E175A">
              <w:rPr>
                <w:rFonts w:cs="Times New Roman" w:hint="eastAsia"/>
                <w:sz w:val="20"/>
                <w:szCs w:val="20"/>
              </w:rPr>
              <w:t>투자</w:t>
            </w:r>
            <w:r w:rsidR="005B353C" w:rsidRPr="008E175A">
              <w:rPr>
                <w:rFonts w:cs="Times New Roman" w:hint="eastAsia"/>
                <w:sz w:val="20"/>
                <w:szCs w:val="20"/>
              </w:rPr>
              <w:t xml:space="preserve"> </w:t>
            </w:r>
            <w:r w:rsidR="005B353C" w:rsidRPr="008E175A">
              <w:rPr>
                <w:rFonts w:cs="Times New Roman" w:hint="eastAsia"/>
                <w:sz w:val="20"/>
                <w:szCs w:val="20"/>
              </w:rPr>
              <w:t>시기별로</w:t>
            </w:r>
            <w:r w:rsidR="005B353C" w:rsidRPr="008E175A">
              <w:rPr>
                <w:rFonts w:cs="Times New Roman" w:hint="eastAsia"/>
                <w:sz w:val="20"/>
                <w:szCs w:val="20"/>
              </w:rPr>
              <w:t xml:space="preserve"> </w:t>
            </w:r>
            <w:r w:rsidR="005B353C" w:rsidRPr="008E175A">
              <w:rPr>
                <w:rFonts w:cs="Times New Roman"/>
                <w:sz w:val="20"/>
                <w:szCs w:val="20"/>
              </w:rPr>
              <w:t>3</w:t>
            </w:r>
            <w:r w:rsidR="005B353C" w:rsidRPr="008E175A">
              <w:rPr>
                <w:rFonts w:cs="Times New Roman" w:hint="eastAsia"/>
                <w:sz w:val="20"/>
                <w:szCs w:val="20"/>
              </w:rPr>
              <w:t>가지</w:t>
            </w:r>
            <w:r w:rsidR="005B353C" w:rsidRPr="008E175A">
              <w:rPr>
                <w:rFonts w:cs="Times New Roman" w:hint="eastAsia"/>
                <w:sz w:val="20"/>
                <w:szCs w:val="20"/>
              </w:rPr>
              <w:t xml:space="preserve"> </w:t>
            </w:r>
            <w:r w:rsidR="005B353C" w:rsidRPr="008E175A">
              <w:rPr>
                <w:rFonts w:cs="Times New Roman" w:hint="eastAsia"/>
                <w:sz w:val="20"/>
                <w:szCs w:val="20"/>
              </w:rPr>
              <w:t>종류의</w:t>
            </w:r>
            <w:r w:rsidR="005B353C" w:rsidRPr="008E175A">
              <w:rPr>
                <w:rFonts w:cs="Times New Roman" w:hint="eastAsia"/>
                <w:sz w:val="20"/>
                <w:szCs w:val="20"/>
              </w:rPr>
              <w:t xml:space="preserve"> </w:t>
            </w:r>
            <w:r w:rsidR="005B353C" w:rsidRPr="008E175A">
              <w:rPr>
                <w:rFonts w:cs="Times New Roman" w:hint="eastAsia"/>
                <w:sz w:val="20"/>
                <w:szCs w:val="20"/>
              </w:rPr>
              <w:t>주주간계약이</w:t>
            </w:r>
            <w:r w:rsidR="005B353C" w:rsidRPr="008E175A">
              <w:rPr>
                <w:rFonts w:cs="Times New Roman" w:hint="eastAsia"/>
                <w:sz w:val="20"/>
                <w:szCs w:val="20"/>
              </w:rPr>
              <w:t xml:space="preserve"> </w:t>
            </w:r>
            <w:r w:rsidR="008E175A">
              <w:rPr>
                <w:rFonts w:cs="Times New Roman" w:hint="eastAsia"/>
                <w:sz w:val="20"/>
                <w:szCs w:val="20"/>
              </w:rPr>
              <w:t>존재함</w:t>
            </w:r>
            <w:r w:rsidR="008E175A">
              <w:rPr>
                <w:rFonts w:cs="Times New Roman" w:hint="eastAsia"/>
                <w:sz w:val="20"/>
                <w:szCs w:val="20"/>
              </w:rPr>
              <w:t>.</w:t>
            </w:r>
            <w:r w:rsidR="008E175A">
              <w:rPr>
                <w:rFonts w:cs="Times New Roman"/>
                <w:sz w:val="20"/>
                <w:szCs w:val="20"/>
              </w:rPr>
              <w:t xml:space="preserve"> </w:t>
            </w:r>
          </w:p>
          <w:p w14:paraId="29492B3A" w14:textId="43E8FE64" w:rsidR="008E175A" w:rsidRPr="00FD3845" w:rsidRDefault="005B3A2E" w:rsidP="00FD3845">
            <w:pPr>
              <w:pStyle w:val="a8"/>
              <w:widowControl/>
              <w:numPr>
                <w:ilvl w:val="0"/>
                <w:numId w:val="38"/>
              </w:numPr>
              <w:spacing w:before="40" w:after="120" w:line="264" w:lineRule="auto"/>
              <w:ind w:left="568" w:hanging="284"/>
              <w:rPr>
                <w:rFonts w:cs="Times New Roman"/>
                <w:sz w:val="20"/>
                <w:szCs w:val="20"/>
              </w:rPr>
            </w:pPr>
            <w:r w:rsidRPr="00FD3845">
              <w:rPr>
                <w:rFonts w:cs="Times New Roman"/>
                <w:sz w:val="20"/>
                <w:szCs w:val="20"/>
              </w:rPr>
              <w:t>1</w:t>
            </w:r>
            <w:r w:rsidRPr="00FD3845">
              <w:rPr>
                <w:rFonts w:cs="Times New Roman" w:hint="eastAsia"/>
                <w:sz w:val="20"/>
                <w:szCs w:val="20"/>
              </w:rPr>
              <w:t>그룹</w:t>
            </w:r>
            <w:r w:rsidRPr="00FD3845">
              <w:rPr>
                <w:rFonts w:cs="Times New Roman" w:hint="eastAsia"/>
                <w:sz w:val="20"/>
                <w:szCs w:val="20"/>
              </w:rPr>
              <w:t xml:space="preserve"> </w:t>
            </w:r>
            <w:r w:rsidRPr="00FD3845">
              <w:rPr>
                <w:rFonts w:cs="Times New Roman" w:hint="eastAsia"/>
                <w:sz w:val="20"/>
                <w:szCs w:val="20"/>
              </w:rPr>
              <w:t>투자자들</w:t>
            </w:r>
            <w:r w:rsidRPr="00FD3845">
              <w:rPr>
                <w:rFonts w:cs="Times New Roman" w:hint="eastAsia"/>
                <w:sz w:val="20"/>
                <w:szCs w:val="20"/>
              </w:rPr>
              <w:t>(</w:t>
            </w:r>
            <w:r w:rsidRPr="00FD3845">
              <w:rPr>
                <w:rFonts w:cs="Times New Roman"/>
                <w:sz w:val="20"/>
                <w:szCs w:val="20"/>
              </w:rPr>
              <w:t xml:space="preserve">TPG, </w:t>
            </w:r>
            <w:r w:rsidRPr="00FD3845">
              <w:rPr>
                <w:rFonts w:cs="Times New Roman" w:hint="eastAsia"/>
                <w:sz w:val="20"/>
                <w:szCs w:val="20"/>
              </w:rPr>
              <w:t>오릭스</w:t>
            </w:r>
            <w:r w:rsidRPr="00FD3845">
              <w:rPr>
                <w:rFonts w:cs="Times New Roman"/>
                <w:sz w:val="20"/>
                <w:szCs w:val="20"/>
              </w:rPr>
              <w:t xml:space="preserve">, </w:t>
            </w:r>
            <w:r w:rsidRPr="00FD3845">
              <w:rPr>
                <w:rFonts w:cs="Times New Roman" w:hint="eastAsia"/>
                <w:sz w:val="20"/>
                <w:szCs w:val="20"/>
              </w:rPr>
              <w:t>한국투자증권</w:t>
            </w:r>
            <w:r w:rsidRPr="00FD3845">
              <w:rPr>
                <w:rFonts w:cs="Times New Roman" w:hint="eastAsia"/>
                <w:sz w:val="20"/>
                <w:szCs w:val="20"/>
              </w:rPr>
              <w:t xml:space="preserve"> </w:t>
            </w:r>
            <w:r w:rsidRPr="00FD3845">
              <w:rPr>
                <w:rFonts w:cs="Times New Roman" w:hint="eastAsia"/>
                <w:sz w:val="20"/>
                <w:szCs w:val="20"/>
              </w:rPr>
              <w:t>등</w:t>
            </w:r>
            <w:r w:rsidRPr="00FD3845">
              <w:rPr>
                <w:rFonts w:cs="Times New Roman" w:hint="eastAsia"/>
                <w:sz w:val="20"/>
                <w:szCs w:val="20"/>
              </w:rPr>
              <w:t>)</w:t>
            </w:r>
            <w:r w:rsidRPr="00FD3845">
              <w:rPr>
                <w:rFonts w:cs="Times New Roman" w:hint="eastAsia"/>
                <w:sz w:val="20"/>
                <w:szCs w:val="20"/>
              </w:rPr>
              <w:t>과</w:t>
            </w:r>
            <w:r w:rsidRPr="00FD3845">
              <w:rPr>
                <w:rFonts w:cs="Times New Roman" w:hint="eastAsia"/>
                <w:sz w:val="20"/>
                <w:szCs w:val="20"/>
              </w:rPr>
              <w:t xml:space="preserve"> </w:t>
            </w:r>
            <w:r w:rsidRPr="00FD3845">
              <w:rPr>
                <w:rFonts w:cs="Times New Roman" w:hint="eastAsia"/>
                <w:sz w:val="20"/>
                <w:szCs w:val="20"/>
              </w:rPr>
              <w:t>체결하고</w:t>
            </w:r>
            <w:r w:rsidRPr="00FD3845">
              <w:rPr>
                <w:rFonts w:cs="Times New Roman" w:hint="eastAsia"/>
                <w:sz w:val="20"/>
                <w:szCs w:val="20"/>
              </w:rPr>
              <w:t xml:space="preserve"> </w:t>
            </w:r>
            <w:r w:rsidRPr="00FD3845">
              <w:rPr>
                <w:rFonts w:cs="Times New Roman" w:hint="eastAsia"/>
                <w:sz w:val="20"/>
                <w:szCs w:val="20"/>
              </w:rPr>
              <w:t>있는</w:t>
            </w:r>
            <w:r w:rsidRPr="00FD3845">
              <w:rPr>
                <w:rFonts w:cs="Times New Roman" w:hint="eastAsia"/>
                <w:sz w:val="20"/>
                <w:szCs w:val="20"/>
              </w:rPr>
              <w:t xml:space="preserve"> </w:t>
            </w:r>
            <w:r w:rsidRPr="00FD3845">
              <w:rPr>
                <w:rFonts w:cs="Times New Roman" w:hint="eastAsia"/>
                <w:sz w:val="20"/>
                <w:szCs w:val="20"/>
              </w:rPr>
              <w:t>주주간계약</w:t>
            </w:r>
            <w:r w:rsidR="007E73D6" w:rsidRPr="00FD3845">
              <w:rPr>
                <w:rFonts w:cs="Times New Roman" w:hint="eastAsia"/>
                <w:sz w:val="20"/>
                <w:szCs w:val="20"/>
              </w:rPr>
              <w:t>(</w:t>
            </w:r>
            <w:r w:rsidR="007E73D6" w:rsidRPr="00FD3845">
              <w:rPr>
                <w:rFonts w:cs="Times New Roman"/>
                <w:sz w:val="20"/>
                <w:szCs w:val="20"/>
              </w:rPr>
              <w:t>“</w:t>
            </w:r>
            <w:r w:rsidR="007E73D6" w:rsidRPr="00FD3845">
              <w:rPr>
                <w:rFonts w:cs="Times New Roman"/>
                <w:b/>
                <w:sz w:val="20"/>
                <w:szCs w:val="20"/>
                <w:u w:val="single"/>
              </w:rPr>
              <w:t>1</w:t>
            </w:r>
            <w:r w:rsidR="007E73D6" w:rsidRPr="00FD3845">
              <w:rPr>
                <w:rFonts w:cs="Times New Roman" w:hint="eastAsia"/>
                <w:b/>
                <w:sz w:val="20"/>
                <w:szCs w:val="20"/>
                <w:u w:val="single"/>
              </w:rPr>
              <w:t>그룹</w:t>
            </w:r>
            <w:r w:rsidR="007E73D6" w:rsidRPr="00FD3845">
              <w:rPr>
                <w:rFonts w:cs="Times New Roman" w:hint="eastAsia"/>
                <w:b/>
                <w:sz w:val="20"/>
                <w:szCs w:val="20"/>
                <w:u w:val="single"/>
              </w:rPr>
              <w:t xml:space="preserve"> </w:t>
            </w:r>
            <w:r w:rsidR="007E73D6" w:rsidRPr="00FD3845">
              <w:rPr>
                <w:rFonts w:cs="Times New Roman" w:hint="eastAsia"/>
                <w:b/>
                <w:sz w:val="20"/>
                <w:szCs w:val="20"/>
                <w:u w:val="single"/>
              </w:rPr>
              <w:t>주주간계약</w:t>
            </w:r>
            <w:r w:rsidR="007E73D6" w:rsidRPr="00FD3845">
              <w:rPr>
                <w:rFonts w:cs="Times New Roman"/>
                <w:sz w:val="20"/>
                <w:szCs w:val="20"/>
              </w:rPr>
              <w:t>”)</w:t>
            </w:r>
            <w:r w:rsidRPr="00FD3845">
              <w:rPr>
                <w:rFonts w:cs="Times New Roman" w:hint="eastAsia"/>
                <w:sz w:val="20"/>
                <w:szCs w:val="20"/>
              </w:rPr>
              <w:t>의</w:t>
            </w:r>
            <w:r w:rsidRPr="00FD3845">
              <w:rPr>
                <w:rFonts w:cs="Times New Roman" w:hint="eastAsia"/>
                <w:sz w:val="20"/>
                <w:szCs w:val="20"/>
              </w:rPr>
              <w:t xml:space="preserve"> </w:t>
            </w:r>
            <w:r w:rsidRPr="00FD3845">
              <w:rPr>
                <w:rFonts w:cs="Times New Roman" w:hint="eastAsia"/>
                <w:sz w:val="20"/>
                <w:szCs w:val="20"/>
              </w:rPr>
              <w:lastRenderedPageBreak/>
              <w:t>경우</w:t>
            </w:r>
            <w:r w:rsidRPr="00FD3845">
              <w:rPr>
                <w:rFonts w:cs="Times New Roman" w:hint="eastAsia"/>
                <w:sz w:val="20"/>
                <w:szCs w:val="20"/>
              </w:rPr>
              <w:t xml:space="preserve"> </w:t>
            </w:r>
            <w:r w:rsidRPr="00FD3845">
              <w:rPr>
                <w:rFonts w:cs="Times New Roman" w:hint="eastAsia"/>
                <w:sz w:val="20"/>
                <w:szCs w:val="20"/>
              </w:rPr>
              <w:t>대표</w:t>
            </w:r>
            <w:r w:rsidRPr="00FD3845">
              <w:rPr>
                <w:rFonts w:cs="Times New Roman" w:hint="eastAsia"/>
                <w:sz w:val="20"/>
                <w:szCs w:val="20"/>
              </w:rPr>
              <w:t xml:space="preserve"> </w:t>
            </w:r>
            <w:r w:rsidRPr="00FD3845">
              <w:rPr>
                <w:rFonts w:cs="Times New Roman" w:hint="eastAsia"/>
                <w:sz w:val="20"/>
                <w:szCs w:val="20"/>
              </w:rPr>
              <w:t>투자자인</w:t>
            </w:r>
            <w:r w:rsidRPr="00FD3845">
              <w:rPr>
                <w:rFonts w:cs="Times New Roman" w:hint="eastAsia"/>
                <w:sz w:val="20"/>
                <w:szCs w:val="20"/>
              </w:rPr>
              <w:t xml:space="preserve"> </w:t>
            </w:r>
            <w:r w:rsidRPr="00FD3845">
              <w:rPr>
                <w:rFonts w:cs="Times New Roman"/>
                <w:sz w:val="20"/>
                <w:szCs w:val="20"/>
              </w:rPr>
              <w:t>TPG</w:t>
            </w:r>
            <w:r w:rsidRPr="00FD3845">
              <w:rPr>
                <w:rFonts w:cs="Times New Roman" w:hint="eastAsia"/>
                <w:sz w:val="20"/>
                <w:szCs w:val="20"/>
              </w:rPr>
              <w:t>가</w:t>
            </w:r>
            <w:r w:rsidRPr="00FD3845">
              <w:rPr>
                <w:rFonts w:cs="Times New Roman" w:hint="eastAsia"/>
                <w:sz w:val="20"/>
                <w:szCs w:val="20"/>
              </w:rPr>
              <w:t xml:space="preserve"> </w:t>
            </w:r>
            <w:r w:rsidR="007E73D6" w:rsidRPr="00FD3845">
              <w:rPr>
                <w:rFonts w:cs="Times New Roman" w:hint="eastAsia"/>
                <w:sz w:val="20"/>
                <w:szCs w:val="20"/>
              </w:rPr>
              <w:t>최대주주</w:t>
            </w:r>
            <w:r w:rsidR="007E73D6" w:rsidRPr="00FD3845">
              <w:rPr>
                <w:rFonts w:cs="Times New Roman" w:hint="eastAsia"/>
                <w:sz w:val="20"/>
                <w:szCs w:val="20"/>
              </w:rPr>
              <w:t xml:space="preserve"> </w:t>
            </w:r>
            <w:r w:rsidR="007E73D6" w:rsidRPr="00FD3845">
              <w:rPr>
                <w:rFonts w:cs="Times New Roman" w:hint="eastAsia"/>
                <w:sz w:val="20"/>
                <w:szCs w:val="20"/>
              </w:rPr>
              <w:t>변경을</w:t>
            </w:r>
            <w:r w:rsidR="007E73D6" w:rsidRPr="00FD3845">
              <w:rPr>
                <w:rFonts w:cs="Times New Roman" w:hint="eastAsia"/>
                <w:sz w:val="20"/>
                <w:szCs w:val="20"/>
              </w:rPr>
              <w:t xml:space="preserve"> </w:t>
            </w:r>
            <w:r w:rsidR="007E73D6" w:rsidRPr="00FD3845">
              <w:rPr>
                <w:rFonts w:cs="Times New Roman" w:hint="eastAsia"/>
                <w:sz w:val="20"/>
                <w:szCs w:val="20"/>
              </w:rPr>
              <w:t>수반하는</w:t>
            </w:r>
            <w:r w:rsidR="007E73D6" w:rsidRPr="00FD3845">
              <w:rPr>
                <w:rFonts w:cs="Times New Roman" w:hint="eastAsia"/>
                <w:sz w:val="20"/>
                <w:szCs w:val="20"/>
              </w:rPr>
              <w:t xml:space="preserve"> </w:t>
            </w:r>
            <w:r w:rsidR="007E73D6" w:rsidRPr="00FD3845">
              <w:rPr>
                <w:rFonts w:cs="Times New Roman" w:hint="eastAsia"/>
                <w:sz w:val="20"/>
                <w:szCs w:val="20"/>
              </w:rPr>
              <w:t>㈜카카오의</w:t>
            </w:r>
            <w:r w:rsidR="007E73D6" w:rsidRPr="00FD3845">
              <w:rPr>
                <w:rFonts w:cs="Times New Roman" w:hint="eastAsia"/>
                <w:sz w:val="20"/>
                <w:szCs w:val="20"/>
              </w:rPr>
              <w:t xml:space="preserve"> </w:t>
            </w:r>
            <w:r w:rsidR="007E73D6" w:rsidRPr="00FD3845">
              <w:rPr>
                <w:rFonts w:cs="Times New Roman" w:hint="eastAsia"/>
                <w:sz w:val="20"/>
                <w:szCs w:val="20"/>
              </w:rPr>
              <w:t>주식양도에</w:t>
            </w:r>
            <w:r w:rsidR="007E73D6" w:rsidRPr="00FD3845">
              <w:rPr>
                <w:rFonts w:cs="Times New Roman" w:hint="eastAsia"/>
                <w:sz w:val="20"/>
                <w:szCs w:val="20"/>
              </w:rPr>
              <w:t xml:space="preserve"> </w:t>
            </w:r>
            <w:r w:rsidR="007E73D6" w:rsidRPr="00FD3845">
              <w:rPr>
                <w:rFonts w:cs="Times New Roman" w:hint="eastAsia"/>
                <w:sz w:val="20"/>
                <w:szCs w:val="20"/>
              </w:rPr>
              <w:t>대한</w:t>
            </w:r>
            <w:r w:rsidR="007E73D6" w:rsidRPr="00FD3845">
              <w:rPr>
                <w:rFonts w:cs="Times New Roman" w:hint="eastAsia"/>
                <w:sz w:val="20"/>
                <w:szCs w:val="20"/>
              </w:rPr>
              <w:t xml:space="preserve"> </w:t>
            </w:r>
            <w:r w:rsidR="007E73D6" w:rsidRPr="00FD3845">
              <w:rPr>
                <w:rFonts w:cs="Times New Roman" w:hint="eastAsia"/>
                <w:sz w:val="20"/>
                <w:szCs w:val="20"/>
              </w:rPr>
              <w:t>사전동의권을</w:t>
            </w:r>
            <w:r w:rsidR="007E73D6" w:rsidRPr="00FD3845">
              <w:rPr>
                <w:rFonts w:cs="Times New Roman" w:hint="eastAsia"/>
                <w:sz w:val="20"/>
                <w:szCs w:val="20"/>
              </w:rPr>
              <w:t xml:space="preserve"> </w:t>
            </w:r>
            <w:r w:rsidR="007E73D6" w:rsidRPr="00FD3845">
              <w:rPr>
                <w:rFonts w:cs="Times New Roman" w:hint="eastAsia"/>
                <w:sz w:val="20"/>
                <w:szCs w:val="20"/>
              </w:rPr>
              <w:t>가지고</w:t>
            </w:r>
            <w:r w:rsidR="007E73D6" w:rsidRPr="00FD3845">
              <w:rPr>
                <w:rFonts w:cs="Times New Roman" w:hint="eastAsia"/>
                <w:sz w:val="20"/>
                <w:szCs w:val="20"/>
              </w:rPr>
              <w:t xml:space="preserve"> </w:t>
            </w:r>
            <w:r w:rsidR="007E73D6" w:rsidRPr="00FD3845">
              <w:rPr>
                <w:rFonts w:cs="Times New Roman" w:hint="eastAsia"/>
                <w:sz w:val="20"/>
                <w:szCs w:val="20"/>
              </w:rPr>
              <w:t>있</w:t>
            </w:r>
            <w:r w:rsidR="000B6966">
              <w:rPr>
                <w:rFonts w:cs="Times New Roman" w:hint="eastAsia"/>
                <w:sz w:val="20"/>
                <w:szCs w:val="20"/>
              </w:rPr>
              <w:t>고</w:t>
            </w:r>
            <w:r w:rsidR="000B6966">
              <w:rPr>
                <w:rFonts w:cs="Times New Roman" w:hint="eastAsia"/>
                <w:sz w:val="20"/>
                <w:szCs w:val="20"/>
              </w:rPr>
              <w:t>,</w:t>
            </w:r>
            <w:r w:rsidR="000B6966">
              <w:rPr>
                <w:rFonts w:cs="Times New Roman"/>
                <w:sz w:val="20"/>
                <w:szCs w:val="20"/>
              </w:rPr>
              <w:t xml:space="preserve"> </w:t>
            </w:r>
            <w:r w:rsidR="004B2E16">
              <w:rPr>
                <w:rFonts w:cs="Times New Roman"/>
                <w:sz w:val="20"/>
                <w:szCs w:val="20"/>
              </w:rPr>
              <w:t>TPG</w:t>
            </w:r>
            <w:r w:rsidR="004B2E16">
              <w:rPr>
                <w:rFonts w:cs="Times New Roman" w:hint="eastAsia"/>
                <w:sz w:val="20"/>
                <w:szCs w:val="20"/>
              </w:rPr>
              <w:t>의</w:t>
            </w:r>
            <w:r w:rsidR="004B2E16">
              <w:rPr>
                <w:rFonts w:cs="Times New Roman" w:hint="eastAsia"/>
                <w:sz w:val="20"/>
                <w:szCs w:val="20"/>
              </w:rPr>
              <w:t xml:space="preserve"> </w:t>
            </w:r>
            <w:r w:rsidR="004B2E16">
              <w:rPr>
                <w:rFonts w:cs="Times New Roman" w:hint="eastAsia"/>
                <w:sz w:val="20"/>
                <w:szCs w:val="20"/>
              </w:rPr>
              <w:t>사전동의권</w:t>
            </w:r>
            <w:r w:rsidR="004B2E16">
              <w:rPr>
                <w:rFonts w:cs="Times New Roman" w:hint="eastAsia"/>
                <w:sz w:val="20"/>
                <w:szCs w:val="20"/>
              </w:rPr>
              <w:t xml:space="preserve"> </w:t>
            </w:r>
            <w:r w:rsidR="004B2E16">
              <w:rPr>
                <w:rFonts w:cs="Times New Roman" w:hint="eastAsia"/>
                <w:sz w:val="20"/>
                <w:szCs w:val="20"/>
              </w:rPr>
              <w:t>외에</w:t>
            </w:r>
            <w:r w:rsidR="004B2E16">
              <w:rPr>
                <w:rFonts w:cs="Times New Roman" w:hint="eastAsia"/>
                <w:sz w:val="20"/>
                <w:szCs w:val="20"/>
              </w:rPr>
              <w:t xml:space="preserve"> </w:t>
            </w:r>
            <w:r w:rsidR="000B6966">
              <w:rPr>
                <w:rFonts w:cs="Times New Roman" w:hint="eastAsia"/>
                <w:sz w:val="20"/>
                <w:szCs w:val="20"/>
              </w:rPr>
              <w:t>각</w:t>
            </w:r>
            <w:r w:rsidR="000B6966">
              <w:rPr>
                <w:rFonts w:cs="Times New Roman" w:hint="eastAsia"/>
                <w:sz w:val="20"/>
                <w:szCs w:val="20"/>
              </w:rPr>
              <w:t xml:space="preserve"> </w:t>
            </w:r>
            <w:r w:rsidR="000B6966">
              <w:rPr>
                <w:rFonts w:cs="Times New Roman" w:hint="eastAsia"/>
                <w:sz w:val="20"/>
                <w:szCs w:val="20"/>
              </w:rPr>
              <w:t>투자자들은</w:t>
            </w:r>
            <w:r w:rsidR="000B6966">
              <w:rPr>
                <w:rFonts w:cs="Times New Roman" w:hint="eastAsia"/>
                <w:sz w:val="20"/>
                <w:szCs w:val="20"/>
              </w:rPr>
              <w:t xml:space="preserve"> </w:t>
            </w:r>
            <w:r w:rsidR="000B6966" w:rsidRPr="008E175A">
              <w:rPr>
                <w:rFonts w:cs="Times New Roman" w:hint="eastAsia"/>
                <w:sz w:val="20"/>
                <w:szCs w:val="20"/>
              </w:rPr>
              <w:t>우선매수권</w:t>
            </w:r>
            <w:r w:rsidR="000B6966" w:rsidRPr="008E175A">
              <w:rPr>
                <w:rFonts w:cs="Times New Roman" w:hint="eastAsia"/>
                <w:sz w:val="20"/>
                <w:szCs w:val="20"/>
              </w:rPr>
              <w:t xml:space="preserve"> </w:t>
            </w:r>
            <w:r w:rsidR="000B6966" w:rsidRPr="008E175A">
              <w:rPr>
                <w:rFonts w:cs="Times New Roman" w:hint="eastAsia"/>
                <w:sz w:val="20"/>
                <w:szCs w:val="20"/>
              </w:rPr>
              <w:t>및</w:t>
            </w:r>
            <w:r w:rsidR="000B6966" w:rsidRPr="008E175A">
              <w:rPr>
                <w:rFonts w:cs="Times New Roman" w:hint="eastAsia"/>
                <w:sz w:val="20"/>
                <w:szCs w:val="20"/>
              </w:rPr>
              <w:t xml:space="preserve"> </w:t>
            </w:r>
            <w:r w:rsidR="000B6966" w:rsidRPr="008E175A">
              <w:rPr>
                <w:rFonts w:cs="Times New Roman"/>
                <w:sz w:val="20"/>
                <w:szCs w:val="20"/>
              </w:rPr>
              <w:t>Tag-Along Right</w:t>
            </w:r>
            <w:r w:rsidR="000B6966">
              <w:rPr>
                <w:rFonts w:cs="Times New Roman" w:hint="eastAsia"/>
                <w:sz w:val="20"/>
                <w:szCs w:val="20"/>
              </w:rPr>
              <w:t>를</w:t>
            </w:r>
            <w:r w:rsidR="000B6966">
              <w:rPr>
                <w:rFonts w:cs="Times New Roman" w:hint="eastAsia"/>
                <w:sz w:val="20"/>
                <w:szCs w:val="20"/>
              </w:rPr>
              <w:t xml:space="preserve"> </w:t>
            </w:r>
            <w:r w:rsidR="000B6966">
              <w:rPr>
                <w:rFonts w:cs="Times New Roman" w:hint="eastAsia"/>
                <w:sz w:val="20"/>
                <w:szCs w:val="20"/>
              </w:rPr>
              <w:t>가지고</w:t>
            </w:r>
            <w:r w:rsidR="000B6966">
              <w:rPr>
                <w:rFonts w:cs="Times New Roman" w:hint="eastAsia"/>
                <w:sz w:val="20"/>
                <w:szCs w:val="20"/>
              </w:rPr>
              <w:t xml:space="preserve"> </w:t>
            </w:r>
            <w:r w:rsidR="000B6966">
              <w:rPr>
                <w:rFonts w:cs="Times New Roman" w:hint="eastAsia"/>
                <w:sz w:val="20"/>
                <w:szCs w:val="20"/>
              </w:rPr>
              <w:t>있음</w:t>
            </w:r>
            <w:r w:rsidR="0080126A">
              <w:rPr>
                <w:rFonts w:cs="Times New Roman" w:hint="eastAsia"/>
                <w:sz w:val="20"/>
                <w:szCs w:val="20"/>
              </w:rPr>
              <w:t>(</w:t>
            </w:r>
            <w:r w:rsidR="0080126A">
              <w:rPr>
                <w:rFonts w:cs="Times New Roman" w:hint="eastAsia"/>
                <w:sz w:val="20"/>
                <w:szCs w:val="20"/>
              </w:rPr>
              <w:t>단</w:t>
            </w:r>
            <w:r w:rsidR="0080126A">
              <w:rPr>
                <w:rFonts w:cs="Times New Roman" w:hint="eastAsia"/>
                <w:sz w:val="20"/>
                <w:szCs w:val="20"/>
              </w:rPr>
              <w:t>,</w:t>
            </w:r>
            <w:r w:rsidR="0080126A">
              <w:rPr>
                <w:rFonts w:cs="Times New Roman"/>
                <w:sz w:val="20"/>
                <w:szCs w:val="20"/>
              </w:rPr>
              <w:t xml:space="preserve"> 1</w:t>
            </w:r>
            <w:r w:rsidR="0080126A">
              <w:rPr>
                <w:rFonts w:cs="Times New Roman" w:hint="eastAsia"/>
                <w:sz w:val="20"/>
                <w:szCs w:val="20"/>
              </w:rPr>
              <w:t>그룹</w:t>
            </w:r>
            <w:r w:rsidR="0080126A">
              <w:rPr>
                <w:rFonts w:cs="Times New Roman" w:hint="eastAsia"/>
                <w:sz w:val="20"/>
                <w:szCs w:val="20"/>
              </w:rPr>
              <w:t xml:space="preserve"> </w:t>
            </w:r>
            <w:r w:rsidR="0080126A">
              <w:rPr>
                <w:rFonts w:cs="Times New Roman" w:hint="eastAsia"/>
                <w:sz w:val="20"/>
                <w:szCs w:val="20"/>
              </w:rPr>
              <w:t>투자자들</w:t>
            </w:r>
            <w:r w:rsidR="0080126A">
              <w:rPr>
                <w:rFonts w:cs="Times New Roman" w:hint="eastAsia"/>
                <w:sz w:val="20"/>
                <w:szCs w:val="20"/>
              </w:rPr>
              <w:t xml:space="preserve"> </w:t>
            </w:r>
            <w:r w:rsidR="0080126A">
              <w:rPr>
                <w:rFonts w:cs="Times New Roman" w:hint="eastAsia"/>
                <w:sz w:val="20"/>
                <w:szCs w:val="20"/>
              </w:rPr>
              <w:t>중</w:t>
            </w:r>
            <w:r w:rsidR="0080126A">
              <w:rPr>
                <w:rFonts w:cs="Times New Roman" w:hint="eastAsia"/>
                <w:sz w:val="20"/>
                <w:szCs w:val="20"/>
              </w:rPr>
              <w:t xml:space="preserve"> </w:t>
            </w:r>
            <w:r w:rsidR="0080126A">
              <w:rPr>
                <w:rFonts w:cs="Times New Roman" w:hint="eastAsia"/>
                <w:sz w:val="20"/>
                <w:szCs w:val="20"/>
              </w:rPr>
              <w:t>지분율이</w:t>
            </w:r>
            <w:r w:rsidR="0080126A">
              <w:rPr>
                <w:rFonts w:cs="Times New Roman" w:hint="eastAsia"/>
                <w:sz w:val="20"/>
                <w:szCs w:val="20"/>
              </w:rPr>
              <w:t xml:space="preserve"> </w:t>
            </w:r>
            <w:r w:rsidR="0080126A">
              <w:rPr>
                <w:rFonts w:cs="Times New Roman" w:hint="eastAsia"/>
                <w:sz w:val="20"/>
                <w:szCs w:val="20"/>
              </w:rPr>
              <w:t>미미한</w:t>
            </w:r>
            <w:r w:rsidR="0080126A">
              <w:rPr>
                <w:rFonts w:cs="Times New Roman" w:hint="eastAsia"/>
                <w:sz w:val="20"/>
                <w:szCs w:val="20"/>
              </w:rPr>
              <w:t xml:space="preserve"> </w:t>
            </w:r>
            <w:r w:rsidR="0080126A">
              <w:rPr>
                <w:rFonts w:cs="Times New Roman" w:hint="eastAsia"/>
                <w:sz w:val="20"/>
                <w:szCs w:val="20"/>
              </w:rPr>
              <w:t>일부</w:t>
            </w:r>
            <w:r w:rsidR="0080126A">
              <w:rPr>
                <w:rFonts w:cs="Times New Roman" w:hint="eastAsia"/>
                <w:sz w:val="20"/>
                <w:szCs w:val="20"/>
              </w:rPr>
              <w:t xml:space="preserve"> </w:t>
            </w:r>
            <w:r w:rsidR="0080126A">
              <w:rPr>
                <w:rFonts w:cs="Times New Roman" w:hint="eastAsia"/>
                <w:sz w:val="20"/>
                <w:szCs w:val="20"/>
              </w:rPr>
              <w:t>투자자들은</w:t>
            </w:r>
            <w:r w:rsidR="0080126A">
              <w:rPr>
                <w:rFonts w:cs="Times New Roman" w:hint="eastAsia"/>
                <w:sz w:val="20"/>
                <w:szCs w:val="20"/>
              </w:rPr>
              <w:t xml:space="preserve"> </w:t>
            </w:r>
            <w:r w:rsidR="0080126A">
              <w:rPr>
                <w:rFonts w:cs="Times New Roman" w:hint="eastAsia"/>
                <w:sz w:val="20"/>
                <w:szCs w:val="20"/>
              </w:rPr>
              <w:t>우선매수권</w:t>
            </w:r>
            <w:r w:rsidR="0080126A">
              <w:rPr>
                <w:rFonts w:cs="Times New Roman" w:hint="eastAsia"/>
                <w:sz w:val="20"/>
                <w:szCs w:val="20"/>
              </w:rPr>
              <w:t xml:space="preserve"> </w:t>
            </w:r>
            <w:r w:rsidR="0080126A">
              <w:rPr>
                <w:rFonts w:cs="Times New Roman" w:hint="eastAsia"/>
                <w:sz w:val="20"/>
                <w:szCs w:val="20"/>
              </w:rPr>
              <w:t>없음</w:t>
            </w:r>
            <w:r w:rsidR="0080126A">
              <w:rPr>
                <w:rFonts w:cs="Times New Roman" w:hint="eastAsia"/>
                <w:sz w:val="20"/>
                <w:szCs w:val="20"/>
              </w:rPr>
              <w:t>)</w:t>
            </w:r>
            <w:r w:rsidR="008E175A" w:rsidRPr="00FD3845">
              <w:rPr>
                <w:rFonts w:cs="Times New Roman" w:hint="eastAsia"/>
                <w:sz w:val="20"/>
                <w:szCs w:val="20"/>
              </w:rPr>
              <w:t>.</w:t>
            </w:r>
          </w:p>
          <w:p w14:paraId="352B65F9" w14:textId="66AA050C" w:rsidR="005B3A2E" w:rsidRDefault="007E73D6" w:rsidP="00FD3845">
            <w:pPr>
              <w:pStyle w:val="a8"/>
              <w:widowControl/>
              <w:numPr>
                <w:ilvl w:val="0"/>
                <w:numId w:val="38"/>
              </w:numPr>
              <w:spacing w:before="40" w:after="120" w:line="264" w:lineRule="auto"/>
              <w:ind w:left="568" w:hanging="284"/>
              <w:rPr>
                <w:rFonts w:cs="Times New Roman"/>
                <w:sz w:val="20"/>
                <w:szCs w:val="20"/>
              </w:rPr>
            </w:pPr>
            <w:r w:rsidRPr="008E175A">
              <w:rPr>
                <w:rFonts w:cs="Times New Roman"/>
                <w:sz w:val="20"/>
                <w:szCs w:val="20"/>
              </w:rPr>
              <w:t>2</w:t>
            </w:r>
            <w:r w:rsidRPr="008E175A">
              <w:rPr>
                <w:rFonts w:cs="Times New Roman" w:hint="eastAsia"/>
                <w:sz w:val="20"/>
                <w:szCs w:val="20"/>
              </w:rPr>
              <w:t>그룹</w:t>
            </w:r>
            <w:r w:rsidRPr="008E175A">
              <w:rPr>
                <w:rFonts w:cs="Times New Roman" w:hint="eastAsia"/>
                <w:sz w:val="20"/>
                <w:szCs w:val="20"/>
              </w:rPr>
              <w:t xml:space="preserve"> </w:t>
            </w:r>
            <w:r w:rsidRPr="008E175A">
              <w:rPr>
                <w:rFonts w:cs="Times New Roman" w:hint="eastAsia"/>
                <w:sz w:val="20"/>
                <w:szCs w:val="20"/>
              </w:rPr>
              <w:t>투자자들</w:t>
            </w:r>
            <w:r w:rsidRPr="008E175A">
              <w:rPr>
                <w:rFonts w:cs="Times New Roman" w:hint="eastAsia"/>
                <w:sz w:val="20"/>
                <w:szCs w:val="20"/>
              </w:rPr>
              <w:t>(</w:t>
            </w:r>
            <w:r w:rsidRPr="008E175A">
              <w:rPr>
                <w:rFonts w:cs="Times New Roman" w:hint="eastAsia"/>
                <w:sz w:val="20"/>
                <w:szCs w:val="20"/>
              </w:rPr>
              <w:t>칼라일</w:t>
            </w:r>
            <w:r w:rsidRPr="008E175A">
              <w:rPr>
                <w:rFonts w:cs="Times New Roman" w:hint="eastAsia"/>
                <w:sz w:val="20"/>
                <w:szCs w:val="20"/>
              </w:rPr>
              <w:t>,</w:t>
            </w:r>
            <w:r w:rsidRPr="008E175A">
              <w:rPr>
                <w:rFonts w:cs="Times New Roman"/>
                <w:sz w:val="20"/>
                <w:szCs w:val="20"/>
              </w:rPr>
              <w:t xml:space="preserve"> TPG, </w:t>
            </w:r>
            <w:r w:rsidRPr="008E175A">
              <w:rPr>
                <w:rFonts w:cs="Times New Roman" w:hint="eastAsia"/>
                <w:sz w:val="20"/>
                <w:szCs w:val="20"/>
              </w:rPr>
              <w:t>구글</w:t>
            </w:r>
            <w:r w:rsidRPr="008E175A">
              <w:rPr>
                <w:rFonts w:cs="Times New Roman" w:hint="eastAsia"/>
                <w:sz w:val="20"/>
                <w:szCs w:val="20"/>
              </w:rPr>
              <w:t>)</w:t>
            </w:r>
            <w:r w:rsidRPr="008E175A">
              <w:rPr>
                <w:rFonts w:cs="Times New Roman" w:hint="eastAsia"/>
                <w:sz w:val="20"/>
                <w:szCs w:val="20"/>
              </w:rPr>
              <w:t>과</w:t>
            </w:r>
            <w:r w:rsidRPr="008E175A">
              <w:rPr>
                <w:rFonts w:cs="Times New Roman" w:hint="eastAsia"/>
                <w:sz w:val="20"/>
                <w:szCs w:val="20"/>
              </w:rPr>
              <w:t xml:space="preserve"> </w:t>
            </w:r>
            <w:r w:rsidRPr="008E175A">
              <w:rPr>
                <w:rFonts w:cs="Times New Roman" w:hint="eastAsia"/>
                <w:sz w:val="20"/>
                <w:szCs w:val="20"/>
              </w:rPr>
              <w:t>체결하고</w:t>
            </w:r>
            <w:r w:rsidRPr="008E175A">
              <w:rPr>
                <w:rFonts w:cs="Times New Roman" w:hint="eastAsia"/>
                <w:sz w:val="20"/>
                <w:szCs w:val="20"/>
              </w:rPr>
              <w:t xml:space="preserve"> </w:t>
            </w:r>
            <w:r w:rsidRPr="008E175A">
              <w:rPr>
                <w:rFonts w:cs="Times New Roman" w:hint="eastAsia"/>
                <w:sz w:val="20"/>
                <w:szCs w:val="20"/>
              </w:rPr>
              <w:t>있는</w:t>
            </w:r>
            <w:r w:rsidRPr="008E175A">
              <w:rPr>
                <w:rFonts w:cs="Times New Roman" w:hint="eastAsia"/>
                <w:sz w:val="20"/>
                <w:szCs w:val="20"/>
              </w:rPr>
              <w:t xml:space="preserve"> </w:t>
            </w:r>
            <w:r w:rsidRPr="008E175A">
              <w:rPr>
                <w:rFonts w:cs="Times New Roman" w:hint="eastAsia"/>
                <w:sz w:val="20"/>
                <w:szCs w:val="20"/>
              </w:rPr>
              <w:t>주주간계약</w:t>
            </w:r>
            <w:r w:rsidRPr="008E175A">
              <w:rPr>
                <w:rFonts w:cs="Times New Roman" w:hint="eastAsia"/>
                <w:sz w:val="20"/>
                <w:szCs w:val="20"/>
              </w:rPr>
              <w:t>(</w:t>
            </w:r>
            <w:r w:rsidRPr="008E175A">
              <w:rPr>
                <w:rFonts w:cs="Times New Roman"/>
                <w:sz w:val="20"/>
                <w:szCs w:val="20"/>
              </w:rPr>
              <w:t>“</w:t>
            </w:r>
            <w:r w:rsidRPr="008E175A">
              <w:rPr>
                <w:rFonts w:cs="Times New Roman"/>
                <w:b/>
                <w:sz w:val="20"/>
                <w:szCs w:val="20"/>
                <w:u w:val="single"/>
              </w:rPr>
              <w:t>2</w:t>
            </w:r>
            <w:r w:rsidRPr="008E175A">
              <w:rPr>
                <w:rFonts w:cs="Times New Roman" w:hint="eastAsia"/>
                <w:b/>
                <w:sz w:val="20"/>
                <w:szCs w:val="20"/>
                <w:u w:val="single"/>
              </w:rPr>
              <w:t>그룹</w:t>
            </w:r>
            <w:r w:rsidRPr="008E175A">
              <w:rPr>
                <w:rFonts w:cs="Times New Roman" w:hint="eastAsia"/>
                <w:b/>
                <w:sz w:val="20"/>
                <w:szCs w:val="20"/>
                <w:u w:val="single"/>
              </w:rPr>
              <w:t xml:space="preserve"> </w:t>
            </w:r>
            <w:r w:rsidRPr="008E175A">
              <w:rPr>
                <w:rFonts w:cs="Times New Roman" w:hint="eastAsia"/>
                <w:b/>
                <w:sz w:val="20"/>
                <w:szCs w:val="20"/>
                <w:u w:val="single"/>
              </w:rPr>
              <w:t>주주간계약</w:t>
            </w:r>
            <w:r w:rsidRPr="008E175A">
              <w:rPr>
                <w:rFonts w:cs="Times New Roman"/>
                <w:sz w:val="20"/>
                <w:szCs w:val="20"/>
              </w:rPr>
              <w:t>”)</w:t>
            </w:r>
            <w:r w:rsidRPr="008E175A">
              <w:rPr>
                <w:rFonts w:cs="Times New Roman" w:hint="eastAsia"/>
                <w:sz w:val="20"/>
                <w:szCs w:val="20"/>
              </w:rPr>
              <w:t xml:space="preserve"> </w:t>
            </w:r>
            <w:r w:rsidRPr="008E175A">
              <w:rPr>
                <w:rFonts w:cs="Times New Roman" w:hint="eastAsia"/>
                <w:sz w:val="20"/>
                <w:szCs w:val="20"/>
              </w:rPr>
              <w:t>및</w:t>
            </w:r>
            <w:r w:rsidRPr="008E175A">
              <w:rPr>
                <w:rFonts w:cs="Times New Roman" w:hint="eastAsia"/>
                <w:sz w:val="20"/>
                <w:szCs w:val="20"/>
              </w:rPr>
              <w:t xml:space="preserve"> 3</w:t>
            </w:r>
            <w:r w:rsidRPr="008E175A">
              <w:rPr>
                <w:rFonts w:cs="Times New Roman" w:hint="eastAsia"/>
                <w:sz w:val="20"/>
                <w:szCs w:val="20"/>
              </w:rPr>
              <w:t>그룹</w:t>
            </w:r>
            <w:r w:rsidRPr="008E175A">
              <w:rPr>
                <w:rFonts w:cs="Times New Roman" w:hint="eastAsia"/>
                <w:sz w:val="20"/>
                <w:szCs w:val="20"/>
              </w:rPr>
              <w:t xml:space="preserve"> </w:t>
            </w:r>
            <w:r w:rsidRPr="008E175A">
              <w:rPr>
                <w:rFonts w:cs="Times New Roman" w:hint="eastAsia"/>
                <w:sz w:val="20"/>
                <w:szCs w:val="20"/>
              </w:rPr>
              <w:t>투자자인</w:t>
            </w:r>
            <w:r w:rsidRPr="008E175A">
              <w:rPr>
                <w:rFonts w:cs="Times New Roman" w:hint="eastAsia"/>
                <w:sz w:val="20"/>
                <w:szCs w:val="20"/>
              </w:rPr>
              <w:t xml:space="preserve"> </w:t>
            </w:r>
            <w:r w:rsidRPr="008E175A">
              <w:rPr>
                <w:rFonts w:cs="Times New Roman" w:hint="eastAsia"/>
                <w:sz w:val="20"/>
                <w:szCs w:val="20"/>
              </w:rPr>
              <w:t>㈜엘지와</w:t>
            </w:r>
            <w:r w:rsidRPr="008E175A">
              <w:rPr>
                <w:rFonts w:cs="Times New Roman" w:hint="eastAsia"/>
                <w:sz w:val="20"/>
                <w:szCs w:val="20"/>
              </w:rPr>
              <w:t xml:space="preserve"> </w:t>
            </w:r>
            <w:r w:rsidRPr="008E175A">
              <w:rPr>
                <w:rFonts w:cs="Times New Roman" w:hint="eastAsia"/>
                <w:sz w:val="20"/>
                <w:szCs w:val="20"/>
              </w:rPr>
              <w:t>체결하고</w:t>
            </w:r>
            <w:r w:rsidRPr="008E175A">
              <w:rPr>
                <w:rFonts w:cs="Times New Roman" w:hint="eastAsia"/>
                <w:sz w:val="20"/>
                <w:szCs w:val="20"/>
              </w:rPr>
              <w:t xml:space="preserve"> </w:t>
            </w:r>
            <w:r w:rsidRPr="008E175A">
              <w:rPr>
                <w:rFonts w:cs="Times New Roman" w:hint="eastAsia"/>
                <w:sz w:val="20"/>
                <w:szCs w:val="20"/>
              </w:rPr>
              <w:t>있는</w:t>
            </w:r>
            <w:r w:rsidRPr="008E175A">
              <w:rPr>
                <w:rFonts w:cs="Times New Roman" w:hint="eastAsia"/>
                <w:sz w:val="20"/>
                <w:szCs w:val="20"/>
              </w:rPr>
              <w:t xml:space="preserve"> </w:t>
            </w:r>
            <w:r w:rsidRPr="008E175A">
              <w:rPr>
                <w:rFonts w:cs="Times New Roman" w:hint="eastAsia"/>
                <w:sz w:val="20"/>
                <w:szCs w:val="20"/>
              </w:rPr>
              <w:t>주주간계약</w:t>
            </w:r>
            <w:r w:rsidRPr="008E175A">
              <w:rPr>
                <w:rFonts w:cs="Times New Roman" w:hint="eastAsia"/>
                <w:sz w:val="20"/>
                <w:szCs w:val="20"/>
              </w:rPr>
              <w:t>(</w:t>
            </w:r>
            <w:r w:rsidRPr="008E175A">
              <w:rPr>
                <w:rFonts w:cs="Times New Roman"/>
                <w:sz w:val="20"/>
                <w:szCs w:val="20"/>
              </w:rPr>
              <w:t>“</w:t>
            </w:r>
            <w:r w:rsidRPr="008E175A">
              <w:rPr>
                <w:rFonts w:cs="Times New Roman"/>
                <w:b/>
                <w:sz w:val="20"/>
                <w:szCs w:val="20"/>
                <w:u w:val="single"/>
              </w:rPr>
              <w:t>3</w:t>
            </w:r>
            <w:r w:rsidRPr="008E175A">
              <w:rPr>
                <w:rFonts w:cs="Times New Roman" w:hint="eastAsia"/>
                <w:b/>
                <w:sz w:val="20"/>
                <w:szCs w:val="20"/>
                <w:u w:val="single"/>
              </w:rPr>
              <w:t>그룹</w:t>
            </w:r>
            <w:r w:rsidRPr="008E175A">
              <w:rPr>
                <w:rFonts w:cs="Times New Roman" w:hint="eastAsia"/>
                <w:b/>
                <w:sz w:val="20"/>
                <w:szCs w:val="20"/>
                <w:u w:val="single"/>
              </w:rPr>
              <w:t xml:space="preserve"> </w:t>
            </w:r>
            <w:r w:rsidRPr="008E175A">
              <w:rPr>
                <w:rFonts w:cs="Times New Roman" w:hint="eastAsia"/>
                <w:b/>
                <w:sz w:val="20"/>
                <w:szCs w:val="20"/>
                <w:u w:val="single"/>
              </w:rPr>
              <w:t>주주간계약</w:t>
            </w:r>
            <w:r w:rsidRPr="008E175A">
              <w:rPr>
                <w:rFonts w:cs="Times New Roman"/>
                <w:sz w:val="20"/>
                <w:szCs w:val="20"/>
              </w:rPr>
              <w:t>”</w:t>
            </w:r>
            <w:r w:rsidR="00C029ED" w:rsidRPr="008E175A">
              <w:rPr>
                <w:rFonts w:cs="Times New Roman"/>
                <w:sz w:val="20"/>
                <w:szCs w:val="20"/>
              </w:rPr>
              <w:t>, 1</w:t>
            </w:r>
            <w:r w:rsidR="00C029ED" w:rsidRPr="008E175A">
              <w:rPr>
                <w:rFonts w:cs="Times New Roman" w:hint="eastAsia"/>
                <w:sz w:val="20"/>
                <w:szCs w:val="20"/>
              </w:rPr>
              <w:t>그룹</w:t>
            </w:r>
            <w:r w:rsidR="00C029ED" w:rsidRPr="008E175A">
              <w:rPr>
                <w:rFonts w:cs="Times New Roman" w:hint="eastAsia"/>
                <w:sz w:val="20"/>
                <w:szCs w:val="20"/>
              </w:rPr>
              <w:t xml:space="preserve"> </w:t>
            </w:r>
            <w:r w:rsidR="00C029ED" w:rsidRPr="008E175A">
              <w:rPr>
                <w:rFonts w:cs="Times New Roman" w:hint="eastAsia"/>
                <w:sz w:val="20"/>
                <w:szCs w:val="20"/>
              </w:rPr>
              <w:t>주주간계약</w:t>
            </w:r>
            <w:r w:rsidR="00C029ED" w:rsidRPr="008E175A">
              <w:rPr>
                <w:rFonts w:cs="Times New Roman" w:hint="eastAsia"/>
                <w:sz w:val="20"/>
                <w:szCs w:val="20"/>
              </w:rPr>
              <w:t>, 2</w:t>
            </w:r>
            <w:r w:rsidR="00C029ED" w:rsidRPr="008E175A">
              <w:rPr>
                <w:rFonts w:cs="Times New Roman" w:hint="eastAsia"/>
                <w:sz w:val="20"/>
                <w:szCs w:val="20"/>
              </w:rPr>
              <w:t>그룹</w:t>
            </w:r>
            <w:r w:rsidR="00C029ED" w:rsidRPr="008E175A">
              <w:rPr>
                <w:rFonts w:cs="Times New Roman" w:hint="eastAsia"/>
                <w:sz w:val="20"/>
                <w:szCs w:val="20"/>
              </w:rPr>
              <w:t xml:space="preserve"> </w:t>
            </w:r>
            <w:r w:rsidR="00C029ED" w:rsidRPr="008E175A">
              <w:rPr>
                <w:rFonts w:cs="Times New Roman" w:hint="eastAsia"/>
                <w:sz w:val="20"/>
                <w:szCs w:val="20"/>
              </w:rPr>
              <w:t>주주간계약과</w:t>
            </w:r>
            <w:r w:rsidR="00C029ED" w:rsidRPr="008E175A">
              <w:rPr>
                <w:rFonts w:cs="Times New Roman" w:hint="eastAsia"/>
                <w:sz w:val="20"/>
                <w:szCs w:val="20"/>
              </w:rPr>
              <w:t xml:space="preserve"> </w:t>
            </w:r>
            <w:r w:rsidR="00C029ED" w:rsidRPr="008E175A">
              <w:rPr>
                <w:rFonts w:cs="Times New Roman" w:hint="eastAsia"/>
                <w:sz w:val="20"/>
                <w:szCs w:val="20"/>
              </w:rPr>
              <w:t>총칭하여</w:t>
            </w:r>
            <w:r w:rsidR="00C029ED" w:rsidRPr="008E175A">
              <w:rPr>
                <w:rFonts w:cs="Times New Roman" w:hint="eastAsia"/>
                <w:sz w:val="20"/>
                <w:szCs w:val="20"/>
              </w:rPr>
              <w:t xml:space="preserve"> </w:t>
            </w:r>
            <w:r w:rsidR="00C029ED" w:rsidRPr="008E175A">
              <w:rPr>
                <w:rFonts w:cs="Times New Roman"/>
                <w:sz w:val="20"/>
                <w:szCs w:val="20"/>
              </w:rPr>
              <w:t>“</w:t>
            </w:r>
            <w:r w:rsidR="00C029ED" w:rsidRPr="008E175A">
              <w:rPr>
                <w:rFonts w:cs="Times New Roman" w:hint="eastAsia"/>
                <w:b/>
                <w:sz w:val="20"/>
                <w:szCs w:val="20"/>
                <w:u w:val="single"/>
              </w:rPr>
              <w:t>대상회사</w:t>
            </w:r>
            <w:r w:rsidR="00C029ED" w:rsidRPr="008E175A">
              <w:rPr>
                <w:rFonts w:cs="Times New Roman" w:hint="eastAsia"/>
                <w:b/>
                <w:sz w:val="20"/>
                <w:szCs w:val="20"/>
                <w:u w:val="single"/>
              </w:rPr>
              <w:t xml:space="preserve"> </w:t>
            </w:r>
            <w:r w:rsidR="00C029ED" w:rsidRPr="008E175A">
              <w:rPr>
                <w:rFonts w:cs="Times New Roman" w:hint="eastAsia"/>
                <w:b/>
                <w:sz w:val="20"/>
                <w:szCs w:val="20"/>
                <w:u w:val="single"/>
              </w:rPr>
              <w:t>주주간계약</w:t>
            </w:r>
            <w:r w:rsidR="00C029ED" w:rsidRPr="008E175A">
              <w:rPr>
                <w:rFonts w:cs="Times New Roman"/>
                <w:sz w:val="20"/>
                <w:szCs w:val="20"/>
              </w:rPr>
              <w:t>”</w:t>
            </w:r>
            <w:r w:rsidRPr="008E175A">
              <w:rPr>
                <w:rFonts w:cs="Times New Roman"/>
                <w:sz w:val="20"/>
                <w:szCs w:val="20"/>
              </w:rPr>
              <w:t>)</w:t>
            </w:r>
            <w:r w:rsidRPr="008E175A">
              <w:rPr>
                <w:rFonts w:cs="Times New Roman" w:hint="eastAsia"/>
                <w:sz w:val="20"/>
                <w:szCs w:val="20"/>
              </w:rPr>
              <w:t>의</w:t>
            </w:r>
            <w:r w:rsidRPr="008E175A">
              <w:rPr>
                <w:rFonts w:cs="Times New Roman" w:hint="eastAsia"/>
                <w:sz w:val="20"/>
                <w:szCs w:val="20"/>
              </w:rPr>
              <w:t xml:space="preserve"> </w:t>
            </w:r>
            <w:r w:rsidRPr="008E175A">
              <w:rPr>
                <w:rFonts w:cs="Times New Roman" w:hint="eastAsia"/>
                <w:sz w:val="20"/>
                <w:szCs w:val="20"/>
              </w:rPr>
              <w:t>경우에는</w:t>
            </w:r>
            <w:r w:rsidRPr="008E175A">
              <w:rPr>
                <w:rFonts w:cs="Times New Roman" w:hint="eastAsia"/>
                <w:sz w:val="20"/>
                <w:szCs w:val="20"/>
              </w:rPr>
              <w:t xml:space="preserve"> </w:t>
            </w:r>
            <w:r w:rsidRPr="008E175A">
              <w:rPr>
                <w:rFonts w:cs="Times New Roman" w:hint="eastAsia"/>
                <w:sz w:val="20"/>
                <w:szCs w:val="20"/>
              </w:rPr>
              <w:t>투자자들이</w:t>
            </w:r>
            <w:r w:rsidRPr="008E175A">
              <w:rPr>
                <w:rFonts w:cs="Times New Roman" w:hint="eastAsia"/>
                <w:sz w:val="20"/>
                <w:szCs w:val="20"/>
              </w:rPr>
              <w:t xml:space="preserve"> </w:t>
            </w:r>
            <w:r w:rsidRPr="008E175A">
              <w:rPr>
                <w:rFonts w:cs="Times New Roman" w:hint="eastAsia"/>
                <w:sz w:val="20"/>
                <w:szCs w:val="20"/>
              </w:rPr>
              <w:t>최대주주</w:t>
            </w:r>
            <w:r w:rsidRPr="008E175A">
              <w:rPr>
                <w:rFonts w:cs="Times New Roman" w:hint="eastAsia"/>
                <w:sz w:val="20"/>
                <w:szCs w:val="20"/>
              </w:rPr>
              <w:t xml:space="preserve"> </w:t>
            </w:r>
            <w:r w:rsidRPr="008E175A">
              <w:rPr>
                <w:rFonts w:cs="Times New Roman" w:hint="eastAsia"/>
                <w:sz w:val="20"/>
                <w:szCs w:val="20"/>
              </w:rPr>
              <w:t>변경을</w:t>
            </w:r>
            <w:r w:rsidRPr="008E175A">
              <w:rPr>
                <w:rFonts w:cs="Times New Roman" w:hint="eastAsia"/>
                <w:sz w:val="20"/>
                <w:szCs w:val="20"/>
              </w:rPr>
              <w:t xml:space="preserve"> </w:t>
            </w:r>
            <w:r w:rsidRPr="008E175A">
              <w:rPr>
                <w:rFonts w:cs="Times New Roman" w:hint="eastAsia"/>
                <w:sz w:val="20"/>
                <w:szCs w:val="20"/>
              </w:rPr>
              <w:t>수반하는</w:t>
            </w:r>
            <w:r w:rsidRPr="008E175A">
              <w:rPr>
                <w:rFonts w:cs="Times New Roman" w:hint="eastAsia"/>
                <w:sz w:val="20"/>
                <w:szCs w:val="20"/>
              </w:rPr>
              <w:t xml:space="preserve"> </w:t>
            </w:r>
            <w:r w:rsidRPr="008E175A">
              <w:rPr>
                <w:rFonts w:cs="Times New Roman" w:hint="eastAsia"/>
                <w:sz w:val="20"/>
                <w:szCs w:val="20"/>
              </w:rPr>
              <w:t>㈜카카오의</w:t>
            </w:r>
            <w:r w:rsidRPr="008E175A">
              <w:rPr>
                <w:rFonts w:cs="Times New Roman" w:hint="eastAsia"/>
                <w:sz w:val="20"/>
                <w:szCs w:val="20"/>
              </w:rPr>
              <w:t xml:space="preserve"> </w:t>
            </w:r>
            <w:r w:rsidRPr="008E175A">
              <w:rPr>
                <w:rFonts w:cs="Times New Roman" w:hint="eastAsia"/>
                <w:sz w:val="20"/>
                <w:szCs w:val="20"/>
              </w:rPr>
              <w:t>주식양도에</w:t>
            </w:r>
            <w:r w:rsidRPr="008E175A">
              <w:rPr>
                <w:rFonts w:cs="Times New Roman" w:hint="eastAsia"/>
                <w:sz w:val="20"/>
                <w:szCs w:val="20"/>
              </w:rPr>
              <w:t xml:space="preserve"> </w:t>
            </w:r>
            <w:r w:rsidRPr="008E175A">
              <w:rPr>
                <w:rFonts w:cs="Times New Roman" w:hint="eastAsia"/>
                <w:sz w:val="20"/>
                <w:szCs w:val="20"/>
              </w:rPr>
              <w:t>대한</w:t>
            </w:r>
            <w:r w:rsidRPr="008E175A">
              <w:rPr>
                <w:rFonts w:cs="Times New Roman" w:hint="eastAsia"/>
                <w:sz w:val="20"/>
                <w:szCs w:val="20"/>
              </w:rPr>
              <w:t xml:space="preserve"> </w:t>
            </w:r>
            <w:r w:rsidRPr="008E175A">
              <w:rPr>
                <w:rFonts w:cs="Times New Roman" w:hint="eastAsia"/>
                <w:sz w:val="20"/>
                <w:szCs w:val="20"/>
              </w:rPr>
              <w:t>사전동의권을</w:t>
            </w:r>
            <w:r w:rsidRPr="008E175A">
              <w:rPr>
                <w:rFonts w:cs="Times New Roman" w:hint="eastAsia"/>
                <w:sz w:val="20"/>
                <w:szCs w:val="20"/>
              </w:rPr>
              <w:t xml:space="preserve"> </w:t>
            </w:r>
            <w:r w:rsidRPr="008E175A">
              <w:rPr>
                <w:rFonts w:cs="Times New Roman" w:hint="eastAsia"/>
                <w:sz w:val="20"/>
                <w:szCs w:val="20"/>
              </w:rPr>
              <w:t>가지고</w:t>
            </w:r>
            <w:r w:rsidRPr="008E175A">
              <w:rPr>
                <w:rFonts w:cs="Times New Roman" w:hint="eastAsia"/>
                <w:sz w:val="20"/>
                <w:szCs w:val="20"/>
              </w:rPr>
              <w:t xml:space="preserve"> </w:t>
            </w:r>
            <w:r w:rsidRPr="008E175A">
              <w:rPr>
                <w:rFonts w:cs="Times New Roman" w:hint="eastAsia"/>
                <w:sz w:val="20"/>
                <w:szCs w:val="20"/>
              </w:rPr>
              <w:t>있으나</w:t>
            </w:r>
            <w:r w:rsidRPr="008E175A">
              <w:rPr>
                <w:rFonts w:cs="Times New Roman" w:hint="eastAsia"/>
                <w:sz w:val="20"/>
                <w:szCs w:val="20"/>
              </w:rPr>
              <w:t>,</w:t>
            </w:r>
            <w:r w:rsidRPr="008E175A">
              <w:rPr>
                <w:rFonts w:cs="Times New Roman"/>
                <w:sz w:val="20"/>
                <w:szCs w:val="20"/>
              </w:rPr>
              <w:t xml:space="preserve"> </w:t>
            </w:r>
            <w:r w:rsidR="002B2955">
              <w:rPr>
                <w:rFonts w:cs="Times New Roman" w:hint="eastAsia"/>
                <w:sz w:val="20"/>
                <w:szCs w:val="20"/>
              </w:rPr>
              <w:t>해당</w:t>
            </w:r>
            <w:r w:rsidR="002B2955">
              <w:rPr>
                <w:rFonts w:cs="Times New Roman" w:hint="eastAsia"/>
                <w:sz w:val="20"/>
                <w:szCs w:val="20"/>
              </w:rPr>
              <w:t xml:space="preserve"> </w:t>
            </w:r>
            <w:r w:rsidR="002B2955">
              <w:rPr>
                <w:rFonts w:cs="Times New Roman" w:hint="eastAsia"/>
                <w:sz w:val="20"/>
                <w:szCs w:val="20"/>
              </w:rPr>
              <w:t>투자자들에게</w:t>
            </w:r>
            <w:r w:rsidR="002B2955">
              <w:rPr>
                <w:rFonts w:cs="Times New Roman" w:hint="eastAsia"/>
                <w:sz w:val="20"/>
                <w:szCs w:val="20"/>
              </w:rPr>
              <w:t xml:space="preserve"> </w:t>
            </w:r>
            <w:r w:rsidRPr="008E175A">
              <w:rPr>
                <w:rFonts w:cs="Times New Roman" w:hint="eastAsia"/>
                <w:sz w:val="20"/>
                <w:szCs w:val="20"/>
              </w:rPr>
              <w:t>우선매수권</w:t>
            </w:r>
            <w:r w:rsidRPr="008E175A">
              <w:rPr>
                <w:rFonts w:cs="Times New Roman" w:hint="eastAsia"/>
                <w:sz w:val="20"/>
                <w:szCs w:val="20"/>
              </w:rPr>
              <w:t xml:space="preserve"> </w:t>
            </w:r>
            <w:r w:rsidRPr="008E175A">
              <w:rPr>
                <w:rFonts w:cs="Times New Roman" w:hint="eastAsia"/>
                <w:sz w:val="20"/>
                <w:szCs w:val="20"/>
              </w:rPr>
              <w:t>및</w:t>
            </w:r>
            <w:r w:rsidRPr="008E175A">
              <w:rPr>
                <w:rFonts w:cs="Times New Roman" w:hint="eastAsia"/>
                <w:sz w:val="20"/>
                <w:szCs w:val="20"/>
              </w:rPr>
              <w:t xml:space="preserve"> </w:t>
            </w:r>
            <w:r w:rsidRPr="008E175A">
              <w:rPr>
                <w:rFonts w:cs="Times New Roman"/>
                <w:sz w:val="20"/>
                <w:szCs w:val="20"/>
              </w:rPr>
              <w:t xml:space="preserve">Tag-Along </w:t>
            </w:r>
            <w:r w:rsidR="00C029ED" w:rsidRPr="008E175A">
              <w:rPr>
                <w:rFonts w:cs="Times New Roman"/>
                <w:sz w:val="20"/>
                <w:szCs w:val="20"/>
              </w:rPr>
              <w:t>Right</w:t>
            </w:r>
            <w:r w:rsidRPr="008E175A">
              <w:rPr>
                <w:rFonts w:cs="Times New Roman" w:hint="eastAsia"/>
                <w:sz w:val="20"/>
                <w:szCs w:val="20"/>
              </w:rPr>
              <w:t>를</w:t>
            </w:r>
            <w:r w:rsidRPr="008E175A">
              <w:rPr>
                <w:rFonts w:cs="Times New Roman" w:hint="eastAsia"/>
                <w:sz w:val="20"/>
                <w:szCs w:val="20"/>
              </w:rPr>
              <w:t xml:space="preserve"> </w:t>
            </w:r>
            <w:r w:rsidR="009732AF" w:rsidRPr="008E175A">
              <w:rPr>
                <w:rFonts w:cs="Times New Roman" w:hint="eastAsia"/>
                <w:sz w:val="20"/>
                <w:szCs w:val="20"/>
              </w:rPr>
              <w:t>부여</w:t>
            </w:r>
            <w:r w:rsidRPr="008E175A">
              <w:rPr>
                <w:rFonts w:cs="Times New Roman" w:hint="eastAsia"/>
                <w:sz w:val="20"/>
                <w:szCs w:val="20"/>
              </w:rPr>
              <w:t>하는</w:t>
            </w:r>
            <w:r w:rsidRPr="008E175A">
              <w:rPr>
                <w:rFonts w:cs="Times New Roman" w:hint="eastAsia"/>
                <w:sz w:val="20"/>
                <w:szCs w:val="20"/>
              </w:rPr>
              <w:t xml:space="preserve"> </w:t>
            </w:r>
            <w:r w:rsidRPr="008E175A">
              <w:rPr>
                <w:rFonts w:cs="Times New Roman" w:hint="eastAsia"/>
                <w:sz w:val="20"/>
                <w:szCs w:val="20"/>
              </w:rPr>
              <w:t>경우</w:t>
            </w:r>
            <w:r w:rsidRPr="008E175A">
              <w:rPr>
                <w:rFonts w:cs="Times New Roman" w:hint="eastAsia"/>
                <w:sz w:val="20"/>
                <w:szCs w:val="20"/>
              </w:rPr>
              <w:t xml:space="preserve"> </w:t>
            </w:r>
            <w:r w:rsidRPr="008E175A">
              <w:rPr>
                <w:rFonts w:cs="Times New Roman" w:hint="eastAsia"/>
                <w:sz w:val="20"/>
                <w:szCs w:val="20"/>
              </w:rPr>
              <w:t>별도의</w:t>
            </w:r>
            <w:r w:rsidRPr="008E175A">
              <w:rPr>
                <w:rFonts w:cs="Times New Roman" w:hint="eastAsia"/>
                <w:sz w:val="20"/>
                <w:szCs w:val="20"/>
              </w:rPr>
              <w:t xml:space="preserve"> </w:t>
            </w:r>
            <w:r w:rsidRPr="008E175A">
              <w:rPr>
                <w:rFonts w:cs="Times New Roman" w:hint="eastAsia"/>
                <w:sz w:val="20"/>
                <w:szCs w:val="20"/>
              </w:rPr>
              <w:t>동의를</w:t>
            </w:r>
            <w:r w:rsidRPr="008E175A">
              <w:rPr>
                <w:rFonts w:cs="Times New Roman" w:hint="eastAsia"/>
                <w:sz w:val="20"/>
                <w:szCs w:val="20"/>
              </w:rPr>
              <w:t xml:space="preserve"> </w:t>
            </w:r>
            <w:r w:rsidRPr="008E175A">
              <w:rPr>
                <w:rFonts w:cs="Times New Roman" w:hint="eastAsia"/>
                <w:sz w:val="20"/>
                <w:szCs w:val="20"/>
              </w:rPr>
              <w:t>받지</w:t>
            </w:r>
            <w:r w:rsidRPr="008E175A">
              <w:rPr>
                <w:rFonts w:cs="Times New Roman" w:hint="eastAsia"/>
                <w:sz w:val="20"/>
                <w:szCs w:val="20"/>
              </w:rPr>
              <w:t xml:space="preserve"> </w:t>
            </w:r>
            <w:r w:rsidRPr="008E175A">
              <w:rPr>
                <w:rFonts w:cs="Times New Roman" w:hint="eastAsia"/>
                <w:sz w:val="20"/>
                <w:szCs w:val="20"/>
              </w:rPr>
              <w:t>않아도</w:t>
            </w:r>
            <w:r w:rsidRPr="008E175A">
              <w:rPr>
                <w:rFonts w:cs="Times New Roman" w:hint="eastAsia"/>
                <w:sz w:val="20"/>
                <w:szCs w:val="20"/>
              </w:rPr>
              <w:t xml:space="preserve"> </w:t>
            </w:r>
            <w:r w:rsidRPr="008E175A">
              <w:rPr>
                <w:rFonts w:cs="Times New Roman" w:hint="eastAsia"/>
                <w:sz w:val="20"/>
                <w:szCs w:val="20"/>
              </w:rPr>
              <w:t>된다고</w:t>
            </w:r>
            <w:r w:rsidRPr="008E175A">
              <w:rPr>
                <w:rFonts w:cs="Times New Roman" w:hint="eastAsia"/>
                <w:sz w:val="20"/>
                <w:szCs w:val="20"/>
              </w:rPr>
              <w:t xml:space="preserve"> </w:t>
            </w:r>
            <w:r w:rsidRPr="008E175A">
              <w:rPr>
                <w:rFonts w:cs="Times New Roman" w:hint="eastAsia"/>
                <w:sz w:val="20"/>
                <w:szCs w:val="20"/>
              </w:rPr>
              <w:t>함</w:t>
            </w:r>
            <w:r w:rsidRPr="008E175A">
              <w:rPr>
                <w:rFonts w:cs="Times New Roman" w:hint="eastAsia"/>
                <w:sz w:val="20"/>
                <w:szCs w:val="20"/>
              </w:rPr>
              <w:t>.</w:t>
            </w:r>
          </w:p>
          <w:p w14:paraId="45D12D38" w14:textId="2AF0CD10" w:rsidR="008E175A" w:rsidRPr="008E175A" w:rsidRDefault="008E175A" w:rsidP="00FD3845">
            <w:pPr>
              <w:pStyle w:val="a8"/>
              <w:widowControl/>
              <w:numPr>
                <w:ilvl w:val="0"/>
                <w:numId w:val="38"/>
              </w:numPr>
              <w:spacing w:before="40" w:after="120" w:line="264" w:lineRule="auto"/>
              <w:ind w:left="568" w:hanging="284"/>
              <w:rPr>
                <w:rFonts w:cs="Times New Roman"/>
                <w:sz w:val="20"/>
                <w:szCs w:val="20"/>
              </w:rPr>
            </w:pPr>
            <w:r w:rsidRPr="00010602">
              <w:rPr>
                <w:rFonts w:cs="Times New Roman" w:hint="eastAsia"/>
                <w:sz w:val="20"/>
                <w:szCs w:val="20"/>
              </w:rPr>
              <w:t>대상회사</w:t>
            </w:r>
            <w:r w:rsidRPr="00010602">
              <w:rPr>
                <w:rFonts w:cs="Times New Roman" w:hint="eastAsia"/>
                <w:sz w:val="20"/>
                <w:szCs w:val="20"/>
              </w:rPr>
              <w:t xml:space="preserve"> </w:t>
            </w:r>
            <w:r w:rsidRPr="00010602">
              <w:rPr>
                <w:rFonts w:cs="Times New Roman" w:hint="eastAsia"/>
                <w:sz w:val="20"/>
                <w:szCs w:val="20"/>
              </w:rPr>
              <w:t>주주간계약상</w:t>
            </w:r>
            <w:r w:rsidRPr="00010602">
              <w:rPr>
                <w:rFonts w:cs="Times New Roman" w:hint="eastAsia"/>
                <w:sz w:val="20"/>
                <w:szCs w:val="20"/>
              </w:rPr>
              <w:t xml:space="preserve"> </w:t>
            </w:r>
            <w:r w:rsidRPr="00010602">
              <w:rPr>
                <w:rFonts w:cs="Times New Roman" w:hint="eastAsia"/>
                <w:sz w:val="20"/>
                <w:szCs w:val="20"/>
              </w:rPr>
              <w:t>㈜카카오가</w:t>
            </w:r>
            <w:r w:rsidRPr="00010602">
              <w:rPr>
                <w:rFonts w:cs="Times New Roman" w:hint="eastAsia"/>
                <w:sz w:val="20"/>
                <w:szCs w:val="20"/>
              </w:rPr>
              <w:t xml:space="preserve"> </w:t>
            </w:r>
            <w:r w:rsidRPr="00010602">
              <w:rPr>
                <w:rFonts w:cs="Times New Roman" w:hint="eastAsia"/>
                <w:sz w:val="20"/>
                <w:szCs w:val="20"/>
              </w:rPr>
              <w:t>주식양도를</w:t>
            </w:r>
            <w:r w:rsidRPr="00010602">
              <w:rPr>
                <w:rFonts w:cs="Times New Roman" w:hint="eastAsia"/>
                <w:sz w:val="20"/>
                <w:szCs w:val="20"/>
              </w:rPr>
              <w:t xml:space="preserve"> </w:t>
            </w:r>
            <w:r w:rsidRPr="00010602">
              <w:rPr>
                <w:rFonts w:cs="Times New Roman" w:hint="eastAsia"/>
                <w:sz w:val="20"/>
                <w:szCs w:val="20"/>
              </w:rPr>
              <w:t>위한</w:t>
            </w:r>
            <w:r w:rsidRPr="00010602">
              <w:rPr>
                <w:rFonts w:cs="Times New Roman" w:hint="eastAsia"/>
                <w:sz w:val="20"/>
                <w:szCs w:val="20"/>
              </w:rPr>
              <w:t xml:space="preserve"> </w:t>
            </w:r>
            <w:r w:rsidRPr="00010602">
              <w:rPr>
                <w:rFonts w:cs="Times New Roman"/>
                <w:sz w:val="20"/>
                <w:szCs w:val="20"/>
              </w:rPr>
              <w:t>“</w:t>
            </w:r>
            <w:r w:rsidRPr="00010602">
              <w:rPr>
                <w:rFonts w:cs="Times New Roman"/>
                <w:sz w:val="20"/>
                <w:szCs w:val="20"/>
              </w:rPr>
              <w:t>매매대금</w:t>
            </w:r>
            <w:r w:rsidRPr="00010602">
              <w:rPr>
                <w:rFonts w:cs="Times New Roman"/>
                <w:sz w:val="20"/>
                <w:szCs w:val="20"/>
              </w:rPr>
              <w:t xml:space="preserve">, </w:t>
            </w:r>
            <w:r w:rsidRPr="00010602">
              <w:rPr>
                <w:rFonts w:cs="Times New Roman"/>
                <w:sz w:val="20"/>
                <w:szCs w:val="20"/>
              </w:rPr>
              <w:t>매각수량</w:t>
            </w:r>
            <w:r w:rsidRPr="00010602">
              <w:rPr>
                <w:rFonts w:cs="Times New Roman"/>
                <w:sz w:val="20"/>
                <w:szCs w:val="20"/>
              </w:rPr>
              <w:t xml:space="preserve">, </w:t>
            </w:r>
            <w:r w:rsidRPr="00010602">
              <w:rPr>
                <w:rFonts w:cs="Times New Roman"/>
                <w:sz w:val="20"/>
                <w:szCs w:val="20"/>
              </w:rPr>
              <w:t>기타</w:t>
            </w:r>
            <w:r w:rsidRPr="00010602">
              <w:rPr>
                <w:rFonts w:cs="Times New Roman"/>
                <w:sz w:val="20"/>
                <w:szCs w:val="20"/>
              </w:rPr>
              <w:t xml:space="preserve"> </w:t>
            </w:r>
            <w:r w:rsidRPr="00010602">
              <w:rPr>
                <w:rFonts w:cs="Times New Roman"/>
                <w:sz w:val="20"/>
                <w:szCs w:val="20"/>
              </w:rPr>
              <w:t>주요조건</w:t>
            </w:r>
            <w:r w:rsidRPr="00010602">
              <w:rPr>
                <w:rFonts w:cs="Times New Roman"/>
                <w:sz w:val="20"/>
                <w:szCs w:val="20"/>
              </w:rPr>
              <w:t>”</w:t>
            </w:r>
            <w:r w:rsidRPr="00010602">
              <w:rPr>
                <w:rFonts w:cs="Times New Roman"/>
                <w:sz w:val="20"/>
                <w:szCs w:val="20"/>
              </w:rPr>
              <w:t>을</w:t>
            </w:r>
            <w:r w:rsidRPr="00010602">
              <w:rPr>
                <w:rFonts w:cs="Times New Roman"/>
                <w:sz w:val="20"/>
                <w:szCs w:val="20"/>
              </w:rPr>
              <w:t xml:space="preserve"> 1</w:t>
            </w:r>
            <w:r w:rsidRPr="00010602">
              <w:rPr>
                <w:rFonts w:cs="Times New Roman" w:hint="eastAsia"/>
                <w:sz w:val="20"/>
                <w:szCs w:val="20"/>
              </w:rPr>
              <w:t>그룹</w:t>
            </w:r>
            <w:r w:rsidRPr="00010602">
              <w:rPr>
                <w:rFonts w:cs="Times New Roman" w:hint="eastAsia"/>
                <w:sz w:val="20"/>
                <w:szCs w:val="20"/>
              </w:rPr>
              <w:t>,</w:t>
            </w:r>
            <w:r w:rsidRPr="00010602">
              <w:rPr>
                <w:rFonts w:cs="Times New Roman"/>
                <w:sz w:val="20"/>
                <w:szCs w:val="20"/>
              </w:rPr>
              <w:t xml:space="preserve"> 2</w:t>
            </w:r>
            <w:r w:rsidRPr="00010602">
              <w:rPr>
                <w:rFonts w:cs="Times New Roman" w:hint="eastAsia"/>
                <w:sz w:val="20"/>
                <w:szCs w:val="20"/>
              </w:rPr>
              <w:t>그룹</w:t>
            </w:r>
            <w:r w:rsidRPr="00010602">
              <w:rPr>
                <w:rFonts w:cs="Times New Roman" w:hint="eastAsia"/>
                <w:sz w:val="20"/>
                <w:szCs w:val="20"/>
              </w:rPr>
              <w:t xml:space="preserve"> </w:t>
            </w:r>
            <w:r w:rsidRPr="00010602">
              <w:rPr>
                <w:rFonts w:cs="Times New Roman" w:hint="eastAsia"/>
                <w:sz w:val="20"/>
                <w:szCs w:val="20"/>
              </w:rPr>
              <w:t>및</w:t>
            </w:r>
            <w:r w:rsidRPr="00010602">
              <w:rPr>
                <w:rFonts w:cs="Times New Roman" w:hint="eastAsia"/>
                <w:sz w:val="20"/>
                <w:szCs w:val="20"/>
              </w:rPr>
              <w:t xml:space="preserve"> </w:t>
            </w:r>
            <w:r w:rsidRPr="00010602">
              <w:rPr>
                <w:rFonts w:cs="Times New Roman"/>
                <w:sz w:val="20"/>
                <w:szCs w:val="20"/>
              </w:rPr>
              <w:t>3</w:t>
            </w:r>
            <w:r w:rsidRPr="00010602">
              <w:rPr>
                <w:rFonts w:cs="Times New Roman" w:hint="eastAsia"/>
                <w:sz w:val="20"/>
                <w:szCs w:val="20"/>
              </w:rPr>
              <w:t>그룹</w:t>
            </w:r>
            <w:r w:rsidRPr="00010602">
              <w:rPr>
                <w:rFonts w:cs="Times New Roman" w:hint="eastAsia"/>
                <w:sz w:val="20"/>
                <w:szCs w:val="20"/>
              </w:rPr>
              <w:t xml:space="preserve"> </w:t>
            </w:r>
            <w:r w:rsidRPr="00010602">
              <w:rPr>
                <w:rFonts w:cs="Times New Roman"/>
                <w:sz w:val="20"/>
                <w:szCs w:val="20"/>
              </w:rPr>
              <w:t>투자자들에게</w:t>
            </w:r>
            <w:r w:rsidRPr="00010602">
              <w:rPr>
                <w:rFonts w:cs="Times New Roman"/>
                <w:sz w:val="20"/>
                <w:szCs w:val="20"/>
              </w:rPr>
              <w:t xml:space="preserve"> </w:t>
            </w:r>
            <w:r w:rsidRPr="00010602">
              <w:rPr>
                <w:rFonts w:cs="Times New Roman"/>
                <w:sz w:val="20"/>
                <w:szCs w:val="20"/>
              </w:rPr>
              <w:t>통지하면</w:t>
            </w:r>
            <w:r w:rsidRPr="00010602">
              <w:rPr>
                <w:rFonts w:cs="Times New Roman"/>
                <w:sz w:val="20"/>
                <w:szCs w:val="20"/>
              </w:rPr>
              <w:t>, 20</w:t>
            </w:r>
            <w:r w:rsidRPr="00010602">
              <w:rPr>
                <w:rFonts w:cs="Times New Roman"/>
                <w:sz w:val="20"/>
                <w:szCs w:val="20"/>
              </w:rPr>
              <w:t>일</w:t>
            </w:r>
            <w:r w:rsidRPr="00010602">
              <w:rPr>
                <w:rFonts w:cs="Times New Roman"/>
                <w:sz w:val="20"/>
                <w:szCs w:val="20"/>
              </w:rPr>
              <w:t xml:space="preserve"> </w:t>
            </w:r>
            <w:r w:rsidRPr="00010602">
              <w:rPr>
                <w:rFonts w:cs="Times New Roman"/>
                <w:sz w:val="20"/>
                <w:szCs w:val="20"/>
              </w:rPr>
              <w:t>내에</w:t>
            </w:r>
            <w:r w:rsidRPr="00010602">
              <w:rPr>
                <w:rFonts w:cs="Times New Roman"/>
                <w:sz w:val="20"/>
                <w:szCs w:val="20"/>
              </w:rPr>
              <w:t xml:space="preserve"> </w:t>
            </w:r>
            <w:r w:rsidRPr="00010602">
              <w:rPr>
                <w:rFonts w:cs="Times New Roman"/>
                <w:sz w:val="20"/>
                <w:szCs w:val="20"/>
              </w:rPr>
              <w:t>투자자들은</w:t>
            </w:r>
            <w:r w:rsidRPr="00010602">
              <w:rPr>
                <w:rFonts w:cs="Times New Roman"/>
                <w:sz w:val="20"/>
                <w:szCs w:val="20"/>
              </w:rPr>
              <w:t xml:space="preserve"> </w:t>
            </w:r>
            <w:r w:rsidRPr="00010602">
              <w:rPr>
                <w:rFonts w:cs="Times New Roman"/>
                <w:sz w:val="20"/>
                <w:szCs w:val="20"/>
              </w:rPr>
              <w:t>우선매수권을</w:t>
            </w:r>
            <w:r w:rsidRPr="00010602">
              <w:rPr>
                <w:rFonts w:cs="Times New Roman"/>
                <w:sz w:val="20"/>
                <w:szCs w:val="20"/>
              </w:rPr>
              <w:t xml:space="preserve"> </w:t>
            </w:r>
            <w:r w:rsidRPr="00010602">
              <w:rPr>
                <w:rFonts w:cs="Times New Roman"/>
                <w:sz w:val="20"/>
                <w:szCs w:val="20"/>
              </w:rPr>
              <w:t>행사하거나</w:t>
            </w:r>
            <w:r w:rsidRPr="00010602">
              <w:rPr>
                <w:rFonts w:cs="Times New Roman"/>
                <w:sz w:val="20"/>
                <w:szCs w:val="20"/>
              </w:rPr>
              <w:t xml:space="preserve"> Tag-Along Right</w:t>
            </w:r>
            <w:r w:rsidRPr="00010602">
              <w:rPr>
                <w:rFonts w:cs="Times New Roman"/>
                <w:sz w:val="20"/>
                <w:szCs w:val="20"/>
              </w:rPr>
              <w:t>를</w:t>
            </w:r>
            <w:r w:rsidRPr="00010602">
              <w:rPr>
                <w:rFonts w:cs="Times New Roman"/>
                <w:sz w:val="20"/>
                <w:szCs w:val="20"/>
              </w:rPr>
              <w:t xml:space="preserve"> </w:t>
            </w:r>
            <w:r w:rsidRPr="00010602">
              <w:rPr>
                <w:rFonts w:cs="Times New Roman"/>
                <w:sz w:val="20"/>
                <w:szCs w:val="20"/>
              </w:rPr>
              <w:t>행사할</w:t>
            </w:r>
            <w:r w:rsidRPr="00010602">
              <w:rPr>
                <w:rFonts w:cs="Times New Roman"/>
                <w:sz w:val="20"/>
                <w:szCs w:val="20"/>
              </w:rPr>
              <w:t xml:space="preserve"> </w:t>
            </w:r>
            <w:r w:rsidRPr="00010602">
              <w:rPr>
                <w:rFonts w:cs="Times New Roman"/>
                <w:sz w:val="20"/>
                <w:szCs w:val="20"/>
              </w:rPr>
              <w:t>수</w:t>
            </w:r>
            <w:r w:rsidRPr="00010602">
              <w:rPr>
                <w:rFonts w:cs="Times New Roman"/>
                <w:sz w:val="20"/>
                <w:szCs w:val="20"/>
              </w:rPr>
              <w:t xml:space="preserve"> </w:t>
            </w:r>
            <w:r>
              <w:rPr>
                <w:rFonts w:cs="Times New Roman"/>
                <w:sz w:val="20"/>
                <w:szCs w:val="20"/>
              </w:rPr>
              <w:t>있</w:t>
            </w:r>
            <w:r>
              <w:rPr>
                <w:rFonts w:cs="Times New Roman" w:hint="eastAsia"/>
                <w:sz w:val="20"/>
                <w:szCs w:val="20"/>
              </w:rPr>
              <w:t>고</w:t>
            </w:r>
            <w:r>
              <w:rPr>
                <w:rFonts w:cs="Times New Roman" w:hint="eastAsia"/>
                <w:sz w:val="20"/>
                <w:szCs w:val="20"/>
              </w:rPr>
              <w:t>,</w:t>
            </w:r>
            <w:r>
              <w:rPr>
                <w:rFonts w:cs="Times New Roman"/>
                <w:sz w:val="20"/>
                <w:szCs w:val="20"/>
              </w:rPr>
              <w:t xml:space="preserve"> </w:t>
            </w:r>
            <w:r w:rsidRPr="00010602">
              <w:rPr>
                <w:rFonts w:cs="Times New Roman" w:hint="eastAsia"/>
                <w:sz w:val="20"/>
                <w:szCs w:val="20"/>
              </w:rPr>
              <w:t>만약</w:t>
            </w:r>
            <w:r w:rsidRPr="00010602">
              <w:rPr>
                <w:rFonts w:cs="Times New Roman" w:hint="eastAsia"/>
                <w:sz w:val="20"/>
                <w:szCs w:val="20"/>
              </w:rPr>
              <w:t xml:space="preserve"> </w:t>
            </w:r>
            <w:r w:rsidRPr="00010602">
              <w:rPr>
                <w:rFonts w:cs="Times New Roman" w:hint="eastAsia"/>
                <w:sz w:val="20"/>
                <w:szCs w:val="20"/>
              </w:rPr>
              <w:t>일부</w:t>
            </w:r>
            <w:r w:rsidRPr="00010602">
              <w:rPr>
                <w:rFonts w:cs="Times New Roman" w:hint="eastAsia"/>
                <w:sz w:val="20"/>
                <w:szCs w:val="20"/>
              </w:rPr>
              <w:t xml:space="preserve"> </w:t>
            </w:r>
            <w:r w:rsidRPr="00010602">
              <w:rPr>
                <w:rFonts w:cs="Times New Roman" w:hint="eastAsia"/>
                <w:sz w:val="20"/>
                <w:szCs w:val="20"/>
              </w:rPr>
              <w:t>투자자만</w:t>
            </w:r>
            <w:r w:rsidRPr="00010602">
              <w:rPr>
                <w:rFonts w:cs="Times New Roman" w:hint="eastAsia"/>
                <w:sz w:val="20"/>
                <w:szCs w:val="20"/>
              </w:rPr>
              <w:t xml:space="preserve"> </w:t>
            </w:r>
            <w:r w:rsidRPr="00010602">
              <w:rPr>
                <w:rFonts w:cs="Times New Roman" w:hint="eastAsia"/>
                <w:sz w:val="20"/>
                <w:szCs w:val="20"/>
              </w:rPr>
              <w:t>우선매수권을</w:t>
            </w:r>
            <w:r w:rsidRPr="00010602">
              <w:rPr>
                <w:rFonts w:cs="Times New Roman" w:hint="eastAsia"/>
                <w:sz w:val="20"/>
                <w:szCs w:val="20"/>
              </w:rPr>
              <w:t xml:space="preserve"> </w:t>
            </w:r>
            <w:r w:rsidRPr="00010602">
              <w:rPr>
                <w:rFonts w:cs="Times New Roman" w:hint="eastAsia"/>
                <w:sz w:val="20"/>
                <w:szCs w:val="20"/>
              </w:rPr>
              <w:t>행사한</w:t>
            </w:r>
            <w:r w:rsidRPr="00010602">
              <w:rPr>
                <w:rFonts w:cs="Times New Roman" w:hint="eastAsia"/>
                <w:sz w:val="20"/>
                <w:szCs w:val="20"/>
              </w:rPr>
              <w:t xml:space="preserve"> </w:t>
            </w:r>
            <w:r w:rsidRPr="00010602">
              <w:rPr>
                <w:rFonts w:cs="Times New Roman" w:hint="eastAsia"/>
                <w:sz w:val="20"/>
                <w:szCs w:val="20"/>
              </w:rPr>
              <w:t>경우</w:t>
            </w:r>
            <w:r w:rsidRPr="00010602">
              <w:rPr>
                <w:rFonts w:cs="Times New Roman" w:hint="eastAsia"/>
                <w:sz w:val="20"/>
                <w:szCs w:val="20"/>
              </w:rPr>
              <w:t>,</w:t>
            </w:r>
            <w:r w:rsidRPr="00010602">
              <w:rPr>
                <w:rFonts w:cs="Times New Roman"/>
                <w:sz w:val="20"/>
                <w:szCs w:val="20"/>
              </w:rPr>
              <w:t xml:space="preserve"> </w:t>
            </w:r>
            <w:r w:rsidRPr="00010602">
              <w:rPr>
                <w:rFonts w:cs="Times New Roman" w:hint="eastAsia"/>
                <w:sz w:val="20"/>
                <w:szCs w:val="20"/>
              </w:rPr>
              <w:t>㈜카카오</w:t>
            </w:r>
            <w:r w:rsidRPr="00010602">
              <w:rPr>
                <w:rFonts w:cs="Times New Roman"/>
                <w:sz w:val="20"/>
                <w:szCs w:val="20"/>
              </w:rPr>
              <w:t>는</w:t>
            </w:r>
            <w:r w:rsidRPr="00010602">
              <w:rPr>
                <w:rFonts w:cs="Times New Roman"/>
                <w:sz w:val="20"/>
                <w:szCs w:val="20"/>
              </w:rPr>
              <w:t xml:space="preserve"> </w:t>
            </w:r>
            <w:r w:rsidRPr="00010602">
              <w:rPr>
                <w:rFonts w:cs="Times New Roman" w:hint="eastAsia"/>
                <w:sz w:val="20"/>
                <w:szCs w:val="20"/>
              </w:rPr>
              <w:t>다른</w:t>
            </w:r>
            <w:r w:rsidRPr="00010602">
              <w:rPr>
                <w:rFonts w:cs="Times New Roman" w:hint="eastAsia"/>
                <w:sz w:val="20"/>
                <w:szCs w:val="20"/>
              </w:rPr>
              <w:t xml:space="preserve"> </w:t>
            </w:r>
            <w:r w:rsidRPr="00010602">
              <w:rPr>
                <w:rFonts w:cs="Times New Roman" w:hint="eastAsia"/>
                <w:sz w:val="20"/>
                <w:szCs w:val="20"/>
              </w:rPr>
              <w:t>투자자들이</w:t>
            </w:r>
            <w:r w:rsidRPr="00010602">
              <w:rPr>
                <w:rFonts w:cs="Times New Roman" w:hint="eastAsia"/>
                <w:sz w:val="20"/>
                <w:szCs w:val="20"/>
              </w:rPr>
              <w:t xml:space="preserve"> </w:t>
            </w:r>
            <w:r w:rsidRPr="00010602">
              <w:rPr>
                <w:rFonts w:cs="Times New Roman"/>
                <w:sz w:val="20"/>
                <w:szCs w:val="20"/>
              </w:rPr>
              <w:t>우선매수권을</w:t>
            </w:r>
            <w:r w:rsidRPr="00010602">
              <w:rPr>
                <w:rFonts w:cs="Times New Roman"/>
                <w:sz w:val="20"/>
                <w:szCs w:val="20"/>
              </w:rPr>
              <w:t xml:space="preserve"> </w:t>
            </w:r>
            <w:r w:rsidRPr="00010602">
              <w:rPr>
                <w:rFonts w:cs="Times New Roman"/>
                <w:sz w:val="20"/>
                <w:szCs w:val="20"/>
              </w:rPr>
              <w:t>행사하지</w:t>
            </w:r>
            <w:r w:rsidRPr="00010602">
              <w:rPr>
                <w:rFonts w:cs="Times New Roman"/>
                <w:sz w:val="20"/>
                <w:szCs w:val="20"/>
              </w:rPr>
              <w:t xml:space="preserve"> </w:t>
            </w:r>
            <w:r w:rsidRPr="00010602">
              <w:rPr>
                <w:rFonts w:cs="Times New Roman"/>
                <w:sz w:val="20"/>
                <w:szCs w:val="20"/>
              </w:rPr>
              <w:t>않은</w:t>
            </w:r>
            <w:r w:rsidRPr="00010602">
              <w:rPr>
                <w:rFonts w:cs="Times New Roman"/>
                <w:sz w:val="20"/>
                <w:szCs w:val="20"/>
              </w:rPr>
              <w:t xml:space="preserve"> </w:t>
            </w:r>
            <w:r w:rsidRPr="00010602">
              <w:rPr>
                <w:rFonts w:cs="Times New Roman" w:hint="eastAsia"/>
                <w:sz w:val="20"/>
                <w:szCs w:val="20"/>
              </w:rPr>
              <w:t>매각수량에</w:t>
            </w:r>
            <w:r w:rsidRPr="00010602">
              <w:rPr>
                <w:rFonts w:cs="Times New Roman" w:hint="eastAsia"/>
                <w:sz w:val="20"/>
                <w:szCs w:val="20"/>
              </w:rPr>
              <w:t xml:space="preserve"> </w:t>
            </w:r>
            <w:r w:rsidRPr="00010602">
              <w:rPr>
                <w:rFonts w:cs="Times New Roman" w:hint="eastAsia"/>
                <w:sz w:val="20"/>
                <w:szCs w:val="20"/>
              </w:rPr>
              <w:t>대해서</w:t>
            </w:r>
            <w:r w:rsidRPr="00010602">
              <w:rPr>
                <w:rFonts w:cs="Times New Roman" w:hint="eastAsia"/>
                <w:sz w:val="20"/>
                <w:szCs w:val="20"/>
              </w:rPr>
              <w:t xml:space="preserve"> </w:t>
            </w:r>
            <w:r w:rsidRPr="00010602">
              <w:rPr>
                <w:rFonts w:cs="Times New Roman" w:hint="eastAsia"/>
                <w:sz w:val="20"/>
                <w:szCs w:val="20"/>
              </w:rPr>
              <w:t>추가</w:t>
            </w:r>
            <w:r w:rsidRPr="00010602">
              <w:rPr>
                <w:rFonts w:cs="Times New Roman" w:hint="eastAsia"/>
                <w:sz w:val="20"/>
                <w:szCs w:val="20"/>
              </w:rPr>
              <w:t xml:space="preserve"> </w:t>
            </w:r>
            <w:r w:rsidRPr="00010602">
              <w:rPr>
                <w:rFonts w:cs="Times New Roman" w:hint="eastAsia"/>
                <w:sz w:val="20"/>
                <w:szCs w:val="20"/>
              </w:rPr>
              <w:t>우선매수권을</w:t>
            </w:r>
            <w:r w:rsidRPr="00010602">
              <w:rPr>
                <w:rFonts w:cs="Times New Roman" w:hint="eastAsia"/>
                <w:sz w:val="20"/>
                <w:szCs w:val="20"/>
              </w:rPr>
              <w:t xml:space="preserve"> </w:t>
            </w:r>
            <w:r w:rsidRPr="00010602">
              <w:rPr>
                <w:rFonts w:cs="Times New Roman" w:hint="eastAsia"/>
                <w:sz w:val="20"/>
                <w:szCs w:val="20"/>
              </w:rPr>
              <w:t>행사할</w:t>
            </w:r>
            <w:r w:rsidRPr="00010602">
              <w:rPr>
                <w:rFonts w:cs="Times New Roman" w:hint="eastAsia"/>
                <w:sz w:val="20"/>
                <w:szCs w:val="20"/>
              </w:rPr>
              <w:t xml:space="preserve"> </w:t>
            </w:r>
            <w:r w:rsidRPr="00010602">
              <w:rPr>
                <w:rFonts w:cs="Times New Roman" w:hint="eastAsia"/>
                <w:sz w:val="20"/>
                <w:szCs w:val="20"/>
              </w:rPr>
              <w:t>것인지</w:t>
            </w:r>
            <w:r w:rsidRPr="00010602">
              <w:rPr>
                <w:rFonts w:cs="Times New Roman" w:hint="eastAsia"/>
                <w:sz w:val="20"/>
                <w:szCs w:val="20"/>
              </w:rPr>
              <w:t xml:space="preserve"> </w:t>
            </w:r>
            <w:r w:rsidRPr="00010602">
              <w:rPr>
                <w:rFonts w:cs="Times New Roman" w:hint="eastAsia"/>
                <w:sz w:val="20"/>
                <w:szCs w:val="20"/>
              </w:rPr>
              <w:t>여부를</w:t>
            </w:r>
            <w:r w:rsidRPr="00010602">
              <w:rPr>
                <w:rFonts w:cs="Times New Roman" w:hint="eastAsia"/>
                <w:sz w:val="20"/>
                <w:szCs w:val="20"/>
              </w:rPr>
              <w:t xml:space="preserve"> </w:t>
            </w:r>
            <w:r w:rsidRPr="00010602">
              <w:rPr>
                <w:rFonts w:cs="Times New Roman" w:hint="eastAsia"/>
                <w:sz w:val="20"/>
                <w:szCs w:val="20"/>
              </w:rPr>
              <w:t>판단할</w:t>
            </w:r>
            <w:r w:rsidRPr="00010602">
              <w:rPr>
                <w:rFonts w:cs="Times New Roman" w:hint="eastAsia"/>
                <w:sz w:val="20"/>
                <w:szCs w:val="20"/>
              </w:rPr>
              <w:t xml:space="preserve"> </w:t>
            </w:r>
            <w:r w:rsidRPr="00010602">
              <w:rPr>
                <w:rFonts w:cs="Times New Roman" w:hint="eastAsia"/>
                <w:sz w:val="20"/>
                <w:szCs w:val="20"/>
              </w:rPr>
              <w:t>기간을</w:t>
            </w:r>
            <w:r w:rsidRPr="00010602">
              <w:rPr>
                <w:rFonts w:cs="Times New Roman" w:hint="eastAsia"/>
                <w:sz w:val="20"/>
                <w:szCs w:val="20"/>
              </w:rPr>
              <w:t xml:space="preserve"> 10</w:t>
            </w:r>
            <w:r w:rsidRPr="00010602">
              <w:rPr>
                <w:rFonts w:cs="Times New Roman" w:hint="eastAsia"/>
                <w:sz w:val="20"/>
                <w:szCs w:val="20"/>
              </w:rPr>
              <w:t>영업일간</w:t>
            </w:r>
            <w:r w:rsidRPr="00010602">
              <w:rPr>
                <w:rFonts w:cs="Times New Roman" w:hint="eastAsia"/>
                <w:sz w:val="20"/>
                <w:szCs w:val="20"/>
              </w:rPr>
              <w:t xml:space="preserve"> </w:t>
            </w:r>
            <w:r w:rsidRPr="00010602">
              <w:rPr>
                <w:rFonts w:cs="Times New Roman" w:hint="eastAsia"/>
                <w:sz w:val="20"/>
                <w:szCs w:val="20"/>
              </w:rPr>
              <w:t>추가로</w:t>
            </w:r>
            <w:r w:rsidRPr="00010602">
              <w:rPr>
                <w:rFonts w:cs="Times New Roman" w:hint="eastAsia"/>
                <w:sz w:val="20"/>
                <w:szCs w:val="20"/>
              </w:rPr>
              <w:t xml:space="preserve"> </w:t>
            </w:r>
            <w:r w:rsidRPr="00010602">
              <w:rPr>
                <w:rFonts w:cs="Times New Roman" w:hint="eastAsia"/>
                <w:sz w:val="20"/>
                <w:szCs w:val="20"/>
              </w:rPr>
              <w:t>부여하여야</w:t>
            </w:r>
            <w:r>
              <w:rPr>
                <w:rFonts w:cs="Times New Roman" w:hint="eastAsia"/>
                <w:sz w:val="20"/>
                <w:szCs w:val="20"/>
              </w:rPr>
              <w:t xml:space="preserve"> </w:t>
            </w:r>
            <w:r>
              <w:rPr>
                <w:rFonts w:cs="Times New Roman" w:hint="eastAsia"/>
                <w:sz w:val="20"/>
                <w:szCs w:val="20"/>
              </w:rPr>
              <w:t>하며</w:t>
            </w:r>
            <w:r w:rsidRPr="00010602">
              <w:rPr>
                <w:rFonts w:cs="Times New Roman"/>
                <w:sz w:val="20"/>
                <w:szCs w:val="20"/>
              </w:rPr>
              <w:t xml:space="preserve"> </w:t>
            </w:r>
            <w:r>
              <w:rPr>
                <w:rFonts w:cs="Times New Roman"/>
                <w:sz w:val="20"/>
                <w:szCs w:val="20"/>
              </w:rPr>
              <w:t>Tag-Along Right</w:t>
            </w:r>
            <w:r w:rsidRPr="00010602">
              <w:rPr>
                <w:rFonts w:cs="Times New Roman"/>
                <w:sz w:val="20"/>
                <w:szCs w:val="20"/>
              </w:rPr>
              <w:t>가</w:t>
            </w:r>
            <w:r w:rsidRPr="00010602">
              <w:rPr>
                <w:rFonts w:cs="Times New Roman"/>
                <w:sz w:val="20"/>
                <w:szCs w:val="20"/>
              </w:rPr>
              <w:t xml:space="preserve"> </w:t>
            </w:r>
            <w:r>
              <w:rPr>
                <w:rFonts w:cs="Times New Roman"/>
                <w:sz w:val="20"/>
                <w:szCs w:val="20"/>
              </w:rPr>
              <w:t>행사</w:t>
            </w:r>
            <w:r>
              <w:rPr>
                <w:rFonts w:cs="Times New Roman"/>
                <w:sz w:val="20"/>
                <w:szCs w:val="20"/>
              </w:rPr>
              <w:t xml:space="preserve"> </w:t>
            </w:r>
            <w:r>
              <w:rPr>
                <w:rFonts w:cs="Times New Roman" w:hint="eastAsia"/>
                <w:sz w:val="20"/>
                <w:szCs w:val="20"/>
              </w:rPr>
              <w:t>시</w:t>
            </w:r>
            <w:r>
              <w:rPr>
                <w:rFonts w:cs="Times New Roman" w:hint="eastAsia"/>
                <w:sz w:val="20"/>
                <w:szCs w:val="20"/>
              </w:rPr>
              <w:t xml:space="preserve"> </w:t>
            </w:r>
            <w:r w:rsidRPr="00010602">
              <w:rPr>
                <w:rFonts w:cs="Times New Roman"/>
                <w:sz w:val="20"/>
                <w:szCs w:val="20"/>
              </w:rPr>
              <w:t>매각</w:t>
            </w:r>
            <w:r w:rsidRPr="00010602">
              <w:rPr>
                <w:rFonts w:cs="Times New Roman"/>
                <w:sz w:val="20"/>
                <w:szCs w:val="20"/>
              </w:rPr>
              <w:t xml:space="preserve"> </w:t>
            </w:r>
            <w:r w:rsidRPr="00010602">
              <w:rPr>
                <w:rFonts w:cs="Times New Roman"/>
                <w:sz w:val="20"/>
                <w:szCs w:val="20"/>
              </w:rPr>
              <w:t>기한</w:t>
            </w:r>
            <w:r w:rsidRPr="00010602">
              <w:rPr>
                <w:rFonts w:cs="Times New Roman"/>
                <w:sz w:val="20"/>
                <w:szCs w:val="20"/>
              </w:rPr>
              <w:t xml:space="preserve"> </w:t>
            </w:r>
            <w:r w:rsidRPr="00010602">
              <w:rPr>
                <w:rFonts w:cs="Times New Roman"/>
                <w:sz w:val="20"/>
                <w:szCs w:val="20"/>
              </w:rPr>
              <w:t>등</w:t>
            </w:r>
            <w:r w:rsidRPr="00010602">
              <w:rPr>
                <w:rFonts w:cs="Times New Roman"/>
                <w:sz w:val="20"/>
                <w:szCs w:val="20"/>
              </w:rPr>
              <w:t xml:space="preserve"> </w:t>
            </w:r>
            <w:r w:rsidRPr="00010602">
              <w:rPr>
                <w:rFonts w:cs="Times New Roman"/>
                <w:sz w:val="20"/>
                <w:szCs w:val="20"/>
              </w:rPr>
              <w:t>다른</w:t>
            </w:r>
            <w:r w:rsidRPr="00010602">
              <w:rPr>
                <w:rFonts w:cs="Times New Roman"/>
                <w:sz w:val="20"/>
                <w:szCs w:val="20"/>
              </w:rPr>
              <w:t xml:space="preserve"> </w:t>
            </w:r>
            <w:r w:rsidRPr="00010602">
              <w:rPr>
                <w:rFonts w:cs="Times New Roman"/>
                <w:sz w:val="20"/>
                <w:szCs w:val="20"/>
              </w:rPr>
              <w:t>조건은</w:t>
            </w:r>
            <w:r w:rsidRPr="00010602">
              <w:rPr>
                <w:rFonts w:cs="Times New Roman"/>
                <w:sz w:val="20"/>
                <w:szCs w:val="20"/>
              </w:rPr>
              <w:t xml:space="preserve"> </w:t>
            </w:r>
            <w:r w:rsidRPr="00010602">
              <w:rPr>
                <w:rFonts w:cs="Times New Roman"/>
                <w:sz w:val="20"/>
                <w:szCs w:val="20"/>
              </w:rPr>
              <w:t>없</w:t>
            </w:r>
            <w:r>
              <w:rPr>
                <w:rFonts w:cs="Times New Roman" w:hint="eastAsia"/>
                <w:sz w:val="20"/>
                <w:szCs w:val="20"/>
              </w:rPr>
              <w:t>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p>
          <w:p w14:paraId="6C7CAA82" w14:textId="74357F21" w:rsidR="009E68B8" w:rsidRPr="00010602" w:rsidRDefault="00010602" w:rsidP="0080126A">
            <w:pPr>
              <w:pStyle w:val="a8"/>
              <w:widowControl/>
              <w:numPr>
                <w:ilvl w:val="0"/>
                <w:numId w:val="2"/>
              </w:numPr>
              <w:spacing w:before="40" w:after="120" w:line="276" w:lineRule="auto"/>
              <w:rPr>
                <w:rFonts w:cs="Times New Roman"/>
                <w:sz w:val="20"/>
                <w:szCs w:val="20"/>
              </w:rPr>
            </w:pPr>
            <w:r>
              <w:rPr>
                <w:rFonts w:cs="Times New Roman" w:hint="eastAsia"/>
                <w:sz w:val="20"/>
                <w:szCs w:val="20"/>
              </w:rPr>
              <w:t>한편</w:t>
            </w:r>
            <w:r>
              <w:rPr>
                <w:rFonts w:cs="Times New Roman" w:hint="eastAsia"/>
                <w:sz w:val="20"/>
                <w:szCs w:val="20"/>
              </w:rPr>
              <w:t>,</w:t>
            </w:r>
            <w:r>
              <w:rPr>
                <w:rFonts w:cs="Times New Roman"/>
                <w:sz w:val="20"/>
                <w:szCs w:val="20"/>
              </w:rPr>
              <w:t xml:space="preserve"> </w:t>
            </w:r>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답변에</w:t>
            </w:r>
            <w:r>
              <w:rPr>
                <w:rFonts w:cs="Times New Roman" w:hint="eastAsia"/>
                <w:sz w:val="20"/>
                <w:szCs w:val="20"/>
              </w:rPr>
              <w:t xml:space="preserve"> </w:t>
            </w:r>
            <w:r>
              <w:rPr>
                <w:rFonts w:cs="Times New Roman" w:hint="eastAsia"/>
                <w:sz w:val="20"/>
                <w:szCs w:val="20"/>
              </w:rPr>
              <w:t>따르면</w:t>
            </w:r>
            <w:r w:rsidR="0080126A">
              <w:rPr>
                <w:rFonts w:cs="Times New Roman" w:hint="eastAsia"/>
                <w:sz w:val="20"/>
                <w:szCs w:val="20"/>
              </w:rPr>
              <w:t>,</w:t>
            </w:r>
            <w:r>
              <w:rPr>
                <w:rFonts w:cs="Times New Roman" w:hint="eastAsia"/>
                <w:sz w:val="20"/>
                <w:szCs w:val="20"/>
              </w:rPr>
              <w:t xml:space="preserve"> </w:t>
            </w:r>
            <w:r w:rsidR="0080126A">
              <w:rPr>
                <w:rFonts w:cs="Times New Roman" w:hint="eastAsia"/>
                <w:sz w:val="20"/>
                <w:szCs w:val="20"/>
              </w:rPr>
              <w:t>주식을</w:t>
            </w:r>
            <w:r w:rsidR="0080126A">
              <w:rPr>
                <w:rFonts w:cs="Times New Roman" w:hint="eastAsia"/>
                <w:sz w:val="20"/>
                <w:szCs w:val="20"/>
              </w:rPr>
              <w:t xml:space="preserve"> </w:t>
            </w:r>
            <w:r w:rsidR="0080126A">
              <w:rPr>
                <w:rFonts w:cs="Times New Roman" w:hint="eastAsia"/>
                <w:sz w:val="20"/>
                <w:szCs w:val="20"/>
              </w:rPr>
              <w:t>전량</w:t>
            </w:r>
            <w:r w:rsidR="0080126A">
              <w:rPr>
                <w:rFonts w:cs="Times New Roman" w:hint="eastAsia"/>
                <w:sz w:val="20"/>
                <w:szCs w:val="20"/>
              </w:rPr>
              <w:t xml:space="preserve"> </w:t>
            </w:r>
            <w:r w:rsidR="0080126A">
              <w:rPr>
                <w:rFonts w:cs="Times New Roman" w:hint="eastAsia"/>
                <w:sz w:val="20"/>
                <w:szCs w:val="20"/>
              </w:rPr>
              <w:t>매각할</w:t>
            </w:r>
            <w:r w:rsidR="0080126A">
              <w:rPr>
                <w:rFonts w:cs="Times New Roman" w:hint="eastAsia"/>
                <w:sz w:val="20"/>
                <w:szCs w:val="20"/>
              </w:rPr>
              <w:t xml:space="preserve"> </w:t>
            </w:r>
            <w:r w:rsidR="0080126A">
              <w:rPr>
                <w:rFonts w:cs="Times New Roman" w:hint="eastAsia"/>
                <w:sz w:val="20"/>
                <w:szCs w:val="20"/>
              </w:rPr>
              <w:t>것으로</w:t>
            </w:r>
            <w:r w:rsidR="0080126A">
              <w:rPr>
                <w:rFonts w:cs="Times New Roman" w:hint="eastAsia"/>
                <w:sz w:val="20"/>
                <w:szCs w:val="20"/>
              </w:rPr>
              <w:t xml:space="preserve"> </w:t>
            </w:r>
            <w:r w:rsidR="0080126A">
              <w:rPr>
                <w:rFonts w:cs="Times New Roman" w:hint="eastAsia"/>
                <w:sz w:val="20"/>
                <w:szCs w:val="20"/>
              </w:rPr>
              <w:t>예상되는</w:t>
            </w:r>
            <w:r w:rsidR="0080126A">
              <w:rPr>
                <w:rFonts w:cs="Times New Roman" w:hint="eastAsia"/>
                <w:sz w:val="20"/>
                <w:szCs w:val="20"/>
              </w:rPr>
              <w:t xml:space="preserve"> </w:t>
            </w:r>
            <w:r w:rsidR="0080126A">
              <w:rPr>
                <w:rFonts w:cs="Times New Roman"/>
                <w:sz w:val="20"/>
                <w:szCs w:val="20"/>
              </w:rPr>
              <w:t>1</w:t>
            </w:r>
            <w:r w:rsidR="0080126A">
              <w:rPr>
                <w:rFonts w:cs="Times New Roman" w:hint="eastAsia"/>
                <w:sz w:val="20"/>
                <w:szCs w:val="20"/>
              </w:rPr>
              <w:t>그룹</w:t>
            </w:r>
            <w:r w:rsidR="0080126A">
              <w:rPr>
                <w:rFonts w:cs="Times New Roman" w:hint="eastAsia"/>
                <w:sz w:val="20"/>
                <w:szCs w:val="20"/>
              </w:rPr>
              <w:t xml:space="preserve"> </w:t>
            </w:r>
            <w:r w:rsidR="0080126A">
              <w:rPr>
                <w:rFonts w:cs="Times New Roman" w:hint="eastAsia"/>
                <w:sz w:val="20"/>
                <w:szCs w:val="20"/>
              </w:rPr>
              <w:t>투자자들이</w:t>
            </w:r>
            <w:r w:rsidR="0080126A">
              <w:rPr>
                <w:rFonts w:cs="Times New Roman" w:hint="eastAsia"/>
                <w:sz w:val="20"/>
                <w:szCs w:val="20"/>
              </w:rPr>
              <w:t xml:space="preserve"> </w:t>
            </w:r>
            <w:r w:rsidR="0080126A">
              <w:rPr>
                <w:rFonts w:cs="Times New Roman" w:hint="eastAsia"/>
                <w:sz w:val="20"/>
                <w:szCs w:val="20"/>
              </w:rPr>
              <w:t>체결하고</w:t>
            </w:r>
            <w:r w:rsidR="0080126A">
              <w:rPr>
                <w:rFonts w:cs="Times New Roman" w:hint="eastAsia"/>
                <w:sz w:val="20"/>
                <w:szCs w:val="20"/>
              </w:rPr>
              <w:t xml:space="preserve"> </w:t>
            </w:r>
            <w:r w:rsidR="0080126A">
              <w:rPr>
                <w:rFonts w:cs="Times New Roman" w:hint="eastAsia"/>
                <w:sz w:val="20"/>
                <w:szCs w:val="20"/>
              </w:rPr>
              <w:t>있는</w:t>
            </w:r>
            <w:r w:rsidR="0080126A">
              <w:rPr>
                <w:rFonts w:cs="Times New Roman" w:hint="eastAsia"/>
                <w:sz w:val="20"/>
                <w:szCs w:val="20"/>
              </w:rPr>
              <w:t xml:space="preserve"> </w:t>
            </w:r>
            <w:r w:rsidR="0080126A">
              <w:rPr>
                <w:rFonts w:cs="Times New Roman"/>
                <w:sz w:val="20"/>
                <w:szCs w:val="20"/>
              </w:rPr>
              <w:t>1</w:t>
            </w:r>
            <w:r w:rsidR="0080126A">
              <w:rPr>
                <w:rFonts w:cs="Times New Roman" w:hint="eastAsia"/>
                <w:sz w:val="20"/>
                <w:szCs w:val="20"/>
              </w:rPr>
              <w:t>그</w:t>
            </w:r>
            <w:r w:rsidR="0080126A">
              <w:rPr>
                <w:rFonts w:cs="Times New Roman" w:hint="eastAsia"/>
                <w:sz w:val="20"/>
                <w:szCs w:val="20"/>
              </w:rPr>
              <w:lastRenderedPageBreak/>
              <w:t>룹</w:t>
            </w:r>
            <w:r w:rsidR="0080126A">
              <w:rPr>
                <w:rFonts w:cs="Times New Roman" w:hint="eastAsia"/>
                <w:sz w:val="20"/>
                <w:szCs w:val="20"/>
              </w:rPr>
              <w:t xml:space="preserve"> </w:t>
            </w:r>
            <w:r w:rsidR="0080126A">
              <w:rPr>
                <w:rFonts w:cs="Times New Roman" w:hint="eastAsia"/>
                <w:sz w:val="20"/>
                <w:szCs w:val="20"/>
              </w:rPr>
              <w:t>주주간계약</w:t>
            </w:r>
            <w:r w:rsidR="0080126A">
              <w:rPr>
                <w:rFonts w:cs="Times New Roman" w:hint="eastAsia"/>
                <w:sz w:val="20"/>
                <w:szCs w:val="20"/>
              </w:rPr>
              <w:t xml:space="preserve"> </w:t>
            </w:r>
            <w:r w:rsidR="0080126A">
              <w:rPr>
                <w:rFonts w:cs="Times New Roman" w:hint="eastAsia"/>
                <w:sz w:val="20"/>
                <w:szCs w:val="20"/>
              </w:rPr>
              <w:t>외에</w:t>
            </w:r>
            <w:r w:rsidR="0080126A">
              <w:rPr>
                <w:rFonts w:cs="Times New Roman" w:hint="eastAsia"/>
                <w:sz w:val="20"/>
                <w:szCs w:val="20"/>
              </w:rPr>
              <w:t>,</w:t>
            </w:r>
            <w:r w:rsidR="0080126A">
              <w:rPr>
                <w:rFonts w:cs="Times New Roman"/>
                <w:sz w:val="20"/>
                <w:szCs w:val="20"/>
              </w:rPr>
              <w:t xml:space="preserve"> 2</w:t>
            </w:r>
            <w:r w:rsidR="0080126A">
              <w:rPr>
                <w:rFonts w:cs="Times New Roman" w:hint="eastAsia"/>
                <w:sz w:val="20"/>
                <w:szCs w:val="20"/>
              </w:rPr>
              <w:t>그룹</w:t>
            </w:r>
            <w:r w:rsidR="0080126A">
              <w:rPr>
                <w:rFonts w:cs="Times New Roman" w:hint="eastAsia"/>
                <w:sz w:val="20"/>
                <w:szCs w:val="20"/>
              </w:rPr>
              <w:t xml:space="preserve"> </w:t>
            </w:r>
            <w:r w:rsidR="0080126A">
              <w:rPr>
                <w:rFonts w:cs="Times New Roman" w:hint="eastAsia"/>
                <w:sz w:val="20"/>
                <w:szCs w:val="20"/>
              </w:rPr>
              <w:t>주주간계약과</w:t>
            </w:r>
            <w:r w:rsidR="0080126A">
              <w:rPr>
                <w:rFonts w:cs="Times New Roman" w:hint="eastAsia"/>
                <w:sz w:val="20"/>
                <w:szCs w:val="20"/>
              </w:rPr>
              <w:t xml:space="preserve"> </w:t>
            </w:r>
            <w:r w:rsidR="0080126A">
              <w:rPr>
                <w:rFonts w:cs="Times New Roman"/>
                <w:sz w:val="20"/>
                <w:szCs w:val="20"/>
              </w:rPr>
              <w:t>3</w:t>
            </w:r>
            <w:r w:rsidR="0080126A">
              <w:rPr>
                <w:rFonts w:cs="Times New Roman" w:hint="eastAsia"/>
                <w:sz w:val="20"/>
                <w:szCs w:val="20"/>
              </w:rPr>
              <w:t>그룹</w:t>
            </w:r>
            <w:r w:rsidR="0080126A">
              <w:rPr>
                <w:rFonts w:cs="Times New Roman" w:hint="eastAsia"/>
                <w:sz w:val="20"/>
                <w:szCs w:val="20"/>
              </w:rPr>
              <w:t xml:space="preserve"> </w:t>
            </w:r>
            <w:r w:rsidR="0080126A">
              <w:rPr>
                <w:rFonts w:cs="Times New Roman" w:hint="eastAsia"/>
                <w:sz w:val="20"/>
                <w:szCs w:val="20"/>
              </w:rPr>
              <w:t>주주간계약의</w:t>
            </w:r>
            <w:r w:rsidR="0080126A">
              <w:rPr>
                <w:rFonts w:cs="Times New Roman" w:hint="eastAsia"/>
                <w:sz w:val="20"/>
                <w:szCs w:val="20"/>
              </w:rPr>
              <w:t xml:space="preserve"> </w:t>
            </w:r>
            <w:r w:rsidR="0080126A">
              <w:rPr>
                <w:rFonts w:cs="Times New Roman" w:hint="eastAsia"/>
                <w:sz w:val="20"/>
                <w:szCs w:val="20"/>
              </w:rPr>
              <w:t>경우</w:t>
            </w:r>
            <w:r w:rsidR="0080126A">
              <w:rPr>
                <w:rFonts w:cs="Times New Roman" w:hint="eastAsia"/>
                <w:sz w:val="20"/>
                <w:szCs w:val="20"/>
              </w:rPr>
              <w:t xml:space="preserve"> </w:t>
            </w:r>
            <w:r>
              <w:rPr>
                <w:rFonts w:cs="Times New Roman" w:hint="eastAsia"/>
                <w:sz w:val="20"/>
                <w:szCs w:val="20"/>
              </w:rPr>
              <w:t>위</w:t>
            </w:r>
            <w:r>
              <w:rPr>
                <w:rFonts w:cs="Times New Roman" w:hint="eastAsia"/>
                <w:sz w:val="20"/>
                <w:szCs w:val="20"/>
              </w:rPr>
              <w:t xml:space="preserve"> </w:t>
            </w:r>
            <w:r>
              <w:rPr>
                <w:rFonts w:cs="Times New Roman" w:hint="eastAsia"/>
                <w:sz w:val="20"/>
                <w:szCs w:val="20"/>
              </w:rPr>
              <w:t>우선매수권과</w:t>
            </w:r>
            <w:r>
              <w:rPr>
                <w:rFonts w:cs="Times New Roman" w:hint="eastAsia"/>
                <w:sz w:val="20"/>
                <w:szCs w:val="20"/>
              </w:rPr>
              <w:t xml:space="preserve"> </w:t>
            </w:r>
            <w:r>
              <w:rPr>
                <w:rFonts w:cs="Times New Roman"/>
                <w:sz w:val="20"/>
                <w:szCs w:val="20"/>
              </w:rPr>
              <w:t>Tag-Along Right</w:t>
            </w:r>
            <w:r>
              <w:rPr>
                <w:rFonts w:cs="Times New Roman" w:hint="eastAsia"/>
                <w:sz w:val="20"/>
                <w:szCs w:val="20"/>
              </w:rPr>
              <w:t>를</w:t>
            </w:r>
            <w:r>
              <w:rPr>
                <w:rFonts w:cs="Times New Roman" w:hint="eastAsia"/>
                <w:sz w:val="20"/>
                <w:szCs w:val="20"/>
              </w:rPr>
              <w:t xml:space="preserve"> </w:t>
            </w:r>
            <w:r>
              <w:rPr>
                <w:rFonts w:cs="Times New Roman" w:hint="eastAsia"/>
                <w:sz w:val="20"/>
                <w:szCs w:val="20"/>
              </w:rPr>
              <w:t>제외하면</w:t>
            </w:r>
            <w:r>
              <w:rPr>
                <w:rFonts w:cs="Times New Roman" w:hint="eastAsia"/>
                <w:sz w:val="20"/>
                <w:szCs w:val="20"/>
              </w:rPr>
              <w:t xml:space="preserve"> </w:t>
            </w:r>
            <w:r w:rsidR="006260C1">
              <w:rPr>
                <w:rFonts w:cs="Times New Roman"/>
                <w:sz w:val="20"/>
                <w:szCs w:val="20"/>
              </w:rPr>
              <w:t xml:space="preserve">(i) </w:t>
            </w:r>
            <w:r w:rsidR="006260C1">
              <w:rPr>
                <w:rFonts w:cs="Times New Roman" w:hint="eastAsia"/>
                <w:sz w:val="20"/>
                <w:szCs w:val="20"/>
              </w:rPr>
              <w:t>대상회사가</w:t>
            </w:r>
            <w:r w:rsidR="006260C1">
              <w:rPr>
                <w:rFonts w:cs="Times New Roman" w:hint="eastAsia"/>
                <w:sz w:val="20"/>
                <w:szCs w:val="20"/>
              </w:rPr>
              <w:t xml:space="preserve"> </w:t>
            </w:r>
            <w:r w:rsidR="006260C1">
              <w:rPr>
                <w:rFonts w:cs="Times New Roman"/>
                <w:sz w:val="20"/>
                <w:szCs w:val="20"/>
              </w:rPr>
              <w:t>IPO</w:t>
            </w:r>
            <w:r w:rsidR="006260C1">
              <w:rPr>
                <w:rFonts w:cs="Times New Roman" w:hint="eastAsia"/>
                <w:sz w:val="20"/>
                <w:szCs w:val="20"/>
              </w:rPr>
              <w:t>를</w:t>
            </w:r>
            <w:r w:rsidR="006260C1">
              <w:rPr>
                <w:rFonts w:cs="Times New Roman" w:hint="eastAsia"/>
                <w:sz w:val="20"/>
                <w:szCs w:val="20"/>
              </w:rPr>
              <w:t xml:space="preserve"> </w:t>
            </w:r>
            <w:r w:rsidR="006260C1">
              <w:rPr>
                <w:rFonts w:cs="Times New Roman" w:hint="eastAsia"/>
                <w:sz w:val="20"/>
                <w:szCs w:val="20"/>
              </w:rPr>
              <w:t>할</w:t>
            </w:r>
            <w:r w:rsidR="006260C1">
              <w:rPr>
                <w:rFonts w:cs="Times New Roman" w:hint="eastAsia"/>
                <w:sz w:val="20"/>
                <w:szCs w:val="20"/>
              </w:rPr>
              <w:t xml:space="preserve"> </w:t>
            </w:r>
            <w:r w:rsidR="006260C1">
              <w:rPr>
                <w:rFonts w:cs="Times New Roman" w:hint="eastAsia"/>
                <w:sz w:val="20"/>
                <w:szCs w:val="20"/>
              </w:rPr>
              <w:t>경우의</w:t>
            </w:r>
            <w:r w:rsidR="006260C1">
              <w:rPr>
                <w:rFonts w:cs="Times New Roman" w:hint="eastAsia"/>
                <w:sz w:val="20"/>
                <w:szCs w:val="20"/>
              </w:rPr>
              <w:t xml:space="preserve"> </w:t>
            </w:r>
            <w:r w:rsidR="006260C1">
              <w:rPr>
                <w:rFonts w:cs="Times New Roman" w:hint="eastAsia"/>
                <w:sz w:val="20"/>
                <w:szCs w:val="20"/>
              </w:rPr>
              <w:t>구주매출</w:t>
            </w:r>
            <w:r w:rsidR="006260C1">
              <w:rPr>
                <w:rFonts w:cs="Times New Roman" w:hint="eastAsia"/>
                <w:sz w:val="20"/>
                <w:szCs w:val="20"/>
              </w:rPr>
              <w:t xml:space="preserve"> </w:t>
            </w:r>
            <w:r w:rsidR="006260C1">
              <w:rPr>
                <w:rFonts w:cs="Times New Roman" w:hint="eastAsia"/>
                <w:sz w:val="20"/>
                <w:szCs w:val="20"/>
              </w:rPr>
              <w:t>우선권</w:t>
            </w:r>
            <w:r w:rsidR="006260C1">
              <w:rPr>
                <w:rFonts w:cs="Times New Roman" w:hint="eastAsia"/>
                <w:sz w:val="20"/>
                <w:szCs w:val="20"/>
              </w:rPr>
              <w:t>(</w:t>
            </w:r>
            <w:r w:rsidR="006260C1">
              <w:rPr>
                <w:rFonts w:cs="Times New Roman" w:hint="eastAsia"/>
                <w:sz w:val="20"/>
                <w:szCs w:val="20"/>
              </w:rPr>
              <w:t>단</w:t>
            </w:r>
            <w:r w:rsidR="006260C1">
              <w:rPr>
                <w:rFonts w:cs="Times New Roman" w:hint="eastAsia"/>
                <w:sz w:val="20"/>
                <w:szCs w:val="20"/>
              </w:rPr>
              <w:t>,</w:t>
            </w:r>
            <w:r w:rsidR="006260C1">
              <w:rPr>
                <w:rFonts w:cs="Times New Roman"/>
                <w:sz w:val="20"/>
                <w:szCs w:val="20"/>
              </w:rPr>
              <w:t xml:space="preserve"> </w:t>
            </w:r>
            <w:r w:rsidR="006260C1">
              <w:rPr>
                <w:rFonts w:cs="Times New Roman" w:hint="eastAsia"/>
                <w:sz w:val="20"/>
                <w:szCs w:val="20"/>
              </w:rPr>
              <w:t>대상회사가</w:t>
            </w:r>
            <w:r w:rsidR="006260C1">
              <w:rPr>
                <w:rFonts w:cs="Times New Roman" w:hint="eastAsia"/>
                <w:sz w:val="20"/>
                <w:szCs w:val="20"/>
              </w:rPr>
              <w:t xml:space="preserve"> </w:t>
            </w:r>
            <w:r w:rsidR="006260C1">
              <w:rPr>
                <w:rFonts w:cs="Times New Roman"/>
                <w:sz w:val="20"/>
                <w:szCs w:val="20"/>
              </w:rPr>
              <w:t>IPO</w:t>
            </w:r>
            <w:r w:rsidR="006260C1">
              <w:rPr>
                <w:rFonts w:cs="Times New Roman" w:hint="eastAsia"/>
                <w:sz w:val="20"/>
                <w:szCs w:val="20"/>
              </w:rPr>
              <w:t>를</w:t>
            </w:r>
            <w:r w:rsidR="006260C1">
              <w:rPr>
                <w:rFonts w:cs="Times New Roman" w:hint="eastAsia"/>
                <w:sz w:val="20"/>
                <w:szCs w:val="20"/>
              </w:rPr>
              <w:t xml:space="preserve"> </w:t>
            </w:r>
            <w:r w:rsidR="006260C1">
              <w:rPr>
                <w:rFonts w:cs="Times New Roman" w:hint="eastAsia"/>
                <w:sz w:val="20"/>
                <w:szCs w:val="20"/>
              </w:rPr>
              <w:t>일정기간</w:t>
            </w:r>
            <w:r w:rsidR="006260C1">
              <w:rPr>
                <w:rFonts w:cs="Times New Roman" w:hint="eastAsia"/>
                <w:sz w:val="20"/>
                <w:szCs w:val="20"/>
              </w:rPr>
              <w:t xml:space="preserve"> </w:t>
            </w:r>
            <w:r w:rsidR="006260C1">
              <w:rPr>
                <w:rFonts w:cs="Times New Roman" w:hint="eastAsia"/>
                <w:sz w:val="20"/>
                <w:szCs w:val="20"/>
              </w:rPr>
              <w:t>내에</w:t>
            </w:r>
            <w:r w:rsidR="006260C1">
              <w:rPr>
                <w:rFonts w:cs="Times New Roman" w:hint="eastAsia"/>
                <w:sz w:val="20"/>
                <w:szCs w:val="20"/>
              </w:rPr>
              <w:t xml:space="preserve"> </w:t>
            </w:r>
            <w:r w:rsidR="006260C1">
              <w:rPr>
                <w:rFonts w:cs="Times New Roman" w:hint="eastAsia"/>
                <w:sz w:val="20"/>
                <w:szCs w:val="20"/>
              </w:rPr>
              <w:t>하여야</w:t>
            </w:r>
            <w:r w:rsidR="006260C1">
              <w:rPr>
                <w:rFonts w:cs="Times New Roman" w:hint="eastAsia"/>
                <w:sz w:val="20"/>
                <w:szCs w:val="20"/>
              </w:rPr>
              <w:t xml:space="preserve"> </w:t>
            </w:r>
            <w:r w:rsidR="006260C1">
              <w:rPr>
                <w:rFonts w:cs="Times New Roman" w:hint="eastAsia"/>
                <w:sz w:val="20"/>
                <w:szCs w:val="20"/>
              </w:rPr>
              <w:t>할</w:t>
            </w:r>
            <w:r w:rsidR="006260C1">
              <w:rPr>
                <w:rFonts w:cs="Times New Roman" w:hint="eastAsia"/>
                <w:sz w:val="20"/>
                <w:szCs w:val="20"/>
              </w:rPr>
              <w:t xml:space="preserve"> </w:t>
            </w:r>
            <w:r w:rsidR="006260C1">
              <w:rPr>
                <w:rFonts w:cs="Times New Roman" w:hint="eastAsia"/>
                <w:sz w:val="20"/>
                <w:szCs w:val="20"/>
              </w:rPr>
              <w:t>의무</w:t>
            </w:r>
            <w:r w:rsidR="006260C1">
              <w:rPr>
                <w:rFonts w:cs="Times New Roman" w:hint="eastAsia"/>
                <w:sz w:val="20"/>
                <w:szCs w:val="20"/>
              </w:rPr>
              <w:t xml:space="preserve"> </w:t>
            </w:r>
            <w:r w:rsidR="006260C1">
              <w:rPr>
                <w:rFonts w:cs="Times New Roman" w:hint="eastAsia"/>
                <w:sz w:val="20"/>
                <w:szCs w:val="20"/>
              </w:rPr>
              <w:t>등은</w:t>
            </w:r>
            <w:r w:rsidR="006260C1">
              <w:rPr>
                <w:rFonts w:cs="Times New Roman" w:hint="eastAsia"/>
                <w:sz w:val="20"/>
                <w:szCs w:val="20"/>
              </w:rPr>
              <w:t xml:space="preserve"> </w:t>
            </w:r>
            <w:r w:rsidR="006260C1">
              <w:rPr>
                <w:rFonts w:cs="Times New Roman" w:hint="eastAsia"/>
                <w:sz w:val="20"/>
                <w:szCs w:val="20"/>
              </w:rPr>
              <w:t>규정되어</w:t>
            </w:r>
            <w:r w:rsidR="006260C1">
              <w:rPr>
                <w:rFonts w:cs="Times New Roman" w:hint="eastAsia"/>
                <w:sz w:val="20"/>
                <w:szCs w:val="20"/>
              </w:rPr>
              <w:t xml:space="preserve"> </w:t>
            </w:r>
            <w:r w:rsidR="006260C1">
              <w:rPr>
                <w:rFonts w:cs="Times New Roman" w:hint="eastAsia"/>
                <w:sz w:val="20"/>
                <w:szCs w:val="20"/>
              </w:rPr>
              <w:t>있지</w:t>
            </w:r>
            <w:r w:rsidR="006260C1">
              <w:rPr>
                <w:rFonts w:cs="Times New Roman" w:hint="eastAsia"/>
                <w:sz w:val="20"/>
                <w:szCs w:val="20"/>
              </w:rPr>
              <w:t xml:space="preserve"> </w:t>
            </w:r>
            <w:r w:rsidR="006260C1">
              <w:rPr>
                <w:rFonts w:cs="Times New Roman" w:hint="eastAsia"/>
                <w:sz w:val="20"/>
                <w:szCs w:val="20"/>
              </w:rPr>
              <w:t>않음</w:t>
            </w:r>
            <w:r w:rsidR="006260C1">
              <w:rPr>
                <w:rFonts w:cs="Times New Roman" w:hint="eastAsia"/>
                <w:sz w:val="20"/>
                <w:szCs w:val="20"/>
              </w:rPr>
              <w:t>)</w:t>
            </w:r>
            <w:r w:rsidR="006260C1">
              <w:rPr>
                <w:rFonts w:cs="Times New Roman"/>
                <w:sz w:val="20"/>
                <w:szCs w:val="20"/>
              </w:rPr>
              <w:t xml:space="preserve"> </w:t>
            </w:r>
            <w:r w:rsidR="006260C1">
              <w:rPr>
                <w:rFonts w:cs="Times New Roman" w:hint="eastAsia"/>
                <w:sz w:val="20"/>
                <w:szCs w:val="20"/>
              </w:rPr>
              <w:t>및</w:t>
            </w:r>
            <w:r w:rsidR="006260C1">
              <w:rPr>
                <w:rFonts w:cs="Times New Roman" w:hint="eastAsia"/>
                <w:sz w:val="20"/>
                <w:szCs w:val="20"/>
              </w:rPr>
              <w:t xml:space="preserve"> </w:t>
            </w:r>
            <w:r w:rsidR="006260C1">
              <w:rPr>
                <w:rFonts w:cs="Times New Roman"/>
                <w:sz w:val="20"/>
                <w:szCs w:val="20"/>
              </w:rPr>
              <w:t xml:space="preserve">(ii) </w:t>
            </w:r>
            <w:r>
              <w:rPr>
                <w:rFonts w:cs="Times New Roman" w:hint="eastAsia"/>
                <w:sz w:val="20"/>
                <w:szCs w:val="20"/>
              </w:rPr>
              <w:t>매우</w:t>
            </w:r>
            <w:r>
              <w:rPr>
                <w:rFonts w:cs="Times New Roman" w:hint="eastAsia"/>
                <w:sz w:val="20"/>
                <w:szCs w:val="20"/>
              </w:rPr>
              <w:t xml:space="preserve"> </w:t>
            </w:r>
            <w:r>
              <w:rPr>
                <w:rFonts w:cs="Times New Roman" w:hint="eastAsia"/>
                <w:sz w:val="20"/>
                <w:szCs w:val="20"/>
              </w:rPr>
              <w:t>기본적인</w:t>
            </w:r>
            <w:r>
              <w:rPr>
                <w:rFonts w:cs="Times New Roman" w:hint="eastAsia"/>
                <w:sz w:val="20"/>
                <w:szCs w:val="20"/>
              </w:rPr>
              <w:t xml:space="preserve"> </w:t>
            </w:r>
            <w:r>
              <w:rPr>
                <w:rFonts w:cs="Times New Roman" w:hint="eastAsia"/>
                <w:sz w:val="20"/>
                <w:szCs w:val="20"/>
              </w:rPr>
              <w:t>동의권</w:t>
            </w:r>
            <w:r>
              <w:rPr>
                <w:rFonts w:cs="Times New Roman" w:hint="eastAsia"/>
                <w:sz w:val="20"/>
                <w:szCs w:val="20"/>
              </w:rPr>
              <w:t xml:space="preserve"> </w:t>
            </w:r>
            <w:r>
              <w:rPr>
                <w:rFonts w:cs="Times New Roman" w:hint="eastAsia"/>
                <w:sz w:val="20"/>
                <w:szCs w:val="20"/>
              </w:rPr>
              <w:t>외에는</w:t>
            </w:r>
            <w:r>
              <w:rPr>
                <w:rFonts w:cs="Times New Roman" w:hint="eastAsia"/>
                <w:sz w:val="20"/>
                <w:szCs w:val="20"/>
              </w:rPr>
              <w:t xml:space="preserve"> </w:t>
            </w:r>
            <w:r>
              <w:rPr>
                <w:rFonts w:cs="Times New Roman" w:hint="eastAsia"/>
                <w:sz w:val="20"/>
                <w:szCs w:val="20"/>
              </w:rPr>
              <w:t>특별한</w:t>
            </w:r>
            <w:r>
              <w:rPr>
                <w:rFonts w:cs="Times New Roman" w:hint="eastAsia"/>
                <w:sz w:val="20"/>
                <w:szCs w:val="20"/>
              </w:rPr>
              <w:t xml:space="preserve"> </w:t>
            </w:r>
            <w:r>
              <w:rPr>
                <w:rFonts w:cs="Times New Roman" w:hint="eastAsia"/>
                <w:sz w:val="20"/>
                <w:szCs w:val="20"/>
              </w:rPr>
              <w:t>권리가</w:t>
            </w:r>
            <w:r>
              <w:rPr>
                <w:rFonts w:cs="Times New Roman" w:hint="eastAsia"/>
                <w:sz w:val="20"/>
                <w:szCs w:val="20"/>
              </w:rPr>
              <w:t xml:space="preserve"> </w:t>
            </w:r>
            <w:r>
              <w:rPr>
                <w:rFonts w:cs="Times New Roman" w:hint="eastAsia"/>
                <w:sz w:val="20"/>
                <w:szCs w:val="20"/>
              </w:rPr>
              <w:t>부여된</w:t>
            </w:r>
            <w:r>
              <w:rPr>
                <w:rFonts w:cs="Times New Roman" w:hint="eastAsia"/>
                <w:sz w:val="20"/>
                <w:szCs w:val="20"/>
              </w:rPr>
              <w:t xml:space="preserve"> </w:t>
            </w:r>
            <w:r>
              <w:rPr>
                <w:rFonts w:cs="Times New Roman" w:hint="eastAsia"/>
                <w:sz w:val="20"/>
                <w:szCs w:val="20"/>
              </w:rPr>
              <w:t>것은</w:t>
            </w:r>
            <w:r>
              <w:rPr>
                <w:rFonts w:cs="Times New Roman" w:hint="eastAsia"/>
                <w:sz w:val="20"/>
                <w:szCs w:val="20"/>
              </w:rPr>
              <w:t xml:space="preserve"> </w:t>
            </w:r>
            <w:r>
              <w:rPr>
                <w:rFonts w:cs="Times New Roman" w:hint="eastAsia"/>
                <w:sz w:val="20"/>
                <w:szCs w:val="20"/>
              </w:rPr>
              <w:t>없다고</w:t>
            </w:r>
            <w:r>
              <w:rPr>
                <w:rFonts w:cs="Times New Roman" w:hint="eastAsia"/>
                <w:sz w:val="20"/>
                <w:szCs w:val="20"/>
              </w:rPr>
              <w:t xml:space="preserve"> </w:t>
            </w:r>
            <w:r>
              <w:rPr>
                <w:rFonts w:cs="Times New Roman" w:hint="eastAsia"/>
                <w:sz w:val="20"/>
                <w:szCs w:val="20"/>
              </w:rPr>
              <w:t>하고</w:t>
            </w:r>
            <w:r>
              <w:rPr>
                <w:rFonts w:cs="Times New Roman" w:hint="eastAsia"/>
                <w:sz w:val="20"/>
                <w:szCs w:val="20"/>
              </w:rPr>
              <w:t>,</w:t>
            </w:r>
            <w:r>
              <w:rPr>
                <w:rFonts w:cs="Times New Roman"/>
                <w:sz w:val="20"/>
                <w:szCs w:val="20"/>
              </w:rPr>
              <w:t xml:space="preserve"> </w:t>
            </w:r>
            <w:r>
              <w:rPr>
                <w:rFonts w:cs="Times New Roman" w:hint="eastAsia"/>
                <w:sz w:val="20"/>
                <w:szCs w:val="20"/>
              </w:rPr>
              <w:t>구글이나</w:t>
            </w:r>
            <w:r>
              <w:rPr>
                <w:rFonts w:cs="Times New Roman" w:hint="eastAsia"/>
                <w:sz w:val="20"/>
                <w:szCs w:val="20"/>
              </w:rPr>
              <w:t xml:space="preserve"> </w:t>
            </w:r>
            <w:r>
              <w:rPr>
                <w:rFonts w:cs="Times New Roman" w:hint="eastAsia"/>
                <w:sz w:val="20"/>
                <w:szCs w:val="20"/>
              </w:rPr>
              <w:t>㈜엘지와의</w:t>
            </w:r>
            <w:r>
              <w:rPr>
                <w:rFonts w:cs="Times New Roman" w:hint="eastAsia"/>
                <w:sz w:val="20"/>
                <w:szCs w:val="20"/>
              </w:rPr>
              <w:t xml:space="preserve"> </w:t>
            </w:r>
            <w:r>
              <w:rPr>
                <w:rFonts w:cs="Times New Roman" w:hint="eastAsia"/>
                <w:sz w:val="20"/>
                <w:szCs w:val="20"/>
              </w:rPr>
              <w:t>전략적인</w:t>
            </w:r>
            <w:r>
              <w:rPr>
                <w:rFonts w:cs="Times New Roman" w:hint="eastAsia"/>
                <w:sz w:val="20"/>
                <w:szCs w:val="20"/>
              </w:rPr>
              <w:t xml:space="preserve"> </w:t>
            </w:r>
            <w:r>
              <w:rPr>
                <w:rFonts w:cs="Times New Roman" w:hint="eastAsia"/>
                <w:sz w:val="20"/>
                <w:szCs w:val="20"/>
              </w:rPr>
              <w:t>협력관계에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내용도</w:t>
            </w:r>
            <w:r>
              <w:rPr>
                <w:rFonts w:cs="Times New Roman" w:hint="eastAsia"/>
                <w:sz w:val="20"/>
                <w:szCs w:val="20"/>
              </w:rPr>
              <w:t xml:space="preserve"> </w:t>
            </w:r>
            <w:r>
              <w:rPr>
                <w:rFonts w:cs="Times New Roman" w:hint="eastAsia"/>
                <w:sz w:val="20"/>
                <w:szCs w:val="20"/>
              </w:rPr>
              <w:t>포함되어</w:t>
            </w:r>
            <w:r>
              <w:rPr>
                <w:rFonts w:cs="Times New Roman" w:hint="eastAsia"/>
                <w:sz w:val="20"/>
                <w:szCs w:val="20"/>
              </w:rPr>
              <w:t xml:space="preserve"> </w:t>
            </w:r>
            <w:r>
              <w:rPr>
                <w:rFonts w:cs="Times New Roman" w:hint="eastAsia"/>
                <w:sz w:val="20"/>
                <w:szCs w:val="20"/>
              </w:rPr>
              <w:t>있지</w:t>
            </w:r>
            <w:r>
              <w:rPr>
                <w:rFonts w:cs="Times New Roman" w:hint="eastAsia"/>
                <w:sz w:val="20"/>
                <w:szCs w:val="20"/>
              </w:rPr>
              <w:t xml:space="preserve"> </w:t>
            </w:r>
            <w:r>
              <w:rPr>
                <w:rFonts w:cs="Times New Roman" w:hint="eastAsia"/>
                <w:sz w:val="20"/>
                <w:szCs w:val="20"/>
              </w:rPr>
              <w:t>않다고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p>
        </w:tc>
        <w:tc>
          <w:tcPr>
            <w:tcW w:w="26" w:type="pct"/>
            <w:tcBorders>
              <w:top w:val="nil"/>
              <w:bottom w:val="nil"/>
            </w:tcBorders>
          </w:tcPr>
          <w:p w14:paraId="05A63BEF" w14:textId="77777777" w:rsidR="00632E3A" w:rsidRPr="009A2958" w:rsidRDefault="00632E3A" w:rsidP="00432A8C">
            <w:pPr>
              <w:widowControl/>
              <w:spacing w:before="40" w:after="120" w:line="276" w:lineRule="auto"/>
              <w:ind w:left="284" w:hanging="284"/>
              <w:rPr>
                <w:rFonts w:cs="Times New Roman"/>
                <w:sz w:val="20"/>
                <w:szCs w:val="20"/>
              </w:rPr>
            </w:pPr>
          </w:p>
        </w:tc>
        <w:tc>
          <w:tcPr>
            <w:tcW w:w="1728" w:type="pct"/>
          </w:tcPr>
          <w:p w14:paraId="08983A12" w14:textId="2D20011C" w:rsidR="008E175A" w:rsidRPr="00953FDE" w:rsidRDefault="00BD55F7" w:rsidP="00286E55">
            <w:pPr>
              <w:pStyle w:val="a8"/>
              <w:widowControl/>
              <w:numPr>
                <w:ilvl w:val="0"/>
                <w:numId w:val="2"/>
              </w:numPr>
              <w:spacing w:before="40" w:after="120" w:line="276" w:lineRule="auto"/>
              <w:rPr>
                <w:rFonts w:cs="Times New Roman"/>
                <w:sz w:val="20"/>
                <w:szCs w:val="20"/>
              </w:rPr>
            </w:pPr>
            <w:r w:rsidRPr="00953FDE">
              <w:rPr>
                <w:rFonts w:cs="Times New Roman" w:hint="eastAsia"/>
                <w:sz w:val="20"/>
                <w:szCs w:val="20"/>
              </w:rPr>
              <w:t>본건</w:t>
            </w:r>
            <w:r w:rsidRPr="00953FDE">
              <w:rPr>
                <w:rFonts w:cs="Times New Roman" w:hint="eastAsia"/>
                <w:sz w:val="20"/>
                <w:szCs w:val="20"/>
              </w:rPr>
              <w:t xml:space="preserve"> </w:t>
            </w:r>
            <w:r w:rsidRPr="00953FDE">
              <w:rPr>
                <w:rFonts w:cs="Times New Roman" w:hint="eastAsia"/>
                <w:sz w:val="20"/>
                <w:szCs w:val="20"/>
              </w:rPr>
              <w:t>거래를</w:t>
            </w:r>
            <w:r w:rsidRPr="00953FDE">
              <w:rPr>
                <w:rFonts w:cs="Times New Roman" w:hint="eastAsia"/>
                <w:sz w:val="20"/>
                <w:szCs w:val="20"/>
              </w:rPr>
              <w:t xml:space="preserve"> </w:t>
            </w:r>
            <w:r w:rsidRPr="00953FDE">
              <w:rPr>
                <w:rFonts w:cs="Times New Roman" w:hint="eastAsia"/>
                <w:sz w:val="20"/>
                <w:szCs w:val="20"/>
              </w:rPr>
              <w:t>위해서는</w:t>
            </w:r>
            <w:r w:rsidRPr="00953FDE">
              <w:rPr>
                <w:rFonts w:cs="Times New Roman" w:hint="eastAsia"/>
                <w:sz w:val="20"/>
                <w:szCs w:val="20"/>
              </w:rPr>
              <w:t xml:space="preserve"> </w:t>
            </w:r>
            <w:r w:rsidRPr="00953FDE">
              <w:rPr>
                <w:rFonts w:cs="Times New Roman"/>
                <w:sz w:val="20"/>
                <w:szCs w:val="20"/>
              </w:rPr>
              <w:t>TPG</w:t>
            </w:r>
            <w:r w:rsidRPr="00953FDE">
              <w:rPr>
                <w:rFonts w:cs="Times New Roman" w:hint="eastAsia"/>
                <w:sz w:val="20"/>
                <w:szCs w:val="20"/>
              </w:rPr>
              <w:t>의</w:t>
            </w:r>
            <w:r w:rsidRPr="00953FDE">
              <w:rPr>
                <w:rFonts w:cs="Times New Roman" w:hint="eastAsia"/>
                <w:sz w:val="20"/>
                <w:szCs w:val="20"/>
              </w:rPr>
              <w:t xml:space="preserve"> </w:t>
            </w:r>
            <w:r w:rsidRPr="00953FDE">
              <w:rPr>
                <w:rFonts w:cs="Times New Roman" w:hint="eastAsia"/>
                <w:sz w:val="20"/>
                <w:szCs w:val="20"/>
              </w:rPr>
              <w:t>사전동의를</w:t>
            </w:r>
            <w:r w:rsidRPr="00953FDE">
              <w:rPr>
                <w:rFonts w:cs="Times New Roman" w:hint="eastAsia"/>
                <w:sz w:val="20"/>
                <w:szCs w:val="20"/>
              </w:rPr>
              <w:t xml:space="preserve"> </w:t>
            </w:r>
            <w:r w:rsidRPr="00953FDE">
              <w:rPr>
                <w:rFonts w:cs="Times New Roman" w:hint="eastAsia"/>
                <w:sz w:val="20"/>
                <w:szCs w:val="20"/>
              </w:rPr>
              <w:t>받아야</w:t>
            </w:r>
            <w:r w:rsidRPr="00953FDE">
              <w:rPr>
                <w:rFonts w:cs="Times New Roman" w:hint="eastAsia"/>
                <w:sz w:val="20"/>
                <w:szCs w:val="20"/>
              </w:rPr>
              <w:t xml:space="preserve"> </w:t>
            </w:r>
            <w:r w:rsidRPr="00953FDE">
              <w:rPr>
                <w:rFonts w:cs="Times New Roman" w:hint="eastAsia"/>
                <w:sz w:val="20"/>
                <w:szCs w:val="20"/>
              </w:rPr>
              <w:t>하고</w:t>
            </w:r>
            <w:r w:rsidRPr="00953FDE">
              <w:rPr>
                <w:rFonts w:cs="Times New Roman" w:hint="eastAsia"/>
                <w:sz w:val="20"/>
                <w:szCs w:val="20"/>
              </w:rPr>
              <w:t>,</w:t>
            </w:r>
            <w:r w:rsidRPr="00953FDE">
              <w:rPr>
                <w:rFonts w:cs="Times New Roman"/>
                <w:sz w:val="20"/>
                <w:szCs w:val="20"/>
              </w:rPr>
              <w:t xml:space="preserve"> </w:t>
            </w:r>
            <w:r w:rsidRPr="00953FDE">
              <w:rPr>
                <w:rFonts w:cs="Times New Roman" w:hint="eastAsia"/>
                <w:sz w:val="20"/>
                <w:szCs w:val="20"/>
              </w:rPr>
              <w:t>대상회사</w:t>
            </w:r>
            <w:r w:rsidRPr="00953FDE">
              <w:rPr>
                <w:rFonts w:cs="Times New Roman" w:hint="eastAsia"/>
                <w:sz w:val="20"/>
                <w:szCs w:val="20"/>
              </w:rPr>
              <w:t xml:space="preserve"> </w:t>
            </w:r>
            <w:r w:rsidRPr="00953FDE">
              <w:rPr>
                <w:rFonts w:cs="Times New Roman" w:hint="eastAsia"/>
                <w:sz w:val="20"/>
                <w:szCs w:val="20"/>
              </w:rPr>
              <w:t>주주간계약</w:t>
            </w:r>
            <w:r w:rsidR="00373CBD" w:rsidRPr="00953FDE">
              <w:rPr>
                <w:rFonts w:cs="Times New Roman" w:hint="eastAsia"/>
                <w:sz w:val="20"/>
                <w:szCs w:val="20"/>
              </w:rPr>
              <w:t>을</w:t>
            </w:r>
            <w:r w:rsidR="00373CBD" w:rsidRPr="00953FDE">
              <w:rPr>
                <w:rFonts w:cs="Times New Roman" w:hint="eastAsia"/>
                <w:sz w:val="20"/>
                <w:szCs w:val="20"/>
              </w:rPr>
              <w:t xml:space="preserve"> </w:t>
            </w:r>
            <w:r w:rsidR="00373CBD" w:rsidRPr="00953FDE">
              <w:rPr>
                <w:rFonts w:cs="Times New Roman" w:hint="eastAsia"/>
                <w:sz w:val="20"/>
                <w:szCs w:val="20"/>
              </w:rPr>
              <w:t>체결한</w:t>
            </w:r>
            <w:r w:rsidR="00373CBD" w:rsidRPr="00953FDE">
              <w:rPr>
                <w:rFonts w:cs="Times New Roman" w:hint="eastAsia"/>
                <w:sz w:val="20"/>
                <w:szCs w:val="20"/>
              </w:rPr>
              <w:t xml:space="preserve"> </w:t>
            </w:r>
            <w:r w:rsidR="00373CBD" w:rsidRPr="00953FDE">
              <w:rPr>
                <w:rFonts w:cs="Times New Roman" w:hint="eastAsia"/>
                <w:sz w:val="20"/>
                <w:szCs w:val="20"/>
              </w:rPr>
              <w:t>투자자들에</w:t>
            </w:r>
            <w:r w:rsidR="00373CBD" w:rsidRPr="00953FDE">
              <w:rPr>
                <w:rFonts w:cs="Times New Roman" w:hint="eastAsia"/>
                <w:sz w:val="20"/>
                <w:szCs w:val="20"/>
              </w:rPr>
              <w:t xml:space="preserve"> </w:t>
            </w:r>
            <w:r w:rsidR="00373CBD" w:rsidRPr="00953FDE">
              <w:rPr>
                <w:rFonts w:cs="Times New Roman" w:hint="eastAsia"/>
                <w:sz w:val="20"/>
                <w:szCs w:val="20"/>
              </w:rPr>
              <w:t>대해서는</w:t>
            </w:r>
            <w:r w:rsidR="00373CBD" w:rsidRPr="00953FDE">
              <w:rPr>
                <w:rFonts w:cs="Times New Roman" w:hint="eastAsia"/>
                <w:sz w:val="20"/>
                <w:szCs w:val="20"/>
              </w:rPr>
              <w:t xml:space="preserve"> </w:t>
            </w:r>
            <w:r w:rsidR="00373CBD" w:rsidRPr="00953FDE">
              <w:rPr>
                <w:rFonts w:cs="Times New Roman" w:hint="eastAsia"/>
                <w:sz w:val="20"/>
                <w:szCs w:val="20"/>
              </w:rPr>
              <w:t>우선매수권</w:t>
            </w:r>
            <w:r w:rsidR="00373CBD" w:rsidRPr="00953FDE">
              <w:rPr>
                <w:rFonts w:cs="Times New Roman" w:hint="eastAsia"/>
                <w:sz w:val="20"/>
                <w:szCs w:val="20"/>
              </w:rPr>
              <w:t xml:space="preserve"> </w:t>
            </w:r>
            <w:r w:rsidR="00373CBD" w:rsidRPr="00953FDE">
              <w:rPr>
                <w:rFonts w:cs="Times New Roman" w:hint="eastAsia"/>
                <w:sz w:val="20"/>
                <w:szCs w:val="20"/>
              </w:rPr>
              <w:t>및</w:t>
            </w:r>
            <w:r w:rsidR="00373CBD" w:rsidRPr="00953FDE">
              <w:rPr>
                <w:rFonts w:cs="Times New Roman" w:hint="eastAsia"/>
                <w:sz w:val="20"/>
                <w:szCs w:val="20"/>
              </w:rPr>
              <w:t xml:space="preserve"> </w:t>
            </w:r>
            <w:r w:rsidR="00373CBD" w:rsidRPr="00953FDE">
              <w:rPr>
                <w:rFonts w:cs="Times New Roman"/>
                <w:sz w:val="20"/>
                <w:szCs w:val="20"/>
              </w:rPr>
              <w:t>Tag-Along Right</w:t>
            </w:r>
            <w:r w:rsidR="00373CBD" w:rsidRPr="00953FDE">
              <w:rPr>
                <w:rFonts w:cs="Times New Roman" w:hint="eastAsia"/>
                <w:sz w:val="20"/>
                <w:szCs w:val="20"/>
              </w:rPr>
              <w:t xml:space="preserve"> </w:t>
            </w:r>
            <w:r w:rsidR="00373CBD" w:rsidRPr="00953FDE">
              <w:rPr>
                <w:rFonts w:cs="Times New Roman" w:hint="eastAsia"/>
                <w:sz w:val="20"/>
                <w:szCs w:val="20"/>
              </w:rPr>
              <w:t>부여</w:t>
            </w:r>
            <w:r w:rsidR="00373CBD" w:rsidRPr="00953FDE">
              <w:rPr>
                <w:rFonts w:cs="Times New Roman" w:hint="eastAsia"/>
                <w:sz w:val="20"/>
                <w:szCs w:val="20"/>
              </w:rPr>
              <w:t xml:space="preserve"> </w:t>
            </w:r>
            <w:r w:rsidR="00373CBD" w:rsidRPr="00953FDE">
              <w:rPr>
                <w:rFonts w:cs="Times New Roman" w:hint="eastAsia"/>
                <w:sz w:val="20"/>
                <w:szCs w:val="20"/>
              </w:rPr>
              <w:t>절차를</w:t>
            </w:r>
            <w:r w:rsidR="00373CBD" w:rsidRPr="00953FDE">
              <w:rPr>
                <w:rFonts w:cs="Times New Roman" w:hint="eastAsia"/>
                <w:sz w:val="20"/>
                <w:szCs w:val="20"/>
              </w:rPr>
              <w:t xml:space="preserve"> </w:t>
            </w:r>
            <w:r w:rsidR="00373CBD" w:rsidRPr="00953FDE">
              <w:rPr>
                <w:rFonts w:cs="Times New Roman" w:hint="eastAsia"/>
                <w:sz w:val="20"/>
                <w:szCs w:val="20"/>
              </w:rPr>
              <w:t>거쳐야</w:t>
            </w:r>
            <w:r w:rsidR="00373CBD" w:rsidRPr="00953FDE">
              <w:rPr>
                <w:rFonts w:cs="Times New Roman" w:hint="eastAsia"/>
                <w:sz w:val="20"/>
                <w:szCs w:val="20"/>
              </w:rPr>
              <w:t xml:space="preserve"> </w:t>
            </w:r>
            <w:r w:rsidR="00373CBD" w:rsidRPr="00953FDE">
              <w:rPr>
                <w:rFonts w:cs="Times New Roman" w:hint="eastAsia"/>
                <w:sz w:val="20"/>
                <w:szCs w:val="20"/>
              </w:rPr>
              <w:t>함</w:t>
            </w:r>
            <w:r w:rsidR="00373CBD" w:rsidRPr="00953FDE">
              <w:rPr>
                <w:rFonts w:cs="Times New Roman" w:hint="eastAsia"/>
                <w:sz w:val="20"/>
                <w:szCs w:val="20"/>
              </w:rPr>
              <w:t>.</w:t>
            </w:r>
            <w:r w:rsidR="00953FDE" w:rsidRPr="00953FDE">
              <w:rPr>
                <w:rFonts w:cs="Times New Roman"/>
                <w:sz w:val="20"/>
                <w:szCs w:val="20"/>
              </w:rPr>
              <w:t xml:space="preserve"> </w:t>
            </w:r>
            <w:r w:rsidR="006C7FBF" w:rsidRPr="00953FDE">
              <w:rPr>
                <w:rFonts w:cs="Times New Roman" w:hint="eastAsia"/>
                <w:sz w:val="20"/>
                <w:szCs w:val="20"/>
              </w:rPr>
              <w:t>투자자들에</w:t>
            </w:r>
            <w:r w:rsidR="006C7FBF" w:rsidRPr="00953FDE">
              <w:rPr>
                <w:rFonts w:cs="Times New Roman" w:hint="eastAsia"/>
                <w:sz w:val="20"/>
                <w:szCs w:val="20"/>
              </w:rPr>
              <w:t xml:space="preserve"> </w:t>
            </w:r>
            <w:r w:rsidR="006C7FBF" w:rsidRPr="00953FDE">
              <w:rPr>
                <w:rFonts w:cs="Times New Roman" w:hint="eastAsia"/>
                <w:sz w:val="20"/>
                <w:szCs w:val="20"/>
              </w:rPr>
              <w:t>대한</w:t>
            </w:r>
            <w:r w:rsidR="006C7FBF" w:rsidRPr="00953FDE">
              <w:rPr>
                <w:rFonts w:cs="Times New Roman" w:hint="eastAsia"/>
                <w:sz w:val="20"/>
                <w:szCs w:val="20"/>
              </w:rPr>
              <w:t xml:space="preserve"> </w:t>
            </w:r>
            <w:r w:rsidR="006C7FBF" w:rsidRPr="00953FDE">
              <w:rPr>
                <w:rFonts w:cs="Times New Roman" w:hint="eastAsia"/>
                <w:sz w:val="20"/>
                <w:szCs w:val="20"/>
              </w:rPr>
              <w:t>우선매수권</w:t>
            </w:r>
            <w:r w:rsidR="006C7FBF" w:rsidRPr="00953FDE">
              <w:rPr>
                <w:rFonts w:cs="Times New Roman" w:hint="eastAsia"/>
                <w:sz w:val="20"/>
                <w:szCs w:val="20"/>
              </w:rPr>
              <w:t xml:space="preserve"> </w:t>
            </w:r>
            <w:r w:rsidR="006C7FBF" w:rsidRPr="00953FDE">
              <w:rPr>
                <w:rFonts w:cs="Times New Roman" w:hint="eastAsia"/>
                <w:sz w:val="20"/>
                <w:szCs w:val="20"/>
              </w:rPr>
              <w:t>및</w:t>
            </w:r>
            <w:r w:rsidR="006C7FBF" w:rsidRPr="00953FDE">
              <w:rPr>
                <w:rFonts w:cs="Times New Roman" w:hint="eastAsia"/>
                <w:sz w:val="20"/>
                <w:szCs w:val="20"/>
              </w:rPr>
              <w:t xml:space="preserve"> </w:t>
            </w:r>
            <w:r w:rsidR="006C7FBF" w:rsidRPr="00953FDE">
              <w:rPr>
                <w:rFonts w:cs="Times New Roman"/>
                <w:sz w:val="20"/>
                <w:szCs w:val="20"/>
              </w:rPr>
              <w:t xml:space="preserve">Tag-Along Right </w:t>
            </w:r>
            <w:r w:rsidR="006C7FBF" w:rsidRPr="00953FDE">
              <w:rPr>
                <w:rFonts w:cs="Times New Roman" w:hint="eastAsia"/>
                <w:sz w:val="20"/>
                <w:szCs w:val="20"/>
              </w:rPr>
              <w:t>부여</w:t>
            </w:r>
            <w:r w:rsidR="006C7FBF" w:rsidRPr="00953FDE">
              <w:rPr>
                <w:rFonts w:cs="Times New Roman" w:hint="eastAsia"/>
                <w:sz w:val="20"/>
                <w:szCs w:val="20"/>
              </w:rPr>
              <w:t xml:space="preserve"> </w:t>
            </w:r>
            <w:r w:rsidR="00334802" w:rsidRPr="00953FDE">
              <w:rPr>
                <w:rFonts w:cs="Times New Roman" w:hint="eastAsia"/>
                <w:sz w:val="20"/>
                <w:szCs w:val="20"/>
              </w:rPr>
              <w:t>절차에</w:t>
            </w:r>
            <w:r w:rsidR="00334802" w:rsidRPr="00953FDE">
              <w:rPr>
                <w:rFonts w:cs="Times New Roman" w:hint="eastAsia"/>
                <w:sz w:val="20"/>
                <w:szCs w:val="20"/>
              </w:rPr>
              <w:t xml:space="preserve"> </w:t>
            </w:r>
            <w:r w:rsidR="00334802" w:rsidRPr="00953FDE">
              <w:rPr>
                <w:rFonts w:cs="Times New Roman" w:hint="eastAsia"/>
                <w:sz w:val="20"/>
                <w:szCs w:val="20"/>
              </w:rPr>
              <w:t>최소</w:t>
            </w:r>
            <w:r w:rsidR="00334802" w:rsidRPr="00953FDE">
              <w:rPr>
                <w:rFonts w:cs="Times New Roman" w:hint="eastAsia"/>
                <w:sz w:val="20"/>
                <w:szCs w:val="20"/>
              </w:rPr>
              <w:t xml:space="preserve"> </w:t>
            </w:r>
            <w:r w:rsidR="0080126A">
              <w:rPr>
                <w:rFonts w:cs="Times New Roman"/>
                <w:sz w:val="20"/>
                <w:szCs w:val="20"/>
              </w:rPr>
              <w:t>2</w:t>
            </w:r>
            <w:r w:rsidR="00334802" w:rsidRPr="00953FDE">
              <w:rPr>
                <w:rFonts w:cs="Times New Roman"/>
                <w:sz w:val="20"/>
                <w:szCs w:val="20"/>
              </w:rPr>
              <w:t>0</w:t>
            </w:r>
            <w:r w:rsidR="00334802" w:rsidRPr="00953FDE">
              <w:rPr>
                <w:rFonts w:cs="Times New Roman" w:hint="eastAsia"/>
                <w:sz w:val="20"/>
                <w:szCs w:val="20"/>
              </w:rPr>
              <w:t>일</w:t>
            </w:r>
            <w:r w:rsidR="00334802" w:rsidRPr="00953FDE">
              <w:rPr>
                <w:rFonts w:cs="Times New Roman" w:hint="eastAsia"/>
                <w:sz w:val="20"/>
                <w:szCs w:val="20"/>
              </w:rPr>
              <w:t xml:space="preserve"> </w:t>
            </w:r>
            <w:r w:rsidR="00334802" w:rsidRPr="00953FDE">
              <w:rPr>
                <w:rFonts w:cs="Times New Roman" w:hint="eastAsia"/>
                <w:sz w:val="20"/>
                <w:szCs w:val="20"/>
              </w:rPr>
              <w:t>이상이</w:t>
            </w:r>
            <w:r w:rsidR="00334802" w:rsidRPr="00953FDE">
              <w:rPr>
                <w:rFonts w:cs="Times New Roman" w:hint="eastAsia"/>
                <w:sz w:val="20"/>
                <w:szCs w:val="20"/>
              </w:rPr>
              <w:t xml:space="preserve"> </w:t>
            </w:r>
            <w:r w:rsidR="00334802" w:rsidRPr="00953FDE">
              <w:rPr>
                <w:rFonts w:cs="Times New Roman" w:hint="eastAsia"/>
                <w:sz w:val="20"/>
                <w:szCs w:val="20"/>
              </w:rPr>
              <w:t>소</w:t>
            </w:r>
            <w:r w:rsidR="00334802" w:rsidRPr="00953FDE">
              <w:rPr>
                <w:rFonts w:cs="Times New Roman" w:hint="eastAsia"/>
                <w:sz w:val="20"/>
                <w:szCs w:val="20"/>
              </w:rPr>
              <w:lastRenderedPageBreak/>
              <w:t>요될</w:t>
            </w:r>
            <w:r w:rsidR="00334802" w:rsidRPr="00953FDE">
              <w:rPr>
                <w:rFonts w:cs="Times New Roman" w:hint="eastAsia"/>
                <w:sz w:val="20"/>
                <w:szCs w:val="20"/>
              </w:rPr>
              <w:t xml:space="preserve"> </w:t>
            </w:r>
            <w:r w:rsidR="00334802" w:rsidRPr="00953FDE">
              <w:rPr>
                <w:rFonts w:cs="Times New Roman" w:hint="eastAsia"/>
                <w:sz w:val="20"/>
                <w:szCs w:val="20"/>
              </w:rPr>
              <w:t>것이므로</w:t>
            </w:r>
            <w:r w:rsidR="00334802" w:rsidRPr="00953FDE">
              <w:rPr>
                <w:rFonts w:cs="Times New Roman" w:hint="eastAsia"/>
                <w:sz w:val="20"/>
                <w:szCs w:val="20"/>
              </w:rPr>
              <w:t>,</w:t>
            </w:r>
            <w:r w:rsidR="00334802" w:rsidRPr="00953FDE">
              <w:rPr>
                <w:rFonts w:cs="Times New Roman"/>
                <w:sz w:val="20"/>
                <w:szCs w:val="20"/>
              </w:rPr>
              <w:t xml:space="preserve"> </w:t>
            </w:r>
            <w:r w:rsidR="00334802" w:rsidRPr="00953FDE">
              <w:rPr>
                <w:rFonts w:cs="Times New Roman" w:hint="eastAsia"/>
                <w:sz w:val="20"/>
                <w:szCs w:val="20"/>
              </w:rPr>
              <w:t>본건</w:t>
            </w:r>
            <w:r w:rsidR="00334802" w:rsidRPr="00953FDE">
              <w:rPr>
                <w:rFonts w:cs="Times New Roman" w:hint="eastAsia"/>
                <w:sz w:val="20"/>
                <w:szCs w:val="20"/>
              </w:rPr>
              <w:t xml:space="preserve"> </w:t>
            </w:r>
            <w:r w:rsidR="00334802" w:rsidRPr="00953FDE">
              <w:rPr>
                <w:rFonts w:cs="Times New Roman" w:hint="eastAsia"/>
                <w:sz w:val="20"/>
                <w:szCs w:val="20"/>
              </w:rPr>
              <w:t>거래를</w:t>
            </w:r>
            <w:r w:rsidR="00334802" w:rsidRPr="00953FDE">
              <w:rPr>
                <w:rFonts w:cs="Times New Roman" w:hint="eastAsia"/>
                <w:sz w:val="20"/>
                <w:szCs w:val="20"/>
              </w:rPr>
              <w:t xml:space="preserve"> </w:t>
            </w:r>
            <w:r w:rsidR="00334802" w:rsidRPr="00953FDE">
              <w:rPr>
                <w:rFonts w:cs="Times New Roman" w:hint="eastAsia"/>
                <w:sz w:val="20"/>
                <w:szCs w:val="20"/>
              </w:rPr>
              <w:t>위한</w:t>
            </w:r>
            <w:r w:rsidR="00334802" w:rsidRPr="00953FDE">
              <w:rPr>
                <w:rFonts w:cs="Times New Roman" w:hint="eastAsia"/>
                <w:sz w:val="20"/>
                <w:szCs w:val="20"/>
              </w:rPr>
              <w:t xml:space="preserve"> </w:t>
            </w:r>
            <w:r w:rsidR="00334802" w:rsidRPr="00953FDE">
              <w:rPr>
                <w:rFonts w:cs="Times New Roman" w:hint="eastAsia"/>
                <w:sz w:val="20"/>
                <w:szCs w:val="20"/>
              </w:rPr>
              <w:t>계약</w:t>
            </w:r>
            <w:r w:rsidR="00334802" w:rsidRPr="00953FDE">
              <w:rPr>
                <w:rFonts w:cs="Times New Roman" w:hint="eastAsia"/>
                <w:sz w:val="20"/>
                <w:szCs w:val="20"/>
              </w:rPr>
              <w:t xml:space="preserve"> </w:t>
            </w:r>
            <w:r w:rsidR="00334802" w:rsidRPr="00953FDE">
              <w:rPr>
                <w:rFonts w:cs="Times New Roman" w:hint="eastAsia"/>
                <w:sz w:val="20"/>
                <w:szCs w:val="20"/>
              </w:rPr>
              <w:t>체결</w:t>
            </w:r>
            <w:r w:rsidR="00334802" w:rsidRPr="00953FDE">
              <w:rPr>
                <w:rFonts w:cs="Times New Roman" w:hint="eastAsia"/>
                <w:sz w:val="20"/>
                <w:szCs w:val="20"/>
              </w:rPr>
              <w:t xml:space="preserve"> </w:t>
            </w:r>
            <w:r w:rsidR="00334802" w:rsidRPr="00953FDE">
              <w:rPr>
                <w:rFonts w:cs="Times New Roman" w:hint="eastAsia"/>
                <w:sz w:val="20"/>
                <w:szCs w:val="20"/>
              </w:rPr>
              <w:t>일정에</w:t>
            </w:r>
            <w:r w:rsidR="00334802" w:rsidRPr="00953FDE">
              <w:rPr>
                <w:rFonts w:cs="Times New Roman" w:hint="eastAsia"/>
                <w:sz w:val="20"/>
                <w:szCs w:val="20"/>
              </w:rPr>
              <w:t xml:space="preserve"> </w:t>
            </w:r>
            <w:r w:rsidR="00334802" w:rsidRPr="00953FDE">
              <w:rPr>
                <w:rFonts w:cs="Times New Roman" w:hint="eastAsia"/>
                <w:sz w:val="20"/>
                <w:szCs w:val="20"/>
              </w:rPr>
              <w:t>고려하여야</w:t>
            </w:r>
            <w:r w:rsidR="00334802" w:rsidRPr="00953FDE">
              <w:rPr>
                <w:rFonts w:cs="Times New Roman" w:hint="eastAsia"/>
                <w:sz w:val="20"/>
                <w:szCs w:val="20"/>
              </w:rPr>
              <w:t xml:space="preserve"> </w:t>
            </w:r>
            <w:r w:rsidR="00334802" w:rsidRPr="00953FDE">
              <w:rPr>
                <w:rFonts w:cs="Times New Roman" w:hint="eastAsia"/>
                <w:sz w:val="20"/>
                <w:szCs w:val="20"/>
              </w:rPr>
              <w:t>할</w:t>
            </w:r>
            <w:r w:rsidR="00334802" w:rsidRPr="00953FDE">
              <w:rPr>
                <w:rFonts w:cs="Times New Roman" w:hint="eastAsia"/>
                <w:sz w:val="20"/>
                <w:szCs w:val="20"/>
              </w:rPr>
              <w:t xml:space="preserve"> </w:t>
            </w:r>
            <w:r w:rsidR="00334802" w:rsidRPr="00953FDE">
              <w:rPr>
                <w:rFonts w:cs="Times New Roman" w:hint="eastAsia"/>
                <w:sz w:val="20"/>
                <w:szCs w:val="20"/>
              </w:rPr>
              <w:t>것임</w:t>
            </w:r>
            <w:r w:rsidR="008E175A" w:rsidRPr="00953FDE">
              <w:rPr>
                <w:rFonts w:cs="Times New Roman"/>
                <w:sz w:val="20"/>
                <w:szCs w:val="20"/>
              </w:rPr>
              <w:t>.</w:t>
            </w:r>
          </w:p>
          <w:p w14:paraId="5555F94B" w14:textId="5757B0D1" w:rsidR="00632E3A" w:rsidRPr="009A2958" w:rsidRDefault="006F7A86" w:rsidP="001D7F88">
            <w:pPr>
              <w:pStyle w:val="a8"/>
              <w:widowControl/>
              <w:numPr>
                <w:ilvl w:val="0"/>
                <w:numId w:val="2"/>
              </w:numPr>
              <w:spacing w:before="40" w:after="120" w:line="276" w:lineRule="auto"/>
              <w:rPr>
                <w:rFonts w:cs="Times New Roman"/>
                <w:sz w:val="20"/>
                <w:szCs w:val="20"/>
              </w:rPr>
            </w:pPr>
            <w:r w:rsidRPr="006F7A86">
              <w:rPr>
                <w:rFonts w:cs="Times New Roman" w:hint="eastAsia"/>
                <w:sz w:val="20"/>
                <w:szCs w:val="20"/>
              </w:rPr>
              <w:t>한편</w:t>
            </w:r>
            <w:r w:rsidRPr="006F7A86">
              <w:rPr>
                <w:rFonts w:cs="Times New Roman" w:hint="eastAsia"/>
                <w:sz w:val="20"/>
                <w:szCs w:val="20"/>
              </w:rPr>
              <w:t>,</w:t>
            </w:r>
            <w:r w:rsidRPr="006F7A86">
              <w:rPr>
                <w:rFonts w:cs="Times New Roman"/>
                <w:sz w:val="20"/>
                <w:szCs w:val="20"/>
              </w:rPr>
              <w:t xml:space="preserve"> </w:t>
            </w:r>
            <w:r w:rsidRPr="006F7A86">
              <w:rPr>
                <w:rFonts w:cs="Times New Roman" w:hint="eastAsia"/>
                <w:sz w:val="20"/>
                <w:szCs w:val="20"/>
              </w:rPr>
              <w:t>제공된</w:t>
            </w:r>
            <w:r w:rsidRPr="006F7A86">
              <w:rPr>
                <w:rFonts w:cs="Times New Roman" w:hint="eastAsia"/>
                <w:sz w:val="20"/>
                <w:szCs w:val="20"/>
              </w:rPr>
              <w:t xml:space="preserve"> </w:t>
            </w:r>
            <w:r w:rsidRPr="006F7A86">
              <w:rPr>
                <w:rFonts w:cs="Times New Roman" w:hint="eastAsia"/>
                <w:sz w:val="20"/>
                <w:szCs w:val="20"/>
              </w:rPr>
              <w:t>답변에</w:t>
            </w:r>
            <w:r w:rsidRPr="006F7A86">
              <w:rPr>
                <w:rFonts w:cs="Times New Roman" w:hint="eastAsia"/>
                <w:sz w:val="20"/>
                <w:szCs w:val="20"/>
              </w:rPr>
              <w:t xml:space="preserve"> </w:t>
            </w:r>
            <w:r w:rsidRPr="006F7A86">
              <w:rPr>
                <w:rFonts w:cs="Times New Roman" w:hint="eastAsia"/>
                <w:sz w:val="20"/>
                <w:szCs w:val="20"/>
              </w:rPr>
              <w:t>의할</w:t>
            </w:r>
            <w:r w:rsidRPr="006F7A86">
              <w:rPr>
                <w:rFonts w:cs="Times New Roman" w:hint="eastAsia"/>
                <w:sz w:val="20"/>
                <w:szCs w:val="20"/>
              </w:rPr>
              <w:t xml:space="preserve"> </w:t>
            </w:r>
            <w:r w:rsidRPr="006F7A86">
              <w:rPr>
                <w:rFonts w:cs="Times New Roman" w:hint="eastAsia"/>
                <w:sz w:val="20"/>
                <w:szCs w:val="20"/>
              </w:rPr>
              <w:t>경우</w:t>
            </w:r>
            <w:r w:rsidRPr="006F7A86">
              <w:rPr>
                <w:rFonts w:cs="Times New Roman" w:hint="eastAsia"/>
                <w:sz w:val="20"/>
                <w:szCs w:val="20"/>
              </w:rPr>
              <w:t xml:space="preserve"> 2</w:t>
            </w:r>
            <w:r w:rsidRPr="006F7A86">
              <w:rPr>
                <w:rFonts w:cs="Times New Roman" w:hint="eastAsia"/>
                <w:sz w:val="20"/>
                <w:szCs w:val="20"/>
              </w:rPr>
              <w:t>그룹</w:t>
            </w:r>
            <w:r w:rsidR="0080126A">
              <w:rPr>
                <w:rFonts w:cs="Times New Roman" w:hint="eastAsia"/>
                <w:sz w:val="20"/>
                <w:szCs w:val="20"/>
              </w:rPr>
              <w:t xml:space="preserve"> </w:t>
            </w:r>
            <w:r w:rsidR="0080126A">
              <w:rPr>
                <w:rFonts w:cs="Times New Roman" w:hint="eastAsia"/>
                <w:sz w:val="20"/>
                <w:szCs w:val="20"/>
              </w:rPr>
              <w:t>주주간계약</w:t>
            </w:r>
            <w:r w:rsidR="0080126A">
              <w:rPr>
                <w:rFonts w:cs="Times New Roman" w:hint="eastAsia"/>
                <w:sz w:val="20"/>
                <w:szCs w:val="20"/>
              </w:rPr>
              <w:t xml:space="preserve"> </w:t>
            </w:r>
            <w:r w:rsidR="0080126A">
              <w:rPr>
                <w:rFonts w:cs="Times New Roman" w:hint="eastAsia"/>
                <w:sz w:val="20"/>
                <w:szCs w:val="20"/>
              </w:rPr>
              <w:t>및</w:t>
            </w:r>
            <w:r w:rsidR="0080126A">
              <w:rPr>
                <w:rFonts w:cs="Times New Roman" w:hint="eastAsia"/>
                <w:sz w:val="20"/>
                <w:szCs w:val="20"/>
              </w:rPr>
              <w:t xml:space="preserve"> </w:t>
            </w:r>
            <w:r w:rsidRPr="006F7A86">
              <w:rPr>
                <w:rFonts w:cs="Times New Roman"/>
                <w:sz w:val="20"/>
                <w:szCs w:val="20"/>
              </w:rPr>
              <w:t>3</w:t>
            </w:r>
            <w:r w:rsidRPr="006F7A86">
              <w:rPr>
                <w:rFonts w:cs="Times New Roman" w:hint="eastAsia"/>
                <w:sz w:val="20"/>
                <w:szCs w:val="20"/>
              </w:rPr>
              <w:t>그룹</w:t>
            </w:r>
            <w:r w:rsidRPr="006F7A86">
              <w:rPr>
                <w:rFonts w:cs="Times New Roman" w:hint="eastAsia"/>
                <w:sz w:val="20"/>
                <w:szCs w:val="20"/>
              </w:rPr>
              <w:t xml:space="preserve"> </w:t>
            </w:r>
            <w:r w:rsidRPr="006F7A86">
              <w:rPr>
                <w:rFonts w:cs="Times New Roman" w:hint="eastAsia"/>
                <w:sz w:val="20"/>
                <w:szCs w:val="20"/>
              </w:rPr>
              <w:t>주주간계약</w:t>
            </w:r>
            <w:r w:rsidR="0080126A">
              <w:rPr>
                <w:rFonts w:cs="Times New Roman" w:hint="eastAsia"/>
                <w:sz w:val="20"/>
                <w:szCs w:val="20"/>
              </w:rPr>
              <w:t>상</w:t>
            </w:r>
            <w:r w:rsidR="0080126A">
              <w:rPr>
                <w:rFonts w:cs="Times New Roman" w:hint="eastAsia"/>
                <w:sz w:val="20"/>
                <w:szCs w:val="20"/>
              </w:rPr>
              <w:t xml:space="preserve"> </w:t>
            </w:r>
            <w:r w:rsidR="0080126A">
              <w:rPr>
                <w:rFonts w:cs="Times New Roman"/>
                <w:sz w:val="20"/>
                <w:szCs w:val="20"/>
              </w:rPr>
              <w:t>2</w:t>
            </w:r>
            <w:r w:rsidR="0080126A">
              <w:rPr>
                <w:rFonts w:cs="Times New Roman" w:hint="eastAsia"/>
                <w:sz w:val="20"/>
                <w:szCs w:val="20"/>
              </w:rPr>
              <w:t>그룹</w:t>
            </w:r>
            <w:r w:rsidR="0080126A">
              <w:rPr>
                <w:rFonts w:cs="Times New Roman" w:hint="eastAsia"/>
                <w:sz w:val="20"/>
                <w:szCs w:val="20"/>
              </w:rPr>
              <w:t xml:space="preserve"> </w:t>
            </w:r>
            <w:r w:rsidR="0080126A">
              <w:rPr>
                <w:rFonts w:cs="Times New Roman" w:hint="eastAsia"/>
                <w:sz w:val="20"/>
                <w:szCs w:val="20"/>
              </w:rPr>
              <w:t>투자자들</w:t>
            </w:r>
            <w:r w:rsidR="0080126A">
              <w:rPr>
                <w:rFonts w:cs="Times New Roman" w:hint="eastAsia"/>
                <w:sz w:val="20"/>
                <w:szCs w:val="20"/>
              </w:rPr>
              <w:t xml:space="preserve"> </w:t>
            </w:r>
            <w:r w:rsidR="0080126A">
              <w:rPr>
                <w:rFonts w:cs="Times New Roman" w:hint="eastAsia"/>
                <w:sz w:val="20"/>
                <w:szCs w:val="20"/>
              </w:rPr>
              <w:t>및</w:t>
            </w:r>
            <w:r w:rsidR="0080126A">
              <w:rPr>
                <w:rFonts w:cs="Times New Roman" w:hint="eastAsia"/>
                <w:sz w:val="20"/>
                <w:szCs w:val="20"/>
              </w:rPr>
              <w:t xml:space="preserve"> </w:t>
            </w:r>
            <w:r w:rsidR="0080126A">
              <w:rPr>
                <w:rFonts w:cs="Times New Roman"/>
                <w:sz w:val="20"/>
                <w:szCs w:val="20"/>
              </w:rPr>
              <w:t>3</w:t>
            </w:r>
            <w:r w:rsidR="0080126A">
              <w:rPr>
                <w:rFonts w:cs="Times New Roman" w:hint="eastAsia"/>
                <w:sz w:val="20"/>
                <w:szCs w:val="20"/>
              </w:rPr>
              <w:t>그룹</w:t>
            </w:r>
            <w:r w:rsidR="0080126A">
              <w:rPr>
                <w:rFonts w:cs="Times New Roman" w:hint="eastAsia"/>
                <w:sz w:val="20"/>
                <w:szCs w:val="20"/>
              </w:rPr>
              <w:t xml:space="preserve"> </w:t>
            </w:r>
            <w:r w:rsidR="0080126A">
              <w:rPr>
                <w:rFonts w:cs="Times New Roman" w:hint="eastAsia"/>
                <w:sz w:val="20"/>
                <w:szCs w:val="20"/>
              </w:rPr>
              <w:t>투자자들에게</w:t>
            </w:r>
            <w:r w:rsidR="0080126A">
              <w:rPr>
                <w:rFonts w:cs="Times New Roman" w:hint="eastAsia"/>
                <w:sz w:val="20"/>
                <w:szCs w:val="20"/>
              </w:rPr>
              <w:t xml:space="preserve"> </w:t>
            </w:r>
            <w:r w:rsidR="00C92F62">
              <w:rPr>
                <w:rFonts w:cs="Times New Roman" w:hint="eastAsia"/>
                <w:sz w:val="20"/>
                <w:szCs w:val="20"/>
              </w:rPr>
              <w:t>이례적으로</w:t>
            </w:r>
            <w:r w:rsidR="00C92F62">
              <w:rPr>
                <w:rFonts w:cs="Times New Roman" w:hint="eastAsia"/>
                <w:sz w:val="20"/>
                <w:szCs w:val="20"/>
              </w:rPr>
              <w:t xml:space="preserve"> </w:t>
            </w:r>
            <w:r w:rsidR="0080126A">
              <w:rPr>
                <w:rFonts w:cs="Times New Roman" w:hint="eastAsia"/>
                <w:sz w:val="20"/>
                <w:szCs w:val="20"/>
              </w:rPr>
              <w:t>유리한</w:t>
            </w:r>
            <w:r w:rsidR="0080126A">
              <w:rPr>
                <w:rFonts w:cs="Times New Roman" w:hint="eastAsia"/>
                <w:sz w:val="20"/>
                <w:szCs w:val="20"/>
              </w:rPr>
              <w:t xml:space="preserve"> </w:t>
            </w:r>
            <w:r w:rsidR="0080126A">
              <w:rPr>
                <w:rFonts w:cs="Times New Roman" w:hint="eastAsia"/>
                <w:sz w:val="20"/>
                <w:szCs w:val="20"/>
              </w:rPr>
              <w:t>조건이</w:t>
            </w:r>
            <w:r w:rsidR="0080126A">
              <w:rPr>
                <w:rFonts w:cs="Times New Roman" w:hint="eastAsia"/>
                <w:sz w:val="20"/>
                <w:szCs w:val="20"/>
              </w:rPr>
              <w:t xml:space="preserve"> </w:t>
            </w:r>
            <w:r w:rsidR="00C92F62">
              <w:rPr>
                <w:rFonts w:cs="Times New Roman" w:hint="eastAsia"/>
                <w:sz w:val="20"/>
                <w:szCs w:val="20"/>
              </w:rPr>
              <w:t>많아</w:t>
            </w:r>
            <w:r w:rsidR="00C92F62">
              <w:rPr>
                <w:rFonts w:cs="Times New Roman" w:hint="eastAsia"/>
                <w:sz w:val="20"/>
                <w:szCs w:val="20"/>
              </w:rPr>
              <w:t xml:space="preserve"> </w:t>
            </w:r>
            <w:r w:rsidR="00C92F62">
              <w:rPr>
                <w:rFonts w:cs="Times New Roman" w:hint="eastAsia"/>
                <w:sz w:val="20"/>
                <w:szCs w:val="20"/>
              </w:rPr>
              <w:t>보이지는</w:t>
            </w:r>
            <w:r w:rsidR="00C92F62">
              <w:rPr>
                <w:rFonts w:cs="Times New Roman" w:hint="eastAsia"/>
                <w:sz w:val="20"/>
                <w:szCs w:val="20"/>
              </w:rPr>
              <w:t xml:space="preserve"> </w:t>
            </w:r>
            <w:r w:rsidR="00C92F62">
              <w:rPr>
                <w:rFonts w:cs="Times New Roman" w:hint="eastAsia"/>
                <w:sz w:val="20"/>
                <w:szCs w:val="20"/>
              </w:rPr>
              <w:t>않아</w:t>
            </w:r>
            <w:r w:rsidR="00C92F62">
              <w:rPr>
                <w:rFonts w:cs="Times New Roman" w:hint="eastAsia"/>
                <w:sz w:val="20"/>
                <w:szCs w:val="20"/>
              </w:rPr>
              <w:t xml:space="preserve"> </w:t>
            </w:r>
            <w:r w:rsidRPr="006F7A86">
              <w:rPr>
                <w:rFonts w:cs="Times New Roman" w:hint="eastAsia"/>
                <w:sz w:val="20"/>
                <w:szCs w:val="20"/>
              </w:rPr>
              <w:t>보이지만</w:t>
            </w:r>
            <w:r w:rsidRPr="006F7A86">
              <w:rPr>
                <w:rFonts w:cs="Times New Roman" w:hint="eastAsia"/>
                <w:sz w:val="20"/>
                <w:szCs w:val="20"/>
              </w:rPr>
              <w:t>,</w:t>
            </w:r>
            <w:r w:rsidRPr="006F7A86">
              <w:rPr>
                <w:rFonts w:cs="Times New Roman"/>
                <w:sz w:val="20"/>
                <w:szCs w:val="20"/>
              </w:rPr>
              <w:t xml:space="preserve"> </w:t>
            </w:r>
            <w:r w:rsidR="00C92F62">
              <w:rPr>
                <w:rFonts w:cs="Times New Roman"/>
                <w:sz w:val="20"/>
                <w:szCs w:val="20"/>
              </w:rPr>
              <w:t>(</w:t>
            </w:r>
            <w:r w:rsidR="001D7F88">
              <w:rPr>
                <w:rFonts w:cs="Times New Roman"/>
                <w:sz w:val="20"/>
                <w:szCs w:val="20"/>
              </w:rPr>
              <w:t>i</w:t>
            </w:r>
            <w:r w:rsidR="00C92F62">
              <w:rPr>
                <w:rFonts w:cs="Times New Roman"/>
                <w:sz w:val="20"/>
                <w:szCs w:val="20"/>
              </w:rPr>
              <w:t xml:space="preserve">) </w:t>
            </w:r>
            <w:r w:rsidR="0080126A">
              <w:rPr>
                <w:rFonts w:cs="Times New Roman"/>
                <w:sz w:val="20"/>
                <w:szCs w:val="20"/>
              </w:rPr>
              <w:t>1</w:t>
            </w:r>
            <w:r w:rsidR="0080126A">
              <w:rPr>
                <w:rFonts w:cs="Times New Roman" w:hint="eastAsia"/>
                <w:sz w:val="20"/>
                <w:szCs w:val="20"/>
              </w:rPr>
              <w:t>그룹</w:t>
            </w:r>
            <w:r w:rsidR="0080126A">
              <w:rPr>
                <w:rFonts w:cs="Times New Roman" w:hint="eastAsia"/>
                <w:sz w:val="20"/>
                <w:szCs w:val="20"/>
              </w:rPr>
              <w:t xml:space="preserve"> </w:t>
            </w:r>
            <w:r w:rsidR="0080126A">
              <w:rPr>
                <w:rFonts w:cs="Times New Roman" w:hint="eastAsia"/>
                <w:sz w:val="20"/>
                <w:szCs w:val="20"/>
              </w:rPr>
              <w:t>주주간계약의</w:t>
            </w:r>
            <w:r w:rsidR="0080126A">
              <w:rPr>
                <w:rFonts w:cs="Times New Roman" w:hint="eastAsia"/>
                <w:sz w:val="20"/>
                <w:szCs w:val="20"/>
              </w:rPr>
              <w:t xml:space="preserve"> </w:t>
            </w:r>
            <w:r w:rsidR="0080126A">
              <w:rPr>
                <w:rFonts w:cs="Times New Roman" w:hint="eastAsia"/>
                <w:sz w:val="20"/>
                <w:szCs w:val="20"/>
              </w:rPr>
              <w:t>당사자들</w:t>
            </w:r>
            <w:r w:rsidR="0080126A">
              <w:rPr>
                <w:rFonts w:cs="Times New Roman" w:hint="eastAsia"/>
                <w:sz w:val="20"/>
                <w:szCs w:val="20"/>
              </w:rPr>
              <w:t xml:space="preserve"> </w:t>
            </w:r>
            <w:r w:rsidR="0080126A">
              <w:rPr>
                <w:rFonts w:cs="Times New Roman" w:hint="eastAsia"/>
                <w:sz w:val="20"/>
                <w:szCs w:val="20"/>
              </w:rPr>
              <w:t>중</w:t>
            </w:r>
            <w:r w:rsidR="0080126A">
              <w:rPr>
                <w:rFonts w:cs="Times New Roman" w:hint="eastAsia"/>
                <w:sz w:val="20"/>
                <w:szCs w:val="20"/>
              </w:rPr>
              <w:t xml:space="preserve"> </w:t>
            </w:r>
            <w:r w:rsidR="0080126A">
              <w:rPr>
                <w:rFonts w:cs="Times New Roman" w:hint="eastAsia"/>
                <w:sz w:val="20"/>
                <w:szCs w:val="20"/>
              </w:rPr>
              <w:t>일부가</w:t>
            </w:r>
            <w:r w:rsidR="0080126A">
              <w:rPr>
                <w:rFonts w:cs="Times New Roman" w:hint="eastAsia"/>
                <w:sz w:val="20"/>
                <w:szCs w:val="20"/>
              </w:rPr>
              <w:t xml:space="preserve"> </w:t>
            </w:r>
            <w:r w:rsidR="0080126A">
              <w:rPr>
                <w:rFonts w:cs="Times New Roman" w:hint="eastAsia"/>
                <w:sz w:val="20"/>
                <w:szCs w:val="20"/>
              </w:rPr>
              <w:t>주식을</w:t>
            </w:r>
            <w:r w:rsidR="0080126A">
              <w:rPr>
                <w:rFonts w:cs="Times New Roman" w:hint="eastAsia"/>
                <w:sz w:val="20"/>
                <w:szCs w:val="20"/>
              </w:rPr>
              <w:t xml:space="preserve"> </w:t>
            </w:r>
            <w:r w:rsidR="0080126A">
              <w:rPr>
                <w:rFonts w:cs="Times New Roman" w:hint="eastAsia"/>
                <w:sz w:val="20"/>
                <w:szCs w:val="20"/>
              </w:rPr>
              <w:t>전부</w:t>
            </w:r>
            <w:r w:rsidR="0080126A">
              <w:rPr>
                <w:rFonts w:cs="Times New Roman" w:hint="eastAsia"/>
                <w:sz w:val="20"/>
                <w:szCs w:val="20"/>
              </w:rPr>
              <w:t xml:space="preserve"> </w:t>
            </w:r>
            <w:r w:rsidR="0080126A">
              <w:rPr>
                <w:rFonts w:cs="Times New Roman" w:hint="eastAsia"/>
                <w:sz w:val="20"/>
                <w:szCs w:val="20"/>
              </w:rPr>
              <w:t>매각하지</w:t>
            </w:r>
            <w:r w:rsidR="0080126A">
              <w:rPr>
                <w:rFonts w:cs="Times New Roman" w:hint="eastAsia"/>
                <w:sz w:val="20"/>
                <w:szCs w:val="20"/>
              </w:rPr>
              <w:t xml:space="preserve"> </w:t>
            </w:r>
            <w:r w:rsidR="0080126A">
              <w:rPr>
                <w:rFonts w:cs="Times New Roman" w:hint="eastAsia"/>
                <w:sz w:val="20"/>
                <w:szCs w:val="20"/>
              </w:rPr>
              <w:t>않아</w:t>
            </w:r>
            <w:r w:rsidR="0080126A">
              <w:rPr>
                <w:rFonts w:cs="Times New Roman" w:hint="eastAsia"/>
                <w:sz w:val="20"/>
                <w:szCs w:val="20"/>
              </w:rPr>
              <w:t xml:space="preserve"> </w:t>
            </w:r>
            <w:r w:rsidR="0080126A">
              <w:rPr>
                <w:rFonts w:cs="Times New Roman"/>
                <w:sz w:val="20"/>
                <w:szCs w:val="20"/>
              </w:rPr>
              <w:t>1</w:t>
            </w:r>
            <w:r w:rsidR="0080126A">
              <w:rPr>
                <w:rFonts w:cs="Times New Roman" w:hint="eastAsia"/>
                <w:sz w:val="20"/>
                <w:szCs w:val="20"/>
              </w:rPr>
              <w:t>그룹</w:t>
            </w:r>
            <w:r w:rsidR="0080126A">
              <w:rPr>
                <w:rFonts w:cs="Times New Roman" w:hint="eastAsia"/>
                <w:sz w:val="20"/>
                <w:szCs w:val="20"/>
              </w:rPr>
              <w:t xml:space="preserve"> </w:t>
            </w:r>
            <w:r w:rsidR="0080126A">
              <w:rPr>
                <w:rFonts w:cs="Times New Roman" w:hint="eastAsia"/>
                <w:sz w:val="20"/>
                <w:szCs w:val="20"/>
              </w:rPr>
              <w:t>주주간계약을</w:t>
            </w:r>
            <w:r w:rsidR="0080126A">
              <w:rPr>
                <w:rFonts w:cs="Times New Roman" w:hint="eastAsia"/>
                <w:sz w:val="20"/>
                <w:szCs w:val="20"/>
              </w:rPr>
              <w:t xml:space="preserve"> </w:t>
            </w:r>
            <w:r w:rsidR="0080126A">
              <w:rPr>
                <w:rFonts w:cs="Times New Roman" w:hint="eastAsia"/>
                <w:sz w:val="20"/>
                <w:szCs w:val="20"/>
              </w:rPr>
              <w:t>승계하지</w:t>
            </w:r>
            <w:r w:rsidR="0080126A">
              <w:rPr>
                <w:rFonts w:cs="Times New Roman" w:hint="eastAsia"/>
                <w:sz w:val="20"/>
                <w:szCs w:val="20"/>
              </w:rPr>
              <w:t xml:space="preserve"> </w:t>
            </w:r>
            <w:r w:rsidR="0080126A">
              <w:rPr>
                <w:rFonts w:cs="Times New Roman" w:hint="eastAsia"/>
                <w:sz w:val="20"/>
                <w:szCs w:val="20"/>
              </w:rPr>
              <w:t>않는</w:t>
            </w:r>
            <w:r w:rsidR="0080126A">
              <w:rPr>
                <w:rFonts w:cs="Times New Roman" w:hint="eastAsia"/>
                <w:sz w:val="20"/>
                <w:szCs w:val="20"/>
              </w:rPr>
              <w:t xml:space="preserve"> </w:t>
            </w:r>
            <w:r w:rsidR="0080126A">
              <w:rPr>
                <w:rFonts w:cs="Times New Roman" w:hint="eastAsia"/>
                <w:sz w:val="20"/>
                <w:szCs w:val="20"/>
              </w:rPr>
              <w:t>경우가</w:t>
            </w:r>
            <w:r w:rsidR="0080126A">
              <w:rPr>
                <w:rFonts w:cs="Times New Roman" w:hint="eastAsia"/>
                <w:sz w:val="20"/>
                <w:szCs w:val="20"/>
              </w:rPr>
              <w:t xml:space="preserve"> </w:t>
            </w:r>
            <w:r w:rsidR="0080126A">
              <w:rPr>
                <w:rFonts w:cs="Times New Roman" w:hint="eastAsia"/>
                <w:sz w:val="20"/>
                <w:szCs w:val="20"/>
              </w:rPr>
              <w:t>발생할</w:t>
            </w:r>
            <w:r w:rsidR="0080126A">
              <w:rPr>
                <w:rFonts w:cs="Times New Roman" w:hint="eastAsia"/>
                <w:sz w:val="20"/>
                <w:szCs w:val="20"/>
              </w:rPr>
              <w:t xml:space="preserve"> </w:t>
            </w:r>
            <w:r w:rsidR="0080126A">
              <w:rPr>
                <w:rFonts w:cs="Times New Roman" w:hint="eastAsia"/>
                <w:sz w:val="20"/>
                <w:szCs w:val="20"/>
              </w:rPr>
              <w:t>가능성도</w:t>
            </w:r>
            <w:r w:rsidR="0080126A">
              <w:rPr>
                <w:rFonts w:cs="Times New Roman" w:hint="eastAsia"/>
                <w:sz w:val="20"/>
                <w:szCs w:val="20"/>
              </w:rPr>
              <w:t xml:space="preserve"> </w:t>
            </w:r>
            <w:r w:rsidR="0080126A">
              <w:rPr>
                <w:rFonts w:cs="Times New Roman" w:hint="eastAsia"/>
                <w:sz w:val="20"/>
                <w:szCs w:val="20"/>
              </w:rPr>
              <w:t>배제할</w:t>
            </w:r>
            <w:r w:rsidR="0080126A">
              <w:rPr>
                <w:rFonts w:cs="Times New Roman" w:hint="eastAsia"/>
                <w:sz w:val="20"/>
                <w:szCs w:val="20"/>
              </w:rPr>
              <w:t xml:space="preserve"> </w:t>
            </w:r>
            <w:r w:rsidR="0080126A">
              <w:rPr>
                <w:rFonts w:cs="Times New Roman" w:hint="eastAsia"/>
                <w:sz w:val="20"/>
                <w:szCs w:val="20"/>
              </w:rPr>
              <w:t>수는</w:t>
            </w:r>
            <w:r w:rsidR="0080126A">
              <w:rPr>
                <w:rFonts w:cs="Times New Roman" w:hint="eastAsia"/>
                <w:sz w:val="20"/>
                <w:szCs w:val="20"/>
              </w:rPr>
              <w:t xml:space="preserve"> </w:t>
            </w:r>
            <w:r w:rsidR="0080126A">
              <w:rPr>
                <w:rFonts w:cs="Times New Roman" w:hint="eastAsia"/>
                <w:sz w:val="20"/>
                <w:szCs w:val="20"/>
              </w:rPr>
              <w:t>없으며</w:t>
            </w:r>
            <w:r w:rsidR="0080126A">
              <w:rPr>
                <w:rFonts w:cs="Times New Roman" w:hint="eastAsia"/>
                <w:sz w:val="20"/>
                <w:szCs w:val="20"/>
              </w:rPr>
              <w:t>,</w:t>
            </w:r>
            <w:r w:rsidR="0080126A">
              <w:rPr>
                <w:rFonts w:cs="Times New Roman"/>
                <w:sz w:val="20"/>
                <w:szCs w:val="20"/>
              </w:rPr>
              <w:t xml:space="preserve"> </w:t>
            </w:r>
            <w:r w:rsidR="00C92F62">
              <w:rPr>
                <w:rFonts w:cs="Times New Roman"/>
                <w:sz w:val="20"/>
                <w:szCs w:val="20"/>
              </w:rPr>
              <w:t>(</w:t>
            </w:r>
            <w:r w:rsidR="001D7F88">
              <w:rPr>
                <w:rFonts w:cs="Times New Roman"/>
                <w:sz w:val="20"/>
                <w:szCs w:val="20"/>
              </w:rPr>
              <w:t>ii</w:t>
            </w:r>
            <w:r w:rsidR="00C92F62">
              <w:rPr>
                <w:rFonts w:cs="Times New Roman"/>
                <w:sz w:val="20"/>
                <w:szCs w:val="20"/>
              </w:rPr>
              <w:t xml:space="preserve">) </w:t>
            </w:r>
            <w:r w:rsidR="0080126A">
              <w:rPr>
                <w:rFonts w:cs="Times New Roman" w:hint="eastAsia"/>
                <w:sz w:val="20"/>
                <w:szCs w:val="20"/>
              </w:rPr>
              <w:t>실제</w:t>
            </w:r>
            <w:r w:rsidR="0080126A">
              <w:rPr>
                <w:rFonts w:cs="Times New Roman" w:hint="eastAsia"/>
                <w:sz w:val="20"/>
                <w:szCs w:val="20"/>
              </w:rPr>
              <w:t xml:space="preserve"> </w:t>
            </w:r>
            <w:r w:rsidR="0080126A">
              <w:rPr>
                <w:rFonts w:cs="Times New Roman" w:hint="eastAsia"/>
                <w:sz w:val="20"/>
                <w:szCs w:val="20"/>
              </w:rPr>
              <w:t>주주간계약을</w:t>
            </w:r>
            <w:r w:rsidR="0080126A">
              <w:rPr>
                <w:rFonts w:cs="Times New Roman" w:hint="eastAsia"/>
                <w:sz w:val="20"/>
                <w:szCs w:val="20"/>
              </w:rPr>
              <w:t xml:space="preserve"> </w:t>
            </w:r>
            <w:r w:rsidR="0080126A">
              <w:rPr>
                <w:rFonts w:cs="Times New Roman" w:hint="eastAsia"/>
                <w:sz w:val="20"/>
                <w:szCs w:val="20"/>
              </w:rPr>
              <w:t>확인하지는</w:t>
            </w:r>
            <w:r w:rsidR="0080126A">
              <w:rPr>
                <w:rFonts w:cs="Times New Roman" w:hint="eastAsia"/>
                <w:sz w:val="20"/>
                <w:szCs w:val="20"/>
              </w:rPr>
              <w:t xml:space="preserve"> </w:t>
            </w:r>
            <w:r w:rsidR="0080126A">
              <w:rPr>
                <w:rFonts w:cs="Times New Roman" w:hint="eastAsia"/>
                <w:sz w:val="20"/>
                <w:szCs w:val="20"/>
              </w:rPr>
              <w:t>못했으므로</w:t>
            </w:r>
            <w:r w:rsidR="0080126A">
              <w:rPr>
                <w:rFonts w:cs="Times New Roman" w:hint="eastAsia"/>
                <w:sz w:val="20"/>
                <w:szCs w:val="20"/>
              </w:rPr>
              <w:t xml:space="preserve">, </w:t>
            </w:r>
            <w:r w:rsidRPr="006F7A86">
              <w:rPr>
                <w:rFonts w:cs="Times New Roman" w:hint="eastAsia"/>
                <w:sz w:val="20"/>
                <w:szCs w:val="20"/>
              </w:rPr>
              <w:t>추후</w:t>
            </w:r>
            <w:r w:rsidRPr="006F7A86">
              <w:rPr>
                <w:rFonts w:cs="Times New Roman" w:hint="eastAsia"/>
                <w:sz w:val="20"/>
                <w:szCs w:val="20"/>
              </w:rPr>
              <w:t xml:space="preserve"> </w:t>
            </w:r>
            <w:r w:rsidRPr="006F7A86">
              <w:rPr>
                <w:rFonts w:cs="Times New Roman" w:hint="eastAsia"/>
                <w:sz w:val="20"/>
                <w:szCs w:val="20"/>
              </w:rPr>
              <w:t>주주간계약을</w:t>
            </w:r>
            <w:r w:rsidRPr="006F7A86">
              <w:rPr>
                <w:rFonts w:cs="Times New Roman" w:hint="eastAsia"/>
                <w:sz w:val="20"/>
                <w:szCs w:val="20"/>
              </w:rPr>
              <w:t xml:space="preserve"> </w:t>
            </w:r>
            <w:r w:rsidRPr="006F7A86">
              <w:rPr>
                <w:rFonts w:cs="Times New Roman" w:hint="eastAsia"/>
                <w:sz w:val="20"/>
                <w:szCs w:val="20"/>
              </w:rPr>
              <w:t>제공</w:t>
            </w:r>
            <w:r w:rsidRPr="006F7A86">
              <w:rPr>
                <w:rFonts w:cs="Times New Roman" w:hint="eastAsia"/>
                <w:sz w:val="20"/>
                <w:szCs w:val="20"/>
              </w:rPr>
              <w:t xml:space="preserve"> </w:t>
            </w:r>
            <w:r w:rsidRPr="006F7A86">
              <w:rPr>
                <w:rFonts w:cs="Times New Roman" w:hint="eastAsia"/>
                <w:sz w:val="20"/>
                <w:szCs w:val="20"/>
              </w:rPr>
              <w:t>받아</w:t>
            </w:r>
            <w:r w:rsidRPr="006F7A86">
              <w:rPr>
                <w:rFonts w:cs="Times New Roman" w:hint="eastAsia"/>
                <w:sz w:val="20"/>
                <w:szCs w:val="20"/>
              </w:rPr>
              <w:t xml:space="preserve"> </w:t>
            </w:r>
            <w:r w:rsidR="0080126A">
              <w:rPr>
                <w:rFonts w:cs="Times New Roman" w:hint="eastAsia"/>
                <w:sz w:val="20"/>
                <w:szCs w:val="20"/>
              </w:rPr>
              <w:t>계약</w:t>
            </w:r>
            <w:r w:rsidR="0080126A">
              <w:rPr>
                <w:rFonts w:cs="Times New Roman" w:hint="eastAsia"/>
                <w:sz w:val="20"/>
                <w:szCs w:val="20"/>
              </w:rPr>
              <w:t xml:space="preserve"> </w:t>
            </w:r>
            <w:r w:rsidR="0080126A">
              <w:rPr>
                <w:rFonts w:cs="Times New Roman" w:hint="eastAsia"/>
                <w:sz w:val="20"/>
                <w:szCs w:val="20"/>
              </w:rPr>
              <w:t>조건을</w:t>
            </w:r>
            <w:r w:rsidR="0080126A">
              <w:rPr>
                <w:rFonts w:cs="Times New Roman" w:hint="eastAsia"/>
                <w:sz w:val="20"/>
                <w:szCs w:val="20"/>
              </w:rPr>
              <w:t xml:space="preserve"> </w:t>
            </w:r>
            <w:r w:rsidRPr="006F7A86">
              <w:rPr>
                <w:rFonts w:cs="Times New Roman" w:hint="eastAsia"/>
                <w:sz w:val="20"/>
                <w:szCs w:val="20"/>
              </w:rPr>
              <w:t>확인</w:t>
            </w:r>
            <w:r w:rsidR="0080126A">
              <w:rPr>
                <w:rFonts w:cs="Times New Roman" w:hint="eastAsia"/>
                <w:sz w:val="20"/>
                <w:szCs w:val="20"/>
              </w:rPr>
              <w:t>해</w:t>
            </w:r>
            <w:r w:rsidR="0080126A">
              <w:rPr>
                <w:rFonts w:cs="Times New Roman" w:hint="eastAsia"/>
                <w:sz w:val="20"/>
                <w:szCs w:val="20"/>
              </w:rPr>
              <w:t xml:space="preserve"> </w:t>
            </w:r>
            <w:r w:rsidR="0080126A">
              <w:rPr>
                <w:rFonts w:cs="Times New Roman" w:hint="eastAsia"/>
                <w:sz w:val="20"/>
                <w:szCs w:val="20"/>
              </w:rPr>
              <w:t>볼</w:t>
            </w:r>
            <w:r w:rsidRPr="006F7A86">
              <w:rPr>
                <w:rFonts w:cs="Times New Roman" w:hint="eastAsia"/>
                <w:sz w:val="20"/>
                <w:szCs w:val="20"/>
              </w:rPr>
              <w:t xml:space="preserve"> </w:t>
            </w:r>
            <w:r w:rsidRPr="006F7A86">
              <w:rPr>
                <w:rFonts w:cs="Times New Roman" w:hint="eastAsia"/>
                <w:sz w:val="20"/>
                <w:szCs w:val="20"/>
              </w:rPr>
              <w:t>필요</w:t>
            </w:r>
            <w:r w:rsidR="0080126A">
              <w:rPr>
                <w:rFonts w:cs="Times New Roman" w:hint="eastAsia"/>
                <w:sz w:val="20"/>
                <w:szCs w:val="20"/>
              </w:rPr>
              <w:t>는</w:t>
            </w:r>
            <w:r w:rsidRPr="006F7A86">
              <w:rPr>
                <w:rFonts w:cs="Times New Roman" w:hint="eastAsia"/>
                <w:sz w:val="20"/>
                <w:szCs w:val="20"/>
              </w:rPr>
              <w:t xml:space="preserve"> </w:t>
            </w:r>
            <w:r w:rsidRPr="006F7A86">
              <w:rPr>
                <w:rFonts w:cs="Times New Roman" w:hint="eastAsia"/>
                <w:sz w:val="20"/>
                <w:szCs w:val="20"/>
              </w:rPr>
              <w:t>있</w:t>
            </w:r>
            <w:r w:rsidR="0080126A">
              <w:rPr>
                <w:rFonts w:cs="Times New Roman" w:hint="eastAsia"/>
                <w:sz w:val="20"/>
                <w:szCs w:val="20"/>
              </w:rPr>
              <w:t>어</w:t>
            </w:r>
            <w:r w:rsidR="0080126A">
              <w:rPr>
                <w:rFonts w:cs="Times New Roman" w:hint="eastAsia"/>
                <w:sz w:val="20"/>
                <w:szCs w:val="20"/>
              </w:rPr>
              <w:t xml:space="preserve"> </w:t>
            </w:r>
            <w:r w:rsidR="0080126A">
              <w:rPr>
                <w:rFonts w:cs="Times New Roman" w:hint="eastAsia"/>
                <w:sz w:val="20"/>
                <w:szCs w:val="20"/>
              </w:rPr>
              <w:t>보임</w:t>
            </w:r>
            <w:r w:rsidRPr="006F7A86">
              <w:rPr>
                <w:rFonts w:cs="Times New Roman" w:hint="eastAsia"/>
                <w:sz w:val="20"/>
                <w:szCs w:val="20"/>
              </w:rPr>
              <w:t>.</w:t>
            </w:r>
          </w:p>
        </w:tc>
        <w:tc>
          <w:tcPr>
            <w:tcW w:w="27" w:type="pct"/>
            <w:tcBorders>
              <w:top w:val="nil"/>
              <w:bottom w:val="nil"/>
            </w:tcBorders>
          </w:tcPr>
          <w:p w14:paraId="5E49984C" w14:textId="77777777" w:rsidR="00632E3A" w:rsidRPr="009A2958" w:rsidRDefault="00632E3A" w:rsidP="00432A8C">
            <w:pPr>
              <w:widowControl/>
              <w:spacing w:before="40" w:after="120" w:line="276" w:lineRule="auto"/>
              <w:ind w:left="284" w:hanging="284"/>
              <w:rPr>
                <w:rFonts w:cs="Times New Roman"/>
                <w:sz w:val="20"/>
                <w:szCs w:val="20"/>
              </w:rPr>
            </w:pPr>
          </w:p>
        </w:tc>
        <w:tc>
          <w:tcPr>
            <w:tcW w:w="770" w:type="pct"/>
          </w:tcPr>
          <w:p w14:paraId="48648495" w14:textId="08220F86" w:rsidR="00632E3A" w:rsidRPr="009A2958" w:rsidRDefault="00373CBD" w:rsidP="00432A8C">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9F243F" w:rsidRPr="009A2958" w14:paraId="137CB6EE" w14:textId="77777777" w:rsidTr="00061A1F">
        <w:trPr>
          <w:trHeight w:val="132"/>
        </w:trPr>
        <w:tc>
          <w:tcPr>
            <w:tcW w:w="619" w:type="pct"/>
          </w:tcPr>
          <w:p w14:paraId="3AC73915" w14:textId="555CBF84" w:rsidR="00082CC4" w:rsidRPr="00250EEB" w:rsidRDefault="00291882" w:rsidP="00665A64">
            <w:pPr>
              <w:widowControl/>
              <w:spacing w:before="40" w:after="120" w:line="276" w:lineRule="auto"/>
              <w:jc w:val="center"/>
              <w:outlineLvl w:val="0"/>
              <w:rPr>
                <w:rFonts w:cs="Times New Roman"/>
                <w:b/>
                <w:color w:val="404040" w:themeColor="text1" w:themeTint="BF"/>
                <w:kern w:val="0"/>
                <w:sz w:val="20"/>
                <w:szCs w:val="20"/>
              </w:rPr>
            </w:pPr>
            <w:bookmarkStart w:id="4" w:name="_Toc108480399"/>
            <w:bookmarkStart w:id="5" w:name="_Toc108512955"/>
            <w:r w:rsidRPr="00250EEB">
              <w:rPr>
                <w:rFonts w:cs="Times New Roman"/>
                <w:b/>
                <w:color w:val="404040" w:themeColor="text1" w:themeTint="BF"/>
                <w:kern w:val="0"/>
                <w:sz w:val="20"/>
                <w:szCs w:val="20"/>
              </w:rPr>
              <w:lastRenderedPageBreak/>
              <w:t>타</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법인</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투자</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및</w:t>
            </w:r>
            <w:r w:rsidR="00496DFC">
              <w:rPr>
                <w:rFonts w:cs="Times New Roman"/>
                <w:b/>
                <w:color w:val="404040" w:themeColor="text1" w:themeTint="BF"/>
                <w:kern w:val="0"/>
                <w:sz w:val="20"/>
                <w:szCs w:val="20"/>
              </w:rPr>
              <w:br/>
            </w:r>
            <w:r w:rsidRPr="00250EEB">
              <w:rPr>
                <w:rFonts w:cs="Times New Roman"/>
                <w:b/>
                <w:color w:val="404040" w:themeColor="text1" w:themeTint="BF"/>
                <w:kern w:val="0"/>
                <w:sz w:val="20"/>
                <w:szCs w:val="20"/>
              </w:rPr>
              <w:t>합병</w:t>
            </w:r>
            <w:r w:rsidR="00A12ECC" w:rsidRPr="00250EEB">
              <w:rPr>
                <w:rFonts w:cs="Times New Roman"/>
                <w:b/>
                <w:color w:val="404040" w:themeColor="text1" w:themeTint="BF"/>
                <w:kern w:val="0"/>
                <w:sz w:val="20"/>
                <w:szCs w:val="20"/>
              </w:rPr>
              <w:t xml:space="preserve"> </w:t>
            </w:r>
            <w:r w:rsidR="00A12ECC" w:rsidRPr="00250EEB">
              <w:rPr>
                <w:rFonts w:cs="Times New Roman"/>
                <w:b/>
                <w:color w:val="404040" w:themeColor="text1" w:themeTint="BF"/>
                <w:kern w:val="0"/>
                <w:sz w:val="20"/>
                <w:szCs w:val="20"/>
              </w:rPr>
              <w:t>내역</w:t>
            </w:r>
            <w:bookmarkEnd w:id="4"/>
            <w:bookmarkEnd w:id="5"/>
          </w:p>
        </w:tc>
        <w:tc>
          <w:tcPr>
            <w:tcW w:w="26" w:type="pct"/>
            <w:tcBorders>
              <w:top w:val="nil"/>
              <w:bottom w:val="nil"/>
            </w:tcBorders>
          </w:tcPr>
          <w:p w14:paraId="07E5A7CF" w14:textId="77777777" w:rsidR="00082CC4" w:rsidRPr="009A2958" w:rsidRDefault="00082CC4" w:rsidP="00432A8C">
            <w:pPr>
              <w:widowControl/>
              <w:spacing w:before="40" w:after="120" w:line="276" w:lineRule="auto"/>
              <w:rPr>
                <w:rFonts w:cs="Times New Roman"/>
                <w:b/>
                <w:sz w:val="20"/>
                <w:szCs w:val="20"/>
              </w:rPr>
            </w:pPr>
          </w:p>
        </w:tc>
        <w:tc>
          <w:tcPr>
            <w:tcW w:w="1804" w:type="pct"/>
          </w:tcPr>
          <w:p w14:paraId="10636720" w14:textId="77777777" w:rsidR="00291882" w:rsidRPr="009A2958" w:rsidRDefault="0081008D" w:rsidP="00432A8C">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사업</w:t>
            </w:r>
            <w:r w:rsidRPr="009A2958">
              <w:rPr>
                <w:rFonts w:cs="Times New Roman"/>
                <w:sz w:val="20"/>
                <w:szCs w:val="20"/>
              </w:rPr>
              <w:t xml:space="preserve"> </w:t>
            </w:r>
            <w:r w:rsidRPr="009A2958">
              <w:rPr>
                <w:rFonts w:cs="Times New Roman"/>
                <w:sz w:val="20"/>
                <w:szCs w:val="20"/>
              </w:rPr>
              <w:t>확장을</w:t>
            </w:r>
            <w:r w:rsidRPr="009A2958">
              <w:rPr>
                <w:rFonts w:cs="Times New Roman"/>
                <w:sz w:val="20"/>
                <w:szCs w:val="20"/>
              </w:rPr>
              <w:t xml:space="preserve"> </w:t>
            </w:r>
            <w:r w:rsidRPr="009A2958">
              <w:rPr>
                <w:rFonts w:cs="Times New Roman"/>
                <w:sz w:val="20"/>
                <w:szCs w:val="20"/>
              </w:rPr>
              <w:t>위하여</w:t>
            </w:r>
            <w:r w:rsidRPr="009A2958">
              <w:rPr>
                <w:rFonts w:cs="Times New Roman"/>
                <w:sz w:val="20"/>
                <w:szCs w:val="20"/>
              </w:rPr>
              <w:t xml:space="preserve"> </w:t>
            </w:r>
            <w:r w:rsidRPr="009A2958">
              <w:rPr>
                <w:rFonts w:cs="Times New Roman"/>
                <w:sz w:val="20"/>
                <w:szCs w:val="20"/>
              </w:rPr>
              <w:t>㈜럭시</w:t>
            </w:r>
            <w:r w:rsidRPr="009A2958">
              <w:rPr>
                <w:rFonts w:cs="Times New Roman"/>
                <w:sz w:val="20"/>
                <w:szCs w:val="20"/>
              </w:rPr>
              <w:t xml:space="preserve">, </w:t>
            </w:r>
            <w:r w:rsidRPr="009A2958">
              <w:rPr>
                <w:rFonts w:cs="Times New Roman"/>
                <w:sz w:val="20"/>
                <w:szCs w:val="20"/>
              </w:rPr>
              <w:t>㈜바달</w:t>
            </w:r>
            <w:r w:rsidR="006E0310">
              <w:rPr>
                <w:rFonts w:cs="Times New Roman"/>
                <w:sz w:val="20"/>
                <w:szCs w:val="20"/>
              </w:rPr>
              <w:t xml:space="preserve"> </w:t>
            </w:r>
            <w:r w:rsidR="006E0310">
              <w:rPr>
                <w:rFonts w:cs="Times New Roman" w:hint="eastAsia"/>
                <w:sz w:val="20"/>
                <w:szCs w:val="20"/>
              </w:rPr>
              <w:t>및</w:t>
            </w:r>
            <w:r w:rsidRPr="009A2958">
              <w:rPr>
                <w:rFonts w:cs="Times New Roman"/>
                <w:sz w:val="20"/>
                <w:szCs w:val="20"/>
              </w:rPr>
              <w:t xml:space="preserve"> </w:t>
            </w:r>
            <w:r w:rsidRPr="009A2958">
              <w:rPr>
                <w:rFonts w:cs="Times New Roman"/>
                <w:sz w:val="20"/>
                <w:szCs w:val="20"/>
              </w:rPr>
              <w:t>㈜스트</w:t>
            </w:r>
            <w:r w:rsidR="00D62ADC">
              <w:rPr>
                <w:rFonts w:cs="Times New Roman" w:hint="eastAsia"/>
                <w:sz w:val="20"/>
                <w:szCs w:val="20"/>
              </w:rPr>
              <w:t>리</w:t>
            </w:r>
            <w:r w:rsidRPr="009A2958">
              <w:rPr>
                <w:rFonts w:cs="Times New Roman"/>
                <w:sz w:val="20"/>
                <w:szCs w:val="20"/>
              </w:rPr>
              <w:t>스</w:t>
            </w:r>
            <w:r w:rsidRPr="009A2958">
              <w:rPr>
                <w:rFonts w:cs="Times New Roman"/>
                <w:sz w:val="20"/>
                <w:szCs w:val="20"/>
              </w:rPr>
              <w:t xml:space="preserve"> </w:t>
            </w:r>
            <w:r w:rsidRPr="009A2958">
              <w:rPr>
                <w:rFonts w:cs="Times New Roman"/>
                <w:sz w:val="20"/>
                <w:szCs w:val="20"/>
              </w:rPr>
              <w:t>등</w:t>
            </w:r>
            <w:r w:rsidR="006E0310">
              <w:rPr>
                <w:rFonts w:cs="Times New Roman" w:hint="eastAsia"/>
                <w:sz w:val="20"/>
                <w:szCs w:val="20"/>
              </w:rPr>
              <w:t>의</w:t>
            </w:r>
            <w:r w:rsidRPr="009A2958">
              <w:rPr>
                <w:rFonts w:cs="Times New Roman"/>
                <w:sz w:val="20"/>
                <w:szCs w:val="20"/>
              </w:rPr>
              <w:t xml:space="preserve"> </w:t>
            </w:r>
            <w:r w:rsidRPr="009A2958">
              <w:rPr>
                <w:rFonts w:cs="Times New Roman"/>
                <w:sz w:val="20"/>
                <w:szCs w:val="20"/>
              </w:rPr>
              <w:t>회사</w:t>
            </w:r>
            <w:r w:rsidR="006E0310">
              <w:rPr>
                <w:rFonts w:cs="Times New Roman" w:hint="eastAsia"/>
                <w:sz w:val="20"/>
                <w:szCs w:val="20"/>
              </w:rPr>
              <w:t>들을</w:t>
            </w:r>
            <w:r w:rsidRPr="009A2958">
              <w:rPr>
                <w:rFonts w:cs="Times New Roman"/>
                <w:sz w:val="20"/>
                <w:szCs w:val="20"/>
              </w:rPr>
              <w:t xml:space="preserve"> </w:t>
            </w:r>
            <w:r w:rsidRPr="009A2958">
              <w:rPr>
                <w:rFonts w:cs="Times New Roman"/>
                <w:sz w:val="20"/>
                <w:szCs w:val="20"/>
              </w:rPr>
              <w:t>인수하였고</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중</w:t>
            </w:r>
            <w:r w:rsidRPr="009A2958">
              <w:rPr>
                <w:rFonts w:cs="Times New Roman"/>
                <w:sz w:val="20"/>
                <w:szCs w:val="20"/>
              </w:rPr>
              <w:t xml:space="preserve"> MaaS, </w:t>
            </w:r>
            <w:r w:rsidRPr="009A2958">
              <w:rPr>
                <w:rFonts w:cs="Times New Roman"/>
                <w:sz w:val="20"/>
                <w:szCs w:val="20"/>
              </w:rPr>
              <w:t>라스트마일</w:t>
            </w:r>
            <w:r w:rsidRPr="009A2958">
              <w:rPr>
                <w:rFonts w:cs="Times New Roman"/>
                <w:sz w:val="20"/>
                <w:szCs w:val="20"/>
              </w:rPr>
              <w:t xml:space="preserve">, </w:t>
            </w:r>
            <w:r w:rsidR="003E6AC0">
              <w:rPr>
                <w:rFonts w:cs="Times New Roman" w:hint="eastAsia"/>
                <w:sz w:val="20"/>
                <w:szCs w:val="20"/>
              </w:rPr>
              <w:t>자율주행</w:t>
            </w:r>
            <w:r w:rsidR="003E6AC0">
              <w:rPr>
                <w:rFonts w:cs="Times New Roman" w:hint="eastAsia"/>
                <w:sz w:val="20"/>
                <w:szCs w:val="20"/>
              </w:rPr>
              <w:t>(</w:t>
            </w:r>
            <w:r w:rsidRPr="009A2958">
              <w:rPr>
                <w:rFonts w:cs="Times New Roman"/>
                <w:sz w:val="20"/>
                <w:szCs w:val="20"/>
              </w:rPr>
              <w:t>AD</w:t>
            </w:r>
            <w:r w:rsidR="003E6AC0">
              <w:rPr>
                <w:rFonts w:cs="Times New Roman"/>
                <w:sz w:val="20"/>
                <w:szCs w:val="20"/>
              </w:rPr>
              <w:t>)</w:t>
            </w:r>
            <w:r w:rsidR="006E0310">
              <w:rPr>
                <w:rFonts w:cs="Times New Roman"/>
                <w:sz w:val="20"/>
                <w:szCs w:val="20"/>
              </w:rPr>
              <w:t xml:space="preserve"> </w:t>
            </w:r>
            <w:r w:rsidR="006E0310">
              <w:rPr>
                <w:rFonts w:cs="Times New Roman" w:hint="eastAsia"/>
                <w:sz w:val="20"/>
                <w:szCs w:val="20"/>
              </w:rPr>
              <w:t>및</w:t>
            </w:r>
            <w:r w:rsidRPr="009A2958">
              <w:rPr>
                <w:rFonts w:cs="Times New Roman"/>
                <w:sz w:val="20"/>
                <w:szCs w:val="20"/>
              </w:rPr>
              <w:t xml:space="preserve"> </w:t>
            </w:r>
            <w:r w:rsidRPr="009A2958">
              <w:rPr>
                <w:rFonts w:cs="Times New Roman"/>
                <w:sz w:val="20"/>
                <w:szCs w:val="20"/>
              </w:rPr>
              <w:t>옥외광고</w:t>
            </w:r>
            <w:r w:rsidRPr="009A2958">
              <w:rPr>
                <w:rFonts w:cs="Times New Roman"/>
                <w:sz w:val="20"/>
                <w:szCs w:val="20"/>
              </w:rPr>
              <w:t xml:space="preserve"> </w:t>
            </w:r>
            <w:r w:rsidRPr="009A2958">
              <w:rPr>
                <w:rFonts w:cs="Times New Roman"/>
                <w:sz w:val="20"/>
                <w:szCs w:val="20"/>
              </w:rPr>
              <w:t>사업을</w:t>
            </w:r>
            <w:r w:rsidRPr="009A2958">
              <w:rPr>
                <w:rFonts w:cs="Times New Roman"/>
                <w:sz w:val="20"/>
                <w:szCs w:val="20"/>
              </w:rPr>
              <w:t xml:space="preserve"> </w:t>
            </w:r>
            <w:r w:rsidRPr="009A2958">
              <w:rPr>
                <w:rFonts w:cs="Times New Roman"/>
                <w:sz w:val="20"/>
                <w:szCs w:val="20"/>
              </w:rPr>
              <w:t>영위하는</w:t>
            </w:r>
            <w:r w:rsidRPr="009A2958">
              <w:rPr>
                <w:rFonts w:cs="Times New Roman"/>
                <w:sz w:val="20"/>
                <w:szCs w:val="20"/>
              </w:rPr>
              <w:t xml:space="preserve"> </w:t>
            </w:r>
            <w:r w:rsidRPr="009A2958">
              <w:rPr>
                <w:rFonts w:cs="Times New Roman"/>
                <w:sz w:val="20"/>
                <w:szCs w:val="20"/>
              </w:rPr>
              <w:t>회사</w:t>
            </w:r>
            <w:r w:rsidR="006E0310">
              <w:rPr>
                <w:rFonts w:cs="Times New Roman" w:hint="eastAsia"/>
                <w:sz w:val="20"/>
                <w:szCs w:val="20"/>
              </w:rPr>
              <w:t>들</w:t>
            </w:r>
            <w:r w:rsidRPr="009A2958">
              <w:rPr>
                <w:rFonts w:cs="Times New Roman"/>
                <w:sz w:val="20"/>
                <w:szCs w:val="20"/>
              </w:rPr>
              <w:t>의</w:t>
            </w:r>
            <w:r w:rsidRPr="009A2958">
              <w:rPr>
                <w:rFonts w:cs="Times New Roman"/>
                <w:sz w:val="20"/>
                <w:szCs w:val="20"/>
              </w:rPr>
              <w:t xml:space="preserve"> </w:t>
            </w:r>
            <w:r w:rsidRPr="009A2958">
              <w:rPr>
                <w:rFonts w:cs="Times New Roman"/>
                <w:sz w:val="20"/>
                <w:szCs w:val="20"/>
              </w:rPr>
              <w:t>경우에는</w:t>
            </w:r>
            <w:r w:rsidRPr="009A2958">
              <w:rPr>
                <w:rFonts w:cs="Times New Roman"/>
                <w:sz w:val="20"/>
                <w:szCs w:val="20"/>
              </w:rPr>
              <w:t xml:space="preserve"> </w:t>
            </w:r>
            <w:r w:rsidRPr="009A2958">
              <w:rPr>
                <w:rFonts w:cs="Times New Roman"/>
                <w:sz w:val="20"/>
                <w:szCs w:val="20"/>
              </w:rPr>
              <w:t>인수</w:t>
            </w:r>
            <w:r w:rsidRPr="009A2958">
              <w:rPr>
                <w:rFonts w:cs="Times New Roman"/>
                <w:sz w:val="20"/>
                <w:szCs w:val="20"/>
              </w:rPr>
              <w:t xml:space="preserve"> </w:t>
            </w:r>
            <w:r w:rsidRPr="009A2958">
              <w:rPr>
                <w:rFonts w:cs="Times New Roman"/>
                <w:sz w:val="20"/>
                <w:szCs w:val="20"/>
              </w:rPr>
              <w:t>후</w:t>
            </w:r>
            <w:r w:rsidRPr="009A2958">
              <w:rPr>
                <w:rFonts w:cs="Times New Roman"/>
                <w:sz w:val="20"/>
                <w:szCs w:val="20"/>
              </w:rPr>
              <w:t xml:space="preserve"> </w:t>
            </w:r>
            <w:r w:rsidRPr="009A2958">
              <w:rPr>
                <w:rFonts w:cs="Times New Roman"/>
                <w:sz w:val="20"/>
                <w:szCs w:val="20"/>
              </w:rPr>
              <w:t>합병을</w:t>
            </w:r>
            <w:r w:rsidRPr="009A2958">
              <w:rPr>
                <w:rFonts w:cs="Times New Roman"/>
                <w:sz w:val="20"/>
                <w:szCs w:val="20"/>
              </w:rPr>
              <w:t xml:space="preserve"> </w:t>
            </w:r>
            <w:r w:rsidRPr="009A2958">
              <w:rPr>
                <w:rFonts w:cs="Times New Roman"/>
                <w:sz w:val="20"/>
                <w:szCs w:val="20"/>
              </w:rPr>
              <w:t>진행하였음</w:t>
            </w:r>
            <w:r w:rsidR="00291882" w:rsidRPr="009A2958">
              <w:rPr>
                <w:rFonts w:cs="Times New Roman"/>
                <w:sz w:val="20"/>
                <w:szCs w:val="20"/>
              </w:rPr>
              <w:t>.</w:t>
            </w:r>
          </w:p>
          <w:p w14:paraId="5077EF92" w14:textId="77777777" w:rsidR="007E0DBF" w:rsidRPr="00432A8C" w:rsidRDefault="007E0DBF" w:rsidP="00432A8C">
            <w:pPr>
              <w:pStyle w:val="a8"/>
              <w:widowControl/>
              <w:numPr>
                <w:ilvl w:val="0"/>
                <w:numId w:val="2"/>
              </w:numPr>
              <w:spacing w:before="40" w:after="120" w:line="276" w:lineRule="auto"/>
              <w:rPr>
                <w:rFonts w:cs="Times New Roman"/>
                <w:sz w:val="20"/>
                <w:szCs w:val="20"/>
              </w:rPr>
            </w:pPr>
            <w:r w:rsidRPr="00432A8C">
              <w:rPr>
                <w:rFonts w:cs="Times New Roman"/>
                <w:sz w:val="20"/>
                <w:szCs w:val="20"/>
              </w:rPr>
              <w:t>제공된</w:t>
            </w:r>
            <w:r w:rsidRPr="00432A8C">
              <w:rPr>
                <w:rFonts w:cs="Times New Roman"/>
                <w:sz w:val="20"/>
                <w:szCs w:val="20"/>
              </w:rPr>
              <w:t xml:space="preserve"> </w:t>
            </w:r>
            <w:r w:rsidRPr="00432A8C">
              <w:rPr>
                <w:rFonts w:cs="Times New Roman"/>
                <w:sz w:val="20"/>
                <w:szCs w:val="20"/>
              </w:rPr>
              <w:t>답변에</w:t>
            </w:r>
            <w:r w:rsidRPr="00432A8C">
              <w:rPr>
                <w:rFonts w:cs="Times New Roman"/>
                <w:sz w:val="20"/>
                <w:szCs w:val="20"/>
              </w:rPr>
              <w:t xml:space="preserve"> </w:t>
            </w:r>
            <w:r w:rsidRPr="00432A8C">
              <w:rPr>
                <w:rFonts w:cs="Times New Roman"/>
                <w:sz w:val="20"/>
                <w:szCs w:val="20"/>
              </w:rPr>
              <w:t>의하면</w:t>
            </w:r>
            <w:r w:rsidRPr="00432A8C">
              <w:rPr>
                <w:rFonts w:cs="Times New Roman"/>
                <w:sz w:val="20"/>
                <w:szCs w:val="20"/>
              </w:rPr>
              <w:t xml:space="preserve">, </w:t>
            </w:r>
            <w:r w:rsidRPr="00432A8C">
              <w:rPr>
                <w:rFonts w:cs="Times New Roman"/>
                <w:sz w:val="20"/>
                <w:szCs w:val="20"/>
              </w:rPr>
              <w:t>타</w:t>
            </w:r>
            <w:r w:rsidRPr="00432A8C">
              <w:rPr>
                <w:rFonts w:cs="Times New Roman"/>
                <w:sz w:val="20"/>
                <w:szCs w:val="20"/>
              </w:rPr>
              <w:t xml:space="preserve"> </w:t>
            </w:r>
            <w:r w:rsidRPr="00432A8C">
              <w:rPr>
                <w:rFonts w:cs="Times New Roman"/>
                <w:sz w:val="20"/>
                <w:szCs w:val="20"/>
              </w:rPr>
              <w:t>법인을</w:t>
            </w:r>
            <w:r w:rsidRPr="00432A8C">
              <w:rPr>
                <w:rFonts w:cs="Times New Roman"/>
                <w:sz w:val="20"/>
                <w:szCs w:val="20"/>
              </w:rPr>
              <w:t xml:space="preserve"> </w:t>
            </w:r>
            <w:r w:rsidRPr="00432A8C">
              <w:rPr>
                <w:rFonts w:cs="Times New Roman"/>
                <w:sz w:val="20"/>
                <w:szCs w:val="20"/>
              </w:rPr>
              <w:t>인수한</w:t>
            </w:r>
            <w:r w:rsidRPr="00432A8C">
              <w:rPr>
                <w:rFonts w:cs="Times New Roman"/>
                <w:sz w:val="20"/>
                <w:szCs w:val="20"/>
              </w:rPr>
              <w:t xml:space="preserve"> </w:t>
            </w:r>
            <w:r w:rsidRPr="00432A8C">
              <w:rPr>
                <w:rFonts w:cs="Times New Roman"/>
                <w:sz w:val="20"/>
                <w:szCs w:val="20"/>
              </w:rPr>
              <w:t>후</w:t>
            </w:r>
            <w:r w:rsidRPr="00432A8C">
              <w:rPr>
                <w:rFonts w:cs="Times New Roman"/>
                <w:sz w:val="20"/>
                <w:szCs w:val="20"/>
              </w:rPr>
              <w:t xml:space="preserve"> </w:t>
            </w:r>
            <w:r w:rsidRPr="00432A8C">
              <w:rPr>
                <w:rFonts w:cs="Times New Roman"/>
                <w:sz w:val="20"/>
                <w:szCs w:val="20"/>
              </w:rPr>
              <w:t>합병을</w:t>
            </w:r>
            <w:r w:rsidRPr="00432A8C">
              <w:rPr>
                <w:rFonts w:cs="Times New Roman"/>
                <w:sz w:val="20"/>
                <w:szCs w:val="20"/>
              </w:rPr>
              <w:t xml:space="preserve"> </w:t>
            </w:r>
            <w:r w:rsidR="006E0310">
              <w:rPr>
                <w:rFonts w:cs="Times New Roman" w:hint="eastAsia"/>
                <w:sz w:val="20"/>
                <w:szCs w:val="20"/>
              </w:rPr>
              <w:t>진행한</w:t>
            </w:r>
            <w:r w:rsidRPr="00432A8C">
              <w:rPr>
                <w:rFonts w:cs="Times New Roman"/>
                <w:sz w:val="20"/>
                <w:szCs w:val="20"/>
              </w:rPr>
              <w:t xml:space="preserve"> </w:t>
            </w:r>
            <w:r w:rsidRPr="00432A8C">
              <w:rPr>
                <w:rFonts w:cs="Times New Roman"/>
                <w:sz w:val="20"/>
                <w:szCs w:val="20"/>
              </w:rPr>
              <w:t>것은</w:t>
            </w:r>
            <w:r w:rsidRPr="00432A8C">
              <w:rPr>
                <w:rFonts w:cs="Times New Roman"/>
                <w:sz w:val="20"/>
                <w:szCs w:val="20"/>
              </w:rPr>
              <w:t xml:space="preserve"> </w:t>
            </w:r>
            <w:r w:rsidRPr="00432A8C">
              <w:rPr>
                <w:rFonts w:cs="Times New Roman"/>
                <w:sz w:val="20"/>
                <w:szCs w:val="20"/>
              </w:rPr>
              <w:t>사업적인</w:t>
            </w:r>
            <w:r w:rsidRPr="00432A8C">
              <w:rPr>
                <w:rFonts w:cs="Times New Roman"/>
                <w:sz w:val="20"/>
                <w:szCs w:val="20"/>
              </w:rPr>
              <w:t xml:space="preserve"> </w:t>
            </w:r>
            <w:r w:rsidRPr="00432A8C">
              <w:rPr>
                <w:rFonts w:cs="Times New Roman"/>
                <w:sz w:val="20"/>
                <w:szCs w:val="20"/>
              </w:rPr>
              <w:t>필요가</w:t>
            </w:r>
            <w:r w:rsidRPr="00432A8C">
              <w:rPr>
                <w:rFonts w:cs="Times New Roman"/>
                <w:sz w:val="20"/>
                <w:szCs w:val="20"/>
              </w:rPr>
              <w:t xml:space="preserve"> </w:t>
            </w:r>
            <w:r w:rsidRPr="00432A8C">
              <w:rPr>
                <w:rFonts w:cs="Times New Roman"/>
                <w:sz w:val="20"/>
                <w:szCs w:val="20"/>
              </w:rPr>
              <w:t>있어서가</w:t>
            </w:r>
            <w:r w:rsidRPr="00432A8C">
              <w:rPr>
                <w:rFonts w:cs="Times New Roman"/>
                <w:sz w:val="20"/>
                <w:szCs w:val="20"/>
              </w:rPr>
              <w:t xml:space="preserve"> </w:t>
            </w:r>
            <w:r w:rsidRPr="00432A8C">
              <w:rPr>
                <w:rFonts w:cs="Times New Roman"/>
                <w:sz w:val="20"/>
                <w:szCs w:val="20"/>
              </w:rPr>
              <w:t>아닌</w:t>
            </w:r>
            <w:r w:rsidRPr="00432A8C">
              <w:rPr>
                <w:rFonts w:cs="Times New Roman"/>
                <w:sz w:val="20"/>
                <w:szCs w:val="20"/>
              </w:rPr>
              <w:t xml:space="preserve">, </w:t>
            </w:r>
            <w:r w:rsidRPr="00432A8C">
              <w:rPr>
                <w:rFonts w:cs="Times New Roman"/>
                <w:sz w:val="20"/>
                <w:szCs w:val="20"/>
              </w:rPr>
              <w:t>계열회사의</w:t>
            </w:r>
            <w:r w:rsidRPr="00432A8C">
              <w:rPr>
                <w:rFonts w:cs="Times New Roman"/>
                <w:sz w:val="20"/>
                <w:szCs w:val="20"/>
              </w:rPr>
              <w:t xml:space="preserve"> </w:t>
            </w:r>
            <w:r w:rsidRPr="00432A8C">
              <w:rPr>
                <w:rFonts w:cs="Times New Roman"/>
                <w:sz w:val="20"/>
                <w:szCs w:val="20"/>
              </w:rPr>
              <w:t>수를</w:t>
            </w:r>
            <w:r w:rsidRPr="00432A8C">
              <w:rPr>
                <w:rFonts w:cs="Times New Roman"/>
                <w:sz w:val="20"/>
                <w:szCs w:val="20"/>
              </w:rPr>
              <w:t xml:space="preserve"> </w:t>
            </w:r>
            <w:r w:rsidRPr="00432A8C">
              <w:rPr>
                <w:rFonts w:cs="Times New Roman"/>
                <w:sz w:val="20"/>
                <w:szCs w:val="20"/>
              </w:rPr>
              <w:t>조절하기</w:t>
            </w:r>
            <w:r w:rsidRPr="00432A8C">
              <w:rPr>
                <w:rFonts w:cs="Times New Roman"/>
                <w:sz w:val="20"/>
                <w:szCs w:val="20"/>
              </w:rPr>
              <w:t xml:space="preserve"> </w:t>
            </w:r>
            <w:r w:rsidRPr="00432A8C">
              <w:rPr>
                <w:rFonts w:cs="Times New Roman"/>
                <w:sz w:val="20"/>
                <w:szCs w:val="20"/>
              </w:rPr>
              <w:t>위한</w:t>
            </w:r>
            <w:r w:rsidRPr="00432A8C">
              <w:rPr>
                <w:rFonts w:cs="Times New Roman"/>
                <w:sz w:val="20"/>
                <w:szCs w:val="20"/>
              </w:rPr>
              <w:t xml:space="preserve"> </w:t>
            </w:r>
            <w:r w:rsidRPr="00432A8C">
              <w:rPr>
                <w:rFonts w:cs="Times New Roman"/>
                <w:sz w:val="20"/>
                <w:szCs w:val="20"/>
              </w:rPr>
              <w:t>정책적인</w:t>
            </w:r>
            <w:r w:rsidRPr="00432A8C">
              <w:rPr>
                <w:rFonts w:cs="Times New Roman"/>
                <w:sz w:val="20"/>
                <w:szCs w:val="20"/>
              </w:rPr>
              <w:t xml:space="preserve"> </w:t>
            </w:r>
            <w:r w:rsidRPr="00432A8C">
              <w:rPr>
                <w:rFonts w:cs="Times New Roman"/>
                <w:sz w:val="20"/>
                <w:szCs w:val="20"/>
              </w:rPr>
              <w:t>판단에</w:t>
            </w:r>
            <w:r w:rsidRPr="00432A8C">
              <w:rPr>
                <w:rFonts w:cs="Times New Roman"/>
                <w:sz w:val="20"/>
                <w:szCs w:val="20"/>
              </w:rPr>
              <w:t xml:space="preserve"> </w:t>
            </w:r>
            <w:r w:rsidRPr="00432A8C">
              <w:rPr>
                <w:rFonts w:cs="Times New Roman"/>
                <w:sz w:val="20"/>
                <w:szCs w:val="20"/>
              </w:rPr>
              <w:t>의한</w:t>
            </w:r>
            <w:r w:rsidRPr="00432A8C">
              <w:rPr>
                <w:rFonts w:cs="Times New Roman"/>
                <w:sz w:val="20"/>
                <w:szCs w:val="20"/>
              </w:rPr>
              <w:t xml:space="preserve"> </w:t>
            </w:r>
            <w:r w:rsidRPr="00432A8C">
              <w:rPr>
                <w:rFonts w:cs="Times New Roman"/>
                <w:sz w:val="20"/>
                <w:szCs w:val="20"/>
              </w:rPr>
              <w:t>것이</w:t>
            </w:r>
            <w:r w:rsidR="006E0310">
              <w:rPr>
                <w:rFonts w:cs="Times New Roman" w:hint="eastAsia"/>
                <w:sz w:val="20"/>
                <w:szCs w:val="20"/>
              </w:rPr>
              <w:t>었다</w:t>
            </w:r>
            <w:r w:rsidRPr="00432A8C">
              <w:rPr>
                <w:rFonts w:cs="Times New Roman"/>
                <w:sz w:val="20"/>
                <w:szCs w:val="20"/>
              </w:rPr>
              <w:t>고</w:t>
            </w:r>
            <w:r w:rsidRPr="00432A8C">
              <w:rPr>
                <w:rFonts w:cs="Times New Roman"/>
                <w:sz w:val="20"/>
                <w:szCs w:val="20"/>
              </w:rPr>
              <w:t xml:space="preserve"> </w:t>
            </w:r>
            <w:r w:rsidRPr="00432A8C">
              <w:rPr>
                <w:rFonts w:cs="Times New Roman"/>
                <w:sz w:val="20"/>
                <w:szCs w:val="20"/>
              </w:rPr>
              <w:t>함</w:t>
            </w:r>
            <w:r w:rsidRPr="00432A8C">
              <w:rPr>
                <w:rFonts w:cs="Times New Roman"/>
                <w:sz w:val="20"/>
                <w:szCs w:val="20"/>
              </w:rPr>
              <w:t>.</w:t>
            </w:r>
          </w:p>
          <w:p w14:paraId="242E8FAE" w14:textId="5788BC3E" w:rsidR="00CD2AFA" w:rsidRPr="009A2958" w:rsidRDefault="00291882" w:rsidP="003230DF">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타법인</w:t>
            </w:r>
            <w:r w:rsidRPr="009A2958">
              <w:rPr>
                <w:rFonts w:cs="Times New Roman"/>
                <w:sz w:val="20"/>
                <w:szCs w:val="20"/>
              </w:rPr>
              <w:t xml:space="preserve"> </w:t>
            </w:r>
            <w:r w:rsidRPr="009A2958">
              <w:rPr>
                <w:rFonts w:cs="Times New Roman"/>
                <w:sz w:val="20"/>
                <w:szCs w:val="20"/>
              </w:rPr>
              <w:t>투자</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합병</w:t>
            </w:r>
            <w:r w:rsidRPr="009A2958">
              <w:rPr>
                <w:rFonts w:cs="Times New Roman"/>
                <w:sz w:val="20"/>
                <w:szCs w:val="20"/>
              </w:rPr>
              <w:t xml:space="preserve"> </w:t>
            </w:r>
            <w:r w:rsidRPr="009A2958">
              <w:rPr>
                <w:rFonts w:cs="Times New Roman"/>
                <w:sz w:val="20"/>
                <w:szCs w:val="20"/>
              </w:rPr>
              <w:t>현황은</w:t>
            </w:r>
            <w:r w:rsidRPr="009A2958">
              <w:rPr>
                <w:rFonts w:cs="Times New Roman"/>
                <w:sz w:val="20"/>
                <w:szCs w:val="20"/>
              </w:rPr>
              <w:t xml:space="preserve"> </w:t>
            </w:r>
            <w:r w:rsidRPr="009A2958">
              <w:rPr>
                <w:rFonts w:cs="Times New Roman"/>
                <w:b/>
                <w:sz w:val="20"/>
                <w:szCs w:val="20"/>
                <w:u w:val="single"/>
              </w:rPr>
              <w:t>별첨</w:t>
            </w:r>
            <w:r w:rsidRPr="009A2958">
              <w:rPr>
                <w:rFonts w:cs="Times New Roman"/>
                <w:b/>
                <w:sz w:val="20"/>
                <w:szCs w:val="20"/>
                <w:u w:val="single"/>
              </w:rPr>
              <w:t xml:space="preserve"> 2. </w:t>
            </w:r>
            <w:r w:rsidRPr="009A2958">
              <w:rPr>
                <w:rFonts w:cs="Times New Roman"/>
                <w:b/>
                <w:sz w:val="20"/>
                <w:szCs w:val="20"/>
                <w:u w:val="single"/>
              </w:rPr>
              <w:t>타법인</w:t>
            </w:r>
            <w:r w:rsidRPr="009A2958">
              <w:rPr>
                <w:rFonts w:cs="Times New Roman"/>
                <w:b/>
                <w:sz w:val="20"/>
                <w:szCs w:val="20"/>
                <w:u w:val="single"/>
              </w:rPr>
              <w:t xml:space="preserve"> </w:t>
            </w:r>
            <w:r w:rsidR="003230DF">
              <w:rPr>
                <w:rFonts w:cs="Times New Roman" w:hint="eastAsia"/>
                <w:b/>
                <w:sz w:val="20"/>
                <w:szCs w:val="20"/>
                <w:u w:val="single"/>
              </w:rPr>
              <w:t>지분</w:t>
            </w:r>
            <w:r w:rsidR="003230DF">
              <w:rPr>
                <w:rFonts w:cs="Times New Roman" w:hint="eastAsia"/>
                <w:b/>
                <w:sz w:val="20"/>
                <w:szCs w:val="20"/>
                <w:u w:val="single"/>
              </w:rPr>
              <w:t xml:space="preserve"> </w:t>
            </w:r>
            <w:r w:rsidR="003230DF">
              <w:rPr>
                <w:rFonts w:cs="Times New Roman" w:hint="eastAsia"/>
                <w:b/>
                <w:sz w:val="20"/>
                <w:szCs w:val="20"/>
                <w:u w:val="single"/>
              </w:rPr>
              <w:t>취득</w:t>
            </w:r>
            <w:r w:rsidRPr="009A2958">
              <w:rPr>
                <w:rFonts w:cs="Times New Roman"/>
                <w:b/>
                <w:sz w:val="20"/>
                <w:szCs w:val="20"/>
                <w:u w:val="single"/>
              </w:rPr>
              <w:t xml:space="preserve"> </w:t>
            </w:r>
            <w:r w:rsidRPr="009A2958">
              <w:rPr>
                <w:rFonts w:cs="Times New Roman"/>
                <w:b/>
                <w:sz w:val="20"/>
                <w:szCs w:val="20"/>
                <w:u w:val="single"/>
              </w:rPr>
              <w:t>및</w:t>
            </w:r>
            <w:r w:rsidRPr="009A2958">
              <w:rPr>
                <w:rFonts w:cs="Times New Roman"/>
                <w:b/>
                <w:sz w:val="20"/>
                <w:szCs w:val="20"/>
                <w:u w:val="single"/>
              </w:rPr>
              <w:t xml:space="preserve"> </w:t>
            </w:r>
            <w:r w:rsidRPr="009A2958">
              <w:rPr>
                <w:rFonts w:cs="Times New Roman"/>
                <w:b/>
                <w:sz w:val="20"/>
                <w:szCs w:val="20"/>
                <w:u w:val="single"/>
              </w:rPr>
              <w:t>합병</w:t>
            </w:r>
            <w:r w:rsidRPr="009A2958">
              <w:rPr>
                <w:rFonts w:cs="Times New Roman"/>
                <w:b/>
                <w:sz w:val="20"/>
                <w:szCs w:val="20"/>
                <w:u w:val="single"/>
              </w:rPr>
              <w:t xml:space="preserve"> </w:t>
            </w:r>
            <w:r w:rsidRPr="009A2958">
              <w:rPr>
                <w:rFonts w:cs="Times New Roman"/>
                <w:b/>
                <w:sz w:val="20"/>
                <w:szCs w:val="20"/>
                <w:u w:val="single"/>
              </w:rPr>
              <w:t>내역</w:t>
            </w:r>
            <w:r w:rsidRPr="009A2958">
              <w:rPr>
                <w:rFonts w:cs="Times New Roman"/>
                <w:sz w:val="20"/>
                <w:szCs w:val="20"/>
              </w:rPr>
              <w:t xml:space="preserve"> </w:t>
            </w:r>
            <w:r w:rsidRPr="009A2958">
              <w:rPr>
                <w:rFonts w:cs="Times New Roman"/>
                <w:sz w:val="20"/>
                <w:szCs w:val="20"/>
              </w:rPr>
              <w:t>참조</w:t>
            </w:r>
            <w:r w:rsidRPr="009A2958">
              <w:rPr>
                <w:rFonts w:cs="Times New Roman"/>
                <w:sz w:val="20"/>
                <w:szCs w:val="20"/>
              </w:rPr>
              <w:t>.</w:t>
            </w:r>
          </w:p>
        </w:tc>
        <w:tc>
          <w:tcPr>
            <w:tcW w:w="26" w:type="pct"/>
            <w:tcBorders>
              <w:top w:val="nil"/>
              <w:bottom w:val="nil"/>
            </w:tcBorders>
          </w:tcPr>
          <w:p w14:paraId="294ABF4F" w14:textId="77777777" w:rsidR="00082CC4" w:rsidRPr="009A2958" w:rsidRDefault="00082CC4" w:rsidP="00432A8C">
            <w:pPr>
              <w:widowControl/>
              <w:spacing w:before="40" w:after="120" w:line="276" w:lineRule="auto"/>
              <w:ind w:left="284" w:hanging="284"/>
              <w:rPr>
                <w:rFonts w:cs="Times New Roman"/>
                <w:sz w:val="20"/>
                <w:szCs w:val="20"/>
              </w:rPr>
            </w:pPr>
          </w:p>
        </w:tc>
        <w:tc>
          <w:tcPr>
            <w:tcW w:w="1728" w:type="pct"/>
          </w:tcPr>
          <w:p w14:paraId="3399FCE9" w14:textId="77777777" w:rsidR="007B3B18" w:rsidRPr="009A2958" w:rsidRDefault="00291882" w:rsidP="00432A8C">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타법인</w:t>
            </w:r>
            <w:r w:rsidRPr="009A2958">
              <w:rPr>
                <w:rFonts w:cs="Times New Roman"/>
                <w:sz w:val="20"/>
                <w:szCs w:val="20"/>
              </w:rPr>
              <w:t xml:space="preserve"> </w:t>
            </w:r>
            <w:r w:rsidRPr="009A2958">
              <w:rPr>
                <w:rFonts w:cs="Times New Roman"/>
                <w:sz w:val="20"/>
                <w:szCs w:val="20"/>
              </w:rPr>
              <w:t>지분</w:t>
            </w:r>
            <w:r w:rsidRPr="009A2958">
              <w:rPr>
                <w:rFonts w:cs="Times New Roman"/>
                <w:sz w:val="20"/>
                <w:szCs w:val="20"/>
              </w:rPr>
              <w:t xml:space="preserve"> </w:t>
            </w:r>
            <w:r w:rsidRPr="009A2958">
              <w:rPr>
                <w:rFonts w:cs="Times New Roman"/>
                <w:sz w:val="20"/>
                <w:szCs w:val="20"/>
              </w:rPr>
              <w:t>취득</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합병과</w:t>
            </w:r>
            <w:r w:rsidRPr="009A2958">
              <w:rPr>
                <w:rFonts w:cs="Times New Roman"/>
                <w:sz w:val="20"/>
                <w:szCs w:val="20"/>
              </w:rPr>
              <w:t xml:space="preserve"> </w:t>
            </w:r>
            <w:r w:rsidRPr="009A2958">
              <w:rPr>
                <w:rFonts w:cs="Times New Roman"/>
                <w:sz w:val="20"/>
                <w:szCs w:val="20"/>
              </w:rPr>
              <w:t>관련하</w:t>
            </w:r>
            <w:r w:rsidR="006E0310">
              <w:rPr>
                <w:rFonts w:cs="Times New Roman" w:hint="eastAsia"/>
                <w:sz w:val="20"/>
                <w:szCs w:val="20"/>
              </w:rPr>
              <w:t>여</w:t>
            </w:r>
            <w:r w:rsidR="007B3B18" w:rsidRPr="009A2958">
              <w:rPr>
                <w:rFonts w:cs="Times New Roman"/>
                <w:sz w:val="20"/>
                <w:szCs w:val="20"/>
              </w:rPr>
              <w:t xml:space="preserve"> </w:t>
            </w:r>
            <w:r w:rsidR="006E0310">
              <w:rPr>
                <w:rFonts w:cs="Times New Roman" w:hint="eastAsia"/>
                <w:sz w:val="20"/>
                <w:szCs w:val="20"/>
              </w:rPr>
              <w:t>법령상</w:t>
            </w:r>
            <w:r w:rsidR="006E0310">
              <w:rPr>
                <w:rFonts w:cs="Times New Roman" w:hint="eastAsia"/>
                <w:sz w:val="20"/>
                <w:szCs w:val="20"/>
              </w:rPr>
              <w:t xml:space="preserve"> </w:t>
            </w:r>
            <w:r w:rsidR="007B3B18" w:rsidRPr="009A2958">
              <w:rPr>
                <w:rFonts w:cs="Times New Roman"/>
                <w:sz w:val="20"/>
                <w:szCs w:val="20"/>
              </w:rPr>
              <w:t>필요한</w:t>
            </w:r>
            <w:r w:rsidR="007B3B18" w:rsidRPr="009A2958">
              <w:rPr>
                <w:rFonts w:cs="Times New Roman"/>
                <w:sz w:val="20"/>
                <w:szCs w:val="20"/>
              </w:rPr>
              <w:t xml:space="preserve"> </w:t>
            </w:r>
            <w:r w:rsidR="007B3B18" w:rsidRPr="009A2958">
              <w:rPr>
                <w:rFonts w:cs="Times New Roman"/>
                <w:sz w:val="20"/>
                <w:szCs w:val="20"/>
              </w:rPr>
              <w:t>내부</w:t>
            </w:r>
            <w:r w:rsidR="007B3B18" w:rsidRPr="009A2958">
              <w:rPr>
                <w:rFonts w:cs="Times New Roman"/>
                <w:sz w:val="20"/>
                <w:szCs w:val="20"/>
              </w:rPr>
              <w:t xml:space="preserve"> </w:t>
            </w:r>
            <w:r w:rsidR="007B3B18" w:rsidRPr="009A2958">
              <w:rPr>
                <w:rFonts w:cs="Times New Roman"/>
                <w:sz w:val="20"/>
                <w:szCs w:val="20"/>
              </w:rPr>
              <w:t>절차는</w:t>
            </w:r>
            <w:r w:rsidR="007B3B18" w:rsidRPr="009A2958">
              <w:rPr>
                <w:rFonts w:cs="Times New Roman"/>
                <w:sz w:val="20"/>
                <w:szCs w:val="20"/>
              </w:rPr>
              <w:t xml:space="preserve"> </w:t>
            </w:r>
            <w:r w:rsidR="007B3B18" w:rsidRPr="009A2958">
              <w:rPr>
                <w:rFonts w:cs="Times New Roman"/>
                <w:sz w:val="20"/>
                <w:szCs w:val="20"/>
              </w:rPr>
              <w:t>적법하게</w:t>
            </w:r>
            <w:r w:rsidR="007B3B18" w:rsidRPr="009A2958">
              <w:rPr>
                <w:rFonts w:cs="Times New Roman"/>
                <w:sz w:val="20"/>
                <w:szCs w:val="20"/>
              </w:rPr>
              <w:t xml:space="preserve"> </w:t>
            </w:r>
            <w:r w:rsidR="007B3B18" w:rsidRPr="009A2958">
              <w:rPr>
                <w:rFonts w:cs="Times New Roman"/>
                <w:sz w:val="20"/>
                <w:szCs w:val="20"/>
              </w:rPr>
              <w:t>거친</w:t>
            </w:r>
            <w:r w:rsidR="007B3B18" w:rsidRPr="009A2958">
              <w:rPr>
                <w:rFonts w:cs="Times New Roman"/>
                <w:sz w:val="20"/>
                <w:szCs w:val="20"/>
              </w:rPr>
              <w:t xml:space="preserve"> </w:t>
            </w:r>
            <w:r w:rsidR="007B3B18" w:rsidRPr="009A2958">
              <w:rPr>
                <w:rFonts w:cs="Times New Roman"/>
                <w:sz w:val="20"/>
                <w:szCs w:val="20"/>
              </w:rPr>
              <w:t>것으로</w:t>
            </w:r>
            <w:r w:rsidR="007B3B18" w:rsidRPr="009A2958">
              <w:rPr>
                <w:rFonts w:cs="Times New Roman"/>
                <w:sz w:val="20"/>
                <w:szCs w:val="20"/>
              </w:rPr>
              <w:t xml:space="preserve"> </w:t>
            </w:r>
            <w:r w:rsidR="007B3B18" w:rsidRPr="009A2958">
              <w:rPr>
                <w:rFonts w:cs="Times New Roman"/>
                <w:sz w:val="20"/>
                <w:szCs w:val="20"/>
              </w:rPr>
              <w:t>확인됨</w:t>
            </w:r>
            <w:r w:rsidR="007B3B18" w:rsidRPr="009A2958">
              <w:rPr>
                <w:rFonts w:cs="Times New Roman"/>
                <w:sz w:val="20"/>
                <w:szCs w:val="20"/>
              </w:rPr>
              <w:t>.</w:t>
            </w:r>
          </w:p>
          <w:p w14:paraId="35884DDD" w14:textId="5BE571A7" w:rsidR="00082CC4" w:rsidRPr="009A2958" w:rsidRDefault="006E0310" w:rsidP="00111C8A">
            <w:pPr>
              <w:pStyle w:val="a8"/>
              <w:widowControl/>
              <w:numPr>
                <w:ilvl w:val="0"/>
                <w:numId w:val="2"/>
              </w:numPr>
              <w:spacing w:before="40" w:after="120" w:line="276" w:lineRule="auto"/>
              <w:rPr>
                <w:rFonts w:cs="Times New Roman"/>
                <w:sz w:val="20"/>
                <w:szCs w:val="20"/>
              </w:rPr>
            </w:pPr>
            <w:r>
              <w:rPr>
                <w:rFonts w:cs="Times New Roman" w:hint="eastAsia"/>
                <w:sz w:val="20"/>
                <w:szCs w:val="20"/>
              </w:rPr>
              <w:t>기타</w:t>
            </w:r>
            <w:r>
              <w:rPr>
                <w:rFonts w:cs="Times New Roman" w:hint="eastAsia"/>
                <w:sz w:val="20"/>
                <w:szCs w:val="20"/>
              </w:rPr>
              <w:t xml:space="preserve"> </w:t>
            </w:r>
            <w:r w:rsidRPr="009A2958">
              <w:rPr>
                <w:rFonts w:cs="Times New Roman"/>
                <w:sz w:val="20"/>
                <w:szCs w:val="20"/>
              </w:rPr>
              <w:t>본건</w:t>
            </w:r>
            <w:r w:rsidRPr="009A2958">
              <w:rPr>
                <w:rFonts w:cs="Times New Roman"/>
                <w:sz w:val="20"/>
                <w:szCs w:val="20"/>
              </w:rPr>
              <w:t xml:space="preserve"> </w:t>
            </w:r>
            <w:r w:rsidRPr="009A2958">
              <w:rPr>
                <w:rFonts w:cs="Times New Roman"/>
                <w:sz w:val="20"/>
                <w:szCs w:val="20"/>
              </w:rPr>
              <w:t>거래에</w:t>
            </w:r>
            <w:r w:rsidRPr="009A2958">
              <w:rPr>
                <w:rFonts w:cs="Times New Roman"/>
                <w:sz w:val="20"/>
                <w:szCs w:val="20"/>
              </w:rPr>
              <w:t xml:space="preserve"> </w:t>
            </w:r>
            <w:r w:rsidRPr="009A2958">
              <w:rPr>
                <w:rFonts w:cs="Times New Roman"/>
                <w:sz w:val="20"/>
                <w:szCs w:val="20"/>
              </w:rPr>
              <w:t>영향을</w:t>
            </w:r>
            <w:r w:rsidRPr="009A2958">
              <w:rPr>
                <w:rFonts w:cs="Times New Roman"/>
                <w:sz w:val="20"/>
                <w:szCs w:val="20"/>
              </w:rPr>
              <w:t xml:space="preserve"> </w:t>
            </w:r>
            <w:r w:rsidRPr="009A2958">
              <w:rPr>
                <w:rFonts w:cs="Times New Roman"/>
                <w:sz w:val="20"/>
                <w:szCs w:val="20"/>
              </w:rPr>
              <w:t>미칠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특별한</w:t>
            </w:r>
            <w:r w:rsidRPr="009A2958">
              <w:rPr>
                <w:rFonts w:cs="Times New Roman"/>
                <w:sz w:val="20"/>
                <w:szCs w:val="20"/>
              </w:rPr>
              <w:t xml:space="preserve"> </w:t>
            </w:r>
            <w:r w:rsidRPr="009A2958">
              <w:rPr>
                <w:rFonts w:cs="Times New Roman"/>
                <w:sz w:val="20"/>
                <w:szCs w:val="20"/>
              </w:rPr>
              <w:t>이슈는</w:t>
            </w:r>
            <w:r w:rsidRPr="009A2958">
              <w:rPr>
                <w:rFonts w:cs="Times New Roman"/>
                <w:sz w:val="20"/>
                <w:szCs w:val="20"/>
              </w:rPr>
              <w:t xml:space="preserve"> </w:t>
            </w:r>
            <w:r>
              <w:rPr>
                <w:rFonts w:cs="Times New Roman" w:hint="eastAsia"/>
                <w:sz w:val="20"/>
                <w:szCs w:val="20"/>
              </w:rPr>
              <w:t>발견되지</w:t>
            </w:r>
            <w:r>
              <w:rPr>
                <w:rFonts w:cs="Times New Roman" w:hint="eastAsia"/>
                <w:sz w:val="20"/>
                <w:szCs w:val="20"/>
              </w:rPr>
              <w:t xml:space="preserve"> </w:t>
            </w:r>
            <w:r>
              <w:rPr>
                <w:rFonts w:cs="Times New Roman" w:hint="eastAsia"/>
                <w:sz w:val="20"/>
                <w:szCs w:val="20"/>
              </w:rPr>
              <w:t>않음</w:t>
            </w:r>
            <w:r>
              <w:rPr>
                <w:rFonts w:cs="Times New Roman" w:hint="eastAsia"/>
                <w:sz w:val="20"/>
                <w:szCs w:val="20"/>
              </w:rPr>
              <w:t>.</w:t>
            </w:r>
          </w:p>
        </w:tc>
        <w:tc>
          <w:tcPr>
            <w:tcW w:w="27" w:type="pct"/>
            <w:tcBorders>
              <w:top w:val="nil"/>
              <w:bottom w:val="nil"/>
            </w:tcBorders>
          </w:tcPr>
          <w:p w14:paraId="491FDB3F" w14:textId="77777777" w:rsidR="00082CC4" w:rsidRPr="009A2958" w:rsidRDefault="00082CC4" w:rsidP="00432A8C">
            <w:pPr>
              <w:widowControl/>
              <w:spacing w:before="40" w:after="120" w:line="276" w:lineRule="auto"/>
              <w:ind w:left="284" w:hanging="284"/>
              <w:rPr>
                <w:rFonts w:cs="Times New Roman"/>
                <w:sz w:val="20"/>
                <w:szCs w:val="20"/>
              </w:rPr>
            </w:pPr>
          </w:p>
        </w:tc>
        <w:tc>
          <w:tcPr>
            <w:tcW w:w="770" w:type="pct"/>
          </w:tcPr>
          <w:p w14:paraId="662AD00F" w14:textId="03C5B3C4" w:rsidR="00082CC4" w:rsidRPr="00C94704" w:rsidRDefault="00BF0390" w:rsidP="00432A8C">
            <w:pPr>
              <w:pStyle w:val="a8"/>
              <w:widowControl/>
              <w:numPr>
                <w:ilvl w:val="0"/>
                <w:numId w:val="2"/>
              </w:numPr>
              <w:spacing w:before="40" w:after="120" w:line="276" w:lineRule="auto"/>
              <w:rPr>
                <w:rFonts w:cs="Times New Roman"/>
                <w:spacing w:val="-2"/>
                <w:sz w:val="20"/>
                <w:szCs w:val="20"/>
              </w:rPr>
            </w:pPr>
            <w:r>
              <w:rPr>
                <w:rFonts w:cs="Times New Roman" w:hint="eastAsia"/>
                <w:spacing w:val="-2"/>
                <w:sz w:val="20"/>
                <w:szCs w:val="20"/>
              </w:rPr>
              <w:t>해당사항</w:t>
            </w:r>
            <w:r>
              <w:rPr>
                <w:rFonts w:cs="Times New Roman" w:hint="eastAsia"/>
                <w:spacing w:val="-2"/>
                <w:sz w:val="20"/>
                <w:szCs w:val="20"/>
              </w:rPr>
              <w:t xml:space="preserve"> </w:t>
            </w:r>
            <w:r>
              <w:rPr>
                <w:rFonts w:cs="Times New Roman" w:hint="eastAsia"/>
                <w:spacing w:val="-2"/>
                <w:sz w:val="20"/>
                <w:szCs w:val="20"/>
              </w:rPr>
              <w:t>없음</w:t>
            </w:r>
            <w:r>
              <w:rPr>
                <w:rFonts w:cs="Times New Roman" w:hint="eastAsia"/>
                <w:spacing w:val="-2"/>
                <w:sz w:val="20"/>
                <w:szCs w:val="20"/>
              </w:rPr>
              <w:t>.</w:t>
            </w:r>
          </w:p>
        </w:tc>
      </w:tr>
      <w:tr w:rsidR="0080170A" w:rsidRPr="009A2958" w14:paraId="5D4E87B3" w14:textId="77777777" w:rsidTr="00061A1F">
        <w:trPr>
          <w:trHeight w:val="132"/>
        </w:trPr>
        <w:tc>
          <w:tcPr>
            <w:tcW w:w="619" w:type="pct"/>
          </w:tcPr>
          <w:p w14:paraId="32827605" w14:textId="0FB795B0" w:rsidR="0080170A" w:rsidRPr="00250EEB" w:rsidRDefault="0080170A" w:rsidP="0080170A">
            <w:pPr>
              <w:widowControl/>
              <w:spacing w:before="40" w:after="120" w:line="276" w:lineRule="auto"/>
              <w:jc w:val="center"/>
              <w:outlineLvl w:val="0"/>
              <w:rPr>
                <w:rFonts w:cs="Times New Roman"/>
                <w:b/>
                <w:color w:val="404040" w:themeColor="text1" w:themeTint="BF"/>
                <w:kern w:val="0"/>
                <w:sz w:val="20"/>
                <w:szCs w:val="20"/>
              </w:rPr>
            </w:pPr>
            <w:bookmarkStart w:id="6" w:name="_Toc108480400"/>
            <w:bookmarkStart w:id="7" w:name="_Toc108512956"/>
            <w:r w:rsidRPr="00250EEB">
              <w:rPr>
                <w:rFonts w:cs="Times New Roman"/>
                <w:b/>
                <w:color w:val="404040" w:themeColor="text1" w:themeTint="BF"/>
                <w:kern w:val="0"/>
                <w:sz w:val="20"/>
                <w:szCs w:val="20"/>
              </w:rPr>
              <w:t>주식매수선택권</w:t>
            </w:r>
            <w:bookmarkEnd w:id="6"/>
            <w:bookmarkEnd w:id="7"/>
          </w:p>
        </w:tc>
        <w:tc>
          <w:tcPr>
            <w:tcW w:w="26" w:type="pct"/>
            <w:tcBorders>
              <w:top w:val="nil"/>
              <w:bottom w:val="nil"/>
            </w:tcBorders>
          </w:tcPr>
          <w:p w14:paraId="51F66213" w14:textId="77777777" w:rsidR="0080170A" w:rsidRPr="009A2958" w:rsidRDefault="0080170A" w:rsidP="0080170A">
            <w:pPr>
              <w:widowControl/>
              <w:spacing w:before="40" w:after="120" w:line="276" w:lineRule="auto"/>
              <w:rPr>
                <w:rFonts w:cs="Times New Roman"/>
                <w:b/>
                <w:sz w:val="20"/>
                <w:szCs w:val="20"/>
              </w:rPr>
            </w:pPr>
          </w:p>
        </w:tc>
        <w:tc>
          <w:tcPr>
            <w:tcW w:w="1804" w:type="pct"/>
          </w:tcPr>
          <w:p w14:paraId="741D5EF2" w14:textId="77777777" w:rsidR="0080170A" w:rsidRDefault="0080170A" w:rsidP="0080170A">
            <w:pPr>
              <w:pStyle w:val="a8"/>
              <w:widowControl/>
              <w:numPr>
                <w:ilvl w:val="0"/>
                <w:numId w:val="2"/>
              </w:numPr>
              <w:spacing w:before="40" w:after="120" w:line="276" w:lineRule="auto"/>
              <w:rPr>
                <w:rFonts w:cs="Times New Roman"/>
                <w:sz w:val="20"/>
                <w:szCs w:val="20"/>
              </w:rPr>
            </w:pPr>
            <w:r>
              <w:rPr>
                <w:rFonts w:cs="Times New Roman" w:hint="eastAsia"/>
                <w:sz w:val="20"/>
                <w:szCs w:val="20"/>
              </w:rPr>
              <w:t>주식매수선택권</w:t>
            </w:r>
            <w:r>
              <w:rPr>
                <w:rFonts w:cs="Times New Roman" w:hint="eastAsia"/>
                <w:sz w:val="20"/>
                <w:szCs w:val="20"/>
              </w:rPr>
              <w:t xml:space="preserve"> </w:t>
            </w:r>
            <w:r>
              <w:rPr>
                <w:rFonts w:cs="Times New Roman" w:hint="eastAsia"/>
                <w:sz w:val="20"/>
                <w:szCs w:val="20"/>
              </w:rPr>
              <w:t>부여</w:t>
            </w:r>
            <w:r>
              <w:rPr>
                <w:rFonts w:cs="Times New Roman" w:hint="eastAsia"/>
                <w:sz w:val="20"/>
                <w:szCs w:val="20"/>
              </w:rPr>
              <w:t xml:space="preserve"> </w:t>
            </w:r>
            <w:r>
              <w:rPr>
                <w:rFonts w:cs="Times New Roman" w:hint="eastAsia"/>
                <w:sz w:val="20"/>
                <w:szCs w:val="20"/>
              </w:rPr>
              <w:t>현황</w:t>
            </w:r>
          </w:p>
          <w:p w14:paraId="25D06745" w14:textId="7F70890D" w:rsidR="0080170A" w:rsidRDefault="0080170A" w:rsidP="0080170A">
            <w:pPr>
              <w:pStyle w:val="a8"/>
              <w:widowControl/>
              <w:numPr>
                <w:ilvl w:val="0"/>
                <w:numId w:val="21"/>
              </w:numPr>
              <w:spacing w:before="40" w:after="120" w:line="276" w:lineRule="auto"/>
              <w:rPr>
                <w:rFonts w:cs="Times New Roman"/>
                <w:sz w:val="20"/>
                <w:szCs w:val="20"/>
              </w:rPr>
            </w:pPr>
            <w:r w:rsidRPr="00C5074F">
              <w:rPr>
                <w:rFonts w:cs="Times New Roman"/>
                <w:sz w:val="20"/>
                <w:szCs w:val="20"/>
              </w:rPr>
              <w:t>대상회사는</w:t>
            </w:r>
            <w:r w:rsidRPr="00C5074F">
              <w:rPr>
                <w:rFonts w:cs="Times New Roman"/>
                <w:sz w:val="20"/>
                <w:szCs w:val="20"/>
              </w:rPr>
              <w:t xml:space="preserve"> </w:t>
            </w:r>
            <w:r w:rsidRPr="00C5074F">
              <w:rPr>
                <w:rFonts w:cs="Times New Roman"/>
                <w:sz w:val="20"/>
                <w:szCs w:val="20"/>
              </w:rPr>
              <w:t>총</w:t>
            </w:r>
            <w:r w:rsidRPr="00C5074F">
              <w:rPr>
                <w:rFonts w:cs="Times New Roman"/>
                <w:sz w:val="20"/>
                <w:szCs w:val="20"/>
              </w:rPr>
              <w:t xml:space="preserve"> 14</w:t>
            </w:r>
            <w:r w:rsidRPr="00C5074F">
              <w:rPr>
                <w:rFonts w:cs="Times New Roman"/>
                <w:sz w:val="20"/>
                <w:szCs w:val="20"/>
              </w:rPr>
              <w:t>회에</w:t>
            </w:r>
            <w:r w:rsidRPr="00C5074F">
              <w:rPr>
                <w:rFonts w:cs="Times New Roman"/>
                <w:sz w:val="20"/>
                <w:szCs w:val="20"/>
              </w:rPr>
              <w:t xml:space="preserve"> </w:t>
            </w:r>
            <w:r w:rsidRPr="00C5074F">
              <w:rPr>
                <w:rFonts w:cs="Times New Roman"/>
                <w:sz w:val="20"/>
                <w:szCs w:val="20"/>
              </w:rPr>
              <w:t>걸쳐</w:t>
            </w:r>
            <w:r w:rsidRPr="00C5074F">
              <w:rPr>
                <w:rFonts w:cs="Times New Roman"/>
                <w:sz w:val="20"/>
                <w:szCs w:val="20"/>
              </w:rPr>
              <w:t xml:space="preserve"> </w:t>
            </w:r>
            <w:r w:rsidRPr="00C5074F">
              <w:rPr>
                <w:rFonts w:cs="Times New Roman"/>
                <w:sz w:val="20"/>
                <w:szCs w:val="20"/>
              </w:rPr>
              <w:t>임직원에게</w:t>
            </w:r>
            <w:r w:rsidRPr="00C5074F">
              <w:rPr>
                <w:rFonts w:cs="Times New Roman"/>
                <w:sz w:val="20"/>
                <w:szCs w:val="20"/>
              </w:rPr>
              <w:t xml:space="preserve"> </w:t>
            </w:r>
            <w:r w:rsidRPr="00C5074F">
              <w:rPr>
                <w:rFonts w:cs="Times New Roman"/>
                <w:sz w:val="20"/>
                <w:szCs w:val="20"/>
              </w:rPr>
              <w:t>주식매수선택권</w:t>
            </w:r>
            <w:r w:rsidRPr="00C5074F">
              <w:rPr>
                <w:rFonts w:cs="Times New Roman"/>
                <w:sz w:val="20"/>
                <w:szCs w:val="20"/>
              </w:rPr>
              <w:t xml:space="preserve"> 24,77</w:t>
            </w:r>
            <w:r w:rsidR="001E5A4D">
              <w:rPr>
                <w:rFonts w:cs="Times New Roman"/>
                <w:sz w:val="20"/>
                <w:szCs w:val="20"/>
              </w:rPr>
              <w:t>0</w:t>
            </w:r>
            <w:r w:rsidRPr="00C5074F">
              <w:rPr>
                <w:rFonts w:cs="Times New Roman"/>
                <w:sz w:val="20"/>
                <w:szCs w:val="20"/>
              </w:rPr>
              <w:t>,407</w:t>
            </w:r>
            <w:r w:rsidRPr="00C5074F">
              <w:rPr>
                <w:rFonts w:cs="Times New Roman"/>
                <w:sz w:val="20"/>
                <w:szCs w:val="20"/>
              </w:rPr>
              <w:t>주를</w:t>
            </w:r>
            <w:r w:rsidRPr="00C5074F">
              <w:rPr>
                <w:rFonts w:cs="Times New Roman"/>
                <w:sz w:val="20"/>
                <w:szCs w:val="20"/>
              </w:rPr>
              <w:t xml:space="preserve"> </w:t>
            </w:r>
            <w:r w:rsidRPr="00C5074F">
              <w:rPr>
                <w:rFonts w:cs="Times New Roman"/>
                <w:sz w:val="20"/>
                <w:szCs w:val="20"/>
              </w:rPr>
              <w:t>부여하였고</w:t>
            </w:r>
            <w:r w:rsidRPr="00C5074F">
              <w:rPr>
                <w:rFonts w:cs="Times New Roman"/>
                <w:sz w:val="20"/>
                <w:szCs w:val="20"/>
              </w:rPr>
              <w:t xml:space="preserve">, </w:t>
            </w:r>
            <w:r>
              <w:rPr>
                <w:rFonts w:cs="Times New Roman"/>
                <w:sz w:val="20"/>
                <w:szCs w:val="20"/>
              </w:rPr>
              <w:t>2022</w:t>
            </w:r>
            <w:r w:rsidRPr="0080170A">
              <w:rPr>
                <w:rFonts w:cs="Times New Roman" w:hint="eastAsia"/>
                <w:sz w:val="20"/>
                <w:szCs w:val="20"/>
              </w:rPr>
              <w:t>년</w:t>
            </w:r>
            <w:r>
              <w:rPr>
                <w:rFonts w:cs="Times New Roman" w:hint="eastAsia"/>
                <w:sz w:val="20"/>
                <w:szCs w:val="20"/>
              </w:rPr>
              <w:t xml:space="preserve"> </w:t>
            </w:r>
            <w:r w:rsidR="001E5A4D">
              <w:rPr>
                <w:rFonts w:cs="Times New Roman"/>
                <w:sz w:val="20"/>
                <w:szCs w:val="20"/>
              </w:rPr>
              <w:t>7</w:t>
            </w:r>
            <w:r>
              <w:rPr>
                <w:rFonts w:cs="Times New Roman" w:hint="eastAsia"/>
                <w:sz w:val="20"/>
                <w:szCs w:val="20"/>
              </w:rPr>
              <w:t>월</w:t>
            </w:r>
            <w:r>
              <w:rPr>
                <w:rFonts w:cs="Times New Roman" w:hint="eastAsia"/>
                <w:sz w:val="20"/>
                <w:szCs w:val="20"/>
              </w:rPr>
              <w:t xml:space="preserve"> </w:t>
            </w:r>
            <w:r w:rsidR="001E5A4D">
              <w:rPr>
                <w:rFonts w:cs="Times New Roman"/>
                <w:sz w:val="20"/>
                <w:szCs w:val="20"/>
              </w:rPr>
              <w:t>8</w:t>
            </w:r>
            <w:r>
              <w:rPr>
                <w:rFonts w:cs="Times New Roman" w:hint="eastAsia"/>
                <w:sz w:val="20"/>
                <w:szCs w:val="20"/>
              </w:rPr>
              <w:t>일</w:t>
            </w:r>
            <w:r>
              <w:rPr>
                <w:rFonts w:cs="Times New Roman" w:hint="eastAsia"/>
                <w:sz w:val="20"/>
                <w:szCs w:val="20"/>
              </w:rPr>
              <w:t xml:space="preserve"> </w:t>
            </w:r>
            <w:r>
              <w:rPr>
                <w:rFonts w:cs="Times New Roman" w:hint="eastAsia"/>
                <w:sz w:val="20"/>
                <w:szCs w:val="20"/>
              </w:rPr>
              <w:t>기준</w:t>
            </w:r>
            <w:r>
              <w:rPr>
                <w:rFonts w:cs="Times New Roman"/>
                <w:sz w:val="20"/>
                <w:szCs w:val="20"/>
              </w:rPr>
              <w:t xml:space="preserve"> </w:t>
            </w:r>
            <w:r w:rsidRPr="00C5074F">
              <w:rPr>
                <w:rFonts w:cs="Times New Roman"/>
                <w:sz w:val="20"/>
                <w:szCs w:val="20"/>
              </w:rPr>
              <w:t>잔여수량</w:t>
            </w:r>
            <w:r w:rsidRPr="00C5074F">
              <w:rPr>
                <w:rFonts w:cs="Times New Roman"/>
                <w:sz w:val="20"/>
                <w:szCs w:val="20"/>
              </w:rPr>
              <w:t>(</w:t>
            </w:r>
            <w:r w:rsidRPr="00C5074F">
              <w:rPr>
                <w:rFonts w:cs="Times New Roman"/>
                <w:sz w:val="20"/>
                <w:szCs w:val="20"/>
              </w:rPr>
              <w:t>행사수량</w:t>
            </w:r>
            <w:r w:rsidRPr="00C5074F">
              <w:rPr>
                <w:rFonts w:cs="Times New Roman"/>
                <w:sz w:val="20"/>
                <w:szCs w:val="20"/>
              </w:rPr>
              <w:t xml:space="preserve"> </w:t>
            </w:r>
            <w:r w:rsidRPr="00C5074F">
              <w:rPr>
                <w:rFonts w:cs="Times New Roman"/>
                <w:sz w:val="20"/>
                <w:szCs w:val="20"/>
              </w:rPr>
              <w:t>및</w:t>
            </w:r>
            <w:r w:rsidRPr="00C5074F">
              <w:rPr>
                <w:rFonts w:cs="Times New Roman"/>
                <w:sz w:val="20"/>
                <w:szCs w:val="20"/>
              </w:rPr>
              <w:t xml:space="preserve"> </w:t>
            </w:r>
            <w:r w:rsidRPr="00C5074F">
              <w:rPr>
                <w:rFonts w:cs="Times New Roman"/>
                <w:sz w:val="20"/>
                <w:szCs w:val="20"/>
              </w:rPr>
              <w:t>취소수량을</w:t>
            </w:r>
            <w:r w:rsidRPr="00C5074F">
              <w:rPr>
                <w:rFonts w:cs="Times New Roman"/>
                <w:sz w:val="20"/>
                <w:szCs w:val="20"/>
              </w:rPr>
              <w:t xml:space="preserve"> </w:t>
            </w:r>
            <w:r w:rsidRPr="00C5074F">
              <w:rPr>
                <w:rFonts w:cs="Times New Roman"/>
                <w:sz w:val="20"/>
                <w:szCs w:val="20"/>
              </w:rPr>
              <w:t>제외한</w:t>
            </w:r>
            <w:r w:rsidRPr="00C5074F">
              <w:rPr>
                <w:rFonts w:cs="Times New Roman"/>
                <w:sz w:val="20"/>
                <w:szCs w:val="20"/>
              </w:rPr>
              <w:t xml:space="preserve"> </w:t>
            </w:r>
            <w:r w:rsidRPr="00C5074F">
              <w:rPr>
                <w:rFonts w:cs="Times New Roman"/>
                <w:sz w:val="20"/>
                <w:szCs w:val="20"/>
              </w:rPr>
              <w:t>수</w:t>
            </w:r>
            <w:r w:rsidRPr="00C5074F">
              <w:rPr>
                <w:rFonts w:cs="Times New Roman"/>
                <w:sz w:val="20"/>
                <w:szCs w:val="20"/>
              </w:rPr>
              <w:lastRenderedPageBreak/>
              <w:t>량</w:t>
            </w:r>
            <w:r w:rsidRPr="00C5074F">
              <w:rPr>
                <w:rFonts w:cs="Times New Roman"/>
                <w:sz w:val="20"/>
                <w:szCs w:val="20"/>
              </w:rPr>
              <w:t>)</w:t>
            </w:r>
            <w:r w:rsidRPr="00C5074F">
              <w:rPr>
                <w:rFonts w:cs="Times New Roman"/>
                <w:sz w:val="20"/>
                <w:szCs w:val="20"/>
              </w:rPr>
              <w:t>은</w:t>
            </w:r>
            <w:r w:rsidRPr="00C5074F">
              <w:rPr>
                <w:rFonts w:cs="Times New Roman"/>
                <w:sz w:val="20"/>
                <w:szCs w:val="20"/>
              </w:rPr>
              <w:t xml:space="preserve"> </w:t>
            </w:r>
            <w:r w:rsidR="001E5A4D">
              <w:rPr>
                <w:rFonts w:cs="Times New Roman"/>
                <w:sz w:val="20"/>
                <w:szCs w:val="20"/>
              </w:rPr>
              <w:t>16,45</w:t>
            </w:r>
            <w:r w:rsidR="00F326B6">
              <w:rPr>
                <w:rFonts w:cs="Times New Roman"/>
                <w:sz w:val="20"/>
                <w:szCs w:val="20"/>
              </w:rPr>
              <w:t>2</w:t>
            </w:r>
            <w:r w:rsidR="001E5A4D">
              <w:rPr>
                <w:rFonts w:cs="Times New Roman"/>
                <w:sz w:val="20"/>
                <w:szCs w:val="20"/>
              </w:rPr>
              <w:t>,916</w:t>
            </w:r>
            <w:r w:rsidRPr="00C5074F">
              <w:rPr>
                <w:rFonts w:cs="Times New Roman"/>
                <w:sz w:val="20"/>
                <w:szCs w:val="20"/>
              </w:rPr>
              <w:t>주</w:t>
            </w:r>
            <w:r w:rsidR="001E5A4D">
              <w:rPr>
                <w:rStyle w:val="ad"/>
                <w:rFonts w:cs="Times New Roman"/>
                <w:sz w:val="20"/>
                <w:szCs w:val="20"/>
              </w:rPr>
              <w:footnoteReference w:id="1"/>
            </w:r>
            <w:r w:rsidRPr="00C5074F">
              <w:rPr>
                <w:rFonts w:cs="Times New Roman"/>
                <w:sz w:val="20"/>
                <w:szCs w:val="20"/>
              </w:rPr>
              <w:t>이며</w:t>
            </w:r>
            <w:r>
              <w:rPr>
                <w:rFonts w:cs="Times New Roman" w:hint="eastAsia"/>
                <w:sz w:val="20"/>
                <w:szCs w:val="20"/>
              </w:rPr>
              <w:t>,</w:t>
            </w:r>
            <w:r>
              <w:rPr>
                <w:rFonts w:cs="Times New Roman"/>
                <w:sz w:val="20"/>
                <w:szCs w:val="20"/>
              </w:rPr>
              <w:t xml:space="preserve"> </w:t>
            </w:r>
            <w:r w:rsidRPr="00C5074F">
              <w:rPr>
                <w:rFonts w:cs="Times New Roman"/>
                <w:sz w:val="20"/>
                <w:szCs w:val="20"/>
              </w:rPr>
              <w:t>행사조건을</w:t>
            </w:r>
            <w:r w:rsidRPr="00C5074F">
              <w:rPr>
                <w:rFonts w:cs="Times New Roman"/>
                <w:sz w:val="20"/>
                <w:szCs w:val="20"/>
              </w:rPr>
              <w:t xml:space="preserve"> </w:t>
            </w:r>
            <w:r w:rsidRPr="00C5074F">
              <w:rPr>
                <w:rFonts w:cs="Times New Roman"/>
                <w:sz w:val="20"/>
                <w:szCs w:val="20"/>
              </w:rPr>
              <w:t>충족하여</w:t>
            </w:r>
            <w:r w:rsidRPr="00C5074F">
              <w:rPr>
                <w:rFonts w:cs="Times New Roman"/>
                <w:sz w:val="20"/>
                <w:szCs w:val="20"/>
              </w:rPr>
              <w:t xml:space="preserve"> </w:t>
            </w:r>
            <w:r w:rsidRPr="00C5074F">
              <w:rPr>
                <w:rFonts w:cs="Times New Roman"/>
                <w:sz w:val="20"/>
                <w:szCs w:val="20"/>
              </w:rPr>
              <w:t>행사</w:t>
            </w:r>
            <w:r w:rsidRPr="00C5074F">
              <w:rPr>
                <w:rFonts w:cs="Times New Roman"/>
                <w:sz w:val="20"/>
                <w:szCs w:val="20"/>
              </w:rPr>
              <w:t xml:space="preserve"> </w:t>
            </w:r>
            <w:r w:rsidRPr="00C5074F">
              <w:rPr>
                <w:rFonts w:cs="Times New Roman"/>
                <w:sz w:val="20"/>
                <w:szCs w:val="20"/>
              </w:rPr>
              <w:t>가능한</w:t>
            </w:r>
            <w:r w:rsidRPr="00C5074F">
              <w:rPr>
                <w:rFonts w:cs="Times New Roman"/>
                <w:sz w:val="20"/>
                <w:szCs w:val="20"/>
              </w:rPr>
              <w:t xml:space="preserve"> </w:t>
            </w:r>
            <w:r w:rsidRPr="00C5074F">
              <w:rPr>
                <w:rFonts w:cs="Times New Roman"/>
                <w:sz w:val="20"/>
                <w:szCs w:val="20"/>
              </w:rPr>
              <w:t>수량은</w:t>
            </w:r>
            <w:r w:rsidRPr="00C5074F">
              <w:rPr>
                <w:rFonts w:cs="Times New Roman"/>
                <w:sz w:val="20"/>
                <w:szCs w:val="20"/>
              </w:rPr>
              <w:t xml:space="preserve"> </w:t>
            </w:r>
            <w:r w:rsidR="00745234">
              <w:rPr>
                <w:rFonts w:cs="Times New Roman"/>
                <w:sz w:val="20"/>
                <w:szCs w:val="20"/>
              </w:rPr>
              <w:t>1,</w:t>
            </w:r>
            <w:r w:rsidR="00B26F1F">
              <w:rPr>
                <w:rFonts w:cs="Times New Roman"/>
                <w:sz w:val="20"/>
                <w:szCs w:val="20"/>
              </w:rPr>
              <w:t>744</w:t>
            </w:r>
            <w:r w:rsidR="00745234">
              <w:rPr>
                <w:rFonts w:cs="Times New Roman"/>
                <w:sz w:val="20"/>
                <w:szCs w:val="20"/>
              </w:rPr>
              <w:t>,</w:t>
            </w:r>
            <w:r w:rsidR="00B26F1F">
              <w:rPr>
                <w:rFonts w:cs="Times New Roman"/>
                <w:sz w:val="20"/>
                <w:szCs w:val="20"/>
              </w:rPr>
              <w:t>34</w:t>
            </w:r>
            <w:r w:rsidR="00745234">
              <w:rPr>
                <w:rFonts w:cs="Times New Roman"/>
                <w:sz w:val="20"/>
                <w:szCs w:val="20"/>
              </w:rPr>
              <w:t>9</w:t>
            </w:r>
            <w:r w:rsidRPr="00C5074F">
              <w:rPr>
                <w:rFonts w:cs="Times New Roman"/>
                <w:sz w:val="20"/>
                <w:szCs w:val="20"/>
              </w:rPr>
              <w:t>주임</w:t>
            </w:r>
            <w:r w:rsidR="00696905">
              <w:rPr>
                <w:rFonts w:cs="Times New Roman" w:hint="eastAsia"/>
                <w:sz w:val="20"/>
                <w:szCs w:val="20"/>
              </w:rPr>
              <w:t>.</w:t>
            </w:r>
            <w:r w:rsidR="00C92E34">
              <w:rPr>
                <w:rStyle w:val="ad"/>
                <w:rFonts w:cs="Times New Roman"/>
                <w:sz w:val="20"/>
                <w:szCs w:val="20"/>
              </w:rPr>
              <w:footnoteReference w:id="2"/>
            </w:r>
          </w:p>
          <w:p w14:paraId="08013CE0" w14:textId="33AA7D2D" w:rsidR="00AC163E" w:rsidRPr="00C5074F" w:rsidRDefault="00AC163E" w:rsidP="0080170A">
            <w:pPr>
              <w:pStyle w:val="a8"/>
              <w:widowControl/>
              <w:numPr>
                <w:ilvl w:val="0"/>
                <w:numId w:val="21"/>
              </w:numPr>
              <w:spacing w:before="4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투자자와의</w:t>
            </w:r>
            <w:r>
              <w:rPr>
                <w:rFonts w:cs="Times New Roman" w:hint="eastAsia"/>
                <w:sz w:val="20"/>
                <w:szCs w:val="20"/>
              </w:rPr>
              <w:t xml:space="preserve"> </w:t>
            </w:r>
            <w:r>
              <w:rPr>
                <w:rFonts w:cs="Times New Roman" w:hint="eastAsia"/>
                <w:sz w:val="20"/>
                <w:szCs w:val="20"/>
              </w:rPr>
              <w:t>주주간계약</w:t>
            </w:r>
            <w:r w:rsidR="00CB5182">
              <w:rPr>
                <w:rFonts w:cs="Times New Roman" w:hint="eastAsia"/>
                <w:sz w:val="20"/>
                <w:szCs w:val="20"/>
              </w:rPr>
              <w:t>에</w:t>
            </w:r>
            <w:r w:rsidR="00CB5182">
              <w:rPr>
                <w:rFonts w:cs="Times New Roman" w:hint="eastAsia"/>
                <w:sz w:val="20"/>
                <w:szCs w:val="20"/>
              </w:rPr>
              <w:t xml:space="preserve"> </w:t>
            </w:r>
            <w:r w:rsidR="00CB5182">
              <w:rPr>
                <w:rFonts w:cs="Times New Roman" w:hint="eastAsia"/>
                <w:sz w:val="20"/>
                <w:szCs w:val="20"/>
              </w:rPr>
              <w:t>따라</w:t>
            </w:r>
            <w:r w:rsidR="00CB5182">
              <w:rPr>
                <w:rFonts w:cs="Times New Roman" w:hint="eastAsia"/>
                <w:sz w:val="20"/>
                <w:szCs w:val="20"/>
              </w:rPr>
              <w:t xml:space="preserve"> </w:t>
            </w:r>
            <w:r w:rsidR="00CB5182">
              <w:rPr>
                <w:rFonts w:cs="Times New Roman" w:hint="eastAsia"/>
                <w:sz w:val="20"/>
                <w:szCs w:val="20"/>
              </w:rPr>
              <w:t>주식매수선택권의</w:t>
            </w:r>
            <w:r w:rsidR="00CB5182">
              <w:rPr>
                <w:rFonts w:cs="Times New Roman" w:hint="eastAsia"/>
                <w:sz w:val="20"/>
                <w:szCs w:val="20"/>
              </w:rPr>
              <w:t xml:space="preserve"> </w:t>
            </w:r>
            <w:r w:rsidR="00CB5182">
              <w:rPr>
                <w:rFonts w:cs="Times New Roman" w:hint="eastAsia"/>
                <w:sz w:val="20"/>
                <w:szCs w:val="20"/>
              </w:rPr>
              <w:t>부여한도를</w:t>
            </w:r>
            <w:r w:rsidR="00CB5182">
              <w:rPr>
                <w:rFonts w:cs="Times New Roman" w:hint="eastAsia"/>
                <w:sz w:val="20"/>
                <w:szCs w:val="20"/>
              </w:rPr>
              <w:t xml:space="preserve"> </w:t>
            </w:r>
            <w:r w:rsidR="00CB5182">
              <w:rPr>
                <w:rFonts w:cs="Times New Roman" w:hint="eastAsia"/>
                <w:sz w:val="20"/>
                <w:szCs w:val="20"/>
              </w:rPr>
              <w:t>상법</w:t>
            </w:r>
            <w:r w:rsidR="00CB5182">
              <w:rPr>
                <w:rFonts w:cs="Times New Roman" w:hint="eastAsia"/>
                <w:sz w:val="20"/>
                <w:szCs w:val="20"/>
              </w:rPr>
              <w:t xml:space="preserve"> </w:t>
            </w:r>
            <w:r w:rsidR="00CB5182">
              <w:rPr>
                <w:rFonts w:cs="Times New Roman" w:hint="eastAsia"/>
                <w:sz w:val="20"/>
                <w:szCs w:val="20"/>
              </w:rPr>
              <w:t>및</w:t>
            </w:r>
            <w:r w:rsidR="00CB5182">
              <w:rPr>
                <w:rFonts w:cs="Times New Roman" w:hint="eastAsia"/>
                <w:sz w:val="20"/>
                <w:szCs w:val="20"/>
              </w:rPr>
              <w:t xml:space="preserve"> </w:t>
            </w:r>
            <w:r w:rsidR="00CB5182">
              <w:rPr>
                <w:rFonts w:cs="Times New Roman" w:hint="eastAsia"/>
                <w:sz w:val="20"/>
                <w:szCs w:val="20"/>
              </w:rPr>
              <w:t>정관상</w:t>
            </w:r>
            <w:r w:rsidR="00CB5182">
              <w:rPr>
                <w:rFonts w:cs="Times New Roman" w:hint="eastAsia"/>
                <w:sz w:val="20"/>
                <w:szCs w:val="20"/>
              </w:rPr>
              <w:t xml:space="preserve"> </w:t>
            </w:r>
            <w:r w:rsidR="00CB5182">
              <w:rPr>
                <w:rFonts w:cs="Times New Roman" w:hint="eastAsia"/>
                <w:sz w:val="20"/>
                <w:szCs w:val="20"/>
              </w:rPr>
              <w:t>발행주식총수의</w:t>
            </w:r>
            <w:r w:rsidR="00CB5182">
              <w:rPr>
                <w:rFonts w:cs="Times New Roman" w:hint="eastAsia"/>
                <w:sz w:val="20"/>
                <w:szCs w:val="20"/>
              </w:rPr>
              <w:t xml:space="preserve"> </w:t>
            </w:r>
            <w:r w:rsidR="00CB5182">
              <w:rPr>
                <w:rFonts w:cs="Times New Roman"/>
                <w:sz w:val="20"/>
                <w:szCs w:val="20"/>
              </w:rPr>
              <w:t>10%</w:t>
            </w:r>
            <w:r w:rsidR="00CB5182">
              <w:rPr>
                <w:rFonts w:cs="Times New Roman" w:hint="eastAsia"/>
                <w:sz w:val="20"/>
                <w:szCs w:val="20"/>
              </w:rPr>
              <w:t>보다</w:t>
            </w:r>
            <w:r w:rsidR="00CB5182">
              <w:rPr>
                <w:rFonts w:cs="Times New Roman" w:hint="eastAsia"/>
                <w:sz w:val="20"/>
                <w:szCs w:val="20"/>
              </w:rPr>
              <w:t xml:space="preserve"> </w:t>
            </w:r>
            <w:r w:rsidR="00CB5182">
              <w:rPr>
                <w:rFonts w:cs="Times New Roman" w:hint="eastAsia"/>
                <w:sz w:val="20"/>
                <w:szCs w:val="20"/>
              </w:rPr>
              <w:t>낮은</w:t>
            </w:r>
            <w:r w:rsidR="00CB5182">
              <w:rPr>
                <w:rFonts w:cs="Times New Roman" w:hint="eastAsia"/>
                <w:sz w:val="20"/>
                <w:szCs w:val="20"/>
              </w:rPr>
              <w:t xml:space="preserve"> </w:t>
            </w:r>
            <w:r w:rsidR="00CB5182">
              <w:rPr>
                <w:rFonts w:cs="Times New Roman" w:hint="eastAsia"/>
                <w:sz w:val="20"/>
                <w:szCs w:val="20"/>
              </w:rPr>
              <w:t>한도로</w:t>
            </w:r>
            <w:r w:rsidR="00CB5182">
              <w:rPr>
                <w:rFonts w:cs="Times New Roman" w:hint="eastAsia"/>
                <w:sz w:val="20"/>
                <w:szCs w:val="20"/>
              </w:rPr>
              <w:t xml:space="preserve"> </w:t>
            </w:r>
            <w:r w:rsidR="00CB5182">
              <w:rPr>
                <w:rFonts w:cs="Times New Roman" w:hint="eastAsia"/>
                <w:sz w:val="20"/>
                <w:szCs w:val="20"/>
              </w:rPr>
              <w:t>설정하였다고</w:t>
            </w:r>
            <w:r w:rsidR="00CB5182">
              <w:rPr>
                <w:rFonts w:cs="Times New Roman" w:hint="eastAsia"/>
                <w:sz w:val="20"/>
                <w:szCs w:val="20"/>
              </w:rPr>
              <w:t xml:space="preserve"> </w:t>
            </w:r>
            <w:r w:rsidR="00CB5182">
              <w:rPr>
                <w:rFonts w:cs="Times New Roman" w:hint="eastAsia"/>
                <w:sz w:val="20"/>
                <w:szCs w:val="20"/>
              </w:rPr>
              <w:t>하고</w:t>
            </w:r>
            <w:r w:rsidR="00CB5182">
              <w:rPr>
                <w:rFonts w:cs="Times New Roman" w:hint="eastAsia"/>
                <w:sz w:val="20"/>
                <w:szCs w:val="20"/>
              </w:rPr>
              <w:t xml:space="preserve">, </w:t>
            </w:r>
            <w:r w:rsidR="00CB5182">
              <w:rPr>
                <w:rFonts w:cs="Times New Roman" w:hint="eastAsia"/>
                <w:sz w:val="20"/>
                <w:szCs w:val="20"/>
              </w:rPr>
              <w:t>해당</w:t>
            </w:r>
            <w:r w:rsidR="00CB5182">
              <w:rPr>
                <w:rFonts w:cs="Times New Roman" w:hint="eastAsia"/>
                <w:sz w:val="20"/>
                <w:szCs w:val="20"/>
              </w:rPr>
              <w:t xml:space="preserve"> </w:t>
            </w:r>
            <w:r w:rsidR="00CB5182">
              <w:rPr>
                <w:rFonts w:cs="Times New Roman" w:hint="eastAsia"/>
                <w:sz w:val="20"/>
                <w:szCs w:val="20"/>
              </w:rPr>
              <w:t>주주간계약상</w:t>
            </w:r>
            <w:r w:rsidR="00CB5182">
              <w:rPr>
                <w:rFonts w:cs="Times New Roman" w:hint="eastAsia"/>
                <w:sz w:val="20"/>
                <w:szCs w:val="20"/>
              </w:rPr>
              <w:t xml:space="preserve"> </w:t>
            </w:r>
            <w:r w:rsidR="00CB5182">
              <w:rPr>
                <w:rFonts w:cs="Times New Roman" w:hint="eastAsia"/>
                <w:sz w:val="20"/>
                <w:szCs w:val="20"/>
              </w:rPr>
              <w:t>설정된</w:t>
            </w:r>
            <w:r w:rsidR="00CB5182">
              <w:rPr>
                <w:rFonts w:cs="Times New Roman" w:hint="eastAsia"/>
                <w:sz w:val="20"/>
                <w:szCs w:val="20"/>
              </w:rPr>
              <w:t xml:space="preserve"> </w:t>
            </w:r>
            <w:r w:rsidR="00CB5182">
              <w:rPr>
                <w:rFonts w:cs="Times New Roman" w:hint="eastAsia"/>
                <w:sz w:val="20"/>
                <w:szCs w:val="20"/>
              </w:rPr>
              <w:t>한도에</w:t>
            </w:r>
            <w:r w:rsidR="00CB5182">
              <w:rPr>
                <w:rFonts w:cs="Times New Roman" w:hint="eastAsia"/>
                <w:sz w:val="20"/>
                <w:szCs w:val="20"/>
              </w:rPr>
              <w:t xml:space="preserve"> </w:t>
            </w:r>
            <w:r w:rsidR="00CB5182">
              <w:rPr>
                <w:rFonts w:cs="Times New Roman" w:hint="eastAsia"/>
                <w:sz w:val="20"/>
                <w:szCs w:val="20"/>
              </w:rPr>
              <w:t>대해서는</w:t>
            </w:r>
            <w:r w:rsidR="00CB5182">
              <w:rPr>
                <w:rFonts w:cs="Times New Roman" w:hint="eastAsia"/>
                <w:sz w:val="20"/>
                <w:szCs w:val="20"/>
              </w:rPr>
              <w:t xml:space="preserve"> </w:t>
            </w:r>
            <w:r w:rsidR="00CB5182">
              <w:rPr>
                <w:rFonts w:cs="Times New Roman" w:hint="eastAsia"/>
                <w:sz w:val="20"/>
                <w:szCs w:val="20"/>
              </w:rPr>
              <w:t>답변을</w:t>
            </w:r>
            <w:r w:rsidR="00CB5182">
              <w:rPr>
                <w:rFonts w:cs="Times New Roman" w:hint="eastAsia"/>
                <w:sz w:val="20"/>
                <w:szCs w:val="20"/>
              </w:rPr>
              <w:t xml:space="preserve"> </w:t>
            </w:r>
            <w:r w:rsidR="00CB5182">
              <w:rPr>
                <w:rFonts w:cs="Times New Roman" w:hint="eastAsia"/>
                <w:sz w:val="20"/>
                <w:szCs w:val="20"/>
              </w:rPr>
              <w:t>제공해주지</w:t>
            </w:r>
            <w:r w:rsidR="00CB5182">
              <w:rPr>
                <w:rFonts w:cs="Times New Roman" w:hint="eastAsia"/>
                <w:sz w:val="20"/>
                <w:szCs w:val="20"/>
              </w:rPr>
              <w:t xml:space="preserve"> </w:t>
            </w:r>
            <w:r w:rsidR="00CB5182">
              <w:rPr>
                <w:rFonts w:cs="Times New Roman" w:hint="eastAsia"/>
                <w:sz w:val="20"/>
                <w:szCs w:val="20"/>
              </w:rPr>
              <w:t>않았으나</w:t>
            </w:r>
            <w:r w:rsidR="00CB5182">
              <w:rPr>
                <w:rFonts w:cs="Times New Roman" w:hint="eastAsia"/>
                <w:sz w:val="20"/>
                <w:szCs w:val="20"/>
              </w:rPr>
              <w:t xml:space="preserve">, </w:t>
            </w:r>
            <w:r w:rsidR="00CB5182">
              <w:rPr>
                <w:rFonts w:cs="Times New Roman" w:hint="eastAsia"/>
                <w:sz w:val="20"/>
                <w:szCs w:val="20"/>
              </w:rPr>
              <w:t>해당</w:t>
            </w:r>
            <w:r w:rsidR="00CB5182">
              <w:rPr>
                <w:rFonts w:cs="Times New Roman" w:hint="eastAsia"/>
                <w:sz w:val="20"/>
                <w:szCs w:val="20"/>
              </w:rPr>
              <w:t xml:space="preserve"> </w:t>
            </w:r>
            <w:r w:rsidR="00CB5182">
              <w:rPr>
                <w:rFonts w:cs="Times New Roman" w:hint="eastAsia"/>
                <w:sz w:val="20"/>
                <w:szCs w:val="20"/>
              </w:rPr>
              <w:t>한도에</w:t>
            </w:r>
            <w:r w:rsidR="00CB5182">
              <w:rPr>
                <w:rFonts w:cs="Times New Roman" w:hint="eastAsia"/>
                <w:sz w:val="20"/>
                <w:szCs w:val="20"/>
              </w:rPr>
              <w:t xml:space="preserve"> </w:t>
            </w:r>
            <w:r w:rsidR="00CB5182">
              <w:rPr>
                <w:rFonts w:cs="Times New Roman" w:hint="eastAsia"/>
                <w:sz w:val="20"/>
                <w:szCs w:val="20"/>
              </w:rPr>
              <w:t>따라</w:t>
            </w:r>
            <w:r w:rsidR="00CB5182">
              <w:rPr>
                <w:rFonts w:cs="Times New Roman" w:hint="eastAsia"/>
                <w:sz w:val="20"/>
                <w:szCs w:val="20"/>
              </w:rPr>
              <w:t xml:space="preserve"> </w:t>
            </w:r>
            <w:r w:rsidR="00CB5182">
              <w:rPr>
                <w:rFonts w:cs="Times New Roman" w:hint="eastAsia"/>
                <w:sz w:val="20"/>
                <w:szCs w:val="20"/>
              </w:rPr>
              <w:t>현재</w:t>
            </w:r>
            <w:r w:rsidR="00CB5182">
              <w:rPr>
                <w:rFonts w:cs="Times New Roman" w:hint="eastAsia"/>
                <w:sz w:val="20"/>
                <w:szCs w:val="20"/>
              </w:rPr>
              <w:t xml:space="preserve"> </w:t>
            </w:r>
            <w:r w:rsidR="00CB5182">
              <w:rPr>
                <w:rFonts w:cs="Times New Roman" w:hint="eastAsia"/>
                <w:sz w:val="20"/>
                <w:szCs w:val="20"/>
              </w:rPr>
              <w:t>부여가능한</w:t>
            </w:r>
            <w:r w:rsidR="00CB5182">
              <w:rPr>
                <w:rFonts w:cs="Times New Roman" w:hint="eastAsia"/>
                <w:sz w:val="20"/>
                <w:szCs w:val="20"/>
              </w:rPr>
              <w:t xml:space="preserve"> </w:t>
            </w:r>
            <w:r w:rsidR="00CB5182">
              <w:rPr>
                <w:rFonts w:cs="Times New Roman" w:hint="eastAsia"/>
                <w:sz w:val="20"/>
                <w:szCs w:val="20"/>
              </w:rPr>
              <w:t>주식매수선택권의</w:t>
            </w:r>
            <w:r w:rsidR="00CB5182">
              <w:rPr>
                <w:rFonts w:cs="Times New Roman" w:hint="eastAsia"/>
                <w:sz w:val="20"/>
                <w:szCs w:val="20"/>
              </w:rPr>
              <w:t xml:space="preserve"> </w:t>
            </w:r>
            <w:r w:rsidR="00CB5182">
              <w:rPr>
                <w:rFonts w:cs="Times New Roman" w:hint="eastAsia"/>
                <w:sz w:val="20"/>
                <w:szCs w:val="20"/>
              </w:rPr>
              <w:t>잔여수량은</w:t>
            </w:r>
            <w:r w:rsidR="00CB5182">
              <w:rPr>
                <w:rFonts w:cs="Times New Roman" w:hint="eastAsia"/>
                <w:sz w:val="20"/>
                <w:szCs w:val="20"/>
              </w:rPr>
              <w:t xml:space="preserve"> </w:t>
            </w:r>
            <w:r w:rsidR="00693372">
              <w:rPr>
                <w:rFonts w:cs="Times New Roman"/>
                <w:sz w:val="20"/>
                <w:szCs w:val="20"/>
              </w:rPr>
              <w:t>1,946,201</w:t>
            </w:r>
            <w:r w:rsidR="00693372">
              <w:rPr>
                <w:rFonts w:cs="Times New Roman" w:hint="eastAsia"/>
                <w:sz w:val="20"/>
                <w:szCs w:val="20"/>
              </w:rPr>
              <w:t>주라고</w:t>
            </w:r>
            <w:r w:rsidR="00693372">
              <w:rPr>
                <w:rFonts w:cs="Times New Roman" w:hint="eastAsia"/>
                <w:sz w:val="20"/>
                <w:szCs w:val="20"/>
              </w:rPr>
              <w:t xml:space="preserve"> </w:t>
            </w:r>
            <w:r w:rsidR="00693372">
              <w:rPr>
                <w:rFonts w:cs="Times New Roman" w:hint="eastAsia"/>
                <w:sz w:val="20"/>
                <w:szCs w:val="20"/>
              </w:rPr>
              <w:t>함</w:t>
            </w:r>
            <w:r w:rsidR="00693372">
              <w:rPr>
                <w:rFonts w:cs="Times New Roman" w:hint="eastAsia"/>
                <w:sz w:val="20"/>
                <w:szCs w:val="20"/>
              </w:rPr>
              <w:t>.</w:t>
            </w:r>
          </w:p>
          <w:p w14:paraId="4716978F" w14:textId="77777777" w:rsidR="0080170A" w:rsidRPr="009A2958" w:rsidRDefault="0080170A" w:rsidP="0080170A">
            <w:pPr>
              <w:pStyle w:val="a8"/>
              <w:widowControl/>
              <w:numPr>
                <w:ilvl w:val="0"/>
                <w:numId w:val="21"/>
              </w:numPr>
              <w:spacing w:before="40" w:after="120" w:line="276" w:lineRule="auto"/>
              <w:rPr>
                <w:rFonts w:cs="Times New Roman"/>
                <w:sz w:val="20"/>
                <w:szCs w:val="20"/>
              </w:rPr>
            </w:pP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자회사</w:t>
            </w:r>
            <w:r>
              <w:rPr>
                <w:rFonts w:cs="Times New Roman" w:hint="eastAsia"/>
                <w:sz w:val="20"/>
                <w:szCs w:val="20"/>
              </w:rPr>
              <w:t xml:space="preserve"> </w:t>
            </w:r>
            <w:r>
              <w:rPr>
                <w:rFonts w:cs="Times New Roman" w:hint="eastAsia"/>
                <w:sz w:val="20"/>
                <w:szCs w:val="20"/>
              </w:rPr>
              <w:t>중</w:t>
            </w:r>
            <w:r>
              <w:rPr>
                <w:rFonts w:cs="Times New Roman" w:hint="eastAsia"/>
                <w:sz w:val="20"/>
                <w:szCs w:val="20"/>
              </w:rPr>
              <w:t xml:space="preserve"> </w:t>
            </w:r>
            <w:r w:rsidRPr="009A2958">
              <w:rPr>
                <w:rFonts w:cs="Times New Roman"/>
                <w:sz w:val="20"/>
                <w:szCs w:val="20"/>
              </w:rPr>
              <w:t>KMPNS</w:t>
            </w:r>
            <w:r w:rsidRPr="009A2958">
              <w:rPr>
                <w:rFonts w:cs="Times New Roman"/>
                <w:sz w:val="20"/>
                <w:szCs w:val="20"/>
              </w:rPr>
              <w:t>는</w:t>
            </w:r>
            <w:r w:rsidRPr="009A2958">
              <w:rPr>
                <w:rFonts w:cs="Times New Roman"/>
                <w:sz w:val="20"/>
                <w:szCs w:val="20"/>
              </w:rPr>
              <w:t xml:space="preserve"> 2022</w:t>
            </w:r>
            <w:r w:rsidRPr="009A2958">
              <w:rPr>
                <w:rFonts w:cs="Times New Roman"/>
                <w:sz w:val="20"/>
                <w:szCs w:val="20"/>
              </w:rPr>
              <w:t>년</w:t>
            </w:r>
            <w:r w:rsidRPr="009A2958">
              <w:rPr>
                <w:rFonts w:cs="Times New Roman"/>
                <w:sz w:val="20"/>
                <w:szCs w:val="20"/>
              </w:rPr>
              <w:t xml:space="preserve"> 1</w:t>
            </w:r>
            <w:r w:rsidRPr="009A2958">
              <w:rPr>
                <w:rFonts w:cs="Times New Roman"/>
                <w:sz w:val="20"/>
                <w:szCs w:val="20"/>
              </w:rPr>
              <w:t>월</w:t>
            </w:r>
            <w:r w:rsidRPr="009A2958">
              <w:rPr>
                <w:rFonts w:cs="Times New Roman"/>
                <w:sz w:val="20"/>
                <w:szCs w:val="20"/>
              </w:rPr>
              <w:t xml:space="preserve"> 4</w:t>
            </w:r>
            <w:r w:rsidRPr="009A2958">
              <w:rPr>
                <w:rFonts w:cs="Times New Roman"/>
                <w:sz w:val="20"/>
                <w:szCs w:val="20"/>
              </w:rPr>
              <w:t>일</w:t>
            </w:r>
            <w:r w:rsidRPr="009A2958">
              <w:rPr>
                <w:rFonts w:cs="Times New Roman"/>
                <w:sz w:val="20"/>
                <w:szCs w:val="20"/>
              </w:rPr>
              <w:t xml:space="preserve"> </w:t>
            </w:r>
            <w:r w:rsidR="003250D2">
              <w:rPr>
                <w:rFonts w:cs="Times New Roman" w:hint="eastAsia"/>
                <w:sz w:val="20"/>
                <w:szCs w:val="20"/>
              </w:rPr>
              <w:t>현</w:t>
            </w:r>
            <w:r w:rsidRPr="009A2958">
              <w:rPr>
                <w:rFonts w:cs="Times New Roman"/>
                <w:sz w:val="20"/>
                <w:szCs w:val="20"/>
              </w:rPr>
              <w:t xml:space="preserve"> </w:t>
            </w:r>
            <w:r w:rsidRPr="009A2958">
              <w:rPr>
                <w:rFonts w:cs="Times New Roman"/>
                <w:sz w:val="20"/>
                <w:szCs w:val="20"/>
              </w:rPr>
              <w:t>대표이사</w:t>
            </w:r>
            <w:r w:rsidRPr="009A2958">
              <w:rPr>
                <w:rFonts w:cs="Times New Roman"/>
                <w:sz w:val="20"/>
                <w:szCs w:val="20"/>
              </w:rPr>
              <w:t>(2022</w:t>
            </w:r>
            <w:r w:rsidRPr="009A2958">
              <w:rPr>
                <w:rFonts w:cs="Times New Roman"/>
                <w:sz w:val="20"/>
                <w:szCs w:val="20"/>
              </w:rPr>
              <w:t>년</w:t>
            </w:r>
            <w:r w:rsidRPr="009A2958">
              <w:rPr>
                <w:rFonts w:cs="Times New Roman"/>
                <w:sz w:val="20"/>
                <w:szCs w:val="20"/>
              </w:rPr>
              <w:t xml:space="preserve"> 2</w:t>
            </w:r>
            <w:r w:rsidRPr="009A2958">
              <w:rPr>
                <w:rFonts w:cs="Times New Roman"/>
                <w:sz w:val="20"/>
                <w:szCs w:val="20"/>
              </w:rPr>
              <w:t>월</w:t>
            </w:r>
            <w:r w:rsidRPr="009A2958">
              <w:rPr>
                <w:rFonts w:cs="Times New Roman"/>
                <w:sz w:val="20"/>
                <w:szCs w:val="20"/>
              </w:rPr>
              <w:t xml:space="preserve"> 21</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취임</w:t>
            </w:r>
            <w:r w:rsidRPr="009A2958">
              <w:rPr>
                <w:rFonts w:cs="Times New Roman"/>
                <w:sz w:val="20"/>
                <w:szCs w:val="20"/>
              </w:rPr>
              <w:t>)</w:t>
            </w:r>
            <w:r w:rsidRPr="009A2958">
              <w:rPr>
                <w:rFonts w:cs="Times New Roman"/>
                <w:sz w:val="20"/>
                <w:szCs w:val="20"/>
              </w:rPr>
              <w:t>인</w:t>
            </w:r>
            <w:r w:rsidRPr="009A2958">
              <w:rPr>
                <w:rFonts w:cs="Times New Roman"/>
                <w:sz w:val="20"/>
                <w:szCs w:val="20"/>
              </w:rPr>
              <w:t xml:space="preserve"> </w:t>
            </w:r>
            <w:r w:rsidRPr="009A2958">
              <w:rPr>
                <w:rFonts w:cs="Times New Roman"/>
                <w:sz w:val="20"/>
                <w:szCs w:val="20"/>
              </w:rPr>
              <w:t>김태성에게</w:t>
            </w:r>
            <w:r w:rsidRPr="009A2958">
              <w:rPr>
                <w:rFonts w:cs="Times New Roman"/>
                <w:sz w:val="20"/>
                <w:szCs w:val="20"/>
              </w:rPr>
              <w:t xml:space="preserve"> </w:t>
            </w:r>
            <w:r w:rsidRPr="009A2958">
              <w:rPr>
                <w:rFonts w:cs="Times New Roman"/>
                <w:sz w:val="20"/>
                <w:szCs w:val="20"/>
              </w:rPr>
              <w:t>주식매수선택권</w:t>
            </w:r>
            <w:r w:rsidRPr="009A2958">
              <w:rPr>
                <w:rFonts w:cs="Times New Roman"/>
                <w:sz w:val="20"/>
                <w:szCs w:val="20"/>
              </w:rPr>
              <w:t xml:space="preserve"> 160</w:t>
            </w:r>
            <w:r w:rsidRPr="009A2958">
              <w:rPr>
                <w:rFonts w:cs="Times New Roman"/>
                <w:sz w:val="20"/>
                <w:szCs w:val="20"/>
              </w:rPr>
              <w:t>주를</w:t>
            </w:r>
            <w:r w:rsidRPr="009A2958">
              <w:rPr>
                <w:rFonts w:cs="Times New Roman"/>
                <w:sz w:val="20"/>
                <w:szCs w:val="20"/>
              </w:rPr>
              <w:t xml:space="preserve"> </w:t>
            </w:r>
            <w:r w:rsidRPr="009A2958">
              <w:rPr>
                <w:rFonts w:cs="Times New Roman"/>
                <w:sz w:val="20"/>
                <w:szCs w:val="20"/>
              </w:rPr>
              <w:t>행사가격</w:t>
            </w:r>
            <w:r w:rsidRPr="009A2958">
              <w:rPr>
                <w:rFonts w:cs="Times New Roman"/>
                <w:sz w:val="20"/>
                <w:szCs w:val="20"/>
              </w:rPr>
              <w:t xml:space="preserve"> 603,006</w:t>
            </w:r>
            <w:r w:rsidRPr="009A2958">
              <w:rPr>
                <w:rFonts w:cs="Times New Roman"/>
                <w:sz w:val="20"/>
                <w:szCs w:val="20"/>
              </w:rPr>
              <w:t>원에</w:t>
            </w:r>
            <w:r w:rsidRPr="009A2958">
              <w:rPr>
                <w:rFonts w:cs="Times New Roman"/>
                <w:sz w:val="20"/>
                <w:szCs w:val="20"/>
              </w:rPr>
              <w:t xml:space="preserve"> </w:t>
            </w:r>
            <w:r w:rsidRPr="009A2958">
              <w:rPr>
                <w:rFonts w:cs="Times New Roman"/>
                <w:sz w:val="20"/>
                <w:szCs w:val="20"/>
              </w:rPr>
              <w:t>부여하였으며</w:t>
            </w:r>
            <w:r w:rsidRPr="009A2958">
              <w:rPr>
                <w:rFonts w:cs="Times New Roman"/>
                <w:sz w:val="20"/>
                <w:szCs w:val="20"/>
              </w:rPr>
              <w:t xml:space="preserve">, </w:t>
            </w:r>
            <w:r w:rsidR="003250D2">
              <w:rPr>
                <w:rFonts w:cs="Times New Roman" w:hint="eastAsia"/>
                <w:sz w:val="20"/>
                <w:szCs w:val="20"/>
              </w:rPr>
              <w:t>현재까지</w:t>
            </w:r>
            <w:r w:rsidR="003250D2">
              <w:rPr>
                <w:rFonts w:cs="Times New Roman" w:hint="eastAsia"/>
                <w:sz w:val="20"/>
                <w:szCs w:val="20"/>
              </w:rPr>
              <w:t xml:space="preserve"> </w:t>
            </w:r>
            <w:r w:rsidR="003250D2">
              <w:rPr>
                <w:rFonts w:cs="Times New Roman" w:hint="eastAsia"/>
                <w:sz w:val="20"/>
                <w:szCs w:val="20"/>
              </w:rPr>
              <w:t>행사조건을</w:t>
            </w:r>
            <w:r w:rsidR="003250D2">
              <w:rPr>
                <w:rFonts w:cs="Times New Roman" w:hint="eastAsia"/>
                <w:sz w:val="20"/>
                <w:szCs w:val="20"/>
              </w:rPr>
              <w:t xml:space="preserve"> </w:t>
            </w:r>
            <w:r w:rsidR="003250D2">
              <w:rPr>
                <w:rFonts w:cs="Times New Roman" w:hint="eastAsia"/>
                <w:sz w:val="20"/>
                <w:szCs w:val="20"/>
              </w:rPr>
              <w:t>충족하여</w:t>
            </w:r>
            <w:r w:rsidRPr="009A2958">
              <w:rPr>
                <w:rFonts w:cs="Times New Roman"/>
                <w:sz w:val="20"/>
                <w:szCs w:val="20"/>
              </w:rPr>
              <w:t xml:space="preserve"> </w:t>
            </w:r>
            <w:r w:rsidRPr="009A2958">
              <w:rPr>
                <w:rFonts w:cs="Times New Roman"/>
                <w:sz w:val="20"/>
                <w:szCs w:val="20"/>
              </w:rPr>
              <w:t>행사</w:t>
            </w:r>
            <w:r w:rsidRPr="009A2958">
              <w:rPr>
                <w:rFonts w:cs="Times New Roman"/>
                <w:sz w:val="20"/>
                <w:szCs w:val="20"/>
              </w:rPr>
              <w:t xml:space="preserve"> </w:t>
            </w:r>
            <w:r w:rsidRPr="009A2958">
              <w:rPr>
                <w:rFonts w:cs="Times New Roman"/>
                <w:sz w:val="20"/>
                <w:szCs w:val="20"/>
              </w:rPr>
              <w:t>가능한</w:t>
            </w:r>
            <w:r w:rsidRPr="009A2958">
              <w:rPr>
                <w:rFonts w:cs="Times New Roman"/>
                <w:sz w:val="20"/>
                <w:szCs w:val="20"/>
              </w:rPr>
              <w:t xml:space="preserve"> </w:t>
            </w:r>
            <w:r w:rsidRPr="009A2958">
              <w:rPr>
                <w:rFonts w:cs="Times New Roman"/>
                <w:sz w:val="20"/>
                <w:szCs w:val="20"/>
              </w:rPr>
              <w:t>수량은</w:t>
            </w:r>
            <w:r w:rsidRPr="009A2958">
              <w:rPr>
                <w:rFonts w:cs="Times New Roman"/>
                <w:sz w:val="20"/>
                <w:szCs w:val="20"/>
              </w:rPr>
              <w:t xml:space="preserve"> </w:t>
            </w:r>
            <w:r w:rsidRPr="009A2958">
              <w:rPr>
                <w:rFonts w:cs="Times New Roman"/>
                <w:sz w:val="20"/>
                <w:szCs w:val="20"/>
              </w:rPr>
              <w:t>존재하지</w:t>
            </w:r>
            <w:r w:rsidRPr="009A2958">
              <w:rPr>
                <w:rFonts w:cs="Times New Roman"/>
                <w:sz w:val="20"/>
                <w:szCs w:val="20"/>
              </w:rPr>
              <w:t xml:space="preserve"> </w:t>
            </w:r>
            <w:r w:rsidRPr="009A2958">
              <w:rPr>
                <w:rFonts w:cs="Times New Roman"/>
                <w:sz w:val="20"/>
                <w:szCs w:val="20"/>
              </w:rPr>
              <w:t>않음</w:t>
            </w:r>
            <w:r w:rsidRPr="009A2958">
              <w:rPr>
                <w:rFonts w:cs="Times New Roman"/>
                <w:sz w:val="20"/>
                <w:szCs w:val="20"/>
              </w:rPr>
              <w:t>.</w:t>
            </w:r>
          </w:p>
          <w:p w14:paraId="48C12C74" w14:textId="77777777" w:rsidR="0080170A" w:rsidRPr="009A2958" w:rsidRDefault="0080170A" w:rsidP="0080170A">
            <w:pPr>
              <w:pStyle w:val="a8"/>
              <w:widowControl/>
              <w:numPr>
                <w:ilvl w:val="0"/>
                <w:numId w:val="21"/>
              </w:numPr>
              <w:spacing w:before="40" w:after="120" w:line="276" w:lineRule="auto"/>
              <w:rPr>
                <w:rFonts w:cs="Times New Roman"/>
                <w:sz w:val="20"/>
                <w:szCs w:val="20"/>
              </w:rPr>
            </w:pPr>
            <w:r w:rsidRPr="009A2958">
              <w:rPr>
                <w:rFonts w:cs="Times New Roman"/>
                <w:sz w:val="20"/>
                <w:szCs w:val="20"/>
              </w:rPr>
              <w:t>기타</w:t>
            </w:r>
            <w:r w:rsidRPr="009A2958">
              <w:rPr>
                <w:rFonts w:cs="Times New Roman"/>
                <w:sz w:val="20"/>
                <w:szCs w:val="20"/>
              </w:rPr>
              <w:t xml:space="preserve"> </w:t>
            </w:r>
            <w:r w:rsidRPr="009A2958">
              <w:rPr>
                <w:rFonts w:cs="Times New Roman"/>
                <w:sz w:val="20"/>
                <w:szCs w:val="20"/>
              </w:rPr>
              <w:t>자회사들은</w:t>
            </w:r>
            <w:r w:rsidRPr="009A2958">
              <w:rPr>
                <w:rFonts w:cs="Times New Roman"/>
                <w:sz w:val="20"/>
                <w:szCs w:val="20"/>
              </w:rPr>
              <w:t xml:space="preserve"> </w:t>
            </w:r>
            <w:r w:rsidRPr="009A2958">
              <w:rPr>
                <w:rFonts w:cs="Times New Roman"/>
                <w:sz w:val="20"/>
                <w:szCs w:val="20"/>
              </w:rPr>
              <w:t>현재</w:t>
            </w:r>
            <w:r>
              <w:rPr>
                <w:rFonts w:cs="Times New Roman" w:hint="eastAsia"/>
                <w:sz w:val="20"/>
                <w:szCs w:val="20"/>
              </w:rPr>
              <w:t>까지</w:t>
            </w:r>
            <w:r w:rsidRPr="009A2958">
              <w:rPr>
                <w:rFonts w:cs="Times New Roman"/>
                <w:sz w:val="20"/>
                <w:szCs w:val="20"/>
              </w:rPr>
              <w:t xml:space="preserve"> </w:t>
            </w:r>
            <w:r w:rsidRPr="009A2958">
              <w:rPr>
                <w:rFonts w:cs="Times New Roman"/>
                <w:sz w:val="20"/>
                <w:szCs w:val="20"/>
              </w:rPr>
              <w:t>주식매수선택권을</w:t>
            </w:r>
            <w:r w:rsidRPr="009A2958">
              <w:rPr>
                <w:rFonts w:cs="Times New Roman"/>
                <w:sz w:val="20"/>
                <w:szCs w:val="20"/>
              </w:rPr>
              <w:t xml:space="preserve"> </w:t>
            </w:r>
            <w:r w:rsidRPr="009A2958">
              <w:rPr>
                <w:rFonts w:cs="Times New Roman"/>
                <w:sz w:val="20"/>
                <w:szCs w:val="20"/>
              </w:rPr>
              <w:t>부여한</w:t>
            </w:r>
            <w:r w:rsidRPr="009A2958">
              <w:rPr>
                <w:rFonts w:cs="Times New Roman"/>
                <w:sz w:val="20"/>
                <w:szCs w:val="20"/>
              </w:rPr>
              <w:t xml:space="preserve"> </w:t>
            </w:r>
            <w:r w:rsidRPr="009A2958">
              <w:rPr>
                <w:rFonts w:cs="Times New Roman"/>
                <w:sz w:val="20"/>
                <w:szCs w:val="20"/>
              </w:rPr>
              <w:t>바</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p w14:paraId="35D3405F" w14:textId="77777777" w:rsidR="0080170A" w:rsidRPr="00733698" w:rsidRDefault="0080170A" w:rsidP="0080170A">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대상회사와</w:t>
            </w:r>
            <w:r w:rsidRPr="009A2958">
              <w:rPr>
                <w:rFonts w:cs="Times New Roman"/>
                <w:sz w:val="20"/>
                <w:szCs w:val="20"/>
              </w:rPr>
              <w:t xml:space="preserve"> KMPNS</w:t>
            </w:r>
            <w:r w:rsidRPr="009A2958">
              <w:rPr>
                <w:rFonts w:cs="Times New Roman"/>
                <w:sz w:val="20"/>
                <w:szCs w:val="20"/>
              </w:rPr>
              <w:t>가</w:t>
            </w:r>
            <w:r w:rsidRPr="009A2958">
              <w:rPr>
                <w:rFonts w:cs="Times New Roman"/>
                <w:sz w:val="20"/>
                <w:szCs w:val="20"/>
              </w:rPr>
              <w:t xml:space="preserve"> </w:t>
            </w:r>
            <w:r w:rsidRPr="009A2958">
              <w:rPr>
                <w:rFonts w:cs="Times New Roman"/>
                <w:sz w:val="20"/>
                <w:szCs w:val="20"/>
              </w:rPr>
              <w:t>각</w:t>
            </w:r>
            <w:r w:rsidRPr="009A2958">
              <w:rPr>
                <w:rFonts w:cs="Times New Roman"/>
                <w:sz w:val="20"/>
                <w:szCs w:val="20"/>
              </w:rPr>
              <w:t xml:space="preserve"> </w:t>
            </w:r>
            <w:r w:rsidRPr="009A2958">
              <w:rPr>
                <w:rFonts w:cs="Times New Roman"/>
                <w:sz w:val="20"/>
                <w:szCs w:val="20"/>
              </w:rPr>
              <w:t>부여한</w:t>
            </w:r>
            <w:r w:rsidRPr="009A2958">
              <w:rPr>
                <w:rFonts w:cs="Times New Roman"/>
                <w:sz w:val="20"/>
                <w:szCs w:val="20"/>
              </w:rPr>
              <w:t xml:space="preserve"> </w:t>
            </w:r>
            <w:r w:rsidRPr="009A2958">
              <w:rPr>
                <w:rFonts w:cs="Times New Roman"/>
                <w:sz w:val="20"/>
                <w:szCs w:val="20"/>
              </w:rPr>
              <w:t>주식매수선택권의</w:t>
            </w:r>
            <w:r w:rsidRPr="009A2958">
              <w:rPr>
                <w:rFonts w:cs="Times New Roman"/>
                <w:sz w:val="20"/>
                <w:szCs w:val="20"/>
              </w:rPr>
              <w:t xml:space="preserve"> </w:t>
            </w:r>
            <w:r w:rsidRPr="009A2958">
              <w:rPr>
                <w:rFonts w:cs="Times New Roman"/>
                <w:sz w:val="20"/>
                <w:szCs w:val="20"/>
              </w:rPr>
              <w:t>구체적인</w:t>
            </w:r>
            <w:r w:rsidRPr="009A2958">
              <w:rPr>
                <w:rFonts w:cs="Times New Roman"/>
                <w:sz w:val="20"/>
                <w:szCs w:val="20"/>
              </w:rPr>
              <w:t xml:space="preserve"> </w:t>
            </w:r>
            <w:r w:rsidRPr="009A2958">
              <w:rPr>
                <w:rFonts w:cs="Times New Roman"/>
                <w:sz w:val="20"/>
                <w:szCs w:val="20"/>
              </w:rPr>
              <w:t>내역</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주요조건은</w:t>
            </w:r>
            <w:r w:rsidRPr="009A2958">
              <w:rPr>
                <w:rFonts w:cs="Times New Roman"/>
                <w:sz w:val="20"/>
                <w:szCs w:val="20"/>
              </w:rPr>
              <w:t xml:space="preserve"> </w:t>
            </w:r>
            <w:r w:rsidRPr="009A2958">
              <w:rPr>
                <w:rFonts w:cs="Times New Roman"/>
                <w:b/>
                <w:sz w:val="20"/>
                <w:szCs w:val="20"/>
                <w:u w:val="single"/>
              </w:rPr>
              <w:t>별첨</w:t>
            </w:r>
            <w:r w:rsidRPr="009A2958">
              <w:rPr>
                <w:rFonts w:cs="Times New Roman"/>
                <w:b/>
                <w:sz w:val="20"/>
                <w:szCs w:val="20"/>
                <w:u w:val="single"/>
              </w:rPr>
              <w:t xml:space="preserve"> 3. </w:t>
            </w:r>
            <w:r w:rsidRPr="009A2958">
              <w:rPr>
                <w:rFonts w:cs="Times New Roman"/>
                <w:b/>
                <w:sz w:val="20"/>
                <w:szCs w:val="20"/>
                <w:u w:val="single"/>
              </w:rPr>
              <w:t>주식매수선택권</w:t>
            </w:r>
            <w:r w:rsidRPr="009A2958">
              <w:rPr>
                <w:rFonts w:cs="Times New Roman"/>
                <w:b/>
                <w:sz w:val="20"/>
                <w:szCs w:val="20"/>
                <w:u w:val="single"/>
              </w:rPr>
              <w:t xml:space="preserve"> </w:t>
            </w:r>
            <w:r w:rsidRPr="009A2958">
              <w:rPr>
                <w:rFonts w:cs="Times New Roman"/>
                <w:b/>
                <w:sz w:val="20"/>
                <w:szCs w:val="20"/>
                <w:u w:val="single"/>
              </w:rPr>
              <w:t>부여내역</w:t>
            </w:r>
            <w:r w:rsidRPr="009A2958">
              <w:rPr>
                <w:rFonts w:cs="Times New Roman"/>
                <w:sz w:val="20"/>
                <w:szCs w:val="20"/>
              </w:rPr>
              <w:t xml:space="preserve"> </w:t>
            </w:r>
            <w:r w:rsidRPr="009A2958">
              <w:rPr>
                <w:rFonts w:cs="Times New Roman"/>
                <w:sz w:val="20"/>
                <w:szCs w:val="20"/>
              </w:rPr>
              <w:t>참조</w:t>
            </w:r>
            <w:r w:rsidRPr="009A2958">
              <w:rPr>
                <w:rFonts w:cs="Times New Roman"/>
                <w:sz w:val="20"/>
                <w:szCs w:val="20"/>
              </w:rPr>
              <w:t>.</w:t>
            </w:r>
          </w:p>
        </w:tc>
        <w:tc>
          <w:tcPr>
            <w:tcW w:w="26" w:type="pct"/>
            <w:tcBorders>
              <w:top w:val="nil"/>
              <w:bottom w:val="nil"/>
            </w:tcBorders>
          </w:tcPr>
          <w:p w14:paraId="04595B60" w14:textId="77777777" w:rsidR="0080170A" w:rsidRPr="00C533E6" w:rsidRDefault="0080170A" w:rsidP="0080170A">
            <w:pPr>
              <w:widowControl/>
              <w:spacing w:before="40" w:after="120" w:line="276" w:lineRule="auto"/>
              <w:rPr>
                <w:rFonts w:cs="Times New Roman"/>
                <w:sz w:val="20"/>
                <w:szCs w:val="20"/>
              </w:rPr>
            </w:pPr>
          </w:p>
        </w:tc>
        <w:tc>
          <w:tcPr>
            <w:tcW w:w="1728" w:type="pct"/>
          </w:tcPr>
          <w:p w14:paraId="731323B3" w14:textId="0B62AE9E" w:rsidR="0080170A" w:rsidRPr="00901550" w:rsidRDefault="0080170A" w:rsidP="00901550">
            <w:pPr>
              <w:pStyle w:val="a8"/>
              <w:widowControl/>
              <w:numPr>
                <w:ilvl w:val="0"/>
                <w:numId w:val="2"/>
              </w:numPr>
              <w:spacing w:before="40" w:after="120" w:line="269" w:lineRule="auto"/>
              <w:rPr>
                <w:rFonts w:cs="Times New Roman"/>
                <w:spacing w:val="-2"/>
                <w:sz w:val="20"/>
                <w:szCs w:val="20"/>
              </w:rPr>
            </w:pPr>
            <w:r w:rsidRPr="00901550">
              <w:rPr>
                <w:rFonts w:cs="Times New Roman" w:hint="eastAsia"/>
                <w:spacing w:val="-2"/>
                <w:sz w:val="20"/>
                <w:szCs w:val="20"/>
              </w:rPr>
              <w:t>대상회사의</w:t>
            </w:r>
            <w:r w:rsidRPr="00901550">
              <w:rPr>
                <w:rFonts w:cs="Times New Roman" w:hint="eastAsia"/>
                <w:spacing w:val="-2"/>
                <w:sz w:val="20"/>
                <w:szCs w:val="20"/>
              </w:rPr>
              <w:t xml:space="preserve"> </w:t>
            </w:r>
            <w:r w:rsidRPr="00901550">
              <w:rPr>
                <w:rFonts w:cs="Times New Roman" w:hint="eastAsia"/>
                <w:spacing w:val="-2"/>
                <w:sz w:val="20"/>
                <w:szCs w:val="20"/>
              </w:rPr>
              <w:t>주식매수선택권</w:t>
            </w:r>
            <w:r w:rsidRPr="00901550">
              <w:rPr>
                <w:rFonts w:cs="Times New Roman" w:hint="eastAsia"/>
                <w:spacing w:val="-2"/>
                <w:sz w:val="20"/>
                <w:szCs w:val="20"/>
              </w:rPr>
              <w:t xml:space="preserve"> </w:t>
            </w:r>
            <w:r w:rsidRPr="00901550">
              <w:rPr>
                <w:rFonts w:cs="Times New Roman" w:hint="eastAsia"/>
                <w:spacing w:val="-2"/>
                <w:sz w:val="20"/>
                <w:szCs w:val="20"/>
              </w:rPr>
              <w:t>잔여수량이</w:t>
            </w:r>
            <w:r w:rsidRPr="00901550">
              <w:rPr>
                <w:rFonts w:cs="Times New Roman" w:hint="eastAsia"/>
                <w:spacing w:val="-2"/>
                <w:sz w:val="20"/>
                <w:szCs w:val="20"/>
              </w:rPr>
              <w:t xml:space="preserve"> </w:t>
            </w:r>
            <w:r w:rsidRPr="00901550">
              <w:rPr>
                <w:rFonts w:cs="Times New Roman" w:hint="eastAsia"/>
                <w:spacing w:val="-2"/>
                <w:sz w:val="20"/>
                <w:szCs w:val="20"/>
              </w:rPr>
              <w:t>모두</w:t>
            </w:r>
            <w:r w:rsidRPr="00901550">
              <w:rPr>
                <w:rFonts w:cs="Times New Roman" w:hint="eastAsia"/>
                <w:spacing w:val="-2"/>
                <w:sz w:val="20"/>
                <w:szCs w:val="20"/>
              </w:rPr>
              <w:t xml:space="preserve"> </w:t>
            </w:r>
            <w:r w:rsidRPr="00901550">
              <w:rPr>
                <w:rFonts w:cs="Times New Roman" w:hint="eastAsia"/>
                <w:spacing w:val="-2"/>
                <w:sz w:val="20"/>
                <w:szCs w:val="20"/>
              </w:rPr>
              <w:t>행사되는</w:t>
            </w:r>
            <w:r w:rsidRPr="00901550">
              <w:rPr>
                <w:rFonts w:cs="Times New Roman" w:hint="eastAsia"/>
                <w:spacing w:val="-2"/>
                <w:sz w:val="20"/>
                <w:szCs w:val="20"/>
              </w:rPr>
              <w:t xml:space="preserve"> </w:t>
            </w:r>
            <w:r w:rsidRPr="00901550">
              <w:rPr>
                <w:rFonts w:cs="Times New Roman" w:hint="eastAsia"/>
                <w:spacing w:val="-2"/>
                <w:sz w:val="20"/>
                <w:szCs w:val="20"/>
              </w:rPr>
              <w:t>경우를</w:t>
            </w:r>
            <w:r w:rsidRPr="00901550">
              <w:rPr>
                <w:rFonts w:cs="Times New Roman" w:hint="eastAsia"/>
                <w:spacing w:val="-2"/>
                <w:sz w:val="20"/>
                <w:szCs w:val="20"/>
              </w:rPr>
              <w:t xml:space="preserve"> </w:t>
            </w:r>
            <w:r w:rsidRPr="00901550">
              <w:rPr>
                <w:rFonts w:cs="Times New Roman" w:hint="eastAsia"/>
                <w:spacing w:val="-2"/>
                <w:sz w:val="20"/>
                <w:szCs w:val="20"/>
              </w:rPr>
              <w:t>가정하면</w:t>
            </w:r>
            <w:r w:rsidRPr="00901550">
              <w:rPr>
                <w:rFonts w:cs="Times New Roman" w:hint="eastAsia"/>
                <w:spacing w:val="-2"/>
                <w:sz w:val="20"/>
                <w:szCs w:val="20"/>
              </w:rPr>
              <w:t xml:space="preserve">, </w:t>
            </w:r>
            <w:r w:rsidRPr="00901550">
              <w:rPr>
                <w:rFonts w:cs="Times New Roman" w:hint="eastAsia"/>
                <w:spacing w:val="-2"/>
                <w:sz w:val="20"/>
                <w:szCs w:val="20"/>
              </w:rPr>
              <w:t>완전희석화</w:t>
            </w:r>
            <w:r w:rsidRPr="00901550">
              <w:rPr>
                <w:rFonts w:cs="Times New Roman" w:hint="eastAsia"/>
                <w:spacing w:val="-2"/>
                <w:sz w:val="20"/>
                <w:szCs w:val="20"/>
              </w:rPr>
              <w:t xml:space="preserve"> </w:t>
            </w:r>
            <w:r w:rsidRPr="00901550">
              <w:rPr>
                <w:rFonts w:cs="Times New Roman" w:hint="eastAsia"/>
                <w:spacing w:val="-2"/>
                <w:sz w:val="20"/>
                <w:szCs w:val="20"/>
              </w:rPr>
              <w:t>기준으로</w:t>
            </w:r>
            <w:r w:rsidRPr="00901550">
              <w:rPr>
                <w:rFonts w:cs="Times New Roman" w:hint="eastAsia"/>
                <w:spacing w:val="-2"/>
                <w:sz w:val="20"/>
                <w:szCs w:val="20"/>
              </w:rPr>
              <w:t xml:space="preserve"> </w:t>
            </w:r>
            <w:r w:rsidRPr="00901550">
              <w:rPr>
                <w:rFonts w:cs="Times New Roman" w:hint="eastAsia"/>
                <w:spacing w:val="-2"/>
                <w:sz w:val="20"/>
                <w:szCs w:val="20"/>
              </w:rPr>
              <w:t>지분율이</w:t>
            </w:r>
            <w:r w:rsidRPr="00901550">
              <w:rPr>
                <w:rFonts w:cs="Times New Roman" w:hint="eastAsia"/>
                <w:spacing w:val="-2"/>
                <w:sz w:val="20"/>
                <w:szCs w:val="20"/>
              </w:rPr>
              <w:t xml:space="preserve"> </w:t>
            </w:r>
            <w:r w:rsidRPr="00901550">
              <w:rPr>
                <w:rFonts w:cs="Times New Roman" w:hint="eastAsia"/>
                <w:spacing w:val="-2"/>
                <w:sz w:val="20"/>
                <w:szCs w:val="20"/>
              </w:rPr>
              <w:t>약</w:t>
            </w:r>
            <w:r w:rsidRPr="00901550">
              <w:rPr>
                <w:rFonts w:cs="Times New Roman" w:hint="eastAsia"/>
                <w:spacing w:val="-2"/>
                <w:sz w:val="20"/>
                <w:szCs w:val="20"/>
              </w:rPr>
              <w:t xml:space="preserve"> </w:t>
            </w:r>
            <w:r w:rsidR="00AC163E" w:rsidRPr="00901550">
              <w:rPr>
                <w:rFonts w:cs="Times New Roman"/>
                <w:spacing w:val="-2"/>
                <w:sz w:val="20"/>
                <w:szCs w:val="20"/>
              </w:rPr>
              <w:t>7.48</w:t>
            </w:r>
            <w:r w:rsidRPr="00901550">
              <w:rPr>
                <w:rFonts w:cs="Times New Roman"/>
                <w:spacing w:val="-2"/>
                <w:sz w:val="20"/>
                <w:szCs w:val="20"/>
              </w:rPr>
              <w:t>%</w:t>
            </w:r>
            <w:r w:rsidRPr="00901550">
              <w:rPr>
                <w:rFonts w:cs="Times New Roman" w:hint="eastAsia"/>
                <w:spacing w:val="-2"/>
                <w:sz w:val="20"/>
                <w:szCs w:val="20"/>
              </w:rPr>
              <w:t>에</w:t>
            </w:r>
            <w:r w:rsidRPr="00901550">
              <w:rPr>
                <w:rFonts w:cs="Times New Roman" w:hint="eastAsia"/>
                <w:spacing w:val="-2"/>
                <w:sz w:val="20"/>
                <w:szCs w:val="20"/>
              </w:rPr>
              <w:t xml:space="preserve"> </w:t>
            </w:r>
            <w:r w:rsidRPr="00901550">
              <w:rPr>
                <w:rFonts w:cs="Times New Roman" w:hint="eastAsia"/>
                <w:spacing w:val="-2"/>
                <w:sz w:val="20"/>
                <w:szCs w:val="20"/>
              </w:rPr>
              <w:t>이르게</w:t>
            </w:r>
            <w:r w:rsidRPr="00901550">
              <w:rPr>
                <w:rFonts w:cs="Times New Roman" w:hint="eastAsia"/>
                <w:spacing w:val="-2"/>
                <w:sz w:val="20"/>
                <w:szCs w:val="20"/>
              </w:rPr>
              <w:t xml:space="preserve"> </w:t>
            </w:r>
            <w:r w:rsidRPr="00901550">
              <w:rPr>
                <w:rFonts w:cs="Times New Roman" w:hint="eastAsia"/>
                <w:spacing w:val="-2"/>
                <w:sz w:val="20"/>
                <w:szCs w:val="20"/>
              </w:rPr>
              <w:t>되므로</w:t>
            </w:r>
            <w:r w:rsidRPr="00901550">
              <w:rPr>
                <w:rFonts w:cs="Times New Roman" w:hint="eastAsia"/>
                <w:spacing w:val="-2"/>
                <w:sz w:val="20"/>
                <w:szCs w:val="20"/>
              </w:rPr>
              <w:t>,</w:t>
            </w:r>
            <w:r w:rsidRPr="00901550">
              <w:rPr>
                <w:rFonts w:cs="Times New Roman"/>
                <w:spacing w:val="-2"/>
                <w:sz w:val="20"/>
                <w:szCs w:val="20"/>
              </w:rPr>
              <w:t xml:space="preserve"> </w:t>
            </w:r>
            <w:r w:rsidRPr="00901550">
              <w:rPr>
                <w:rFonts w:cs="Times New Roman" w:hint="eastAsia"/>
                <w:spacing w:val="-2"/>
                <w:sz w:val="20"/>
                <w:szCs w:val="20"/>
              </w:rPr>
              <w:t>이에</w:t>
            </w:r>
            <w:r w:rsidRPr="00901550">
              <w:rPr>
                <w:rFonts w:cs="Times New Roman" w:hint="eastAsia"/>
                <w:spacing w:val="-2"/>
                <w:sz w:val="20"/>
                <w:szCs w:val="20"/>
              </w:rPr>
              <w:t xml:space="preserve"> </w:t>
            </w:r>
            <w:r w:rsidRPr="00901550">
              <w:rPr>
                <w:rFonts w:cs="Times New Roman" w:hint="eastAsia"/>
                <w:spacing w:val="-2"/>
                <w:sz w:val="20"/>
                <w:szCs w:val="20"/>
              </w:rPr>
              <w:t>따라</w:t>
            </w:r>
            <w:r w:rsidRPr="00901550">
              <w:rPr>
                <w:rFonts w:cs="Times New Roman" w:hint="eastAsia"/>
                <w:spacing w:val="-2"/>
                <w:sz w:val="20"/>
                <w:szCs w:val="20"/>
              </w:rPr>
              <w:t xml:space="preserve"> </w:t>
            </w:r>
            <w:r w:rsidRPr="00901550">
              <w:rPr>
                <w:rFonts w:cs="Times New Roman" w:hint="eastAsia"/>
                <w:spacing w:val="-2"/>
                <w:sz w:val="20"/>
                <w:szCs w:val="20"/>
              </w:rPr>
              <w:t>투자자의</w:t>
            </w:r>
            <w:r w:rsidRPr="00901550">
              <w:rPr>
                <w:rFonts w:cs="Times New Roman" w:hint="eastAsia"/>
                <w:spacing w:val="-2"/>
                <w:sz w:val="20"/>
                <w:szCs w:val="20"/>
              </w:rPr>
              <w:t xml:space="preserve"> </w:t>
            </w:r>
            <w:r w:rsidRPr="00901550">
              <w:rPr>
                <w:rFonts w:cs="Times New Roman" w:hint="eastAsia"/>
                <w:spacing w:val="-2"/>
                <w:sz w:val="20"/>
                <w:szCs w:val="20"/>
              </w:rPr>
              <w:t>지분율이</w:t>
            </w:r>
            <w:r w:rsidRPr="00901550">
              <w:rPr>
                <w:rFonts w:cs="Times New Roman" w:hint="eastAsia"/>
                <w:spacing w:val="-2"/>
                <w:sz w:val="20"/>
                <w:szCs w:val="20"/>
              </w:rPr>
              <w:t xml:space="preserve"> </w:t>
            </w:r>
            <w:r w:rsidRPr="00901550">
              <w:rPr>
                <w:rFonts w:cs="Times New Roman" w:hint="eastAsia"/>
                <w:spacing w:val="-2"/>
                <w:sz w:val="20"/>
                <w:szCs w:val="20"/>
              </w:rPr>
              <w:t>희석될</w:t>
            </w:r>
            <w:r w:rsidRPr="00901550">
              <w:rPr>
                <w:rFonts w:cs="Times New Roman" w:hint="eastAsia"/>
                <w:spacing w:val="-2"/>
                <w:sz w:val="20"/>
                <w:szCs w:val="20"/>
              </w:rPr>
              <w:t xml:space="preserve"> </w:t>
            </w:r>
            <w:r w:rsidRPr="00901550">
              <w:rPr>
                <w:rFonts w:cs="Times New Roman" w:hint="eastAsia"/>
                <w:spacing w:val="-2"/>
                <w:sz w:val="20"/>
                <w:szCs w:val="20"/>
              </w:rPr>
              <w:t>수</w:t>
            </w:r>
            <w:r w:rsidRPr="00901550">
              <w:rPr>
                <w:rFonts w:cs="Times New Roman" w:hint="eastAsia"/>
                <w:spacing w:val="-2"/>
                <w:sz w:val="20"/>
                <w:szCs w:val="20"/>
              </w:rPr>
              <w:t xml:space="preserve"> </w:t>
            </w:r>
            <w:r w:rsidRPr="00901550">
              <w:rPr>
                <w:rFonts w:cs="Times New Roman" w:hint="eastAsia"/>
                <w:spacing w:val="-2"/>
                <w:sz w:val="20"/>
                <w:szCs w:val="20"/>
              </w:rPr>
              <w:t>있다는</w:t>
            </w:r>
            <w:r w:rsidRPr="00901550">
              <w:rPr>
                <w:rFonts w:cs="Times New Roman" w:hint="eastAsia"/>
                <w:spacing w:val="-2"/>
                <w:sz w:val="20"/>
                <w:szCs w:val="20"/>
              </w:rPr>
              <w:t xml:space="preserve"> </w:t>
            </w:r>
            <w:r w:rsidRPr="00901550">
              <w:rPr>
                <w:rFonts w:cs="Times New Roman" w:hint="eastAsia"/>
                <w:spacing w:val="-2"/>
                <w:sz w:val="20"/>
                <w:szCs w:val="20"/>
              </w:rPr>
              <w:t>점을</w:t>
            </w:r>
            <w:r w:rsidRPr="00901550">
              <w:rPr>
                <w:rFonts w:cs="Times New Roman" w:hint="eastAsia"/>
                <w:spacing w:val="-2"/>
                <w:sz w:val="20"/>
                <w:szCs w:val="20"/>
              </w:rPr>
              <w:t xml:space="preserve"> </w:t>
            </w:r>
            <w:r w:rsidRPr="00901550">
              <w:rPr>
                <w:rFonts w:cs="Times New Roman" w:hint="eastAsia"/>
                <w:spacing w:val="-2"/>
                <w:sz w:val="20"/>
                <w:szCs w:val="20"/>
              </w:rPr>
              <w:t>고려하여야</w:t>
            </w:r>
            <w:r w:rsidRPr="00901550">
              <w:rPr>
                <w:rFonts w:cs="Times New Roman" w:hint="eastAsia"/>
                <w:spacing w:val="-2"/>
                <w:sz w:val="20"/>
                <w:szCs w:val="20"/>
              </w:rPr>
              <w:t xml:space="preserve"> </w:t>
            </w:r>
            <w:r w:rsidRPr="00901550">
              <w:rPr>
                <w:rFonts w:cs="Times New Roman" w:hint="eastAsia"/>
                <w:spacing w:val="-2"/>
                <w:sz w:val="20"/>
                <w:szCs w:val="20"/>
              </w:rPr>
              <w:t>함</w:t>
            </w:r>
            <w:r w:rsidRPr="00901550">
              <w:rPr>
                <w:rFonts w:cs="Times New Roman" w:hint="eastAsia"/>
                <w:spacing w:val="-2"/>
                <w:sz w:val="20"/>
                <w:szCs w:val="20"/>
              </w:rPr>
              <w:t>.</w:t>
            </w:r>
          </w:p>
          <w:p w14:paraId="41196458" w14:textId="6CF93685" w:rsidR="00246787" w:rsidRDefault="0080170A" w:rsidP="00901550">
            <w:pPr>
              <w:pStyle w:val="a8"/>
              <w:widowControl/>
              <w:numPr>
                <w:ilvl w:val="0"/>
                <w:numId w:val="2"/>
              </w:numPr>
              <w:spacing w:before="40" w:after="120" w:line="269" w:lineRule="auto"/>
              <w:rPr>
                <w:rFonts w:cs="Times New Roman"/>
                <w:sz w:val="20"/>
                <w:szCs w:val="20"/>
              </w:rPr>
            </w:pPr>
            <w:r>
              <w:rPr>
                <w:rFonts w:cs="Times New Roman" w:hint="eastAsia"/>
                <w:sz w:val="20"/>
                <w:szCs w:val="20"/>
              </w:rPr>
              <w:t>단</w:t>
            </w:r>
            <w:r w:rsidRPr="00C5074F">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주식매수선택권</w:t>
            </w:r>
            <w:r>
              <w:rPr>
                <w:rFonts w:cs="Times New Roman" w:hint="eastAsia"/>
                <w:sz w:val="20"/>
                <w:szCs w:val="20"/>
              </w:rPr>
              <w:t>은</w:t>
            </w:r>
            <w:r>
              <w:rPr>
                <w:rFonts w:cs="Times New Roman" w:hint="eastAsia"/>
                <w:sz w:val="20"/>
                <w:szCs w:val="20"/>
              </w:rPr>
              <w:t xml:space="preserve"> </w:t>
            </w:r>
            <w:r>
              <w:rPr>
                <w:rFonts w:cs="Times New Roman" w:hint="eastAsia"/>
                <w:sz w:val="20"/>
                <w:szCs w:val="20"/>
              </w:rPr>
              <w:t>모두</w:t>
            </w:r>
            <w:r w:rsidRPr="009A2958">
              <w:rPr>
                <w:rFonts w:cs="Times New Roman"/>
                <w:sz w:val="20"/>
                <w:szCs w:val="20"/>
              </w:rPr>
              <w:t xml:space="preserve"> </w:t>
            </w:r>
            <w:r>
              <w:rPr>
                <w:rFonts w:cs="Times New Roman" w:hint="eastAsia"/>
                <w:sz w:val="20"/>
                <w:szCs w:val="20"/>
              </w:rPr>
              <w:t>행사</w:t>
            </w:r>
            <w:r>
              <w:rPr>
                <w:rFonts w:cs="Times New Roman" w:hint="eastAsia"/>
                <w:sz w:val="20"/>
                <w:szCs w:val="20"/>
              </w:rPr>
              <w:t xml:space="preserve"> </w:t>
            </w:r>
            <w:r>
              <w:rPr>
                <w:rFonts w:cs="Times New Roman" w:hint="eastAsia"/>
                <w:sz w:val="20"/>
                <w:szCs w:val="20"/>
              </w:rPr>
              <w:t>시점에</w:t>
            </w:r>
            <w:r>
              <w:rPr>
                <w:rFonts w:cs="Times New Roman" w:hint="eastAsia"/>
                <w:sz w:val="20"/>
                <w:szCs w:val="20"/>
              </w:rPr>
              <w:t xml:space="preserve"> </w:t>
            </w:r>
            <w:r w:rsidRPr="009A2958">
              <w:rPr>
                <w:rFonts w:cs="Times New Roman"/>
                <w:sz w:val="20"/>
                <w:szCs w:val="20"/>
              </w:rPr>
              <w:t>행사방식</w:t>
            </w:r>
            <w:r>
              <w:rPr>
                <w:rFonts w:cs="Times New Roman" w:hint="eastAsia"/>
                <w:sz w:val="20"/>
                <w:szCs w:val="20"/>
              </w:rPr>
              <w:t>으로</w:t>
            </w:r>
            <w:r w:rsidRPr="009A2958">
              <w:rPr>
                <w:rFonts w:cs="Times New Roman"/>
                <w:sz w:val="20"/>
                <w:szCs w:val="20"/>
              </w:rPr>
              <w:t xml:space="preserve"> </w:t>
            </w:r>
            <w:r w:rsidRPr="009A2958">
              <w:rPr>
                <w:rFonts w:cs="Times New Roman"/>
                <w:sz w:val="20"/>
                <w:szCs w:val="20"/>
              </w:rPr>
              <w:t>신주교부</w:t>
            </w:r>
            <w:r w:rsidRPr="009A2958">
              <w:rPr>
                <w:rFonts w:cs="Times New Roman"/>
                <w:sz w:val="20"/>
                <w:szCs w:val="20"/>
              </w:rPr>
              <w:t xml:space="preserve">, </w:t>
            </w:r>
            <w:r w:rsidRPr="009A2958">
              <w:rPr>
                <w:rFonts w:cs="Times New Roman"/>
                <w:sz w:val="20"/>
                <w:szCs w:val="20"/>
              </w:rPr>
              <w:t>자기주식교부</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sidRPr="009A2958">
              <w:rPr>
                <w:rFonts w:cs="Times New Roman"/>
                <w:sz w:val="20"/>
                <w:szCs w:val="20"/>
              </w:rPr>
              <w:t>차액보상</w:t>
            </w:r>
            <w:r w:rsidRPr="009A2958">
              <w:rPr>
                <w:rFonts w:cs="Times New Roman"/>
                <w:sz w:val="20"/>
                <w:szCs w:val="20"/>
              </w:rPr>
              <w:t xml:space="preserve"> </w:t>
            </w:r>
            <w:r w:rsidRPr="009A2958">
              <w:rPr>
                <w:rFonts w:cs="Times New Roman"/>
                <w:sz w:val="20"/>
                <w:szCs w:val="20"/>
              </w:rPr>
              <w:t>방식</w:t>
            </w:r>
            <w:r w:rsidRPr="009A2958">
              <w:rPr>
                <w:rFonts w:cs="Times New Roman"/>
                <w:sz w:val="20"/>
                <w:szCs w:val="20"/>
              </w:rPr>
              <w:t xml:space="preserve"> </w:t>
            </w:r>
            <w:r w:rsidRPr="009A2958">
              <w:rPr>
                <w:rFonts w:cs="Times New Roman"/>
                <w:sz w:val="20"/>
                <w:szCs w:val="20"/>
              </w:rPr>
              <w:t>중</w:t>
            </w:r>
            <w:r w:rsidRPr="009A2958">
              <w:rPr>
                <w:rFonts w:cs="Times New Roman"/>
                <w:sz w:val="20"/>
                <w:szCs w:val="20"/>
              </w:rPr>
              <w:t xml:space="preserve"> </w:t>
            </w:r>
            <w:r>
              <w:rPr>
                <w:rFonts w:cs="Times New Roman" w:hint="eastAsia"/>
                <w:sz w:val="20"/>
                <w:szCs w:val="20"/>
              </w:rPr>
              <w:t>대상</w:t>
            </w:r>
            <w:r w:rsidRPr="009A2958">
              <w:rPr>
                <w:rFonts w:cs="Times New Roman"/>
                <w:sz w:val="20"/>
                <w:szCs w:val="20"/>
              </w:rPr>
              <w:t>회사가</w:t>
            </w:r>
            <w:r w:rsidRPr="009A2958">
              <w:rPr>
                <w:rFonts w:cs="Times New Roman"/>
                <w:sz w:val="20"/>
                <w:szCs w:val="20"/>
              </w:rPr>
              <w:t xml:space="preserve"> </w:t>
            </w:r>
            <w:r w:rsidRPr="009A2958">
              <w:rPr>
                <w:rFonts w:cs="Times New Roman"/>
                <w:sz w:val="20"/>
                <w:szCs w:val="20"/>
              </w:rPr>
              <w:t>선택</w:t>
            </w:r>
            <w:r>
              <w:rPr>
                <w:rFonts w:cs="Times New Roman" w:hint="eastAsia"/>
                <w:sz w:val="20"/>
                <w:szCs w:val="20"/>
              </w:rPr>
              <w:t>하는</w:t>
            </w:r>
            <w:r>
              <w:rPr>
                <w:rFonts w:cs="Times New Roman" w:hint="eastAsia"/>
                <w:sz w:val="20"/>
                <w:szCs w:val="20"/>
              </w:rPr>
              <w:t xml:space="preserve"> </w:t>
            </w:r>
            <w:r>
              <w:rPr>
                <w:rFonts w:cs="Times New Roman" w:hint="eastAsia"/>
                <w:sz w:val="20"/>
                <w:szCs w:val="20"/>
              </w:rPr>
              <w:t>방식에</w:t>
            </w:r>
            <w:r>
              <w:rPr>
                <w:rFonts w:cs="Times New Roman" w:hint="eastAsia"/>
                <w:sz w:val="20"/>
                <w:szCs w:val="20"/>
              </w:rPr>
              <w:t xml:space="preserve"> </w:t>
            </w:r>
            <w:r>
              <w:rPr>
                <w:rFonts w:cs="Times New Roman" w:hint="eastAsia"/>
                <w:sz w:val="20"/>
                <w:szCs w:val="20"/>
              </w:rPr>
              <w:t>의할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있도록</w:t>
            </w:r>
            <w:r>
              <w:rPr>
                <w:rFonts w:cs="Times New Roman" w:hint="eastAsia"/>
                <w:sz w:val="20"/>
                <w:szCs w:val="20"/>
              </w:rPr>
              <w:t xml:space="preserve"> </w:t>
            </w:r>
            <w:r>
              <w:rPr>
                <w:rFonts w:cs="Times New Roman" w:hint="eastAsia"/>
                <w:sz w:val="20"/>
                <w:szCs w:val="20"/>
              </w:rPr>
              <w:t>되어</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r w:rsidRPr="009A2958">
              <w:rPr>
                <w:rFonts w:cs="Times New Roman"/>
                <w:sz w:val="20"/>
                <w:szCs w:val="20"/>
              </w:rPr>
              <w:t xml:space="preserve"> </w:t>
            </w:r>
            <w:r w:rsidRPr="009A2958">
              <w:rPr>
                <w:rFonts w:cs="Times New Roman"/>
                <w:sz w:val="20"/>
                <w:szCs w:val="20"/>
              </w:rPr>
              <w:t>따라서</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Pr>
                <w:rFonts w:cs="Times New Roman" w:hint="eastAsia"/>
                <w:sz w:val="20"/>
                <w:szCs w:val="20"/>
              </w:rPr>
              <w:t>향후</w:t>
            </w:r>
            <w:r>
              <w:rPr>
                <w:rFonts w:cs="Times New Roman" w:hint="eastAsia"/>
                <w:sz w:val="20"/>
                <w:szCs w:val="20"/>
              </w:rPr>
              <w:t xml:space="preserve"> </w:t>
            </w:r>
            <w:r>
              <w:rPr>
                <w:rFonts w:cs="Times New Roman" w:hint="eastAsia"/>
                <w:sz w:val="20"/>
                <w:szCs w:val="20"/>
              </w:rPr>
              <w:t>주</w:t>
            </w:r>
            <w:r>
              <w:rPr>
                <w:rFonts w:cs="Times New Roman" w:hint="eastAsia"/>
                <w:sz w:val="20"/>
                <w:szCs w:val="20"/>
              </w:rPr>
              <w:lastRenderedPageBreak/>
              <w:t>식매수선택권의</w:t>
            </w:r>
            <w:r>
              <w:rPr>
                <w:rFonts w:cs="Times New Roman" w:hint="eastAsia"/>
                <w:sz w:val="20"/>
                <w:szCs w:val="20"/>
              </w:rPr>
              <w:t xml:space="preserve"> </w:t>
            </w:r>
            <w:r>
              <w:rPr>
                <w:rFonts w:cs="Times New Roman" w:hint="eastAsia"/>
                <w:sz w:val="20"/>
                <w:szCs w:val="20"/>
              </w:rPr>
              <w:t>행사</w:t>
            </w:r>
            <w:r>
              <w:rPr>
                <w:rFonts w:cs="Times New Roman" w:hint="eastAsia"/>
                <w:sz w:val="20"/>
                <w:szCs w:val="20"/>
              </w:rPr>
              <w:t xml:space="preserve"> </w:t>
            </w:r>
            <w:r>
              <w:rPr>
                <w:rFonts w:cs="Times New Roman" w:hint="eastAsia"/>
                <w:sz w:val="20"/>
                <w:szCs w:val="20"/>
              </w:rPr>
              <w:t>시점에</w:t>
            </w:r>
            <w:r>
              <w:rPr>
                <w:rFonts w:cs="Times New Roman" w:hint="eastAsia"/>
                <w:sz w:val="20"/>
                <w:szCs w:val="20"/>
              </w:rPr>
              <w:t xml:space="preserve"> </w:t>
            </w:r>
            <w:r w:rsidRPr="009A2958">
              <w:rPr>
                <w:rFonts w:cs="Times New Roman"/>
                <w:sz w:val="20"/>
                <w:szCs w:val="20"/>
              </w:rPr>
              <w:t>차액을</w:t>
            </w:r>
            <w:r w:rsidRPr="009A2958">
              <w:rPr>
                <w:rFonts w:cs="Times New Roman"/>
                <w:sz w:val="20"/>
                <w:szCs w:val="20"/>
              </w:rPr>
              <w:t xml:space="preserve"> </w:t>
            </w:r>
            <w:r w:rsidRPr="009A2958">
              <w:rPr>
                <w:rFonts w:cs="Times New Roman"/>
                <w:sz w:val="20"/>
                <w:szCs w:val="20"/>
              </w:rPr>
              <w:t>보상</w:t>
            </w:r>
            <w:r>
              <w:rPr>
                <w:rFonts w:cs="Times New Roman" w:hint="eastAsia"/>
                <w:sz w:val="20"/>
                <w:szCs w:val="20"/>
              </w:rPr>
              <w:t>하는</w:t>
            </w:r>
            <w:r>
              <w:rPr>
                <w:rFonts w:cs="Times New Roman" w:hint="eastAsia"/>
                <w:sz w:val="20"/>
                <w:szCs w:val="20"/>
              </w:rPr>
              <w:t xml:space="preserve"> </w:t>
            </w:r>
            <w:r>
              <w:rPr>
                <w:rFonts w:cs="Times New Roman" w:hint="eastAsia"/>
                <w:sz w:val="20"/>
                <w:szCs w:val="20"/>
              </w:rPr>
              <w:t>방식을</w:t>
            </w:r>
            <w:r>
              <w:rPr>
                <w:rFonts w:cs="Times New Roman" w:hint="eastAsia"/>
                <w:sz w:val="20"/>
                <w:szCs w:val="20"/>
              </w:rPr>
              <w:t xml:space="preserve"> </w:t>
            </w:r>
            <w:r>
              <w:rPr>
                <w:rFonts w:cs="Times New Roman" w:hint="eastAsia"/>
                <w:sz w:val="20"/>
                <w:szCs w:val="20"/>
              </w:rPr>
              <w:t>택</w:t>
            </w:r>
            <w:r w:rsidRPr="009A2958">
              <w:rPr>
                <w:rFonts w:cs="Times New Roman"/>
                <w:sz w:val="20"/>
                <w:szCs w:val="20"/>
              </w:rPr>
              <w:t>함으로써</w:t>
            </w:r>
            <w:r w:rsidRPr="009A2958">
              <w:rPr>
                <w:rFonts w:cs="Times New Roman"/>
                <w:sz w:val="20"/>
                <w:szCs w:val="20"/>
              </w:rPr>
              <w:t xml:space="preserve"> </w:t>
            </w:r>
            <w:r w:rsidRPr="009A2958">
              <w:rPr>
                <w:rFonts w:cs="Times New Roman"/>
                <w:sz w:val="20"/>
                <w:szCs w:val="20"/>
              </w:rPr>
              <w:t>지분희석</w:t>
            </w:r>
            <w:r>
              <w:rPr>
                <w:rFonts w:cs="Times New Roman" w:hint="eastAsia"/>
                <w:sz w:val="20"/>
                <w:szCs w:val="20"/>
              </w:rPr>
              <w:t>을</w:t>
            </w:r>
            <w:r w:rsidRPr="009A2958">
              <w:rPr>
                <w:rFonts w:cs="Times New Roman"/>
                <w:sz w:val="20"/>
                <w:szCs w:val="20"/>
              </w:rPr>
              <w:t xml:space="preserve"> </w:t>
            </w:r>
            <w:r w:rsidRPr="009A2958">
              <w:rPr>
                <w:rFonts w:cs="Times New Roman"/>
                <w:sz w:val="20"/>
                <w:szCs w:val="20"/>
              </w:rPr>
              <w:t>방지</w:t>
            </w:r>
            <w:r>
              <w:rPr>
                <w:rFonts w:cs="Times New Roman" w:hint="eastAsia"/>
                <w:sz w:val="20"/>
                <w:szCs w:val="20"/>
              </w:rPr>
              <w:t>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w:t>
            </w:r>
            <w:r w:rsidRPr="009A2958">
              <w:rPr>
                <w:rFonts w:cs="Times New Roman"/>
                <w:sz w:val="20"/>
                <w:szCs w:val="20"/>
              </w:rPr>
              <w:t xml:space="preserve"> </w:t>
            </w:r>
            <w:r w:rsidR="00246787" w:rsidRPr="00246787">
              <w:rPr>
                <w:rFonts w:cs="Times New Roman" w:hint="eastAsia"/>
                <w:sz w:val="20"/>
                <w:szCs w:val="20"/>
              </w:rPr>
              <w:t>한편</w:t>
            </w:r>
            <w:r w:rsidR="00246787" w:rsidRPr="00246787">
              <w:rPr>
                <w:rFonts w:cs="Times New Roman"/>
                <w:sz w:val="20"/>
                <w:szCs w:val="20"/>
              </w:rPr>
              <w:t xml:space="preserve">, </w:t>
            </w:r>
            <w:r w:rsidR="00246787" w:rsidRPr="00246787">
              <w:rPr>
                <w:rFonts w:cs="Times New Roman" w:hint="eastAsia"/>
                <w:sz w:val="20"/>
                <w:szCs w:val="20"/>
              </w:rPr>
              <w:t>현재까지</w:t>
            </w:r>
            <w:r w:rsidR="00246787" w:rsidRPr="00246787">
              <w:rPr>
                <w:rFonts w:cs="Times New Roman"/>
                <w:sz w:val="20"/>
                <w:szCs w:val="20"/>
              </w:rPr>
              <w:t xml:space="preserve"> </w:t>
            </w:r>
            <w:r w:rsidR="00246787" w:rsidRPr="00246787">
              <w:rPr>
                <w:rFonts w:cs="Times New Roman" w:hint="eastAsia"/>
                <w:sz w:val="20"/>
                <w:szCs w:val="20"/>
              </w:rPr>
              <w:t>행사가</w:t>
            </w:r>
            <w:r w:rsidR="00246787" w:rsidRPr="00246787">
              <w:rPr>
                <w:rFonts w:cs="Times New Roman"/>
                <w:sz w:val="20"/>
                <w:szCs w:val="20"/>
              </w:rPr>
              <w:t xml:space="preserve"> </w:t>
            </w:r>
            <w:r w:rsidR="00246787" w:rsidRPr="00246787">
              <w:rPr>
                <w:rFonts w:cs="Times New Roman" w:hint="eastAsia"/>
                <w:sz w:val="20"/>
                <w:szCs w:val="20"/>
              </w:rPr>
              <w:t>된</w:t>
            </w:r>
            <w:r w:rsidR="00246787" w:rsidRPr="00246787">
              <w:rPr>
                <w:rFonts w:cs="Times New Roman"/>
                <w:sz w:val="20"/>
                <w:szCs w:val="20"/>
              </w:rPr>
              <w:t xml:space="preserve"> </w:t>
            </w:r>
            <w:r w:rsidR="00246787" w:rsidRPr="00246787">
              <w:rPr>
                <w:rFonts w:cs="Times New Roman" w:hint="eastAsia"/>
                <w:sz w:val="20"/>
                <w:szCs w:val="20"/>
              </w:rPr>
              <w:t>주식매수선택권은</w:t>
            </w:r>
            <w:r w:rsidR="00246787" w:rsidRPr="00246787">
              <w:rPr>
                <w:rFonts w:cs="Times New Roman"/>
                <w:sz w:val="20"/>
                <w:szCs w:val="20"/>
              </w:rPr>
              <w:t xml:space="preserve"> </w:t>
            </w:r>
            <w:r w:rsidR="00246787" w:rsidRPr="00246787">
              <w:rPr>
                <w:rFonts w:cs="Times New Roman" w:hint="eastAsia"/>
                <w:sz w:val="20"/>
                <w:szCs w:val="20"/>
              </w:rPr>
              <w:t>전부</w:t>
            </w:r>
            <w:r w:rsidR="00246787" w:rsidRPr="00246787">
              <w:rPr>
                <w:rFonts w:cs="Times New Roman"/>
                <w:sz w:val="20"/>
                <w:szCs w:val="20"/>
              </w:rPr>
              <w:t xml:space="preserve"> </w:t>
            </w:r>
            <w:r w:rsidR="00246787" w:rsidRPr="00246787">
              <w:rPr>
                <w:rFonts w:cs="Times New Roman" w:hint="eastAsia"/>
                <w:sz w:val="20"/>
                <w:szCs w:val="20"/>
              </w:rPr>
              <w:t>신주교부</w:t>
            </w:r>
            <w:r w:rsidR="00246787" w:rsidRPr="00246787">
              <w:rPr>
                <w:rFonts w:cs="Times New Roman"/>
                <w:sz w:val="20"/>
                <w:szCs w:val="20"/>
              </w:rPr>
              <w:t xml:space="preserve"> </w:t>
            </w:r>
            <w:r w:rsidR="00246787" w:rsidRPr="00246787">
              <w:rPr>
                <w:rFonts w:cs="Times New Roman" w:hint="eastAsia"/>
                <w:sz w:val="20"/>
                <w:szCs w:val="20"/>
              </w:rPr>
              <w:t>방식으로</w:t>
            </w:r>
            <w:r w:rsidR="00246787" w:rsidRPr="00246787">
              <w:rPr>
                <w:rFonts w:cs="Times New Roman"/>
                <w:sz w:val="20"/>
                <w:szCs w:val="20"/>
              </w:rPr>
              <w:t xml:space="preserve"> </w:t>
            </w:r>
            <w:r w:rsidR="00246787" w:rsidRPr="00246787">
              <w:rPr>
                <w:rFonts w:cs="Times New Roman" w:hint="eastAsia"/>
                <w:sz w:val="20"/>
                <w:szCs w:val="20"/>
              </w:rPr>
              <w:t>이루어졌다고</w:t>
            </w:r>
            <w:r w:rsidR="00246787" w:rsidRPr="00246787">
              <w:rPr>
                <w:rFonts w:cs="Times New Roman"/>
                <w:sz w:val="20"/>
                <w:szCs w:val="20"/>
              </w:rPr>
              <w:t xml:space="preserve"> </w:t>
            </w:r>
            <w:r w:rsidR="00246787" w:rsidRPr="00246787">
              <w:rPr>
                <w:rFonts w:cs="Times New Roman" w:hint="eastAsia"/>
                <w:sz w:val="20"/>
                <w:szCs w:val="20"/>
              </w:rPr>
              <w:t>함</w:t>
            </w:r>
            <w:r w:rsidR="00246787" w:rsidRPr="00246787">
              <w:rPr>
                <w:rFonts w:cs="Times New Roman"/>
                <w:sz w:val="20"/>
                <w:szCs w:val="20"/>
              </w:rPr>
              <w:t>.</w:t>
            </w:r>
          </w:p>
          <w:p w14:paraId="404D8236" w14:textId="6C5C734B" w:rsidR="0080170A" w:rsidRPr="009A2958" w:rsidRDefault="0080170A" w:rsidP="0080170A">
            <w:pPr>
              <w:pStyle w:val="a8"/>
              <w:widowControl/>
              <w:numPr>
                <w:ilvl w:val="0"/>
                <w:numId w:val="2"/>
              </w:numPr>
              <w:spacing w:before="40" w:after="120" w:line="276" w:lineRule="auto"/>
              <w:rPr>
                <w:rFonts w:cs="Times New Roman"/>
                <w:sz w:val="20"/>
                <w:szCs w:val="20"/>
              </w:rPr>
            </w:pPr>
            <w:r w:rsidRPr="009A2958">
              <w:rPr>
                <w:rFonts w:cs="Times New Roman"/>
                <w:sz w:val="20"/>
                <w:szCs w:val="20"/>
              </w:rPr>
              <w:t>KMPNS</w:t>
            </w:r>
            <w:r w:rsidRPr="009A2958">
              <w:rPr>
                <w:rFonts w:cs="Times New Roman"/>
                <w:sz w:val="20"/>
                <w:szCs w:val="20"/>
              </w:rPr>
              <w:t>의</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주주총회</w:t>
            </w:r>
            <w:r w:rsidRPr="009A2958">
              <w:rPr>
                <w:rFonts w:cs="Times New Roman"/>
                <w:sz w:val="20"/>
                <w:szCs w:val="20"/>
              </w:rPr>
              <w:t xml:space="preserve"> </w:t>
            </w:r>
            <w:r w:rsidRPr="009A2958">
              <w:rPr>
                <w:rFonts w:cs="Times New Roman"/>
                <w:sz w:val="20"/>
                <w:szCs w:val="20"/>
              </w:rPr>
              <w:t>의사록상</w:t>
            </w:r>
            <w:r w:rsidRPr="009A2958">
              <w:rPr>
                <w:rFonts w:cs="Times New Roman"/>
                <w:sz w:val="20"/>
                <w:szCs w:val="20"/>
              </w:rPr>
              <w:t xml:space="preserve"> </w:t>
            </w:r>
            <w:r w:rsidRPr="009A2958">
              <w:rPr>
                <w:rFonts w:cs="Times New Roman"/>
                <w:sz w:val="20"/>
                <w:szCs w:val="20"/>
              </w:rPr>
              <w:t>신주교부</w:t>
            </w:r>
            <w:r w:rsidRPr="009A2958">
              <w:rPr>
                <w:rFonts w:cs="Times New Roman"/>
                <w:sz w:val="20"/>
                <w:szCs w:val="20"/>
              </w:rPr>
              <w:t xml:space="preserve"> </w:t>
            </w:r>
            <w:r w:rsidRPr="009A2958">
              <w:rPr>
                <w:rFonts w:cs="Times New Roman"/>
                <w:sz w:val="20"/>
                <w:szCs w:val="20"/>
              </w:rPr>
              <w:t>방식만</w:t>
            </w:r>
            <w:r w:rsidRPr="009A2958">
              <w:rPr>
                <w:rFonts w:cs="Times New Roman"/>
                <w:sz w:val="20"/>
                <w:szCs w:val="20"/>
              </w:rPr>
              <w:t xml:space="preserve"> </w:t>
            </w:r>
            <w:r>
              <w:rPr>
                <w:rFonts w:cs="Times New Roman" w:hint="eastAsia"/>
                <w:sz w:val="20"/>
                <w:szCs w:val="20"/>
              </w:rPr>
              <w:t>언급</w:t>
            </w:r>
            <w:r w:rsidRPr="009A2958">
              <w:rPr>
                <w:rFonts w:cs="Times New Roman"/>
                <w:sz w:val="20"/>
                <w:szCs w:val="20"/>
              </w:rPr>
              <w:t>되어</w:t>
            </w:r>
            <w:r w:rsidRPr="009A2958">
              <w:rPr>
                <w:rFonts w:cs="Times New Roman"/>
                <w:sz w:val="20"/>
                <w:szCs w:val="20"/>
              </w:rPr>
              <w:t xml:space="preserve"> </w:t>
            </w:r>
            <w:r w:rsidRPr="009A2958">
              <w:rPr>
                <w:rFonts w:cs="Times New Roman"/>
                <w:sz w:val="20"/>
                <w:szCs w:val="20"/>
              </w:rPr>
              <w:t>있어</w:t>
            </w:r>
            <w:r w:rsidRPr="009A2958">
              <w:rPr>
                <w:rFonts w:cs="Times New Roman"/>
                <w:sz w:val="20"/>
                <w:szCs w:val="20"/>
              </w:rPr>
              <w:t xml:space="preserve"> </w:t>
            </w:r>
            <w:r>
              <w:rPr>
                <w:rFonts w:cs="Times New Roman" w:hint="eastAsia"/>
                <w:sz w:val="20"/>
                <w:szCs w:val="20"/>
              </w:rPr>
              <w:t>일응</w:t>
            </w:r>
            <w:r>
              <w:rPr>
                <w:rFonts w:cs="Times New Roman" w:hint="eastAsia"/>
                <w:sz w:val="20"/>
                <w:szCs w:val="20"/>
              </w:rPr>
              <w:t xml:space="preserve"> </w:t>
            </w:r>
            <w:r>
              <w:rPr>
                <w:rFonts w:cs="Times New Roman" w:hint="eastAsia"/>
                <w:sz w:val="20"/>
                <w:szCs w:val="20"/>
              </w:rPr>
              <w:t>대상회사와는</w:t>
            </w:r>
            <w:r>
              <w:rPr>
                <w:rFonts w:cs="Times New Roman" w:hint="eastAsia"/>
                <w:sz w:val="20"/>
                <w:szCs w:val="20"/>
              </w:rPr>
              <w:t xml:space="preserve"> </w:t>
            </w:r>
            <w:r>
              <w:rPr>
                <w:rFonts w:cs="Times New Roman" w:hint="eastAsia"/>
                <w:sz w:val="20"/>
                <w:szCs w:val="20"/>
              </w:rPr>
              <w:t>달리</w:t>
            </w:r>
            <w:r>
              <w:rPr>
                <w:rFonts w:cs="Times New Roman" w:hint="eastAsia"/>
                <w:sz w:val="20"/>
                <w:szCs w:val="20"/>
              </w:rPr>
              <w:t xml:space="preserve"> </w:t>
            </w:r>
            <w:r>
              <w:rPr>
                <w:rFonts w:cs="Times New Roman" w:hint="eastAsia"/>
                <w:sz w:val="20"/>
                <w:szCs w:val="20"/>
              </w:rPr>
              <w:t>신주교부만</w:t>
            </w:r>
            <w:r>
              <w:rPr>
                <w:rFonts w:cs="Times New Roman" w:hint="eastAsia"/>
                <w:sz w:val="20"/>
                <w:szCs w:val="20"/>
              </w:rPr>
              <w:t xml:space="preserve"> </w:t>
            </w:r>
            <w:r>
              <w:rPr>
                <w:rFonts w:cs="Times New Roman" w:hint="eastAsia"/>
                <w:sz w:val="20"/>
                <w:szCs w:val="20"/>
              </w:rPr>
              <w:t>가능한</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sidR="00C70424">
              <w:rPr>
                <w:rFonts w:cs="Times New Roman" w:hint="eastAsia"/>
                <w:sz w:val="20"/>
                <w:szCs w:val="20"/>
              </w:rPr>
              <w:t>보이며</w:t>
            </w:r>
            <w:r w:rsidR="00C70424">
              <w:rPr>
                <w:rFonts w:cs="Times New Roman" w:hint="eastAsia"/>
                <w:sz w:val="20"/>
                <w:szCs w:val="20"/>
              </w:rPr>
              <w:t xml:space="preserve">, </w:t>
            </w:r>
            <w:r w:rsidRPr="009A2958">
              <w:rPr>
                <w:rFonts w:cs="Times New Roman"/>
                <w:sz w:val="20"/>
                <w:szCs w:val="20"/>
              </w:rPr>
              <w:t>주식매수선택권</w:t>
            </w:r>
            <w:r w:rsidRPr="009A2958">
              <w:rPr>
                <w:rFonts w:cs="Times New Roman"/>
                <w:sz w:val="20"/>
                <w:szCs w:val="20"/>
              </w:rPr>
              <w:t xml:space="preserve"> </w:t>
            </w:r>
            <w:r w:rsidRPr="009A2958">
              <w:rPr>
                <w:rFonts w:cs="Times New Roman"/>
                <w:sz w:val="20"/>
                <w:szCs w:val="20"/>
              </w:rPr>
              <w:t>부여</w:t>
            </w:r>
            <w:r w:rsidRPr="009A2958">
              <w:rPr>
                <w:rFonts w:cs="Times New Roman"/>
                <w:sz w:val="20"/>
                <w:szCs w:val="20"/>
              </w:rPr>
              <w:t xml:space="preserve"> </w:t>
            </w:r>
            <w:r w:rsidRPr="009A2958">
              <w:rPr>
                <w:rFonts w:cs="Times New Roman"/>
                <w:sz w:val="20"/>
                <w:szCs w:val="20"/>
              </w:rPr>
              <w:t>계약서</w:t>
            </w:r>
            <w:r w:rsidR="00C70424">
              <w:rPr>
                <w:rFonts w:cs="Times New Roman" w:hint="eastAsia"/>
                <w:sz w:val="20"/>
                <w:szCs w:val="20"/>
              </w:rPr>
              <w:t>는</w:t>
            </w:r>
            <w:r w:rsidR="00C70424">
              <w:rPr>
                <w:rFonts w:cs="Times New Roman" w:hint="eastAsia"/>
                <w:sz w:val="20"/>
                <w:szCs w:val="20"/>
              </w:rPr>
              <w:t xml:space="preserve"> </w:t>
            </w:r>
            <w:r w:rsidR="00C70424">
              <w:rPr>
                <w:rFonts w:cs="Times New Roman" w:hint="eastAsia"/>
                <w:sz w:val="20"/>
                <w:szCs w:val="20"/>
              </w:rPr>
              <w:t>제공받지</w:t>
            </w:r>
            <w:r w:rsidR="00C70424">
              <w:rPr>
                <w:rFonts w:cs="Times New Roman" w:hint="eastAsia"/>
                <w:sz w:val="20"/>
                <w:szCs w:val="20"/>
              </w:rPr>
              <w:t xml:space="preserve"> </w:t>
            </w:r>
            <w:r w:rsidR="00C70424">
              <w:rPr>
                <w:rFonts w:cs="Times New Roman" w:hint="eastAsia"/>
                <w:sz w:val="20"/>
                <w:szCs w:val="20"/>
              </w:rPr>
              <w:t>못함</w:t>
            </w:r>
            <w:r>
              <w:rPr>
                <w:rFonts w:cs="Times New Roman" w:hint="eastAsia"/>
                <w:sz w:val="20"/>
                <w:szCs w:val="20"/>
              </w:rPr>
              <w:t>(</w:t>
            </w:r>
            <w:r>
              <w:rPr>
                <w:rFonts w:cs="Times New Roman" w:hint="eastAsia"/>
                <w:sz w:val="20"/>
                <w:szCs w:val="20"/>
              </w:rPr>
              <w:t>만약</w:t>
            </w:r>
            <w:r>
              <w:rPr>
                <w:rFonts w:cs="Times New Roman" w:hint="eastAsia"/>
                <w:sz w:val="20"/>
                <w:szCs w:val="20"/>
              </w:rPr>
              <w:t xml:space="preserve"> </w:t>
            </w:r>
            <w:r>
              <w:rPr>
                <w:rFonts w:cs="Times New Roman" w:hint="eastAsia"/>
                <w:sz w:val="20"/>
                <w:szCs w:val="20"/>
              </w:rPr>
              <w:t>차액</w:t>
            </w:r>
            <w:r>
              <w:rPr>
                <w:rFonts w:cs="Times New Roman" w:hint="eastAsia"/>
                <w:sz w:val="20"/>
                <w:szCs w:val="20"/>
              </w:rPr>
              <w:t xml:space="preserve"> </w:t>
            </w:r>
            <w:r>
              <w:rPr>
                <w:rFonts w:cs="Times New Roman" w:hint="eastAsia"/>
                <w:sz w:val="20"/>
                <w:szCs w:val="20"/>
              </w:rPr>
              <w:t>정산이</w:t>
            </w:r>
            <w:r>
              <w:rPr>
                <w:rFonts w:cs="Times New Roman" w:hint="eastAsia"/>
                <w:sz w:val="20"/>
                <w:szCs w:val="20"/>
              </w:rPr>
              <w:t xml:space="preserve"> </w:t>
            </w:r>
            <w:r>
              <w:rPr>
                <w:rFonts w:cs="Times New Roman" w:hint="eastAsia"/>
                <w:sz w:val="20"/>
                <w:szCs w:val="20"/>
              </w:rPr>
              <w:t>불가능한</w:t>
            </w:r>
            <w:r>
              <w:rPr>
                <w:rFonts w:cs="Times New Roman" w:hint="eastAsia"/>
                <w:sz w:val="20"/>
                <w:szCs w:val="20"/>
              </w:rPr>
              <w:t xml:space="preserve"> </w:t>
            </w:r>
            <w:r>
              <w:rPr>
                <w:rFonts w:cs="Times New Roman" w:hint="eastAsia"/>
                <w:sz w:val="20"/>
                <w:szCs w:val="20"/>
              </w:rPr>
              <w:t>방식이라면</w:t>
            </w:r>
            <w:r>
              <w:rPr>
                <w:rFonts w:cs="Times New Roman" w:hint="eastAsia"/>
                <w:sz w:val="20"/>
                <w:szCs w:val="20"/>
              </w:rPr>
              <w:t>,</w:t>
            </w:r>
            <w:r>
              <w:rPr>
                <w:rFonts w:cs="Times New Roman"/>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주식매수선택권의</w:t>
            </w:r>
            <w:r>
              <w:rPr>
                <w:rFonts w:cs="Times New Roman" w:hint="eastAsia"/>
                <w:sz w:val="20"/>
                <w:szCs w:val="20"/>
              </w:rPr>
              <w:t xml:space="preserve"> </w:t>
            </w:r>
            <w:r>
              <w:rPr>
                <w:rFonts w:cs="Times New Roman" w:hint="eastAsia"/>
                <w:sz w:val="20"/>
                <w:szCs w:val="20"/>
              </w:rPr>
              <w:t>행사</w:t>
            </w:r>
            <w:r>
              <w:rPr>
                <w:rFonts w:cs="Times New Roman" w:hint="eastAsia"/>
                <w:sz w:val="20"/>
                <w:szCs w:val="20"/>
              </w:rPr>
              <w:t xml:space="preserve"> </w:t>
            </w:r>
            <w:r>
              <w:rPr>
                <w:rFonts w:cs="Times New Roman" w:hint="eastAsia"/>
                <w:sz w:val="20"/>
                <w:szCs w:val="20"/>
              </w:rPr>
              <w:t>시점에</w:t>
            </w:r>
            <w:r>
              <w:rPr>
                <w:rFonts w:cs="Times New Roman" w:hint="eastAsia"/>
                <w:sz w:val="20"/>
                <w:szCs w:val="20"/>
              </w:rPr>
              <w:t xml:space="preserve"> </w:t>
            </w:r>
            <w:r>
              <w:rPr>
                <w:rFonts w:cs="Times New Roman" w:hint="eastAsia"/>
                <w:sz w:val="20"/>
                <w:szCs w:val="20"/>
              </w:rPr>
              <w:t>지분희석이</w:t>
            </w:r>
            <w:r>
              <w:rPr>
                <w:rFonts w:cs="Times New Roman" w:hint="eastAsia"/>
                <w:sz w:val="20"/>
                <w:szCs w:val="20"/>
              </w:rPr>
              <w:t xml:space="preserve"> </w:t>
            </w:r>
            <w:r>
              <w:rPr>
                <w:rFonts w:cs="Times New Roman" w:hint="eastAsia"/>
                <w:sz w:val="20"/>
                <w:szCs w:val="20"/>
              </w:rPr>
              <w:t>발생하게</w:t>
            </w:r>
            <w:r>
              <w:rPr>
                <w:rFonts w:cs="Times New Roman" w:hint="eastAsia"/>
                <w:sz w:val="20"/>
                <w:szCs w:val="20"/>
              </w:rPr>
              <w:t xml:space="preserve"> </w:t>
            </w:r>
            <w:r>
              <w:rPr>
                <w:rFonts w:cs="Times New Roman" w:hint="eastAsia"/>
                <w:sz w:val="20"/>
                <w:szCs w:val="20"/>
              </w:rPr>
              <w:t>됨</w:t>
            </w:r>
            <w:r>
              <w:rPr>
                <w:rFonts w:cs="Times New Roman" w:hint="eastAsia"/>
                <w:sz w:val="20"/>
                <w:szCs w:val="20"/>
              </w:rPr>
              <w:t>)</w:t>
            </w:r>
            <w:r w:rsidRPr="009A2958">
              <w:rPr>
                <w:rFonts w:cs="Times New Roman"/>
                <w:sz w:val="20"/>
                <w:szCs w:val="20"/>
              </w:rPr>
              <w:t>.</w:t>
            </w:r>
          </w:p>
          <w:p w14:paraId="788938F1" w14:textId="06816459" w:rsidR="0080170A" w:rsidRPr="001C6D11" w:rsidRDefault="0080170A" w:rsidP="0080170A">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대상회사의</w:t>
            </w:r>
            <w:r w:rsidRPr="009A2958">
              <w:rPr>
                <w:rFonts w:cs="Times New Roman"/>
                <w:sz w:val="20"/>
                <w:szCs w:val="20"/>
              </w:rPr>
              <w:t xml:space="preserve"> 7</w:t>
            </w:r>
            <w:r w:rsidRPr="009A2958">
              <w:rPr>
                <w:rFonts w:cs="Times New Roman"/>
                <w:sz w:val="20"/>
                <w:szCs w:val="20"/>
              </w:rPr>
              <w:t>차</w:t>
            </w:r>
            <w:r w:rsidRPr="009A2958">
              <w:rPr>
                <w:rFonts w:cs="Times New Roman"/>
                <w:sz w:val="20"/>
                <w:szCs w:val="20"/>
              </w:rPr>
              <w:t>~14</w:t>
            </w:r>
            <w:r w:rsidRPr="009A2958">
              <w:rPr>
                <w:rFonts w:cs="Times New Roman"/>
                <w:sz w:val="20"/>
                <w:szCs w:val="20"/>
              </w:rPr>
              <w:t>차</w:t>
            </w:r>
            <w:r w:rsidRPr="009A2958">
              <w:rPr>
                <w:rFonts w:cs="Times New Roman"/>
                <w:sz w:val="20"/>
                <w:szCs w:val="20"/>
              </w:rPr>
              <w:t xml:space="preserve"> </w:t>
            </w:r>
            <w:r w:rsidRPr="009A2958">
              <w:rPr>
                <w:rFonts w:cs="Times New Roman"/>
                <w:sz w:val="20"/>
                <w:szCs w:val="20"/>
              </w:rPr>
              <w:t>주식매수선택권</w:t>
            </w:r>
            <w:r w:rsidRPr="009A2958">
              <w:rPr>
                <w:rFonts w:cs="Times New Roman"/>
                <w:sz w:val="20"/>
                <w:szCs w:val="20"/>
              </w:rPr>
              <w:t xml:space="preserve"> </w:t>
            </w:r>
            <w:r w:rsidRPr="009A2958">
              <w:rPr>
                <w:rFonts w:cs="Times New Roman"/>
                <w:sz w:val="20"/>
                <w:szCs w:val="20"/>
              </w:rPr>
              <w:t>계약서에</w:t>
            </w:r>
            <w:r w:rsidRPr="009A2958">
              <w:rPr>
                <w:rFonts w:cs="Times New Roman"/>
                <w:sz w:val="20"/>
                <w:szCs w:val="20"/>
              </w:rPr>
              <w:t xml:space="preserve"> </w:t>
            </w:r>
            <w:r w:rsidRPr="009A2958">
              <w:rPr>
                <w:rFonts w:cs="Times New Roman"/>
                <w:sz w:val="20"/>
                <w:szCs w:val="20"/>
              </w:rPr>
              <w:t>따르면</w:t>
            </w:r>
            <w:r w:rsidRPr="009A2958">
              <w:rPr>
                <w:rFonts w:cs="Times New Roman"/>
                <w:sz w:val="20"/>
                <w:szCs w:val="20"/>
              </w:rPr>
              <w:t xml:space="preserve"> </w:t>
            </w:r>
            <w:r w:rsidRPr="009A2958">
              <w:rPr>
                <w:rFonts w:cs="Times New Roman"/>
                <w:sz w:val="20"/>
                <w:szCs w:val="20"/>
              </w:rPr>
              <w:t>해당</w:t>
            </w:r>
            <w:r w:rsidRPr="009A2958">
              <w:rPr>
                <w:rFonts w:cs="Times New Roman"/>
                <w:sz w:val="20"/>
                <w:szCs w:val="20"/>
              </w:rPr>
              <w:t xml:space="preserve"> </w:t>
            </w:r>
            <w:r w:rsidRPr="009A2958">
              <w:rPr>
                <w:rFonts w:cs="Times New Roman"/>
                <w:sz w:val="20"/>
                <w:szCs w:val="20"/>
              </w:rPr>
              <w:t>주식매수선택권은</w:t>
            </w:r>
            <w:r w:rsidRPr="009A2958">
              <w:rPr>
                <w:rFonts w:cs="Times New Roman"/>
                <w:sz w:val="20"/>
                <w:szCs w:val="20"/>
              </w:rPr>
              <w:t xml:space="preserve"> </w:t>
            </w:r>
            <w:r>
              <w:rPr>
                <w:rFonts w:cs="Times New Roman" w:hint="eastAsia"/>
                <w:sz w:val="20"/>
                <w:szCs w:val="20"/>
              </w:rPr>
              <w:t>다른</w:t>
            </w:r>
            <w:r>
              <w:rPr>
                <w:rFonts w:cs="Times New Roman" w:hint="eastAsia"/>
                <w:sz w:val="20"/>
                <w:szCs w:val="20"/>
              </w:rPr>
              <w:t xml:space="preserve"> </w:t>
            </w:r>
            <w:r>
              <w:rPr>
                <w:rFonts w:cs="Times New Roman" w:hint="eastAsia"/>
                <w:sz w:val="20"/>
                <w:szCs w:val="20"/>
              </w:rPr>
              <w:t>행사조건이</w:t>
            </w:r>
            <w:r>
              <w:rPr>
                <w:rFonts w:cs="Times New Roman" w:hint="eastAsia"/>
                <w:sz w:val="20"/>
                <w:szCs w:val="20"/>
              </w:rPr>
              <w:t xml:space="preserve"> </w:t>
            </w:r>
            <w:r>
              <w:rPr>
                <w:rFonts w:cs="Times New Roman" w:hint="eastAsia"/>
                <w:sz w:val="20"/>
                <w:szCs w:val="20"/>
              </w:rPr>
              <w:t>충족되었더라도</w:t>
            </w:r>
            <w:r>
              <w:rPr>
                <w:rFonts w:cs="Times New Roman" w:hint="eastAsia"/>
                <w:sz w:val="20"/>
                <w:szCs w:val="20"/>
              </w:rPr>
              <w:t xml:space="preserve"> </w:t>
            </w:r>
            <w:r w:rsidRPr="009A2958">
              <w:rPr>
                <w:rFonts w:cs="Times New Roman"/>
                <w:sz w:val="20"/>
                <w:szCs w:val="20"/>
              </w:rPr>
              <w:t>대상회사가</w:t>
            </w:r>
            <w:r w:rsidRPr="009A2958">
              <w:rPr>
                <w:rFonts w:cs="Times New Roman"/>
                <w:sz w:val="20"/>
                <w:szCs w:val="20"/>
              </w:rPr>
              <w:t xml:space="preserve"> IPO</w:t>
            </w:r>
            <w:r w:rsidRPr="009A2958">
              <w:rPr>
                <w:rFonts w:cs="Times New Roman"/>
                <w:sz w:val="20"/>
                <w:szCs w:val="20"/>
              </w:rPr>
              <w:t>를</w:t>
            </w:r>
            <w:r w:rsidRPr="009A2958">
              <w:rPr>
                <w:rFonts w:cs="Times New Roman"/>
                <w:sz w:val="20"/>
                <w:szCs w:val="20"/>
              </w:rPr>
              <w:t xml:space="preserve"> </w:t>
            </w:r>
            <w:r w:rsidRPr="009A2958">
              <w:rPr>
                <w:rFonts w:cs="Times New Roman"/>
                <w:sz w:val="20"/>
                <w:szCs w:val="20"/>
              </w:rPr>
              <w:t>완료한</w:t>
            </w:r>
            <w:r w:rsidRPr="009A2958">
              <w:rPr>
                <w:rFonts w:cs="Times New Roman"/>
                <w:sz w:val="20"/>
                <w:szCs w:val="20"/>
              </w:rPr>
              <w:t xml:space="preserve"> </w:t>
            </w:r>
            <w:r w:rsidRPr="009A2958">
              <w:rPr>
                <w:rFonts w:cs="Times New Roman"/>
                <w:sz w:val="20"/>
                <w:szCs w:val="20"/>
              </w:rPr>
              <w:t>경우에</w:t>
            </w:r>
            <w:r>
              <w:rPr>
                <w:rFonts w:cs="Times New Roman" w:hint="eastAsia"/>
                <w:sz w:val="20"/>
                <w:szCs w:val="20"/>
              </w:rPr>
              <w:t>만</w:t>
            </w:r>
            <w:r w:rsidRPr="009A2958">
              <w:rPr>
                <w:rFonts w:cs="Times New Roman"/>
                <w:sz w:val="20"/>
                <w:szCs w:val="20"/>
              </w:rPr>
              <w:t xml:space="preserve"> </w:t>
            </w:r>
            <w:r w:rsidRPr="009A2958">
              <w:rPr>
                <w:rFonts w:cs="Times New Roman"/>
                <w:sz w:val="20"/>
                <w:szCs w:val="20"/>
              </w:rPr>
              <w:t>행사할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있으며</w:t>
            </w:r>
            <w:r w:rsidRPr="009A2958">
              <w:rPr>
                <w:rFonts w:cs="Times New Roman"/>
                <w:sz w:val="20"/>
                <w:szCs w:val="20"/>
              </w:rPr>
              <w:t xml:space="preserve">, </w:t>
            </w:r>
            <w:r w:rsidRPr="009A2958">
              <w:rPr>
                <w:rFonts w:cs="Times New Roman"/>
                <w:sz w:val="20"/>
                <w:szCs w:val="20"/>
              </w:rPr>
              <w:t>최대주주가</w:t>
            </w:r>
            <w:r w:rsidRPr="009A2958">
              <w:rPr>
                <w:rFonts w:cs="Times New Roman"/>
                <w:sz w:val="20"/>
                <w:szCs w:val="20"/>
              </w:rPr>
              <w:t xml:space="preserve"> </w:t>
            </w:r>
            <w:r w:rsidRPr="009A2958">
              <w:rPr>
                <w:rFonts w:cs="Times New Roman"/>
                <w:sz w:val="20"/>
                <w:szCs w:val="20"/>
              </w:rPr>
              <w:t>변경되는</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경영권이</w:t>
            </w:r>
            <w:r w:rsidRPr="009A2958">
              <w:rPr>
                <w:rFonts w:cs="Times New Roman"/>
                <w:sz w:val="20"/>
                <w:szCs w:val="20"/>
              </w:rPr>
              <w:t xml:space="preserve"> </w:t>
            </w:r>
            <w:r w:rsidRPr="009A2958">
              <w:rPr>
                <w:rFonts w:cs="Times New Roman"/>
                <w:sz w:val="20"/>
                <w:szCs w:val="20"/>
              </w:rPr>
              <w:t>매각된</w:t>
            </w:r>
            <w:r w:rsidRPr="009A2958">
              <w:rPr>
                <w:rFonts w:cs="Times New Roman"/>
                <w:sz w:val="20"/>
                <w:szCs w:val="20"/>
              </w:rPr>
              <w:t xml:space="preserve"> </w:t>
            </w:r>
            <w:r w:rsidRPr="009A2958">
              <w:rPr>
                <w:rFonts w:cs="Times New Roman"/>
                <w:sz w:val="20"/>
                <w:szCs w:val="20"/>
              </w:rPr>
              <w:t>경우에는</w:t>
            </w:r>
            <w:r w:rsidRPr="009A2958">
              <w:rPr>
                <w:rFonts w:cs="Times New Roman"/>
                <w:sz w:val="20"/>
                <w:szCs w:val="20"/>
              </w:rPr>
              <w:t xml:space="preserve"> IPO</w:t>
            </w:r>
            <w:r w:rsidRPr="009A2958">
              <w:rPr>
                <w:rFonts w:cs="Times New Roman"/>
                <w:sz w:val="20"/>
                <w:szCs w:val="20"/>
              </w:rPr>
              <w:t>가</w:t>
            </w:r>
            <w:r w:rsidRPr="009A2958">
              <w:rPr>
                <w:rFonts w:cs="Times New Roman"/>
                <w:sz w:val="20"/>
                <w:szCs w:val="20"/>
              </w:rPr>
              <w:t xml:space="preserve"> </w:t>
            </w:r>
            <w:r w:rsidRPr="009A2958">
              <w:rPr>
                <w:rFonts w:cs="Times New Roman"/>
                <w:sz w:val="20"/>
                <w:szCs w:val="20"/>
              </w:rPr>
              <w:t>완료된</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간주함</w:t>
            </w:r>
            <w:r w:rsidRPr="009A2958">
              <w:rPr>
                <w:rFonts w:cs="Times New Roman"/>
                <w:sz w:val="20"/>
                <w:szCs w:val="20"/>
              </w:rPr>
              <w:t xml:space="preserve">. </w:t>
            </w:r>
            <w:r w:rsidRPr="009A2958">
              <w:rPr>
                <w:rFonts w:cs="Times New Roman"/>
                <w:sz w:val="20"/>
                <w:szCs w:val="20"/>
              </w:rPr>
              <w:t>다만</w:t>
            </w:r>
            <w:r w:rsidRPr="009A2958">
              <w:rPr>
                <w:rFonts w:cs="Times New Roman"/>
                <w:sz w:val="20"/>
                <w:szCs w:val="20"/>
              </w:rPr>
              <w:t xml:space="preserve">, </w:t>
            </w:r>
            <w:r w:rsidRPr="009A2958">
              <w:rPr>
                <w:rFonts w:cs="Times New Roman"/>
                <w:sz w:val="20"/>
                <w:szCs w:val="20"/>
              </w:rPr>
              <w:t>이는</w:t>
            </w:r>
            <w:r w:rsidRPr="009A2958">
              <w:rPr>
                <w:rFonts w:cs="Times New Roman"/>
                <w:sz w:val="20"/>
                <w:szCs w:val="20"/>
              </w:rPr>
              <w:t xml:space="preserve"> Acceleration</w:t>
            </w:r>
            <w:r w:rsidRPr="009A2958">
              <w:rPr>
                <w:rFonts w:cs="Times New Roman"/>
                <w:sz w:val="20"/>
                <w:szCs w:val="20"/>
              </w:rPr>
              <w:t>이</w:t>
            </w:r>
            <w:r w:rsidRPr="009A2958">
              <w:rPr>
                <w:rFonts w:cs="Times New Roman"/>
                <w:sz w:val="20"/>
                <w:szCs w:val="20"/>
              </w:rPr>
              <w:t xml:space="preserve"> </w:t>
            </w:r>
            <w:r w:rsidRPr="009A2958">
              <w:rPr>
                <w:rFonts w:cs="Times New Roman"/>
                <w:sz w:val="20"/>
                <w:szCs w:val="20"/>
              </w:rPr>
              <w:t>아닌</w:t>
            </w:r>
            <w:r w:rsidRPr="009A2958">
              <w:rPr>
                <w:rFonts w:cs="Times New Roman"/>
                <w:sz w:val="20"/>
                <w:szCs w:val="20"/>
              </w:rPr>
              <w:t xml:space="preserve"> </w:t>
            </w:r>
            <w:r w:rsidRPr="009A2958">
              <w:rPr>
                <w:rFonts w:cs="Times New Roman"/>
                <w:sz w:val="20"/>
                <w:szCs w:val="20"/>
              </w:rPr>
              <w:t>주식매수선택권</w:t>
            </w:r>
            <w:r w:rsidRPr="009A2958">
              <w:rPr>
                <w:rFonts w:cs="Times New Roman"/>
                <w:sz w:val="20"/>
                <w:szCs w:val="20"/>
              </w:rPr>
              <w:t xml:space="preserve"> </w:t>
            </w:r>
            <w:r w:rsidRPr="009A2958">
              <w:rPr>
                <w:rFonts w:cs="Times New Roman"/>
                <w:sz w:val="20"/>
                <w:szCs w:val="20"/>
              </w:rPr>
              <w:t>행사를</w:t>
            </w:r>
            <w:r w:rsidRPr="009A2958">
              <w:rPr>
                <w:rFonts w:cs="Times New Roman"/>
                <w:sz w:val="20"/>
                <w:szCs w:val="20"/>
              </w:rPr>
              <w:t xml:space="preserve"> </w:t>
            </w:r>
            <w:r w:rsidRPr="009A2958">
              <w:rPr>
                <w:rFonts w:cs="Times New Roman"/>
                <w:sz w:val="20"/>
                <w:szCs w:val="20"/>
              </w:rPr>
              <w:t>위한</w:t>
            </w:r>
            <w:r w:rsidRPr="009A2958">
              <w:rPr>
                <w:rFonts w:cs="Times New Roman"/>
                <w:sz w:val="20"/>
                <w:szCs w:val="20"/>
              </w:rPr>
              <w:t xml:space="preserve"> </w:t>
            </w:r>
            <w:r w:rsidRPr="009A2958">
              <w:rPr>
                <w:rFonts w:cs="Times New Roman"/>
                <w:sz w:val="20"/>
                <w:szCs w:val="20"/>
              </w:rPr>
              <w:t>추가적인</w:t>
            </w:r>
            <w:r w:rsidRPr="009A2958">
              <w:rPr>
                <w:rFonts w:cs="Times New Roman"/>
                <w:sz w:val="20"/>
                <w:szCs w:val="20"/>
              </w:rPr>
              <w:t xml:space="preserve"> </w:t>
            </w:r>
            <w:r w:rsidRPr="009A2958">
              <w:rPr>
                <w:rFonts w:cs="Times New Roman"/>
                <w:sz w:val="20"/>
                <w:szCs w:val="20"/>
              </w:rPr>
              <w:t>제한을</w:t>
            </w:r>
            <w:r w:rsidRPr="009A2958">
              <w:rPr>
                <w:rFonts w:cs="Times New Roman"/>
                <w:sz w:val="20"/>
                <w:szCs w:val="20"/>
              </w:rPr>
              <w:t xml:space="preserve"> </w:t>
            </w:r>
            <w:r w:rsidRPr="009A2958">
              <w:rPr>
                <w:rFonts w:cs="Times New Roman"/>
                <w:sz w:val="20"/>
                <w:szCs w:val="20"/>
              </w:rPr>
              <w:t>둔</w:t>
            </w:r>
            <w:r w:rsidRPr="009A2958">
              <w:rPr>
                <w:rFonts w:cs="Times New Roman"/>
                <w:sz w:val="20"/>
                <w:szCs w:val="20"/>
              </w:rPr>
              <w:t xml:space="preserve"> </w:t>
            </w:r>
            <w:r w:rsidRPr="009A2958">
              <w:rPr>
                <w:rFonts w:cs="Times New Roman"/>
                <w:sz w:val="20"/>
                <w:szCs w:val="20"/>
              </w:rPr>
              <w:t>것으로서</w:t>
            </w:r>
            <w:r w:rsidRPr="009A2958">
              <w:rPr>
                <w:rFonts w:cs="Times New Roman"/>
                <w:sz w:val="20"/>
                <w:szCs w:val="20"/>
              </w:rPr>
              <w:t xml:space="preserve">, </w:t>
            </w:r>
            <w:r>
              <w:rPr>
                <w:rFonts w:cs="Times New Roman"/>
                <w:sz w:val="20"/>
                <w:szCs w:val="20"/>
              </w:rPr>
              <w:t xml:space="preserve">IPO </w:t>
            </w:r>
            <w:r>
              <w:rPr>
                <w:rFonts w:cs="Times New Roman" w:hint="eastAsia"/>
                <w:sz w:val="20"/>
                <w:szCs w:val="20"/>
              </w:rPr>
              <w:t>또는</w:t>
            </w:r>
            <w:r>
              <w:rPr>
                <w:rFonts w:cs="Times New Roman" w:hint="eastAsia"/>
                <w:sz w:val="20"/>
                <w:szCs w:val="20"/>
              </w:rPr>
              <w:t xml:space="preserve"> </w:t>
            </w:r>
            <w:r w:rsidRPr="009A2958">
              <w:rPr>
                <w:rFonts w:cs="Times New Roman"/>
                <w:sz w:val="20"/>
                <w:szCs w:val="20"/>
              </w:rPr>
              <w:t>경영권</w:t>
            </w:r>
            <w:r w:rsidRPr="009A2958">
              <w:rPr>
                <w:rFonts w:cs="Times New Roman"/>
                <w:sz w:val="20"/>
                <w:szCs w:val="20"/>
              </w:rPr>
              <w:t xml:space="preserve"> </w:t>
            </w:r>
            <w:r w:rsidRPr="009A2958">
              <w:rPr>
                <w:rFonts w:cs="Times New Roman"/>
                <w:sz w:val="20"/>
                <w:szCs w:val="20"/>
              </w:rPr>
              <w:t>변동</w:t>
            </w:r>
            <w:r>
              <w:rPr>
                <w:rFonts w:cs="Times New Roman" w:hint="eastAsia"/>
                <w:sz w:val="20"/>
                <w:szCs w:val="20"/>
              </w:rPr>
              <w:t>이</w:t>
            </w:r>
            <w:r>
              <w:rPr>
                <w:rFonts w:cs="Times New Roman" w:hint="eastAsia"/>
                <w:sz w:val="20"/>
                <w:szCs w:val="20"/>
              </w:rPr>
              <w:t xml:space="preserve"> </w:t>
            </w:r>
            <w:r>
              <w:rPr>
                <w:rFonts w:cs="Times New Roman" w:hint="eastAsia"/>
                <w:sz w:val="20"/>
                <w:szCs w:val="20"/>
              </w:rPr>
              <w:t>있다고</w:t>
            </w:r>
            <w:r>
              <w:rPr>
                <w:rFonts w:cs="Times New Roman" w:hint="eastAsia"/>
                <w:sz w:val="20"/>
                <w:szCs w:val="20"/>
              </w:rPr>
              <w:t xml:space="preserve"> </w:t>
            </w:r>
            <w:r>
              <w:rPr>
                <w:rFonts w:cs="Times New Roman" w:hint="eastAsia"/>
                <w:sz w:val="20"/>
                <w:szCs w:val="20"/>
              </w:rPr>
              <w:t>해서</w:t>
            </w:r>
            <w:r>
              <w:rPr>
                <w:rFonts w:cs="Times New Roman" w:hint="eastAsia"/>
                <w:sz w:val="20"/>
                <w:szCs w:val="20"/>
              </w:rPr>
              <w:t xml:space="preserve"> </w:t>
            </w:r>
            <w:r>
              <w:rPr>
                <w:rFonts w:cs="Times New Roman" w:hint="eastAsia"/>
                <w:sz w:val="20"/>
                <w:szCs w:val="20"/>
              </w:rPr>
              <w:t>행사조건이</w:t>
            </w:r>
            <w:r>
              <w:rPr>
                <w:rFonts w:cs="Times New Roman" w:hint="eastAsia"/>
                <w:sz w:val="20"/>
                <w:szCs w:val="20"/>
              </w:rPr>
              <w:t xml:space="preserve"> </w:t>
            </w:r>
            <w:r>
              <w:rPr>
                <w:rFonts w:cs="Times New Roman" w:hint="eastAsia"/>
                <w:sz w:val="20"/>
                <w:szCs w:val="20"/>
              </w:rPr>
              <w:t>충족되지</w:t>
            </w:r>
            <w:r>
              <w:rPr>
                <w:rFonts w:cs="Times New Roman" w:hint="eastAsia"/>
                <w:sz w:val="20"/>
                <w:szCs w:val="20"/>
              </w:rPr>
              <w:t xml:space="preserve"> </w:t>
            </w:r>
            <w:r>
              <w:rPr>
                <w:rFonts w:cs="Times New Roman" w:hint="eastAsia"/>
                <w:sz w:val="20"/>
                <w:szCs w:val="20"/>
              </w:rPr>
              <w:t>않은</w:t>
            </w:r>
            <w:r>
              <w:rPr>
                <w:rFonts w:cs="Times New Roman" w:hint="eastAsia"/>
                <w:sz w:val="20"/>
                <w:szCs w:val="20"/>
              </w:rPr>
              <w:t xml:space="preserve"> </w:t>
            </w:r>
            <w:r>
              <w:rPr>
                <w:rFonts w:cs="Times New Roman" w:hint="eastAsia"/>
                <w:sz w:val="20"/>
                <w:szCs w:val="20"/>
              </w:rPr>
              <w:t>수량에</w:t>
            </w:r>
            <w:r>
              <w:rPr>
                <w:rFonts w:cs="Times New Roman" w:hint="eastAsia"/>
                <w:sz w:val="20"/>
                <w:szCs w:val="20"/>
              </w:rPr>
              <w:t xml:space="preserve"> </w:t>
            </w:r>
            <w:r>
              <w:rPr>
                <w:rFonts w:cs="Times New Roman" w:hint="eastAsia"/>
                <w:sz w:val="20"/>
                <w:szCs w:val="20"/>
              </w:rPr>
              <w:t>대해서도</w:t>
            </w:r>
            <w:r>
              <w:rPr>
                <w:rFonts w:cs="Times New Roman" w:hint="eastAsia"/>
                <w:sz w:val="20"/>
                <w:szCs w:val="20"/>
              </w:rPr>
              <w:t xml:space="preserve"> </w:t>
            </w:r>
            <w:r w:rsidRPr="009A2958">
              <w:rPr>
                <w:rFonts w:cs="Times New Roman"/>
                <w:sz w:val="20"/>
                <w:szCs w:val="20"/>
              </w:rPr>
              <w:t>주식매수선택권</w:t>
            </w:r>
            <w:r w:rsidRPr="009A2958">
              <w:rPr>
                <w:rFonts w:cs="Times New Roman"/>
                <w:sz w:val="20"/>
                <w:szCs w:val="20"/>
              </w:rPr>
              <w:t xml:space="preserve"> </w:t>
            </w:r>
            <w:r w:rsidRPr="009A2958">
              <w:rPr>
                <w:rFonts w:cs="Times New Roman"/>
                <w:sz w:val="20"/>
                <w:szCs w:val="20"/>
              </w:rPr>
              <w:t>행사가</w:t>
            </w:r>
            <w:r w:rsidRPr="009A2958">
              <w:rPr>
                <w:rFonts w:cs="Times New Roman"/>
                <w:sz w:val="20"/>
                <w:szCs w:val="20"/>
              </w:rPr>
              <w:t xml:space="preserve"> </w:t>
            </w:r>
            <w:r w:rsidRPr="009A2958">
              <w:rPr>
                <w:rFonts w:cs="Times New Roman"/>
                <w:sz w:val="20"/>
                <w:szCs w:val="20"/>
              </w:rPr>
              <w:t>가능</w:t>
            </w:r>
            <w:r>
              <w:rPr>
                <w:rFonts w:cs="Times New Roman" w:hint="eastAsia"/>
                <w:sz w:val="20"/>
                <w:szCs w:val="20"/>
              </w:rPr>
              <w:t>해진다는</w:t>
            </w:r>
            <w:r>
              <w:rPr>
                <w:rFonts w:cs="Times New Roman" w:hint="eastAsia"/>
                <w:sz w:val="20"/>
                <w:szCs w:val="20"/>
              </w:rPr>
              <w:t xml:space="preserve"> </w:t>
            </w:r>
            <w:r>
              <w:rPr>
                <w:rFonts w:cs="Times New Roman" w:hint="eastAsia"/>
                <w:sz w:val="20"/>
                <w:szCs w:val="20"/>
              </w:rPr>
              <w:t>의미는</w:t>
            </w:r>
            <w:r>
              <w:rPr>
                <w:rFonts w:cs="Times New Roman" w:hint="eastAsia"/>
                <w:sz w:val="20"/>
                <w:szCs w:val="20"/>
              </w:rPr>
              <w:t xml:space="preserve"> </w:t>
            </w:r>
            <w:r>
              <w:rPr>
                <w:rFonts w:cs="Times New Roman" w:hint="eastAsia"/>
                <w:sz w:val="20"/>
                <w:szCs w:val="20"/>
              </w:rPr>
              <w:t>아니며</w:t>
            </w:r>
            <w:r>
              <w:rPr>
                <w:rFonts w:cs="Times New Roman" w:hint="eastAsia"/>
                <w:sz w:val="20"/>
                <w:szCs w:val="20"/>
              </w:rPr>
              <w:t>,</w:t>
            </w:r>
            <w:r>
              <w:rPr>
                <w:rFonts w:cs="Times New Roman"/>
                <w:sz w:val="20"/>
                <w:szCs w:val="20"/>
              </w:rPr>
              <w:t xml:space="preserve"> </w:t>
            </w:r>
            <w:r>
              <w:rPr>
                <w:rFonts w:cs="Times New Roman" w:hint="eastAsia"/>
                <w:sz w:val="20"/>
                <w:szCs w:val="20"/>
              </w:rPr>
              <w:t>기타</w:t>
            </w:r>
            <w:r>
              <w:rPr>
                <w:rFonts w:cs="Times New Roman" w:hint="eastAsia"/>
                <w:sz w:val="20"/>
                <w:szCs w:val="20"/>
              </w:rPr>
              <w:t xml:space="preserve"> </w:t>
            </w:r>
            <w:r>
              <w:rPr>
                <w:rFonts w:cs="Times New Roman" w:hint="eastAsia"/>
                <w:sz w:val="20"/>
                <w:szCs w:val="20"/>
              </w:rPr>
              <w:t>행사조건의</w:t>
            </w:r>
            <w:r>
              <w:rPr>
                <w:rFonts w:cs="Times New Roman" w:hint="eastAsia"/>
                <w:sz w:val="20"/>
                <w:szCs w:val="20"/>
              </w:rPr>
              <w:t xml:space="preserve"> </w:t>
            </w:r>
            <w:r>
              <w:rPr>
                <w:rFonts w:cs="Times New Roman" w:hint="eastAsia"/>
                <w:sz w:val="20"/>
                <w:szCs w:val="20"/>
              </w:rPr>
              <w:t>충족을</w:t>
            </w:r>
            <w:r>
              <w:rPr>
                <w:rFonts w:cs="Times New Roman" w:hint="eastAsia"/>
                <w:sz w:val="20"/>
                <w:szCs w:val="20"/>
              </w:rPr>
              <w:t xml:space="preserve"> </w:t>
            </w:r>
            <w:r>
              <w:rPr>
                <w:rFonts w:cs="Times New Roman" w:hint="eastAsia"/>
                <w:sz w:val="20"/>
                <w:szCs w:val="20"/>
              </w:rPr>
              <w:t>전제로</w:t>
            </w:r>
            <w:r>
              <w:rPr>
                <w:rFonts w:cs="Times New Roman" w:hint="eastAsia"/>
                <w:sz w:val="20"/>
                <w:szCs w:val="20"/>
              </w:rPr>
              <w:t xml:space="preserve"> </w:t>
            </w:r>
            <w:r>
              <w:rPr>
                <w:rFonts w:cs="Times New Roman" w:hint="eastAsia"/>
                <w:sz w:val="20"/>
                <w:szCs w:val="20"/>
              </w:rPr>
              <w:t>한</w:t>
            </w:r>
            <w:r>
              <w:rPr>
                <w:rFonts w:cs="Times New Roman" w:hint="eastAsia"/>
                <w:sz w:val="20"/>
                <w:szCs w:val="20"/>
              </w:rPr>
              <w:t xml:space="preserve"> </w:t>
            </w:r>
            <w:r>
              <w:rPr>
                <w:rFonts w:cs="Times New Roman" w:hint="eastAsia"/>
                <w:sz w:val="20"/>
                <w:szCs w:val="20"/>
              </w:rPr>
              <w:t>것임</w:t>
            </w:r>
            <w:r>
              <w:rPr>
                <w:rFonts w:cs="Times New Roman" w:hint="eastAsia"/>
                <w:sz w:val="20"/>
                <w:szCs w:val="20"/>
              </w:rPr>
              <w:t>.</w:t>
            </w:r>
          </w:p>
        </w:tc>
        <w:tc>
          <w:tcPr>
            <w:tcW w:w="27" w:type="pct"/>
            <w:tcBorders>
              <w:top w:val="nil"/>
              <w:bottom w:val="nil"/>
            </w:tcBorders>
          </w:tcPr>
          <w:p w14:paraId="435A61E6" w14:textId="77777777" w:rsidR="0080170A" w:rsidRPr="009A2958" w:rsidRDefault="0080170A" w:rsidP="0080170A">
            <w:pPr>
              <w:widowControl/>
              <w:spacing w:before="40" w:after="120" w:line="276" w:lineRule="auto"/>
              <w:rPr>
                <w:rFonts w:cs="Times New Roman"/>
                <w:sz w:val="20"/>
                <w:szCs w:val="20"/>
              </w:rPr>
            </w:pPr>
          </w:p>
        </w:tc>
        <w:tc>
          <w:tcPr>
            <w:tcW w:w="770" w:type="pct"/>
          </w:tcPr>
          <w:p w14:paraId="7D6A8134" w14:textId="2E90FB58" w:rsidR="0080170A" w:rsidRPr="009A2958" w:rsidRDefault="0080170A" w:rsidP="0080170A">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주식매수선택권</w:t>
            </w:r>
            <w:r w:rsidRPr="009A2958">
              <w:rPr>
                <w:rFonts w:cs="Times New Roman"/>
                <w:sz w:val="20"/>
                <w:szCs w:val="20"/>
              </w:rPr>
              <w:t xml:space="preserve"> </w:t>
            </w:r>
            <w:r w:rsidRPr="009A2958">
              <w:rPr>
                <w:rFonts w:cs="Times New Roman"/>
                <w:sz w:val="20"/>
                <w:szCs w:val="20"/>
              </w:rPr>
              <w:t>행사시</w:t>
            </w:r>
            <w:r w:rsidRPr="009A2958">
              <w:rPr>
                <w:rFonts w:cs="Times New Roman"/>
                <w:sz w:val="20"/>
                <w:szCs w:val="20"/>
              </w:rPr>
              <w:t xml:space="preserve"> </w:t>
            </w:r>
            <w:r w:rsidRPr="009A2958">
              <w:rPr>
                <w:rFonts w:cs="Times New Roman"/>
                <w:sz w:val="20"/>
                <w:szCs w:val="20"/>
              </w:rPr>
              <w:t>차액보상</w:t>
            </w:r>
            <w:r w:rsidRPr="009A2958">
              <w:rPr>
                <w:rFonts w:cs="Times New Roman"/>
                <w:sz w:val="20"/>
                <w:szCs w:val="20"/>
              </w:rPr>
              <w:t xml:space="preserve"> </w:t>
            </w:r>
            <w:r w:rsidRPr="009A2958">
              <w:rPr>
                <w:rFonts w:cs="Times New Roman"/>
                <w:sz w:val="20"/>
                <w:szCs w:val="20"/>
              </w:rPr>
              <w:t>방식</w:t>
            </w:r>
            <w:r w:rsidRPr="009A2958">
              <w:rPr>
                <w:rFonts w:cs="Times New Roman"/>
                <w:sz w:val="20"/>
                <w:szCs w:val="20"/>
              </w:rPr>
              <w:t xml:space="preserve"> </w:t>
            </w:r>
            <w:r w:rsidRPr="009A2958">
              <w:rPr>
                <w:rFonts w:cs="Times New Roman"/>
                <w:sz w:val="20"/>
                <w:szCs w:val="20"/>
              </w:rPr>
              <w:t>선택할</w:t>
            </w:r>
            <w:r w:rsidRPr="009A2958">
              <w:rPr>
                <w:rFonts w:cs="Times New Roman"/>
                <w:sz w:val="20"/>
                <w:szCs w:val="20"/>
              </w:rPr>
              <w:t xml:space="preserve"> </w:t>
            </w:r>
            <w:r w:rsidRPr="009A2958">
              <w:rPr>
                <w:rFonts w:cs="Times New Roman"/>
                <w:sz w:val="20"/>
                <w:szCs w:val="20"/>
              </w:rPr>
              <w:t>경우</w:t>
            </w:r>
            <w:r>
              <w:rPr>
                <w:rFonts w:cs="Times New Roman" w:hint="eastAsia"/>
                <w:sz w:val="20"/>
                <w:szCs w:val="20"/>
              </w:rPr>
              <w:t xml:space="preserve"> </w:t>
            </w:r>
            <w:r>
              <w:rPr>
                <w:rFonts w:cs="Times New Roman" w:hint="eastAsia"/>
                <w:sz w:val="20"/>
                <w:szCs w:val="20"/>
              </w:rPr>
              <w:t>행사시점의</w:t>
            </w:r>
            <w:r w:rsidRPr="009A2958">
              <w:rPr>
                <w:rFonts w:cs="Times New Roman"/>
                <w:sz w:val="20"/>
                <w:szCs w:val="20"/>
              </w:rPr>
              <w:t xml:space="preserve"> </w:t>
            </w:r>
            <w:r w:rsidRPr="009A2958">
              <w:rPr>
                <w:rFonts w:cs="Times New Roman"/>
                <w:sz w:val="20"/>
                <w:szCs w:val="20"/>
              </w:rPr>
              <w:t>시가와</w:t>
            </w:r>
            <w:r w:rsidRPr="009A2958">
              <w:rPr>
                <w:rFonts w:cs="Times New Roman"/>
                <w:sz w:val="20"/>
                <w:szCs w:val="20"/>
              </w:rPr>
              <w:t xml:space="preserve"> </w:t>
            </w:r>
            <w:r w:rsidRPr="009A2958">
              <w:rPr>
                <w:rFonts w:cs="Times New Roman"/>
                <w:sz w:val="20"/>
                <w:szCs w:val="20"/>
              </w:rPr>
              <w:t>행사가격</w:t>
            </w:r>
            <w:r w:rsidRPr="009A2958">
              <w:rPr>
                <w:rFonts w:cs="Times New Roman"/>
                <w:sz w:val="20"/>
                <w:szCs w:val="20"/>
              </w:rPr>
              <w:t xml:space="preserve"> </w:t>
            </w:r>
            <w:r w:rsidRPr="009A2958">
              <w:rPr>
                <w:rFonts w:cs="Times New Roman"/>
                <w:sz w:val="20"/>
                <w:szCs w:val="20"/>
              </w:rPr>
              <w:t>차액에</w:t>
            </w:r>
            <w:r w:rsidRPr="009A2958">
              <w:rPr>
                <w:rFonts w:cs="Times New Roman"/>
                <w:sz w:val="20"/>
                <w:szCs w:val="20"/>
              </w:rPr>
              <w:t xml:space="preserve"> </w:t>
            </w:r>
            <w:r w:rsidRPr="009A2958">
              <w:rPr>
                <w:rFonts w:cs="Times New Roman"/>
                <w:sz w:val="20"/>
                <w:szCs w:val="20"/>
              </w:rPr>
              <w:t>행사수량을</w:t>
            </w:r>
            <w:r w:rsidRPr="009A2958">
              <w:rPr>
                <w:rFonts w:cs="Times New Roman"/>
                <w:sz w:val="20"/>
                <w:szCs w:val="20"/>
              </w:rPr>
              <w:t xml:space="preserve"> </w:t>
            </w:r>
            <w:r w:rsidRPr="009A2958">
              <w:rPr>
                <w:rFonts w:cs="Times New Roman"/>
                <w:sz w:val="20"/>
                <w:szCs w:val="20"/>
              </w:rPr>
              <w:t>곱한</w:t>
            </w:r>
            <w:r w:rsidRPr="009A2958">
              <w:rPr>
                <w:rFonts w:cs="Times New Roman"/>
                <w:sz w:val="20"/>
                <w:szCs w:val="20"/>
              </w:rPr>
              <w:t xml:space="preserve"> </w:t>
            </w:r>
            <w:r w:rsidRPr="009A2958">
              <w:rPr>
                <w:rFonts w:cs="Times New Roman"/>
                <w:sz w:val="20"/>
                <w:szCs w:val="20"/>
              </w:rPr>
              <w:t>금액</w:t>
            </w:r>
            <w:r w:rsidRPr="009A2958">
              <w:rPr>
                <w:rFonts w:cs="Times New Roman"/>
                <w:sz w:val="20"/>
                <w:szCs w:val="20"/>
              </w:rPr>
              <w:t xml:space="preserve"> </w:t>
            </w:r>
            <w:r w:rsidRPr="009A2958">
              <w:rPr>
                <w:rFonts w:cs="Times New Roman"/>
                <w:sz w:val="20"/>
                <w:szCs w:val="20"/>
              </w:rPr>
              <w:t>상당액의</w:t>
            </w:r>
            <w:r w:rsidRPr="009A2958">
              <w:rPr>
                <w:rFonts w:cs="Times New Roman"/>
                <w:sz w:val="20"/>
                <w:szCs w:val="20"/>
              </w:rPr>
              <w:t xml:space="preserve"> </w:t>
            </w:r>
            <w:r w:rsidRPr="009A2958">
              <w:rPr>
                <w:rFonts w:cs="Times New Roman"/>
                <w:sz w:val="20"/>
                <w:szCs w:val="20"/>
              </w:rPr>
              <w:t>지급이</w:t>
            </w:r>
            <w:r w:rsidRPr="009A2958">
              <w:rPr>
                <w:rFonts w:cs="Times New Roman"/>
                <w:sz w:val="20"/>
                <w:szCs w:val="20"/>
              </w:rPr>
              <w:t xml:space="preserve"> </w:t>
            </w:r>
            <w:r w:rsidRPr="009A2958">
              <w:rPr>
                <w:rFonts w:cs="Times New Roman"/>
                <w:sz w:val="20"/>
                <w:szCs w:val="20"/>
              </w:rPr>
              <w:t>필요하고</w:t>
            </w:r>
            <w:r w:rsidRPr="009A2958">
              <w:rPr>
                <w:rFonts w:cs="Times New Roman"/>
                <w:sz w:val="20"/>
                <w:szCs w:val="20"/>
              </w:rPr>
              <w:t xml:space="preserve">, </w:t>
            </w:r>
            <w:r w:rsidRPr="009A2958">
              <w:rPr>
                <w:rFonts w:cs="Times New Roman"/>
                <w:sz w:val="20"/>
                <w:szCs w:val="20"/>
              </w:rPr>
              <w:t>신주교부</w:t>
            </w:r>
            <w:r w:rsidRPr="009A2958">
              <w:rPr>
                <w:rFonts w:cs="Times New Roman"/>
                <w:sz w:val="20"/>
                <w:szCs w:val="20"/>
              </w:rPr>
              <w:t xml:space="preserve"> </w:t>
            </w:r>
            <w:r w:rsidRPr="009A2958">
              <w:rPr>
                <w:rFonts w:cs="Times New Roman"/>
                <w:sz w:val="20"/>
                <w:szCs w:val="20"/>
              </w:rPr>
              <w:t>또</w:t>
            </w:r>
            <w:r w:rsidRPr="009A2958">
              <w:rPr>
                <w:rFonts w:cs="Times New Roman"/>
                <w:sz w:val="20"/>
                <w:szCs w:val="20"/>
              </w:rPr>
              <w:lastRenderedPageBreak/>
              <w:t>는</w:t>
            </w:r>
            <w:r w:rsidRPr="009A2958">
              <w:rPr>
                <w:rFonts w:cs="Times New Roman"/>
                <w:sz w:val="20"/>
                <w:szCs w:val="20"/>
              </w:rPr>
              <w:t xml:space="preserve"> </w:t>
            </w:r>
            <w:r w:rsidRPr="009A2958">
              <w:rPr>
                <w:rFonts w:cs="Times New Roman"/>
                <w:sz w:val="20"/>
                <w:szCs w:val="20"/>
              </w:rPr>
              <w:t>자기주식교부</w:t>
            </w:r>
            <w:r w:rsidRPr="009A2958">
              <w:rPr>
                <w:rFonts w:cs="Times New Roman"/>
                <w:sz w:val="20"/>
                <w:szCs w:val="20"/>
              </w:rPr>
              <w:t xml:space="preserve"> </w:t>
            </w:r>
            <w:r w:rsidRPr="009A2958">
              <w:rPr>
                <w:rFonts w:cs="Times New Roman"/>
                <w:sz w:val="20"/>
                <w:szCs w:val="20"/>
              </w:rPr>
              <w:t>방식</w:t>
            </w:r>
            <w:r w:rsidRPr="009A2958">
              <w:rPr>
                <w:rFonts w:cs="Times New Roman"/>
                <w:sz w:val="20"/>
                <w:szCs w:val="20"/>
              </w:rPr>
              <w:t xml:space="preserve"> </w:t>
            </w:r>
            <w:r w:rsidRPr="009A2958">
              <w:rPr>
                <w:rFonts w:cs="Times New Roman"/>
                <w:sz w:val="20"/>
                <w:szCs w:val="20"/>
              </w:rPr>
              <w:t>선택할</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지분희석</w:t>
            </w:r>
            <w:r w:rsidR="006F2470">
              <w:rPr>
                <w:rFonts w:cs="Times New Roman" w:hint="eastAsia"/>
                <w:sz w:val="20"/>
                <w:szCs w:val="20"/>
              </w:rPr>
              <w:t>이</w:t>
            </w:r>
            <w:r w:rsidRPr="009A2958">
              <w:rPr>
                <w:rFonts w:cs="Times New Roman"/>
                <w:sz w:val="20"/>
                <w:szCs w:val="20"/>
              </w:rPr>
              <w:t xml:space="preserve"> </w:t>
            </w:r>
            <w:r w:rsidRPr="009A2958">
              <w:rPr>
                <w:rFonts w:cs="Times New Roman"/>
                <w:sz w:val="20"/>
                <w:szCs w:val="20"/>
              </w:rPr>
              <w:t>발생할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79EBA11F" w14:textId="0B072A33" w:rsidR="0080170A" w:rsidRPr="009A2958" w:rsidRDefault="0080170A" w:rsidP="0080170A">
            <w:pPr>
              <w:pStyle w:val="a8"/>
              <w:widowControl/>
              <w:numPr>
                <w:ilvl w:val="0"/>
                <w:numId w:val="2"/>
              </w:numPr>
              <w:spacing w:before="40" w:after="120" w:line="276" w:lineRule="auto"/>
              <w:rPr>
                <w:rFonts w:cs="Times New Roman"/>
                <w:sz w:val="20"/>
                <w:szCs w:val="20"/>
              </w:rPr>
            </w:pPr>
            <w:r w:rsidRPr="009A2958">
              <w:rPr>
                <w:rFonts w:cs="Times New Roman"/>
                <w:sz w:val="20"/>
                <w:szCs w:val="20"/>
              </w:rPr>
              <w:t>KMPNS</w:t>
            </w:r>
            <w:r w:rsidRPr="009A2958">
              <w:rPr>
                <w:rFonts w:cs="Times New Roman"/>
                <w:sz w:val="20"/>
                <w:szCs w:val="20"/>
              </w:rPr>
              <w:t>의</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주식매수선택권</w:t>
            </w:r>
            <w:r w:rsidRPr="009A2958">
              <w:rPr>
                <w:rFonts w:cs="Times New Roman"/>
                <w:sz w:val="20"/>
                <w:szCs w:val="20"/>
              </w:rPr>
              <w:t xml:space="preserve"> </w:t>
            </w:r>
            <w:r w:rsidRPr="009A2958">
              <w:rPr>
                <w:rFonts w:cs="Times New Roman"/>
                <w:sz w:val="20"/>
                <w:szCs w:val="20"/>
              </w:rPr>
              <w:t>행사시</w:t>
            </w:r>
            <w:r w:rsidRPr="009A2958">
              <w:rPr>
                <w:rFonts w:cs="Times New Roman"/>
                <w:sz w:val="20"/>
                <w:szCs w:val="20"/>
              </w:rPr>
              <w:t xml:space="preserve"> </w:t>
            </w:r>
            <w:r w:rsidRPr="009A2958">
              <w:rPr>
                <w:rFonts w:cs="Times New Roman"/>
                <w:sz w:val="20"/>
                <w:szCs w:val="20"/>
              </w:rPr>
              <w:t>신주교부만이</w:t>
            </w:r>
            <w:r w:rsidRPr="009A2958">
              <w:rPr>
                <w:rFonts w:cs="Times New Roman"/>
                <w:sz w:val="20"/>
                <w:szCs w:val="20"/>
              </w:rPr>
              <w:t xml:space="preserve"> </w:t>
            </w:r>
            <w:r w:rsidRPr="009A2958">
              <w:rPr>
                <w:rFonts w:cs="Times New Roman"/>
                <w:sz w:val="20"/>
                <w:szCs w:val="20"/>
              </w:rPr>
              <w:t>가능하므로</w:t>
            </w:r>
            <w:r w:rsidRPr="009A2958">
              <w:rPr>
                <w:rFonts w:cs="Times New Roman"/>
                <w:sz w:val="20"/>
                <w:szCs w:val="20"/>
              </w:rPr>
              <w:t xml:space="preserve"> </w:t>
            </w:r>
            <w:r w:rsidRPr="009A2958">
              <w:rPr>
                <w:rFonts w:cs="Times New Roman"/>
                <w:sz w:val="20"/>
                <w:szCs w:val="20"/>
              </w:rPr>
              <w:t>지분희석</w:t>
            </w:r>
            <w:r w:rsidR="006F2470">
              <w:rPr>
                <w:rFonts w:cs="Times New Roman" w:hint="eastAsia"/>
                <w:sz w:val="20"/>
                <w:szCs w:val="20"/>
              </w:rPr>
              <w:t>이</w:t>
            </w:r>
            <w:r w:rsidRPr="009A2958">
              <w:rPr>
                <w:rFonts w:cs="Times New Roman"/>
                <w:sz w:val="20"/>
                <w:szCs w:val="20"/>
              </w:rPr>
              <w:t xml:space="preserve"> </w:t>
            </w:r>
            <w:r w:rsidRPr="009A2958">
              <w:rPr>
                <w:rFonts w:cs="Times New Roman"/>
                <w:sz w:val="20"/>
                <w:szCs w:val="20"/>
              </w:rPr>
              <w:t>발생할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5F911E91" w14:textId="77777777" w:rsidR="0080170A" w:rsidRPr="00354E0C" w:rsidRDefault="0080170A" w:rsidP="0080170A">
            <w:pPr>
              <w:widowControl/>
              <w:spacing w:before="40" w:after="120" w:line="276" w:lineRule="auto"/>
              <w:rPr>
                <w:rFonts w:cs="Times New Roman"/>
                <w:sz w:val="20"/>
                <w:szCs w:val="20"/>
              </w:rPr>
            </w:pPr>
          </w:p>
        </w:tc>
      </w:tr>
      <w:tr w:rsidR="0080170A" w:rsidRPr="009A2958" w14:paraId="7527EA43" w14:textId="77777777" w:rsidTr="00061A1F">
        <w:trPr>
          <w:trHeight w:val="132"/>
        </w:trPr>
        <w:tc>
          <w:tcPr>
            <w:tcW w:w="619" w:type="pct"/>
          </w:tcPr>
          <w:p w14:paraId="28B8D4DE" w14:textId="1F646AC3" w:rsidR="0080170A" w:rsidRPr="00250EEB" w:rsidRDefault="0080170A" w:rsidP="00BF0390">
            <w:pPr>
              <w:widowControl/>
              <w:spacing w:before="40" w:after="120" w:line="276" w:lineRule="auto"/>
              <w:jc w:val="center"/>
              <w:outlineLvl w:val="0"/>
              <w:rPr>
                <w:rFonts w:cs="Times New Roman"/>
                <w:b/>
                <w:color w:val="404040" w:themeColor="text1" w:themeTint="BF"/>
                <w:kern w:val="0"/>
                <w:sz w:val="20"/>
                <w:szCs w:val="20"/>
              </w:rPr>
            </w:pPr>
            <w:bookmarkStart w:id="8" w:name="_Toc108480401"/>
            <w:bookmarkStart w:id="9" w:name="_Toc108512957"/>
            <w:r>
              <w:rPr>
                <w:rFonts w:cs="Times New Roman" w:hint="eastAsia"/>
                <w:b/>
                <w:color w:val="404040" w:themeColor="text1" w:themeTint="BF"/>
                <w:kern w:val="0"/>
                <w:sz w:val="20"/>
                <w:szCs w:val="20"/>
              </w:rPr>
              <w:lastRenderedPageBreak/>
              <w:t>주식매수선택권</w:t>
            </w:r>
            <w:r w:rsidR="000F0F80">
              <w:rPr>
                <w:rFonts w:cs="Times New Roman"/>
                <w:b/>
                <w:color w:val="404040" w:themeColor="text1" w:themeTint="BF"/>
                <w:kern w:val="0"/>
                <w:sz w:val="20"/>
                <w:szCs w:val="20"/>
              </w:rPr>
              <w:br/>
            </w:r>
            <w:r>
              <w:rPr>
                <w:rFonts w:cs="Times New Roman" w:hint="eastAsia"/>
                <w:b/>
                <w:color w:val="404040" w:themeColor="text1" w:themeTint="BF"/>
                <w:kern w:val="0"/>
                <w:sz w:val="20"/>
                <w:szCs w:val="20"/>
              </w:rPr>
              <w:t>관련</w:t>
            </w:r>
            <w:r>
              <w:rPr>
                <w:rFonts w:cs="Times New Roman" w:hint="eastAsia"/>
                <w:b/>
                <w:color w:val="404040" w:themeColor="text1" w:themeTint="BF"/>
                <w:kern w:val="0"/>
                <w:sz w:val="20"/>
                <w:szCs w:val="20"/>
              </w:rPr>
              <w:t xml:space="preserve"> </w:t>
            </w:r>
            <w:r>
              <w:rPr>
                <w:rFonts w:cs="Times New Roman" w:hint="eastAsia"/>
                <w:b/>
                <w:color w:val="404040" w:themeColor="text1" w:themeTint="BF"/>
                <w:kern w:val="0"/>
                <w:sz w:val="20"/>
                <w:szCs w:val="20"/>
              </w:rPr>
              <w:t>이슈</w:t>
            </w:r>
            <w:r>
              <w:rPr>
                <w:rFonts w:cs="Times New Roman" w:hint="eastAsia"/>
                <w:b/>
                <w:color w:val="404040" w:themeColor="text1" w:themeTint="BF"/>
                <w:kern w:val="0"/>
                <w:sz w:val="20"/>
                <w:szCs w:val="20"/>
              </w:rPr>
              <w:t xml:space="preserve"> </w:t>
            </w:r>
            <w:r>
              <w:rPr>
                <w:rFonts w:cs="Times New Roman"/>
                <w:b/>
                <w:color w:val="404040" w:themeColor="text1" w:themeTint="BF"/>
                <w:kern w:val="0"/>
                <w:sz w:val="20"/>
                <w:szCs w:val="20"/>
              </w:rPr>
              <w:t>–</w:t>
            </w:r>
            <w:r w:rsidR="000F0F80">
              <w:rPr>
                <w:rFonts w:cs="Times New Roman"/>
                <w:b/>
                <w:color w:val="404040" w:themeColor="text1" w:themeTint="BF"/>
                <w:kern w:val="0"/>
                <w:sz w:val="20"/>
                <w:szCs w:val="20"/>
              </w:rPr>
              <w:br/>
            </w:r>
            <w:r>
              <w:rPr>
                <w:rFonts w:cs="Times New Roman" w:hint="eastAsia"/>
                <w:b/>
                <w:color w:val="404040" w:themeColor="text1" w:themeTint="BF"/>
                <w:kern w:val="0"/>
                <w:sz w:val="20"/>
                <w:szCs w:val="20"/>
              </w:rPr>
              <w:t>행사가격</w:t>
            </w:r>
            <w:bookmarkEnd w:id="8"/>
            <w:bookmarkEnd w:id="9"/>
          </w:p>
        </w:tc>
        <w:tc>
          <w:tcPr>
            <w:tcW w:w="26" w:type="pct"/>
            <w:tcBorders>
              <w:top w:val="nil"/>
              <w:bottom w:val="nil"/>
            </w:tcBorders>
          </w:tcPr>
          <w:p w14:paraId="55CAFF45" w14:textId="77777777" w:rsidR="0080170A" w:rsidRPr="009A2958" w:rsidRDefault="0080170A" w:rsidP="0080170A">
            <w:pPr>
              <w:widowControl/>
              <w:spacing w:before="40" w:after="120" w:line="276" w:lineRule="auto"/>
              <w:rPr>
                <w:rFonts w:cs="Times New Roman"/>
                <w:b/>
                <w:sz w:val="20"/>
                <w:szCs w:val="20"/>
              </w:rPr>
            </w:pPr>
          </w:p>
        </w:tc>
        <w:tc>
          <w:tcPr>
            <w:tcW w:w="1804" w:type="pct"/>
          </w:tcPr>
          <w:p w14:paraId="61C58168" w14:textId="77777777" w:rsidR="0080170A" w:rsidRDefault="0080170A" w:rsidP="00EA5DCA">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w:t>
            </w:r>
            <w:r>
              <w:rPr>
                <w:rFonts w:cs="Times New Roman" w:hint="eastAsia"/>
                <w:sz w:val="20"/>
                <w:szCs w:val="20"/>
              </w:rPr>
              <w:t>는</w:t>
            </w:r>
            <w:r>
              <w:rPr>
                <w:rFonts w:cs="Times New Roman" w:hint="eastAsia"/>
                <w:sz w:val="20"/>
                <w:szCs w:val="20"/>
              </w:rPr>
              <w:t xml:space="preserve"> </w:t>
            </w:r>
            <w:r w:rsidRPr="009A2958">
              <w:rPr>
                <w:rFonts w:cs="Times New Roman"/>
                <w:sz w:val="20"/>
                <w:szCs w:val="20"/>
              </w:rPr>
              <w:t>10</w:t>
            </w:r>
            <w:r w:rsidRPr="009A2958">
              <w:rPr>
                <w:rFonts w:cs="Times New Roman"/>
                <w:sz w:val="20"/>
                <w:szCs w:val="20"/>
              </w:rPr>
              <w:t>차</w:t>
            </w:r>
            <w:r w:rsidRPr="009A2958">
              <w:rPr>
                <w:rFonts w:cs="Times New Roman"/>
                <w:sz w:val="20"/>
                <w:szCs w:val="20"/>
              </w:rPr>
              <w:t>(2021</w:t>
            </w:r>
            <w:r w:rsidRPr="009A2958">
              <w:rPr>
                <w:rFonts w:cs="Times New Roman"/>
                <w:sz w:val="20"/>
                <w:szCs w:val="20"/>
              </w:rPr>
              <w:t>년</w:t>
            </w:r>
            <w:r w:rsidRPr="009A2958">
              <w:rPr>
                <w:rFonts w:cs="Times New Roman"/>
                <w:sz w:val="20"/>
                <w:szCs w:val="20"/>
              </w:rPr>
              <w:t xml:space="preserve"> 11</w:t>
            </w:r>
            <w:r w:rsidRPr="009A2958">
              <w:rPr>
                <w:rFonts w:cs="Times New Roman"/>
                <w:sz w:val="20"/>
                <w:szCs w:val="20"/>
              </w:rPr>
              <w:t>월</w:t>
            </w:r>
            <w:r w:rsidRPr="009A2958">
              <w:rPr>
                <w:rFonts w:cs="Times New Roman"/>
                <w:sz w:val="20"/>
                <w:szCs w:val="20"/>
              </w:rPr>
              <w:t xml:space="preserve"> 10</w:t>
            </w:r>
            <w:r w:rsidRPr="009A2958">
              <w:rPr>
                <w:rFonts w:cs="Times New Roman"/>
                <w:sz w:val="20"/>
                <w:szCs w:val="20"/>
              </w:rPr>
              <w:t>일자</w:t>
            </w:r>
            <w:r w:rsidRPr="009A2958">
              <w:rPr>
                <w:rFonts w:cs="Times New Roman"/>
                <w:sz w:val="20"/>
                <w:szCs w:val="20"/>
              </w:rPr>
              <w:t>), 11</w:t>
            </w:r>
            <w:r w:rsidRPr="009A2958">
              <w:rPr>
                <w:rFonts w:cs="Times New Roman"/>
                <w:sz w:val="20"/>
                <w:szCs w:val="20"/>
              </w:rPr>
              <w:t>차</w:t>
            </w:r>
            <w:r w:rsidRPr="009A2958">
              <w:rPr>
                <w:rFonts w:cs="Times New Roman"/>
                <w:sz w:val="20"/>
                <w:szCs w:val="20"/>
              </w:rPr>
              <w:t>(2021</w:t>
            </w:r>
            <w:r w:rsidRPr="009A2958">
              <w:rPr>
                <w:rFonts w:cs="Times New Roman"/>
                <w:sz w:val="20"/>
                <w:szCs w:val="20"/>
              </w:rPr>
              <w:t>년</w:t>
            </w:r>
            <w:r w:rsidRPr="009A2958">
              <w:rPr>
                <w:rFonts w:cs="Times New Roman"/>
                <w:sz w:val="20"/>
                <w:szCs w:val="20"/>
              </w:rPr>
              <w:t xml:space="preserve"> 12</w:t>
            </w:r>
            <w:r w:rsidRPr="009A2958">
              <w:rPr>
                <w:rFonts w:cs="Times New Roman"/>
                <w:sz w:val="20"/>
                <w:szCs w:val="20"/>
              </w:rPr>
              <w:t>월</w:t>
            </w:r>
            <w:r w:rsidRPr="009A2958">
              <w:rPr>
                <w:rFonts w:cs="Times New Roman"/>
                <w:sz w:val="20"/>
                <w:szCs w:val="20"/>
              </w:rPr>
              <w:t xml:space="preserve"> 10</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12</w:t>
            </w:r>
            <w:r w:rsidRPr="009A2958">
              <w:rPr>
                <w:rFonts w:cs="Times New Roman"/>
                <w:sz w:val="20"/>
                <w:szCs w:val="20"/>
              </w:rPr>
              <w:t>차</w:t>
            </w:r>
            <w:r w:rsidRPr="009A2958">
              <w:rPr>
                <w:rFonts w:cs="Times New Roman"/>
                <w:sz w:val="20"/>
                <w:szCs w:val="20"/>
              </w:rPr>
              <w:t>(2022</w:t>
            </w:r>
            <w:r w:rsidRPr="009A2958">
              <w:rPr>
                <w:rFonts w:cs="Times New Roman"/>
                <w:sz w:val="20"/>
                <w:szCs w:val="20"/>
              </w:rPr>
              <w:t>년</w:t>
            </w:r>
            <w:r w:rsidRPr="009A2958">
              <w:rPr>
                <w:rFonts w:cs="Times New Roman"/>
                <w:sz w:val="20"/>
                <w:szCs w:val="20"/>
              </w:rPr>
              <w:t xml:space="preserve"> 3</w:t>
            </w:r>
            <w:r w:rsidRPr="009A2958">
              <w:rPr>
                <w:rFonts w:cs="Times New Roman"/>
                <w:sz w:val="20"/>
                <w:szCs w:val="20"/>
              </w:rPr>
              <w:t>월</w:t>
            </w:r>
            <w:r w:rsidRPr="009A2958">
              <w:rPr>
                <w:rFonts w:cs="Times New Roman"/>
                <w:sz w:val="20"/>
                <w:szCs w:val="20"/>
              </w:rPr>
              <w:t xml:space="preserve"> 25</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주식매수선택권</w:t>
            </w:r>
            <w:r>
              <w:rPr>
                <w:rFonts w:cs="Times New Roman" w:hint="eastAsia"/>
                <w:sz w:val="20"/>
                <w:szCs w:val="20"/>
              </w:rPr>
              <w:t>을</w:t>
            </w:r>
            <w:r>
              <w:rPr>
                <w:rFonts w:cs="Times New Roman" w:hint="eastAsia"/>
                <w:sz w:val="20"/>
                <w:szCs w:val="20"/>
              </w:rPr>
              <w:t xml:space="preserve"> </w:t>
            </w:r>
            <w:r>
              <w:rPr>
                <w:rFonts w:cs="Times New Roman" w:hint="eastAsia"/>
                <w:sz w:val="20"/>
                <w:szCs w:val="20"/>
              </w:rPr>
              <w:t>부여함에</w:t>
            </w:r>
            <w:r>
              <w:rPr>
                <w:rFonts w:cs="Times New Roman" w:hint="eastAsia"/>
                <w:sz w:val="20"/>
                <w:szCs w:val="20"/>
              </w:rPr>
              <w:t xml:space="preserve"> </w:t>
            </w:r>
            <w:r>
              <w:rPr>
                <w:rFonts w:cs="Times New Roman" w:hint="eastAsia"/>
                <w:sz w:val="20"/>
                <w:szCs w:val="20"/>
              </w:rPr>
              <w:t>있어</w:t>
            </w:r>
            <w:r>
              <w:rPr>
                <w:rFonts w:cs="Times New Roman" w:hint="eastAsia"/>
                <w:sz w:val="20"/>
                <w:szCs w:val="20"/>
              </w:rPr>
              <w:t>,</w:t>
            </w:r>
            <w:r w:rsidRPr="009A2958">
              <w:rPr>
                <w:rFonts w:cs="Times New Roman"/>
                <w:sz w:val="20"/>
                <w:szCs w:val="20"/>
              </w:rPr>
              <w:t xml:space="preserve"> </w:t>
            </w:r>
            <w:r w:rsidRPr="009A2958">
              <w:rPr>
                <w:rFonts w:cs="Times New Roman"/>
                <w:sz w:val="20"/>
                <w:szCs w:val="20"/>
              </w:rPr>
              <w:t>행사가격</w:t>
            </w:r>
            <w:r>
              <w:rPr>
                <w:rFonts w:cs="Times New Roman" w:hint="eastAsia"/>
                <w:sz w:val="20"/>
                <w:szCs w:val="20"/>
              </w:rPr>
              <w:t>을</w:t>
            </w:r>
            <w:r>
              <w:rPr>
                <w:rFonts w:cs="Times New Roman" w:hint="eastAsia"/>
                <w:sz w:val="20"/>
                <w:szCs w:val="20"/>
              </w:rPr>
              <w:t xml:space="preserve"> </w:t>
            </w:r>
            <w:r w:rsidRPr="009A2958">
              <w:rPr>
                <w:rFonts w:cs="Times New Roman"/>
                <w:sz w:val="20"/>
                <w:szCs w:val="20"/>
              </w:rPr>
              <w:t>9,094</w:t>
            </w:r>
            <w:r w:rsidRPr="009A2958">
              <w:rPr>
                <w:rFonts w:cs="Times New Roman"/>
                <w:sz w:val="20"/>
                <w:szCs w:val="20"/>
              </w:rPr>
              <w:t>원</w:t>
            </w:r>
            <w:r>
              <w:rPr>
                <w:rFonts w:cs="Times New Roman" w:hint="eastAsia"/>
                <w:sz w:val="20"/>
                <w:szCs w:val="20"/>
              </w:rPr>
              <w:t>으로</w:t>
            </w:r>
            <w:r>
              <w:rPr>
                <w:rFonts w:cs="Times New Roman" w:hint="eastAsia"/>
                <w:sz w:val="20"/>
                <w:szCs w:val="20"/>
              </w:rPr>
              <w:t xml:space="preserve"> </w:t>
            </w:r>
            <w:r>
              <w:rPr>
                <w:rFonts w:cs="Times New Roman" w:hint="eastAsia"/>
                <w:sz w:val="20"/>
                <w:szCs w:val="20"/>
              </w:rPr>
              <w:t>설정하였음</w:t>
            </w:r>
            <w:r>
              <w:rPr>
                <w:rFonts w:cs="Times New Roman" w:hint="eastAsia"/>
                <w:sz w:val="20"/>
                <w:szCs w:val="20"/>
              </w:rPr>
              <w:t xml:space="preserve">. </w:t>
            </w:r>
          </w:p>
          <w:p w14:paraId="710250BD" w14:textId="3638264A" w:rsidR="0080170A" w:rsidRDefault="0080170A" w:rsidP="00EA5DCA">
            <w:pPr>
              <w:pStyle w:val="a8"/>
              <w:widowControl/>
              <w:numPr>
                <w:ilvl w:val="0"/>
                <w:numId w:val="2"/>
              </w:numPr>
              <w:spacing w:before="40" w:after="120" w:line="276" w:lineRule="auto"/>
              <w:rPr>
                <w:rFonts w:cs="Times New Roman"/>
                <w:sz w:val="20"/>
                <w:szCs w:val="20"/>
              </w:rPr>
            </w:pPr>
            <w:r>
              <w:rPr>
                <w:rFonts w:cs="Times New Roman" w:hint="eastAsia"/>
                <w:sz w:val="20"/>
                <w:szCs w:val="20"/>
              </w:rPr>
              <w:t>한편</w:t>
            </w:r>
            <w:r>
              <w:rPr>
                <w:rFonts w:cs="Times New Roman" w:hint="eastAsia"/>
                <w:sz w:val="20"/>
                <w:szCs w:val="20"/>
              </w:rPr>
              <w:t>,</w:t>
            </w:r>
            <w:r>
              <w:rPr>
                <w:rFonts w:cs="Times New Roman"/>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sz w:val="20"/>
                <w:szCs w:val="20"/>
              </w:rPr>
              <w:t>10</w:t>
            </w:r>
            <w:r>
              <w:rPr>
                <w:rFonts w:cs="Times New Roman" w:hint="eastAsia"/>
                <w:sz w:val="20"/>
                <w:szCs w:val="20"/>
              </w:rPr>
              <w:t>차</w:t>
            </w:r>
            <w:r>
              <w:rPr>
                <w:rFonts w:cs="Times New Roman" w:hint="eastAsia"/>
                <w:sz w:val="20"/>
                <w:szCs w:val="20"/>
              </w:rPr>
              <w:t xml:space="preserve"> </w:t>
            </w:r>
            <w:r>
              <w:rPr>
                <w:rFonts w:cs="Times New Roman" w:hint="eastAsia"/>
                <w:sz w:val="20"/>
                <w:szCs w:val="20"/>
              </w:rPr>
              <w:t>주식매수선택권</w:t>
            </w:r>
            <w:r>
              <w:rPr>
                <w:rFonts w:cs="Times New Roman" w:hint="eastAsia"/>
                <w:sz w:val="20"/>
                <w:szCs w:val="20"/>
              </w:rPr>
              <w:t xml:space="preserve"> </w:t>
            </w:r>
            <w:r>
              <w:rPr>
                <w:rFonts w:cs="Times New Roman" w:hint="eastAsia"/>
                <w:sz w:val="20"/>
                <w:szCs w:val="20"/>
              </w:rPr>
              <w:t>부여일로부터</w:t>
            </w:r>
            <w:r>
              <w:rPr>
                <w:rFonts w:cs="Times New Roman" w:hint="eastAsia"/>
                <w:sz w:val="20"/>
                <w:szCs w:val="20"/>
              </w:rPr>
              <w:t xml:space="preserve"> </w:t>
            </w:r>
            <w:r>
              <w:rPr>
                <w:rFonts w:cs="Times New Roman" w:hint="eastAsia"/>
                <w:sz w:val="20"/>
                <w:szCs w:val="20"/>
              </w:rPr>
              <w:t>약</w:t>
            </w:r>
            <w:r>
              <w:rPr>
                <w:rFonts w:cs="Times New Roman" w:hint="eastAsia"/>
                <w:sz w:val="20"/>
                <w:szCs w:val="20"/>
              </w:rPr>
              <w:t xml:space="preserve"> </w:t>
            </w:r>
            <w:r>
              <w:rPr>
                <w:rFonts w:cs="Times New Roman"/>
                <w:sz w:val="20"/>
                <w:szCs w:val="20"/>
              </w:rPr>
              <w:t>3</w:t>
            </w:r>
            <w:r>
              <w:rPr>
                <w:rFonts w:cs="Times New Roman" w:hint="eastAsia"/>
                <w:sz w:val="20"/>
                <w:szCs w:val="20"/>
              </w:rPr>
              <w:t>개월</w:t>
            </w:r>
            <w:r>
              <w:rPr>
                <w:rFonts w:cs="Times New Roman" w:hint="eastAsia"/>
                <w:sz w:val="20"/>
                <w:szCs w:val="20"/>
              </w:rPr>
              <w:t xml:space="preserve"> </w:t>
            </w:r>
            <w:r>
              <w:rPr>
                <w:rFonts w:cs="Times New Roman" w:hint="eastAsia"/>
                <w:sz w:val="20"/>
                <w:szCs w:val="20"/>
              </w:rPr>
              <w:t>전인</w:t>
            </w:r>
            <w:r>
              <w:rPr>
                <w:rFonts w:cs="Times New Roman" w:hint="eastAsia"/>
                <w:sz w:val="20"/>
                <w:szCs w:val="20"/>
              </w:rPr>
              <w:t xml:space="preserve"> </w:t>
            </w:r>
            <w:r w:rsidRPr="009A2958">
              <w:rPr>
                <w:rFonts w:cs="Times New Roman"/>
                <w:sz w:val="20"/>
                <w:szCs w:val="20"/>
              </w:rPr>
              <w:t>2021</w:t>
            </w:r>
            <w:r w:rsidRPr="009A2958">
              <w:rPr>
                <w:rFonts w:cs="Times New Roman"/>
                <w:sz w:val="20"/>
                <w:szCs w:val="20"/>
              </w:rPr>
              <w:t>년</w:t>
            </w:r>
            <w:r w:rsidRPr="009A2958">
              <w:rPr>
                <w:rFonts w:cs="Times New Roman"/>
                <w:sz w:val="20"/>
                <w:szCs w:val="20"/>
              </w:rPr>
              <w:t xml:space="preserve"> 8</w:t>
            </w:r>
            <w:r w:rsidRPr="009A2958">
              <w:rPr>
                <w:rFonts w:cs="Times New Roman"/>
                <w:sz w:val="20"/>
                <w:szCs w:val="20"/>
              </w:rPr>
              <w:t>월</w:t>
            </w:r>
            <w:r w:rsidRPr="009A2958">
              <w:rPr>
                <w:rFonts w:cs="Times New Roman"/>
                <w:sz w:val="20"/>
                <w:szCs w:val="20"/>
              </w:rPr>
              <w:t xml:space="preserve"> 10</w:t>
            </w:r>
            <w:r w:rsidRPr="009A2958">
              <w:rPr>
                <w:rFonts w:cs="Times New Roman"/>
                <w:sz w:val="20"/>
                <w:szCs w:val="20"/>
              </w:rPr>
              <w:t>일</w:t>
            </w:r>
            <w:r w:rsidRPr="009A2958">
              <w:rPr>
                <w:rFonts w:cs="Times New Roman"/>
                <w:sz w:val="20"/>
                <w:szCs w:val="20"/>
              </w:rPr>
              <w:t xml:space="preserve"> GS</w:t>
            </w:r>
            <w:r w:rsidRPr="009A2958">
              <w:rPr>
                <w:rFonts w:cs="Times New Roman"/>
                <w:sz w:val="20"/>
                <w:szCs w:val="20"/>
              </w:rPr>
              <w:t>칼텍스와</w:t>
            </w:r>
            <w:r w:rsidRPr="009A2958">
              <w:rPr>
                <w:rFonts w:cs="Times New Roman"/>
                <w:sz w:val="20"/>
                <w:szCs w:val="20"/>
              </w:rPr>
              <w:t xml:space="preserve"> GS</w:t>
            </w:r>
            <w:r w:rsidRPr="009A2958">
              <w:rPr>
                <w:rFonts w:cs="Times New Roman"/>
                <w:sz w:val="20"/>
                <w:szCs w:val="20"/>
              </w:rPr>
              <w:t>에너지에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Pr>
                <w:rFonts w:cs="Times New Roman" w:hint="eastAsia"/>
                <w:sz w:val="20"/>
                <w:szCs w:val="20"/>
              </w:rPr>
              <w:t>보통주를</w:t>
            </w:r>
            <w:r>
              <w:rPr>
                <w:rFonts w:cs="Times New Roman" w:hint="eastAsia"/>
                <w:sz w:val="20"/>
                <w:szCs w:val="20"/>
              </w:rPr>
              <w:t xml:space="preserve"> </w:t>
            </w:r>
            <w:r>
              <w:rPr>
                <w:rFonts w:cs="Times New Roman" w:hint="eastAsia"/>
                <w:sz w:val="20"/>
                <w:szCs w:val="20"/>
              </w:rPr>
              <w:t>주당</w:t>
            </w:r>
            <w:r>
              <w:rPr>
                <w:rFonts w:cs="Times New Roman" w:hint="eastAsia"/>
                <w:sz w:val="20"/>
                <w:szCs w:val="20"/>
              </w:rPr>
              <w:t xml:space="preserve"> </w:t>
            </w:r>
            <w:r w:rsidRPr="009A2958">
              <w:rPr>
                <w:rFonts w:cs="Times New Roman"/>
                <w:sz w:val="20"/>
                <w:szCs w:val="20"/>
              </w:rPr>
              <w:t>63,770</w:t>
            </w:r>
            <w:r w:rsidRPr="009A2958">
              <w:rPr>
                <w:rFonts w:cs="Times New Roman"/>
                <w:sz w:val="20"/>
                <w:szCs w:val="20"/>
              </w:rPr>
              <w:t>원에</w:t>
            </w:r>
            <w:r w:rsidRPr="009A2958">
              <w:rPr>
                <w:rFonts w:cs="Times New Roman"/>
                <w:sz w:val="20"/>
                <w:szCs w:val="20"/>
              </w:rPr>
              <w:t xml:space="preserve"> </w:t>
            </w:r>
            <w:r w:rsidRPr="009A2958">
              <w:rPr>
                <w:rFonts w:cs="Times New Roman"/>
                <w:sz w:val="20"/>
                <w:szCs w:val="20"/>
              </w:rPr>
              <w:t>발행하였고</w:t>
            </w:r>
            <w:r w:rsidRPr="009A2958">
              <w:rPr>
                <w:rFonts w:cs="Times New Roman"/>
                <w:sz w:val="20"/>
                <w:szCs w:val="20"/>
              </w:rPr>
              <w:t>,</w:t>
            </w:r>
            <w:r>
              <w:rPr>
                <w:rFonts w:cs="Times New Roman"/>
                <w:sz w:val="20"/>
                <w:szCs w:val="20"/>
              </w:rPr>
              <w:t xml:space="preserve"> </w:t>
            </w:r>
            <w:r w:rsidRPr="009A2958">
              <w:rPr>
                <w:rFonts w:cs="Times New Roman"/>
                <w:sz w:val="20"/>
                <w:szCs w:val="20"/>
              </w:rPr>
              <w:t>2021</w:t>
            </w:r>
            <w:r w:rsidRPr="009A2958">
              <w:rPr>
                <w:rFonts w:cs="Times New Roman"/>
                <w:sz w:val="20"/>
                <w:szCs w:val="20"/>
              </w:rPr>
              <w:t>년</w:t>
            </w:r>
            <w:r w:rsidRPr="009A2958">
              <w:rPr>
                <w:rFonts w:cs="Times New Roman"/>
                <w:sz w:val="20"/>
                <w:szCs w:val="20"/>
              </w:rPr>
              <w:t xml:space="preserve"> 12</w:t>
            </w:r>
            <w:r w:rsidRPr="009A2958">
              <w:rPr>
                <w:rFonts w:cs="Times New Roman"/>
                <w:sz w:val="20"/>
                <w:szCs w:val="20"/>
              </w:rPr>
              <w:t>월</w:t>
            </w:r>
            <w:r w:rsidRPr="009A2958">
              <w:rPr>
                <w:rFonts w:cs="Times New Roman"/>
                <w:sz w:val="20"/>
                <w:szCs w:val="20"/>
              </w:rPr>
              <w:t xml:space="preserve"> 1</w:t>
            </w:r>
            <w:r>
              <w:rPr>
                <w:rFonts w:cs="Times New Roman"/>
                <w:sz w:val="20"/>
                <w:szCs w:val="20"/>
              </w:rPr>
              <w:t>7</w:t>
            </w:r>
            <w:r w:rsidRPr="009A2958">
              <w:rPr>
                <w:rFonts w:cs="Times New Roman"/>
                <w:sz w:val="20"/>
                <w:szCs w:val="20"/>
              </w:rPr>
              <w:t>일</w:t>
            </w:r>
            <w:r w:rsidRPr="009A2958">
              <w:rPr>
                <w:rFonts w:cs="Times New Roman"/>
                <w:sz w:val="20"/>
                <w:szCs w:val="20"/>
              </w:rPr>
              <w:t xml:space="preserve"> GS</w:t>
            </w:r>
            <w:r w:rsidRPr="009A2958">
              <w:rPr>
                <w:rFonts w:cs="Times New Roman"/>
                <w:sz w:val="20"/>
                <w:szCs w:val="20"/>
              </w:rPr>
              <w:t>리테일에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Pr>
                <w:rFonts w:cs="Times New Roman" w:hint="eastAsia"/>
                <w:sz w:val="20"/>
                <w:szCs w:val="20"/>
              </w:rPr>
              <w:t>보통주를</w:t>
            </w:r>
            <w:r>
              <w:rPr>
                <w:rFonts w:cs="Times New Roman" w:hint="eastAsia"/>
                <w:sz w:val="20"/>
                <w:szCs w:val="20"/>
              </w:rPr>
              <w:t xml:space="preserve"> </w:t>
            </w:r>
            <w:r>
              <w:rPr>
                <w:rFonts w:cs="Times New Roman" w:hint="eastAsia"/>
                <w:sz w:val="20"/>
                <w:szCs w:val="20"/>
              </w:rPr>
              <w:t>주당</w:t>
            </w:r>
            <w:r>
              <w:rPr>
                <w:rFonts w:cs="Times New Roman" w:hint="eastAsia"/>
                <w:sz w:val="20"/>
                <w:szCs w:val="20"/>
              </w:rPr>
              <w:t xml:space="preserve"> </w:t>
            </w:r>
            <w:r w:rsidRPr="009A2958">
              <w:rPr>
                <w:rFonts w:cs="Times New Roman"/>
                <w:sz w:val="20"/>
                <w:szCs w:val="20"/>
              </w:rPr>
              <w:t>19,480</w:t>
            </w:r>
            <w:r w:rsidRPr="009A2958">
              <w:rPr>
                <w:rFonts w:cs="Times New Roman"/>
                <w:sz w:val="20"/>
                <w:szCs w:val="20"/>
              </w:rPr>
              <w:t>원에</w:t>
            </w:r>
            <w:r w:rsidRPr="009A2958">
              <w:rPr>
                <w:rFonts w:cs="Times New Roman"/>
                <w:sz w:val="20"/>
                <w:szCs w:val="20"/>
              </w:rPr>
              <w:t xml:space="preserve"> </w:t>
            </w:r>
            <w:r w:rsidRPr="009A2958">
              <w:rPr>
                <w:rFonts w:cs="Times New Roman"/>
                <w:sz w:val="20"/>
                <w:szCs w:val="20"/>
              </w:rPr>
              <w:t>발행하였음</w:t>
            </w:r>
            <w:r w:rsidR="006F2470">
              <w:rPr>
                <w:rFonts w:cs="Times New Roman" w:hint="eastAsia"/>
                <w:sz w:val="20"/>
                <w:szCs w:val="20"/>
              </w:rPr>
              <w:t>(</w:t>
            </w:r>
            <w:r w:rsidR="006F2470">
              <w:rPr>
                <w:rFonts w:cs="Times New Roman" w:hint="eastAsia"/>
                <w:sz w:val="20"/>
                <w:szCs w:val="20"/>
              </w:rPr>
              <w:t>대</w:t>
            </w:r>
            <w:r w:rsidR="006F2470">
              <w:rPr>
                <w:rFonts w:cs="Times New Roman"/>
                <w:sz w:val="20"/>
                <w:szCs w:val="20"/>
              </w:rPr>
              <w:t>상회사의</w:t>
            </w:r>
            <w:r w:rsidR="006F2470">
              <w:rPr>
                <w:rFonts w:cs="Times New Roman" w:hint="eastAsia"/>
                <w:sz w:val="20"/>
                <w:szCs w:val="20"/>
              </w:rPr>
              <w:t xml:space="preserve"> </w:t>
            </w:r>
            <w:r w:rsidR="006F2470">
              <w:rPr>
                <w:rFonts w:cs="Times New Roman" w:hint="eastAsia"/>
                <w:sz w:val="20"/>
                <w:szCs w:val="20"/>
              </w:rPr>
              <w:t>설</w:t>
            </w:r>
            <w:r w:rsidR="006F2470">
              <w:rPr>
                <w:rFonts w:cs="Times New Roman"/>
                <w:sz w:val="20"/>
                <w:szCs w:val="20"/>
              </w:rPr>
              <w:t>명에</w:t>
            </w:r>
            <w:r w:rsidR="006F2470">
              <w:rPr>
                <w:rFonts w:cs="Times New Roman" w:hint="eastAsia"/>
                <w:sz w:val="20"/>
                <w:szCs w:val="20"/>
              </w:rPr>
              <w:t xml:space="preserve"> </w:t>
            </w:r>
            <w:r w:rsidR="006F2470">
              <w:rPr>
                <w:rFonts w:cs="Times New Roman" w:hint="eastAsia"/>
                <w:sz w:val="20"/>
                <w:szCs w:val="20"/>
              </w:rPr>
              <w:t>의</w:t>
            </w:r>
            <w:r w:rsidR="006F2470">
              <w:rPr>
                <w:rFonts w:cs="Times New Roman"/>
                <w:sz w:val="20"/>
                <w:szCs w:val="20"/>
              </w:rPr>
              <w:t>하면</w:t>
            </w:r>
            <w:r w:rsidR="006F2470">
              <w:rPr>
                <w:rFonts w:cs="Times New Roman" w:hint="eastAsia"/>
                <w:sz w:val="20"/>
                <w:szCs w:val="20"/>
              </w:rPr>
              <w:t xml:space="preserve"> GS</w:t>
            </w:r>
            <w:r w:rsidR="006F2470">
              <w:rPr>
                <w:rFonts w:cs="Times New Roman" w:hint="eastAsia"/>
                <w:sz w:val="20"/>
                <w:szCs w:val="20"/>
              </w:rPr>
              <w:t>칼</w:t>
            </w:r>
            <w:r w:rsidR="006F2470">
              <w:rPr>
                <w:rFonts w:cs="Times New Roman"/>
                <w:sz w:val="20"/>
                <w:szCs w:val="20"/>
              </w:rPr>
              <w:t>텍스</w:t>
            </w:r>
            <w:r w:rsidR="006F2470">
              <w:rPr>
                <w:rFonts w:cs="Times New Roman" w:hint="eastAsia"/>
                <w:sz w:val="20"/>
                <w:szCs w:val="20"/>
              </w:rPr>
              <w:t>, GS</w:t>
            </w:r>
            <w:r w:rsidR="006F2470">
              <w:rPr>
                <w:rFonts w:cs="Times New Roman" w:hint="eastAsia"/>
                <w:sz w:val="20"/>
                <w:szCs w:val="20"/>
              </w:rPr>
              <w:t>에</w:t>
            </w:r>
            <w:r w:rsidR="006F2470">
              <w:rPr>
                <w:rFonts w:cs="Times New Roman"/>
                <w:sz w:val="20"/>
                <w:szCs w:val="20"/>
              </w:rPr>
              <w:t>너지</w:t>
            </w:r>
            <w:r w:rsidR="006F2470">
              <w:rPr>
                <w:rFonts w:cs="Times New Roman" w:hint="eastAsia"/>
                <w:sz w:val="20"/>
                <w:szCs w:val="20"/>
              </w:rPr>
              <w:t xml:space="preserve"> </w:t>
            </w:r>
            <w:r w:rsidR="006F2470">
              <w:rPr>
                <w:rFonts w:cs="Times New Roman" w:hint="eastAsia"/>
                <w:sz w:val="20"/>
                <w:szCs w:val="20"/>
              </w:rPr>
              <w:t>및</w:t>
            </w:r>
            <w:r w:rsidR="006F2470">
              <w:rPr>
                <w:rFonts w:cs="Times New Roman" w:hint="eastAsia"/>
                <w:sz w:val="20"/>
                <w:szCs w:val="20"/>
              </w:rPr>
              <w:t xml:space="preserve"> GS</w:t>
            </w:r>
            <w:r w:rsidR="006F2470">
              <w:rPr>
                <w:rFonts w:cs="Times New Roman" w:hint="eastAsia"/>
                <w:sz w:val="20"/>
                <w:szCs w:val="20"/>
              </w:rPr>
              <w:t>리</w:t>
            </w:r>
            <w:r w:rsidR="006F2470">
              <w:rPr>
                <w:rFonts w:cs="Times New Roman"/>
                <w:sz w:val="20"/>
                <w:szCs w:val="20"/>
              </w:rPr>
              <w:t>테일</w:t>
            </w:r>
            <w:r w:rsidR="006F2470">
              <w:rPr>
                <w:rFonts w:cs="Times New Roman" w:hint="eastAsia"/>
                <w:sz w:val="20"/>
                <w:szCs w:val="20"/>
              </w:rPr>
              <w:t>은</w:t>
            </w:r>
            <w:r w:rsidR="006F2470">
              <w:rPr>
                <w:rFonts w:cs="Times New Roman" w:hint="eastAsia"/>
                <w:sz w:val="20"/>
                <w:szCs w:val="20"/>
              </w:rPr>
              <w:t xml:space="preserve"> </w:t>
            </w:r>
            <w:r w:rsidR="006F2470">
              <w:rPr>
                <w:rFonts w:cs="Times New Roman" w:hint="eastAsia"/>
                <w:sz w:val="20"/>
                <w:szCs w:val="20"/>
              </w:rPr>
              <w:t>해</w:t>
            </w:r>
            <w:r w:rsidR="006F2470">
              <w:rPr>
                <w:rFonts w:cs="Times New Roman"/>
                <w:sz w:val="20"/>
                <w:szCs w:val="20"/>
              </w:rPr>
              <w:t>당</w:t>
            </w:r>
            <w:r w:rsidR="006F2470">
              <w:rPr>
                <w:rFonts w:cs="Times New Roman" w:hint="eastAsia"/>
                <w:sz w:val="20"/>
                <w:szCs w:val="20"/>
              </w:rPr>
              <w:t xml:space="preserve"> </w:t>
            </w:r>
            <w:r w:rsidR="006F2470">
              <w:rPr>
                <w:rFonts w:cs="Times New Roman" w:hint="eastAsia"/>
                <w:sz w:val="20"/>
                <w:szCs w:val="20"/>
              </w:rPr>
              <w:t>투</w:t>
            </w:r>
            <w:r w:rsidR="006F2470">
              <w:rPr>
                <w:rFonts w:cs="Times New Roman"/>
                <w:sz w:val="20"/>
                <w:szCs w:val="20"/>
              </w:rPr>
              <w:t>자</w:t>
            </w:r>
            <w:r w:rsidR="006F2470">
              <w:rPr>
                <w:rFonts w:cs="Times New Roman" w:hint="eastAsia"/>
                <w:sz w:val="20"/>
                <w:szCs w:val="20"/>
              </w:rPr>
              <w:t>와</w:t>
            </w:r>
            <w:r w:rsidR="006F2470">
              <w:rPr>
                <w:rFonts w:cs="Times New Roman" w:hint="eastAsia"/>
                <w:sz w:val="20"/>
                <w:szCs w:val="20"/>
              </w:rPr>
              <w:t xml:space="preserve"> </w:t>
            </w:r>
            <w:r w:rsidR="006F2470">
              <w:rPr>
                <w:rFonts w:cs="Times New Roman" w:hint="eastAsia"/>
                <w:sz w:val="20"/>
                <w:szCs w:val="20"/>
              </w:rPr>
              <w:t>관</w:t>
            </w:r>
            <w:r w:rsidR="006F2470">
              <w:rPr>
                <w:rFonts w:cs="Times New Roman"/>
                <w:sz w:val="20"/>
                <w:szCs w:val="20"/>
              </w:rPr>
              <w:t>련하여</w:t>
            </w:r>
            <w:r w:rsidR="006F2470">
              <w:rPr>
                <w:rFonts w:cs="Times New Roman" w:hint="eastAsia"/>
                <w:sz w:val="20"/>
                <w:szCs w:val="20"/>
              </w:rPr>
              <w:t xml:space="preserve"> </w:t>
            </w:r>
            <w:r w:rsidR="006F2470">
              <w:rPr>
                <w:rFonts w:cs="Times New Roman" w:hint="eastAsia"/>
                <w:sz w:val="20"/>
                <w:szCs w:val="20"/>
              </w:rPr>
              <w:t>여</w:t>
            </w:r>
            <w:r w:rsidR="006F2470">
              <w:rPr>
                <w:rFonts w:cs="Times New Roman"/>
                <w:sz w:val="20"/>
                <w:szCs w:val="20"/>
              </w:rPr>
              <w:t>하한</w:t>
            </w:r>
            <w:r w:rsidR="006F2470">
              <w:rPr>
                <w:rFonts w:cs="Times New Roman" w:hint="eastAsia"/>
                <w:sz w:val="20"/>
                <w:szCs w:val="20"/>
              </w:rPr>
              <w:t xml:space="preserve"> </w:t>
            </w:r>
            <w:r w:rsidR="006F2470">
              <w:rPr>
                <w:rFonts w:cs="Times New Roman" w:hint="eastAsia"/>
                <w:sz w:val="20"/>
                <w:szCs w:val="20"/>
              </w:rPr>
              <w:t>주</w:t>
            </w:r>
            <w:r w:rsidR="006F2470">
              <w:rPr>
                <w:rFonts w:cs="Times New Roman"/>
                <w:sz w:val="20"/>
                <w:szCs w:val="20"/>
              </w:rPr>
              <w:t>주간계약을</w:t>
            </w:r>
            <w:r w:rsidR="006F2470">
              <w:rPr>
                <w:rFonts w:cs="Times New Roman" w:hint="eastAsia"/>
                <w:sz w:val="20"/>
                <w:szCs w:val="20"/>
              </w:rPr>
              <w:t xml:space="preserve"> </w:t>
            </w:r>
            <w:r w:rsidR="006F2470">
              <w:rPr>
                <w:rFonts w:cs="Times New Roman" w:hint="eastAsia"/>
                <w:sz w:val="20"/>
                <w:szCs w:val="20"/>
              </w:rPr>
              <w:t>체</w:t>
            </w:r>
            <w:r w:rsidR="006F2470">
              <w:rPr>
                <w:rFonts w:cs="Times New Roman"/>
                <w:sz w:val="20"/>
                <w:szCs w:val="20"/>
              </w:rPr>
              <w:t>결하지</w:t>
            </w:r>
            <w:r w:rsidR="006F2470">
              <w:rPr>
                <w:rFonts w:cs="Times New Roman" w:hint="eastAsia"/>
                <w:sz w:val="20"/>
                <w:szCs w:val="20"/>
              </w:rPr>
              <w:t xml:space="preserve"> </w:t>
            </w:r>
            <w:r w:rsidR="006F2470">
              <w:rPr>
                <w:rFonts w:cs="Times New Roman" w:hint="eastAsia"/>
                <w:sz w:val="20"/>
                <w:szCs w:val="20"/>
              </w:rPr>
              <w:t>않</w:t>
            </w:r>
            <w:r w:rsidR="006F2470">
              <w:rPr>
                <w:rFonts w:cs="Times New Roman"/>
                <w:sz w:val="20"/>
                <w:szCs w:val="20"/>
              </w:rPr>
              <w:t>았음</w:t>
            </w:r>
            <w:r w:rsidR="006F2470">
              <w:rPr>
                <w:rFonts w:cs="Times New Roman" w:hint="eastAsia"/>
                <w:sz w:val="20"/>
                <w:szCs w:val="20"/>
              </w:rPr>
              <w:t>)</w:t>
            </w:r>
            <w:r w:rsidRPr="009A2958">
              <w:rPr>
                <w:rFonts w:cs="Times New Roman"/>
                <w:sz w:val="20"/>
                <w:szCs w:val="20"/>
              </w:rPr>
              <w:t xml:space="preserve">. </w:t>
            </w:r>
          </w:p>
          <w:p w14:paraId="6702CC54" w14:textId="7BCB40A2" w:rsidR="00DA0ABB" w:rsidRPr="00DA0ABB" w:rsidRDefault="0080170A" w:rsidP="00DA0ABB">
            <w:pPr>
              <w:pStyle w:val="a8"/>
              <w:widowControl/>
              <w:numPr>
                <w:ilvl w:val="0"/>
                <w:numId w:val="2"/>
              </w:numPr>
              <w:spacing w:before="40" w:after="120" w:line="276" w:lineRule="auto"/>
              <w:rPr>
                <w:rFonts w:cs="Times New Roman"/>
                <w:sz w:val="20"/>
                <w:szCs w:val="20"/>
              </w:rPr>
            </w:pPr>
            <w:r w:rsidRPr="009A2958">
              <w:rPr>
                <w:rFonts w:cs="Times New Roman"/>
                <w:sz w:val="20"/>
                <w:szCs w:val="20"/>
              </w:rPr>
              <w:t>2021</w:t>
            </w:r>
            <w:r w:rsidRPr="009A2958">
              <w:rPr>
                <w:rFonts w:cs="Times New Roman"/>
                <w:sz w:val="20"/>
                <w:szCs w:val="20"/>
              </w:rPr>
              <w:t>년</w:t>
            </w:r>
            <w:r w:rsidRPr="009A2958">
              <w:rPr>
                <w:rFonts w:cs="Times New Roman"/>
                <w:sz w:val="20"/>
                <w:szCs w:val="20"/>
              </w:rPr>
              <w:t xml:space="preserve"> 10</w:t>
            </w:r>
            <w:r w:rsidRPr="009A2958">
              <w:rPr>
                <w:rFonts w:cs="Times New Roman"/>
                <w:sz w:val="20"/>
                <w:szCs w:val="20"/>
              </w:rPr>
              <w:t>월</w:t>
            </w:r>
            <w:r w:rsidRPr="009A2958">
              <w:rPr>
                <w:rFonts w:cs="Times New Roman"/>
                <w:sz w:val="20"/>
                <w:szCs w:val="20"/>
              </w:rPr>
              <w:t xml:space="preserve"> 25</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보통주</w:t>
            </w:r>
            <w:r w:rsidRPr="009A2958">
              <w:rPr>
                <w:rFonts w:cs="Times New Roman"/>
                <w:sz w:val="20"/>
                <w:szCs w:val="20"/>
              </w:rPr>
              <w:t xml:space="preserve"> 1</w:t>
            </w:r>
            <w:r w:rsidRPr="009A2958">
              <w:rPr>
                <w:rFonts w:cs="Times New Roman"/>
                <w:sz w:val="20"/>
                <w:szCs w:val="20"/>
              </w:rPr>
              <w:t>주당</w:t>
            </w:r>
            <w:r w:rsidRPr="009A2958">
              <w:rPr>
                <w:rFonts w:cs="Times New Roman"/>
                <w:sz w:val="20"/>
                <w:szCs w:val="20"/>
              </w:rPr>
              <w:t xml:space="preserve"> 3</w:t>
            </w:r>
            <w:r w:rsidRPr="009A2958">
              <w:rPr>
                <w:rFonts w:cs="Times New Roman"/>
                <w:sz w:val="20"/>
                <w:szCs w:val="20"/>
              </w:rPr>
              <w:t>주를</w:t>
            </w:r>
            <w:r w:rsidRPr="009A2958">
              <w:rPr>
                <w:rFonts w:cs="Times New Roman"/>
                <w:sz w:val="20"/>
                <w:szCs w:val="20"/>
              </w:rPr>
              <w:t xml:space="preserve"> </w:t>
            </w:r>
            <w:r w:rsidRPr="009A2958">
              <w:rPr>
                <w:rFonts w:cs="Times New Roman"/>
                <w:sz w:val="20"/>
                <w:szCs w:val="20"/>
              </w:rPr>
              <w:t>배정하는</w:t>
            </w:r>
            <w:r w:rsidRPr="009A2958">
              <w:rPr>
                <w:rFonts w:cs="Times New Roman"/>
                <w:sz w:val="20"/>
                <w:szCs w:val="20"/>
              </w:rPr>
              <w:t xml:space="preserve"> </w:t>
            </w:r>
            <w:r w:rsidRPr="009A2958">
              <w:rPr>
                <w:rFonts w:cs="Times New Roman"/>
                <w:sz w:val="20"/>
                <w:szCs w:val="20"/>
              </w:rPr>
              <w:t>무상증자를</w:t>
            </w:r>
            <w:r w:rsidRPr="009A2958">
              <w:rPr>
                <w:rFonts w:cs="Times New Roman"/>
                <w:sz w:val="20"/>
                <w:szCs w:val="20"/>
              </w:rPr>
              <w:t xml:space="preserve"> </w:t>
            </w:r>
            <w:r w:rsidRPr="009A2958">
              <w:rPr>
                <w:rFonts w:cs="Times New Roman"/>
                <w:sz w:val="20"/>
                <w:szCs w:val="20"/>
              </w:rPr>
              <w:t>하였다는</w:t>
            </w:r>
            <w:r w:rsidRPr="009A2958">
              <w:rPr>
                <w:rFonts w:cs="Times New Roman"/>
                <w:sz w:val="20"/>
                <w:szCs w:val="20"/>
              </w:rPr>
              <w:t xml:space="preserve"> </w:t>
            </w:r>
            <w:r w:rsidRPr="009A2958">
              <w:rPr>
                <w:rFonts w:cs="Times New Roman"/>
                <w:sz w:val="20"/>
                <w:szCs w:val="20"/>
              </w:rPr>
              <w:t>점을</w:t>
            </w:r>
            <w:r w:rsidRPr="009A2958">
              <w:rPr>
                <w:rFonts w:cs="Times New Roman"/>
                <w:sz w:val="20"/>
                <w:szCs w:val="20"/>
              </w:rPr>
              <w:t xml:space="preserve"> </w:t>
            </w:r>
            <w:r w:rsidRPr="009A2958">
              <w:rPr>
                <w:rFonts w:cs="Times New Roman"/>
                <w:sz w:val="20"/>
                <w:szCs w:val="20"/>
              </w:rPr>
              <w:t>고려하더라도</w:t>
            </w:r>
            <w:r w:rsidRPr="009A2958">
              <w:rPr>
                <w:rFonts w:cs="Times New Roman"/>
                <w:sz w:val="20"/>
                <w:szCs w:val="20"/>
              </w:rPr>
              <w:t xml:space="preserve"> 10</w:t>
            </w:r>
            <w:r w:rsidRPr="009A2958">
              <w:rPr>
                <w:rFonts w:cs="Times New Roman"/>
                <w:sz w:val="20"/>
                <w:szCs w:val="20"/>
              </w:rPr>
              <w:t>차</w:t>
            </w:r>
            <w:r w:rsidRPr="009A2958">
              <w:rPr>
                <w:rFonts w:cs="Times New Roman"/>
                <w:sz w:val="20"/>
                <w:szCs w:val="20"/>
              </w:rPr>
              <w:t>~12</w:t>
            </w:r>
            <w:r w:rsidRPr="009A2958">
              <w:rPr>
                <w:rFonts w:cs="Times New Roman"/>
                <w:sz w:val="20"/>
                <w:szCs w:val="20"/>
              </w:rPr>
              <w:t>차</w:t>
            </w:r>
            <w:r w:rsidRPr="009A2958">
              <w:rPr>
                <w:rFonts w:cs="Times New Roman"/>
                <w:sz w:val="20"/>
                <w:szCs w:val="20"/>
              </w:rPr>
              <w:t xml:space="preserve"> </w:t>
            </w:r>
            <w:r w:rsidRPr="009A2958">
              <w:rPr>
                <w:rFonts w:cs="Times New Roman"/>
                <w:sz w:val="20"/>
                <w:szCs w:val="20"/>
              </w:rPr>
              <w:t>주식매수선택권</w:t>
            </w:r>
            <w:r w:rsidRPr="009A2958">
              <w:rPr>
                <w:rFonts w:cs="Times New Roman"/>
                <w:sz w:val="20"/>
                <w:szCs w:val="20"/>
              </w:rPr>
              <w:t xml:space="preserve"> </w:t>
            </w:r>
            <w:r w:rsidRPr="009A2958">
              <w:rPr>
                <w:rFonts w:cs="Times New Roman"/>
                <w:sz w:val="20"/>
                <w:szCs w:val="20"/>
              </w:rPr>
              <w:t>부여</w:t>
            </w:r>
            <w:r w:rsidRPr="009A2958">
              <w:rPr>
                <w:rFonts w:cs="Times New Roman"/>
                <w:sz w:val="20"/>
                <w:szCs w:val="20"/>
              </w:rPr>
              <w:t xml:space="preserve"> </w:t>
            </w:r>
            <w:r w:rsidRPr="009A2958">
              <w:rPr>
                <w:rFonts w:cs="Times New Roman"/>
                <w:sz w:val="20"/>
                <w:szCs w:val="20"/>
              </w:rPr>
              <w:t>수량</w:t>
            </w:r>
            <w:r w:rsidRPr="009A2958">
              <w:rPr>
                <w:rFonts w:cs="Times New Roman"/>
                <w:sz w:val="20"/>
                <w:szCs w:val="20"/>
              </w:rPr>
              <w:t xml:space="preserve"> 10,831,907</w:t>
            </w:r>
            <w:r w:rsidRPr="009A2958">
              <w:rPr>
                <w:rFonts w:cs="Times New Roman"/>
                <w:sz w:val="20"/>
                <w:szCs w:val="20"/>
              </w:rPr>
              <w:t>주의</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행사가격이</w:t>
            </w:r>
            <w:r w:rsidRPr="009A2958">
              <w:rPr>
                <w:rFonts w:cs="Times New Roman"/>
                <w:sz w:val="20"/>
                <w:szCs w:val="20"/>
              </w:rPr>
              <w:t xml:space="preserve"> </w:t>
            </w:r>
            <w:r>
              <w:rPr>
                <w:rFonts w:cs="Times New Roman" w:hint="eastAsia"/>
                <w:sz w:val="20"/>
                <w:szCs w:val="20"/>
              </w:rPr>
              <w:t>주식의</w:t>
            </w:r>
            <w:r>
              <w:rPr>
                <w:rFonts w:cs="Times New Roman" w:hint="eastAsia"/>
                <w:sz w:val="20"/>
                <w:szCs w:val="20"/>
              </w:rPr>
              <w:t xml:space="preserve"> </w:t>
            </w:r>
            <w:r w:rsidRPr="009A2958">
              <w:rPr>
                <w:rFonts w:cs="Times New Roman"/>
                <w:sz w:val="20"/>
                <w:szCs w:val="20"/>
              </w:rPr>
              <w:t>실질가액보다</w:t>
            </w:r>
            <w:r w:rsidRPr="009A2958">
              <w:rPr>
                <w:rFonts w:cs="Times New Roman"/>
                <w:sz w:val="20"/>
                <w:szCs w:val="20"/>
              </w:rPr>
              <w:t xml:space="preserve"> </w:t>
            </w:r>
            <w:r w:rsidRPr="009A2958">
              <w:rPr>
                <w:rFonts w:cs="Times New Roman"/>
                <w:sz w:val="20"/>
                <w:szCs w:val="20"/>
              </w:rPr>
              <w:t>낮은</w:t>
            </w:r>
            <w:r>
              <w:rPr>
                <w:rFonts w:cs="Times New Roman" w:hint="eastAsia"/>
                <w:sz w:val="20"/>
                <w:szCs w:val="20"/>
              </w:rPr>
              <w:t xml:space="preserve"> </w:t>
            </w:r>
            <w:r>
              <w:rPr>
                <w:rFonts w:cs="Times New Roman" w:hint="eastAsia"/>
                <w:sz w:val="20"/>
                <w:szCs w:val="20"/>
              </w:rPr>
              <w:t>수준에서</w:t>
            </w:r>
            <w:r>
              <w:rPr>
                <w:rFonts w:cs="Times New Roman" w:hint="eastAsia"/>
                <w:sz w:val="20"/>
                <w:szCs w:val="20"/>
              </w:rPr>
              <w:t xml:space="preserve"> </w:t>
            </w:r>
            <w:r>
              <w:rPr>
                <w:rFonts w:cs="Times New Roman" w:hint="eastAsia"/>
                <w:sz w:val="20"/>
                <w:szCs w:val="20"/>
              </w:rPr>
              <w:t>정해진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평가될</w:t>
            </w:r>
            <w:r>
              <w:rPr>
                <w:rFonts w:cs="Times New Roman" w:hint="eastAsia"/>
                <w:sz w:val="20"/>
                <w:szCs w:val="20"/>
              </w:rPr>
              <w:t xml:space="preserve"> </w:t>
            </w:r>
            <w:r>
              <w:rPr>
                <w:rFonts w:cs="Times New Roman" w:hint="eastAsia"/>
                <w:sz w:val="20"/>
                <w:szCs w:val="20"/>
              </w:rPr>
              <w:t>가능성이</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r w:rsidR="00DA0ABB">
              <w:rPr>
                <w:rFonts w:cs="Times New Roman"/>
                <w:sz w:val="20"/>
                <w:szCs w:val="20"/>
              </w:rPr>
              <w:t xml:space="preserve"> </w:t>
            </w:r>
            <w:r w:rsidR="00DA0ABB">
              <w:rPr>
                <w:rFonts w:cs="Times New Roman" w:hint="eastAsia"/>
                <w:sz w:val="20"/>
                <w:szCs w:val="20"/>
              </w:rPr>
              <w:t>다만</w:t>
            </w:r>
            <w:r w:rsidR="00DA0ABB">
              <w:rPr>
                <w:rFonts w:cs="Times New Roman" w:hint="eastAsia"/>
                <w:sz w:val="20"/>
                <w:szCs w:val="20"/>
              </w:rPr>
              <w:t>,</w:t>
            </w:r>
            <w:r w:rsidR="00DA0ABB">
              <w:rPr>
                <w:rFonts w:cs="Times New Roman"/>
                <w:sz w:val="20"/>
                <w:szCs w:val="20"/>
              </w:rPr>
              <w:t xml:space="preserve"> </w:t>
            </w:r>
            <w:r w:rsidR="00DA0ABB">
              <w:rPr>
                <w:rFonts w:cs="Times New Roman" w:hint="eastAsia"/>
                <w:sz w:val="20"/>
                <w:szCs w:val="20"/>
              </w:rPr>
              <w:t>대상회사는</w:t>
            </w:r>
            <w:r w:rsidR="00DA0ABB">
              <w:rPr>
                <w:rFonts w:cs="Times New Roman" w:hint="eastAsia"/>
                <w:sz w:val="20"/>
                <w:szCs w:val="20"/>
              </w:rPr>
              <w:t xml:space="preserve"> </w:t>
            </w:r>
            <w:r w:rsidR="00F54F28">
              <w:rPr>
                <w:rFonts w:cs="Times New Roman"/>
                <w:sz w:val="20"/>
                <w:szCs w:val="20"/>
              </w:rPr>
              <w:t>12</w:t>
            </w:r>
            <w:r w:rsidR="00F54F28">
              <w:rPr>
                <w:rFonts w:cs="Times New Roman" w:hint="eastAsia"/>
                <w:sz w:val="20"/>
                <w:szCs w:val="20"/>
              </w:rPr>
              <w:t>차</w:t>
            </w:r>
            <w:r w:rsidR="00F54F28">
              <w:rPr>
                <w:rFonts w:cs="Times New Roman" w:hint="eastAsia"/>
                <w:sz w:val="20"/>
                <w:szCs w:val="20"/>
              </w:rPr>
              <w:t xml:space="preserve"> </w:t>
            </w:r>
            <w:r w:rsidR="00F54F28">
              <w:rPr>
                <w:rFonts w:cs="Times New Roman" w:hint="eastAsia"/>
                <w:sz w:val="20"/>
                <w:szCs w:val="20"/>
              </w:rPr>
              <w:t>주식매수선택권과</w:t>
            </w:r>
            <w:r w:rsidR="00F54F28">
              <w:rPr>
                <w:rFonts w:cs="Times New Roman" w:hint="eastAsia"/>
                <w:sz w:val="20"/>
                <w:szCs w:val="20"/>
              </w:rPr>
              <w:t xml:space="preserve"> </w:t>
            </w:r>
            <w:r w:rsidR="00F54F28">
              <w:rPr>
                <w:rFonts w:cs="Times New Roman" w:hint="eastAsia"/>
                <w:sz w:val="20"/>
                <w:szCs w:val="20"/>
              </w:rPr>
              <w:t>관련하여</w:t>
            </w:r>
            <w:r w:rsidR="00F54F28">
              <w:rPr>
                <w:rFonts w:cs="Times New Roman" w:hint="eastAsia"/>
                <w:sz w:val="20"/>
                <w:szCs w:val="20"/>
              </w:rPr>
              <w:t xml:space="preserve"> </w:t>
            </w:r>
            <w:r w:rsidR="00F54F28">
              <w:rPr>
                <w:rFonts w:cs="Times New Roman" w:hint="eastAsia"/>
                <w:sz w:val="20"/>
                <w:szCs w:val="20"/>
              </w:rPr>
              <w:t>회계법인으로부터</w:t>
            </w:r>
            <w:r w:rsidR="00F54F28">
              <w:rPr>
                <w:rFonts w:cs="Times New Roman" w:hint="eastAsia"/>
                <w:sz w:val="20"/>
                <w:szCs w:val="20"/>
              </w:rPr>
              <w:t xml:space="preserve"> </w:t>
            </w:r>
            <w:r w:rsidR="00F54F28">
              <w:rPr>
                <w:rFonts w:cs="Times New Roman" w:hint="eastAsia"/>
                <w:sz w:val="20"/>
                <w:szCs w:val="20"/>
              </w:rPr>
              <w:t>스톡옵션</w:t>
            </w:r>
            <w:r w:rsidR="00F54F28">
              <w:rPr>
                <w:rFonts w:cs="Times New Roman" w:hint="eastAsia"/>
                <w:sz w:val="20"/>
                <w:szCs w:val="20"/>
              </w:rPr>
              <w:t xml:space="preserve"> </w:t>
            </w:r>
            <w:r w:rsidR="00F54F28">
              <w:rPr>
                <w:rFonts w:cs="Times New Roman" w:hint="eastAsia"/>
                <w:sz w:val="20"/>
                <w:szCs w:val="20"/>
              </w:rPr>
              <w:t>공정가치</w:t>
            </w:r>
            <w:r w:rsidR="00F54F28">
              <w:rPr>
                <w:rFonts w:cs="Times New Roman" w:hint="eastAsia"/>
                <w:sz w:val="20"/>
                <w:szCs w:val="20"/>
              </w:rPr>
              <w:t xml:space="preserve"> </w:t>
            </w:r>
            <w:r w:rsidR="00F54F28">
              <w:rPr>
                <w:rFonts w:cs="Times New Roman" w:hint="eastAsia"/>
                <w:sz w:val="20"/>
                <w:szCs w:val="20"/>
              </w:rPr>
              <w:t>평가보고서를</w:t>
            </w:r>
            <w:r w:rsidR="00F54F28">
              <w:rPr>
                <w:rFonts w:cs="Times New Roman" w:hint="eastAsia"/>
                <w:sz w:val="20"/>
                <w:szCs w:val="20"/>
              </w:rPr>
              <w:t xml:space="preserve"> </w:t>
            </w:r>
            <w:r w:rsidR="00F54F28">
              <w:rPr>
                <w:rFonts w:cs="Times New Roman" w:hint="eastAsia"/>
                <w:sz w:val="20"/>
                <w:szCs w:val="20"/>
              </w:rPr>
              <w:t>수령하였고</w:t>
            </w:r>
            <w:r w:rsidR="00F54F28">
              <w:rPr>
                <w:rFonts w:cs="Times New Roman" w:hint="eastAsia"/>
                <w:sz w:val="20"/>
                <w:szCs w:val="20"/>
              </w:rPr>
              <w:t>,</w:t>
            </w:r>
            <w:r w:rsidR="00F54F28">
              <w:rPr>
                <w:rFonts w:cs="Times New Roman"/>
                <w:sz w:val="20"/>
                <w:szCs w:val="20"/>
              </w:rPr>
              <w:t xml:space="preserve"> </w:t>
            </w:r>
            <w:r w:rsidR="00F54F28">
              <w:rPr>
                <w:rFonts w:cs="Times New Roman" w:hint="eastAsia"/>
                <w:sz w:val="20"/>
                <w:szCs w:val="20"/>
              </w:rPr>
              <w:t>해당</w:t>
            </w:r>
            <w:r w:rsidR="00F54F28">
              <w:rPr>
                <w:rFonts w:cs="Times New Roman" w:hint="eastAsia"/>
                <w:sz w:val="20"/>
                <w:szCs w:val="20"/>
              </w:rPr>
              <w:t xml:space="preserve"> </w:t>
            </w:r>
            <w:r w:rsidR="00F54F28">
              <w:rPr>
                <w:rFonts w:cs="Times New Roman" w:hint="eastAsia"/>
                <w:sz w:val="20"/>
                <w:szCs w:val="20"/>
              </w:rPr>
              <w:t>평가보고서상</w:t>
            </w:r>
            <w:r w:rsidR="00F54F28">
              <w:rPr>
                <w:rFonts w:cs="Times New Roman" w:hint="eastAsia"/>
                <w:sz w:val="20"/>
                <w:szCs w:val="20"/>
              </w:rPr>
              <w:t xml:space="preserve"> </w:t>
            </w:r>
            <w:r w:rsidR="00F54F28">
              <w:rPr>
                <w:rFonts w:cs="Times New Roman" w:hint="eastAsia"/>
                <w:sz w:val="20"/>
                <w:szCs w:val="20"/>
              </w:rPr>
              <w:t>주당</w:t>
            </w:r>
            <w:r w:rsidR="00F54F28">
              <w:rPr>
                <w:rFonts w:cs="Times New Roman" w:hint="eastAsia"/>
                <w:sz w:val="20"/>
                <w:szCs w:val="20"/>
              </w:rPr>
              <w:t xml:space="preserve"> </w:t>
            </w:r>
            <w:r w:rsidR="00F54F28">
              <w:rPr>
                <w:rFonts w:cs="Times New Roman" w:hint="eastAsia"/>
                <w:sz w:val="20"/>
                <w:szCs w:val="20"/>
              </w:rPr>
              <w:t>평가가격은</w:t>
            </w:r>
            <w:r w:rsidR="00F54F28">
              <w:rPr>
                <w:rFonts w:cs="Times New Roman" w:hint="eastAsia"/>
                <w:sz w:val="20"/>
                <w:szCs w:val="20"/>
              </w:rPr>
              <w:t xml:space="preserve"> </w:t>
            </w:r>
            <w:r w:rsidR="00F54F28">
              <w:rPr>
                <w:rFonts w:cs="Times New Roman"/>
                <w:sz w:val="20"/>
                <w:szCs w:val="20"/>
              </w:rPr>
              <w:t>2,952.14</w:t>
            </w:r>
            <w:r w:rsidR="00F54F28">
              <w:rPr>
                <w:rFonts w:cs="Times New Roman" w:hint="eastAsia"/>
                <w:sz w:val="20"/>
                <w:szCs w:val="20"/>
              </w:rPr>
              <w:t>원으로</w:t>
            </w:r>
            <w:r w:rsidR="00F54F28">
              <w:rPr>
                <w:rFonts w:cs="Times New Roman" w:hint="eastAsia"/>
                <w:sz w:val="20"/>
                <w:szCs w:val="20"/>
              </w:rPr>
              <w:t xml:space="preserve"> </w:t>
            </w:r>
            <w:r w:rsidR="00F54F28">
              <w:rPr>
                <w:rFonts w:cs="Times New Roman" w:hint="eastAsia"/>
                <w:sz w:val="20"/>
                <w:szCs w:val="20"/>
              </w:rPr>
              <w:t>평가됨</w:t>
            </w:r>
            <w:r w:rsidR="00F54F28">
              <w:rPr>
                <w:rFonts w:cs="Times New Roman" w:hint="eastAsia"/>
                <w:sz w:val="20"/>
                <w:szCs w:val="20"/>
              </w:rPr>
              <w:t>.</w:t>
            </w:r>
          </w:p>
          <w:p w14:paraId="763D9027" w14:textId="3C87004D" w:rsidR="0080170A" w:rsidRDefault="0080170A" w:rsidP="00381709">
            <w:pPr>
              <w:pStyle w:val="a8"/>
              <w:widowControl/>
              <w:spacing w:before="40" w:after="120" w:line="276" w:lineRule="auto"/>
              <w:ind w:left="567"/>
              <w:rPr>
                <w:rFonts w:cs="Times New Roman"/>
                <w:sz w:val="20"/>
                <w:szCs w:val="20"/>
              </w:rPr>
            </w:pPr>
          </w:p>
        </w:tc>
        <w:tc>
          <w:tcPr>
            <w:tcW w:w="26" w:type="pct"/>
            <w:tcBorders>
              <w:top w:val="nil"/>
              <w:bottom w:val="nil"/>
            </w:tcBorders>
          </w:tcPr>
          <w:p w14:paraId="32D0247A" w14:textId="77777777" w:rsidR="0080170A" w:rsidRPr="00C533E6" w:rsidRDefault="0080170A" w:rsidP="0080170A">
            <w:pPr>
              <w:widowControl/>
              <w:spacing w:before="40" w:after="120" w:line="276" w:lineRule="auto"/>
              <w:rPr>
                <w:rFonts w:cs="Times New Roman"/>
                <w:sz w:val="20"/>
                <w:szCs w:val="20"/>
              </w:rPr>
            </w:pPr>
          </w:p>
        </w:tc>
        <w:tc>
          <w:tcPr>
            <w:tcW w:w="1728" w:type="pct"/>
          </w:tcPr>
          <w:p w14:paraId="7CA8C004" w14:textId="352EF81B" w:rsidR="0080170A" w:rsidRPr="00A833C7" w:rsidRDefault="0080170A" w:rsidP="00B93A78">
            <w:pPr>
              <w:pStyle w:val="a8"/>
              <w:widowControl/>
              <w:numPr>
                <w:ilvl w:val="0"/>
                <w:numId w:val="2"/>
              </w:numPr>
              <w:spacing w:before="40" w:after="120" w:line="276" w:lineRule="auto"/>
              <w:rPr>
                <w:rFonts w:cs="Times New Roman"/>
                <w:spacing w:val="2"/>
                <w:sz w:val="20"/>
                <w:szCs w:val="20"/>
              </w:rPr>
            </w:pPr>
            <w:r w:rsidRPr="00A833C7">
              <w:rPr>
                <w:rFonts w:cs="Times New Roman"/>
                <w:spacing w:val="2"/>
                <w:sz w:val="20"/>
                <w:szCs w:val="20"/>
              </w:rPr>
              <w:t>상법상</w:t>
            </w:r>
            <w:r w:rsidRPr="00A833C7">
              <w:rPr>
                <w:rFonts w:cs="Times New Roman"/>
                <w:spacing w:val="2"/>
                <w:sz w:val="20"/>
                <w:szCs w:val="20"/>
              </w:rPr>
              <w:t xml:space="preserve"> </w:t>
            </w:r>
            <w:r w:rsidRPr="00A833C7">
              <w:rPr>
                <w:rFonts w:cs="Times New Roman"/>
                <w:spacing w:val="2"/>
                <w:sz w:val="20"/>
                <w:szCs w:val="20"/>
              </w:rPr>
              <w:t>주식매수선택권의</w:t>
            </w:r>
            <w:r w:rsidRPr="00A833C7">
              <w:rPr>
                <w:rFonts w:cs="Times New Roman"/>
                <w:spacing w:val="2"/>
                <w:sz w:val="20"/>
                <w:szCs w:val="20"/>
              </w:rPr>
              <w:t xml:space="preserve"> 1</w:t>
            </w:r>
            <w:r w:rsidRPr="00A833C7">
              <w:rPr>
                <w:rFonts w:cs="Times New Roman"/>
                <w:spacing w:val="2"/>
                <w:sz w:val="20"/>
                <w:szCs w:val="20"/>
              </w:rPr>
              <w:t>주당</w:t>
            </w:r>
            <w:r w:rsidRPr="00A833C7">
              <w:rPr>
                <w:rFonts w:cs="Times New Roman"/>
                <w:spacing w:val="2"/>
                <w:sz w:val="20"/>
                <w:szCs w:val="20"/>
              </w:rPr>
              <w:t xml:space="preserve"> </w:t>
            </w:r>
            <w:r w:rsidRPr="00A833C7">
              <w:rPr>
                <w:rFonts w:cs="Times New Roman"/>
                <w:spacing w:val="2"/>
                <w:sz w:val="20"/>
                <w:szCs w:val="20"/>
              </w:rPr>
              <w:t>행사가격은</w:t>
            </w:r>
            <w:r w:rsidRPr="00A833C7">
              <w:rPr>
                <w:rFonts w:cs="Times New Roman"/>
                <w:spacing w:val="2"/>
                <w:sz w:val="20"/>
                <w:szCs w:val="20"/>
              </w:rPr>
              <w:t xml:space="preserve"> </w:t>
            </w:r>
            <w:r w:rsidRPr="00A833C7">
              <w:rPr>
                <w:rFonts w:cs="Times New Roman"/>
                <w:spacing w:val="2"/>
                <w:sz w:val="20"/>
                <w:szCs w:val="20"/>
              </w:rPr>
              <w:t>주식매수선택권</w:t>
            </w:r>
            <w:r w:rsidRPr="00A833C7">
              <w:rPr>
                <w:rFonts w:cs="Times New Roman"/>
                <w:spacing w:val="2"/>
                <w:sz w:val="20"/>
                <w:szCs w:val="20"/>
              </w:rPr>
              <w:t xml:space="preserve"> </w:t>
            </w:r>
            <w:r w:rsidRPr="00A833C7">
              <w:rPr>
                <w:rFonts w:cs="Times New Roman"/>
                <w:spacing w:val="2"/>
                <w:sz w:val="20"/>
                <w:szCs w:val="20"/>
              </w:rPr>
              <w:t>부여</w:t>
            </w:r>
            <w:r w:rsidRPr="00A833C7">
              <w:rPr>
                <w:rFonts w:cs="Times New Roman"/>
                <w:spacing w:val="2"/>
                <w:sz w:val="20"/>
                <w:szCs w:val="20"/>
              </w:rPr>
              <w:t xml:space="preserve"> </w:t>
            </w:r>
            <w:r w:rsidRPr="00A833C7">
              <w:rPr>
                <w:rFonts w:cs="Times New Roman"/>
                <w:spacing w:val="2"/>
                <w:sz w:val="20"/>
                <w:szCs w:val="20"/>
              </w:rPr>
              <w:t>당시</w:t>
            </w:r>
            <w:r w:rsidRPr="00A833C7">
              <w:rPr>
                <w:rFonts w:cs="Times New Roman"/>
                <w:spacing w:val="2"/>
                <w:sz w:val="20"/>
                <w:szCs w:val="20"/>
              </w:rPr>
              <w:t xml:space="preserve"> </w:t>
            </w:r>
            <w:r w:rsidRPr="00A833C7">
              <w:rPr>
                <w:rFonts w:cs="Times New Roman"/>
                <w:spacing w:val="2"/>
                <w:sz w:val="20"/>
                <w:szCs w:val="20"/>
              </w:rPr>
              <w:t>주식의</w:t>
            </w:r>
            <w:r w:rsidRPr="00A833C7">
              <w:rPr>
                <w:rFonts w:cs="Times New Roman"/>
                <w:spacing w:val="2"/>
                <w:sz w:val="20"/>
                <w:szCs w:val="20"/>
              </w:rPr>
              <w:t xml:space="preserve"> </w:t>
            </w:r>
            <w:r w:rsidRPr="00A833C7">
              <w:rPr>
                <w:rFonts w:cs="Times New Roman"/>
                <w:spacing w:val="2"/>
                <w:sz w:val="20"/>
                <w:szCs w:val="20"/>
              </w:rPr>
              <w:t>실질가액</w:t>
            </w:r>
            <w:r w:rsidRPr="00A833C7">
              <w:rPr>
                <w:rFonts w:cs="Times New Roman"/>
                <w:spacing w:val="2"/>
                <w:sz w:val="20"/>
                <w:szCs w:val="20"/>
              </w:rPr>
              <w:t xml:space="preserve"> </w:t>
            </w:r>
            <w:r w:rsidRPr="00A833C7">
              <w:rPr>
                <w:rFonts w:cs="Times New Roman"/>
                <w:spacing w:val="2"/>
                <w:sz w:val="20"/>
                <w:szCs w:val="20"/>
              </w:rPr>
              <w:t>이상이어야</w:t>
            </w:r>
            <w:r w:rsidRPr="00A833C7">
              <w:rPr>
                <w:rFonts w:cs="Times New Roman"/>
                <w:spacing w:val="2"/>
                <w:sz w:val="20"/>
                <w:szCs w:val="20"/>
              </w:rPr>
              <w:t xml:space="preserve"> </w:t>
            </w:r>
            <w:r w:rsidRPr="00A833C7">
              <w:rPr>
                <w:rFonts w:cs="Times New Roman" w:hint="eastAsia"/>
                <w:spacing w:val="2"/>
                <w:sz w:val="20"/>
                <w:szCs w:val="20"/>
              </w:rPr>
              <w:t>하고</w:t>
            </w:r>
            <w:r w:rsidRPr="00A833C7">
              <w:rPr>
                <w:rFonts w:cs="Times New Roman" w:hint="eastAsia"/>
                <w:spacing w:val="2"/>
                <w:sz w:val="20"/>
                <w:szCs w:val="20"/>
              </w:rPr>
              <w:t>,</w:t>
            </w:r>
            <w:r w:rsidRPr="00A833C7">
              <w:rPr>
                <w:rFonts w:cs="Times New Roman"/>
                <w:spacing w:val="2"/>
                <w:sz w:val="20"/>
                <w:szCs w:val="20"/>
              </w:rPr>
              <w:t xml:space="preserve"> </w:t>
            </w:r>
            <w:r w:rsidRPr="00A833C7">
              <w:rPr>
                <w:rFonts w:cs="Times New Roman" w:hint="eastAsia"/>
                <w:spacing w:val="2"/>
                <w:sz w:val="20"/>
                <w:szCs w:val="20"/>
              </w:rPr>
              <w:t>이에</w:t>
            </w:r>
            <w:r w:rsidRPr="00A833C7">
              <w:rPr>
                <w:rFonts w:cs="Times New Roman" w:hint="eastAsia"/>
                <w:spacing w:val="2"/>
                <w:sz w:val="20"/>
                <w:szCs w:val="20"/>
              </w:rPr>
              <w:t xml:space="preserve"> </w:t>
            </w:r>
            <w:r w:rsidRPr="00A833C7">
              <w:rPr>
                <w:rFonts w:cs="Times New Roman" w:hint="eastAsia"/>
                <w:spacing w:val="2"/>
                <w:sz w:val="20"/>
                <w:szCs w:val="20"/>
              </w:rPr>
              <w:t>위반한</w:t>
            </w:r>
            <w:r w:rsidRPr="00A833C7">
              <w:rPr>
                <w:rFonts w:cs="Times New Roman" w:hint="eastAsia"/>
                <w:spacing w:val="2"/>
                <w:sz w:val="20"/>
                <w:szCs w:val="20"/>
              </w:rPr>
              <w:t xml:space="preserve"> </w:t>
            </w:r>
            <w:r w:rsidRPr="00A833C7">
              <w:rPr>
                <w:rFonts w:cs="Times New Roman" w:hint="eastAsia"/>
                <w:spacing w:val="2"/>
                <w:sz w:val="20"/>
                <w:szCs w:val="20"/>
              </w:rPr>
              <w:t>주식매수선택권</w:t>
            </w:r>
            <w:r w:rsidRPr="00A833C7">
              <w:rPr>
                <w:rFonts w:cs="Times New Roman" w:hint="eastAsia"/>
                <w:spacing w:val="2"/>
                <w:sz w:val="20"/>
                <w:szCs w:val="20"/>
              </w:rPr>
              <w:t xml:space="preserve"> </w:t>
            </w:r>
            <w:r w:rsidRPr="00A833C7">
              <w:rPr>
                <w:rFonts w:cs="Times New Roman" w:hint="eastAsia"/>
                <w:spacing w:val="2"/>
                <w:sz w:val="20"/>
                <w:szCs w:val="20"/>
              </w:rPr>
              <w:t>부여는</w:t>
            </w:r>
            <w:r w:rsidRPr="00A833C7">
              <w:rPr>
                <w:rFonts w:cs="Times New Roman" w:hint="eastAsia"/>
                <w:spacing w:val="2"/>
                <w:sz w:val="20"/>
                <w:szCs w:val="20"/>
              </w:rPr>
              <w:t xml:space="preserve"> </w:t>
            </w:r>
            <w:r w:rsidRPr="00A833C7">
              <w:rPr>
                <w:rFonts w:cs="Times New Roman" w:hint="eastAsia"/>
                <w:spacing w:val="2"/>
                <w:sz w:val="20"/>
                <w:szCs w:val="20"/>
              </w:rPr>
              <w:t>무효가</w:t>
            </w:r>
            <w:r w:rsidRPr="00A833C7">
              <w:rPr>
                <w:rFonts w:cs="Times New Roman" w:hint="eastAsia"/>
                <w:spacing w:val="2"/>
                <w:sz w:val="20"/>
                <w:szCs w:val="20"/>
              </w:rPr>
              <w:t xml:space="preserve"> </w:t>
            </w:r>
            <w:r w:rsidRPr="00A833C7">
              <w:rPr>
                <w:rFonts w:cs="Times New Roman" w:hint="eastAsia"/>
                <w:spacing w:val="2"/>
                <w:sz w:val="20"/>
                <w:szCs w:val="20"/>
              </w:rPr>
              <w:t>됨</w:t>
            </w:r>
            <w:r w:rsidRPr="00A833C7">
              <w:rPr>
                <w:rFonts w:cs="Times New Roman" w:hint="eastAsia"/>
                <w:spacing w:val="2"/>
                <w:sz w:val="20"/>
                <w:szCs w:val="20"/>
              </w:rPr>
              <w:t>.</w:t>
            </w:r>
            <w:r w:rsidRPr="00A833C7">
              <w:rPr>
                <w:rFonts w:cs="Times New Roman"/>
                <w:spacing w:val="2"/>
                <w:sz w:val="20"/>
                <w:szCs w:val="20"/>
              </w:rPr>
              <w:t xml:space="preserve"> </w:t>
            </w:r>
            <w:r w:rsidRPr="00A833C7">
              <w:rPr>
                <w:rFonts w:cs="Times New Roman" w:hint="eastAsia"/>
                <w:spacing w:val="2"/>
                <w:sz w:val="20"/>
                <w:szCs w:val="20"/>
              </w:rPr>
              <w:t>다만</w:t>
            </w:r>
            <w:r w:rsidRPr="00A833C7">
              <w:rPr>
                <w:rFonts w:cs="Times New Roman" w:hint="eastAsia"/>
                <w:spacing w:val="2"/>
                <w:sz w:val="20"/>
                <w:szCs w:val="20"/>
              </w:rPr>
              <w:t>,</w:t>
            </w:r>
            <w:r w:rsidRPr="00A833C7">
              <w:rPr>
                <w:rFonts w:cs="Times New Roman"/>
                <w:spacing w:val="2"/>
                <w:sz w:val="20"/>
                <w:szCs w:val="20"/>
              </w:rPr>
              <w:t xml:space="preserve"> </w:t>
            </w:r>
            <w:r w:rsidRPr="00A833C7">
              <w:rPr>
                <w:rFonts w:cs="Times New Roman" w:hint="eastAsia"/>
                <w:spacing w:val="2"/>
                <w:sz w:val="20"/>
                <w:szCs w:val="20"/>
              </w:rPr>
              <w:t>상법은</w:t>
            </w:r>
            <w:r w:rsidRPr="00A833C7">
              <w:rPr>
                <w:rFonts w:cs="Times New Roman" w:hint="eastAsia"/>
                <w:spacing w:val="2"/>
                <w:sz w:val="20"/>
                <w:szCs w:val="20"/>
              </w:rPr>
              <w:t xml:space="preserve"> </w:t>
            </w:r>
            <w:r w:rsidRPr="00A833C7">
              <w:rPr>
                <w:rFonts w:cs="Times New Roman"/>
                <w:spacing w:val="2"/>
                <w:sz w:val="20"/>
                <w:szCs w:val="20"/>
              </w:rPr>
              <w:t>“</w:t>
            </w:r>
            <w:r w:rsidRPr="00A833C7">
              <w:rPr>
                <w:rFonts w:cs="Times New Roman" w:hint="eastAsia"/>
                <w:spacing w:val="2"/>
                <w:sz w:val="20"/>
                <w:szCs w:val="20"/>
              </w:rPr>
              <w:t>실질가액</w:t>
            </w:r>
            <w:r w:rsidRPr="00A833C7">
              <w:rPr>
                <w:rFonts w:cs="Times New Roman"/>
                <w:spacing w:val="2"/>
                <w:sz w:val="20"/>
                <w:szCs w:val="20"/>
              </w:rPr>
              <w:t>”</w:t>
            </w:r>
            <w:r w:rsidRPr="00A833C7">
              <w:rPr>
                <w:rFonts w:cs="Times New Roman" w:hint="eastAsia"/>
                <w:spacing w:val="2"/>
                <w:sz w:val="20"/>
                <w:szCs w:val="20"/>
              </w:rPr>
              <w:t>의</w:t>
            </w:r>
            <w:r w:rsidRPr="00A833C7">
              <w:rPr>
                <w:rFonts w:cs="Times New Roman" w:hint="eastAsia"/>
                <w:spacing w:val="2"/>
                <w:sz w:val="20"/>
                <w:szCs w:val="20"/>
              </w:rPr>
              <w:t xml:space="preserve"> </w:t>
            </w:r>
            <w:r w:rsidRPr="00A833C7">
              <w:rPr>
                <w:rFonts w:cs="Times New Roman" w:hint="eastAsia"/>
                <w:spacing w:val="2"/>
                <w:sz w:val="20"/>
                <w:szCs w:val="20"/>
              </w:rPr>
              <w:t>의미</w:t>
            </w:r>
            <w:r w:rsidRPr="00A833C7">
              <w:rPr>
                <w:rFonts w:cs="Times New Roman" w:hint="eastAsia"/>
                <w:spacing w:val="2"/>
                <w:sz w:val="20"/>
                <w:szCs w:val="20"/>
              </w:rPr>
              <w:t xml:space="preserve"> </w:t>
            </w:r>
            <w:r w:rsidRPr="00A833C7">
              <w:rPr>
                <w:rFonts w:cs="Times New Roman" w:hint="eastAsia"/>
                <w:spacing w:val="2"/>
                <w:sz w:val="20"/>
                <w:szCs w:val="20"/>
              </w:rPr>
              <w:t>및</w:t>
            </w:r>
            <w:r w:rsidRPr="00A833C7">
              <w:rPr>
                <w:rFonts w:cs="Times New Roman" w:hint="eastAsia"/>
                <w:spacing w:val="2"/>
                <w:sz w:val="20"/>
                <w:szCs w:val="20"/>
              </w:rPr>
              <w:t xml:space="preserve"> </w:t>
            </w:r>
            <w:r w:rsidRPr="00A833C7">
              <w:rPr>
                <w:rFonts w:cs="Times New Roman" w:hint="eastAsia"/>
                <w:spacing w:val="2"/>
                <w:sz w:val="20"/>
                <w:szCs w:val="20"/>
              </w:rPr>
              <w:t>산정기준에</w:t>
            </w:r>
            <w:r w:rsidRPr="00A833C7">
              <w:rPr>
                <w:rFonts w:cs="Times New Roman" w:hint="eastAsia"/>
                <w:spacing w:val="2"/>
                <w:sz w:val="20"/>
                <w:szCs w:val="20"/>
              </w:rPr>
              <w:t xml:space="preserve"> </w:t>
            </w:r>
            <w:r w:rsidRPr="00A833C7">
              <w:rPr>
                <w:rFonts w:cs="Times New Roman" w:hint="eastAsia"/>
                <w:spacing w:val="2"/>
                <w:sz w:val="20"/>
                <w:szCs w:val="20"/>
              </w:rPr>
              <w:t>대해서는</w:t>
            </w:r>
            <w:r w:rsidRPr="00A833C7">
              <w:rPr>
                <w:rFonts w:cs="Times New Roman" w:hint="eastAsia"/>
                <w:spacing w:val="2"/>
                <w:sz w:val="20"/>
                <w:szCs w:val="20"/>
              </w:rPr>
              <w:t xml:space="preserve"> </w:t>
            </w:r>
            <w:r w:rsidRPr="00A833C7">
              <w:rPr>
                <w:rFonts w:cs="Times New Roman" w:hint="eastAsia"/>
                <w:spacing w:val="2"/>
                <w:sz w:val="20"/>
                <w:szCs w:val="20"/>
              </w:rPr>
              <w:t>구체적인</w:t>
            </w:r>
            <w:r w:rsidRPr="00A833C7">
              <w:rPr>
                <w:rFonts w:cs="Times New Roman" w:hint="eastAsia"/>
                <w:spacing w:val="2"/>
                <w:sz w:val="20"/>
                <w:szCs w:val="20"/>
              </w:rPr>
              <w:t xml:space="preserve"> </w:t>
            </w:r>
            <w:r w:rsidRPr="00A833C7">
              <w:rPr>
                <w:rFonts w:cs="Times New Roman" w:hint="eastAsia"/>
                <w:spacing w:val="2"/>
                <w:sz w:val="20"/>
                <w:szCs w:val="20"/>
              </w:rPr>
              <w:t>규정을</w:t>
            </w:r>
            <w:r w:rsidRPr="00A833C7">
              <w:rPr>
                <w:rFonts w:cs="Times New Roman" w:hint="eastAsia"/>
                <w:spacing w:val="2"/>
                <w:sz w:val="20"/>
                <w:szCs w:val="20"/>
              </w:rPr>
              <w:t xml:space="preserve"> </w:t>
            </w:r>
            <w:r w:rsidRPr="00A833C7">
              <w:rPr>
                <w:rFonts w:cs="Times New Roman" w:hint="eastAsia"/>
                <w:spacing w:val="2"/>
                <w:sz w:val="20"/>
                <w:szCs w:val="20"/>
              </w:rPr>
              <w:t>두고</w:t>
            </w:r>
            <w:r w:rsidRPr="00A833C7">
              <w:rPr>
                <w:rFonts w:cs="Times New Roman" w:hint="eastAsia"/>
                <w:spacing w:val="2"/>
                <w:sz w:val="20"/>
                <w:szCs w:val="20"/>
              </w:rPr>
              <w:t xml:space="preserve"> </w:t>
            </w:r>
            <w:r w:rsidRPr="00A833C7">
              <w:rPr>
                <w:rFonts w:cs="Times New Roman" w:hint="eastAsia"/>
                <w:spacing w:val="2"/>
                <w:sz w:val="20"/>
                <w:szCs w:val="20"/>
              </w:rPr>
              <w:t>있지</w:t>
            </w:r>
            <w:r w:rsidRPr="00A833C7">
              <w:rPr>
                <w:rFonts w:cs="Times New Roman" w:hint="eastAsia"/>
                <w:spacing w:val="2"/>
                <w:sz w:val="20"/>
                <w:szCs w:val="20"/>
              </w:rPr>
              <w:t xml:space="preserve"> </w:t>
            </w:r>
            <w:r w:rsidRPr="00A833C7">
              <w:rPr>
                <w:rFonts w:cs="Times New Roman" w:hint="eastAsia"/>
                <w:spacing w:val="2"/>
                <w:sz w:val="20"/>
                <w:szCs w:val="20"/>
              </w:rPr>
              <w:t>않은데</w:t>
            </w:r>
            <w:r w:rsidRPr="00A833C7">
              <w:rPr>
                <w:rFonts w:cs="Times New Roman" w:hint="eastAsia"/>
                <w:spacing w:val="2"/>
                <w:sz w:val="20"/>
                <w:szCs w:val="20"/>
              </w:rPr>
              <w:t>,</w:t>
            </w:r>
            <w:r w:rsidRPr="00A833C7">
              <w:rPr>
                <w:rFonts w:cs="Times New Roman"/>
                <w:spacing w:val="2"/>
                <w:sz w:val="20"/>
                <w:szCs w:val="20"/>
              </w:rPr>
              <w:t xml:space="preserve"> </w:t>
            </w:r>
            <w:r w:rsidRPr="00A833C7">
              <w:rPr>
                <w:rFonts w:cs="Times New Roman" w:hint="eastAsia"/>
                <w:spacing w:val="2"/>
                <w:sz w:val="20"/>
                <w:szCs w:val="20"/>
              </w:rPr>
              <w:t>일반적으로</w:t>
            </w:r>
            <w:r w:rsidRPr="00A833C7">
              <w:rPr>
                <w:rFonts w:cs="Times New Roman" w:hint="eastAsia"/>
                <w:spacing w:val="2"/>
                <w:sz w:val="20"/>
                <w:szCs w:val="20"/>
              </w:rPr>
              <w:t xml:space="preserve"> </w:t>
            </w:r>
            <w:r w:rsidRPr="00A833C7">
              <w:rPr>
                <w:rFonts w:cs="Times New Roman" w:hint="eastAsia"/>
                <w:spacing w:val="2"/>
                <w:sz w:val="20"/>
                <w:szCs w:val="20"/>
              </w:rPr>
              <w:t>법원은</w:t>
            </w:r>
            <w:r w:rsidRPr="00A833C7">
              <w:rPr>
                <w:rFonts w:cs="Times New Roman" w:hint="eastAsia"/>
                <w:spacing w:val="2"/>
                <w:sz w:val="20"/>
                <w:szCs w:val="20"/>
              </w:rPr>
              <w:t xml:space="preserve"> </w:t>
            </w:r>
            <w:r w:rsidRPr="00A833C7">
              <w:rPr>
                <w:rFonts w:cs="Times New Roman" w:hint="eastAsia"/>
                <w:spacing w:val="2"/>
                <w:sz w:val="20"/>
                <w:szCs w:val="20"/>
              </w:rPr>
              <w:t>비상장주식의</w:t>
            </w:r>
            <w:r w:rsidRPr="00A833C7">
              <w:rPr>
                <w:rFonts w:cs="Times New Roman" w:hint="eastAsia"/>
                <w:spacing w:val="2"/>
                <w:sz w:val="20"/>
                <w:szCs w:val="20"/>
              </w:rPr>
              <w:t xml:space="preserve"> </w:t>
            </w:r>
            <w:r w:rsidRPr="00A833C7">
              <w:rPr>
                <w:rFonts w:cs="Times New Roman" w:hint="eastAsia"/>
                <w:spacing w:val="2"/>
                <w:sz w:val="20"/>
                <w:szCs w:val="20"/>
              </w:rPr>
              <w:t>경우</w:t>
            </w:r>
            <w:r w:rsidRPr="00A833C7">
              <w:rPr>
                <w:rFonts w:cs="Times New Roman" w:hint="eastAsia"/>
                <w:spacing w:val="2"/>
                <w:sz w:val="20"/>
                <w:szCs w:val="20"/>
              </w:rPr>
              <w:t xml:space="preserve"> </w:t>
            </w:r>
            <w:r w:rsidRPr="00A833C7">
              <w:rPr>
                <w:rFonts w:cs="Times New Roman" w:hint="eastAsia"/>
                <w:spacing w:val="2"/>
                <w:sz w:val="20"/>
                <w:szCs w:val="20"/>
              </w:rPr>
              <w:t>정상적인</w:t>
            </w:r>
            <w:r w:rsidRPr="00A833C7">
              <w:rPr>
                <w:rFonts w:cs="Times New Roman" w:hint="eastAsia"/>
                <w:spacing w:val="2"/>
                <w:sz w:val="20"/>
                <w:szCs w:val="20"/>
              </w:rPr>
              <w:t xml:space="preserve"> </w:t>
            </w:r>
            <w:r w:rsidRPr="00A833C7">
              <w:rPr>
                <w:rFonts w:cs="Times New Roman" w:hint="eastAsia"/>
                <w:spacing w:val="2"/>
                <w:sz w:val="20"/>
                <w:szCs w:val="20"/>
              </w:rPr>
              <w:t>거래의</w:t>
            </w:r>
            <w:r w:rsidRPr="00A833C7">
              <w:rPr>
                <w:rFonts w:cs="Times New Roman" w:hint="eastAsia"/>
                <w:spacing w:val="2"/>
                <w:sz w:val="20"/>
                <w:szCs w:val="20"/>
              </w:rPr>
              <w:t xml:space="preserve"> </w:t>
            </w:r>
            <w:r w:rsidRPr="00A833C7">
              <w:rPr>
                <w:rFonts w:cs="Times New Roman" w:hint="eastAsia"/>
                <w:spacing w:val="2"/>
                <w:sz w:val="20"/>
                <w:szCs w:val="20"/>
              </w:rPr>
              <w:t>실례가</w:t>
            </w:r>
            <w:r w:rsidRPr="00A833C7">
              <w:rPr>
                <w:rFonts w:cs="Times New Roman" w:hint="eastAsia"/>
                <w:spacing w:val="2"/>
                <w:sz w:val="20"/>
                <w:szCs w:val="20"/>
              </w:rPr>
              <w:t xml:space="preserve"> </w:t>
            </w:r>
            <w:r w:rsidRPr="00A833C7">
              <w:rPr>
                <w:rFonts w:cs="Times New Roman" w:hint="eastAsia"/>
                <w:spacing w:val="2"/>
                <w:sz w:val="20"/>
                <w:szCs w:val="20"/>
              </w:rPr>
              <w:t>있는</w:t>
            </w:r>
            <w:r w:rsidRPr="00A833C7">
              <w:rPr>
                <w:rFonts w:cs="Times New Roman" w:hint="eastAsia"/>
                <w:spacing w:val="2"/>
                <w:sz w:val="20"/>
                <w:szCs w:val="20"/>
              </w:rPr>
              <w:t xml:space="preserve"> </w:t>
            </w:r>
            <w:r w:rsidRPr="00A833C7">
              <w:rPr>
                <w:rFonts w:cs="Times New Roman" w:hint="eastAsia"/>
                <w:spacing w:val="2"/>
                <w:sz w:val="20"/>
                <w:szCs w:val="20"/>
              </w:rPr>
              <w:t>경우</w:t>
            </w:r>
            <w:r w:rsidRPr="00A833C7">
              <w:rPr>
                <w:rFonts w:cs="Times New Roman" w:hint="eastAsia"/>
                <w:spacing w:val="2"/>
                <w:sz w:val="20"/>
                <w:szCs w:val="20"/>
              </w:rPr>
              <w:t xml:space="preserve"> </w:t>
            </w:r>
            <w:r w:rsidRPr="00A833C7">
              <w:rPr>
                <w:rFonts w:cs="Times New Roman" w:hint="eastAsia"/>
                <w:spacing w:val="2"/>
                <w:sz w:val="20"/>
                <w:szCs w:val="20"/>
              </w:rPr>
              <w:t>그</w:t>
            </w:r>
            <w:r w:rsidRPr="00A833C7">
              <w:rPr>
                <w:rFonts w:cs="Times New Roman" w:hint="eastAsia"/>
                <w:spacing w:val="2"/>
                <w:sz w:val="20"/>
                <w:szCs w:val="20"/>
              </w:rPr>
              <w:t xml:space="preserve"> </w:t>
            </w:r>
            <w:r w:rsidRPr="00A833C7">
              <w:rPr>
                <w:rFonts w:cs="Times New Roman" w:hint="eastAsia"/>
                <w:spacing w:val="2"/>
                <w:sz w:val="20"/>
                <w:szCs w:val="20"/>
              </w:rPr>
              <w:t>거래가격을</w:t>
            </w:r>
            <w:r w:rsidRPr="00A833C7">
              <w:rPr>
                <w:rFonts w:cs="Times New Roman" w:hint="eastAsia"/>
                <w:spacing w:val="2"/>
                <w:sz w:val="20"/>
                <w:szCs w:val="20"/>
              </w:rPr>
              <w:t xml:space="preserve"> </w:t>
            </w:r>
            <w:r w:rsidRPr="00A833C7">
              <w:rPr>
                <w:rFonts w:cs="Times New Roman" w:hint="eastAsia"/>
                <w:spacing w:val="2"/>
                <w:sz w:val="20"/>
                <w:szCs w:val="20"/>
              </w:rPr>
              <w:t>시가로</w:t>
            </w:r>
            <w:r w:rsidRPr="00A833C7">
              <w:rPr>
                <w:rFonts w:cs="Times New Roman" w:hint="eastAsia"/>
                <w:spacing w:val="2"/>
                <w:sz w:val="20"/>
                <w:szCs w:val="20"/>
              </w:rPr>
              <w:t xml:space="preserve"> </w:t>
            </w:r>
            <w:r w:rsidRPr="00A833C7">
              <w:rPr>
                <w:rFonts w:cs="Times New Roman" w:hint="eastAsia"/>
                <w:spacing w:val="2"/>
                <w:sz w:val="20"/>
                <w:szCs w:val="20"/>
              </w:rPr>
              <w:t>보</w:t>
            </w:r>
            <w:r w:rsidR="00B93A78">
              <w:rPr>
                <w:rFonts w:cs="Times New Roman" w:hint="eastAsia"/>
                <w:spacing w:val="2"/>
                <w:sz w:val="20"/>
                <w:szCs w:val="20"/>
              </w:rPr>
              <w:t>되</w:t>
            </w:r>
            <w:r w:rsidR="00B93A78">
              <w:rPr>
                <w:rFonts w:cs="Times New Roman" w:hint="eastAsia"/>
                <w:spacing w:val="2"/>
                <w:sz w:val="20"/>
                <w:szCs w:val="20"/>
              </w:rPr>
              <w:t>,</w:t>
            </w:r>
            <w:r w:rsidR="00B93A78">
              <w:rPr>
                <w:rFonts w:cs="Times New Roman"/>
                <w:spacing w:val="2"/>
                <w:sz w:val="20"/>
                <w:szCs w:val="20"/>
              </w:rPr>
              <w:t xml:space="preserve"> </w:t>
            </w:r>
            <w:r w:rsidR="00B93A78">
              <w:rPr>
                <w:rFonts w:cs="Times New Roman" w:hint="eastAsia"/>
                <w:spacing w:val="2"/>
                <w:sz w:val="20"/>
                <w:szCs w:val="20"/>
              </w:rPr>
              <w:t>그러한</w:t>
            </w:r>
            <w:r w:rsidR="00B93A78">
              <w:rPr>
                <w:rFonts w:cs="Times New Roman" w:hint="eastAsia"/>
                <w:spacing w:val="2"/>
                <w:sz w:val="20"/>
                <w:szCs w:val="20"/>
              </w:rPr>
              <w:t xml:space="preserve"> </w:t>
            </w:r>
            <w:r w:rsidR="00B93A78">
              <w:rPr>
                <w:rFonts w:cs="Times New Roman" w:hint="eastAsia"/>
                <w:spacing w:val="2"/>
                <w:sz w:val="20"/>
                <w:szCs w:val="20"/>
              </w:rPr>
              <w:t>거래가격이</w:t>
            </w:r>
            <w:r w:rsidR="00B93A78">
              <w:rPr>
                <w:rFonts w:cs="Times New Roman" w:hint="eastAsia"/>
                <w:spacing w:val="2"/>
                <w:sz w:val="20"/>
                <w:szCs w:val="20"/>
              </w:rPr>
              <w:t xml:space="preserve"> </w:t>
            </w:r>
            <w:r w:rsidR="00B93A78">
              <w:rPr>
                <w:rFonts w:cs="Times New Roman" w:hint="eastAsia"/>
                <w:spacing w:val="2"/>
                <w:sz w:val="20"/>
                <w:szCs w:val="20"/>
              </w:rPr>
              <w:t>없는</w:t>
            </w:r>
            <w:r w:rsidR="00B93A78">
              <w:rPr>
                <w:rFonts w:cs="Times New Roman" w:hint="eastAsia"/>
                <w:spacing w:val="2"/>
                <w:sz w:val="20"/>
                <w:szCs w:val="20"/>
              </w:rPr>
              <w:t xml:space="preserve"> </w:t>
            </w:r>
            <w:r w:rsidR="00B93A78">
              <w:rPr>
                <w:rFonts w:cs="Times New Roman" w:hint="eastAsia"/>
                <w:spacing w:val="2"/>
                <w:sz w:val="20"/>
                <w:szCs w:val="20"/>
              </w:rPr>
              <w:t>경우에는</w:t>
            </w:r>
            <w:r w:rsidR="00B93A78">
              <w:rPr>
                <w:rFonts w:cs="Times New Roman" w:hint="eastAsia"/>
                <w:spacing w:val="2"/>
                <w:sz w:val="20"/>
                <w:szCs w:val="20"/>
              </w:rPr>
              <w:t xml:space="preserve"> </w:t>
            </w:r>
            <w:r w:rsidR="00B93A78" w:rsidRPr="00B93A78">
              <w:rPr>
                <w:rFonts w:cs="Times New Roman" w:hint="eastAsia"/>
                <w:spacing w:val="2"/>
                <w:sz w:val="20"/>
                <w:szCs w:val="20"/>
              </w:rPr>
              <w:t>비상장주식의</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평가에</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관하여</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보편적으로</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인정되는</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방법</w:t>
            </w:r>
            <w:r w:rsidR="00B93A78" w:rsidRPr="00B93A78">
              <w:rPr>
                <w:rFonts w:cs="Times New Roman" w:hint="eastAsia"/>
                <w:spacing w:val="2"/>
                <w:sz w:val="20"/>
                <w:szCs w:val="20"/>
              </w:rPr>
              <w:t>(</w:t>
            </w:r>
            <w:r w:rsidR="00B93A78" w:rsidRPr="00B93A78">
              <w:rPr>
                <w:rFonts w:cs="Times New Roman" w:hint="eastAsia"/>
                <w:spacing w:val="2"/>
                <w:sz w:val="20"/>
                <w:szCs w:val="20"/>
              </w:rPr>
              <w:t>순자산가치방식</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수익가치방식</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유사업종비교방식</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등</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법령상의</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평가방법</w:t>
            </w:r>
            <w:r w:rsidR="00B93A78" w:rsidRPr="00B93A78">
              <w:rPr>
                <w:rFonts w:cs="Times New Roman" w:hint="eastAsia"/>
                <w:spacing w:val="2"/>
                <w:sz w:val="20"/>
                <w:szCs w:val="20"/>
              </w:rPr>
              <w:t>(</w:t>
            </w:r>
            <w:r w:rsidR="00B93A78" w:rsidRPr="00B93A78">
              <w:rPr>
                <w:rFonts w:cs="Times New Roman" w:hint="eastAsia"/>
                <w:spacing w:val="2"/>
                <w:sz w:val="20"/>
                <w:szCs w:val="20"/>
              </w:rPr>
              <w:t>상속세</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및</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증여세법</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시행령</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제</w:t>
            </w:r>
            <w:r w:rsidR="00B93A78" w:rsidRPr="00B93A78">
              <w:rPr>
                <w:rFonts w:cs="Times New Roman" w:hint="eastAsia"/>
                <w:spacing w:val="2"/>
                <w:sz w:val="20"/>
                <w:szCs w:val="20"/>
              </w:rPr>
              <w:t>54</w:t>
            </w:r>
            <w:r w:rsidR="00B93A78" w:rsidRPr="00B93A78">
              <w:rPr>
                <w:rFonts w:cs="Times New Roman" w:hint="eastAsia"/>
                <w:spacing w:val="2"/>
                <w:sz w:val="20"/>
                <w:szCs w:val="20"/>
              </w:rPr>
              <w:t>조의</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평가방법</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등</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등에</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의하여</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평가한</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가액을</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토대로</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당해</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거래의</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특수성을</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고려하여</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객관적</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교환가치를</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반영한</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적정거래가액을</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결정할</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수</w:t>
            </w:r>
            <w:r w:rsidR="00B93A78" w:rsidRPr="00B93A78">
              <w:rPr>
                <w:rFonts w:cs="Times New Roman" w:hint="eastAsia"/>
                <w:spacing w:val="2"/>
                <w:sz w:val="20"/>
                <w:szCs w:val="20"/>
              </w:rPr>
              <w:t xml:space="preserve"> </w:t>
            </w:r>
            <w:r w:rsidR="00B93A78" w:rsidRPr="00B93A78">
              <w:rPr>
                <w:rFonts w:cs="Times New Roman" w:hint="eastAsia"/>
                <w:spacing w:val="2"/>
                <w:sz w:val="20"/>
                <w:szCs w:val="20"/>
              </w:rPr>
              <w:t>있</w:t>
            </w:r>
            <w:r w:rsidR="00B93A78">
              <w:rPr>
                <w:rFonts w:cs="Times New Roman" w:hint="eastAsia"/>
                <w:spacing w:val="2"/>
                <w:sz w:val="20"/>
                <w:szCs w:val="20"/>
              </w:rPr>
              <w:t>다는</w:t>
            </w:r>
            <w:r w:rsidR="00B93A78">
              <w:rPr>
                <w:rFonts w:cs="Times New Roman" w:hint="eastAsia"/>
                <w:spacing w:val="2"/>
                <w:sz w:val="20"/>
                <w:szCs w:val="20"/>
              </w:rPr>
              <w:t xml:space="preserve"> </w:t>
            </w:r>
            <w:r w:rsidR="00B93A78">
              <w:rPr>
                <w:rFonts w:cs="Times New Roman" w:hint="eastAsia"/>
                <w:spacing w:val="2"/>
                <w:sz w:val="20"/>
                <w:szCs w:val="20"/>
              </w:rPr>
              <w:t>태도임</w:t>
            </w:r>
            <w:r w:rsidRPr="00A833C7">
              <w:rPr>
                <w:rFonts w:cs="Times New Roman" w:hint="eastAsia"/>
                <w:spacing w:val="2"/>
                <w:sz w:val="20"/>
                <w:szCs w:val="20"/>
              </w:rPr>
              <w:t>.</w:t>
            </w:r>
          </w:p>
          <w:p w14:paraId="70DB5CF3" w14:textId="2B142FDD" w:rsidR="0080170A" w:rsidRPr="009974DE" w:rsidRDefault="0080170A" w:rsidP="00901550">
            <w:pPr>
              <w:pStyle w:val="a8"/>
              <w:widowControl/>
              <w:numPr>
                <w:ilvl w:val="0"/>
                <w:numId w:val="2"/>
              </w:numPr>
              <w:spacing w:before="40" w:after="120" w:line="276" w:lineRule="auto"/>
              <w:rPr>
                <w:rFonts w:cs="Times New Roman"/>
                <w:sz w:val="20"/>
                <w:szCs w:val="20"/>
              </w:rPr>
            </w:pPr>
            <w:r w:rsidRPr="009974DE">
              <w:rPr>
                <w:rFonts w:cs="Times New Roman"/>
                <w:sz w:val="20"/>
                <w:szCs w:val="20"/>
              </w:rPr>
              <w:t>대상회사의</w:t>
            </w:r>
            <w:r w:rsidRPr="009974DE">
              <w:rPr>
                <w:rFonts w:cs="Times New Roman"/>
                <w:sz w:val="20"/>
                <w:szCs w:val="20"/>
              </w:rPr>
              <w:t xml:space="preserve"> </w:t>
            </w:r>
            <w:r w:rsidRPr="009974DE">
              <w:rPr>
                <w:rFonts w:cs="Times New Roman"/>
                <w:sz w:val="20"/>
                <w:szCs w:val="20"/>
              </w:rPr>
              <w:t>경우</w:t>
            </w:r>
            <w:r w:rsidRPr="009974DE">
              <w:rPr>
                <w:rFonts w:cs="Times New Roman"/>
                <w:sz w:val="20"/>
                <w:szCs w:val="20"/>
              </w:rPr>
              <w:t xml:space="preserve"> </w:t>
            </w:r>
            <w:r w:rsidRPr="009974DE">
              <w:rPr>
                <w:rFonts w:cs="Times New Roman"/>
                <w:sz w:val="20"/>
                <w:szCs w:val="20"/>
              </w:rPr>
              <w:t>투자자들에</w:t>
            </w:r>
            <w:r w:rsidRPr="009974DE">
              <w:rPr>
                <w:rFonts w:cs="Times New Roman"/>
                <w:sz w:val="20"/>
                <w:szCs w:val="20"/>
              </w:rPr>
              <w:t xml:space="preserve"> </w:t>
            </w:r>
            <w:r w:rsidRPr="009974DE">
              <w:rPr>
                <w:rFonts w:cs="Times New Roman"/>
                <w:sz w:val="20"/>
                <w:szCs w:val="20"/>
              </w:rPr>
              <w:t>대한</w:t>
            </w:r>
            <w:r w:rsidRPr="009974DE">
              <w:rPr>
                <w:rFonts w:cs="Times New Roman"/>
                <w:sz w:val="20"/>
                <w:szCs w:val="20"/>
              </w:rPr>
              <w:t xml:space="preserve"> </w:t>
            </w:r>
            <w:r w:rsidRPr="009974DE">
              <w:rPr>
                <w:rFonts w:cs="Times New Roman"/>
                <w:sz w:val="20"/>
                <w:szCs w:val="20"/>
              </w:rPr>
              <w:t>제</w:t>
            </w:r>
            <w:r w:rsidRPr="009974DE">
              <w:rPr>
                <w:rFonts w:cs="Times New Roman"/>
                <w:sz w:val="20"/>
                <w:szCs w:val="20"/>
              </w:rPr>
              <w:t>3</w:t>
            </w:r>
            <w:r w:rsidRPr="009974DE">
              <w:rPr>
                <w:rFonts w:cs="Times New Roman"/>
                <w:sz w:val="20"/>
                <w:szCs w:val="20"/>
              </w:rPr>
              <w:t>자배정</w:t>
            </w:r>
            <w:r w:rsidRPr="009974DE">
              <w:rPr>
                <w:rFonts w:cs="Times New Roman"/>
                <w:sz w:val="20"/>
                <w:szCs w:val="20"/>
              </w:rPr>
              <w:t xml:space="preserve"> </w:t>
            </w:r>
            <w:r w:rsidRPr="009974DE">
              <w:rPr>
                <w:rFonts w:cs="Times New Roman"/>
                <w:sz w:val="20"/>
                <w:szCs w:val="20"/>
              </w:rPr>
              <w:t>유상증자의</w:t>
            </w:r>
            <w:r w:rsidRPr="009974DE">
              <w:rPr>
                <w:rFonts w:cs="Times New Roman"/>
                <w:sz w:val="20"/>
                <w:szCs w:val="20"/>
              </w:rPr>
              <w:t xml:space="preserve"> </w:t>
            </w:r>
            <w:r w:rsidRPr="009974DE">
              <w:rPr>
                <w:rFonts w:cs="Times New Roman"/>
                <w:sz w:val="20"/>
                <w:szCs w:val="20"/>
              </w:rPr>
              <w:t>방식의</w:t>
            </w:r>
            <w:r w:rsidRPr="009974DE">
              <w:rPr>
                <w:rFonts w:cs="Times New Roman"/>
                <w:sz w:val="20"/>
                <w:szCs w:val="20"/>
              </w:rPr>
              <w:t xml:space="preserve"> </w:t>
            </w:r>
            <w:r w:rsidRPr="009974DE">
              <w:rPr>
                <w:rFonts w:cs="Times New Roman"/>
                <w:sz w:val="20"/>
                <w:szCs w:val="20"/>
              </w:rPr>
              <w:t>거래가</w:t>
            </w:r>
            <w:r w:rsidRPr="009974DE">
              <w:rPr>
                <w:rFonts w:cs="Times New Roman"/>
                <w:sz w:val="20"/>
                <w:szCs w:val="20"/>
              </w:rPr>
              <w:t xml:space="preserve"> </w:t>
            </w:r>
            <w:r w:rsidRPr="009974DE">
              <w:rPr>
                <w:rFonts w:cs="Times New Roman"/>
                <w:sz w:val="20"/>
                <w:szCs w:val="20"/>
              </w:rPr>
              <w:t>다수</w:t>
            </w:r>
            <w:r w:rsidRPr="009974DE">
              <w:rPr>
                <w:rFonts w:cs="Times New Roman"/>
                <w:sz w:val="20"/>
                <w:szCs w:val="20"/>
              </w:rPr>
              <w:t xml:space="preserve"> </w:t>
            </w:r>
            <w:r w:rsidRPr="009974DE">
              <w:rPr>
                <w:rFonts w:cs="Times New Roman"/>
                <w:sz w:val="20"/>
                <w:szCs w:val="20"/>
              </w:rPr>
              <w:t>진행되어</w:t>
            </w:r>
            <w:r w:rsidRPr="009974DE">
              <w:rPr>
                <w:rFonts w:cs="Times New Roman"/>
                <w:sz w:val="20"/>
                <w:szCs w:val="20"/>
              </w:rPr>
              <w:t xml:space="preserve"> </w:t>
            </w:r>
            <w:r w:rsidRPr="009974DE">
              <w:rPr>
                <w:rFonts w:cs="Times New Roman"/>
                <w:sz w:val="20"/>
                <w:szCs w:val="20"/>
              </w:rPr>
              <w:t>해당</w:t>
            </w:r>
            <w:r w:rsidRPr="009974DE">
              <w:rPr>
                <w:rFonts w:cs="Times New Roman"/>
                <w:sz w:val="20"/>
                <w:szCs w:val="20"/>
              </w:rPr>
              <w:t xml:space="preserve"> </w:t>
            </w:r>
            <w:r w:rsidRPr="009974DE">
              <w:rPr>
                <w:rFonts w:cs="Times New Roman"/>
                <w:sz w:val="20"/>
                <w:szCs w:val="20"/>
              </w:rPr>
              <w:t>거래의</w:t>
            </w:r>
            <w:r w:rsidRPr="009974DE">
              <w:rPr>
                <w:rFonts w:cs="Times New Roman"/>
                <w:sz w:val="20"/>
                <w:szCs w:val="20"/>
              </w:rPr>
              <w:t xml:space="preserve"> </w:t>
            </w:r>
            <w:r w:rsidRPr="009974DE">
              <w:rPr>
                <w:rFonts w:cs="Times New Roman"/>
                <w:sz w:val="20"/>
                <w:szCs w:val="20"/>
              </w:rPr>
              <w:t>신주발행</w:t>
            </w:r>
            <w:r w:rsidRPr="009974DE">
              <w:rPr>
                <w:rFonts w:cs="Times New Roman"/>
                <w:sz w:val="20"/>
                <w:szCs w:val="20"/>
              </w:rPr>
              <w:t xml:space="preserve"> </w:t>
            </w:r>
            <w:r w:rsidRPr="009974DE">
              <w:rPr>
                <w:rFonts w:cs="Times New Roman"/>
                <w:sz w:val="20"/>
                <w:szCs w:val="20"/>
              </w:rPr>
              <w:t>가격이</w:t>
            </w:r>
            <w:r w:rsidRPr="009974DE">
              <w:rPr>
                <w:rFonts w:cs="Times New Roman"/>
                <w:sz w:val="20"/>
                <w:szCs w:val="20"/>
              </w:rPr>
              <w:t xml:space="preserve"> </w:t>
            </w:r>
            <w:r w:rsidRPr="009974DE">
              <w:rPr>
                <w:rFonts w:cs="Times New Roman"/>
                <w:sz w:val="20"/>
                <w:szCs w:val="20"/>
              </w:rPr>
              <w:t>주식의</w:t>
            </w:r>
            <w:r w:rsidRPr="009974DE">
              <w:rPr>
                <w:rFonts w:cs="Times New Roman"/>
                <w:sz w:val="20"/>
                <w:szCs w:val="20"/>
              </w:rPr>
              <w:t xml:space="preserve"> </w:t>
            </w:r>
            <w:r w:rsidRPr="009974DE">
              <w:rPr>
                <w:rFonts w:cs="Times New Roman"/>
                <w:sz w:val="20"/>
                <w:szCs w:val="20"/>
              </w:rPr>
              <w:t>실질가액을</w:t>
            </w:r>
            <w:r w:rsidRPr="009974DE">
              <w:rPr>
                <w:rFonts w:cs="Times New Roman"/>
                <w:sz w:val="20"/>
                <w:szCs w:val="20"/>
              </w:rPr>
              <w:t xml:space="preserve"> </w:t>
            </w:r>
            <w:r w:rsidRPr="009974DE">
              <w:rPr>
                <w:rFonts w:cs="Times New Roman"/>
                <w:sz w:val="20"/>
                <w:szCs w:val="20"/>
              </w:rPr>
              <w:t>판단하는</w:t>
            </w:r>
            <w:r w:rsidRPr="009974DE">
              <w:rPr>
                <w:rFonts w:cs="Times New Roman"/>
                <w:sz w:val="20"/>
                <w:szCs w:val="20"/>
              </w:rPr>
              <w:t xml:space="preserve"> </w:t>
            </w:r>
            <w:r w:rsidRPr="009974DE">
              <w:rPr>
                <w:rFonts w:cs="Times New Roman"/>
                <w:sz w:val="20"/>
                <w:szCs w:val="20"/>
              </w:rPr>
              <w:t>기준이</w:t>
            </w:r>
            <w:r w:rsidRPr="009974DE">
              <w:rPr>
                <w:rFonts w:cs="Times New Roman"/>
                <w:sz w:val="20"/>
                <w:szCs w:val="20"/>
              </w:rPr>
              <w:t xml:space="preserve"> </w:t>
            </w:r>
            <w:r w:rsidRPr="009974DE">
              <w:rPr>
                <w:rFonts w:cs="Times New Roman"/>
                <w:sz w:val="20"/>
                <w:szCs w:val="20"/>
              </w:rPr>
              <w:t>될</w:t>
            </w:r>
            <w:r w:rsidRPr="009974DE">
              <w:rPr>
                <w:rFonts w:cs="Times New Roman"/>
                <w:sz w:val="20"/>
                <w:szCs w:val="20"/>
              </w:rPr>
              <w:t xml:space="preserve"> </w:t>
            </w:r>
            <w:r w:rsidRPr="009974DE">
              <w:rPr>
                <w:rFonts w:cs="Times New Roman"/>
                <w:sz w:val="20"/>
                <w:szCs w:val="20"/>
              </w:rPr>
              <w:t>수</w:t>
            </w:r>
            <w:r w:rsidRPr="009974DE">
              <w:rPr>
                <w:rFonts w:cs="Times New Roman"/>
                <w:sz w:val="20"/>
                <w:szCs w:val="20"/>
              </w:rPr>
              <w:t xml:space="preserve"> </w:t>
            </w:r>
            <w:r w:rsidRPr="009974DE">
              <w:rPr>
                <w:rFonts w:cs="Times New Roman"/>
                <w:sz w:val="20"/>
                <w:szCs w:val="20"/>
              </w:rPr>
              <w:t>있</w:t>
            </w:r>
            <w:r w:rsidRPr="009974DE">
              <w:rPr>
                <w:rFonts w:cs="Times New Roman" w:hint="eastAsia"/>
                <w:sz w:val="20"/>
                <w:szCs w:val="20"/>
              </w:rPr>
              <w:t>을</w:t>
            </w:r>
            <w:r w:rsidRPr="009974DE">
              <w:rPr>
                <w:rFonts w:cs="Times New Roman" w:hint="eastAsia"/>
                <w:sz w:val="20"/>
                <w:szCs w:val="20"/>
              </w:rPr>
              <w:t xml:space="preserve"> </w:t>
            </w:r>
            <w:r w:rsidRPr="009974DE">
              <w:rPr>
                <w:rFonts w:cs="Times New Roman" w:hint="eastAsia"/>
                <w:sz w:val="20"/>
                <w:szCs w:val="20"/>
              </w:rPr>
              <w:t>것으로</w:t>
            </w:r>
            <w:r w:rsidRPr="009974DE">
              <w:rPr>
                <w:rFonts w:cs="Times New Roman" w:hint="eastAsia"/>
                <w:sz w:val="20"/>
                <w:szCs w:val="20"/>
              </w:rPr>
              <w:t xml:space="preserve"> </w:t>
            </w:r>
            <w:r w:rsidRPr="009974DE">
              <w:rPr>
                <w:rFonts w:cs="Times New Roman" w:hint="eastAsia"/>
                <w:sz w:val="20"/>
                <w:szCs w:val="20"/>
              </w:rPr>
              <w:t>보임</w:t>
            </w:r>
            <w:r w:rsidRPr="009974DE">
              <w:rPr>
                <w:rFonts w:cs="Times New Roman"/>
                <w:sz w:val="20"/>
                <w:szCs w:val="20"/>
              </w:rPr>
              <w:t xml:space="preserve">. </w:t>
            </w:r>
            <w:r w:rsidRPr="009974DE">
              <w:rPr>
                <w:rFonts w:cs="Times New Roman"/>
                <w:sz w:val="20"/>
                <w:szCs w:val="20"/>
              </w:rPr>
              <w:t>그런데</w:t>
            </w:r>
            <w:r w:rsidRPr="009974DE">
              <w:rPr>
                <w:rFonts w:cs="Times New Roman"/>
                <w:sz w:val="20"/>
                <w:szCs w:val="20"/>
              </w:rPr>
              <w:t>, 10</w:t>
            </w:r>
            <w:r w:rsidRPr="009974DE">
              <w:rPr>
                <w:rFonts w:cs="Times New Roman"/>
                <w:sz w:val="20"/>
                <w:szCs w:val="20"/>
              </w:rPr>
              <w:t>차</w:t>
            </w:r>
            <w:r w:rsidRPr="009974DE">
              <w:rPr>
                <w:rFonts w:cs="Times New Roman"/>
                <w:sz w:val="20"/>
                <w:szCs w:val="20"/>
              </w:rPr>
              <w:t>~12</w:t>
            </w:r>
            <w:r w:rsidRPr="009974DE">
              <w:rPr>
                <w:rFonts w:cs="Times New Roman"/>
                <w:sz w:val="20"/>
                <w:szCs w:val="20"/>
              </w:rPr>
              <w:t>차의</w:t>
            </w:r>
            <w:r w:rsidRPr="009974DE">
              <w:rPr>
                <w:rFonts w:cs="Times New Roman"/>
                <w:sz w:val="20"/>
                <w:szCs w:val="20"/>
              </w:rPr>
              <w:t xml:space="preserve"> </w:t>
            </w:r>
            <w:r w:rsidRPr="009974DE">
              <w:rPr>
                <w:rFonts w:cs="Times New Roman"/>
                <w:sz w:val="20"/>
                <w:szCs w:val="20"/>
              </w:rPr>
              <w:t>주식매수선택권</w:t>
            </w:r>
            <w:r w:rsidRPr="009974DE">
              <w:rPr>
                <w:rFonts w:cs="Times New Roman"/>
                <w:sz w:val="20"/>
                <w:szCs w:val="20"/>
              </w:rPr>
              <w:t xml:space="preserve"> </w:t>
            </w:r>
            <w:r w:rsidRPr="009974DE">
              <w:rPr>
                <w:rFonts w:cs="Times New Roman"/>
                <w:sz w:val="20"/>
                <w:szCs w:val="20"/>
              </w:rPr>
              <w:t>행사가액은</w:t>
            </w:r>
            <w:r w:rsidRPr="009974DE">
              <w:rPr>
                <w:rFonts w:cs="Times New Roman"/>
                <w:sz w:val="20"/>
                <w:szCs w:val="20"/>
              </w:rPr>
              <w:t xml:space="preserve"> </w:t>
            </w:r>
            <w:r w:rsidRPr="009974DE">
              <w:rPr>
                <w:rFonts w:cs="Times New Roman"/>
                <w:sz w:val="20"/>
                <w:szCs w:val="20"/>
              </w:rPr>
              <w:t>인접한</w:t>
            </w:r>
            <w:r w:rsidRPr="009974DE">
              <w:rPr>
                <w:rFonts w:cs="Times New Roman"/>
                <w:sz w:val="20"/>
                <w:szCs w:val="20"/>
              </w:rPr>
              <w:t xml:space="preserve"> </w:t>
            </w:r>
            <w:r w:rsidRPr="009974DE">
              <w:rPr>
                <w:rFonts w:cs="Times New Roman"/>
                <w:sz w:val="20"/>
                <w:szCs w:val="20"/>
              </w:rPr>
              <w:t>시기</w:t>
            </w:r>
            <w:r w:rsidRPr="009974DE">
              <w:rPr>
                <w:rFonts w:cs="Times New Roman" w:hint="eastAsia"/>
                <w:sz w:val="20"/>
                <w:szCs w:val="20"/>
              </w:rPr>
              <w:t>에</w:t>
            </w:r>
            <w:r w:rsidRPr="009974DE">
              <w:rPr>
                <w:rFonts w:cs="Times New Roman" w:hint="eastAsia"/>
                <w:sz w:val="20"/>
                <w:szCs w:val="20"/>
              </w:rPr>
              <w:t xml:space="preserve"> </w:t>
            </w:r>
            <w:r w:rsidRPr="009974DE">
              <w:rPr>
                <w:rFonts w:cs="Times New Roman" w:hint="eastAsia"/>
                <w:sz w:val="20"/>
                <w:szCs w:val="20"/>
              </w:rPr>
              <w:t>이루어진</w:t>
            </w:r>
            <w:r w:rsidRPr="009974DE">
              <w:rPr>
                <w:rFonts w:cs="Times New Roman" w:hint="eastAsia"/>
                <w:sz w:val="20"/>
                <w:szCs w:val="20"/>
              </w:rPr>
              <w:t xml:space="preserve"> </w:t>
            </w:r>
            <w:r w:rsidRPr="009974DE">
              <w:rPr>
                <w:rFonts w:cs="Times New Roman" w:hint="eastAsia"/>
                <w:sz w:val="20"/>
                <w:szCs w:val="20"/>
              </w:rPr>
              <w:t>대상회사의</w:t>
            </w:r>
            <w:r w:rsidRPr="009974DE">
              <w:rPr>
                <w:rFonts w:cs="Times New Roman"/>
                <w:sz w:val="20"/>
                <w:szCs w:val="20"/>
              </w:rPr>
              <w:t xml:space="preserve"> </w:t>
            </w:r>
            <w:r w:rsidRPr="009974DE">
              <w:rPr>
                <w:rFonts w:cs="Times New Roman"/>
                <w:sz w:val="20"/>
                <w:szCs w:val="20"/>
              </w:rPr>
              <w:t>신주발행</w:t>
            </w:r>
            <w:r w:rsidRPr="009974DE">
              <w:rPr>
                <w:rFonts w:cs="Times New Roman"/>
                <w:sz w:val="20"/>
                <w:szCs w:val="20"/>
              </w:rPr>
              <w:t xml:space="preserve"> </w:t>
            </w:r>
            <w:r w:rsidRPr="009974DE">
              <w:rPr>
                <w:rFonts w:cs="Times New Roman"/>
                <w:sz w:val="20"/>
                <w:szCs w:val="20"/>
              </w:rPr>
              <w:t>가액보다</w:t>
            </w:r>
            <w:r w:rsidRPr="009974DE">
              <w:rPr>
                <w:rFonts w:cs="Times New Roman"/>
                <w:sz w:val="20"/>
                <w:szCs w:val="20"/>
              </w:rPr>
              <w:t xml:space="preserve"> </w:t>
            </w:r>
            <w:r w:rsidRPr="009974DE">
              <w:rPr>
                <w:rFonts w:cs="Times New Roman"/>
                <w:sz w:val="20"/>
                <w:szCs w:val="20"/>
              </w:rPr>
              <w:t>낮</w:t>
            </w:r>
            <w:r w:rsidRPr="009974DE">
              <w:rPr>
                <w:rFonts w:cs="Times New Roman" w:hint="eastAsia"/>
                <w:sz w:val="20"/>
                <w:szCs w:val="20"/>
              </w:rPr>
              <w:t>아</w:t>
            </w:r>
            <w:r w:rsidRPr="009974DE">
              <w:rPr>
                <w:rFonts w:cs="Times New Roman" w:hint="eastAsia"/>
                <w:sz w:val="20"/>
                <w:szCs w:val="20"/>
              </w:rPr>
              <w:t xml:space="preserve"> </w:t>
            </w:r>
            <w:r w:rsidRPr="009974DE">
              <w:rPr>
                <w:rFonts w:cs="Times New Roman" w:hint="eastAsia"/>
                <w:sz w:val="20"/>
                <w:szCs w:val="20"/>
              </w:rPr>
              <w:t>보여</w:t>
            </w:r>
            <w:r w:rsidRPr="009974DE">
              <w:rPr>
                <w:rFonts w:cs="Times New Roman" w:hint="eastAsia"/>
                <w:sz w:val="20"/>
                <w:szCs w:val="20"/>
              </w:rPr>
              <w:t>,</w:t>
            </w:r>
            <w:r w:rsidRPr="009974DE">
              <w:rPr>
                <w:rFonts w:cs="Times New Roman"/>
                <w:sz w:val="20"/>
                <w:szCs w:val="20"/>
              </w:rPr>
              <w:t xml:space="preserve"> </w:t>
            </w:r>
            <w:r w:rsidRPr="009974DE">
              <w:rPr>
                <w:rFonts w:cs="Times New Roman" w:hint="eastAsia"/>
                <w:sz w:val="20"/>
                <w:szCs w:val="20"/>
              </w:rPr>
              <w:t>결국</w:t>
            </w:r>
            <w:r w:rsidRPr="009974DE">
              <w:rPr>
                <w:rFonts w:cs="Times New Roman" w:hint="eastAsia"/>
                <w:sz w:val="20"/>
                <w:szCs w:val="20"/>
              </w:rPr>
              <w:t xml:space="preserve"> </w:t>
            </w:r>
            <w:r w:rsidRPr="009974DE">
              <w:rPr>
                <w:rFonts w:cs="Times New Roman"/>
                <w:sz w:val="20"/>
                <w:szCs w:val="20"/>
              </w:rPr>
              <w:t>해당</w:t>
            </w:r>
            <w:r w:rsidRPr="009974DE">
              <w:rPr>
                <w:rFonts w:cs="Times New Roman"/>
                <w:sz w:val="20"/>
                <w:szCs w:val="20"/>
              </w:rPr>
              <w:t xml:space="preserve"> </w:t>
            </w:r>
            <w:r w:rsidRPr="009974DE">
              <w:rPr>
                <w:rFonts w:cs="Times New Roman"/>
                <w:sz w:val="20"/>
                <w:szCs w:val="20"/>
              </w:rPr>
              <w:t>주식매수선택권</w:t>
            </w:r>
            <w:r w:rsidRPr="009974DE">
              <w:rPr>
                <w:rFonts w:cs="Times New Roman"/>
                <w:sz w:val="20"/>
                <w:szCs w:val="20"/>
              </w:rPr>
              <w:t xml:space="preserve"> </w:t>
            </w:r>
            <w:r w:rsidRPr="009974DE">
              <w:rPr>
                <w:rFonts w:cs="Times New Roman"/>
                <w:sz w:val="20"/>
                <w:szCs w:val="20"/>
              </w:rPr>
              <w:t>부여가</w:t>
            </w:r>
            <w:r w:rsidRPr="009974DE">
              <w:rPr>
                <w:rFonts w:cs="Times New Roman"/>
                <w:sz w:val="20"/>
                <w:szCs w:val="20"/>
              </w:rPr>
              <w:t xml:space="preserve"> </w:t>
            </w:r>
            <w:r w:rsidRPr="009974DE">
              <w:rPr>
                <w:rFonts w:cs="Times New Roman"/>
                <w:sz w:val="20"/>
                <w:szCs w:val="20"/>
              </w:rPr>
              <w:t>무효로</w:t>
            </w:r>
            <w:r w:rsidRPr="009974DE">
              <w:rPr>
                <w:rFonts w:cs="Times New Roman"/>
                <w:sz w:val="20"/>
                <w:szCs w:val="20"/>
              </w:rPr>
              <w:t xml:space="preserve"> </w:t>
            </w:r>
            <w:r w:rsidRPr="009974DE">
              <w:rPr>
                <w:rFonts w:cs="Times New Roman"/>
                <w:sz w:val="20"/>
                <w:szCs w:val="20"/>
              </w:rPr>
              <w:t>판단될</w:t>
            </w:r>
            <w:r w:rsidRPr="009974DE">
              <w:rPr>
                <w:rFonts w:cs="Times New Roman"/>
                <w:sz w:val="20"/>
                <w:szCs w:val="20"/>
              </w:rPr>
              <w:t xml:space="preserve"> </w:t>
            </w:r>
            <w:r w:rsidRPr="009974DE">
              <w:rPr>
                <w:rFonts w:cs="Times New Roman"/>
                <w:sz w:val="20"/>
                <w:szCs w:val="20"/>
              </w:rPr>
              <w:t>가능성이</w:t>
            </w:r>
            <w:r w:rsidRPr="009974DE">
              <w:rPr>
                <w:rFonts w:cs="Times New Roman"/>
                <w:sz w:val="20"/>
                <w:szCs w:val="20"/>
              </w:rPr>
              <w:t xml:space="preserve"> </w:t>
            </w:r>
            <w:r w:rsidRPr="009974DE">
              <w:rPr>
                <w:rFonts w:cs="Times New Roman"/>
                <w:sz w:val="20"/>
                <w:szCs w:val="20"/>
              </w:rPr>
              <w:t>있</w:t>
            </w:r>
            <w:r w:rsidRPr="009974DE">
              <w:rPr>
                <w:rFonts w:cs="Times New Roman" w:hint="eastAsia"/>
                <w:sz w:val="20"/>
                <w:szCs w:val="20"/>
              </w:rPr>
              <w:t>어</w:t>
            </w:r>
            <w:r w:rsidRPr="009974DE">
              <w:rPr>
                <w:rFonts w:cs="Times New Roman" w:hint="eastAsia"/>
                <w:sz w:val="20"/>
                <w:szCs w:val="20"/>
              </w:rPr>
              <w:t xml:space="preserve"> </w:t>
            </w:r>
            <w:r w:rsidRPr="009974DE">
              <w:rPr>
                <w:rFonts w:cs="Times New Roman" w:hint="eastAsia"/>
                <w:sz w:val="20"/>
                <w:szCs w:val="20"/>
              </w:rPr>
              <w:t>보임</w:t>
            </w:r>
            <w:r w:rsidRPr="009974DE">
              <w:rPr>
                <w:rFonts w:cs="Times New Roman"/>
                <w:sz w:val="20"/>
                <w:szCs w:val="20"/>
              </w:rPr>
              <w:t xml:space="preserve">. </w:t>
            </w:r>
            <w:r w:rsidR="00B93A78">
              <w:rPr>
                <w:rFonts w:cs="Times New Roman" w:hint="eastAsia"/>
                <w:sz w:val="20"/>
                <w:szCs w:val="20"/>
              </w:rPr>
              <w:t>관련하여</w:t>
            </w:r>
            <w:r w:rsidR="00B93A78">
              <w:rPr>
                <w:rFonts w:cs="Times New Roman" w:hint="eastAsia"/>
                <w:sz w:val="20"/>
                <w:szCs w:val="20"/>
              </w:rPr>
              <w:t>,</w:t>
            </w:r>
            <w:r w:rsidR="00B93A78">
              <w:rPr>
                <w:rFonts w:cs="Times New Roman"/>
                <w:sz w:val="20"/>
                <w:szCs w:val="20"/>
              </w:rPr>
              <w:t xml:space="preserve"> (</w:t>
            </w:r>
            <w:r w:rsidR="005A567B">
              <w:rPr>
                <w:rFonts w:cs="Times New Roman"/>
                <w:sz w:val="20"/>
                <w:szCs w:val="20"/>
              </w:rPr>
              <w:t>i</w:t>
            </w:r>
            <w:r w:rsidR="00B93A78">
              <w:rPr>
                <w:rFonts w:cs="Times New Roman"/>
                <w:sz w:val="20"/>
                <w:szCs w:val="20"/>
              </w:rPr>
              <w:t xml:space="preserve">) </w:t>
            </w:r>
            <w:r w:rsidR="00B93A78">
              <w:rPr>
                <w:rFonts w:cs="Times New Roman" w:hint="eastAsia"/>
                <w:sz w:val="20"/>
                <w:szCs w:val="20"/>
              </w:rPr>
              <w:t>해당</w:t>
            </w:r>
            <w:r w:rsidR="00B93A78">
              <w:rPr>
                <w:rFonts w:cs="Times New Roman" w:hint="eastAsia"/>
                <w:sz w:val="20"/>
                <w:szCs w:val="20"/>
              </w:rPr>
              <w:t xml:space="preserve"> </w:t>
            </w:r>
            <w:r w:rsidR="00B93A78">
              <w:rPr>
                <w:rFonts w:cs="Times New Roman" w:hint="eastAsia"/>
                <w:sz w:val="20"/>
                <w:szCs w:val="20"/>
              </w:rPr>
              <w:t>투자자가</w:t>
            </w:r>
            <w:r w:rsidR="00B93A78">
              <w:rPr>
                <w:rFonts w:cs="Times New Roman" w:hint="eastAsia"/>
                <w:sz w:val="20"/>
                <w:szCs w:val="20"/>
              </w:rPr>
              <w:t xml:space="preserve"> </w:t>
            </w:r>
            <w:r w:rsidR="00B93A78">
              <w:rPr>
                <w:rFonts w:cs="Times New Roman" w:hint="eastAsia"/>
                <w:sz w:val="20"/>
                <w:szCs w:val="20"/>
              </w:rPr>
              <w:t>주주간계약</w:t>
            </w:r>
            <w:r w:rsidR="00B93A78">
              <w:rPr>
                <w:rFonts w:cs="Times New Roman" w:hint="eastAsia"/>
                <w:sz w:val="20"/>
                <w:szCs w:val="20"/>
              </w:rPr>
              <w:t xml:space="preserve"> </w:t>
            </w:r>
            <w:r w:rsidR="00B93A78">
              <w:rPr>
                <w:rFonts w:cs="Times New Roman" w:hint="eastAsia"/>
                <w:sz w:val="20"/>
                <w:szCs w:val="20"/>
              </w:rPr>
              <w:t>등을</w:t>
            </w:r>
            <w:r w:rsidR="00B93A78">
              <w:rPr>
                <w:rFonts w:cs="Times New Roman" w:hint="eastAsia"/>
                <w:sz w:val="20"/>
                <w:szCs w:val="20"/>
              </w:rPr>
              <w:t xml:space="preserve"> </w:t>
            </w:r>
            <w:r w:rsidR="00B93A78">
              <w:rPr>
                <w:rFonts w:cs="Times New Roman" w:hint="eastAsia"/>
                <w:sz w:val="20"/>
                <w:szCs w:val="20"/>
              </w:rPr>
              <w:t>체결하였다면</w:t>
            </w:r>
            <w:r w:rsidR="00B93A78">
              <w:rPr>
                <w:rFonts w:cs="Times New Roman" w:hint="eastAsia"/>
                <w:sz w:val="20"/>
                <w:szCs w:val="20"/>
              </w:rPr>
              <w:t xml:space="preserve"> </w:t>
            </w:r>
            <w:r w:rsidR="00B93A78">
              <w:rPr>
                <w:rFonts w:cs="Times New Roman" w:hint="eastAsia"/>
                <w:sz w:val="20"/>
                <w:szCs w:val="20"/>
              </w:rPr>
              <w:t>이러한</w:t>
            </w:r>
            <w:r w:rsidR="00B93A78">
              <w:rPr>
                <w:rFonts w:cs="Times New Roman" w:hint="eastAsia"/>
                <w:sz w:val="20"/>
                <w:szCs w:val="20"/>
              </w:rPr>
              <w:t xml:space="preserve"> </w:t>
            </w:r>
            <w:r w:rsidR="00B93A78">
              <w:rPr>
                <w:rFonts w:cs="Times New Roman" w:hint="eastAsia"/>
                <w:sz w:val="20"/>
                <w:szCs w:val="20"/>
              </w:rPr>
              <w:t>보호를</w:t>
            </w:r>
            <w:r w:rsidR="00B93A78">
              <w:rPr>
                <w:rFonts w:cs="Times New Roman" w:hint="eastAsia"/>
                <w:sz w:val="20"/>
                <w:szCs w:val="20"/>
              </w:rPr>
              <w:t xml:space="preserve"> </w:t>
            </w:r>
            <w:r w:rsidR="00B93A78">
              <w:rPr>
                <w:rFonts w:cs="Times New Roman" w:hint="eastAsia"/>
                <w:sz w:val="20"/>
                <w:szCs w:val="20"/>
              </w:rPr>
              <w:t>전제로</w:t>
            </w:r>
            <w:r w:rsidR="00B93A78">
              <w:rPr>
                <w:rFonts w:cs="Times New Roman" w:hint="eastAsia"/>
                <w:sz w:val="20"/>
                <w:szCs w:val="20"/>
              </w:rPr>
              <w:t xml:space="preserve"> </w:t>
            </w:r>
            <w:r w:rsidR="00B93A78">
              <w:rPr>
                <w:rFonts w:cs="Times New Roman" w:hint="eastAsia"/>
                <w:sz w:val="20"/>
                <w:szCs w:val="20"/>
              </w:rPr>
              <w:t>주식</w:t>
            </w:r>
            <w:r w:rsidR="00B93A78">
              <w:rPr>
                <w:rFonts w:cs="Times New Roman" w:hint="eastAsia"/>
                <w:sz w:val="20"/>
                <w:szCs w:val="20"/>
              </w:rPr>
              <w:t xml:space="preserve"> </w:t>
            </w:r>
            <w:r w:rsidR="00B93A78">
              <w:rPr>
                <w:rFonts w:cs="Times New Roman" w:hint="eastAsia"/>
                <w:sz w:val="20"/>
                <w:szCs w:val="20"/>
              </w:rPr>
              <w:t>가치를</w:t>
            </w:r>
            <w:r w:rsidR="00B93A78">
              <w:rPr>
                <w:rFonts w:cs="Times New Roman" w:hint="eastAsia"/>
                <w:sz w:val="20"/>
                <w:szCs w:val="20"/>
              </w:rPr>
              <w:t xml:space="preserve"> </w:t>
            </w:r>
            <w:r w:rsidR="00B93A78">
              <w:rPr>
                <w:rFonts w:cs="Times New Roman" w:hint="eastAsia"/>
                <w:sz w:val="20"/>
                <w:szCs w:val="20"/>
              </w:rPr>
              <w:t>평가한</w:t>
            </w:r>
            <w:r w:rsidR="00B93A78">
              <w:rPr>
                <w:rFonts w:cs="Times New Roman" w:hint="eastAsia"/>
                <w:sz w:val="20"/>
                <w:szCs w:val="20"/>
              </w:rPr>
              <w:t xml:space="preserve"> </w:t>
            </w:r>
            <w:r w:rsidR="00B93A78">
              <w:rPr>
                <w:rFonts w:cs="Times New Roman" w:hint="eastAsia"/>
                <w:sz w:val="20"/>
                <w:szCs w:val="20"/>
              </w:rPr>
              <w:t>것으로</w:t>
            </w:r>
            <w:r w:rsidR="00B93A78">
              <w:rPr>
                <w:rFonts w:cs="Times New Roman" w:hint="eastAsia"/>
                <w:sz w:val="20"/>
                <w:szCs w:val="20"/>
              </w:rPr>
              <w:t xml:space="preserve"> </w:t>
            </w:r>
            <w:r w:rsidR="00B93A78">
              <w:rPr>
                <w:rFonts w:cs="Times New Roman" w:hint="eastAsia"/>
                <w:sz w:val="20"/>
                <w:szCs w:val="20"/>
              </w:rPr>
              <w:t>보아</w:t>
            </w:r>
            <w:r w:rsidR="00B93A78">
              <w:rPr>
                <w:rFonts w:cs="Times New Roman" w:hint="eastAsia"/>
                <w:sz w:val="20"/>
                <w:szCs w:val="20"/>
              </w:rPr>
              <w:t xml:space="preserve"> </w:t>
            </w:r>
            <w:r w:rsidRPr="009974DE">
              <w:rPr>
                <w:rFonts w:cs="Times New Roman"/>
                <w:sz w:val="20"/>
                <w:szCs w:val="20"/>
              </w:rPr>
              <w:t>신주발행</w:t>
            </w:r>
            <w:r w:rsidRPr="009974DE">
              <w:rPr>
                <w:rFonts w:cs="Times New Roman"/>
                <w:sz w:val="20"/>
                <w:szCs w:val="20"/>
              </w:rPr>
              <w:t xml:space="preserve"> </w:t>
            </w:r>
            <w:r w:rsidRPr="009974DE">
              <w:rPr>
                <w:rFonts w:cs="Times New Roman"/>
                <w:sz w:val="20"/>
                <w:szCs w:val="20"/>
              </w:rPr>
              <w:t>가액과</w:t>
            </w:r>
            <w:r w:rsidRPr="009974DE">
              <w:rPr>
                <w:rFonts w:cs="Times New Roman"/>
                <w:sz w:val="20"/>
                <w:szCs w:val="20"/>
              </w:rPr>
              <w:t xml:space="preserve"> </w:t>
            </w:r>
            <w:r w:rsidRPr="009974DE">
              <w:rPr>
                <w:rFonts w:cs="Times New Roman"/>
                <w:sz w:val="20"/>
                <w:szCs w:val="20"/>
              </w:rPr>
              <w:t>일반</w:t>
            </w:r>
            <w:r w:rsidRPr="009974DE">
              <w:rPr>
                <w:rFonts w:cs="Times New Roman"/>
                <w:sz w:val="20"/>
                <w:szCs w:val="20"/>
              </w:rPr>
              <w:t xml:space="preserve"> </w:t>
            </w:r>
            <w:r w:rsidRPr="009974DE">
              <w:rPr>
                <w:rFonts w:cs="Times New Roman"/>
                <w:sz w:val="20"/>
                <w:szCs w:val="20"/>
              </w:rPr>
              <w:t>임직원에게</w:t>
            </w:r>
            <w:r w:rsidRPr="009974DE">
              <w:rPr>
                <w:rFonts w:cs="Times New Roman"/>
                <w:sz w:val="20"/>
                <w:szCs w:val="20"/>
              </w:rPr>
              <w:t xml:space="preserve"> </w:t>
            </w:r>
            <w:r w:rsidRPr="009974DE">
              <w:rPr>
                <w:rFonts w:cs="Times New Roman"/>
                <w:sz w:val="20"/>
                <w:szCs w:val="20"/>
              </w:rPr>
              <w:t>부여되는</w:t>
            </w:r>
            <w:r w:rsidRPr="009974DE">
              <w:rPr>
                <w:rFonts w:cs="Times New Roman"/>
                <w:sz w:val="20"/>
                <w:szCs w:val="20"/>
              </w:rPr>
              <w:t xml:space="preserve"> </w:t>
            </w:r>
            <w:r w:rsidRPr="009974DE">
              <w:rPr>
                <w:rFonts w:cs="Times New Roman"/>
                <w:sz w:val="20"/>
                <w:szCs w:val="20"/>
              </w:rPr>
              <w:t>주식매수선택권의</w:t>
            </w:r>
            <w:r w:rsidRPr="009974DE">
              <w:rPr>
                <w:rFonts w:cs="Times New Roman"/>
                <w:sz w:val="20"/>
                <w:szCs w:val="20"/>
              </w:rPr>
              <w:t xml:space="preserve"> </w:t>
            </w:r>
            <w:r w:rsidRPr="009974DE">
              <w:rPr>
                <w:rFonts w:cs="Times New Roman"/>
                <w:sz w:val="20"/>
                <w:szCs w:val="20"/>
              </w:rPr>
              <w:t>행사가액과</w:t>
            </w:r>
            <w:r w:rsidRPr="009974DE">
              <w:rPr>
                <w:rFonts w:cs="Times New Roman"/>
                <w:sz w:val="20"/>
                <w:szCs w:val="20"/>
              </w:rPr>
              <w:t xml:space="preserve"> </w:t>
            </w:r>
            <w:r w:rsidRPr="009974DE">
              <w:rPr>
                <w:rFonts w:cs="Times New Roman"/>
                <w:sz w:val="20"/>
                <w:szCs w:val="20"/>
              </w:rPr>
              <w:t>일대일</w:t>
            </w:r>
            <w:r w:rsidRPr="009974DE">
              <w:rPr>
                <w:rFonts w:cs="Times New Roman"/>
                <w:sz w:val="20"/>
                <w:szCs w:val="20"/>
              </w:rPr>
              <w:t xml:space="preserve"> </w:t>
            </w:r>
            <w:r w:rsidRPr="009974DE">
              <w:rPr>
                <w:rFonts w:cs="Times New Roman"/>
                <w:sz w:val="20"/>
                <w:szCs w:val="20"/>
              </w:rPr>
              <w:t>대응은</w:t>
            </w:r>
            <w:r w:rsidRPr="009974DE">
              <w:rPr>
                <w:rFonts w:cs="Times New Roman"/>
                <w:sz w:val="20"/>
                <w:szCs w:val="20"/>
              </w:rPr>
              <w:t xml:space="preserve"> </w:t>
            </w:r>
            <w:r w:rsidRPr="009974DE">
              <w:rPr>
                <w:rFonts w:cs="Times New Roman"/>
                <w:sz w:val="20"/>
                <w:szCs w:val="20"/>
              </w:rPr>
              <w:t>어려울</w:t>
            </w:r>
            <w:r w:rsidRPr="009974DE">
              <w:rPr>
                <w:rFonts w:cs="Times New Roman"/>
                <w:sz w:val="20"/>
                <w:szCs w:val="20"/>
              </w:rPr>
              <w:t xml:space="preserve"> </w:t>
            </w:r>
            <w:r w:rsidRPr="009974DE">
              <w:rPr>
                <w:rFonts w:cs="Times New Roman"/>
                <w:sz w:val="20"/>
                <w:szCs w:val="20"/>
              </w:rPr>
              <w:t>수</w:t>
            </w:r>
            <w:r w:rsidRPr="009974DE">
              <w:rPr>
                <w:rFonts w:cs="Times New Roman"/>
                <w:sz w:val="20"/>
                <w:szCs w:val="20"/>
              </w:rPr>
              <w:t xml:space="preserve"> </w:t>
            </w:r>
            <w:r w:rsidRPr="009974DE">
              <w:rPr>
                <w:rFonts w:cs="Times New Roman"/>
                <w:sz w:val="20"/>
                <w:szCs w:val="20"/>
              </w:rPr>
              <w:t>있</w:t>
            </w:r>
            <w:r w:rsidR="00B93A78">
              <w:rPr>
                <w:rFonts w:cs="Times New Roman" w:hint="eastAsia"/>
                <w:sz w:val="20"/>
                <w:szCs w:val="20"/>
              </w:rPr>
              <w:t>다는</w:t>
            </w:r>
            <w:r w:rsidR="00B93A78">
              <w:rPr>
                <w:rFonts w:cs="Times New Roman" w:hint="eastAsia"/>
                <w:sz w:val="20"/>
                <w:szCs w:val="20"/>
              </w:rPr>
              <w:t xml:space="preserve"> </w:t>
            </w:r>
            <w:r w:rsidR="00B93A78">
              <w:rPr>
                <w:rFonts w:cs="Times New Roman" w:hint="eastAsia"/>
                <w:sz w:val="20"/>
                <w:szCs w:val="20"/>
              </w:rPr>
              <w:t>방어</w:t>
            </w:r>
            <w:r w:rsidR="00B93A78">
              <w:rPr>
                <w:rFonts w:cs="Times New Roman" w:hint="eastAsia"/>
                <w:sz w:val="20"/>
                <w:szCs w:val="20"/>
              </w:rPr>
              <w:t xml:space="preserve"> </w:t>
            </w:r>
            <w:r w:rsidR="00B93A78">
              <w:rPr>
                <w:rFonts w:cs="Times New Roman" w:hint="eastAsia"/>
                <w:sz w:val="20"/>
                <w:szCs w:val="20"/>
              </w:rPr>
              <w:t>논리를</w:t>
            </w:r>
            <w:r w:rsidR="00B93A78">
              <w:rPr>
                <w:rFonts w:cs="Times New Roman" w:hint="eastAsia"/>
                <w:sz w:val="20"/>
                <w:szCs w:val="20"/>
              </w:rPr>
              <w:t xml:space="preserve"> </w:t>
            </w:r>
            <w:r w:rsidR="00B93A78">
              <w:rPr>
                <w:rFonts w:cs="Times New Roman" w:hint="eastAsia"/>
                <w:sz w:val="20"/>
                <w:szCs w:val="20"/>
              </w:rPr>
              <w:t>고려해</w:t>
            </w:r>
            <w:r w:rsidR="00B93A78">
              <w:rPr>
                <w:rFonts w:cs="Times New Roman" w:hint="eastAsia"/>
                <w:sz w:val="20"/>
                <w:szCs w:val="20"/>
              </w:rPr>
              <w:t xml:space="preserve"> </w:t>
            </w:r>
            <w:r w:rsidR="00B93A78">
              <w:rPr>
                <w:rFonts w:cs="Times New Roman" w:hint="eastAsia"/>
                <w:sz w:val="20"/>
                <w:szCs w:val="20"/>
              </w:rPr>
              <w:t>볼</w:t>
            </w:r>
            <w:r w:rsidR="00B93A78">
              <w:rPr>
                <w:rFonts w:cs="Times New Roman" w:hint="eastAsia"/>
                <w:sz w:val="20"/>
                <w:szCs w:val="20"/>
              </w:rPr>
              <w:t xml:space="preserve"> </w:t>
            </w:r>
            <w:r w:rsidR="00B93A78">
              <w:rPr>
                <w:rFonts w:cs="Times New Roman" w:hint="eastAsia"/>
                <w:sz w:val="20"/>
                <w:szCs w:val="20"/>
              </w:rPr>
              <w:t>수</w:t>
            </w:r>
            <w:r w:rsidR="00B93A78">
              <w:rPr>
                <w:rFonts w:cs="Times New Roman" w:hint="eastAsia"/>
                <w:sz w:val="20"/>
                <w:szCs w:val="20"/>
              </w:rPr>
              <w:t xml:space="preserve"> </w:t>
            </w:r>
            <w:r w:rsidR="00B93A78">
              <w:rPr>
                <w:rFonts w:cs="Times New Roman" w:hint="eastAsia"/>
                <w:sz w:val="20"/>
                <w:szCs w:val="20"/>
              </w:rPr>
              <w:t>있으나</w:t>
            </w:r>
            <w:r w:rsidR="00B93A78">
              <w:rPr>
                <w:rFonts w:cs="Times New Roman" w:hint="eastAsia"/>
                <w:sz w:val="20"/>
                <w:szCs w:val="20"/>
              </w:rPr>
              <w:t xml:space="preserve">, </w:t>
            </w:r>
            <w:r w:rsidR="00B93A78">
              <w:rPr>
                <w:rFonts w:cs="Times New Roman" w:hint="eastAsia"/>
                <w:sz w:val="20"/>
                <w:szCs w:val="20"/>
              </w:rPr>
              <w:t>인접</w:t>
            </w:r>
            <w:r w:rsidR="00B93A78">
              <w:rPr>
                <w:rFonts w:cs="Times New Roman" w:hint="eastAsia"/>
                <w:sz w:val="20"/>
                <w:szCs w:val="20"/>
              </w:rPr>
              <w:t xml:space="preserve"> </w:t>
            </w:r>
            <w:r w:rsidR="00B93A78">
              <w:rPr>
                <w:rFonts w:cs="Times New Roman" w:hint="eastAsia"/>
                <w:sz w:val="20"/>
                <w:szCs w:val="20"/>
              </w:rPr>
              <w:t>투자에</w:t>
            </w:r>
            <w:r w:rsidR="00B93A78">
              <w:rPr>
                <w:rFonts w:cs="Times New Roman" w:hint="eastAsia"/>
                <w:sz w:val="20"/>
                <w:szCs w:val="20"/>
              </w:rPr>
              <w:t xml:space="preserve"> </w:t>
            </w:r>
            <w:r w:rsidR="00B93A78">
              <w:rPr>
                <w:rFonts w:cs="Times New Roman" w:hint="eastAsia"/>
                <w:sz w:val="20"/>
                <w:szCs w:val="20"/>
              </w:rPr>
              <w:t>해당하는</w:t>
            </w:r>
            <w:r w:rsidR="00B93A78">
              <w:rPr>
                <w:rFonts w:cs="Times New Roman" w:hint="eastAsia"/>
                <w:sz w:val="20"/>
                <w:szCs w:val="20"/>
              </w:rPr>
              <w:t xml:space="preserve"> </w:t>
            </w:r>
            <w:r w:rsidR="00B93A78">
              <w:rPr>
                <w:rFonts w:cs="Times New Roman" w:hint="eastAsia"/>
                <w:sz w:val="20"/>
                <w:szCs w:val="20"/>
              </w:rPr>
              <w:lastRenderedPageBreak/>
              <w:t>투자가</w:t>
            </w:r>
            <w:r w:rsidR="00B93A78">
              <w:rPr>
                <w:rFonts w:cs="Times New Roman" w:hint="eastAsia"/>
                <w:sz w:val="20"/>
                <w:szCs w:val="20"/>
              </w:rPr>
              <w:t xml:space="preserve"> </w:t>
            </w:r>
            <w:r w:rsidR="00B93A78">
              <w:rPr>
                <w:rFonts w:cs="Times New Roman" w:hint="eastAsia"/>
                <w:sz w:val="20"/>
                <w:szCs w:val="20"/>
              </w:rPr>
              <w:t>주주간계약의</w:t>
            </w:r>
            <w:r w:rsidR="00B93A78">
              <w:rPr>
                <w:rFonts w:cs="Times New Roman" w:hint="eastAsia"/>
                <w:sz w:val="20"/>
                <w:szCs w:val="20"/>
              </w:rPr>
              <w:t xml:space="preserve"> </w:t>
            </w:r>
            <w:r w:rsidR="00B93A78">
              <w:rPr>
                <w:rFonts w:cs="Times New Roman" w:hint="eastAsia"/>
                <w:sz w:val="20"/>
                <w:szCs w:val="20"/>
              </w:rPr>
              <w:t>체결</w:t>
            </w:r>
            <w:r w:rsidR="00B93A78">
              <w:rPr>
                <w:rFonts w:cs="Times New Roman" w:hint="eastAsia"/>
                <w:sz w:val="20"/>
                <w:szCs w:val="20"/>
              </w:rPr>
              <w:t xml:space="preserve"> </w:t>
            </w:r>
            <w:r w:rsidR="00B93A78">
              <w:rPr>
                <w:rFonts w:cs="Times New Roman" w:hint="eastAsia"/>
                <w:sz w:val="20"/>
                <w:szCs w:val="20"/>
              </w:rPr>
              <w:t>없이</w:t>
            </w:r>
            <w:r w:rsidR="00B93A78">
              <w:rPr>
                <w:rFonts w:cs="Times New Roman" w:hint="eastAsia"/>
                <w:sz w:val="20"/>
                <w:szCs w:val="20"/>
              </w:rPr>
              <w:t xml:space="preserve"> </w:t>
            </w:r>
            <w:r w:rsidR="00B93A78">
              <w:rPr>
                <w:rFonts w:cs="Times New Roman" w:hint="eastAsia"/>
                <w:sz w:val="20"/>
                <w:szCs w:val="20"/>
              </w:rPr>
              <w:t>이루어졌</w:t>
            </w:r>
            <w:r w:rsidR="005D4A10" w:rsidRPr="009974DE">
              <w:rPr>
                <w:rFonts w:cs="Times New Roman" w:hint="eastAsia"/>
                <w:sz w:val="20"/>
                <w:szCs w:val="20"/>
              </w:rPr>
              <w:t>고</w:t>
            </w:r>
            <w:r w:rsidR="005D4A10" w:rsidRPr="009974DE">
              <w:rPr>
                <w:rFonts w:cs="Times New Roman" w:hint="eastAsia"/>
                <w:sz w:val="20"/>
                <w:szCs w:val="20"/>
              </w:rPr>
              <w:t>,</w:t>
            </w:r>
            <w:r w:rsidR="005D4A10" w:rsidRPr="009974DE">
              <w:rPr>
                <w:rFonts w:cs="Times New Roman"/>
                <w:sz w:val="20"/>
                <w:szCs w:val="20"/>
              </w:rPr>
              <w:t xml:space="preserve"> </w:t>
            </w:r>
            <w:r w:rsidR="00B93A78">
              <w:rPr>
                <w:rFonts w:cs="Times New Roman"/>
                <w:sz w:val="20"/>
                <w:szCs w:val="20"/>
              </w:rPr>
              <w:t>(</w:t>
            </w:r>
            <w:r w:rsidR="005A567B">
              <w:rPr>
                <w:rFonts w:cs="Times New Roman"/>
                <w:sz w:val="20"/>
                <w:szCs w:val="20"/>
              </w:rPr>
              <w:t>ii</w:t>
            </w:r>
            <w:r w:rsidR="00B93A78">
              <w:rPr>
                <w:rFonts w:cs="Times New Roman"/>
                <w:sz w:val="20"/>
                <w:szCs w:val="20"/>
              </w:rPr>
              <w:t xml:space="preserve">) </w:t>
            </w:r>
            <w:r w:rsidR="00B93A78">
              <w:rPr>
                <w:rFonts w:cs="Times New Roman" w:hint="eastAsia"/>
                <w:sz w:val="20"/>
                <w:szCs w:val="20"/>
              </w:rPr>
              <w:t>비록</w:t>
            </w:r>
            <w:r w:rsidR="00B93A78">
              <w:rPr>
                <w:rFonts w:cs="Times New Roman" w:hint="eastAsia"/>
                <w:sz w:val="20"/>
                <w:szCs w:val="20"/>
              </w:rPr>
              <w:t xml:space="preserve"> </w:t>
            </w:r>
            <w:r w:rsidR="005D4A10" w:rsidRPr="009974DE">
              <w:rPr>
                <w:rFonts w:cs="Times New Roman"/>
                <w:sz w:val="20"/>
                <w:szCs w:val="20"/>
              </w:rPr>
              <w:t>12</w:t>
            </w:r>
            <w:r w:rsidR="005D4A10" w:rsidRPr="009974DE">
              <w:rPr>
                <w:rFonts w:cs="Times New Roman" w:hint="eastAsia"/>
                <w:sz w:val="20"/>
                <w:szCs w:val="20"/>
              </w:rPr>
              <w:t>차</w:t>
            </w:r>
            <w:r w:rsidRPr="009974DE">
              <w:rPr>
                <w:rFonts w:cs="Times New Roman"/>
                <w:sz w:val="20"/>
                <w:szCs w:val="20"/>
              </w:rPr>
              <w:t xml:space="preserve"> </w:t>
            </w:r>
            <w:r w:rsidRPr="009974DE">
              <w:rPr>
                <w:rFonts w:cs="Times New Roman"/>
                <w:sz w:val="20"/>
                <w:szCs w:val="20"/>
              </w:rPr>
              <w:t>주식매수선택권</w:t>
            </w:r>
            <w:r w:rsidRPr="009974DE">
              <w:rPr>
                <w:rFonts w:cs="Times New Roman"/>
                <w:sz w:val="20"/>
                <w:szCs w:val="20"/>
              </w:rPr>
              <w:t xml:space="preserve"> </w:t>
            </w:r>
            <w:r w:rsidRPr="009974DE">
              <w:rPr>
                <w:rFonts w:cs="Times New Roman"/>
                <w:sz w:val="20"/>
                <w:szCs w:val="20"/>
              </w:rPr>
              <w:t>부여</w:t>
            </w:r>
            <w:r w:rsidRPr="009974DE">
              <w:rPr>
                <w:rFonts w:cs="Times New Roman"/>
                <w:sz w:val="20"/>
                <w:szCs w:val="20"/>
              </w:rPr>
              <w:t xml:space="preserve"> </w:t>
            </w:r>
            <w:r w:rsidRPr="009974DE">
              <w:rPr>
                <w:rFonts w:cs="Times New Roman"/>
                <w:sz w:val="20"/>
                <w:szCs w:val="20"/>
              </w:rPr>
              <w:t>당시</w:t>
            </w:r>
            <w:r w:rsidR="005D4A10" w:rsidRPr="009974DE">
              <w:rPr>
                <w:rFonts w:cs="Times New Roman" w:hint="eastAsia"/>
                <w:sz w:val="20"/>
                <w:szCs w:val="20"/>
              </w:rPr>
              <w:t xml:space="preserve"> </w:t>
            </w:r>
            <w:r w:rsidR="005D4A10" w:rsidRPr="009974DE">
              <w:rPr>
                <w:rFonts w:cs="Times New Roman" w:hint="eastAsia"/>
                <w:sz w:val="20"/>
                <w:szCs w:val="20"/>
              </w:rPr>
              <w:t>회계법인으로부터</w:t>
            </w:r>
            <w:r w:rsidR="005D4A10" w:rsidRPr="009974DE">
              <w:rPr>
                <w:rFonts w:cs="Times New Roman" w:hint="eastAsia"/>
                <w:sz w:val="20"/>
                <w:szCs w:val="20"/>
              </w:rPr>
              <w:t xml:space="preserve"> </w:t>
            </w:r>
            <w:r w:rsidR="005D4A10" w:rsidRPr="009974DE">
              <w:rPr>
                <w:rFonts w:cs="Times New Roman" w:hint="eastAsia"/>
                <w:sz w:val="20"/>
                <w:szCs w:val="20"/>
              </w:rPr>
              <w:t>수령한</w:t>
            </w:r>
            <w:r w:rsidR="005D4A10" w:rsidRPr="009974DE">
              <w:rPr>
                <w:rFonts w:cs="Times New Roman" w:hint="eastAsia"/>
                <w:sz w:val="20"/>
                <w:szCs w:val="20"/>
              </w:rPr>
              <w:t xml:space="preserve"> </w:t>
            </w:r>
            <w:r w:rsidR="005D4A10" w:rsidRPr="009974DE">
              <w:rPr>
                <w:rFonts w:cs="Times New Roman" w:hint="eastAsia"/>
                <w:sz w:val="20"/>
                <w:szCs w:val="20"/>
              </w:rPr>
              <w:t>평가보고서는</w:t>
            </w:r>
            <w:r w:rsidR="005D4A10" w:rsidRPr="009974DE">
              <w:rPr>
                <w:rFonts w:cs="Times New Roman" w:hint="eastAsia"/>
                <w:sz w:val="20"/>
                <w:szCs w:val="20"/>
              </w:rPr>
              <w:t xml:space="preserve"> </w:t>
            </w:r>
            <w:r w:rsidR="005D4A10" w:rsidRPr="009974DE">
              <w:rPr>
                <w:rFonts w:cs="Times New Roman" w:hint="eastAsia"/>
                <w:sz w:val="20"/>
                <w:szCs w:val="20"/>
              </w:rPr>
              <w:t>행사가격이</w:t>
            </w:r>
            <w:r w:rsidR="005D4A10" w:rsidRPr="009974DE">
              <w:rPr>
                <w:rFonts w:cs="Times New Roman" w:hint="eastAsia"/>
                <w:sz w:val="20"/>
                <w:szCs w:val="20"/>
              </w:rPr>
              <w:t xml:space="preserve"> </w:t>
            </w:r>
            <w:r w:rsidR="005D4A10" w:rsidRPr="009974DE">
              <w:rPr>
                <w:rFonts w:cs="Times New Roman" w:hint="eastAsia"/>
                <w:sz w:val="20"/>
                <w:szCs w:val="20"/>
              </w:rPr>
              <w:t>주식의</w:t>
            </w:r>
            <w:r w:rsidR="005D4A10" w:rsidRPr="009974DE">
              <w:rPr>
                <w:rFonts w:cs="Times New Roman" w:hint="eastAsia"/>
                <w:sz w:val="20"/>
                <w:szCs w:val="20"/>
              </w:rPr>
              <w:t xml:space="preserve"> </w:t>
            </w:r>
            <w:r w:rsidR="005D4A10" w:rsidRPr="009974DE">
              <w:rPr>
                <w:rFonts w:cs="Times New Roman" w:hint="eastAsia"/>
                <w:sz w:val="20"/>
                <w:szCs w:val="20"/>
              </w:rPr>
              <w:t>실질가액보다</w:t>
            </w:r>
            <w:r w:rsidR="005D4A10" w:rsidRPr="009974DE">
              <w:rPr>
                <w:rFonts w:cs="Times New Roman" w:hint="eastAsia"/>
                <w:sz w:val="20"/>
                <w:szCs w:val="20"/>
              </w:rPr>
              <w:t xml:space="preserve"> </w:t>
            </w:r>
            <w:r w:rsidR="005D4A10" w:rsidRPr="009974DE">
              <w:rPr>
                <w:rFonts w:cs="Times New Roman" w:hint="eastAsia"/>
                <w:sz w:val="20"/>
                <w:szCs w:val="20"/>
              </w:rPr>
              <w:t>높</w:t>
            </w:r>
            <w:r w:rsidR="00B93A78">
              <w:rPr>
                <w:rFonts w:cs="Times New Roman" w:hint="eastAsia"/>
                <w:sz w:val="20"/>
                <w:szCs w:val="20"/>
              </w:rPr>
              <w:t>기는</w:t>
            </w:r>
            <w:r w:rsidR="00B93A78">
              <w:rPr>
                <w:rFonts w:cs="Times New Roman" w:hint="eastAsia"/>
                <w:sz w:val="20"/>
                <w:szCs w:val="20"/>
              </w:rPr>
              <w:t xml:space="preserve"> </w:t>
            </w:r>
            <w:r w:rsidR="00B93A78">
              <w:rPr>
                <w:rFonts w:cs="Times New Roman" w:hint="eastAsia"/>
                <w:sz w:val="20"/>
                <w:szCs w:val="20"/>
              </w:rPr>
              <w:t>하나</w:t>
            </w:r>
            <w:r w:rsidR="00B93A78">
              <w:rPr>
                <w:rFonts w:cs="Times New Roman" w:hint="eastAsia"/>
                <w:sz w:val="20"/>
                <w:szCs w:val="20"/>
              </w:rPr>
              <w:t xml:space="preserve">, </w:t>
            </w:r>
            <w:r w:rsidR="00B93A78">
              <w:rPr>
                <w:rFonts w:cs="Times New Roman" w:hint="eastAsia"/>
                <w:sz w:val="20"/>
                <w:szCs w:val="20"/>
              </w:rPr>
              <w:t>거래의</w:t>
            </w:r>
            <w:r w:rsidR="00B93A78">
              <w:rPr>
                <w:rFonts w:cs="Times New Roman" w:hint="eastAsia"/>
                <w:sz w:val="20"/>
                <w:szCs w:val="20"/>
              </w:rPr>
              <w:t xml:space="preserve"> </w:t>
            </w:r>
            <w:r w:rsidR="00B93A78">
              <w:rPr>
                <w:rFonts w:cs="Times New Roman" w:hint="eastAsia"/>
                <w:sz w:val="20"/>
                <w:szCs w:val="20"/>
              </w:rPr>
              <w:t>실례를</w:t>
            </w:r>
            <w:r w:rsidR="00B93A78">
              <w:rPr>
                <w:rFonts w:cs="Times New Roman" w:hint="eastAsia"/>
                <w:sz w:val="20"/>
                <w:szCs w:val="20"/>
              </w:rPr>
              <w:t xml:space="preserve"> </w:t>
            </w:r>
            <w:r w:rsidR="00B93A78">
              <w:rPr>
                <w:rFonts w:cs="Times New Roman" w:hint="eastAsia"/>
                <w:sz w:val="20"/>
                <w:szCs w:val="20"/>
              </w:rPr>
              <w:t>우선적으로</w:t>
            </w:r>
            <w:r w:rsidR="00B93A78">
              <w:rPr>
                <w:rFonts w:cs="Times New Roman" w:hint="eastAsia"/>
                <w:sz w:val="20"/>
                <w:szCs w:val="20"/>
              </w:rPr>
              <w:t xml:space="preserve"> </w:t>
            </w:r>
            <w:r w:rsidR="00B93A78">
              <w:rPr>
                <w:rFonts w:cs="Times New Roman" w:hint="eastAsia"/>
                <w:sz w:val="20"/>
                <w:szCs w:val="20"/>
              </w:rPr>
              <w:t>고려하는</w:t>
            </w:r>
            <w:r w:rsidR="00B93A78">
              <w:rPr>
                <w:rFonts w:cs="Times New Roman" w:hint="eastAsia"/>
                <w:sz w:val="20"/>
                <w:szCs w:val="20"/>
              </w:rPr>
              <w:t xml:space="preserve"> </w:t>
            </w:r>
            <w:r w:rsidR="00B93A78">
              <w:rPr>
                <w:rFonts w:cs="Times New Roman" w:hint="eastAsia"/>
                <w:sz w:val="20"/>
                <w:szCs w:val="20"/>
              </w:rPr>
              <w:t>법원의</w:t>
            </w:r>
            <w:r w:rsidR="00B93A78">
              <w:rPr>
                <w:rFonts w:cs="Times New Roman" w:hint="eastAsia"/>
                <w:sz w:val="20"/>
                <w:szCs w:val="20"/>
              </w:rPr>
              <w:t xml:space="preserve"> </w:t>
            </w:r>
            <w:r w:rsidR="00B93A78">
              <w:rPr>
                <w:rFonts w:cs="Times New Roman" w:hint="eastAsia"/>
                <w:sz w:val="20"/>
                <w:szCs w:val="20"/>
              </w:rPr>
              <w:t>태도에</w:t>
            </w:r>
            <w:r w:rsidR="00B93A78">
              <w:rPr>
                <w:rFonts w:cs="Times New Roman" w:hint="eastAsia"/>
                <w:sz w:val="20"/>
                <w:szCs w:val="20"/>
              </w:rPr>
              <w:t xml:space="preserve"> </w:t>
            </w:r>
            <w:r w:rsidR="00B93A78">
              <w:rPr>
                <w:rFonts w:cs="Times New Roman" w:hint="eastAsia"/>
                <w:sz w:val="20"/>
                <w:szCs w:val="20"/>
              </w:rPr>
              <w:t>비추어</w:t>
            </w:r>
            <w:r w:rsidR="00B93A78">
              <w:rPr>
                <w:rFonts w:cs="Times New Roman" w:hint="eastAsia"/>
                <w:sz w:val="20"/>
                <w:szCs w:val="20"/>
              </w:rPr>
              <w:t xml:space="preserve"> </w:t>
            </w:r>
            <w:r w:rsidR="00B93A78">
              <w:rPr>
                <w:rFonts w:cs="Times New Roman" w:hint="eastAsia"/>
                <w:sz w:val="20"/>
                <w:szCs w:val="20"/>
              </w:rPr>
              <w:t>해당</w:t>
            </w:r>
            <w:r w:rsidR="00B93A78">
              <w:rPr>
                <w:rFonts w:cs="Times New Roman" w:hint="eastAsia"/>
                <w:sz w:val="20"/>
                <w:szCs w:val="20"/>
              </w:rPr>
              <w:t xml:space="preserve"> </w:t>
            </w:r>
            <w:r w:rsidR="00B93A78">
              <w:rPr>
                <w:rFonts w:cs="Times New Roman" w:hint="eastAsia"/>
                <w:sz w:val="20"/>
                <w:szCs w:val="20"/>
              </w:rPr>
              <w:t>평가보고서의</w:t>
            </w:r>
            <w:r w:rsidR="00B93A78">
              <w:rPr>
                <w:rFonts w:cs="Times New Roman" w:hint="eastAsia"/>
                <w:sz w:val="20"/>
                <w:szCs w:val="20"/>
              </w:rPr>
              <w:t xml:space="preserve"> </w:t>
            </w:r>
            <w:r w:rsidR="00B93A78">
              <w:rPr>
                <w:rFonts w:cs="Times New Roman" w:hint="eastAsia"/>
                <w:sz w:val="20"/>
                <w:szCs w:val="20"/>
              </w:rPr>
              <w:t>존재만으로</w:t>
            </w:r>
            <w:r w:rsidR="00B93A78">
              <w:rPr>
                <w:rFonts w:cs="Times New Roman" w:hint="eastAsia"/>
                <w:sz w:val="20"/>
                <w:szCs w:val="20"/>
              </w:rPr>
              <w:t xml:space="preserve"> </w:t>
            </w:r>
            <w:r w:rsidR="00B93A78">
              <w:rPr>
                <w:rFonts w:cs="Times New Roman" w:hint="eastAsia"/>
                <w:sz w:val="20"/>
                <w:szCs w:val="20"/>
              </w:rPr>
              <w:t>리스크를</w:t>
            </w:r>
            <w:r w:rsidR="00B93A78">
              <w:rPr>
                <w:rFonts w:cs="Times New Roman" w:hint="eastAsia"/>
                <w:sz w:val="20"/>
                <w:szCs w:val="20"/>
              </w:rPr>
              <w:t xml:space="preserve"> </w:t>
            </w:r>
            <w:r w:rsidR="00B93A78">
              <w:rPr>
                <w:rFonts w:cs="Times New Roman" w:hint="eastAsia"/>
                <w:sz w:val="20"/>
                <w:szCs w:val="20"/>
              </w:rPr>
              <w:t>배제하기는</w:t>
            </w:r>
            <w:r w:rsidR="00B93A78">
              <w:rPr>
                <w:rFonts w:cs="Times New Roman" w:hint="eastAsia"/>
                <w:sz w:val="20"/>
                <w:szCs w:val="20"/>
              </w:rPr>
              <w:t xml:space="preserve"> </w:t>
            </w:r>
            <w:r w:rsidR="00B93A78">
              <w:rPr>
                <w:rFonts w:cs="Times New Roman" w:hint="eastAsia"/>
                <w:sz w:val="20"/>
                <w:szCs w:val="20"/>
              </w:rPr>
              <w:t>어려워</w:t>
            </w:r>
            <w:r w:rsidR="00B93A78">
              <w:rPr>
                <w:rFonts w:cs="Times New Roman" w:hint="eastAsia"/>
                <w:sz w:val="20"/>
                <w:szCs w:val="20"/>
              </w:rPr>
              <w:t xml:space="preserve"> </w:t>
            </w:r>
            <w:r w:rsidR="00B93A78">
              <w:rPr>
                <w:rFonts w:cs="Times New Roman" w:hint="eastAsia"/>
                <w:sz w:val="20"/>
                <w:szCs w:val="20"/>
              </w:rPr>
              <w:t>보임</w:t>
            </w:r>
            <w:r w:rsidR="00B93A78">
              <w:rPr>
                <w:rFonts w:cs="Times New Roman" w:hint="eastAsia"/>
                <w:sz w:val="20"/>
                <w:szCs w:val="20"/>
              </w:rPr>
              <w:t>.</w:t>
            </w:r>
            <w:r w:rsidR="00B93A78">
              <w:rPr>
                <w:rFonts w:cs="Times New Roman"/>
                <w:sz w:val="20"/>
                <w:szCs w:val="20"/>
              </w:rPr>
              <w:t xml:space="preserve"> </w:t>
            </w:r>
          </w:p>
          <w:p w14:paraId="2A89CE17" w14:textId="58B17BFE" w:rsidR="0080170A" w:rsidRPr="009A2958" w:rsidRDefault="0080170A" w:rsidP="00901550">
            <w:pPr>
              <w:pStyle w:val="a8"/>
              <w:widowControl/>
              <w:numPr>
                <w:ilvl w:val="0"/>
                <w:numId w:val="2"/>
              </w:numPr>
              <w:spacing w:before="40" w:after="120" w:line="276" w:lineRule="auto"/>
              <w:rPr>
                <w:rFonts w:cs="Times New Roman"/>
                <w:sz w:val="20"/>
                <w:szCs w:val="20"/>
              </w:rPr>
            </w:pPr>
            <w:r>
              <w:rPr>
                <w:rFonts w:cs="Times New Roman" w:hint="eastAsia"/>
                <w:sz w:val="20"/>
                <w:szCs w:val="20"/>
              </w:rPr>
              <w:t>만약</w:t>
            </w:r>
            <w:r>
              <w:rPr>
                <w:rFonts w:cs="Times New Roman" w:hint="eastAsia"/>
                <w:sz w:val="20"/>
                <w:szCs w:val="20"/>
              </w:rPr>
              <w:t xml:space="preserve"> </w:t>
            </w:r>
            <w:r>
              <w:rPr>
                <w:rFonts w:cs="Times New Roman" w:hint="eastAsia"/>
                <w:sz w:val="20"/>
                <w:szCs w:val="20"/>
              </w:rPr>
              <w:t>실제로</w:t>
            </w:r>
            <w:r>
              <w:rPr>
                <w:rFonts w:cs="Times New Roman" w:hint="eastAsia"/>
                <w:sz w:val="20"/>
                <w:szCs w:val="20"/>
              </w:rPr>
              <w:t xml:space="preserve"> </w:t>
            </w:r>
            <w:r>
              <w:rPr>
                <w:rFonts w:cs="Times New Roman" w:hint="eastAsia"/>
                <w:sz w:val="20"/>
                <w:szCs w:val="20"/>
              </w:rPr>
              <w:t>주식매수선택권이</w:t>
            </w:r>
            <w:r>
              <w:rPr>
                <w:rFonts w:cs="Times New Roman" w:hint="eastAsia"/>
                <w:sz w:val="20"/>
                <w:szCs w:val="20"/>
              </w:rPr>
              <w:t xml:space="preserve"> </w:t>
            </w:r>
            <w:r>
              <w:rPr>
                <w:rFonts w:cs="Times New Roman" w:hint="eastAsia"/>
                <w:sz w:val="20"/>
                <w:szCs w:val="20"/>
              </w:rPr>
              <w:t>무효로</w:t>
            </w:r>
            <w:r>
              <w:rPr>
                <w:rFonts w:cs="Times New Roman" w:hint="eastAsia"/>
                <w:sz w:val="20"/>
                <w:szCs w:val="20"/>
              </w:rPr>
              <w:t xml:space="preserve"> </w:t>
            </w:r>
            <w:r>
              <w:rPr>
                <w:rFonts w:cs="Times New Roman" w:hint="eastAsia"/>
                <w:sz w:val="20"/>
                <w:szCs w:val="20"/>
              </w:rPr>
              <w:t>평가될</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sz w:val="20"/>
                <w:szCs w:val="20"/>
              </w:rPr>
              <w:t>(</w:t>
            </w:r>
            <w:r w:rsidR="005A567B">
              <w:rPr>
                <w:rFonts w:cs="Times New Roman"/>
                <w:sz w:val="20"/>
                <w:szCs w:val="20"/>
              </w:rPr>
              <w:t>i</w:t>
            </w:r>
            <w:r>
              <w:rPr>
                <w:rFonts w:cs="Times New Roman"/>
                <w:sz w:val="20"/>
                <w:szCs w:val="20"/>
              </w:rPr>
              <w:t xml:space="preserve">) </w:t>
            </w:r>
            <w:r>
              <w:rPr>
                <w:rFonts w:cs="Times New Roman" w:hint="eastAsia"/>
                <w:sz w:val="20"/>
                <w:szCs w:val="20"/>
              </w:rPr>
              <w:t>향후</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상장을</w:t>
            </w:r>
            <w:r>
              <w:rPr>
                <w:rFonts w:cs="Times New Roman" w:hint="eastAsia"/>
                <w:sz w:val="20"/>
                <w:szCs w:val="20"/>
              </w:rPr>
              <w:t xml:space="preserve"> </w:t>
            </w:r>
            <w:r>
              <w:rPr>
                <w:rFonts w:cs="Times New Roman" w:hint="eastAsia"/>
                <w:sz w:val="20"/>
                <w:szCs w:val="20"/>
              </w:rPr>
              <w:t>하게</w:t>
            </w:r>
            <w:r>
              <w:rPr>
                <w:rFonts w:cs="Times New Roman" w:hint="eastAsia"/>
                <w:sz w:val="20"/>
                <w:szCs w:val="20"/>
              </w:rPr>
              <w:t xml:space="preserve"> </w:t>
            </w:r>
            <w:r>
              <w:rPr>
                <w:rFonts w:cs="Times New Roman" w:hint="eastAsia"/>
                <w:sz w:val="20"/>
                <w:szCs w:val="20"/>
              </w:rPr>
              <w:t>될</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거래소의</w:t>
            </w:r>
            <w:r>
              <w:rPr>
                <w:rFonts w:cs="Times New Roman" w:hint="eastAsia"/>
                <w:sz w:val="20"/>
                <w:szCs w:val="20"/>
              </w:rPr>
              <w:t xml:space="preserve"> </w:t>
            </w:r>
            <w:r>
              <w:rPr>
                <w:rFonts w:cs="Times New Roman" w:hint="eastAsia"/>
                <w:sz w:val="20"/>
                <w:szCs w:val="20"/>
              </w:rPr>
              <w:t>상장</w:t>
            </w:r>
            <w:r>
              <w:rPr>
                <w:rFonts w:cs="Times New Roman" w:hint="eastAsia"/>
                <w:sz w:val="20"/>
                <w:szCs w:val="20"/>
              </w:rPr>
              <w:t xml:space="preserve"> </w:t>
            </w:r>
            <w:r>
              <w:rPr>
                <w:rFonts w:cs="Times New Roman" w:hint="eastAsia"/>
                <w:sz w:val="20"/>
                <w:szCs w:val="20"/>
              </w:rPr>
              <w:t>절차에서</w:t>
            </w:r>
            <w:r>
              <w:rPr>
                <w:rFonts w:cs="Times New Roman" w:hint="eastAsia"/>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주식매수선택권의</w:t>
            </w:r>
            <w:r>
              <w:rPr>
                <w:rFonts w:cs="Times New Roman" w:hint="eastAsia"/>
                <w:sz w:val="20"/>
                <w:szCs w:val="20"/>
              </w:rPr>
              <w:t xml:space="preserve"> </w:t>
            </w:r>
            <w:r>
              <w:rPr>
                <w:rFonts w:cs="Times New Roman" w:hint="eastAsia"/>
                <w:sz w:val="20"/>
                <w:szCs w:val="20"/>
              </w:rPr>
              <w:t>적법성에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문제제기가</w:t>
            </w:r>
            <w:r>
              <w:rPr>
                <w:rFonts w:cs="Times New Roman" w:hint="eastAsia"/>
                <w:sz w:val="20"/>
                <w:szCs w:val="20"/>
              </w:rPr>
              <w:t xml:space="preserve"> </w:t>
            </w:r>
            <w:r>
              <w:rPr>
                <w:rFonts w:cs="Times New Roman" w:hint="eastAsia"/>
                <w:sz w:val="20"/>
                <w:szCs w:val="20"/>
              </w:rPr>
              <w:t>이루어질</w:t>
            </w:r>
            <w:r>
              <w:rPr>
                <w:rFonts w:cs="Times New Roman" w:hint="eastAsia"/>
                <w:sz w:val="20"/>
                <w:szCs w:val="20"/>
              </w:rPr>
              <w:t xml:space="preserve"> </w:t>
            </w:r>
            <w:r>
              <w:rPr>
                <w:rFonts w:cs="Times New Roman" w:hint="eastAsia"/>
                <w:sz w:val="20"/>
                <w:szCs w:val="20"/>
              </w:rPr>
              <w:t>가능성을</w:t>
            </w:r>
            <w:r>
              <w:rPr>
                <w:rFonts w:cs="Times New Roman" w:hint="eastAsia"/>
                <w:sz w:val="20"/>
                <w:szCs w:val="20"/>
              </w:rPr>
              <w:t xml:space="preserve"> </w:t>
            </w:r>
            <w:r>
              <w:rPr>
                <w:rFonts w:cs="Times New Roman" w:hint="eastAsia"/>
                <w:sz w:val="20"/>
                <w:szCs w:val="20"/>
              </w:rPr>
              <w:t>배제할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없고</w:t>
            </w:r>
            <w:r>
              <w:rPr>
                <w:rFonts w:cs="Times New Roman" w:hint="eastAsia"/>
                <w:sz w:val="20"/>
                <w:szCs w:val="20"/>
              </w:rPr>
              <w:t>,</w:t>
            </w:r>
            <w:r>
              <w:rPr>
                <w:rFonts w:cs="Times New Roman"/>
                <w:sz w:val="20"/>
                <w:szCs w:val="20"/>
              </w:rPr>
              <w:t xml:space="preserve"> (</w:t>
            </w:r>
            <w:r w:rsidR="005A567B">
              <w:rPr>
                <w:rFonts w:cs="Times New Roman"/>
                <w:sz w:val="20"/>
                <w:szCs w:val="20"/>
              </w:rPr>
              <w:t>ii</w:t>
            </w:r>
            <w:r>
              <w:rPr>
                <w:rFonts w:cs="Times New Roman"/>
                <w:sz w:val="20"/>
                <w:szCs w:val="20"/>
              </w:rPr>
              <w:t xml:space="preserve">) </w:t>
            </w:r>
            <w:r>
              <w:rPr>
                <w:rFonts w:cs="Times New Roman" w:hint="eastAsia"/>
                <w:sz w:val="20"/>
                <w:szCs w:val="20"/>
              </w:rPr>
              <w:t>소액주주</w:t>
            </w:r>
            <w:r>
              <w:rPr>
                <w:rFonts w:cs="Times New Roman" w:hint="eastAsia"/>
                <w:sz w:val="20"/>
                <w:szCs w:val="20"/>
              </w:rPr>
              <w:t xml:space="preserve"> </w:t>
            </w:r>
            <w:r>
              <w:rPr>
                <w:rFonts w:cs="Times New Roman" w:hint="eastAsia"/>
                <w:sz w:val="20"/>
                <w:szCs w:val="20"/>
              </w:rPr>
              <w:t>등이</w:t>
            </w:r>
            <w:r>
              <w:rPr>
                <w:rFonts w:cs="Times New Roman" w:hint="eastAsia"/>
                <w:sz w:val="20"/>
                <w:szCs w:val="20"/>
              </w:rPr>
              <w:t xml:space="preserve"> </w:t>
            </w:r>
            <w:r>
              <w:rPr>
                <w:rFonts w:cs="Times New Roman" w:hint="eastAsia"/>
                <w:sz w:val="20"/>
                <w:szCs w:val="20"/>
              </w:rPr>
              <w:t>소송을</w:t>
            </w:r>
            <w:r>
              <w:rPr>
                <w:rFonts w:cs="Times New Roman" w:hint="eastAsia"/>
                <w:sz w:val="20"/>
                <w:szCs w:val="20"/>
              </w:rPr>
              <w:t xml:space="preserve"> </w:t>
            </w:r>
            <w:r>
              <w:rPr>
                <w:rFonts w:cs="Times New Roman" w:hint="eastAsia"/>
                <w:sz w:val="20"/>
                <w:szCs w:val="20"/>
              </w:rPr>
              <w:t>통해</w:t>
            </w:r>
            <w:r>
              <w:rPr>
                <w:rFonts w:cs="Times New Roman" w:hint="eastAsia"/>
                <w:sz w:val="20"/>
                <w:szCs w:val="20"/>
              </w:rPr>
              <w:t xml:space="preserve"> </w:t>
            </w:r>
            <w:r>
              <w:rPr>
                <w:rFonts w:cs="Times New Roman" w:hint="eastAsia"/>
                <w:sz w:val="20"/>
                <w:szCs w:val="20"/>
              </w:rPr>
              <w:t>효력을</w:t>
            </w:r>
            <w:r>
              <w:rPr>
                <w:rFonts w:cs="Times New Roman" w:hint="eastAsia"/>
                <w:sz w:val="20"/>
                <w:szCs w:val="20"/>
              </w:rPr>
              <w:t xml:space="preserve"> </w:t>
            </w:r>
            <w:r>
              <w:rPr>
                <w:rFonts w:cs="Times New Roman" w:hint="eastAsia"/>
                <w:sz w:val="20"/>
                <w:szCs w:val="20"/>
              </w:rPr>
              <w:t>다투거나</w:t>
            </w:r>
            <w:r>
              <w:rPr>
                <w:rFonts w:cs="Times New Roman" w:hint="eastAsia"/>
                <w:sz w:val="20"/>
                <w:szCs w:val="20"/>
              </w:rPr>
              <w:t>,</w:t>
            </w:r>
            <w:r>
              <w:rPr>
                <w:rFonts w:cs="Times New Roman"/>
                <w:sz w:val="20"/>
                <w:szCs w:val="20"/>
              </w:rPr>
              <w:t xml:space="preserve"> (</w:t>
            </w:r>
            <w:r w:rsidR="005A567B">
              <w:rPr>
                <w:rFonts w:cs="Times New Roman"/>
                <w:sz w:val="20"/>
                <w:szCs w:val="20"/>
              </w:rPr>
              <w:t>iii</w:t>
            </w:r>
            <w:r>
              <w:rPr>
                <w:rFonts w:cs="Times New Roman"/>
                <w:sz w:val="20"/>
                <w:szCs w:val="20"/>
              </w:rPr>
              <w:t xml:space="preserve">) </w:t>
            </w:r>
            <w:r w:rsidRPr="003E6AC0">
              <w:rPr>
                <w:rFonts w:cs="Times New Roman" w:hint="eastAsia"/>
                <w:sz w:val="20"/>
                <w:szCs w:val="20"/>
              </w:rPr>
              <w:t>주식매수선택권</w:t>
            </w:r>
            <w:r w:rsidRPr="003E6AC0">
              <w:rPr>
                <w:rFonts w:cs="Times New Roman" w:hint="eastAsia"/>
                <w:sz w:val="20"/>
                <w:szCs w:val="20"/>
              </w:rPr>
              <w:t xml:space="preserve"> </w:t>
            </w:r>
            <w:r w:rsidRPr="003E6AC0">
              <w:rPr>
                <w:rFonts w:cs="Times New Roman" w:hint="eastAsia"/>
                <w:sz w:val="20"/>
                <w:szCs w:val="20"/>
              </w:rPr>
              <w:t>부여에</w:t>
            </w:r>
            <w:r w:rsidRPr="003E6AC0">
              <w:rPr>
                <w:rFonts w:cs="Times New Roman" w:hint="eastAsia"/>
                <w:sz w:val="20"/>
                <w:szCs w:val="20"/>
              </w:rPr>
              <w:t xml:space="preserve"> </w:t>
            </w:r>
            <w:r w:rsidRPr="003E6AC0">
              <w:rPr>
                <w:rFonts w:cs="Times New Roman" w:hint="eastAsia"/>
                <w:sz w:val="20"/>
                <w:szCs w:val="20"/>
              </w:rPr>
              <w:t>관여한</w:t>
            </w:r>
            <w:r w:rsidRPr="003E6AC0">
              <w:rPr>
                <w:rFonts w:cs="Times New Roman" w:hint="eastAsia"/>
                <w:sz w:val="20"/>
                <w:szCs w:val="20"/>
              </w:rPr>
              <w:t xml:space="preserve"> </w:t>
            </w:r>
            <w:r w:rsidRPr="003E6AC0">
              <w:rPr>
                <w:rFonts w:cs="Times New Roman" w:hint="eastAsia"/>
                <w:sz w:val="20"/>
                <w:szCs w:val="20"/>
              </w:rPr>
              <w:t>대상회사</w:t>
            </w:r>
            <w:r w:rsidRPr="003E6AC0">
              <w:rPr>
                <w:rFonts w:cs="Times New Roman" w:hint="eastAsia"/>
                <w:sz w:val="20"/>
                <w:szCs w:val="20"/>
              </w:rPr>
              <w:t xml:space="preserve"> </w:t>
            </w:r>
            <w:r w:rsidRPr="003E6AC0">
              <w:rPr>
                <w:rFonts w:cs="Times New Roman" w:hint="eastAsia"/>
                <w:sz w:val="20"/>
                <w:szCs w:val="20"/>
              </w:rPr>
              <w:t>이사들의</w:t>
            </w:r>
            <w:r w:rsidRPr="003E6AC0">
              <w:rPr>
                <w:rFonts w:cs="Times New Roman" w:hint="eastAsia"/>
                <w:sz w:val="20"/>
                <w:szCs w:val="20"/>
              </w:rPr>
              <w:t xml:space="preserve"> </w:t>
            </w:r>
            <w:r>
              <w:rPr>
                <w:rFonts w:cs="Times New Roman" w:hint="eastAsia"/>
                <w:sz w:val="20"/>
                <w:szCs w:val="20"/>
              </w:rPr>
              <w:t>책임이</w:t>
            </w:r>
            <w:r>
              <w:rPr>
                <w:rFonts w:cs="Times New Roman" w:hint="eastAsia"/>
                <w:sz w:val="20"/>
                <w:szCs w:val="20"/>
              </w:rPr>
              <w:t xml:space="preserve"> </w:t>
            </w:r>
            <w:r>
              <w:rPr>
                <w:rFonts w:cs="Times New Roman" w:hint="eastAsia"/>
                <w:sz w:val="20"/>
                <w:szCs w:val="20"/>
              </w:rPr>
              <w:t>문제될</w:t>
            </w:r>
            <w:r>
              <w:rPr>
                <w:rFonts w:cs="Times New Roman" w:hint="eastAsia"/>
                <w:sz w:val="20"/>
                <w:szCs w:val="20"/>
              </w:rPr>
              <w:t xml:space="preserve"> </w:t>
            </w:r>
            <w:r>
              <w:rPr>
                <w:rFonts w:cs="Times New Roman" w:hint="eastAsia"/>
                <w:sz w:val="20"/>
                <w:szCs w:val="20"/>
              </w:rPr>
              <w:t>가능성도</w:t>
            </w:r>
            <w:r>
              <w:rPr>
                <w:rFonts w:cs="Times New Roman" w:hint="eastAsia"/>
                <w:sz w:val="20"/>
                <w:szCs w:val="20"/>
              </w:rPr>
              <w:t xml:space="preserve"> </w:t>
            </w:r>
            <w:r>
              <w:rPr>
                <w:rFonts w:cs="Times New Roman" w:hint="eastAsia"/>
                <w:sz w:val="20"/>
                <w:szCs w:val="20"/>
              </w:rPr>
              <w:t>있게</w:t>
            </w:r>
            <w:r>
              <w:rPr>
                <w:rFonts w:cs="Times New Roman" w:hint="eastAsia"/>
                <w:sz w:val="20"/>
                <w:szCs w:val="20"/>
              </w:rPr>
              <w:t xml:space="preserve"> </w:t>
            </w:r>
            <w:r>
              <w:rPr>
                <w:rFonts w:cs="Times New Roman" w:hint="eastAsia"/>
                <w:sz w:val="20"/>
                <w:szCs w:val="20"/>
              </w:rPr>
              <w:t>됨</w:t>
            </w:r>
            <w:r>
              <w:rPr>
                <w:rFonts w:cs="Times New Roman" w:hint="eastAsia"/>
                <w:sz w:val="20"/>
                <w:szCs w:val="20"/>
              </w:rPr>
              <w:t>.</w:t>
            </w:r>
          </w:p>
          <w:p w14:paraId="01F5FCFF" w14:textId="341EC3BE" w:rsidR="0080170A" w:rsidRPr="00A833C7" w:rsidRDefault="0080170A" w:rsidP="00901550">
            <w:pPr>
              <w:pStyle w:val="a8"/>
              <w:widowControl/>
              <w:numPr>
                <w:ilvl w:val="0"/>
                <w:numId w:val="2"/>
              </w:numPr>
              <w:spacing w:before="40" w:after="120" w:line="276" w:lineRule="auto"/>
              <w:rPr>
                <w:rFonts w:cs="Times New Roman"/>
                <w:spacing w:val="2"/>
                <w:sz w:val="20"/>
                <w:szCs w:val="20"/>
              </w:rPr>
            </w:pPr>
            <w:r w:rsidRPr="00A833C7">
              <w:rPr>
                <w:rFonts w:cs="Times New Roman" w:hint="eastAsia"/>
                <w:spacing w:val="2"/>
                <w:sz w:val="20"/>
                <w:szCs w:val="20"/>
              </w:rPr>
              <w:t>위와</w:t>
            </w:r>
            <w:r w:rsidRPr="00A833C7">
              <w:rPr>
                <w:rFonts w:cs="Times New Roman" w:hint="eastAsia"/>
                <w:spacing w:val="2"/>
                <w:sz w:val="20"/>
                <w:szCs w:val="20"/>
              </w:rPr>
              <w:t xml:space="preserve"> </w:t>
            </w:r>
            <w:r w:rsidRPr="00A833C7">
              <w:rPr>
                <w:rFonts w:cs="Times New Roman" w:hint="eastAsia"/>
                <w:spacing w:val="2"/>
                <w:sz w:val="20"/>
                <w:szCs w:val="20"/>
              </w:rPr>
              <w:t>같은</w:t>
            </w:r>
            <w:r w:rsidRPr="00A833C7">
              <w:rPr>
                <w:rFonts w:cs="Times New Roman" w:hint="eastAsia"/>
                <w:spacing w:val="2"/>
                <w:sz w:val="20"/>
                <w:szCs w:val="20"/>
              </w:rPr>
              <w:t xml:space="preserve"> </w:t>
            </w:r>
            <w:r w:rsidRPr="00A833C7">
              <w:rPr>
                <w:rFonts w:cs="Times New Roman" w:hint="eastAsia"/>
                <w:spacing w:val="2"/>
                <w:sz w:val="20"/>
                <w:szCs w:val="20"/>
              </w:rPr>
              <w:t>문제제기</w:t>
            </w:r>
            <w:r w:rsidRPr="00A833C7">
              <w:rPr>
                <w:rFonts w:cs="Times New Roman" w:hint="eastAsia"/>
                <w:spacing w:val="2"/>
                <w:sz w:val="20"/>
                <w:szCs w:val="20"/>
              </w:rPr>
              <w:t xml:space="preserve"> </w:t>
            </w:r>
            <w:r w:rsidRPr="00A833C7">
              <w:rPr>
                <w:rFonts w:cs="Times New Roman" w:hint="eastAsia"/>
                <w:spacing w:val="2"/>
                <w:sz w:val="20"/>
                <w:szCs w:val="20"/>
              </w:rPr>
              <w:t>가능성을</w:t>
            </w:r>
            <w:r w:rsidRPr="00A833C7">
              <w:rPr>
                <w:rFonts w:cs="Times New Roman" w:hint="eastAsia"/>
                <w:spacing w:val="2"/>
                <w:sz w:val="20"/>
                <w:szCs w:val="20"/>
              </w:rPr>
              <w:t xml:space="preserve"> </w:t>
            </w:r>
            <w:r w:rsidRPr="00A833C7">
              <w:rPr>
                <w:rFonts w:cs="Times New Roman" w:hint="eastAsia"/>
                <w:spacing w:val="2"/>
                <w:sz w:val="20"/>
                <w:szCs w:val="20"/>
              </w:rPr>
              <w:t>없애기</w:t>
            </w:r>
            <w:r w:rsidRPr="00A833C7">
              <w:rPr>
                <w:rFonts w:cs="Times New Roman" w:hint="eastAsia"/>
                <w:spacing w:val="2"/>
                <w:sz w:val="20"/>
                <w:szCs w:val="20"/>
              </w:rPr>
              <w:t xml:space="preserve"> </w:t>
            </w:r>
            <w:r w:rsidRPr="00A833C7">
              <w:rPr>
                <w:rFonts w:cs="Times New Roman" w:hint="eastAsia"/>
                <w:spacing w:val="2"/>
                <w:sz w:val="20"/>
                <w:szCs w:val="20"/>
              </w:rPr>
              <w:t>위해서는</w:t>
            </w:r>
            <w:r w:rsidRPr="00A833C7">
              <w:rPr>
                <w:rFonts w:cs="Times New Roman" w:hint="eastAsia"/>
                <w:spacing w:val="2"/>
                <w:sz w:val="20"/>
                <w:szCs w:val="20"/>
              </w:rPr>
              <w:t xml:space="preserve"> </w:t>
            </w:r>
            <w:r w:rsidRPr="00A833C7">
              <w:rPr>
                <w:rFonts w:cs="Times New Roman" w:hint="eastAsia"/>
                <w:spacing w:val="2"/>
                <w:sz w:val="20"/>
                <w:szCs w:val="20"/>
              </w:rPr>
              <w:t>해당</w:t>
            </w:r>
            <w:r w:rsidRPr="00A833C7">
              <w:rPr>
                <w:rFonts w:cs="Times New Roman" w:hint="eastAsia"/>
                <w:spacing w:val="2"/>
                <w:sz w:val="20"/>
                <w:szCs w:val="20"/>
              </w:rPr>
              <w:t xml:space="preserve"> </w:t>
            </w:r>
            <w:r w:rsidRPr="00A833C7">
              <w:rPr>
                <w:rFonts w:cs="Times New Roman" w:hint="eastAsia"/>
                <w:spacing w:val="2"/>
                <w:sz w:val="20"/>
                <w:szCs w:val="20"/>
              </w:rPr>
              <w:t>임직원과의</w:t>
            </w:r>
            <w:r w:rsidRPr="00A833C7">
              <w:rPr>
                <w:rFonts w:cs="Times New Roman" w:hint="eastAsia"/>
                <w:spacing w:val="2"/>
                <w:sz w:val="20"/>
                <w:szCs w:val="20"/>
              </w:rPr>
              <w:t xml:space="preserve"> </w:t>
            </w:r>
            <w:r w:rsidRPr="00A833C7">
              <w:rPr>
                <w:rFonts w:cs="Times New Roman" w:hint="eastAsia"/>
                <w:spacing w:val="2"/>
                <w:sz w:val="20"/>
                <w:szCs w:val="20"/>
              </w:rPr>
              <w:t>상호</w:t>
            </w:r>
            <w:r w:rsidRPr="00A833C7">
              <w:rPr>
                <w:rFonts w:cs="Times New Roman" w:hint="eastAsia"/>
                <w:spacing w:val="2"/>
                <w:sz w:val="20"/>
                <w:szCs w:val="20"/>
              </w:rPr>
              <w:t xml:space="preserve"> </w:t>
            </w:r>
            <w:r w:rsidRPr="00A833C7">
              <w:rPr>
                <w:rFonts w:cs="Times New Roman" w:hint="eastAsia"/>
                <w:spacing w:val="2"/>
                <w:sz w:val="20"/>
                <w:szCs w:val="20"/>
              </w:rPr>
              <w:t>합의를</w:t>
            </w:r>
            <w:r w:rsidRPr="00A833C7">
              <w:rPr>
                <w:rFonts w:cs="Times New Roman" w:hint="eastAsia"/>
                <w:spacing w:val="2"/>
                <w:sz w:val="20"/>
                <w:szCs w:val="20"/>
              </w:rPr>
              <w:t xml:space="preserve"> </w:t>
            </w:r>
            <w:r w:rsidRPr="00A833C7">
              <w:rPr>
                <w:rFonts w:cs="Times New Roman" w:hint="eastAsia"/>
                <w:spacing w:val="2"/>
                <w:sz w:val="20"/>
                <w:szCs w:val="20"/>
              </w:rPr>
              <w:t>통해</w:t>
            </w:r>
            <w:r w:rsidRPr="00A833C7">
              <w:rPr>
                <w:rFonts w:cs="Times New Roman" w:hint="eastAsia"/>
                <w:spacing w:val="2"/>
                <w:sz w:val="20"/>
                <w:szCs w:val="20"/>
              </w:rPr>
              <w:t xml:space="preserve"> </w:t>
            </w:r>
            <w:r w:rsidRPr="00A833C7">
              <w:rPr>
                <w:rFonts w:cs="Times New Roman" w:hint="eastAsia"/>
                <w:spacing w:val="2"/>
                <w:sz w:val="20"/>
                <w:szCs w:val="20"/>
              </w:rPr>
              <w:t>주식매수선택권을</w:t>
            </w:r>
            <w:r w:rsidRPr="00A833C7">
              <w:rPr>
                <w:rFonts w:cs="Times New Roman" w:hint="eastAsia"/>
                <w:spacing w:val="2"/>
                <w:sz w:val="20"/>
                <w:szCs w:val="20"/>
              </w:rPr>
              <w:t xml:space="preserve"> </w:t>
            </w:r>
            <w:r w:rsidRPr="00A833C7">
              <w:rPr>
                <w:rFonts w:cs="Times New Roman" w:hint="eastAsia"/>
                <w:spacing w:val="2"/>
                <w:sz w:val="20"/>
                <w:szCs w:val="20"/>
              </w:rPr>
              <w:t>재부여하고</w:t>
            </w:r>
            <w:r w:rsidRPr="00A833C7">
              <w:rPr>
                <w:rFonts w:cs="Times New Roman" w:hint="eastAsia"/>
                <w:spacing w:val="2"/>
                <w:sz w:val="20"/>
                <w:szCs w:val="20"/>
              </w:rPr>
              <w:t>,</w:t>
            </w:r>
            <w:r w:rsidRPr="00A833C7">
              <w:rPr>
                <w:rFonts w:cs="Times New Roman"/>
                <w:spacing w:val="2"/>
                <w:sz w:val="20"/>
                <w:szCs w:val="20"/>
              </w:rPr>
              <w:t xml:space="preserve"> </w:t>
            </w:r>
            <w:r w:rsidRPr="00A833C7">
              <w:rPr>
                <w:rFonts w:cs="Times New Roman" w:hint="eastAsia"/>
                <w:spacing w:val="2"/>
                <w:sz w:val="20"/>
                <w:szCs w:val="20"/>
              </w:rPr>
              <w:t>이러한</w:t>
            </w:r>
            <w:r w:rsidRPr="00A833C7">
              <w:rPr>
                <w:rFonts w:cs="Times New Roman" w:hint="eastAsia"/>
                <w:spacing w:val="2"/>
                <w:sz w:val="20"/>
                <w:szCs w:val="20"/>
              </w:rPr>
              <w:t xml:space="preserve"> </w:t>
            </w:r>
            <w:r w:rsidRPr="00A833C7">
              <w:rPr>
                <w:rFonts w:cs="Times New Roman" w:hint="eastAsia"/>
                <w:spacing w:val="2"/>
                <w:sz w:val="20"/>
                <w:szCs w:val="20"/>
              </w:rPr>
              <w:t>재부여에서</w:t>
            </w:r>
            <w:r w:rsidRPr="00A833C7">
              <w:rPr>
                <w:rFonts w:cs="Times New Roman" w:hint="eastAsia"/>
                <w:spacing w:val="2"/>
                <w:sz w:val="20"/>
                <w:szCs w:val="20"/>
              </w:rPr>
              <w:t xml:space="preserve"> </w:t>
            </w:r>
            <w:r w:rsidRPr="00A833C7">
              <w:rPr>
                <w:rFonts w:cs="Times New Roman" w:hint="eastAsia"/>
                <w:spacing w:val="2"/>
                <w:sz w:val="20"/>
                <w:szCs w:val="20"/>
              </w:rPr>
              <w:t>비롯된</w:t>
            </w:r>
            <w:r w:rsidRPr="00A833C7">
              <w:rPr>
                <w:rFonts w:cs="Times New Roman" w:hint="eastAsia"/>
                <w:spacing w:val="2"/>
                <w:sz w:val="20"/>
                <w:szCs w:val="20"/>
              </w:rPr>
              <w:t xml:space="preserve"> </w:t>
            </w:r>
            <w:r w:rsidRPr="00A833C7">
              <w:rPr>
                <w:rFonts w:cs="Times New Roman" w:hint="eastAsia"/>
                <w:spacing w:val="2"/>
                <w:sz w:val="20"/>
                <w:szCs w:val="20"/>
              </w:rPr>
              <w:t>손실을</w:t>
            </w:r>
            <w:r w:rsidRPr="00A833C7">
              <w:rPr>
                <w:rFonts w:cs="Times New Roman" w:hint="eastAsia"/>
                <w:spacing w:val="2"/>
                <w:sz w:val="20"/>
                <w:szCs w:val="20"/>
              </w:rPr>
              <w:t xml:space="preserve"> </w:t>
            </w:r>
            <w:r w:rsidRPr="00A833C7">
              <w:rPr>
                <w:rFonts w:cs="Times New Roman" w:hint="eastAsia"/>
                <w:spacing w:val="2"/>
                <w:sz w:val="20"/>
                <w:szCs w:val="20"/>
              </w:rPr>
              <w:t>감안한</w:t>
            </w:r>
            <w:r w:rsidRPr="00A833C7">
              <w:rPr>
                <w:rFonts w:cs="Times New Roman" w:hint="eastAsia"/>
                <w:spacing w:val="2"/>
                <w:sz w:val="20"/>
                <w:szCs w:val="20"/>
              </w:rPr>
              <w:t xml:space="preserve"> </w:t>
            </w:r>
            <w:r w:rsidRPr="00A833C7">
              <w:rPr>
                <w:rFonts w:cs="Times New Roman" w:hint="eastAsia"/>
                <w:spacing w:val="2"/>
                <w:sz w:val="20"/>
                <w:szCs w:val="20"/>
              </w:rPr>
              <w:t>상여금</w:t>
            </w:r>
            <w:r w:rsidRPr="00A833C7">
              <w:rPr>
                <w:rFonts w:cs="Times New Roman" w:hint="eastAsia"/>
                <w:spacing w:val="2"/>
                <w:sz w:val="20"/>
                <w:szCs w:val="20"/>
              </w:rPr>
              <w:t xml:space="preserve"> </w:t>
            </w:r>
            <w:r w:rsidRPr="00A833C7">
              <w:rPr>
                <w:rFonts w:cs="Times New Roman" w:hint="eastAsia"/>
                <w:spacing w:val="2"/>
                <w:sz w:val="20"/>
                <w:szCs w:val="20"/>
              </w:rPr>
              <w:t>등을</w:t>
            </w:r>
            <w:r w:rsidRPr="00A833C7">
              <w:rPr>
                <w:rFonts w:cs="Times New Roman" w:hint="eastAsia"/>
                <w:spacing w:val="2"/>
                <w:sz w:val="20"/>
                <w:szCs w:val="20"/>
              </w:rPr>
              <w:t xml:space="preserve"> </w:t>
            </w:r>
            <w:r w:rsidRPr="00A833C7">
              <w:rPr>
                <w:rFonts w:cs="Times New Roman" w:hint="eastAsia"/>
                <w:spacing w:val="2"/>
                <w:sz w:val="20"/>
                <w:szCs w:val="20"/>
              </w:rPr>
              <w:t>지급하는</w:t>
            </w:r>
            <w:r w:rsidRPr="00A833C7">
              <w:rPr>
                <w:rFonts w:cs="Times New Roman" w:hint="eastAsia"/>
                <w:spacing w:val="2"/>
                <w:sz w:val="20"/>
                <w:szCs w:val="20"/>
              </w:rPr>
              <w:t xml:space="preserve"> </w:t>
            </w:r>
            <w:r w:rsidRPr="00A833C7">
              <w:rPr>
                <w:rFonts w:cs="Times New Roman" w:hint="eastAsia"/>
                <w:spacing w:val="2"/>
                <w:sz w:val="20"/>
                <w:szCs w:val="20"/>
              </w:rPr>
              <w:t>방안을</w:t>
            </w:r>
            <w:r w:rsidRPr="00A833C7">
              <w:rPr>
                <w:rFonts w:cs="Times New Roman" w:hint="eastAsia"/>
                <w:spacing w:val="2"/>
                <w:sz w:val="20"/>
                <w:szCs w:val="20"/>
              </w:rPr>
              <w:t xml:space="preserve"> </w:t>
            </w:r>
            <w:r w:rsidRPr="00A833C7">
              <w:rPr>
                <w:rFonts w:cs="Times New Roman" w:hint="eastAsia"/>
                <w:spacing w:val="2"/>
                <w:sz w:val="20"/>
                <w:szCs w:val="20"/>
              </w:rPr>
              <w:t>고려해</w:t>
            </w:r>
            <w:r w:rsidRPr="00A833C7">
              <w:rPr>
                <w:rFonts w:cs="Times New Roman" w:hint="eastAsia"/>
                <w:spacing w:val="2"/>
                <w:sz w:val="20"/>
                <w:szCs w:val="20"/>
              </w:rPr>
              <w:t xml:space="preserve"> </w:t>
            </w:r>
            <w:r w:rsidRPr="00A833C7">
              <w:rPr>
                <w:rFonts w:cs="Times New Roman" w:hint="eastAsia"/>
                <w:spacing w:val="2"/>
                <w:sz w:val="20"/>
                <w:szCs w:val="20"/>
              </w:rPr>
              <w:t>볼</w:t>
            </w:r>
            <w:r w:rsidRPr="00A833C7">
              <w:rPr>
                <w:rFonts w:cs="Times New Roman" w:hint="eastAsia"/>
                <w:spacing w:val="2"/>
                <w:sz w:val="20"/>
                <w:szCs w:val="20"/>
              </w:rPr>
              <w:t xml:space="preserve"> </w:t>
            </w:r>
            <w:r w:rsidRPr="00A833C7">
              <w:rPr>
                <w:rFonts w:cs="Times New Roman" w:hint="eastAsia"/>
                <w:spacing w:val="2"/>
                <w:sz w:val="20"/>
                <w:szCs w:val="20"/>
              </w:rPr>
              <w:t>수</w:t>
            </w:r>
            <w:r w:rsidRPr="00A833C7">
              <w:rPr>
                <w:rFonts w:cs="Times New Roman" w:hint="eastAsia"/>
                <w:spacing w:val="2"/>
                <w:sz w:val="20"/>
                <w:szCs w:val="20"/>
              </w:rPr>
              <w:t xml:space="preserve"> </w:t>
            </w:r>
            <w:r w:rsidRPr="00A833C7">
              <w:rPr>
                <w:rFonts w:cs="Times New Roman" w:hint="eastAsia"/>
                <w:spacing w:val="2"/>
                <w:sz w:val="20"/>
                <w:szCs w:val="20"/>
              </w:rPr>
              <w:t>있고</w:t>
            </w:r>
            <w:r w:rsidRPr="00A833C7">
              <w:rPr>
                <w:rFonts w:cs="Times New Roman" w:hint="eastAsia"/>
                <w:spacing w:val="2"/>
                <w:sz w:val="20"/>
                <w:szCs w:val="20"/>
              </w:rPr>
              <w:t>,</w:t>
            </w:r>
            <w:r w:rsidRPr="00A833C7">
              <w:rPr>
                <w:rFonts w:cs="Times New Roman"/>
                <w:spacing w:val="2"/>
                <w:sz w:val="20"/>
                <w:szCs w:val="20"/>
              </w:rPr>
              <w:t xml:space="preserve"> </w:t>
            </w:r>
            <w:r w:rsidRPr="00A833C7">
              <w:rPr>
                <w:rFonts w:cs="Times New Roman" w:hint="eastAsia"/>
                <w:spacing w:val="2"/>
                <w:sz w:val="20"/>
                <w:szCs w:val="20"/>
              </w:rPr>
              <w:t>이러한</w:t>
            </w:r>
            <w:r w:rsidRPr="00A833C7">
              <w:rPr>
                <w:rFonts w:cs="Times New Roman"/>
                <w:spacing w:val="2"/>
                <w:sz w:val="20"/>
                <w:szCs w:val="20"/>
              </w:rPr>
              <w:t xml:space="preserve"> </w:t>
            </w:r>
            <w:r w:rsidRPr="00A833C7">
              <w:rPr>
                <w:rFonts w:cs="Times New Roman" w:hint="eastAsia"/>
                <w:spacing w:val="2"/>
                <w:sz w:val="20"/>
                <w:szCs w:val="20"/>
              </w:rPr>
              <w:t>조치를</w:t>
            </w:r>
            <w:r w:rsidRPr="00A833C7">
              <w:rPr>
                <w:rFonts w:cs="Times New Roman" w:hint="eastAsia"/>
                <w:spacing w:val="2"/>
                <w:sz w:val="20"/>
                <w:szCs w:val="20"/>
              </w:rPr>
              <w:t xml:space="preserve"> </w:t>
            </w:r>
            <w:r w:rsidRPr="00A833C7">
              <w:rPr>
                <w:rFonts w:cs="Times New Roman" w:hint="eastAsia"/>
                <w:spacing w:val="2"/>
                <w:sz w:val="20"/>
                <w:szCs w:val="20"/>
              </w:rPr>
              <w:t>본건</w:t>
            </w:r>
            <w:r w:rsidRPr="00A833C7">
              <w:rPr>
                <w:rFonts w:cs="Times New Roman" w:hint="eastAsia"/>
                <w:spacing w:val="2"/>
                <w:sz w:val="20"/>
                <w:szCs w:val="20"/>
              </w:rPr>
              <w:t xml:space="preserve"> </w:t>
            </w:r>
            <w:r w:rsidRPr="00A833C7">
              <w:rPr>
                <w:rFonts w:cs="Times New Roman" w:hint="eastAsia"/>
                <w:spacing w:val="2"/>
                <w:sz w:val="20"/>
                <w:szCs w:val="20"/>
              </w:rPr>
              <w:t>거래</w:t>
            </w:r>
            <w:r w:rsidRPr="00A833C7">
              <w:rPr>
                <w:rFonts w:cs="Times New Roman" w:hint="eastAsia"/>
                <w:spacing w:val="2"/>
                <w:sz w:val="20"/>
                <w:szCs w:val="20"/>
              </w:rPr>
              <w:t xml:space="preserve"> </w:t>
            </w:r>
            <w:r w:rsidRPr="00A833C7">
              <w:rPr>
                <w:rFonts w:cs="Times New Roman" w:hint="eastAsia"/>
                <w:spacing w:val="2"/>
                <w:sz w:val="20"/>
                <w:szCs w:val="20"/>
              </w:rPr>
              <w:t>과정에서</w:t>
            </w:r>
            <w:r w:rsidRPr="00A833C7">
              <w:rPr>
                <w:rFonts w:cs="Times New Roman" w:hint="eastAsia"/>
                <w:spacing w:val="2"/>
                <w:sz w:val="20"/>
                <w:szCs w:val="20"/>
              </w:rPr>
              <w:t xml:space="preserve"> </w:t>
            </w:r>
            <w:r w:rsidRPr="00A833C7">
              <w:rPr>
                <w:rFonts w:cs="Times New Roman" w:hint="eastAsia"/>
                <w:spacing w:val="2"/>
                <w:sz w:val="20"/>
                <w:szCs w:val="20"/>
              </w:rPr>
              <w:t>매도인과의</w:t>
            </w:r>
            <w:r w:rsidRPr="00A833C7">
              <w:rPr>
                <w:rFonts w:cs="Times New Roman" w:hint="eastAsia"/>
                <w:spacing w:val="2"/>
                <w:sz w:val="20"/>
                <w:szCs w:val="20"/>
              </w:rPr>
              <w:t xml:space="preserve"> </w:t>
            </w:r>
            <w:r w:rsidRPr="00A833C7">
              <w:rPr>
                <w:rFonts w:cs="Times New Roman" w:hint="eastAsia"/>
                <w:spacing w:val="2"/>
                <w:sz w:val="20"/>
                <w:szCs w:val="20"/>
              </w:rPr>
              <w:t>협의를</w:t>
            </w:r>
            <w:r w:rsidRPr="00A833C7">
              <w:rPr>
                <w:rFonts w:cs="Times New Roman" w:hint="eastAsia"/>
                <w:spacing w:val="2"/>
                <w:sz w:val="20"/>
                <w:szCs w:val="20"/>
              </w:rPr>
              <w:t xml:space="preserve"> </w:t>
            </w:r>
            <w:r w:rsidRPr="00A833C7">
              <w:rPr>
                <w:rFonts w:cs="Times New Roman" w:hint="eastAsia"/>
                <w:spacing w:val="2"/>
                <w:sz w:val="20"/>
                <w:szCs w:val="20"/>
              </w:rPr>
              <w:t>통해</w:t>
            </w:r>
            <w:r w:rsidRPr="00A833C7">
              <w:rPr>
                <w:rFonts w:cs="Times New Roman" w:hint="eastAsia"/>
                <w:spacing w:val="2"/>
                <w:sz w:val="20"/>
                <w:szCs w:val="20"/>
              </w:rPr>
              <w:t xml:space="preserve"> </w:t>
            </w:r>
            <w:r w:rsidRPr="00A833C7">
              <w:rPr>
                <w:rFonts w:cs="Times New Roman" w:hint="eastAsia"/>
                <w:spacing w:val="2"/>
                <w:sz w:val="20"/>
                <w:szCs w:val="20"/>
              </w:rPr>
              <w:t>실행하는</w:t>
            </w:r>
            <w:r w:rsidRPr="00A833C7">
              <w:rPr>
                <w:rFonts w:cs="Times New Roman" w:hint="eastAsia"/>
                <w:spacing w:val="2"/>
                <w:sz w:val="20"/>
                <w:szCs w:val="20"/>
              </w:rPr>
              <w:t xml:space="preserve"> </w:t>
            </w:r>
            <w:r w:rsidRPr="00A833C7">
              <w:rPr>
                <w:rFonts w:cs="Times New Roman" w:hint="eastAsia"/>
                <w:spacing w:val="2"/>
                <w:sz w:val="20"/>
                <w:szCs w:val="20"/>
              </w:rPr>
              <w:t>것</w:t>
            </w:r>
            <w:r w:rsidRPr="00A833C7">
              <w:rPr>
                <w:rFonts w:cs="Times New Roman" w:hint="eastAsia"/>
                <w:spacing w:val="2"/>
                <w:sz w:val="20"/>
                <w:szCs w:val="20"/>
              </w:rPr>
              <w:t xml:space="preserve"> </w:t>
            </w:r>
            <w:r w:rsidRPr="00A833C7">
              <w:rPr>
                <w:rFonts w:cs="Times New Roman" w:hint="eastAsia"/>
                <w:spacing w:val="2"/>
                <w:sz w:val="20"/>
                <w:szCs w:val="20"/>
              </w:rPr>
              <w:t>역시</w:t>
            </w:r>
            <w:r w:rsidRPr="00A833C7">
              <w:rPr>
                <w:rFonts w:cs="Times New Roman" w:hint="eastAsia"/>
                <w:spacing w:val="2"/>
                <w:sz w:val="20"/>
                <w:szCs w:val="20"/>
              </w:rPr>
              <w:t xml:space="preserve"> </w:t>
            </w:r>
            <w:r w:rsidRPr="00A833C7">
              <w:rPr>
                <w:rFonts w:cs="Times New Roman" w:hint="eastAsia"/>
                <w:spacing w:val="2"/>
                <w:sz w:val="20"/>
                <w:szCs w:val="20"/>
              </w:rPr>
              <w:t>고려</w:t>
            </w:r>
            <w:r w:rsidRPr="00A833C7">
              <w:rPr>
                <w:rFonts w:cs="Times New Roman" w:hint="eastAsia"/>
                <w:spacing w:val="2"/>
                <w:sz w:val="20"/>
                <w:szCs w:val="20"/>
              </w:rPr>
              <w:t xml:space="preserve"> </w:t>
            </w:r>
            <w:r w:rsidRPr="00A833C7">
              <w:rPr>
                <w:rFonts w:cs="Times New Roman" w:hint="eastAsia"/>
                <w:spacing w:val="2"/>
                <w:sz w:val="20"/>
                <w:szCs w:val="20"/>
              </w:rPr>
              <w:t>가능해</w:t>
            </w:r>
            <w:r w:rsidRPr="00A833C7">
              <w:rPr>
                <w:rFonts w:cs="Times New Roman" w:hint="eastAsia"/>
                <w:spacing w:val="2"/>
                <w:sz w:val="20"/>
                <w:szCs w:val="20"/>
              </w:rPr>
              <w:t xml:space="preserve"> </w:t>
            </w:r>
            <w:r w:rsidRPr="00A833C7">
              <w:rPr>
                <w:rFonts w:cs="Times New Roman" w:hint="eastAsia"/>
                <w:spacing w:val="2"/>
                <w:sz w:val="20"/>
                <w:szCs w:val="20"/>
              </w:rPr>
              <w:t>보임</w:t>
            </w:r>
            <w:r w:rsidRPr="00A833C7">
              <w:rPr>
                <w:rFonts w:cs="Times New Roman" w:hint="eastAsia"/>
                <w:spacing w:val="2"/>
                <w:sz w:val="20"/>
                <w:szCs w:val="20"/>
              </w:rPr>
              <w:t>.</w:t>
            </w:r>
          </w:p>
        </w:tc>
        <w:tc>
          <w:tcPr>
            <w:tcW w:w="27" w:type="pct"/>
            <w:tcBorders>
              <w:top w:val="nil"/>
              <w:bottom w:val="nil"/>
            </w:tcBorders>
          </w:tcPr>
          <w:p w14:paraId="54F76AB9" w14:textId="77777777" w:rsidR="0080170A" w:rsidRPr="009A2958" w:rsidRDefault="0080170A" w:rsidP="0080170A">
            <w:pPr>
              <w:widowControl/>
              <w:spacing w:before="40" w:after="120" w:line="276" w:lineRule="auto"/>
              <w:rPr>
                <w:rFonts w:cs="Times New Roman"/>
                <w:sz w:val="20"/>
                <w:szCs w:val="20"/>
              </w:rPr>
            </w:pPr>
          </w:p>
        </w:tc>
        <w:tc>
          <w:tcPr>
            <w:tcW w:w="770" w:type="pct"/>
          </w:tcPr>
          <w:p w14:paraId="32C61BDE" w14:textId="77777777" w:rsidR="0080170A" w:rsidRPr="009A2958" w:rsidRDefault="0080170A" w:rsidP="0080170A">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대상회사의</w:t>
            </w:r>
            <w:r w:rsidRPr="009A2958">
              <w:rPr>
                <w:rFonts w:cs="Times New Roman"/>
                <w:sz w:val="20"/>
                <w:szCs w:val="20"/>
              </w:rPr>
              <w:t xml:space="preserve"> 10</w:t>
            </w:r>
            <w:r w:rsidRPr="009A2958">
              <w:rPr>
                <w:rFonts w:cs="Times New Roman"/>
                <w:sz w:val="20"/>
                <w:szCs w:val="20"/>
              </w:rPr>
              <w:t>차</w:t>
            </w:r>
            <w:r w:rsidRPr="009A2958">
              <w:rPr>
                <w:rFonts w:cs="Times New Roman"/>
                <w:sz w:val="20"/>
                <w:szCs w:val="20"/>
              </w:rPr>
              <w:t>~12</w:t>
            </w:r>
            <w:r w:rsidRPr="009A2958">
              <w:rPr>
                <w:rFonts w:cs="Times New Roman"/>
                <w:sz w:val="20"/>
                <w:szCs w:val="20"/>
              </w:rPr>
              <w:t>차</w:t>
            </w:r>
            <w:r w:rsidRPr="009A2958">
              <w:rPr>
                <w:rFonts w:cs="Times New Roman"/>
                <w:sz w:val="20"/>
                <w:szCs w:val="20"/>
              </w:rPr>
              <w:t xml:space="preserve"> </w:t>
            </w:r>
            <w:r w:rsidRPr="009A2958">
              <w:rPr>
                <w:rFonts w:cs="Times New Roman"/>
                <w:sz w:val="20"/>
                <w:szCs w:val="20"/>
              </w:rPr>
              <w:t>주식매수선택권</w:t>
            </w:r>
            <w:r w:rsidRPr="009A2958">
              <w:rPr>
                <w:rFonts w:cs="Times New Roman"/>
                <w:sz w:val="20"/>
                <w:szCs w:val="20"/>
              </w:rPr>
              <w:t xml:space="preserve"> </w:t>
            </w:r>
            <w:r w:rsidRPr="009A2958">
              <w:rPr>
                <w:rFonts w:cs="Times New Roman"/>
                <w:sz w:val="20"/>
                <w:szCs w:val="20"/>
              </w:rPr>
              <w:t>부여가</w:t>
            </w:r>
            <w:r w:rsidRPr="009A2958">
              <w:rPr>
                <w:rFonts w:cs="Times New Roman"/>
                <w:sz w:val="20"/>
                <w:szCs w:val="20"/>
              </w:rPr>
              <w:t xml:space="preserve"> </w:t>
            </w:r>
            <w:r w:rsidRPr="009A2958">
              <w:rPr>
                <w:rFonts w:cs="Times New Roman"/>
                <w:sz w:val="20"/>
                <w:szCs w:val="20"/>
              </w:rPr>
              <w:t>무효로</w:t>
            </w:r>
            <w:r w:rsidRPr="009A2958">
              <w:rPr>
                <w:rFonts w:cs="Times New Roman"/>
                <w:sz w:val="20"/>
                <w:szCs w:val="20"/>
              </w:rPr>
              <w:t xml:space="preserve"> </w:t>
            </w:r>
            <w:r w:rsidRPr="009A2958">
              <w:rPr>
                <w:rFonts w:cs="Times New Roman"/>
                <w:sz w:val="20"/>
                <w:szCs w:val="20"/>
              </w:rPr>
              <w:t>판단될</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치유방식에</w:t>
            </w:r>
            <w:r w:rsidRPr="009A2958">
              <w:rPr>
                <w:rFonts w:cs="Times New Roman"/>
                <w:sz w:val="20"/>
                <w:szCs w:val="20"/>
              </w:rPr>
              <w:t xml:space="preserve"> </w:t>
            </w:r>
            <w:r w:rsidRPr="009A2958">
              <w:rPr>
                <w:rFonts w:cs="Times New Roman"/>
                <w:sz w:val="20"/>
                <w:szCs w:val="20"/>
              </w:rPr>
              <w:t>따라</w:t>
            </w:r>
            <w:r w:rsidRPr="009A2958">
              <w:rPr>
                <w:rFonts w:cs="Times New Roman"/>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임직원에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sidRPr="009A2958">
              <w:rPr>
                <w:rFonts w:cs="Times New Roman"/>
                <w:sz w:val="20"/>
                <w:szCs w:val="20"/>
              </w:rPr>
              <w:t>금전지급이</w:t>
            </w:r>
            <w:r w:rsidRPr="009A2958">
              <w:rPr>
                <w:rFonts w:cs="Times New Roman"/>
                <w:sz w:val="20"/>
                <w:szCs w:val="20"/>
              </w:rPr>
              <w:t xml:space="preserve"> </w:t>
            </w:r>
            <w:r w:rsidRPr="009A2958">
              <w:rPr>
                <w:rFonts w:cs="Times New Roman"/>
                <w:sz w:val="20"/>
                <w:szCs w:val="20"/>
              </w:rPr>
              <w:t>필요할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tc>
      </w:tr>
      <w:tr w:rsidR="00BF0390" w:rsidRPr="009A2958" w14:paraId="30664CA4" w14:textId="77777777" w:rsidTr="00061A1F">
        <w:trPr>
          <w:trHeight w:val="132"/>
        </w:trPr>
        <w:tc>
          <w:tcPr>
            <w:tcW w:w="619" w:type="pct"/>
          </w:tcPr>
          <w:p w14:paraId="17530BA5" w14:textId="27897458" w:rsidR="00BF0390" w:rsidRDefault="00BF0390" w:rsidP="00BF0390">
            <w:pPr>
              <w:widowControl/>
              <w:spacing w:before="40" w:after="120" w:line="276" w:lineRule="auto"/>
              <w:jc w:val="center"/>
              <w:outlineLvl w:val="0"/>
              <w:rPr>
                <w:rFonts w:cs="Times New Roman"/>
                <w:b/>
                <w:color w:val="404040" w:themeColor="text1" w:themeTint="BF"/>
                <w:kern w:val="0"/>
                <w:sz w:val="20"/>
                <w:szCs w:val="20"/>
              </w:rPr>
            </w:pPr>
            <w:bookmarkStart w:id="10" w:name="_Toc108480402"/>
            <w:bookmarkStart w:id="11" w:name="_Toc108512958"/>
            <w:r>
              <w:rPr>
                <w:rFonts w:cs="Times New Roman" w:hint="eastAsia"/>
                <w:b/>
                <w:color w:val="404040" w:themeColor="text1" w:themeTint="BF"/>
                <w:kern w:val="0"/>
                <w:sz w:val="20"/>
                <w:szCs w:val="20"/>
              </w:rPr>
              <w:t>주식매수선택권</w:t>
            </w:r>
            <w:r>
              <w:rPr>
                <w:rFonts w:cs="Times New Roman"/>
                <w:b/>
                <w:color w:val="404040" w:themeColor="text1" w:themeTint="BF"/>
                <w:kern w:val="0"/>
                <w:sz w:val="20"/>
                <w:szCs w:val="20"/>
              </w:rPr>
              <w:br/>
            </w:r>
            <w:r>
              <w:rPr>
                <w:rFonts w:cs="Times New Roman" w:hint="eastAsia"/>
                <w:b/>
                <w:color w:val="404040" w:themeColor="text1" w:themeTint="BF"/>
                <w:kern w:val="0"/>
                <w:sz w:val="20"/>
                <w:szCs w:val="20"/>
              </w:rPr>
              <w:t>관련</w:t>
            </w:r>
            <w:r>
              <w:rPr>
                <w:rFonts w:cs="Times New Roman" w:hint="eastAsia"/>
                <w:b/>
                <w:color w:val="404040" w:themeColor="text1" w:themeTint="BF"/>
                <w:kern w:val="0"/>
                <w:sz w:val="20"/>
                <w:szCs w:val="20"/>
              </w:rPr>
              <w:t xml:space="preserve"> </w:t>
            </w:r>
            <w:r>
              <w:rPr>
                <w:rFonts w:cs="Times New Roman" w:hint="eastAsia"/>
                <w:b/>
                <w:color w:val="404040" w:themeColor="text1" w:themeTint="BF"/>
                <w:kern w:val="0"/>
                <w:sz w:val="20"/>
                <w:szCs w:val="20"/>
              </w:rPr>
              <w:t>이슈</w:t>
            </w:r>
            <w:r>
              <w:rPr>
                <w:rFonts w:cs="Times New Roman" w:hint="eastAsia"/>
                <w:b/>
                <w:color w:val="404040" w:themeColor="text1" w:themeTint="BF"/>
                <w:kern w:val="0"/>
                <w:sz w:val="20"/>
                <w:szCs w:val="20"/>
              </w:rPr>
              <w:t xml:space="preserve"> </w:t>
            </w:r>
            <w:r>
              <w:rPr>
                <w:rFonts w:cs="Times New Roman"/>
                <w:b/>
                <w:color w:val="404040" w:themeColor="text1" w:themeTint="BF"/>
                <w:kern w:val="0"/>
                <w:sz w:val="20"/>
                <w:szCs w:val="20"/>
              </w:rPr>
              <w:t>–</w:t>
            </w:r>
            <w:r>
              <w:rPr>
                <w:rFonts w:cs="Times New Roman"/>
                <w:b/>
                <w:color w:val="404040" w:themeColor="text1" w:themeTint="BF"/>
                <w:kern w:val="0"/>
                <w:sz w:val="20"/>
                <w:szCs w:val="20"/>
              </w:rPr>
              <w:br/>
            </w:r>
            <w:r>
              <w:rPr>
                <w:rFonts w:cs="Times New Roman" w:hint="eastAsia"/>
                <w:b/>
                <w:color w:val="404040" w:themeColor="text1" w:themeTint="BF"/>
                <w:kern w:val="0"/>
                <w:sz w:val="20"/>
                <w:szCs w:val="20"/>
              </w:rPr>
              <w:t>우선매수권</w:t>
            </w:r>
            <w:bookmarkEnd w:id="10"/>
            <w:bookmarkEnd w:id="11"/>
          </w:p>
        </w:tc>
        <w:tc>
          <w:tcPr>
            <w:tcW w:w="26" w:type="pct"/>
            <w:tcBorders>
              <w:top w:val="nil"/>
              <w:bottom w:val="nil"/>
            </w:tcBorders>
          </w:tcPr>
          <w:p w14:paraId="67F283CB" w14:textId="77777777" w:rsidR="00BF0390" w:rsidRPr="009A2958" w:rsidRDefault="00BF0390" w:rsidP="0080170A">
            <w:pPr>
              <w:widowControl/>
              <w:spacing w:before="40" w:after="120" w:line="276" w:lineRule="auto"/>
              <w:rPr>
                <w:rFonts w:cs="Times New Roman"/>
                <w:b/>
                <w:sz w:val="20"/>
                <w:szCs w:val="20"/>
              </w:rPr>
            </w:pPr>
          </w:p>
        </w:tc>
        <w:tc>
          <w:tcPr>
            <w:tcW w:w="1804" w:type="pct"/>
          </w:tcPr>
          <w:p w14:paraId="5DB6EE31" w14:textId="77777777" w:rsidR="00BF0390" w:rsidRDefault="00BF0390" w:rsidP="00BF0390">
            <w:pPr>
              <w:pStyle w:val="a8"/>
              <w:widowControl/>
              <w:numPr>
                <w:ilvl w:val="0"/>
                <w:numId w:val="2"/>
              </w:numPr>
              <w:spacing w:before="40" w:after="120" w:line="276" w:lineRule="auto"/>
              <w:rPr>
                <w:rFonts w:cs="Times New Roman"/>
                <w:sz w:val="20"/>
                <w:szCs w:val="20"/>
              </w:rPr>
            </w:pPr>
            <w:r>
              <w:rPr>
                <w:rFonts w:cs="Times New Roman"/>
                <w:sz w:val="20"/>
                <w:szCs w:val="20"/>
              </w:rPr>
              <w:t>6</w:t>
            </w:r>
            <w:r>
              <w:rPr>
                <w:rFonts w:cs="Times New Roman" w:hint="eastAsia"/>
                <w:sz w:val="20"/>
                <w:szCs w:val="20"/>
              </w:rPr>
              <w:t>차</w:t>
            </w:r>
            <w:r>
              <w:rPr>
                <w:rFonts w:cs="Times New Roman" w:hint="eastAsia"/>
                <w:sz w:val="20"/>
                <w:szCs w:val="20"/>
              </w:rPr>
              <w:t xml:space="preserve"> </w:t>
            </w:r>
            <w:r>
              <w:rPr>
                <w:rFonts w:cs="Times New Roman" w:hint="eastAsia"/>
                <w:sz w:val="20"/>
                <w:szCs w:val="20"/>
              </w:rPr>
              <w:t>주식매수선택권</w:t>
            </w:r>
            <w:r>
              <w:rPr>
                <w:rFonts w:cs="Times New Roman" w:hint="eastAsia"/>
                <w:sz w:val="20"/>
                <w:szCs w:val="20"/>
              </w:rPr>
              <w:t xml:space="preserve"> </w:t>
            </w:r>
            <w:r>
              <w:rPr>
                <w:rFonts w:cs="Times New Roman" w:hint="eastAsia"/>
                <w:sz w:val="20"/>
                <w:szCs w:val="20"/>
              </w:rPr>
              <w:t>부여계약서에</w:t>
            </w:r>
            <w:r>
              <w:rPr>
                <w:rFonts w:cs="Times New Roman" w:hint="eastAsia"/>
                <w:sz w:val="20"/>
                <w:szCs w:val="20"/>
              </w:rPr>
              <w:t xml:space="preserve"> </w:t>
            </w:r>
            <w:r>
              <w:rPr>
                <w:rFonts w:cs="Times New Roman" w:hint="eastAsia"/>
                <w:sz w:val="20"/>
                <w:szCs w:val="20"/>
              </w:rPr>
              <w:t>따르면</w:t>
            </w:r>
            <w:r>
              <w:rPr>
                <w:rFonts w:cs="Times New Roman" w:hint="eastAsia"/>
                <w:sz w:val="20"/>
                <w:szCs w:val="20"/>
              </w:rPr>
              <w:t>,</w:t>
            </w:r>
            <w:r>
              <w:rPr>
                <w:rFonts w:cs="Times New Roman"/>
                <w:sz w:val="20"/>
                <w:szCs w:val="20"/>
              </w:rPr>
              <w:t xml:space="preserve"> </w:t>
            </w:r>
            <w:r>
              <w:rPr>
                <w:rFonts w:cs="Times New Roman" w:hint="eastAsia"/>
                <w:sz w:val="20"/>
                <w:szCs w:val="20"/>
              </w:rPr>
              <w:t>주식매수선택권의</w:t>
            </w:r>
            <w:r>
              <w:rPr>
                <w:rFonts w:cs="Times New Roman" w:hint="eastAsia"/>
                <w:sz w:val="20"/>
                <w:szCs w:val="20"/>
              </w:rPr>
              <w:t xml:space="preserve"> </w:t>
            </w:r>
            <w:r>
              <w:rPr>
                <w:rFonts w:cs="Times New Roman" w:hint="eastAsia"/>
                <w:sz w:val="20"/>
                <w:szCs w:val="20"/>
              </w:rPr>
              <w:t>행사로</w:t>
            </w:r>
            <w:r>
              <w:rPr>
                <w:rFonts w:cs="Times New Roman" w:hint="eastAsia"/>
                <w:sz w:val="20"/>
                <w:szCs w:val="20"/>
              </w:rPr>
              <w:t xml:space="preserve"> </w:t>
            </w:r>
            <w:r>
              <w:rPr>
                <w:rFonts w:cs="Times New Roman" w:hint="eastAsia"/>
                <w:sz w:val="20"/>
                <w:szCs w:val="20"/>
              </w:rPr>
              <w:t>임직원이</w:t>
            </w:r>
            <w:r>
              <w:rPr>
                <w:rFonts w:cs="Times New Roman" w:hint="eastAsia"/>
                <w:sz w:val="20"/>
                <w:szCs w:val="20"/>
              </w:rPr>
              <w:t xml:space="preserve"> </w:t>
            </w: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발행주식을</w:t>
            </w:r>
            <w:r>
              <w:rPr>
                <w:rFonts w:cs="Times New Roman" w:hint="eastAsia"/>
                <w:sz w:val="20"/>
                <w:szCs w:val="20"/>
              </w:rPr>
              <w:t xml:space="preserve"> </w:t>
            </w:r>
            <w:r>
              <w:rPr>
                <w:rFonts w:cs="Times New Roman" w:hint="eastAsia"/>
                <w:sz w:val="20"/>
                <w:szCs w:val="20"/>
              </w:rPr>
              <w:t>취득한</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sz w:val="20"/>
                <w:szCs w:val="20"/>
              </w:rPr>
              <w:t xml:space="preserve">(i) </w:t>
            </w:r>
            <w:r>
              <w:rPr>
                <w:rFonts w:cs="Times New Roman" w:hint="eastAsia"/>
                <w:sz w:val="20"/>
                <w:szCs w:val="20"/>
              </w:rPr>
              <w:t>대상회사가</w:t>
            </w:r>
            <w:r>
              <w:rPr>
                <w:rFonts w:cs="Times New Roman" w:hint="eastAsia"/>
                <w:sz w:val="20"/>
                <w:szCs w:val="20"/>
              </w:rPr>
              <w:t xml:space="preserve"> </w:t>
            </w:r>
            <w:r>
              <w:rPr>
                <w:rFonts w:cs="Times New Roman"/>
                <w:sz w:val="20"/>
                <w:szCs w:val="20"/>
              </w:rPr>
              <w:t>IPO</w:t>
            </w:r>
            <w:r>
              <w:rPr>
                <w:rFonts w:cs="Times New Roman" w:hint="eastAsia"/>
                <w:sz w:val="20"/>
                <w:szCs w:val="20"/>
              </w:rPr>
              <w:t>를</w:t>
            </w:r>
            <w:r>
              <w:rPr>
                <w:rFonts w:cs="Times New Roman" w:hint="eastAsia"/>
                <w:sz w:val="20"/>
                <w:szCs w:val="20"/>
              </w:rPr>
              <w:t xml:space="preserve"> </w:t>
            </w:r>
            <w:r>
              <w:rPr>
                <w:rFonts w:cs="Times New Roman" w:hint="eastAsia"/>
                <w:sz w:val="20"/>
                <w:szCs w:val="20"/>
              </w:rPr>
              <w:t>한</w:t>
            </w:r>
            <w:r>
              <w:rPr>
                <w:rFonts w:cs="Times New Roman" w:hint="eastAsia"/>
                <w:sz w:val="20"/>
                <w:szCs w:val="20"/>
              </w:rPr>
              <w:t xml:space="preserve"> </w:t>
            </w:r>
            <w:r>
              <w:rPr>
                <w:rFonts w:cs="Times New Roman" w:hint="eastAsia"/>
                <w:sz w:val="20"/>
                <w:szCs w:val="20"/>
              </w:rPr>
              <w:t>날</w:t>
            </w:r>
            <w:r>
              <w:rPr>
                <w:rFonts w:cs="Times New Roman" w:hint="eastAsia"/>
                <w:sz w:val="20"/>
                <w:szCs w:val="20"/>
              </w:rPr>
              <w:t xml:space="preserve"> </w:t>
            </w:r>
            <w:r>
              <w:rPr>
                <w:rFonts w:cs="Times New Roman" w:hint="eastAsia"/>
                <w:sz w:val="20"/>
                <w:szCs w:val="20"/>
              </w:rPr>
              <w:t>또는</w:t>
            </w:r>
            <w:r>
              <w:rPr>
                <w:rFonts w:cs="Times New Roman" w:hint="eastAsia"/>
                <w:sz w:val="20"/>
                <w:szCs w:val="20"/>
              </w:rPr>
              <w:t xml:space="preserve"> </w:t>
            </w:r>
            <w:r>
              <w:rPr>
                <w:rFonts w:cs="Times New Roman"/>
                <w:sz w:val="20"/>
                <w:szCs w:val="20"/>
              </w:rPr>
              <w:t>(</w:t>
            </w:r>
            <w:r>
              <w:rPr>
                <w:rFonts w:cs="Times New Roman" w:hint="eastAsia"/>
                <w:sz w:val="20"/>
                <w:szCs w:val="20"/>
              </w:rPr>
              <w:t>ii)</w:t>
            </w:r>
            <w:r>
              <w:rPr>
                <w:rFonts w:cs="Times New Roman"/>
                <w:sz w:val="20"/>
                <w:szCs w:val="20"/>
              </w:rPr>
              <w:t xml:space="preserve"> </w:t>
            </w:r>
            <w:r>
              <w:rPr>
                <w:rFonts w:cs="Times New Roman" w:hint="eastAsia"/>
                <w:sz w:val="20"/>
                <w:szCs w:val="20"/>
              </w:rPr>
              <w:t>취득일로부터</w:t>
            </w:r>
            <w:r>
              <w:rPr>
                <w:rFonts w:cs="Times New Roman" w:hint="eastAsia"/>
                <w:sz w:val="20"/>
                <w:szCs w:val="20"/>
              </w:rPr>
              <w:t xml:space="preserve"> </w:t>
            </w:r>
            <w:r>
              <w:rPr>
                <w:rFonts w:cs="Times New Roman"/>
                <w:sz w:val="20"/>
                <w:szCs w:val="20"/>
              </w:rPr>
              <w:t>3</w:t>
            </w:r>
            <w:r>
              <w:rPr>
                <w:rFonts w:cs="Times New Roman" w:hint="eastAsia"/>
                <w:sz w:val="20"/>
                <w:szCs w:val="20"/>
              </w:rPr>
              <w:t>년이</w:t>
            </w:r>
            <w:r>
              <w:rPr>
                <w:rFonts w:cs="Times New Roman" w:hint="eastAsia"/>
                <w:sz w:val="20"/>
                <w:szCs w:val="20"/>
              </w:rPr>
              <w:t xml:space="preserve"> </w:t>
            </w:r>
            <w:r>
              <w:rPr>
                <w:rFonts w:cs="Times New Roman" w:hint="eastAsia"/>
                <w:sz w:val="20"/>
                <w:szCs w:val="20"/>
              </w:rPr>
              <w:t>되는</w:t>
            </w:r>
            <w:r>
              <w:rPr>
                <w:rFonts w:cs="Times New Roman" w:hint="eastAsia"/>
                <w:sz w:val="20"/>
                <w:szCs w:val="20"/>
              </w:rPr>
              <w:t xml:space="preserve"> </w:t>
            </w:r>
            <w:r>
              <w:rPr>
                <w:rFonts w:cs="Times New Roman" w:hint="eastAsia"/>
                <w:sz w:val="20"/>
                <w:szCs w:val="20"/>
              </w:rPr>
              <w:t>날</w:t>
            </w:r>
            <w:r>
              <w:rPr>
                <w:rFonts w:cs="Times New Roman" w:hint="eastAsia"/>
                <w:sz w:val="20"/>
                <w:szCs w:val="20"/>
              </w:rPr>
              <w:t xml:space="preserve"> </w:t>
            </w:r>
            <w:r>
              <w:rPr>
                <w:rFonts w:cs="Times New Roman" w:hint="eastAsia"/>
                <w:sz w:val="20"/>
                <w:szCs w:val="20"/>
              </w:rPr>
              <w:t>중</w:t>
            </w:r>
            <w:r>
              <w:rPr>
                <w:rFonts w:cs="Times New Roman" w:hint="eastAsia"/>
                <w:sz w:val="20"/>
                <w:szCs w:val="20"/>
              </w:rPr>
              <w:t xml:space="preserve"> </w:t>
            </w:r>
            <w:r>
              <w:rPr>
                <w:rFonts w:cs="Times New Roman" w:hint="eastAsia"/>
                <w:sz w:val="20"/>
                <w:szCs w:val="20"/>
              </w:rPr>
              <w:t>먼저</w:t>
            </w:r>
            <w:r>
              <w:rPr>
                <w:rFonts w:cs="Times New Roman" w:hint="eastAsia"/>
                <w:sz w:val="20"/>
                <w:szCs w:val="20"/>
              </w:rPr>
              <w:t xml:space="preserve"> </w:t>
            </w:r>
            <w:r>
              <w:rPr>
                <w:rFonts w:cs="Times New Roman" w:hint="eastAsia"/>
                <w:sz w:val="20"/>
                <w:szCs w:val="20"/>
              </w:rPr>
              <w:t>도래하는</w:t>
            </w:r>
            <w:r>
              <w:rPr>
                <w:rFonts w:cs="Times New Roman" w:hint="eastAsia"/>
                <w:sz w:val="20"/>
                <w:szCs w:val="20"/>
              </w:rPr>
              <w:t xml:space="preserve"> </w:t>
            </w:r>
            <w:r>
              <w:rPr>
                <w:rFonts w:cs="Times New Roman" w:hint="eastAsia"/>
                <w:sz w:val="20"/>
                <w:szCs w:val="20"/>
              </w:rPr>
              <w:t>날</w:t>
            </w:r>
            <w:r>
              <w:rPr>
                <w:rFonts w:cs="Times New Roman" w:hint="eastAsia"/>
                <w:sz w:val="20"/>
                <w:szCs w:val="20"/>
              </w:rPr>
              <w:t xml:space="preserve"> </w:t>
            </w:r>
            <w:r>
              <w:rPr>
                <w:rFonts w:cs="Times New Roman" w:hint="eastAsia"/>
                <w:sz w:val="20"/>
                <w:szCs w:val="20"/>
              </w:rPr>
              <w:t>이전에</w:t>
            </w:r>
            <w:r>
              <w:rPr>
                <w:rFonts w:cs="Times New Roman" w:hint="eastAsia"/>
                <w:sz w:val="20"/>
                <w:szCs w:val="20"/>
              </w:rPr>
              <w:t xml:space="preserve"> </w:t>
            </w:r>
            <w:r>
              <w:rPr>
                <w:rFonts w:cs="Times New Roman" w:hint="eastAsia"/>
                <w:sz w:val="20"/>
                <w:szCs w:val="20"/>
              </w:rPr>
              <w:t>임직원이</w:t>
            </w:r>
            <w:r>
              <w:rPr>
                <w:rFonts w:cs="Times New Roman" w:hint="eastAsia"/>
                <w:sz w:val="20"/>
                <w:szCs w:val="20"/>
              </w:rPr>
              <w:t xml:space="preserve"> </w:t>
            </w:r>
            <w:r>
              <w:rPr>
                <w:rFonts w:cs="Times New Roman" w:hint="eastAsia"/>
                <w:sz w:val="20"/>
                <w:szCs w:val="20"/>
              </w:rPr>
              <w:t>제</w:t>
            </w:r>
            <w:r>
              <w:rPr>
                <w:rFonts w:cs="Times New Roman" w:hint="eastAsia"/>
                <w:sz w:val="20"/>
                <w:szCs w:val="20"/>
              </w:rPr>
              <w:t>3</w:t>
            </w:r>
            <w:r>
              <w:rPr>
                <w:rFonts w:cs="Times New Roman" w:hint="eastAsia"/>
                <w:sz w:val="20"/>
                <w:szCs w:val="20"/>
              </w:rPr>
              <w:t>자에게</w:t>
            </w:r>
            <w:r>
              <w:rPr>
                <w:rFonts w:cs="Times New Roman" w:hint="eastAsia"/>
                <w:sz w:val="20"/>
                <w:szCs w:val="20"/>
              </w:rPr>
              <w:t xml:space="preserve"> </w:t>
            </w:r>
            <w:r>
              <w:rPr>
                <w:rFonts w:cs="Times New Roman" w:hint="eastAsia"/>
                <w:sz w:val="20"/>
                <w:szCs w:val="20"/>
              </w:rPr>
              <w:t>양도하고자</w:t>
            </w:r>
            <w:r>
              <w:rPr>
                <w:rFonts w:cs="Times New Roman" w:hint="eastAsia"/>
                <w:sz w:val="20"/>
                <w:szCs w:val="20"/>
              </w:rPr>
              <w:t xml:space="preserve"> </w:t>
            </w:r>
            <w:r>
              <w:rPr>
                <w:rFonts w:cs="Times New Roman" w:hint="eastAsia"/>
                <w:sz w:val="20"/>
                <w:szCs w:val="20"/>
              </w:rPr>
              <w:t>하는</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대상회사</w:t>
            </w:r>
            <w:r>
              <w:rPr>
                <w:rFonts w:cs="Times New Roman" w:hint="eastAsia"/>
                <w:sz w:val="20"/>
                <w:szCs w:val="20"/>
              </w:rPr>
              <w:lastRenderedPageBreak/>
              <w:t>는</w:t>
            </w:r>
            <w:r>
              <w:rPr>
                <w:rFonts w:cs="Times New Roman" w:hint="eastAsia"/>
                <w:sz w:val="20"/>
                <w:szCs w:val="20"/>
              </w:rPr>
              <w:t xml:space="preserve"> </w:t>
            </w:r>
            <w:r>
              <w:rPr>
                <w:rFonts w:cs="Times New Roman" w:hint="eastAsia"/>
                <w:sz w:val="20"/>
                <w:szCs w:val="20"/>
              </w:rPr>
              <w:t>대상회사</w:t>
            </w:r>
            <w:r>
              <w:rPr>
                <w:rFonts w:cs="Times New Roman" w:hint="eastAsia"/>
                <w:sz w:val="20"/>
                <w:szCs w:val="20"/>
              </w:rPr>
              <w:t xml:space="preserve"> </w:t>
            </w:r>
            <w:r>
              <w:rPr>
                <w:rFonts w:cs="Times New Roman" w:hint="eastAsia"/>
                <w:sz w:val="20"/>
                <w:szCs w:val="20"/>
              </w:rPr>
              <w:t>또는</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지정하는</w:t>
            </w:r>
            <w:r>
              <w:rPr>
                <w:rFonts w:cs="Times New Roman" w:hint="eastAsia"/>
                <w:sz w:val="20"/>
                <w:szCs w:val="20"/>
              </w:rPr>
              <w:t xml:space="preserve"> </w:t>
            </w:r>
            <w:r>
              <w:rPr>
                <w:rFonts w:cs="Times New Roman" w:hint="eastAsia"/>
                <w:sz w:val="20"/>
                <w:szCs w:val="20"/>
              </w:rPr>
              <w:t>제</w:t>
            </w:r>
            <w:r>
              <w:rPr>
                <w:rFonts w:cs="Times New Roman" w:hint="eastAsia"/>
                <w:sz w:val="20"/>
                <w:szCs w:val="20"/>
              </w:rPr>
              <w:t>3</w:t>
            </w:r>
            <w:r>
              <w:rPr>
                <w:rFonts w:cs="Times New Roman" w:hint="eastAsia"/>
                <w:sz w:val="20"/>
                <w:szCs w:val="20"/>
              </w:rPr>
              <w:t>자를</w:t>
            </w:r>
            <w:r>
              <w:rPr>
                <w:rFonts w:cs="Times New Roman" w:hint="eastAsia"/>
                <w:sz w:val="20"/>
                <w:szCs w:val="20"/>
              </w:rPr>
              <w:t xml:space="preserve"> </w:t>
            </w:r>
            <w:r>
              <w:rPr>
                <w:rFonts w:cs="Times New Roman" w:hint="eastAsia"/>
                <w:sz w:val="20"/>
                <w:szCs w:val="20"/>
              </w:rPr>
              <w:t>통해</w:t>
            </w:r>
            <w:r>
              <w:rPr>
                <w:rFonts w:cs="Times New Roman" w:hint="eastAsia"/>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주식을</w:t>
            </w:r>
            <w:r>
              <w:rPr>
                <w:rFonts w:cs="Times New Roman" w:hint="eastAsia"/>
                <w:sz w:val="20"/>
                <w:szCs w:val="20"/>
              </w:rPr>
              <w:t xml:space="preserve"> </w:t>
            </w:r>
            <w:r>
              <w:rPr>
                <w:rFonts w:cs="Times New Roman" w:hint="eastAsia"/>
                <w:sz w:val="20"/>
                <w:szCs w:val="20"/>
              </w:rPr>
              <w:t>우선매수할</w:t>
            </w:r>
            <w:r>
              <w:rPr>
                <w:rFonts w:cs="Times New Roman" w:hint="eastAsia"/>
                <w:sz w:val="20"/>
                <w:szCs w:val="20"/>
              </w:rPr>
              <w:t xml:space="preserve"> </w:t>
            </w:r>
            <w:r>
              <w:rPr>
                <w:rFonts w:cs="Times New Roman" w:hint="eastAsia"/>
                <w:sz w:val="20"/>
                <w:szCs w:val="20"/>
              </w:rPr>
              <w:t>권리를</w:t>
            </w:r>
            <w:r>
              <w:rPr>
                <w:rFonts w:cs="Times New Roman" w:hint="eastAsia"/>
                <w:sz w:val="20"/>
                <w:szCs w:val="20"/>
              </w:rPr>
              <w:t xml:space="preserve"> </w:t>
            </w:r>
            <w:r>
              <w:rPr>
                <w:rFonts w:cs="Times New Roman" w:hint="eastAsia"/>
                <w:sz w:val="20"/>
                <w:szCs w:val="20"/>
              </w:rPr>
              <w:t>가짐</w:t>
            </w:r>
            <w:r>
              <w:rPr>
                <w:rFonts w:cs="Times New Roman" w:hint="eastAsia"/>
                <w:sz w:val="20"/>
                <w:szCs w:val="20"/>
              </w:rPr>
              <w:t>.</w:t>
            </w:r>
            <w:r>
              <w:rPr>
                <w:rFonts w:cs="Times New Roman"/>
                <w:sz w:val="20"/>
                <w:szCs w:val="20"/>
              </w:rPr>
              <w:t xml:space="preserve"> </w:t>
            </w:r>
          </w:p>
          <w:p w14:paraId="4DDCB9C6" w14:textId="77777777" w:rsidR="00BF0390" w:rsidRDefault="00BF0390" w:rsidP="00BF0390">
            <w:pPr>
              <w:pStyle w:val="a8"/>
              <w:widowControl/>
              <w:numPr>
                <w:ilvl w:val="0"/>
                <w:numId w:val="2"/>
              </w:numPr>
              <w:spacing w:before="40" w:after="120" w:line="276" w:lineRule="auto"/>
              <w:rPr>
                <w:rFonts w:cs="Times New Roman"/>
                <w:sz w:val="20"/>
                <w:szCs w:val="20"/>
              </w:rPr>
            </w:pPr>
            <w:r>
              <w:rPr>
                <w:rFonts w:cs="Times New Roman" w:hint="eastAsia"/>
                <w:sz w:val="20"/>
                <w:szCs w:val="20"/>
              </w:rPr>
              <w:t>다만</w:t>
            </w:r>
            <w:r>
              <w:rPr>
                <w:rFonts w:cs="Times New Roman" w:hint="eastAsia"/>
                <w:sz w:val="20"/>
                <w:szCs w:val="20"/>
              </w:rPr>
              <w:t xml:space="preserve"> </w:t>
            </w:r>
            <w:r>
              <w:rPr>
                <w:rFonts w:cs="Times New Roman"/>
                <w:sz w:val="20"/>
                <w:szCs w:val="20"/>
              </w:rPr>
              <w:t>6</w:t>
            </w:r>
            <w:r>
              <w:rPr>
                <w:rFonts w:cs="Times New Roman" w:hint="eastAsia"/>
                <w:sz w:val="20"/>
                <w:szCs w:val="20"/>
              </w:rPr>
              <w:t>차를</w:t>
            </w:r>
            <w:r>
              <w:rPr>
                <w:rFonts w:cs="Times New Roman" w:hint="eastAsia"/>
                <w:sz w:val="20"/>
                <w:szCs w:val="20"/>
              </w:rPr>
              <w:t xml:space="preserve"> </w:t>
            </w:r>
            <w:r>
              <w:rPr>
                <w:rFonts w:cs="Times New Roman" w:hint="eastAsia"/>
                <w:sz w:val="20"/>
                <w:szCs w:val="20"/>
              </w:rPr>
              <w:t>제외한</w:t>
            </w:r>
            <w:r>
              <w:rPr>
                <w:rFonts w:cs="Times New Roman" w:hint="eastAsia"/>
                <w:sz w:val="20"/>
                <w:szCs w:val="20"/>
              </w:rPr>
              <w:t xml:space="preserve"> </w:t>
            </w:r>
            <w:r>
              <w:rPr>
                <w:rFonts w:cs="Times New Roman" w:hint="eastAsia"/>
                <w:sz w:val="20"/>
                <w:szCs w:val="20"/>
              </w:rPr>
              <w:t>나머지</w:t>
            </w:r>
            <w:r>
              <w:rPr>
                <w:rFonts w:cs="Times New Roman" w:hint="eastAsia"/>
                <w:sz w:val="20"/>
                <w:szCs w:val="20"/>
              </w:rPr>
              <w:t xml:space="preserve"> </w:t>
            </w:r>
            <w:r>
              <w:rPr>
                <w:rFonts w:cs="Times New Roman" w:hint="eastAsia"/>
                <w:sz w:val="20"/>
                <w:szCs w:val="20"/>
              </w:rPr>
              <w:t>주식매수선택권</w:t>
            </w:r>
            <w:r>
              <w:rPr>
                <w:rFonts w:cs="Times New Roman" w:hint="eastAsia"/>
                <w:sz w:val="20"/>
                <w:szCs w:val="20"/>
              </w:rPr>
              <w:t xml:space="preserve"> </w:t>
            </w:r>
            <w:r>
              <w:rPr>
                <w:rFonts w:cs="Times New Roman" w:hint="eastAsia"/>
                <w:sz w:val="20"/>
                <w:szCs w:val="20"/>
              </w:rPr>
              <w:t>부여계약서에는</w:t>
            </w:r>
            <w:r>
              <w:rPr>
                <w:rFonts w:cs="Times New Roman" w:hint="eastAsia"/>
                <w:sz w:val="20"/>
                <w:szCs w:val="20"/>
              </w:rPr>
              <w:t xml:space="preserve"> </w:t>
            </w:r>
            <w:r>
              <w:rPr>
                <w:rFonts w:cs="Times New Roman" w:hint="eastAsia"/>
                <w:sz w:val="20"/>
                <w:szCs w:val="20"/>
              </w:rPr>
              <w:t>동일</w:t>
            </w:r>
            <w:r>
              <w:rPr>
                <w:rFonts w:cs="Times New Roman" w:hint="eastAsia"/>
                <w:sz w:val="20"/>
                <w:szCs w:val="20"/>
              </w:rPr>
              <w:sym w:font="Wingdings" w:char="F09E"/>
            </w:r>
            <w:r>
              <w:rPr>
                <w:rFonts w:cs="Times New Roman" w:hint="eastAsia"/>
                <w:sz w:val="20"/>
                <w:szCs w:val="20"/>
              </w:rPr>
              <w:t>유사한</w:t>
            </w:r>
            <w:r>
              <w:rPr>
                <w:rFonts w:cs="Times New Roman" w:hint="eastAsia"/>
                <w:sz w:val="20"/>
                <w:szCs w:val="20"/>
              </w:rPr>
              <w:t xml:space="preserve"> </w:t>
            </w:r>
            <w:r>
              <w:rPr>
                <w:rFonts w:cs="Times New Roman" w:hint="eastAsia"/>
                <w:sz w:val="20"/>
                <w:szCs w:val="20"/>
              </w:rPr>
              <w:t>조항은</w:t>
            </w:r>
            <w:r>
              <w:rPr>
                <w:rFonts w:cs="Times New Roman" w:hint="eastAsia"/>
                <w:sz w:val="20"/>
                <w:szCs w:val="20"/>
              </w:rPr>
              <w:t xml:space="preserve"> </w:t>
            </w:r>
            <w:r>
              <w:rPr>
                <w:rFonts w:cs="Times New Roman" w:hint="eastAsia"/>
                <w:sz w:val="20"/>
                <w:szCs w:val="20"/>
              </w:rPr>
              <w:t>확인되지</w:t>
            </w:r>
            <w:r>
              <w:rPr>
                <w:rFonts w:cs="Times New Roman" w:hint="eastAsia"/>
                <w:sz w:val="20"/>
                <w:szCs w:val="20"/>
              </w:rPr>
              <w:t xml:space="preserve"> </w:t>
            </w:r>
            <w:r>
              <w:rPr>
                <w:rFonts w:cs="Times New Roman" w:hint="eastAsia"/>
                <w:sz w:val="20"/>
                <w:szCs w:val="20"/>
              </w:rPr>
              <w:t>않음</w:t>
            </w:r>
            <w:r>
              <w:rPr>
                <w:rFonts w:cs="Times New Roman" w:hint="eastAsia"/>
                <w:sz w:val="20"/>
                <w:szCs w:val="20"/>
              </w:rPr>
              <w:t>.</w:t>
            </w:r>
          </w:p>
        </w:tc>
        <w:tc>
          <w:tcPr>
            <w:tcW w:w="26" w:type="pct"/>
            <w:tcBorders>
              <w:top w:val="nil"/>
              <w:bottom w:val="nil"/>
            </w:tcBorders>
          </w:tcPr>
          <w:p w14:paraId="27CFB0F4" w14:textId="77777777" w:rsidR="00BF0390" w:rsidRPr="00C533E6" w:rsidRDefault="00BF0390" w:rsidP="0080170A">
            <w:pPr>
              <w:widowControl/>
              <w:spacing w:before="40" w:after="120" w:line="276" w:lineRule="auto"/>
              <w:rPr>
                <w:rFonts w:cs="Times New Roman"/>
                <w:sz w:val="20"/>
                <w:szCs w:val="20"/>
              </w:rPr>
            </w:pPr>
          </w:p>
        </w:tc>
        <w:tc>
          <w:tcPr>
            <w:tcW w:w="1728" w:type="pct"/>
          </w:tcPr>
          <w:p w14:paraId="65C45A2E" w14:textId="7FE9EBDC" w:rsidR="00BF0390" w:rsidRDefault="00BF0390" w:rsidP="00BF0390">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자신이</w:t>
            </w:r>
            <w:r>
              <w:rPr>
                <w:rFonts w:cs="Times New Roman" w:hint="eastAsia"/>
                <w:sz w:val="20"/>
                <w:szCs w:val="20"/>
              </w:rPr>
              <w:t xml:space="preserve"> </w:t>
            </w:r>
            <w:r>
              <w:rPr>
                <w:rFonts w:cs="Times New Roman" w:hint="eastAsia"/>
                <w:sz w:val="20"/>
                <w:szCs w:val="20"/>
              </w:rPr>
              <w:t>발행한</w:t>
            </w:r>
            <w:r>
              <w:rPr>
                <w:rFonts w:cs="Times New Roman" w:hint="eastAsia"/>
                <w:sz w:val="20"/>
                <w:szCs w:val="20"/>
              </w:rPr>
              <w:t xml:space="preserve"> </w:t>
            </w:r>
            <w:r>
              <w:rPr>
                <w:rFonts w:cs="Times New Roman" w:hint="eastAsia"/>
                <w:sz w:val="20"/>
                <w:szCs w:val="20"/>
              </w:rPr>
              <w:t>주식에</w:t>
            </w:r>
            <w:r>
              <w:rPr>
                <w:rFonts w:cs="Times New Roman" w:hint="eastAsia"/>
                <w:sz w:val="20"/>
                <w:szCs w:val="20"/>
              </w:rPr>
              <w:t xml:space="preserve"> </w:t>
            </w:r>
            <w:r>
              <w:rPr>
                <w:rFonts w:cs="Times New Roman" w:hint="eastAsia"/>
                <w:sz w:val="20"/>
                <w:szCs w:val="20"/>
              </w:rPr>
              <w:t>대하여</w:t>
            </w:r>
            <w:r>
              <w:rPr>
                <w:rFonts w:cs="Times New Roman" w:hint="eastAsia"/>
                <w:sz w:val="20"/>
                <w:szCs w:val="20"/>
              </w:rPr>
              <w:t xml:space="preserve"> </w:t>
            </w:r>
            <w:r>
              <w:rPr>
                <w:rFonts w:cs="Times New Roman" w:hint="eastAsia"/>
                <w:sz w:val="20"/>
                <w:szCs w:val="20"/>
              </w:rPr>
              <w:t>특정</w:t>
            </w:r>
            <w:r>
              <w:rPr>
                <w:rFonts w:cs="Times New Roman" w:hint="eastAsia"/>
                <w:sz w:val="20"/>
                <w:szCs w:val="20"/>
              </w:rPr>
              <w:t xml:space="preserve"> </w:t>
            </w:r>
            <w:r>
              <w:rPr>
                <w:rFonts w:cs="Times New Roman" w:hint="eastAsia"/>
                <w:sz w:val="20"/>
                <w:szCs w:val="20"/>
              </w:rPr>
              <w:t>주주와</w:t>
            </w:r>
            <w:r>
              <w:rPr>
                <w:rFonts w:cs="Times New Roman" w:hint="eastAsia"/>
                <w:sz w:val="20"/>
                <w:szCs w:val="20"/>
              </w:rPr>
              <w:t xml:space="preserve"> </w:t>
            </w:r>
            <w:r>
              <w:rPr>
                <w:rFonts w:cs="Times New Roman" w:hint="eastAsia"/>
                <w:sz w:val="20"/>
                <w:szCs w:val="20"/>
              </w:rPr>
              <w:t>우선매수권</w:t>
            </w:r>
            <w:r>
              <w:rPr>
                <w:rFonts w:cs="Times New Roman" w:hint="eastAsia"/>
                <w:sz w:val="20"/>
                <w:szCs w:val="20"/>
              </w:rPr>
              <w:t xml:space="preserve"> </w:t>
            </w:r>
            <w:r>
              <w:rPr>
                <w:rFonts w:cs="Times New Roman" w:hint="eastAsia"/>
                <w:sz w:val="20"/>
                <w:szCs w:val="20"/>
              </w:rPr>
              <w:t>약정을</w:t>
            </w:r>
            <w:r>
              <w:rPr>
                <w:rFonts w:cs="Times New Roman" w:hint="eastAsia"/>
                <w:sz w:val="20"/>
                <w:szCs w:val="20"/>
              </w:rPr>
              <w:t xml:space="preserve"> </w:t>
            </w:r>
            <w:r>
              <w:rPr>
                <w:rFonts w:cs="Times New Roman" w:hint="eastAsia"/>
                <w:sz w:val="20"/>
                <w:szCs w:val="20"/>
              </w:rPr>
              <w:t>체결하는</w:t>
            </w:r>
            <w:r>
              <w:rPr>
                <w:rFonts w:cs="Times New Roman" w:hint="eastAsia"/>
                <w:sz w:val="20"/>
                <w:szCs w:val="20"/>
              </w:rPr>
              <w:t xml:space="preserve"> </w:t>
            </w:r>
            <w:r>
              <w:rPr>
                <w:rFonts w:cs="Times New Roman" w:hint="eastAsia"/>
                <w:sz w:val="20"/>
                <w:szCs w:val="20"/>
              </w:rPr>
              <w:t>것이</w:t>
            </w:r>
            <w:r>
              <w:rPr>
                <w:rFonts w:cs="Times New Roman" w:hint="eastAsia"/>
                <w:sz w:val="20"/>
                <w:szCs w:val="20"/>
              </w:rPr>
              <w:t xml:space="preserve"> </w:t>
            </w:r>
            <w:r>
              <w:rPr>
                <w:rFonts w:cs="Times New Roman" w:hint="eastAsia"/>
                <w:sz w:val="20"/>
                <w:szCs w:val="20"/>
              </w:rPr>
              <w:t>유효한</w:t>
            </w:r>
            <w:r>
              <w:rPr>
                <w:rFonts w:cs="Times New Roman" w:hint="eastAsia"/>
                <w:sz w:val="20"/>
                <w:szCs w:val="20"/>
              </w:rPr>
              <w:t xml:space="preserve"> </w:t>
            </w:r>
            <w:r>
              <w:rPr>
                <w:rFonts w:cs="Times New Roman" w:hint="eastAsia"/>
                <w:sz w:val="20"/>
                <w:szCs w:val="20"/>
              </w:rPr>
              <w:t>지와</w:t>
            </w:r>
            <w:r>
              <w:rPr>
                <w:rFonts w:cs="Times New Roman" w:hint="eastAsia"/>
                <w:sz w:val="20"/>
                <w:szCs w:val="20"/>
              </w:rPr>
              <w:t xml:space="preserve"> </w:t>
            </w:r>
            <w:r>
              <w:rPr>
                <w:rFonts w:cs="Times New Roman" w:hint="eastAsia"/>
                <w:sz w:val="20"/>
                <w:szCs w:val="20"/>
              </w:rPr>
              <w:t>관련하여</w:t>
            </w:r>
            <w:r>
              <w:rPr>
                <w:rFonts w:cs="Times New Roman" w:hint="eastAsia"/>
                <w:sz w:val="20"/>
                <w:szCs w:val="20"/>
              </w:rPr>
              <w:t xml:space="preserve"> </w:t>
            </w:r>
            <w:r>
              <w:rPr>
                <w:rFonts w:cs="Times New Roman" w:hint="eastAsia"/>
                <w:sz w:val="20"/>
                <w:szCs w:val="20"/>
              </w:rPr>
              <w:t>활발한</w:t>
            </w:r>
            <w:r>
              <w:rPr>
                <w:rFonts w:cs="Times New Roman" w:hint="eastAsia"/>
                <w:sz w:val="20"/>
                <w:szCs w:val="20"/>
              </w:rPr>
              <w:t xml:space="preserve"> </w:t>
            </w:r>
            <w:r>
              <w:rPr>
                <w:rFonts w:cs="Times New Roman" w:hint="eastAsia"/>
                <w:sz w:val="20"/>
                <w:szCs w:val="20"/>
              </w:rPr>
              <w:t>논의가</w:t>
            </w:r>
            <w:r>
              <w:rPr>
                <w:rFonts w:cs="Times New Roman" w:hint="eastAsia"/>
                <w:sz w:val="20"/>
                <w:szCs w:val="20"/>
              </w:rPr>
              <w:t xml:space="preserve"> </w:t>
            </w:r>
            <w:r>
              <w:rPr>
                <w:rFonts w:cs="Times New Roman" w:hint="eastAsia"/>
                <w:sz w:val="20"/>
                <w:szCs w:val="20"/>
              </w:rPr>
              <w:t>있지는</w:t>
            </w:r>
            <w:r>
              <w:rPr>
                <w:rFonts w:cs="Times New Roman" w:hint="eastAsia"/>
                <w:sz w:val="20"/>
                <w:szCs w:val="20"/>
              </w:rPr>
              <w:t xml:space="preserve"> </w:t>
            </w:r>
            <w:r>
              <w:rPr>
                <w:rFonts w:cs="Times New Roman" w:hint="eastAsia"/>
                <w:sz w:val="20"/>
                <w:szCs w:val="20"/>
              </w:rPr>
              <w:t>않으나</w:t>
            </w:r>
            <w:r>
              <w:rPr>
                <w:rFonts w:cs="Times New Roman" w:hint="eastAsia"/>
                <w:sz w:val="20"/>
                <w:szCs w:val="20"/>
              </w:rPr>
              <w:t>,</w:t>
            </w:r>
            <w:r>
              <w:rPr>
                <w:rFonts w:cs="Times New Roman"/>
                <w:sz w:val="20"/>
                <w:szCs w:val="20"/>
              </w:rPr>
              <w:t xml:space="preserve"> </w:t>
            </w:r>
            <w:r>
              <w:rPr>
                <w:rFonts w:cs="Times New Roman" w:hint="eastAsia"/>
                <w:sz w:val="20"/>
                <w:szCs w:val="20"/>
              </w:rPr>
              <w:t>이러한</w:t>
            </w:r>
            <w:r>
              <w:rPr>
                <w:rFonts w:cs="Times New Roman" w:hint="eastAsia"/>
                <w:sz w:val="20"/>
                <w:szCs w:val="20"/>
              </w:rPr>
              <w:t xml:space="preserve"> </w:t>
            </w:r>
            <w:r>
              <w:rPr>
                <w:rFonts w:cs="Times New Roman" w:hint="eastAsia"/>
                <w:sz w:val="20"/>
                <w:szCs w:val="20"/>
              </w:rPr>
              <w:t>약정은</w:t>
            </w:r>
            <w:r>
              <w:rPr>
                <w:rFonts w:cs="Times New Roman" w:hint="eastAsia"/>
                <w:sz w:val="20"/>
                <w:szCs w:val="20"/>
              </w:rPr>
              <w:t xml:space="preserve"> </w:t>
            </w:r>
            <w:r>
              <w:rPr>
                <w:rFonts w:cs="Times New Roman"/>
                <w:sz w:val="20"/>
                <w:szCs w:val="20"/>
              </w:rPr>
              <w:t>(</w:t>
            </w:r>
            <w:r w:rsidR="005A567B">
              <w:rPr>
                <w:rFonts w:cs="Times New Roman"/>
                <w:sz w:val="20"/>
                <w:szCs w:val="20"/>
              </w:rPr>
              <w:t>i</w:t>
            </w:r>
            <w:r>
              <w:rPr>
                <w:rFonts w:cs="Times New Roman"/>
                <w:sz w:val="20"/>
                <w:szCs w:val="20"/>
              </w:rPr>
              <w:t xml:space="preserve">) </w:t>
            </w:r>
            <w:r>
              <w:rPr>
                <w:rFonts w:cs="Times New Roman" w:hint="eastAsia"/>
                <w:sz w:val="20"/>
                <w:szCs w:val="20"/>
              </w:rPr>
              <w:t>자기주식을</w:t>
            </w:r>
            <w:r>
              <w:rPr>
                <w:rFonts w:cs="Times New Roman" w:hint="eastAsia"/>
                <w:sz w:val="20"/>
                <w:szCs w:val="20"/>
              </w:rPr>
              <w:t xml:space="preserve"> </w:t>
            </w:r>
            <w:r>
              <w:rPr>
                <w:rFonts w:cs="Times New Roman" w:hint="eastAsia"/>
                <w:sz w:val="20"/>
                <w:szCs w:val="20"/>
              </w:rPr>
              <w:t>취득하는</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모든</w:t>
            </w:r>
            <w:r>
              <w:rPr>
                <w:rFonts w:cs="Times New Roman" w:hint="eastAsia"/>
                <w:sz w:val="20"/>
                <w:szCs w:val="20"/>
              </w:rPr>
              <w:t xml:space="preserve"> </w:t>
            </w:r>
            <w:r>
              <w:rPr>
                <w:rFonts w:cs="Times New Roman" w:hint="eastAsia"/>
                <w:sz w:val="20"/>
                <w:szCs w:val="20"/>
              </w:rPr>
              <w:t>주주에게</w:t>
            </w:r>
            <w:r>
              <w:rPr>
                <w:rFonts w:cs="Times New Roman" w:hint="eastAsia"/>
                <w:sz w:val="20"/>
                <w:szCs w:val="20"/>
              </w:rPr>
              <w:t xml:space="preserve"> </w:t>
            </w:r>
            <w:r>
              <w:rPr>
                <w:rFonts w:cs="Times New Roman" w:hint="eastAsia"/>
                <w:sz w:val="20"/>
                <w:szCs w:val="20"/>
              </w:rPr>
              <w:t>자기주식을</w:t>
            </w:r>
            <w:r>
              <w:rPr>
                <w:rFonts w:cs="Times New Roman" w:hint="eastAsia"/>
                <w:sz w:val="20"/>
                <w:szCs w:val="20"/>
              </w:rPr>
              <w:t xml:space="preserve"> </w:t>
            </w:r>
            <w:r>
              <w:rPr>
                <w:rFonts w:cs="Times New Roman" w:hint="eastAsia"/>
                <w:sz w:val="20"/>
                <w:szCs w:val="20"/>
              </w:rPr>
              <w:t>매도할</w:t>
            </w:r>
            <w:r>
              <w:rPr>
                <w:rFonts w:cs="Times New Roman" w:hint="eastAsia"/>
                <w:sz w:val="20"/>
                <w:szCs w:val="20"/>
              </w:rPr>
              <w:t xml:space="preserve"> </w:t>
            </w:r>
            <w:r>
              <w:rPr>
                <w:rFonts w:cs="Times New Roman" w:hint="eastAsia"/>
                <w:sz w:val="20"/>
                <w:szCs w:val="20"/>
              </w:rPr>
              <w:t>기회를</w:t>
            </w:r>
            <w:r>
              <w:rPr>
                <w:rFonts w:cs="Times New Roman" w:hint="eastAsia"/>
                <w:sz w:val="20"/>
                <w:szCs w:val="20"/>
              </w:rPr>
              <w:t xml:space="preserve"> </w:t>
            </w:r>
            <w:r>
              <w:rPr>
                <w:rFonts w:cs="Times New Roman" w:hint="eastAsia"/>
                <w:sz w:val="20"/>
                <w:szCs w:val="20"/>
              </w:rPr>
              <w:t>주어야</w:t>
            </w:r>
            <w:r>
              <w:rPr>
                <w:rFonts w:cs="Times New Roman" w:hint="eastAsia"/>
                <w:sz w:val="20"/>
                <w:szCs w:val="20"/>
              </w:rPr>
              <w:t xml:space="preserve"> </w:t>
            </w:r>
            <w:r>
              <w:rPr>
                <w:rFonts w:cs="Times New Roman" w:hint="eastAsia"/>
                <w:sz w:val="20"/>
                <w:szCs w:val="20"/>
              </w:rPr>
              <w:t>하는</w:t>
            </w:r>
            <w:r>
              <w:rPr>
                <w:rFonts w:cs="Times New Roman" w:hint="eastAsia"/>
                <w:sz w:val="20"/>
                <w:szCs w:val="20"/>
              </w:rPr>
              <w:t xml:space="preserve"> </w:t>
            </w:r>
            <w:r>
              <w:rPr>
                <w:rFonts w:cs="Times New Roman" w:hint="eastAsia"/>
                <w:sz w:val="20"/>
                <w:szCs w:val="20"/>
              </w:rPr>
              <w:t>상법상</w:t>
            </w:r>
            <w:r>
              <w:rPr>
                <w:rFonts w:cs="Times New Roman" w:hint="eastAsia"/>
                <w:sz w:val="20"/>
                <w:szCs w:val="20"/>
              </w:rPr>
              <w:t xml:space="preserve"> </w:t>
            </w:r>
            <w:r>
              <w:rPr>
                <w:rFonts w:cs="Times New Roman" w:hint="eastAsia"/>
                <w:sz w:val="20"/>
                <w:szCs w:val="20"/>
              </w:rPr>
              <w:t>절차와</w:t>
            </w:r>
            <w:r>
              <w:rPr>
                <w:rFonts w:cs="Times New Roman" w:hint="eastAsia"/>
                <w:sz w:val="20"/>
                <w:szCs w:val="20"/>
              </w:rPr>
              <w:t xml:space="preserve"> </w:t>
            </w:r>
            <w:r>
              <w:rPr>
                <w:rFonts w:cs="Times New Roman" w:hint="eastAsia"/>
                <w:sz w:val="20"/>
                <w:szCs w:val="20"/>
              </w:rPr>
              <w:t>배치되고</w:t>
            </w:r>
            <w:r>
              <w:rPr>
                <w:rFonts w:cs="Times New Roman" w:hint="eastAsia"/>
                <w:sz w:val="20"/>
                <w:szCs w:val="20"/>
              </w:rPr>
              <w:t>,</w:t>
            </w:r>
            <w:r>
              <w:rPr>
                <w:rFonts w:cs="Times New Roman"/>
                <w:sz w:val="20"/>
                <w:szCs w:val="20"/>
              </w:rPr>
              <w:t xml:space="preserve"> (</w:t>
            </w:r>
            <w:r w:rsidR="005A567B">
              <w:rPr>
                <w:rFonts w:cs="Times New Roman"/>
                <w:sz w:val="20"/>
                <w:szCs w:val="20"/>
              </w:rPr>
              <w:t>ii</w:t>
            </w:r>
            <w:r>
              <w:rPr>
                <w:rFonts w:cs="Times New Roman"/>
                <w:sz w:val="20"/>
                <w:szCs w:val="20"/>
              </w:rPr>
              <w:t xml:space="preserve">) </w:t>
            </w:r>
            <w:r>
              <w:rPr>
                <w:rFonts w:cs="Times New Roman" w:hint="eastAsia"/>
                <w:sz w:val="20"/>
                <w:szCs w:val="20"/>
              </w:rPr>
              <w:t>특정</w:t>
            </w:r>
            <w:r>
              <w:rPr>
                <w:rFonts w:cs="Times New Roman" w:hint="eastAsia"/>
                <w:sz w:val="20"/>
                <w:szCs w:val="20"/>
              </w:rPr>
              <w:t xml:space="preserve"> </w:t>
            </w:r>
            <w:r>
              <w:rPr>
                <w:rFonts w:cs="Times New Roman" w:hint="eastAsia"/>
                <w:sz w:val="20"/>
                <w:szCs w:val="20"/>
              </w:rPr>
              <w:t>주주와의</w:t>
            </w:r>
            <w:r>
              <w:rPr>
                <w:rFonts w:cs="Times New Roman" w:hint="eastAsia"/>
                <w:sz w:val="20"/>
                <w:szCs w:val="20"/>
              </w:rPr>
              <w:t xml:space="preserve"> </w:t>
            </w:r>
            <w:r>
              <w:rPr>
                <w:rFonts w:cs="Times New Roman" w:hint="eastAsia"/>
                <w:sz w:val="20"/>
                <w:szCs w:val="20"/>
              </w:rPr>
              <w:t>약정으로써</w:t>
            </w:r>
            <w:r>
              <w:rPr>
                <w:rFonts w:cs="Times New Roman" w:hint="eastAsia"/>
                <w:sz w:val="20"/>
                <w:szCs w:val="20"/>
              </w:rPr>
              <w:t xml:space="preserve"> </w:t>
            </w:r>
            <w:r>
              <w:rPr>
                <w:rFonts w:cs="Times New Roman" w:hint="eastAsia"/>
                <w:sz w:val="20"/>
                <w:szCs w:val="20"/>
              </w:rPr>
              <w:t>주</w:t>
            </w:r>
            <w:r>
              <w:rPr>
                <w:rFonts w:cs="Times New Roman" w:hint="eastAsia"/>
                <w:sz w:val="20"/>
                <w:szCs w:val="20"/>
              </w:rPr>
              <w:lastRenderedPageBreak/>
              <w:t>주평등의</w:t>
            </w:r>
            <w:r>
              <w:rPr>
                <w:rFonts w:cs="Times New Roman" w:hint="eastAsia"/>
                <w:sz w:val="20"/>
                <w:szCs w:val="20"/>
              </w:rPr>
              <w:t xml:space="preserve"> </w:t>
            </w:r>
            <w:r>
              <w:rPr>
                <w:rFonts w:cs="Times New Roman" w:hint="eastAsia"/>
                <w:sz w:val="20"/>
                <w:szCs w:val="20"/>
              </w:rPr>
              <w:t>원칙과도</w:t>
            </w:r>
            <w:r>
              <w:rPr>
                <w:rFonts w:cs="Times New Roman" w:hint="eastAsia"/>
                <w:sz w:val="20"/>
                <w:szCs w:val="20"/>
              </w:rPr>
              <w:t xml:space="preserve"> </w:t>
            </w:r>
            <w:r>
              <w:rPr>
                <w:rFonts w:cs="Times New Roman" w:hint="eastAsia"/>
                <w:sz w:val="20"/>
                <w:szCs w:val="20"/>
              </w:rPr>
              <w:t>맞지</w:t>
            </w:r>
            <w:r>
              <w:rPr>
                <w:rFonts w:cs="Times New Roman" w:hint="eastAsia"/>
                <w:sz w:val="20"/>
                <w:szCs w:val="20"/>
              </w:rPr>
              <w:t xml:space="preserve"> </w:t>
            </w:r>
            <w:r>
              <w:rPr>
                <w:rFonts w:cs="Times New Roman" w:hint="eastAsia"/>
                <w:sz w:val="20"/>
                <w:szCs w:val="20"/>
              </w:rPr>
              <w:t>않아</w:t>
            </w:r>
            <w:r>
              <w:rPr>
                <w:rFonts w:cs="Times New Roman" w:hint="eastAsia"/>
                <w:sz w:val="20"/>
                <w:szCs w:val="20"/>
              </w:rPr>
              <w:t xml:space="preserve"> </w:t>
            </w:r>
            <w:r>
              <w:rPr>
                <w:rFonts w:cs="Times New Roman" w:hint="eastAsia"/>
                <w:sz w:val="20"/>
                <w:szCs w:val="20"/>
              </w:rPr>
              <w:t>효력이</w:t>
            </w:r>
            <w:r>
              <w:rPr>
                <w:rFonts w:cs="Times New Roman" w:hint="eastAsia"/>
                <w:sz w:val="20"/>
                <w:szCs w:val="20"/>
              </w:rPr>
              <w:t xml:space="preserve"> </w:t>
            </w:r>
            <w:r>
              <w:rPr>
                <w:rFonts w:cs="Times New Roman" w:hint="eastAsia"/>
                <w:sz w:val="20"/>
                <w:szCs w:val="20"/>
              </w:rPr>
              <w:t>없는</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보아야</w:t>
            </w:r>
            <w:r>
              <w:rPr>
                <w:rFonts w:cs="Times New Roman" w:hint="eastAsia"/>
                <w:sz w:val="20"/>
                <w:szCs w:val="20"/>
              </w:rPr>
              <w:t xml:space="preserve"> </w:t>
            </w:r>
            <w:r>
              <w:rPr>
                <w:rFonts w:cs="Times New Roman" w:hint="eastAsia"/>
                <w:sz w:val="20"/>
                <w:szCs w:val="20"/>
              </w:rPr>
              <w:t>한다는</w:t>
            </w:r>
            <w:r>
              <w:rPr>
                <w:rFonts w:cs="Times New Roman" w:hint="eastAsia"/>
                <w:sz w:val="20"/>
                <w:szCs w:val="20"/>
              </w:rPr>
              <w:t xml:space="preserve"> </w:t>
            </w:r>
            <w:r>
              <w:rPr>
                <w:rFonts w:cs="Times New Roman" w:hint="eastAsia"/>
                <w:sz w:val="20"/>
                <w:szCs w:val="20"/>
              </w:rPr>
              <w:t>논의가</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38C472E0" w14:textId="77A0FD9A" w:rsidR="00BF0390" w:rsidRDefault="006F7A86" w:rsidP="00BF0390">
            <w:pPr>
              <w:pStyle w:val="a8"/>
              <w:widowControl/>
              <w:numPr>
                <w:ilvl w:val="0"/>
                <w:numId w:val="2"/>
              </w:numPr>
              <w:spacing w:before="40" w:after="120" w:line="276" w:lineRule="auto"/>
              <w:rPr>
                <w:rFonts w:cs="Times New Roman"/>
                <w:sz w:val="20"/>
                <w:szCs w:val="20"/>
              </w:rPr>
            </w:pPr>
            <w:r>
              <w:rPr>
                <w:rFonts w:cs="Times New Roman" w:hint="eastAsia"/>
                <w:sz w:val="20"/>
                <w:szCs w:val="20"/>
              </w:rPr>
              <w:t>따라서</w:t>
            </w:r>
            <w:r>
              <w:rPr>
                <w:rFonts w:cs="Times New Roman" w:hint="eastAsia"/>
                <w:sz w:val="20"/>
                <w:szCs w:val="20"/>
              </w:rPr>
              <w:t xml:space="preserve"> </w:t>
            </w:r>
            <w:r>
              <w:rPr>
                <w:rFonts w:cs="Times New Roman" w:hint="eastAsia"/>
                <w:sz w:val="20"/>
                <w:szCs w:val="20"/>
              </w:rPr>
              <w:t>실제로</w:t>
            </w:r>
            <w:r>
              <w:rPr>
                <w:rFonts w:cs="Times New Roman" w:hint="eastAsia"/>
                <w:sz w:val="20"/>
                <w:szCs w:val="20"/>
              </w:rPr>
              <w:t xml:space="preserve"> </w:t>
            </w:r>
            <w:r>
              <w:rPr>
                <w:rFonts w:cs="Times New Roman" w:hint="eastAsia"/>
                <w:sz w:val="20"/>
                <w:szCs w:val="20"/>
              </w:rPr>
              <w:t>우선매수권을</w:t>
            </w:r>
            <w:r>
              <w:rPr>
                <w:rFonts w:cs="Times New Roman" w:hint="eastAsia"/>
                <w:sz w:val="20"/>
                <w:szCs w:val="20"/>
              </w:rPr>
              <w:t xml:space="preserve"> </w:t>
            </w:r>
            <w:r>
              <w:rPr>
                <w:rFonts w:cs="Times New Roman" w:hint="eastAsia"/>
                <w:sz w:val="20"/>
                <w:szCs w:val="20"/>
              </w:rPr>
              <w:t>집행하려고</w:t>
            </w:r>
            <w:r>
              <w:rPr>
                <w:rFonts w:cs="Times New Roman" w:hint="eastAsia"/>
                <w:sz w:val="20"/>
                <w:szCs w:val="20"/>
              </w:rPr>
              <w:t xml:space="preserve"> </w:t>
            </w:r>
            <w:r>
              <w:rPr>
                <w:rFonts w:cs="Times New Roman" w:hint="eastAsia"/>
                <w:sz w:val="20"/>
                <w:szCs w:val="20"/>
              </w:rPr>
              <w:t>하는</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유효성에</w:t>
            </w:r>
            <w:r>
              <w:rPr>
                <w:rFonts w:cs="Times New Roman" w:hint="eastAsia"/>
                <w:sz w:val="20"/>
                <w:szCs w:val="20"/>
              </w:rPr>
              <w:t xml:space="preserve"> </w:t>
            </w:r>
            <w:r>
              <w:rPr>
                <w:rFonts w:cs="Times New Roman" w:hint="eastAsia"/>
                <w:sz w:val="20"/>
                <w:szCs w:val="20"/>
              </w:rPr>
              <w:t>논란이</w:t>
            </w:r>
            <w:r>
              <w:rPr>
                <w:rFonts w:cs="Times New Roman" w:hint="eastAsia"/>
                <w:sz w:val="20"/>
                <w:szCs w:val="20"/>
              </w:rPr>
              <w:t xml:space="preserve"> </w:t>
            </w:r>
            <w:r>
              <w:rPr>
                <w:rFonts w:cs="Times New Roman" w:hint="eastAsia"/>
                <w:sz w:val="20"/>
                <w:szCs w:val="20"/>
              </w:rPr>
              <w:t>있을</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있다는</w:t>
            </w:r>
            <w:r>
              <w:rPr>
                <w:rFonts w:cs="Times New Roman" w:hint="eastAsia"/>
                <w:sz w:val="20"/>
                <w:szCs w:val="20"/>
              </w:rPr>
              <w:t xml:space="preserve"> </w:t>
            </w:r>
            <w:r>
              <w:rPr>
                <w:rFonts w:cs="Times New Roman" w:hint="eastAsia"/>
                <w:sz w:val="20"/>
                <w:szCs w:val="20"/>
              </w:rPr>
              <w:t>점을</w:t>
            </w:r>
            <w:r>
              <w:rPr>
                <w:rFonts w:cs="Times New Roman" w:hint="eastAsia"/>
                <w:sz w:val="20"/>
                <w:szCs w:val="20"/>
              </w:rPr>
              <w:t xml:space="preserve"> </w:t>
            </w:r>
            <w:r>
              <w:rPr>
                <w:rFonts w:cs="Times New Roman" w:hint="eastAsia"/>
                <w:sz w:val="20"/>
                <w:szCs w:val="20"/>
              </w:rPr>
              <w:t>고려하여야</w:t>
            </w:r>
            <w:r>
              <w:rPr>
                <w:rFonts w:cs="Times New Roman" w:hint="eastAsia"/>
                <w:sz w:val="20"/>
                <w:szCs w:val="20"/>
              </w:rPr>
              <w:t xml:space="preserve"> </w:t>
            </w:r>
            <w:r>
              <w:rPr>
                <w:rFonts w:cs="Times New Roman" w:hint="eastAsia"/>
                <w:sz w:val="20"/>
                <w:szCs w:val="20"/>
              </w:rPr>
              <w:t>함</w:t>
            </w:r>
            <w:r>
              <w:rPr>
                <w:rFonts w:cs="Times New Roman" w:hint="eastAsia"/>
                <w:sz w:val="20"/>
                <w:szCs w:val="20"/>
              </w:rPr>
              <w:t xml:space="preserve">. </w:t>
            </w:r>
            <w:r>
              <w:rPr>
                <w:rFonts w:cs="Times New Roman" w:hint="eastAsia"/>
                <w:sz w:val="20"/>
                <w:szCs w:val="20"/>
              </w:rPr>
              <w:t>단</w:t>
            </w:r>
            <w:r>
              <w:rPr>
                <w:rFonts w:cs="Times New Roman" w:hint="eastAsia"/>
                <w:sz w:val="20"/>
                <w:szCs w:val="20"/>
              </w:rPr>
              <w:t>,</w:t>
            </w:r>
            <w:r>
              <w:rPr>
                <w:rFonts w:cs="Times New Roman"/>
                <w:sz w:val="20"/>
                <w:szCs w:val="20"/>
              </w:rPr>
              <w:t xml:space="preserve"> </w:t>
            </w:r>
            <w:r w:rsidRPr="006F7A86">
              <w:rPr>
                <w:rFonts w:cs="Times New Roman" w:hint="eastAsia"/>
                <w:sz w:val="20"/>
                <w:szCs w:val="20"/>
              </w:rPr>
              <w:t>향후</w:t>
            </w:r>
            <w:r w:rsidRPr="006F7A86">
              <w:rPr>
                <w:rFonts w:cs="Times New Roman" w:hint="eastAsia"/>
                <w:sz w:val="20"/>
                <w:szCs w:val="20"/>
              </w:rPr>
              <w:t xml:space="preserve"> </w:t>
            </w:r>
            <w:r w:rsidRPr="006F7A86">
              <w:rPr>
                <w:rFonts w:cs="Times New Roman" w:hint="eastAsia"/>
                <w:sz w:val="20"/>
                <w:szCs w:val="20"/>
              </w:rPr>
              <w:t>행사시점에</w:t>
            </w:r>
            <w:r w:rsidRPr="006F7A86">
              <w:rPr>
                <w:rFonts w:cs="Times New Roman" w:hint="eastAsia"/>
                <w:sz w:val="20"/>
                <w:szCs w:val="20"/>
              </w:rPr>
              <w:t xml:space="preserve"> </w:t>
            </w:r>
            <w:r w:rsidRPr="006F7A86">
              <w:rPr>
                <w:rFonts w:cs="Times New Roman" w:hint="eastAsia"/>
                <w:sz w:val="20"/>
                <w:szCs w:val="20"/>
              </w:rPr>
              <w:t>차액</w:t>
            </w:r>
            <w:r w:rsidRPr="006F7A86">
              <w:rPr>
                <w:rFonts w:cs="Times New Roman" w:hint="eastAsia"/>
                <w:sz w:val="20"/>
                <w:szCs w:val="20"/>
              </w:rPr>
              <w:t xml:space="preserve"> </w:t>
            </w:r>
            <w:r w:rsidRPr="006F7A86">
              <w:rPr>
                <w:rFonts w:cs="Times New Roman" w:hint="eastAsia"/>
                <w:sz w:val="20"/>
                <w:szCs w:val="20"/>
              </w:rPr>
              <w:t>정산</w:t>
            </w:r>
            <w:r w:rsidRPr="006F7A86">
              <w:rPr>
                <w:rFonts w:cs="Times New Roman" w:hint="eastAsia"/>
                <w:sz w:val="20"/>
                <w:szCs w:val="20"/>
              </w:rPr>
              <w:t xml:space="preserve"> </w:t>
            </w:r>
            <w:r w:rsidRPr="006F7A86">
              <w:rPr>
                <w:rFonts w:cs="Times New Roman" w:hint="eastAsia"/>
                <w:sz w:val="20"/>
                <w:szCs w:val="20"/>
              </w:rPr>
              <w:t>방식으로</w:t>
            </w:r>
            <w:r w:rsidRPr="006F7A86">
              <w:rPr>
                <w:rFonts w:cs="Times New Roman" w:hint="eastAsia"/>
                <w:sz w:val="20"/>
                <w:szCs w:val="20"/>
              </w:rPr>
              <w:t xml:space="preserve"> </w:t>
            </w:r>
            <w:r w:rsidRPr="006F7A86">
              <w:rPr>
                <w:rFonts w:cs="Times New Roman" w:hint="eastAsia"/>
                <w:sz w:val="20"/>
                <w:szCs w:val="20"/>
              </w:rPr>
              <w:t>주식매수선택권을</w:t>
            </w:r>
            <w:r w:rsidRPr="006F7A86">
              <w:rPr>
                <w:rFonts w:cs="Times New Roman" w:hint="eastAsia"/>
                <w:sz w:val="20"/>
                <w:szCs w:val="20"/>
              </w:rPr>
              <w:t xml:space="preserve"> </w:t>
            </w:r>
            <w:r w:rsidRPr="006F7A86">
              <w:rPr>
                <w:rFonts w:cs="Times New Roman" w:hint="eastAsia"/>
                <w:sz w:val="20"/>
                <w:szCs w:val="20"/>
              </w:rPr>
              <w:t>행사하도록</w:t>
            </w:r>
            <w:r w:rsidRPr="006F7A86">
              <w:rPr>
                <w:rFonts w:cs="Times New Roman" w:hint="eastAsia"/>
                <w:sz w:val="20"/>
                <w:szCs w:val="20"/>
              </w:rPr>
              <w:t xml:space="preserve"> </w:t>
            </w:r>
            <w:r w:rsidRPr="006F7A86">
              <w:rPr>
                <w:rFonts w:cs="Times New Roman" w:hint="eastAsia"/>
                <w:sz w:val="20"/>
                <w:szCs w:val="20"/>
              </w:rPr>
              <w:t>한다면</w:t>
            </w:r>
            <w:r w:rsidRPr="006F7A86">
              <w:rPr>
                <w:rFonts w:cs="Times New Roman" w:hint="eastAsia"/>
                <w:sz w:val="20"/>
                <w:szCs w:val="20"/>
              </w:rPr>
              <w:t xml:space="preserve"> </w:t>
            </w:r>
            <w:r w:rsidRPr="006F7A86">
              <w:rPr>
                <w:rFonts w:cs="Times New Roman" w:hint="eastAsia"/>
                <w:sz w:val="20"/>
                <w:szCs w:val="20"/>
              </w:rPr>
              <w:t>애초에</w:t>
            </w:r>
            <w:r w:rsidRPr="006F7A86">
              <w:rPr>
                <w:rFonts w:cs="Times New Roman" w:hint="eastAsia"/>
                <w:sz w:val="20"/>
                <w:szCs w:val="20"/>
              </w:rPr>
              <w:t xml:space="preserve"> </w:t>
            </w:r>
            <w:r w:rsidRPr="006F7A86">
              <w:rPr>
                <w:rFonts w:cs="Times New Roman" w:hint="eastAsia"/>
                <w:sz w:val="20"/>
                <w:szCs w:val="20"/>
              </w:rPr>
              <w:t>우선매수권이</w:t>
            </w:r>
            <w:r w:rsidRPr="006F7A86">
              <w:rPr>
                <w:rFonts w:cs="Times New Roman" w:hint="eastAsia"/>
                <w:sz w:val="20"/>
                <w:szCs w:val="20"/>
              </w:rPr>
              <w:t xml:space="preserve"> </w:t>
            </w:r>
            <w:r w:rsidRPr="006F7A86">
              <w:rPr>
                <w:rFonts w:cs="Times New Roman" w:hint="eastAsia"/>
                <w:sz w:val="20"/>
                <w:szCs w:val="20"/>
              </w:rPr>
              <w:t>문제되지</w:t>
            </w:r>
            <w:r w:rsidRPr="006F7A86">
              <w:rPr>
                <w:rFonts w:cs="Times New Roman" w:hint="eastAsia"/>
                <w:sz w:val="20"/>
                <w:szCs w:val="20"/>
              </w:rPr>
              <w:t xml:space="preserve"> </w:t>
            </w:r>
            <w:r w:rsidRPr="006F7A86">
              <w:rPr>
                <w:rFonts w:cs="Times New Roman" w:hint="eastAsia"/>
                <w:sz w:val="20"/>
                <w:szCs w:val="20"/>
              </w:rPr>
              <w:t>않고</w:t>
            </w:r>
            <w:r w:rsidRPr="006F7A86">
              <w:rPr>
                <w:rFonts w:cs="Times New Roman" w:hint="eastAsia"/>
                <w:sz w:val="20"/>
                <w:szCs w:val="20"/>
              </w:rPr>
              <w:t>,</w:t>
            </w:r>
            <w:r w:rsidRPr="006F7A86">
              <w:rPr>
                <w:rFonts w:cs="Times New Roman"/>
                <w:sz w:val="20"/>
                <w:szCs w:val="20"/>
              </w:rPr>
              <w:t xml:space="preserve"> </w:t>
            </w:r>
            <w:r>
              <w:rPr>
                <w:rFonts w:cs="Times New Roman" w:hint="eastAsia"/>
                <w:sz w:val="20"/>
                <w:szCs w:val="20"/>
              </w:rPr>
              <w:t>신주발행</w:t>
            </w:r>
            <w:r>
              <w:rPr>
                <w:rFonts w:cs="Times New Roman" w:hint="eastAsia"/>
                <w:sz w:val="20"/>
                <w:szCs w:val="20"/>
              </w:rPr>
              <w:t xml:space="preserve"> </w:t>
            </w:r>
            <w:r>
              <w:rPr>
                <w:rFonts w:cs="Times New Roman" w:hint="eastAsia"/>
                <w:sz w:val="20"/>
                <w:szCs w:val="20"/>
              </w:rPr>
              <w:t>방식으로</w:t>
            </w:r>
            <w:r>
              <w:rPr>
                <w:rFonts w:cs="Times New Roman" w:hint="eastAsia"/>
                <w:sz w:val="20"/>
                <w:szCs w:val="20"/>
              </w:rPr>
              <w:t xml:space="preserve"> </w:t>
            </w:r>
            <w:r>
              <w:rPr>
                <w:rFonts w:cs="Times New Roman" w:hint="eastAsia"/>
                <w:sz w:val="20"/>
                <w:szCs w:val="20"/>
              </w:rPr>
              <w:t>주식매수선택권을</w:t>
            </w:r>
            <w:r>
              <w:rPr>
                <w:rFonts w:cs="Times New Roman" w:hint="eastAsia"/>
                <w:sz w:val="20"/>
                <w:szCs w:val="20"/>
              </w:rPr>
              <w:t xml:space="preserve"> </w:t>
            </w:r>
            <w:r>
              <w:rPr>
                <w:rFonts w:cs="Times New Roman" w:hint="eastAsia"/>
                <w:sz w:val="20"/>
                <w:szCs w:val="20"/>
              </w:rPr>
              <w:t>행사하도록</w:t>
            </w:r>
            <w:r>
              <w:rPr>
                <w:rFonts w:cs="Times New Roman" w:hint="eastAsia"/>
                <w:sz w:val="20"/>
                <w:szCs w:val="20"/>
              </w:rPr>
              <w:t xml:space="preserve"> </w:t>
            </w:r>
            <w:r>
              <w:rPr>
                <w:rFonts w:cs="Times New Roman" w:hint="eastAsia"/>
                <w:sz w:val="20"/>
                <w:szCs w:val="20"/>
              </w:rPr>
              <w:t>허용한</w:t>
            </w:r>
            <w:r>
              <w:rPr>
                <w:rFonts w:cs="Times New Roman" w:hint="eastAsia"/>
                <w:sz w:val="20"/>
                <w:szCs w:val="20"/>
              </w:rPr>
              <w:t xml:space="preserve"> </w:t>
            </w:r>
            <w:r>
              <w:rPr>
                <w:rFonts w:cs="Times New Roman" w:hint="eastAsia"/>
                <w:sz w:val="20"/>
                <w:szCs w:val="20"/>
              </w:rPr>
              <w:t>이상</w:t>
            </w:r>
            <w:r>
              <w:rPr>
                <w:rFonts w:cs="Times New Roman" w:hint="eastAsia"/>
                <w:sz w:val="20"/>
                <w:szCs w:val="20"/>
              </w:rPr>
              <w:t xml:space="preserve"> </w:t>
            </w:r>
            <w:r>
              <w:rPr>
                <w:rFonts w:cs="Times New Roman" w:hint="eastAsia"/>
                <w:sz w:val="20"/>
                <w:szCs w:val="20"/>
              </w:rPr>
              <w:t>우선매수권을</w:t>
            </w:r>
            <w:r>
              <w:rPr>
                <w:rFonts w:cs="Times New Roman" w:hint="eastAsia"/>
                <w:sz w:val="20"/>
                <w:szCs w:val="20"/>
              </w:rPr>
              <w:t xml:space="preserve"> </w:t>
            </w:r>
            <w:r>
              <w:rPr>
                <w:rFonts w:cs="Times New Roman" w:hint="eastAsia"/>
                <w:sz w:val="20"/>
                <w:szCs w:val="20"/>
              </w:rPr>
              <w:t>반드시</w:t>
            </w:r>
            <w:r>
              <w:rPr>
                <w:rFonts w:cs="Times New Roman" w:hint="eastAsia"/>
                <w:sz w:val="20"/>
                <w:szCs w:val="20"/>
              </w:rPr>
              <w:t xml:space="preserve"> </w:t>
            </w:r>
            <w:r>
              <w:rPr>
                <w:rFonts w:cs="Times New Roman" w:hint="eastAsia"/>
                <w:sz w:val="20"/>
                <w:szCs w:val="20"/>
              </w:rPr>
              <w:t>실행해야</w:t>
            </w:r>
            <w:r>
              <w:rPr>
                <w:rFonts w:cs="Times New Roman" w:hint="eastAsia"/>
                <w:sz w:val="20"/>
                <w:szCs w:val="20"/>
              </w:rPr>
              <w:t xml:space="preserve"> </w:t>
            </w:r>
            <w:r>
              <w:rPr>
                <w:rFonts w:cs="Times New Roman" w:hint="eastAsia"/>
                <w:sz w:val="20"/>
                <w:szCs w:val="20"/>
              </w:rPr>
              <w:t>할</w:t>
            </w:r>
            <w:r>
              <w:rPr>
                <w:rFonts w:cs="Times New Roman" w:hint="eastAsia"/>
                <w:sz w:val="20"/>
                <w:szCs w:val="20"/>
              </w:rPr>
              <w:t xml:space="preserve"> </w:t>
            </w:r>
            <w:r>
              <w:rPr>
                <w:rFonts w:cs="Times New Roman" w:hint="eastAsia"/>
                <w:sz w:val="20"/>
                <w:szCs w:val="20"/>
              </w:rPr>
              <w:t>필요성이</w:t>
            </w:r>
            <w:r>
              <w:rPr>
                <w:rFonts w:cs="Times New Roman" w:hint="eastAsia"/>
                <w:sz w:val="20"/>
                <w:szCs w:val="20"/>
              </w:rPr>
              <w:t xml:space="preserve"> </w:t>
            </w:r>
            <w:r>
              <w:rPr>
                <w:rFonts w:cs="Times New Roman" w:hint="eastAsia"/>
                <w:sz w:val="20"/>
                <w:szCs w:val="20"/>
              </w:rPr>
              <w:t>크지는</w:t>
            </w:r>
            <w:r>
              <w:rPr>
                <w:rFonts w:cs="Times New Roman" w:hint="eastAsia"/>
                <w:sz w:val="20"/>
                <w:szCs w:val="20"/>
              </w:rPr>
              <w:t xml:space="preserve"> </w:t>
            </w:r>
            <w:r>
              <w:rPr>
                <w:rFonts w:cs="Times New Roman" w:hint="eastAsia"/>
                <w:sz w:val="20"/>
                <w:szCs w:val="20"/>
              </w:rPr>
              <w:t>않을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w:t>
            </w:r>
          </w:p>
        </w:tc>
        <w:tc>
          <w:tcPr>
            <w:tcW w:w="27" w:type="pct"/>
            <w:tcBorders>
              <w:top w:val="nil"/>
              <w:bottom w:val="nil"/>
            </w:tcBorders>
          </w:tcPr>
          <w:p w14:paraId="6377BEE2" w14:textId="77777777" w:rsidR="00BF0390" w:rsidRPr="009A2958" w:rsidRDefault="00BF0390" w:rsidP="0080170A">
            <w:pPr>
              <w:widowControl/>
              <w:spacing w:before="40" w:after="120" w:line="276" w:lineRule="auto"/>
              <w:rPr>
                <w:rFonts w:cs="Times New Roman"/>
                <w:sz w:val="20"/>
                <w:szCs w:val="20"/>
              </w:rPr>
            </w:pPr>
          </w:p>
        </w:tc>
        <w:tc>
          <w:tcPr>
            <w:tcW w:w="770" w:type="pct"/>
          </w:tcPr>
          <w:p w14:paraId="03E2D732" w14:textId="3E5CD997" w:rsidR="00BF0390" w:rsidRPr="009A2958" w:rsidRDefault="00BF0390" w:rsidP="0080170A">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80170A" w:rsidRPr="009A2958" w14:paraId="3CC6E170" w14:textId="77777777" w:rsidTr="00061A1F">
        <w:trPr>
          <w:trHeight w:val="132"/>
        </w:trPr>
        <w:tc>
          <w:tcPr>
            <w:tcW w:w="619" w:type="pct"/>
          </w:tcPr>
          <w:p w14:paraId="3F17CDA4" w14:textId="5350E400" w:rsidR="001D1C5F" w:rsidRPr="00D14513" w:rsidRDefault="0080170A" w:rsidP="00C25E3D">
            <w:pPr>
              <w:widowControl/>
              <w:spacing w:before="40" w:after="120" w:line="276" w:lineRule="auto"/>
              <w:jc w:val="center"/>
              <w:outlineLvl w:val="0"/>
              <w:rPr>
                <w:rFonts w:cs="Times New Roman"/>
                <w:b/>
                <w:color w:val="404040" w:themeColor="text1" w:themeTint="BF"/>
                <w:kern w:val="0"/>
                <w:sz w:val="20"/>
                <w:szCs w:val="20"/>
              </w:rPr>
            </w:pPr>
            <w:bookmarkStart w:id="12" w:name="_Toc108480403"/>
            <w:bookmarkStart w:id="13" w:name="_Toc108512959"/>
            <w:r w:rsidRPr="00C25E3D">
              <w:rPr>
                <w:rFonts w:cs="Times New Roman"/>
                <w:b/>
                <w:color w:val="404040" w:themeColor="text1" w:themeTint="BF"/>
                <w:kern w:val="0"/>
                <w:sz w:val="20"/>
                <w:szCs w:val="20"/>
              </w:rPr>
              <w:t>특수관계자</w:t>
            </w:r>
            <w:r w:rsidRPr="00C25E3D">
              <w:rPr>
                <w:rFonts w:cs="Times New Roman"/>
                <w:b/>
                <w:color w:val="404040" w:themeColor="text1" w:themeTint="BF"/>
                <w:kern w:val="0"/>
                <w:sz w:val="20"/>
                <w:szCs w:val="20"/>
              </w:rPr>
              <w:t xml:space="preserve"> </w:t>
            </w:r>
            <w:r w:rsidRPr="00C25E3D">
              <w:rPr>
                <w:rFonts w:cs="Times New Roman"/>
                <w:b/>
                <w:color w:val="404040" w:themeColor="text1" w:themeTint="BF"/>
                <w:kern w:val="0"/>
                <w:sz w:val="20"/>
                <w:szCs w:val="20"/>
              </w:rPr>
              <w:t>거래</w:t>
            </w:r>
            <w:bookmarkEnd w:id="12"/>
            <w:bookmarkEnd w:id="13"/>
          </w:p>
        </w:tc>
        <w:tc>
          <w:tcPr>
            <w:tcW w:w="26" w:type="pct"/>
            <w:tcBorders>
              <w:top w:val="nil"/>
              <w:bottom w:val="nil"/>
            </w:tcBorders>
          </w:tcPr>
          <w:p w14:paraId="0F38DACE" w14:textId="77777777" w:rsidR="0080170A" w:rsidRPr="00956ADE" w:rsidRDefault="0080170A" w:rsidP="0080170A">
            <w:pPr>
              <w:widowControl/>
              <w:spacing w:before="40" w:after="120" w:line="276" w:lineRule="auto"/>
              <w:rPr>
                <w:rFonts w:cs="Times New Roman"/>
                <w:b/>
                <w:sz w:val="20"/>
                <w:szCs w:val="20"/>
                <w:highlight w:val="yellow"/>
              </w:rPr>
            </w:pPr>
          </w:p>
        </w:tc>
        <w:tc>
          <w:tcPr>
            <w:tcW w:w="1804" w:type="pct"/>
          </w:tcPr>
          <w:p w14:paraId="132EDC97" w14:textId="64903041" w:rsidR="00A9522B" w:rsidRPr="00D97FBA" w:rsidRDefault="0080170A" w:rsidP="0080170A">
            <w:pPr>
              <w:pStyle w:val="a8"/>
              <w:widowControl/>
              <w:numPr>
                <w:ilvl w:val="0"/>
                <w:numId w:val="2"/>
              </w:numPr>
              <w:spacing w:before="40" w:after="120" w:line="276" w:lineRule="auto"/>
              <w:rPr>
                <w:rFonts w:cs="Times New Roman"/>
                <w:sz w:val="20"/>
                <w:szCs w:val="20"/>
              </w:rPr>
            </w:pPr>
            <w:r w:rsidRPr="00D97FBA">
              <w:rPr>
                <w:rFonts w:cs="Times New Roman"/>
                <w:sz w:val="20"/>
                <w:szCs w:val="20"/>
              </w:rPr>
              <w:t>대상회사는</w:t>
            </w:r>
            <w:r w:rsidRPr="00D97FBA">
              <w:rPr>
                <w:rFonts w:cs="Times New Roman"/>
                <w:sz w:val="20"/>
                <w:szCs w:val="20"/>
              </w:rPr>
              <w:t xml:space="preserve"> </w:t>
            </w:r>
            <w:r w:rsidR="002C72EE" w:rsidRPr="00D97FBA">
              <w:rPr>
                <w:rFonts w:cs="Times New Roman" w:hint="eastAsia"/>
                <w:sz w:val="20"/>
                <w:szCs w:val="20"/>
              </w:rPr>
              <w:t>㈜카카오와</w:t>
            </w:r>
            <w:r w:rsidR="002C72EE" w:rsidRPr="00D97FBA">
              <w:rPr>
                <w:rFonts w:cs="Times New Roman" w:hint="eastAsia"/>
                <w:sz w:val="20"/>
                <w:szCs w:val="20"/>
              </w:rPr>
              <w:t xml:space="preserve"> </w:t>
            </w:r>
            <w:r w:rsidR="002C72EE" w:rsidRPr="00D97FBA">
              <w:rPr>
                <w:rFonts w:cs="Times New Roman" w:hint="eastAsia"/>
                <w:sz w:val="20"/>
                <w:szCs w:val="20"/>
              </w:rPr>
              <w:t>사업제휴계약서</w:t>
            </w:r>
            <w:r w:rsidR="0063078D" w:rsidRPr="00D97FBA">
              <w:rPr>
                <w:rFonts w:cs="Times New Roman" w:hint="eastAsia"/>
                <w:sz w:val="20"/>
                <w:szCs w:val="20"/>
              </w:rPr>
              <w:t>를</w:t>
            </w:r>
            <w:r w:rsidR="0063078D" w:rsidRPr="00D97FBA">
              <w:rPr>
                <w:rFonts w:cs="Times New Roman" w:hint="eastAsia"/>
                <w:sz w:val="20"/>
                <w:szCs w:val="20"/>
              </w:rPr>
              <w:t xml:space="preserve"> </w:t>
            </w:r>
            <w:r w:rsidR="0063078D" w:rsidRPr="00D97FBA">
              <w:rPr>
                <w:rFonts w:cs="Times New Roman" w:hint="eastAsia"/>
                <w:sz w:val="20"/>
                <w:szCs w:val="20"/>
              </w:rPr>
              <w:t>체결하고</w:t>
            </w:r>
            <w:r w:rsidR="00124A27" w:rsidRPr="00D97FBA">
              <w:rPr>
                <w:rFonts w:cs="Times New Roman" w:hint="eastAsia"/>
                <w:sz w:val="20"/>
                <w:szCs w:val="20"/>
              </w:rPr>
              <w:t>,</w:t>
            </w:r>
            <w:r w:rsidR="006C2CE9" w:rsidRPr="00D97FBA">
              <w:rPr>
                <w:rFonts w:cs="Times New Roman"/>
                <w:sz w:val="20"/>
                <w:szCs w:val="20"/>
              </w:rPr>
              <w:t xml:space="preserve"> </w:t>
            </w:r>
            <w:r w:rsidR="006C2CE9" w:rsidRPr="00D97FBA">
              <w:rPr>
                <w:rFonts w:cs="Times New Roman" w:hint="eastAsia"/>
                <w:sz w:val="20"/>
                <w:szCs w:val="20"/>
              </w:rPr>
              <w:t>위</w:t>
            </w:r>
            <w:r w:rsidR="006C2CE9" w:rsidRPr="00D97FBA">
              <w:rPr>
                <w:rFonts w:cs="Times New Roman" w:hint="eastAsia"/>
                <w:sz w:val="20"/>
                <w:szCs w:val="20"/>
              </w:rPr>
              <w:t xml:space="preserve"> </w:t>
            </w:r>
            <w:r w:rsidR="0063078D" w:rsidRPr="00D97FBA">
              <w:rPr>
                <w:rFonts w:cs="Times New Roman" w:hint="eastAsia"/>
                <w:sz w:val="20"/>
                <w:szCs w:val="20"/>
              </w:rPr>
              <w:t>사업제휴계약서에</w:t>
            </w:r>
            <w:r w:rsidR="0063078D" w:rsidRPr="00D97FBA">
              <w:rPr>
                <w:rFonts w:cs="Times New Roman" w:hint="eastAsia"/>
                <w:sz w:val="20"/>
                <w:szCs w:val="20"/>
              </w:rPr>
              <w:t xml:space="preserve"> </w:t>
            </w:r>
            <w:r w:rsidR="0063078D" w:rsidRPr="00D97FBA">
              <w:rPr>
                <w:rFonts w:cs="Times New Roman" w:hint="eastAsia"/>
                <w:sz w:val="20"/>
                <w:szCs w:val="20"/>
              </w:rPr>
              <w:t>열거된</w:t>
            </w:r>
            <w:r w:rsidR="0063078D" w:rsidRPr="00D97FBA">
              <w:rPr>
                <w:rFonts w:cs="Times New Roman" w:hint="eastAsia"/>
                <w:sz w:val="20"/>
                <w:szCs w:val="20"/>
              </w:rPr>
              <w:t xml:space="preserve"> </w:t>
            </w:r>
            <w:r w:rsidR="0063078D" w:rsidRPr="00D97FBA">
              <w:rPr>
                <w:rFonts w:cs="Times New Roman"/>
                <w:sz w:val="20"/>
                <w:szCs w:val="20"/>
              </w:rPr>
              <w:t xml:space="preserve">(i) </w:t>
            </w:r>
            <w:r w:rsidR="0063078D" w:rsidRPr="00D97FBA">
              <w:rPr>
                <w:rFonts w:cs="Times New Roman" w:hint="eastAsia"/>
                <w:sz w:val="20"/>
                <w:szCs w:val="20"/>
              </w:rPr>
              <w:t>모빌리티</w:t>
            </w:r>
            <w:r w:rsidR="0063078D" w:rsidRPr="00D97FBA">
              <w:rPr>
                <w:rFonts w:cs="Times New Roman" w:hint="eastAsia"/>
                <w:sz w:val="20"/>
                <w:szCs w:val="20"/>
              </w:rPr>
              <w:t xml:space="preserve"> </w:t>
            </w:r>
            <w:r w:rsidR="0063078D" w:rsidRPr="00D97FBA">
              <w:rPr>
                <w:rFonts w:cs="Times New Roman" w:hint="eastAsia"/>
                <w:sz w:val="20"/>
                <w:szCs w:val="20"/>
              </w:rPr>
              <w:t>서비스</w:t>
            </w:r>
            <w:r w:rsidR="0063078D" w:rsidRPr="00D97FBA">
              <w:rPr>
                <w:rFonts w:cs="Times New Roman" w:hint="eastAsia"/>
                <w:sz w:val="20"/>
                <w:szCs w:val="20"/>
              </w:rPr>
              <w:t xml:space="preserve"> </w:t>
            </w:r>
            <w:r w:rsidR="0063078D" w:rsidRPr="00D97FBA">
              <w:rPr>
                <w:rFonts w:cs="Times New Roman" w:hint="eastAsia"/>
                <w:sz w:val="20"/>
                <w:szCs w:val="20"/>
              </w:rPr>
              <w:t>제공에</w:t>
            </w:r>
            <w:r w:rsidR="0063078D" w:rsidRPr="00D97FBA">
              <w:rPr>
                <w:rFonts w:cs="Times New Roman" w:hint="eastAsia"/>
                <w:sz w:val="20"/>
                <w:szCs w:val="20"/>
              </w:rPr>
              <w:t xml:space="preserve"> </w:t>
            </w:r>
            <w:r w:rsidR="0063078D" w:rsidRPr="00D97FBA">
              <w:rPr>
                <w:rFonts w:cs="Times New Roman" w:hint="eastAsia"/>
                <w:sz w:val="20"/>
                <w:szCs w:val="20"/>
              </w:rPr>
              <w:t>필요한</w:t>
            </w:r>
            <w:r w:rsidR="0063078D" w:rsidRPr="00D97FBA">
              <w:rPr>
                <w:rFonts w:cs="Times New Roman" w:hint="eastAsia"/>
                <w:sz w:val="20"/>
                <w:szCs w:val="20"/>
              </w:rPr>
              <w:t xml:space="preserve"> </w:t>
            </w:r>
            <w:r w:rsidR="00A9522B" w:rsidRPr="00D97FBA">
              <w:rPr>
                <w:rFonts w:cs="Times New Roman"/>
                <w:sz w:val="20"/>
                <w:szCs w:val="20"/>
              </w:rPr>
              <w:t xml:space="preserve">IDC, </w:t>
            </w:r>
            <w:r w:rsidR="00A9522B" w:rsidRPr="00D97FBA">
              <w:rPr>
                <w:rFonts w:cs="Times New Roman" w:hint="eastAsia"/>
                <w:sz w:val="20"/>
                <w:szCs w:val="20"/>
              </w:rPr>
              <w:t>클라우드</w:t>
            </w:r>
            <w:r w:rsidR="00A9522B" w:rsidRPr="00D97FBA">
              <w:rPr>
                <w:rFonts w:cs="Times New Roman" w:hint="eastAsia"/>
                <w:sz w:val="20"/>
                <w:szCs w:val="20"/>
              </w:rPr>
              <w:t xml:space="preserve"> </w:t>
            </w:r>
            <w:r w:rsidR="00A9522B" w:rsidRPr="00D97FBA">
              <w:rPr>
                <w:rFonts w:cs="Times New Roman" w:hint="eastAsia"/>
                <w:sz w:val="20"/>
                <w:szCs w:val="20"/>
              </w:rPr>
              <w:t>등</w:t>
            </w:r>
            <w:r w:rsidR="00A9522B" w:rsidRPr="00D97FBA">
              <w:rPr>
                <w:rFonts w:cs="Times New Roman" w:hint="eastAsia"/>
                <w:sz w:val="20"/>
                <w:szCs w:val="20"/>
              </w:rPr>
              <w:t xml:space="preserve"> </w:t>
            </w:r>
            <w:r w:rsidR="0063078D" w:rsidRPr="00D97FBA">
              <w:rPr>
                <w:rFonts w:cs="Times New Roman" w:hint="eastAsia"/>
                <w:sz w:val="20"/>
                <w:szCs w:val="20"/>
              </w:rPr>
              <w:t>인프라</w:t>
            </w:r>
            <w:r w:rsidR="0063078D" w:rsidRPr="00D97FBA">
              <w:rPr>
                <w:rFonts w:cs="Times New Roman" w:hint="eastAsia"/>
                <w:sz w:val="20"/>
                <w:szCs w:val="20"/>
              </w:rPr>
              <w:t xml:space="preserve"> </w:t>
            </w:r>
            <w:r w:rsidR="0063078D" w:rsidRPr="00D97FBA">
              <w:rPr>
                <w:rFonts w:cs="Times New Roman" w:hint="eastAsia"/>
                <w:sz w:val="20"/>
                <w:szCs w:val="20"/>
              </w:rPr>
              <w:t>서비스</w:t>
            </w:r>
            <w:r w:rsidR="0063078D" w:rsidRPr="00D97FBA">
              <w:rPr>
                <w:rFonts w:cs="Times New Roman" w:hint="eastAsia"/>
                <w:sz w:val="20"/>
                <w:szCs w:val="20"/>
              </w:rPr>
              <w:t xml:space="preserve"> </w:t>
            </w:r>
            <w:r w:rsidR="0063078D" w:rsidRPr="00D97FBA">
              <w:rPr>
                <w:rFonts w:cs="Times New Roman" w:hint="eastAsia"/>
                <w:sz w:val="20"/>
                <w:szCs w:val="20"/>
              </w:rPr>
              <w:t>제공</w:t>
            </w:r>
            <w:r w:rsidR="0063078D" w:rsidRPr="00D97FBA">
              <w:rPr>
                <w:rFonts w:cs="Times New Roman" w:hint="eastAsia"/>
                <w:sz w:val="20"/>
                <w:szCs w:val="20"/>
              </w:rPr>
              <w:t>,</w:t>
            </w:r>
            <w:r w:rsidR="0063078D" w:rsidRPr="00D97FBA">
              <w:rPr>
                <w:rFonts w:cs="Times New Roman"/>
                <w:sz w:val="20"/>
                <w:szCs w:val="20"/>
              </w:rPr>
              <w:t xml:space="preserve"> (</w:t>
            </w:r>
            <w:r w:rsidR="0063078D" w:rsidRPr="00D97FBA">
              <w:rPr>
                <w:rFonts w:cs="Times New Roman" w:hint="eastAsia"/>
                <w:sz w:val="20"/>
                <w:szCs w:val="20"/>
              </w:rPr>
              <w:t>ii)</w:t>
            </w:r>
            <w:r w:rsidR="0063078D" w:rsidRPr="00D97FBA">
              <w:rPr>
                <w:rFonts w:cs="Times New Roman"/>
                <w:sz w:val="20"/>
                <w:szCs w:val="20"/>
              </w:rPr>
              <w:t xml:space="preserve"> </w:t>
            </w:r>
            <w:r w:rsidR="0063078D" w:rsidRPr="00D97FBA">
              <w:rPr>
                <w:rFonts w:cs="Times New Roman" w:hint="eastAsia"/>
                <w:sz w:val="20"/>
                <w:szCs w:val="20"/>
              </w:rPr>
              <w:t>카카오</w:t>
            </w:r>
            <w:r w:rsidR="0063078D" w:rsidRPr="00D97FBA">
              <w:rPr>
                <w:rFonts w:cs="Times New Roman"/>
                <w:sz w:val="20"/>
                <w:szCs w:val="20"/>
              </w:rPr>
              <w:t xml:space="preserve"> </w:t>
            </w:r>
            <w:r w:rsidR="0063078D" w:rsidRPr="00D97FBA">
              <w:rPr>
                <w:rFonts w:cs="Times New Roman" w:hint="eastAsia"/>
                <w:sz w:val="20"/>
                <w:szCs w:val="20"/>
              </w:rPr>
              <w:t>서비스와</w:t>
            </w:r>
            <w:r w:rsidR="0063078D" w:rsidRPr="00D97FBA">
              <w:rPr>
                <w:rFonts w:cs="Times New Roman" w:hint="eastAsia"/>
                <w:sz w:val="20"/>
                <w:szCs w:val="20"/>
              </w:rPr>
              <w:t xml:space="preserve"> </w:t>
            </w:r>
            <w:r w:rsidR="0063078D" w:rsidRPr="00D97FBA">
              <w:rPr>
                <w:rFonts w:cs="Times New Roman" w:hint="eastAsia"/>
                <w:sz w:val="20"/>
                <w:szCs w:val="20"/>
              </w:rPr>
              <w:t>모빌리티</w:t>
            </w:r>
            <w:r w:rsidR="0063078D" w:rsidRPr="00D97FBA">
              <w:rPr>
                <w:rFonts w:cs="Times New Roman" w:hint="eastAsia"/>
                <w:sz w:val="20"/>
                <w:szCs w:val="20"/>
              </w:rPr>
              <w:t xml:space="preserve"> </w:t>
            </w:r>
            <w:r w:rsidR="0063078D" w:rsidRPr="00D97FBA">
              <w:rPr>
                <w:rFonts w:cs="Times New Roman" w:hint="eastAsia"/>
                <w:sz w:val="20"/>
                <w:szCs w:val="20"/>
              </w:rPr>
              <w:t>서비스의</w:t>
            </w:r>
            <w:r w:rsidR="0063078D" w:rsidRPr="00D97FBA">
              <w:rPr>
                <w:rFonts w:cs="Times New Roman" w:hint="eastAsia"/>
                <w:sz w:val="20"/>
                <w:szCs w:val="20"/>
              </w:rPr>
              <w:t xml:space="preserve"> </w:t>
            </w:r>
            <w:r w:rsidR="0063078D" w:rsidRPr="00D97FBA">
              <w:rPr>
                <w:rFonts w:cs="Times New Roman" w:hint="eastAsia"/>
                <w:sz w:val="20"/>
                <w:szCs w:val="20"/>
              </w:rPr>
              <w:t>기능</w:t>
            </w:r>
            <w:r w:rsidR="0063078D" w:rsidRPr="00D97FBA">
              <w:rPr>
                <w:rFonts w:cs="Times New Roman" w:hint="eastAsia"/>
                <w:sz w:val="20"/>
                <w:szCs w:val="20"/>
              </w:rPr>
              <w:t xml:space="preserve"> </w:t>
            </w:r>
            <w:r w:rsidR="0063078D" w:rsidRPr="00D97FBA">
              <w:rPr>
                <w:rFonts w:cs="Times New Roman" w:hint="eastAsia"/>
                <w:sz w:val="20"/>
                <w:szCs w:val="20"/>
              </w:rPr>
              <w:t>제공</w:t>
            </w:r>
            <w:r w:rsidR="0063078D" w:rsidRPr="00D97FBA">
              <w:rPr>
                <w:rFonts w:cs="Times New Roman" w:hint="eastAsia"/>
                <w:sz w:val="20"/>
                <w:szCs w:val="20"/>
              </w:rPr>
              <w:t xml:space="preserve"> </w:t>
            </w:r>
            <w:r w:rsidR="0063078D" w:rsidRPr="00D97FBA">
              <w:rPr>
                <w:rFonts w:cs="Times New Roman" w:hint="eastAsia"/>
                <w:sz w:val="20"/>
                <w:szCs w:val="20"/>
              </w:rPr>
              <w:t>및</w:t>
            </w:r>
            <w:r w:rsidR="0063078D" w:rsidRPr="00D97FBA">
              <w:rPr>
                <w:rFonts w:cs="Times New Roman" w:hint="eastAsia"/>
                <w:sz w:val="20"/>
                <w:szCs w:val="20"/>
              </w:rPr>
              <w:t xml:space="preserve"> </w:t>
            </w:r>
            <w:r w:rsidR="0063078D" w:rsidRPr="00D97FBA">
              <w:rPr>
                <w:rFonts w:cs="Times New Roman" w:hint="eastAsia"/>
                <w:sz w:val="20"/>
                <w:szCs w:val="20"/>
              </w:rPr>
              <w:t>연동에</w:t>
            </w:r>
            <w:r w:rsidR="0063078D" w:rsidRPr="00D97FBA">
              <w:rPr>
                <w:rFonts w:cs="Times New Roman" w:hint="eastAsia"/>
                <w:sz w:val="20"/>
                <w:szCs w:val="20"/>
              </w:rPr>
              <w:t xml:space="preserve"> </w:t>
            </w:r>
            <w:r w:rsidR="0063078D" w:rsidRPr="00D97FBA">
              <w:rPr>
                <w:rFonts w:cs="Times New Roman" w:hint="eastAsia"/>
                <w:sz w:val="20"/>
                <w:szCs w:val="20"/>
              </w:rPr>
              <w:t>필요한</w:t>
            </w:r>
            <w:r w:rsidR="0063078D" w:rsidRPr="00D97FBA">
              <w:rPr>
                <w:rFonts w:cs="Times New Roman" w:hint="eastAsia"/>
                <w:sz w:val="20"/>
                <w:szCs w:val="20"/>
              </w:rPr>
              <w:t xml:space="preserve"> </w:t>
            </w:r>
            <w:r w:rsidR="0063078D" w:rsidRPr="00D97FBA">
              <w:rPr>
                <w:rFonts w:cs="Times New Roman"/>
                <w:sz w:val="20"/>
                <w:szCs w:val="20"/>
              </w:rPr>
              <w:t>API</w:t>
            </w:r>
            <w:r w:rsidR="0063078D" w:rsidRPr="00D97FBA">
              <w:rPr>
                <w:rFonts w:cs="Times New Roman" w:hint="eastAsia"/>
                <w:sz w:val="20"/>
                <w:szCs w:val="20"/>
              </w:rPr>
              <w:t>의</w:t>
            </w:r>
            <w:r w:rsidR="0063078D" w:rsidRPr="00D97FBA">
              <w:rPr>
                <w:rFonts w:cs="Times New Roman" w:hint="eastAsia"/>
                <w:sz w:val="20"/>
                <w:szCs w:val="20"/>
              </w:rPr>
              <w:t xml:space="preserve"> </w:t>
            </w:r>
            <w:r w:rsidR="0063078D" w:rsidRPr="00D97FBA">
              <w:rPr>
                <w:rFonts w:cs="Times New Roman" w:hint="eastAsia"/>
                <w:sz w:val="20"/>
                <w:szCs w:val="20"/>
              </w:rPr>
              <w:t>제공</w:t>
            </w:r>
            <w:r w:rsidR="0063078D" w:rsidRPr="00D97FBA">
              <w:rPr>
                <w:rFonts w:cs="Times New Roman"/>
                <w:sz w:val="20"/>
                <w:szCs w:val="20"/>
              </w:rPr>
              <w:t>, (</w:t>
            </w:r>
            <w:r w:rsidR="0063078D" w:rsidRPr="00D97FBA">
              <w:rPr>
                <w:rFonts w:cs="Times New Roman" w:hint="eastAsia"/>
                <w:sz w:val="20"/>
                <w:szCs w:val="20"/>
              </w:rPr>
              <w:t>iii)</w:t>
            </w:r>
            <w:r w:rsidR="00A9522B" w:rsidRPr="00D97FBA">
              <w:rPr>
                <w:rFonts w:cs="Times New Roman"/>
                <w:sz w:val="20"/>
                <w:szCs w:val="20"/>
              </w:rPr>
              <w:t xml:space="preserve"> </w:t>
            </w:r>
            <w:r w:rsidR="00A9522B" w:rsidRPr="00D97FBA">
              <w:rPr>
                <w:rFonts w:cs="Times New Roman" w:hint="eastAsia"/>
                <w:sz w:val="20"/>
                <w:szCs w:val="20"/>
              </w:rPr>
              <w:t>재무</w:t>
            </w:r>
            <w:r w:rsidR="00A9522B" w:rsidRPr="00D97FBA">
              <w:rPr>
                <w:rFonts w:cs="Times New Roman" w:hint="eastAsia"/>
                <w:sz w:val="20"/>
                <w:szCs w:val="20"/>
              </w:rPr>
              <w:t>,</w:t>
            </w:r>
            <w:r w:rsidR="00A9522B" w:rsidRPr="00D97FBA">
              <w:rPr>
                <w:rFonts w:cs="Times New Roman"/>
                <w:sz w:val="20"/>
                <w:szCs w:val="20"/>
              </w:rPr>
              <w:t xml:space="preserve"> </w:t>
            </w:r>
            <w:r w:rsidR="00A9522B" w:rsidRPr="00D97FBA">
              <w:rPr>
                <w:rFonts w:cs="Times New Roman" w:hint="eastAsia"/>
                <w:sz w:val="20"/>
                <w:szCs w:val="20"/>
              </w:rPr>
              <w:t>인사</w:t>
            </w:r>
            <w:r w:rsidR="00A9522B" w:rsidRPr="00D97FBA">
              <w:rPr>
                <w:rFonts w:cs="Times New Roman" w:hint="eastAsia"/>
                <w:sz w:val="20"/>
                <w:szCs w:val="20"/>
              </w:rPr>
              <w:t>,</w:t>
            </w:r>
            <w:r w:rsidR="00A9522B" w:rsidRPr="00D97FBA">
              <w:rPr>
                <w:rFonts w:cs="Times New Roman"/>
                <w:sz w:val="20"/>
                <w:szCs w:val="20"/>
              </w:rPr>
              <w:t xml:space="preserve"> </w:t>
            </w:r>
            <w:r w:rsidR="00A9522B" w:rsidRPr="00D97FBA">
              <w:rPr>
                <w:rFonts w:cs="Times New Roman" w:hint="eastAsia"/>
                <w:sz w:val="20"/>
                <w:szCs w:val="20"/>
              </w:rPr>
              <w:t>법무</w:t>
            </w:r>
            <w:r w:rsidR="00A9522B" w:rsidRPr="00D97FBA">
              <w:rPr>
                <w:rFonts w:cs="Times New Roman" w:hint="eastAsia"/>
                <w:sz w:val="20"/>
                <w:szCs w:val="20"/>
              </w:rPr>
              <w:t>,</w:t>
            </w:r>
            <w:r w:rsidR="00A9522B" w:rsidRPr="00D97FBA">
              <w:rPr>
                <w:rFonts w:cs="Times New Roman"/>
                <w:sz w:val="20"/>
                <w:szCs w:val="20"/>
              </w:rPr>
              <w:t xml:space="preserve"> </w:t>
            </w:r>
            <w:r w:rsidR="00A9522B" w:rsidRPr="00D97FBA">
              <w:rPr>
                <w:rFonts w:cs="Times New Roman" w:hint="eastAsia"/>
                <w:sz w:val="20"/>
                <w:szCs w:val="20"/>
              </w:rPr>
              <w:t>홍보</w:t>
            </w:r>
            <w:r w:rsidR="00A9522B" w:rsidRPr="00D97FBA">
              <w:rPr>
                <w:rFonts w:cs="Times New Roman" w:hint="eastAsia"/>
                <w:sz w:val="20"/>
                <w:szCs w:val="20"/>
              </w:rPr>
              <w:t>,</w:t>
            </w:r>
            <w:r w:rsidR="00A9522B" w:rsidRPr="00D97FBA">
              <w:rPr>
                <w:rFonts w:cs="Times New Roman"/>
                <w:sz w:val="20"/>
                <w:szCs w:val="20"/>
              </w:rPr>
              <w:t xml:space="preserve"> </w:t>
            </w:r>
            <w:r w:rsidR="00A9522B" w:rsidRPr="00D97FBA">
              <w:rPr>
                <w:rFonts w:cs="Times New Roman" w:hint="eastAsia"/>
                <w:sz w:val="20"/>
                <w:szCs w:val="20"/>
              </w:rPr>
              <w:t>고객센터</w:t>
            </w:r>
            <w:r w:rsidR="00A9522B" w:rsidRPr="00D97FBA">
              <w:rPr>
                <w:rFonts w:cs="Times New Roman" w:hint="eastAsia"/>
                <w:sz w:val="20"/>
                <w:szCs w:val="20"/>
              </w:rPr>
              <w:t xml:space="preserve"> </w:t>
            </w:r>
            <w:r w:rsidR="00A9522B" w:rsidRPr="00D97FBA">
              <w:rPr>
                <w:rFonts w:cs="Times New Roman" w:hint="eastAsia"/>
                <w:sz w:val="20"/>
                <w:szCs w:val="20"/>
              </w:rPr>
              <w:t>등의</w:t>
            </w:r>
            <w:r w:rsidR="0063078D" w:rsidRPr="00D97FBA">
              <w:rPr>
                <w:rFonts w:cs="Times New Roman" w:hint="eastAsia"/>
                <w:sz w:val="20"/>
                <w:szCs w:val="20"/>
              </w:rPr>
              <w:t xml:space="preserve"> </w:t>
            </w:r>
            <w:r w:rsidR="0063078D" w:rsidRPr="00D97FBA">
              <w:rPr>
                <w:rFonts w:cs="Times New Roman"/>
                <w:sz w:val="20"/>
                <w:szCs w:val="20"/>
              </w:rPr>
              <w:t xml:space="preserve">Shared Service </w:t>
            </w:r>
            <w:r w:rsidR="0063078D" w:rsidRPr="00D97FBA">
              <w:rPr>
                <w:rFonts w:cs="Times New Roman" w:hint="eastAsia"/>
                <w:sz w:val="20"/>
                <w:szCs w:val="20"/>
              </w:rPr>
              <w:t>제공</w:t>
            </w:r>
            <w:r w:rsidR="0063078D" w:rsidRPr="00D97FBA">
              <w:rPr>
                <w:rFonts w:cs="Times New Roman" w:hint="eastAsia"/>
                <w:sz w:val="20"/>
                <w:szCs w:val="20"/>
              </w:rPr>
              <w:t>, (iv)</w:t>
            </w:r>
            <w:r w:rsidR="0063078D" w:rsidRPr="00D97FBA">
              <w:rPr>
                <w:rFonts w:cs="Times New Roman"/>
                <w:sz w:val="20"/>
                <w:szCs w:val="20"/>
              </w:rPr>
              <w:t xml:space="preserve"> </w:t>
            </w:r>
            <w:r w:rsidR="0063078D" w:rsidRPr="00D97FBA">
              <w:rPr>
                <w:rFonts w:cs="Times New Roman" w:hint="eastAsia"/>
                <w:sz w:val="20"/>
                <w:szCs w:val="20"/>
              </w:rPr>
              <w:t>상표</w:t>
            </w:r>
            <w:r w:rsidR="0063078D" w:rsidRPr="00D97FBA">
              <w:rPr>
                <w:rFonts w:cs="Times New Roman"/>
                <w:sz w:val="20"/>
                <w:szCs w:val="20"/>
              </w:rPr>
              <w:t xml:space="preserve"> </w:t>
            </w:r>
            <w:r w:rsidR="0063078D" w:rsidRPr="00D97FBA">
              <w:rPr>
                <w:rFonts w:cs="Times New Roman" w:hint="eastAsia"/>
                <w:sz w:val="20"/>
                <w:szCs w:val="20"/>
              </w:rPr>
              <w:t>및</w:t>
            </w:r>
            <w:r w:rsidR="0063078D" w:rsidRPr="00D97FBA">
              <w:rPr>
                <w:rFonts w:cs="Times New Roman" w:hint="eastAsia"/>
                <w:sz w:val="20"/>
                <w:szCs w:val="20"/>
              </w:rPr>
              <w:t xml:space="preserve"> </w:t>
            </w:r>
            <w:r w:rsidR="0063078D" w:rsidRPr="00D97FBA">
              <w:rPr>
                <w:rFonts w:cs="Times New Roman" w:hint="eastAsia"/>
                <w:sz w:val="20"/>
                <w:szCs w:val="20"/>
              </w:rPr>
              <w:t>브랜드에</w:t>
            </w:r>
            <w:r w:rsidR="0063078D" w:rsidRPr="00D97FBA">
              <w:rPr>
                <w:rFonts w:cs="Times New Roman" w:hint="eastAsia"/>
                <w:sz w:val="20"/>
                <w:szCs w:val="20"/>
              </w:rPr>
              <w:t xml:space="preserve"> </w:t>
            </w:r>
            <w:r w:rsidR="0063078D" w:rsidRPr="00D97FBA">
              <w:rPr>
                <w:rFonts w:cs="Times New Roman" w:hint="eastAsia"/>
                <w:sz w:val="20"/>
                <w:szCs w:val="20"/>
              </w:rPr>
              <w:t>대한</w:t>
            </w:r>
            <w:r w:rsidR="0063078D" w:rsidRPr="00D97FBA">
              <w:rPr>
                <w:rFonts w:cs="Times New Roman" w:hint="eastAsia"/>
                <w:sz w:val="20"/>
                <w:szCs w:val="20"/>
              </w:rPr>
              <w:t xml:space="preserve"> </w:t>
            </w:r>
            <w:r w:rsidR="0063078D" w:rsidRPr="00D97FBA">
              <w:rPr>
                <w:rFonts w:cs="Times New Roman" w:hint="eastAsia"/>
                <w:sz w:val="20"/>
                <w:szCs w:val="20"/>
              </w:rPr>
              <w:t>사용권</w:t>
            </w:r>
            <w:r w:rsidR="0063078D" w:rsidRPr="00D97FBA">
              <w:rPr>
                <w:rFonts w:cs="Times New Roman" w:hint="eastAsia"/>
                <w:sz w:val="20"/>
                <w:szCs w:val="20"/>
              </w:rPr>
              <w:t xml:space="preserve"> </w:t>
            </w:r>
            <w:r w:rsidR="0063078D" w:rsidRPr="00D97FBA">
              <w:rPr>
                <w:rFonts w:cs="Times New Roman" w:hint="eastAsia"/>
                <w:sz w:val="20"/>
                <w:szCs w:val="20"/>
              </w:rPr>
              <w:t>부여</w:t>
            </w:r>
            <w:r w:rsidR="0063078D" w:rsidRPr="00D97FBA">
              <w:rPr>
                <w:rFonts w:cs="Times New Roman" w:hint="eastAsia"/>
                <w:sz w:val="20"/>
                <w:szCs w:val="20"/>
              </w:rPr>
              <w:t>,</w:t>
            </w:r>
            <w:r w:rsidR="0063078D" w:rsidRPr="00D97FBA">
              <w:rPr>
                <w:rFonts w:cs="Times New Roman"/>
                <w:sz w:val="20"/>
                <w:szCs w:val="20"/>
              </w:rPr>
              <w:t xml:space="preserve"> (v) </w:t>
            </w:r>
            <w:r w:rsidR="00A9522B" w:rsidRPr="00D97FBA">
              <w:rPr>
                <w:rFonts w:cs="Times New Roman" w:hint="eastAsia"/>
                <w:sz w:val="20"/>
                <w:szCs w:val="20"/>
              </w:rPr>
              <w:t>지도</w:t>
            </w:r>
            <w:r w:rsidR="0063078D" w:rsidRPr="00D97FBA">
              <w:rPr>
                <w:rFonts w:cs="Times New Roman" w:hint="eastAsia"/>
                <w:sz w:val="20"/>
                <w:szCs w:val="20"/>
              </w:rPr>
              <w:t>데이터의</w:t>
            </w:r>
            <w:r w:rsidR="0063078D" w:rsidRPr="00D97FBA">
              <w:rPr>
                <w:rFonts w:cs="Times New Roman" w:hint="eastAsia"/>
                <w:sz w:val="20"/>
                <w:szCs w:val="20"/>
              </w:rPr>
              <w:t xml:space="preserve"> </w:t>
            </w:r>
            <w:r w:rsidR="0063078D" w:rsidRPr="00D97FBA">
              <w:rPr>
                <w:rFonts w:cs="Times New Roman" w:hint="eastAsia"/>
                <w:sz w:val="20"/>
                <w:szCs w:val="20"/>
              </w:rPr>
              <w:t>상호</w:t>
            </w:r>
            <w:r w:rsidR="0063078D" w:rsidRPr="00D97FBA">
              <w:rPr>
                <w:rFonts w:cs="Times New Roman" w:hint="eastAsia"/>
                <w:sz w:val="20"/>
                <w:szCs w:val="20"/>
              </w:rPr>
              <w:t xml:space="preserve"> </w:t>
            </w:r>
            <w:r w:rsidR="0063078D" w:rsidRPr="00D97FBA">
              <w:rPr>
                <w:rFonts w:cs="Times New Roman" w:hint="eastAsia"/>
                <w:sz w:val="20"/>
                <w:szCs w:val="20"/>
              </w:rPr>
              <w:t>제공</w:t>
            </w:r>
            <w:r w:rsidR="0063078D" w:rsidRPr="00D97FBA">
              <w:rPr>
                <w:rFonts w:cs="Times New Roman" w:hint="eastAsia"/>
                <w:sz w:val="20"/>
                <w:szCs w:val="20"/>
              </w:rPr>
              <w:t>,</w:t>
            </w:r>
            <w:r w:rsidR="0063078D" w:rsidRPr="00D97FBA">
              <w:rPr>
                <w:rFonts w:cs="Times New Roman"/>
                <w:sz w:val="20"/>
                <w:szCs w:val="20"/>
              </w:rPr>
              <w:t xml:space="preserve"> (vi) </w:t>
            </w:r>
            <w:r w:rsidR="00A9522B" w:rsidRPr="00D97FBA">
              <w:rPr>
                <w:rFonts w:cs="Times New Roman" w:hint="eastAsia"/>
                <w:sz w:val="20"/>
                <w:szCs w:val="20"/>
              </w:rPr>
              <w:t>카카오페이를</w:t>
            </w:r>
            <w:r w:rsidR="00A9522B" w:rsidRPr="00D97FBA">
              <w:rPr>
                <w:rFonts w:cs="Times New Roman" w:hint="eastAsia"/>
                <w:sz w:val="20"/>
                <w:szCs w:val="20"/>
              </w:rPr>
              <w:t xml:space="preserve"> </w:t>
            </w:r>
            <w:r w:rsidR="00A9522B" w:rsidRPr="00D97FBA">
              <w:rPr>
                <w:rFonts w:cs="Times New Roman" w:hint="eastAsia"/>
                <w:sz w:val="20"/>
                <w:szCs w:val="20"/>
              </w:rPr>
              <w:t>통한</w:t>
            </w:r>
            <w:r w:rsidR="00A9522B" w:rsidRPr="00D97FBA">
              <w:rPr>
                <w:rFonts w:cs="Times New Roman" w:hint="eastAsia"/>
                <w:sz w:val="20"/>
                <w:szCs w:val="20"/>
              </w:rPr>
              <w:t xml:space="preserve"> </w:t>
            </w:r>
            <w:r w:rsidR="0063078D" w:rsidRPr="00D97FBA">
              <w:rPr>
                <w:rFonts w:cs="Times New Roman" w:hint="eastAsia"/>
                <w:sz w:val="20"/>
                <w:szCs w:val="20"/>
              </w:rPr>
              <w:t>결제</w:t>
            </w:r>
            <w:r w:rsidR="0063078D" w:rsidRPr="00D97FBA">
              <w:rPr>
                <w:rFonts w:cs="Times New Roman" w:hint="eastAsia"/>
                <w:sz w:val="20"/>
                <w:szCs w:val="20"/>
              </w:rPr>
              <w:t xml:space="preserve"> </w:t>
            </w:r>
            <w:r w:rsidR="0063078D" w:rsidRPr="00D97FBA">
              <w:rPr>
                <w:rFonts w:cs="Times New Roman" w:hint="eastAsia"/>
                <w:sz w:val="20"/>
                <w:szCs w:val="20"/>
              </w:rPr>
              <w:t>및</w:t>
            </w:r>
            <w:r w:rsidR="0063078D" w:rsidRPr="00D97FBA">
              <w:rPr>
                <w:rFonts w:cs="Times New Roman" w:hint="eastAsia"/>
                <w:sz w:val="20"/>
                <w:szCs w:val="20"/>
              </w:rPr>
              <w:t xml:space="preserve"> </w:t>
            </w:r>
            <w:r w:rsidR="0063078D" w:rsidRPr="00D97FBA">
              <w:rPr>
                <w:rFonts w:cs="Times New Roman" w:hint="eastAsia"/>
                <w:sz w:val="20"/>
                <w:szCs w:val="20"/>
              </w:rPr>
              <w:t>정산업무</w:t>
            </w:r>
            <w:r w:rsidR="0063078D" w:rsidRPr="00D97FBA">
              <w:rPr>
                <w:rFonts w:cs="Times New Roman" w:hint="eastAsia"/>
                <w:sz w:val="20"/>
                <w:szCs w:val="20"/>
              </w:rPr>
              <w:t xml:space="preserve"> </w:t>
            </w:r>
            <w:r w:rsidR="0063078D" w:rsidRPr="00D97FBA">
              <w:rPr>
                <w:rFonts w:cs="Times New Roman" w:hint="eastAsia"/>
                <w:sz w:val="20"/>
                <w:szCs w:val="20"/>
              </w:rPr>
              <w:t>대행</w:t>
            </w:r>
            <w:r w:rsidR="0063078D" w:rsidRPr="00D97FBA">
              <w:rPr>
                <w:rFonts w:cs="Times New Roman" w:hint="eastAsia"/>
                <w:sz w:val="20"/>
                <w:szCs w:val="20"/>
              </w:rPr>
              <w:t>,</w:t>
            </w:r>
            <w:r w:rsidR="0063078D" w:rsidRPr="00D97FBA">
              <w:rPr>
                <w:rFonts w:cs="Times New Roman"/>
                <w:sz w:val="20"/>
                <w:szCs w:val="20"/>
              </w:rPr>
              <w:t xml:space="preserve"> (vii) </w:t>
            </w:r>
            <w:r w:rsidR="0063078D" w:rsidRPr="00D97FBA">
              <w:rPr>
                <w:rFonts w:cs="Times New Roman" w:hint="eastAsia"/>
                <w:sz w:val="20"/>
                <w:szCs w:val="20"/>
              </w:rPr>
              <w:t>카카오</w:t>
            </w:r>
            <w:r w:rsidR="0063078D" w:rsidRPr="00D97FBA">
              <w:rPr>
                <w:rFonts w:cs="Times New Roman" w:hint="eastAsia"/>
                <w:sz w:val="20"/>
                <w:szCs w:val="20"/>
              </w:rPr>
              <w:t xml:space="preserve"> </w:t>
            </w:r>
            <w:r w:rsidR="0063078D" w:rsidRPr="00D97FBA">
              <w:rPr>
                <w:rFonts w:cs="Times New Roman" w:hint="eastAsia"/>
                <w:sz w:val="20"/>
                <w:szCs w:val="20"/>
              </w:rPr>
              <w:t>내</w:t>
            </w:r>
            <w:r w:rsidR="0063078D" w:rsidRPr="00D97FBA">
              <w:rPr>
                <w:rFonts w:cs="Times New Roman" w:hint="eastAsia"/>
                <w:sz w:val="20"/>
                <w:szCs w:val="20"/>
              </w:rPr>
              <w:t xml:space="preserve"> </w:t>
            </w:r>
            <w:r w:rsidR="0063078D" w:rsidRPr="00D97FBA">
              <w:rPr>
                <w:rFonts w:cs="Times New Roman" w:hint="eastAsia"/>
                <w:sz w:val="20"/>
                <w:szCs w:val="20"/>
              </w:rPr>
              <w:t>모빌리티</w:t>
            </w:r>
            <w:r w:rsidR="0063078D" w:rsidRPr="00D97FBA">
              <w:rPr>
                <w:rFonts w:cs="Times New Roman" w:hint="eastAsia"/>
                <w:sz w:val="20"/>
                <w:szCs w:val="20"/>
              </w:rPr>
              <w:t xml:space="preserve"> </w:t>
            </w:r>
            <w:r w:rsidR="00A9522B" w:rsidRPr="00D97FBA">
              <w:rPr>
                <w:rFonts w:cs="Times New Roman" w:hint="eastAsia"/>
                <w:sz w:val="20"/>
                <w:szCs w:val="20"/>
              </w:rPr>
              <w:t>광고</w:t>
            </w:r>
            <w:r w:rsidR="00A9522B" w:rsidRPr="00D97FBA">
              <w:rPr>
                <w:rFonts w:cs="Times New Roman" w:hint="eastAsia"/>
                <w:sz w:val="20"/>
                <w:szCs w:val="20"/>
              </w:rPr>
              <w:t xml:space="preserve"> </w:t>
            </w:r>
            <w:r w:rsidR="00A9522B" w:rsidRPr="00D97FBA">
              <w:rPr>
                <w:rFonts w:cs="Times New Roman" w:hint="eastAsia"/>
                <w:sz w:val="20"/>
                <w:szCs w:val="20"/>
              </w:rPr>
              <w:t>서비스</w:t>
            </w:r>
            <w:r w:rsidR="00A9522B" w:rsidRPr="00D97FBA">
              <w:rPr>
                <w:rFonts w:cs="Times New Roman" w:hint="eastAsia"/>
                <w:sz w:val="20"/>
                <w:szCs w:val="20"/>
              </w:rPr>
              <w:t xml:space="preserve"> </w:t>
            </w:r>
            <w:r w:rsidR="00A9522B" w:rsidRPr="00D97FBA">
              <w:rPr>
                <w:rFonts w:cs="Times New Roman" w:hint="eastAsia"/>
                <w:sz w:val="20"/>
                <w:szCs w:val="20"/>
              </w:rPr>
              <w:t>등과</w:t>
            </w:r>
            <w:r w:rsidR="00A9522B" w:rsidRPr="00D97FBA">
              <w:rPr>
                <w:rFonts w:cs="Times New Roman" w:hint="eastAsia"/>
                <w:sz w:val="20"/>
                <w:szCs w:val="20"/>
              </w:rPr>
              <w:t xml:space="preserve"> </w:t>
            </w:r>
            <w:r w:rsidR="00A9522B" w:rsidRPr="00D97FBA">
              <w:rPr>
                <w:rFonts w:cs="Times New Roman" w:hint="eastAsia"/>
                <w:sz w:val="20"/>
                <w:szCs w:val="20"/>
              </w:rPr>
              <w:t>관련한</w:t>
            </w:r>
            <w:r w:rsidR="00A9522B" w:rsidRPr="00D97FBA">
              <w:rPr>
                <w:rFonts w:cs="Times New Roman" w:hint="eastAsia"/>
                <w:sz w:val="20"/>
                <w:szCs w:val="20"/>
              </w:rPr>
              <w:t xml:space="preserve"> </w:t>
            </w:r>
            <w:r w:rsidR="00A9522B" w:rsidRPr="00D97FBA">
              <w:rPr>
                <w:rFonts w:cs="Times New Roman" w:hint="eastAsia"/>
                <w:sz w:val="20"/>
                <w:szCs w:val="20"/>
              </w:rPr>
              <w:t>개별</w:t>
            </w:r>
            <w:r w:rsidR="00A9522B" w:rsidRPr="00D97FBA">
              <w:rPr>
                <w:rFonts w:cs="Times New Roman" w:hint="eastAsia"/>
                <w:sz w:val="20"/>
                <w:szCs w:val="20"/>
              </w:rPr>
              <w:t xml:space="preserve"> </w:t>
            </w:r>
            <w:r w:rsidR="00A9522B" w:rsidRPr="00D97FBA">
              <w:rPr>
                <w:rFonts w:cs="Times New Roman" w:hint="eastAsia"/>
                <w:sz w:val="20"/>
                <w:szCs w:val="20"/>
              </w:rPr>
              <w:t>계약을</w:t>
            </w:r>
            <w:r w:rsidR="00A9522B" w:rsidRPr="00D97FBA">
              <w:rPr>
                <w:rFonts w:cs="Times New Roman" w:hint="eastAsia"/>
                <w:sz w:val="20"/>
                <w:szCs w:val="20"/>
              </w:rPr>
              <w:t xml:space="preserve"> </w:t>
            </w:r>
            <w:r w:rsidR="00A9522B" w:rsidRPr="00D97FBA">
              <w:rPr>
                <w:rFonts w:cs="Times New Roman" w:hint="eastAsia"/>
                <w:sz w:val="20"/>
                <w:szCs w:val="20"/>
              </w:rPr>
              <w:t>체결하고</w:t>
            </w:r>
            <w:r w:rsidR="00A9522B" w:rsidRPr="00D97FBA">
              <w:rPr>
                <w:rFonts w:cs="Times New Roman" w:hint="eastAsia"/>
                <w:sz w:val="20"/>
                <w:szCs w:val="20"/>
              </w:rPr>
              <w:t xml:space="preserve"> </w:t>
            </w:r>
            <w:r w:rsidR="00A9522B" w:rsidRPr="00D97FBA">
              <w:rPr>
                <w:rFonts w:cs="Times New Roman" w:hint="eastAsia"/>
                <w:sz w:val="20"/>
                <w:szCs w:val="20"/>
              </w:rPr>
              <w:t>있음</w:t>
            </w:r>
            <w:r w:rsidRPr="00D97FBA">
              <w:rPr>
                <w:rFonts w:cs="Times New Roman"/>
                <w:sz w:val="20"/>
                <w:szCs w:val="20"/>
              </w:rPr>
              <w:t xml:space="preserve">. </w:t>
            </w:r>
          </w:p>
          <w:p w14:paraId="07D158D6" w14:textId="45B441D1" w:rsidR="0080170A" w:rsidRPr="00A833C7" w:rsidRDefault="00A9522B" w:rsidP="0080170A">
            <w:pPr>
              <w:pStyle w:val="a8"/>
              <w:widowControl/>
              <w:numPr>
                <w:ilvl w:val="0"/>
                <w:numId w:val="2"/>
              </w:numPr>
              <w:spacing w:before="40" w:after="120" w:line="276" w:lineRule="auto"/>
              <w:rPr>
                <w:rFonts w:cs="Times New Roman"/>
                <w:spacing w:val="3"/>
                <w:sz w:val="20"/>
                <w:szCs w:val="20"/>
              </w:rPr>
            </w:pPr>
            <w:r w:rsidRPr="00A833C7">
              <w:rPr>
                <w:rFonts w:cs="Times New Roman" w:hint="eastAsia"/>
                <w:spacing w:val="3"/>
                <w:sz w:val="20"/>
                <w:szCs w:val="20"/>
              </w:rPr>
              <w:t>대상회사가</w:t>
            </w:r>
            <w:r w:rsidRPr="00A833C7">
              <w:rPr>
                <w:rFonts w:cs="Times New Roman" w:hint="eastAsia"/>
                <w:spacing w:val="3"/>
                <w:sz w:val="20"/>
                <w:szCs w:val="20"/>
              </w:rPr>
              <w:t xml:space="preserve"> </w:t>
            </w:r>
            <w:r w:rsidRPr="00A833C7">
              <w:rPr>
                <w:rFonts w:cs="Times New Roman" w:hint="eastAsia"/>
                <w:spacing w:val="3"/>
                <w:sz w:val="20"/>
                <w:szCs w:val="20"/>
              </w:rPr>
              <w:t>㈜카카오</w:t>
            </w:r>
            <w:r w:rsidRPr="00A833C7">
              <w:rPr>
                <w:rFonts w:cs="Times New Roman" w:hint="eastAsia"/>
                <w:spacing w:val="3"/>
                <w:sz w:val="20"/>
                <w:szCs w:val="20"/>
              </w:rPr>
              <w:t xml:space="preserve"> </w:t>
            </w:r>
            <w:r w:rsidRPr="00A833C7">
              <w:rPr>
                <w:rFonts w:cs="Times New Roman" w:hint="eastAsia"/>
                <w:spacing w:val="3"/>
                <w:sz w:val="20"/>
                <w:szCs w:val="20"/>
              </w:rPr>
              <w:t>및</w:t>
            </w:r>
            <w:r w:rsidRPr="00A833C7">
              <w:rPr>
                <w:rFonts w:cs="Times New Roman" w:hint="eastAsia"/>
                <w:spacing w:val="3"/>
                <w:sz w:val="20"/>
                <w:szCs w:val="20"/>
              </w:rPr>
              <w:t xml:space="preserve"> </w:t>
            </w:r>
            <w:r w:rsidRPr="00A833C7">
              <w:rPr>
                <w:rFonts w:cs="Times New Roman" w:hint="eastAsia"/>
                <w:spacing w:val="3"/>
                <w:sz w:val="20"/>
                <w:szCs w:val="20"/>
              </w:rPr>
              <w:t>계열회사들과</w:t>
            </w:r>
            <w:r w:rsidRPr="00A833C7">
              <w:rPr>
                <w:rFonts w:cs="Times New Roman" w:hint="eastAsia"/>
                <w:spacing w:val="3"/>
                <w:sz w:val="20"/>
                <w:szCs w:val="20"/>
              </w:rPr>
              <w:t xml:space="preserve"> </w:t>
            </w:r>
            <w:r w:rsidRPr="00A833C7">
              <w:rPr>
                <w:rFonts w:cs="Times New Roman" w:hint="eastAsia"/>
                <w:spacing w:val="3"/>
                <w:sz w:val="20"/>
                <w:szCs w:val="20"/>
              </w:rPr>
              <w:t>체결하고</w:t>
            </w:r>
            <w:r w:rsidRPr="00A833C7">
              <w:rPr>
                <w:rFonts w:cs="Times New Roman" w:hint="eastAsia"/>
                <w:spacing w:val="3"/>
                <w:sz w:val="20"/>
                <w:szCs w:val="20"/>
              </w:rPr>
              <w:t xml:space="preserve"> </w:t>
            </w:r>
            <w:r w:rsidRPr="00A833C7">
              <w:rPr>
                <w:rFonts w:cs="Times New Roman" w:hint="eastAsia"/>
                <w:spacing w:val="3"/>
                <w:sz w:val="20"/>
                <w:szCs w:val="20"/>
              </w:rPr>
              <w:t>있는</w:t>
            </w:r>
            <w:r w:rsidRPr="00A833C7">
              <w:rPr>
                <w:rFonts w:cs="Times New Roman" w:hint="eastAsia"/>
                <w:spacing w:val="3"/>
                <w:sz w:val="20"/>
                <w:szCs w:val="20"/>
              </w:rPr>
              <w:t xml:space="preserve"> </w:t>
            </w:r>
            <w:r w:rsidR="0080170A" w:rsidRPr="00A833C7">
              <w:rPr>
                <w:rFonts w:cs="Times New Roman"/>
                <w:spacing w:val="3"/>
                <w:sz w:val="20"/>
                <w:szCs w:val="20"/>
              </w:rPr>
              <w:t>특수관계자</w:t>
            </w:r>
            <w:r w:rsidR="0080170A" w:rsidRPr="00A833C7">
              <w:rPr>
                <w:rFonts w:cs="Times New Roman"/>
                <w:spacing w:val="3"/>
                <w:sz w:val="20"/>
                <w:szCs w:val="20"/>
              </w:rPr>
              <w:t xml:space="preserve"> </w:t>
            </w:r>
            <w:r w:rsidR="0080170A" w:rsidRPr="00A833C7">
              <w:rPr>
                <w:rFonts w:cs="Times New Roman"/>
                <w:spacing w:val="3"/>
                <w:sz w:val="20"/>
                <w:szCs w:val="20"/>
              </w:rPr>
              <w:t>계약의</w:t>
            </w:r>
            <w:r w:rsidR="0080170A" w:rsidRPr="00A833C7">
              <w:rPr>
                <w:rFonts w:cs="Times New Roman"/>
                <w:spacing w:val="3"/>
                <w:sz w:val="20"/>
                <w:szCs w:val="20"/>
              </w:rPr>
              <w:t xml:space="preserve"> </w:t>
            </w:r>
            <w:r w:rsidR="0080170A" w:rsidRPr="00A833C7">
              <w:rPr>
                <w:rFonts w:cs="Times New Roman"/>
                <w:spacing w:val="3"/>
                <w:sz w:val="20"/>
                <w:szCs w:val="20"/>
              </w:rPr>
              <w:t>현황</w:t>
            </w:r>
            <w:r w:rsidR="0080170A" w:rsidRPr="00A833C7">
              <w:rPr>
                <w:rFonts w:cs="Times New Roman"/>
                <w:spacing w:val="3"/>
                <w:sz w:val="20"/>
                <w:szCs w:val="20"/>
              </w:rPr>
              <w:t xml:space="preserve"> </w:t>
            </w:r>
            <w:r w:rsidR="0080170A" w:rsidRPr="00A833C7">
              <w:rPr>
                <w:rFonts w:cs="Times New Roman"/>
                <w:spacing w:val="3"/>
                <w:sz w:val="20"/>
                <w:szCs w:val="20"/>
              </w:rPr>
              <w:t>및</w:t>
            </w:r>
            <w:r w:rsidR="0080170A" w:rsidRPr="00A833C7">
              <w:rPr>
                <w:rFonts w:cs="Times New Roman"/>
                <w:spacing w:val="3"/>
                <w:sz w:val="20"/>
                <w:szCs w:val="20"/>
              </w:rPr>
              <w:t xml:space="preserve"> </w:t>
            </w:r>
            <w:r w:rsidR="00B81E48" w:rsidRPr="00A833C7">
              <w:rPr>
                <w:rFonts w:cs="Times New Roman" w:hint="eastAsia"/>
                <w:spacing w:val="3"/>
                <w:sz w:val="20"/>
                <w:szCs w:val="20"/>
              </w:rPr>
              <w:t>현재까지</w:t>
            </w:r>
            <w:r w:rsidR="00B81E48" w:rsidRPr="00A833C7">
              <w:rPr>
                <w:rFonts w:cs="Times New Roman" w:hint="eastAsia"/>
                <w:spacing w:val="3"/>
                <w:sz w:val="20"/>
                <w:szCs w:val="20"/>
              </w:rPr>
              <w:t xml:space="preserve"> </w:t>
            </w:r>
            <w:r w:rsidR="0080170A" w:rsidRPr="00A833C7">
              <w:rPr>
                <w:rFonts w:cs="Times New Roman"/>
                <w:spacing w:val="3"/>
                <w:sz w:val="20"/>
                <w:szCs w:val="20"/>
              </w:rPr>
              <w:t>제공된</w:t>
            </w:r>
            <w:r w:rsidR="0080170A" w:rsidRPr="00A833C7">
              <w:rPr>
                <w:rFonts w:cs="Times New Roman"/>
                <w:spacing w:val="3"/>
                <w:sz w:val="20"/>
                <w:szCs w:val="20"/>
              </w:rPr>
              <w:t xml:space="preserve"> </w:t>
            </w:r>
            <w:r w:rsidR="0080170A" w:rsidRPr="00A833C7">
              <w:rPr>
                <w:rFonts w:cs="Times New Roman"/>
                <w:spacing w:val="3"/>
                <w:sz w:val="20"/>
                <w:szCs w:val="20"/>
              </w:rPr>
              <w:t>계약의</w:t>
            </w:r>
            <w:r w:rsidR="0080170A" w:rsidRPr="00A833C7">
              <w:rPr>
                <w:rFonts w:cs="Times New Roman"/>
                <w:spacing w:val="3"/>
                <w:sz w:val="20"/>
                <w:szCs w:val="20"/>
              </w:rPr>
              <w:t xml:space="preserve"> </w:t>
            </w:r>
            <w:r w:rsidR="0080170A" w:rsidRPr="00A833C7">
              <w:rPr>
                <w:rFonts w:cs="Times New Roman"/>
                <w:spacing w:val="3"/>
                <w:sz w:val="20"/>
                <w:szCs w:val="20"/>
              </w:rPr>
              <w:t>주요</w:t>
            </w:r>
            <w:r w:rsidR="0080170A" w:rsidRPr="00A833C7">
              <w:rPr>
                <w:rFonts w:cs="Times New Roman"/>
                <w:spacing w:val="3"/>
                <w:sz w:val="20"/>
                <w:szCs w:val="20"/>
              </w:rPr>
              <w:t xml:space="preserve"> </w:t>
            </w:r>
            <w:r w:rsidR="0080170A" w:rsidRPr="00A833C7">
              <w:rPr>
                <w:rFonts w:cs="Times New Roman"/>
                <w:spacing w:val="3"/>
                <w:sz w:val="20"/>
                <w:szCs w:val="20"/>
              </w:rPr>
              <w:t>내용은</w:t>
            </w:r>
            <w:r w:rsidR="0080170A" w:rsidRPr="00A833C7">
              <w:rPr>
                <w:rFonts w:cs="Times New Roman"/>
                <w:spacing w:val="3"/>
                <w:sz w:val="20"/>
                <w:szCs w:val="20"/>
              </w:rPr>
              <w:t xml:space="preserve"> </w:t>
            </w:r>
            <w:r w:rsidR="0080170A" w:rsidRPr="00A833C7">
              <w:rPr>
                <w:rFonts w:cs="Times New Roman"/>
                <w:b/>
                <w:spacing w:val="3"/>
                <w:sz w:val="20"/>
                <w:szCs w:val="20"/>
                <w:u w:val="single"/>
              </w:rPr>
              <w:t>별첨</w:t>
            </w:r>
            <w:r w:rsidR="0080170A" w:rsidRPr="00A833C7">
              <w:rPr>
                <w:rFonts w:cs="Times New Roman"/>
                <w:b/>
                <w:spacing w:val="3"/>
                <w:sz w:val="20"/>
                <w:szCs w:val="20"/>
                <w:u w:val="single"/>
              </w:rPr>
              <w:t xml:space="preserve"> 4. </w:t>
            </w:r>
            <w:r w:rsidR="0080170A" w:rsidRPr="00A833C7">
              <w:rPr>
                <w:rFonts w:cs="Times New Roman"/>
                <w:b/>
                <w:spacing w:val="3"/>
                <w:sz w:val="20"/>
                <w:szCs w:val="20"/>
                <w:u w:val="single"/>
              </w:rPr>
              <w:t>특수관계자</w:t>
            </w:r>
            <w:r w:rsidR="0080170A" w:rsidRPr="00A833C7">
              <w:rPr>
                <w:rFonts w:cs="Times New Roman"/>
                <w:b/>
                <w:spacing w:val="3"/>
                <w:sz w:val="20"/>
                <w:szCs w:val="20"/>
                <w:u w:val="single"/>
              </w:rPr>
              <w:t xml:space="preserve"> </w:t>
            </w:r>
            <w:r w:rsidR="0080170A" w:rsidRPr="00A833C7">
              <w:rPr>
                <w:rFonts w:cs="Times New Roman"/>
                <w:b/>
                <w:spacing w:val="3"/>
                <w:sz w:val="20"/>
                <w:szCs w:val="20"/>
                <w:u w:val="single"/>
              </w:rPr>
              <w:t>계약</w:t>
            </w:r>
            <w:r w:rsidR="0080170A" w:rsidRPr="00A833C7">
              <w:rPr>
                <w:rFonts w:cs="Times New Roman"/>
                <w:spacing w:val="3"/>
                <w:sz w:val="20"/>
                <w:szCs w:val="20"/>
              </w:rPr>
              <w:t xml:space="preserve"> </w:t>
            </w:r>
            <w:r w:rsidR="0080170A" w:rsidRPr="00A833C7">
              <w:rPr>
                <w:rFonts w:cs="Times New Roman"/>
                <w:spacing w:val="3"/>
                <w:sz w:val="20"/>
                <w:szCs w:val="20"/>
              </w:rPr>
              <w:t>참조</w:t>
            </w:r>
            <w:r w:rsidR="0080170A" w:rsidRPr="00A833C7">
              <w:rPr>
                <w:rFonts w:cs="Times New Roman"/>
                <w:spacing w:val="3"/>
                <w:sz w:val="20"/>
                <w:szCs w:val="20"/>
              </w:rPr>
              <w:t>.</w:t>
            </w:r>
            <w:r w:rsidR="00AE1951" w:rsidRPr="00A833C7">
              <w:rPr>
                <w:rFonts w:cs="Times New Roman"/>
                <w:spacing w:val="3"/>
                <w:sz w:val="20"/>
                <w:szCs w:val="20"/>
              </w:rPr>
              <w:t xml:space="preserve"> </w:t>
            </w:r>
          </w:p>
          <w:p w14:paraId="0549C444" w14:textId="62679328" w:rsidR="0080170A" w:rsidRPr="00D97FBA" w:rsidRDefault="002756C1" w:rsidP="0022490B">
            <w:pPr>
              <w:pStyle w:val="a8"/>
              <w:widowControl/>
              <w:numPr>
                <w:ilvl w:val="0"/>
                <w:numId w:val="2"/>
              </w:numPr>
              <w:spacing w:before="40" w:after="120" w:line="276" w:lineRule="auto"/>
              <w:rPr>
                <w:rFonts w:cs="Times New Roman"/>
                <w:sz w:val="20"/>
                <w:szCs w:val="20"/>
              </w:rPr>
            </w:pPr>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답변에</w:t>
            </w:r>
            <w:r>
              <w:rPr>
                <w:rFonts w:cs="Times New Roman" w:hint="eastAsia"/>
                <w:sz w:val="20"/>
                <w:szCs w:val="20"/>
              </w:rPr>
              <w:t xml:space="preserve"> </w:t>
            </w:r>
            <w:r>
              <w:rPr>
                <w:rFonts w:cs="Times New Roman" w:hint="eastAsia"/>
                <w:sz w:val="20"/>
                <w:szCs w:val="20"/>
              </w:rPr>
              <w:t>따르면</w:t>
            </w:r>
            <w:r>
              <w:rPr>
                <w:rFonts w:cs="Times New Roman" w:hint="eastAsia"/>
                <w:sz w:val="20"/>
                <w:szCs w:val="20"/>
              </w:rPr>
              <w:t xml:space="preserve"> </w:t>
            </w:r>
            <w:r w:rsidR="009A348F" w:rsidRPr="00D97FBA">
              <w:rPr>
                <w:rFonts w:cs="Times New Roman"/>
                <w:sz w:val="20"/>
                <w:szCs w:val="20"/>
              </w:rPr>
              <w:t>㈜카카오와</w:t>
            </w:r>
            <w:r w:rsidR="009A348F" w:rsidRPr="00D97FBA">
              <w:rPr>
                <w:rFonts w:cs="Times New Roman"/>
                <w:sz w:val="20"/>
                <w:szCs w:val="20"/>
              </w:rPr>
              <w:t xml:space="preserve"> </w:t>
            </w:r>
            <w:r w:rsidR="009A348F" w:rsidRPr="00D97FBA">
              <w:rPr>
                <w:rFonts w:cs="Times New Roman"/>
                <w:sz w:val="20"/>
                <w:szCs w:val="20"/>
              </w:rPr>
              <w:t>체결한</w:t>
            </w:r>
            <w:r w:rsidR="009A348F" w:rsidRPr="00D97FBA">
              <w:rPr>
                <w:rFonts w:cs="Times New Roman"/>
                <w:sz w:val="20"/>
                <w:szCs w:val="20"/>
              </w:rPr>
              <w:t xml:space="preserve"> </w:t>
            </w:r>
            <w:r w:rsidR="001A3BB3" w:rsidRPr="00D97FBA">
              <w:rPr>
                <w:rFonts w:cs="Times New Roman" w:hint="eastAsia"/>
                <w:sz w:val="20"/>
                <w:szCs w:val="20"/>
              </w:rPr>
              <w:t>계약</w:t>
            </w:r>
            <w:r w:rsidR="00D14513">
              <w:rPr>
                <w:rFonts w:cs="Times New Roman" w:hint="eastAsia"/>
                <w:sz w:val="20"/>
                <w:szCs w:val="20"/>
              </w:rPr>
              <w:t>에</w:t>
            </w:r>
            <w:r w:rsidR="00D14513">
              <w:rPr>
                <w:rFonts w:cs="Times New Roman" w:hint="eastAsia"/>
                <w:sz w:val="20"/>
                <w:szCs w:val="20"/>
              </w:rPr>
              <w:t xml:space="preserve"> </w:t>
            </w:r>
            <w:r w:rsidR="00D14513">
              <w:rPr>
                <w:rFonts w:cs="Times New Roman" w:hint="eastAsia"/>
                <w:sz w:val="20"/>
                <w:szCs w:val="20"/>
              </w:rPr>
              <w:t>따른</w:t>
            </w:r>
            <w:r w:rsidR="00D14513">
              <w:rPr>
                <w:rFonts w:cs="Times New Roman" w:hint="eastAsia"/>
                <w:sz w:val="20"/>
                <w:szCs w:val="20"/>
              </w:rPr>
              <w:t xml:space="preserve"> </w:t>
            </w:r>
            <w:r w:rsidR="00D14513" w:rsidRPr="00D97FBA">
              <w:rPr>
                <w:rFonts w:cs="Times New Roman"/>
                <w:sz w:val="20"/>
                <w:szCs w:val="20"/>
              </w:rPr>
              <w:t xml:space="preserve">Shared Service </w:t>
            </w:r>
            <w:r w:rsidR="00D14513" w:rsidRPr="00D97FBA">
              <w:rPr>
                <w:rFonts w:cs="Times New Roman" w:hint="eastAsia"/>
                <w:sz w:val="20"/>
                <w:szCs w:val="20"/>
              </w:rPr>
              <w:t>제공</w:t>
            </w:r>
            <w:r w:rsidR="00D14513">
              <w:rPr>
                <w:rFonts w:cs="Times New Roman" w:hint="eastAsia"/>
                <w:sz w:val="20"/>
                <w:szCs w:val="20"/>
              </w:rPr>
              <w:t xml:space="preserve"> </w:t>
            </w:r>
            <w:r w:rsidR="00D14513">
              <w:rPr>
                <w:rFonts w:cs="Times New Roman" w:hint="eastAsia"/>
                <w:sz w:val="20"/>
                <w:szCs w:val="20"/>
              </w:rPr>
              <w:t>업무의</w:t>
            </w:r>
            <w:r w:rsidR="00D14513">
              <w:rPr>
                <w:rFonts w:cs="Times New Roman" w:hint="eastAsia"/>
                <w:sz w:val="20"/>
                <w:szCs w:val="20"/>
              </w:rPr>
              <w:t xml:space="preserve"> </w:t>
            </w:r>
            <w:r w:rsidR="00D14513">
              <w:rPr>
                <w:rFonts w:cs="Times New Roman" w:hint="eastAsia"/>
                <w:sz w:val="20"/>
                <w:szCs w:val="20"/>
              </w:rPr>
              <w:t>경우</w:t>
            </w:r>
            <w:r w:rsidR="00D14513">
              <w:rPr>
                <w:rFonts w:cs="Times New Roman" w:hint="eastAsia"/>
                <w:sz w:val="20"/>
                <w:szCs w:val="20"/>
              </w:rPr>
              <w:t xml:space="preserve"> </w:t>
            </w:r>
            <w:r w:rsidR="00D14513">
              <w:rPr>
                <w:rFonts w:cs="Times New Roman" w:hint="eastAsia"/>
                <w:sz w:val="20"/>
                <w:szCs w:val="20"/>
              </w:rPr>
              <w:t>번역대행</w:t>
            </w:r>
            <w:r w:rsidR="00D14513">
              <w:rPr>
                <w:rFonts w:cs="Times New Roman" w:hint="eastAsia"/>
                <w:sz w:val="20"/>
                <w:szCs w:val="20"/>
              </w:rPr>
              <w:t xml:space="preserve"> </w:t>
            </w:r>
            <w:r w:rsidR="00D14513">
              <w:rPr>
                <w:rFonts w:cs="Times New Roman" w:hint="eastAsia"/>
                <w:sz w:val="20"/>
                <w:szCs w:val="20"/>
              </w:rPr>
              <w:t>업무를</w:t>
            </w:r>
            <w:r w:rsidR="00D14513">
              <w:rPr>
                <w:rFonts w:cs="Times New Roman" w:hint="eastAsia"/>
                <w:sz w:val="20"/>
                <w:szCs w:val="20"/>
              </w:rPr>
              <w:t xml:space="preserve"> </w:t>
            </w:r>
            <w:r w:rsidR="00D14513">
              <w:rPr>
                <w:rFonts w:cs="Times New Roman" w:hint="eastAsia"/>
                <w:sz w:val="20"/>
                <w:szCs w:val="20"/>
              </w:rPr>
              <w:t>제외한</w:t>
            </w:r>
            <w:r w:rsidR="00D14513">
              <w:rPr>
                <w:rFonts w:cs="Times New Roman" w:hint="eastAsia"/>
                <w:sz w:val="20"/>
                <w:szCs w:val="20"/>
              </w:rPr>
              <w:t xml:space="preserve"> </w:t>
            </w:r>
            <w:r w:rsidR="00D14513">
              <w:rPr>
                <w:rFonts w:cs="Times New Roman" w:hint="eastAsia"/>
                <w:sz w:val="20"/>
                <w:szCs w:val="20"/>
              </w:rPr>
              <w:t>인사</w:t>
            </w:r>
            <w:r w:rsidR="00D14513">
              <w:rPr>
                <w:rFonts w:cs="Times New Roman" w:hint="eastAsia"/>
                <w:sz w:val="20"/>
                <w:szCs w:val="20"/>
              </w:rPr>
              <w:t xml:space="preserve">, </w:t>
            </w:r>
            <w:r w:rsidR="00D14513">
              <w:rPr>
                <w:rFonts w:cs="Times New Roman" w:hint="eastAsia"/>
                <w:sz w:val="20"/>
                <w:szCs w:val="20"/>
              </w:rPr>
              <w:t>법무</w:t>
            </w:r>
            <w:r w:rsidR="00D14513">
              <w:rPr>
                <w:rFonts w:cs="Times New Roman" w:hint="eastAsia"/>
                <w:sz w:val="20"/>
                <w:szCs w:val="20"/>
              </w:rPr>
              <w:t xml:space="preserve"> </w:t>
            </w:r>
            <w:r w:rsidR="00D14513">
              <w:rPr>
                <w:rFonts w:cs="Times New Roman" w:hint="eastAsia"/>
                <w:sz w:val="20"/>
                <w:szCs w:val="20"/>
              </w:rPr>
              <w:t>등</w:t>
            </w:r>
            <w:r w:rsidR="00D14513">
              <w:rPr>
                <w:rFonts w:cs="Times New Roman" w:hint="eastAsia"/>
                <w:sz w:val="20"/>
                <w:szCs w:val="20"/>
              </w:rPr>
              <w:t xml:space="preserve"> </w:t>
            </w:r>
            <w:r w:rsidR="00D14513">
              <w:rPr>
                <w:rFonts w:cs="Times New Roman" w:hint="eastAsia"/>
                <w:sz w:val="20"/>
                <w:szCs w:val="20"/>
              </w:rPr>
              <w:t>나머지</w:t>
            </w:r>
            <w:r w:rsidR="00D14513">
              <w:rPr>
                <w:rFonts w:cs="Times New Roman" w:hint="eastAsia"/>
                <w:sz w:val="20"/>
                <w:szCs w:val="20"/>
              </w:rPr>
              <w:t xml:space="preserve"> </w:t>
            </w:r>
            <w:r w:rsidR="00D14513">
              <w:rPr>
                <w:rFonts w:cs="Times New Roman" w:hint="eastAsia"/>
                <w:sz w:val="20"/>
                <w:szCs w:val="20"/>
              </w:rPr>
              <w:t>업무는</w:t>
            </w:r>
            <w:r w:rsidR="00D14513">
              <w:rPr>
                <w:rFonts w:cs="Times New Roman" w:hint="eastAsia"/>
                <w:sz w:val="20"/>
                <w:szCs w:val="20"/>
              </w:rPr>
              <w:t xml:space="preserve"> </w:t>
            </w:r>
            <w:r w:rsidR="00D14513">
              <w:rPr>
                <w:rFonts w:cs="Times New Roman" w:hint="eastAsia"/>
                <w:sz w:val="20"/>
                <w:szCs w:val="20"/>
              </w:rPr>
              <w:t>모두</w:t>
            </w:r>
            <w:r w:rsidR="00D14513">
              <w:rPr>
                <w:rFonts w:cs="Times New Roman" w:hint="eastAsia"/>
                <w:sz w:val="20"/>
                <w:szCs w:val="20"/>
              </w:rPr>
              <w:t xml:space="preserve"> </w:t>
            </w:r>
            <w:r w:rsidR="00D14513">
              <w:rPr>
                <w:rFonts w:cs="Times New Roman" w:hint="eastAsia"/>
                <w:sz w:val="20"/>
                <w:szCs w:val="20"/>
              </w:rPr>
              <w:t>대상회사에</w:t>
            </w:r>
            <w:r w:rsidR="00D14513">
              <w:rPr>
                <w:rFonts w:cs="Times New Roman" w:hint="eastAsia"/>
                <w:sz w:val="20"/>
                <w:szCs w:val="20"/>
              </w:rPr>
              <w:t xml:space="preserve"> </w:t>
            </w:r>
            <w:r w:rsidR="00D14513">
              <w:rPr>
                <w:rFonts w:cs="Times New Roman" w:hint="eastAsia"/>
                <w:sz w:val="20"/>
                <w:szCs w:val="20"/>
              </w:rPr>
              <w:t>내재화하였고</w:t>
            </w:r>
            <w:r w:rsidR="00D14513">
              <w:rPr>
                <w:rFonts w:cs="Times New Roman" w:hint="eastAsia"/>
                <w:sz w:val="20"/>
                <w:szCs w:val="20"/>
              </w:rPr>
              <w:t>,</w:t>
            </w:r>
            <w:r w:rsidR="00D14513">
              <w:rPr>
                <w:rFonts w:cs="Times New Roman"/>
                <w:sz w:val="20"/>
                <w:szCs w:val="20"/>
              </w:rPr>
              <w:t xml:space="preserve"> </w:t>
            </w:r>
            <w:r w:rsidR="002C2606" w:rsidRPr="002C2606">
              <w:rPr>
                <w:rFonts w:cs="Times New Roman" w:hint="eastAsia"/>
                <w:sz w:val="20"/>
                <w:szCs w:val="20"/>
              </w:rPr>
              <w:t>①</w:t>
            </w:r>
            <w:r w:rsidR="0022490B">
              <w:rPr>
                <w:rFonts w:cs="Times New Roman" w:hint="eastAsia"/>
                <w:sz w:val="20"/>
                <w:szCs w:val="20"/>
              </w:rPr>
              <w:t xml:space="preserve"> </w:t>
            </w:r>
            <w:r w:rsidR="0022490B">
              <w:rPr>
                <w:rFonts w:cs="Times New Roman" w:hint="eastAsia"/>
                <w:sz w:val="20"/>
                <w:szCs w:val="20"/>
              </w:rPr>
              <w:t>지도</w:t>
            </w:r>
            <w:r w:rsidR="005E002D">
              <w:rPr>
                <w:rFonts w:cs="Times New Roman" w:hint="eastAsia"/>
                <w:sz w:val="20"/>
                <w:szCs w:val="20"/>
              </w:rPr>
              <w:t>데이터</w:t>
            </w:r>
            <w:r w:rsidR="0022490B">
              <w:rPr>
                <w:rFonts w:cs="Times New Roman" w:hint="eastAsia"/>
                <w:sz w:val="20"/>
                <w:szCs w:val="20"/>
              </w:rPr>
              <w:t>의</w:t>
            </w:r>
            <w:r w:rsidR="0022490B">
              <w:rPr>
                <w:rFonts w:cs="Times New Roman" w:hint="eastAsia"/>
                <w:sz w:val="20"/>
                <w:szCs w:val="20"/>
              </w:rPr>
              <w:t xml:space="preserve"> </w:t>
            </w:r>
            <w:r w:rsidR="0022490B">
              <w:rPr>
                <w:rFonts w:cs="Times New Roman" w:hint="eastAsia"/>
                <w:sz w:val="20"/>
                <w:szCs w:val="20"/>
              </w:rPr>
              <w:t>공유</w:t>
            </w:r>
            <w:r w:rsidR="002C2606">
              <w:rPr>
                <w:rFonts w:cs="Times New Roman" w:hint="eastAsia"/>
                <w:sz w:val="20"/>
                <w:szCs w:val="20"/>
              </w:rPr>
              <w:t>,</w:t>
            </w:r>
            <w:r w:rsidR="002C2606" w:rsidRPr="002C2606">
              <w:rPr>
                <w:rFonts w:cs="Times New Roman"/>
                <w:sz w:val="20"/>
                <w:szCs w:val="20"/>
              </w:rPr>
              <w:t xml:space="preserve"> </w:t>
            </w:r>
            <w:r w:rsidR="002C2606" w:rsidRPr="002C2606">
              <w:rPr>
                <w:rFonts w:cs="Times New Roman" w:hint="eastAsia"/>
                <w:sz w:val="20"/>
                <w:szCs w:val="20"/>
              </w:rPr>
              <w:t>②</w:t>
            </w:r>
            <w:r w:rsidR="002C2606">
              <w:rPr>
                <w:rFonts w:cs="Times New Roman" w:hint="eastAsia"/>
                <w:sz w:val="20"/>
                <w:szCs w:val="20"/>
              </w:rPr>
              <w:t xml:space="preserve"> </w:t>
            </w:r>
            <w:r w:rsidR="0022490B" w:rsidRPr="002C2606">
              <w:rPr>
                <w:rFonts w:cs="Times New Roman" w:hint="eastAsia"/>
                <w:sz w:val="20"/>
                <w:szCs w:val="20"/>
              </w:rPr>
              <w:t>카카오</w:t>
            </w:r>
            <w:r w:rsidR="0022490B" w:rsidRPr="002C2606">
              <w:rPr>
                <w:rFonts w:cs="Times New Roman" w:hint="eastAsia"/>
                <w:sz w:val="20"/>
                <w:szCs w:val="20"/>
              </w:rPr>
              <w:t xml:space="preserve"> </w:t>
            </w:r>
            <w:r w:rsidR="0022490B" w:rsidRPr="002C2606">
              <w:rPr>
                <w:rFonts w:cs="Times New Roman"/>
                <w:sz w:val="20"/>
                <w:szCs w:val="20"/>
              </w:rPr>
              <w:lastRenderedPageBreak/>
              <w:t>IDC</w:t>
            </w:r>
            <w:r w:rsidR="0022490B">
              <w:rPr>
                <w:rFonts w:cs="Times New Roman" w:hint="eastAsia"/>
                <w:sz w:val="20"/>
                <w:szCs w:val="20"/>
              </w:rPr>
              <w:t>의</w:t>
            </w:r>
            <w:r w:rsidR="0022490B">
              <w:rPr>
                <w:rFonts w:cs="Times New Roman" w:hint="eastAsia"/>
                <w:sz w:val="20"/>
                <w:szCs w:val="20"/>
              </w:rPr>
              <w:t xml:space="preserve"> </w:t>
            </w:r>
            <w:r w:rsidR="0022490B">
              <w:rPr>
                <w:rFonts w:cs="Times New Roman" w:hint="eastAsia"/>
                <w:sz w:val="20"/>
                <w:szCs w:val="20"/>
              </w:rPr>
              <w:t>사용</w:t>
            </w:r>
            <w:r w:rsidR="0022490B">
              <w:rPr>
                <w:rFonts w:cs="Times New Roman" w:hint="eastAsia"/>
                <w:sz w:val="20"/>
                <w:szCs w:val="20"/>
              </w:rPr>
              <w:t>(</w:t>
            </w:r>
            <w:r w:rsidR="0022490B">
              <w:rPr>
                <w:rFonts w:cs="Times New Roman" w:hint="eastAsia"/>
                <w:sz w:val="20"/>
                <w:szCs w:val="20"/>
              </w:rPr>
              <w:t>인프라</w:t>
            </w:r>
            <w:r w:rsidR="0022490B">
              <w:rPr>
                <w:rFonts w:cs="Times New Roman" w:hint="eastAsia"/>
                <w:sz w:val="20"/>
                <w:szCs w:val="20"/>
              </w:rPr>
              <w:t xml:space="preserve"> </w:t>
            </w:r>
            <w:r w:rsidR="0022490B">
              <w:rPr>
                <w:rFonts w:cs="Times New Roman" w:hint="eastAsia"/>
                <w:sz w:val="20"/>
                <w:szCs w:val="20"/>
              </w:rPr>
              <w:t>서비스</w:t>
            </w:r>
            <w:r w:rsidR="0022490B">
              <w:rPr>
                <w:rFonts w:cs="Times New Roman" w:hint="eastAsia"/>
                <w:sz w:val="20"/>
                <w:szCs w:val="20"/>
              </w:rPr>
              <w:t>)</w:t>
            </w:r>
            <w:r w:rsidR="002C2606">
              <w:rPr>
                <w:rFonts w:cs="Times New Roman" w:hint="eastAsia"/>
                <w:sz w:val="20"/>
                <w:szCs w:val="20"/>
              </w:rPr>
              <w:t>,</w:t>
            </w:r>
            <w:r w:rsidR="002C2606">
              <w:rPr>
                <w:rFonts w:cs="Times New Roman"/>
                <w:sz w:val="20"/>
                <w:szCs w:val="20"/>
              </w:rPr>
              <w:t xml:space="preserve"> </w:t>
            </w:r>
            <w:r w:rsidR="002C2606" w:rsidRPr="002C2606">
              <w:rPr>
                <w:rFonts w:cs="Times New Roman" w:hint="eastAsia"/>
                <w:sz w:val="20"/>
                <w:szCs w:val="20"/>
              </w:rPr>
              <w:t>③</w:t>
            </w:r>
            <w:r w:rsidR="002C2606">
              <w:rPr>
                <w:rFonts w:cs="Times New Roman" w:hint="eastAsia"/>
                <w:sz w:val="20"/>
                <w:szCs w:val="20"/>
              </w:rPr>
              <w:t xml:space="preserve"> </w:t>
            </w:r>
            <w:r w:rsidR="002C2606">
              <w:rPr>
                <w:rFonts w:cs="Times New Roman" w:hint="eastAsia"/>
                <w:sz w:val="20"/>
                <w:szCs w:val="20"/>
              </w:rPr>
              <w:t>카카오</w:t>
            </w:r>
            <w:r w:rsidR="002C2606">
              <w:rPr>
                <w:rFonts w:cs="Times New Roman" w:hint="eastAsia"/>
                <w:sz w:val="20"/>
                <w:szCs w:val="20"/>
              </w:rPr>
              <w:t>T</w:t>
            </w:r>
            <w:r w:rsidR="002C2606">
              <w:rPr>
                <w:rFonts w:cs="Times New Roman" w:hint="eastAsia"/>
                <w:sz w:val="20"/>
                <w:szCs w:val="20"/>
              </w:rPr>
              <w:t>자동결제를</w:t>
            </w:r>
            <w:r w:rsidR="002C2606">
              <w:rPr>
                <w:rFonts w:cs="Times New Roman" w:hint="eastAsia"/>
                <w:sz w:val="20"/>
                <w:szCs w:val="20"/>
              </w:rPr>
              <w:t xml:space="preserve"> </w:t>
            </w:r>
            <w:r w:rsidR="002C2606">
              <w:rPr>
                <w:rFonts w:cs="Times New Roman" w:hint="eastAsia"/>
                <w:sz w:val="20"/>
                <w:szCs w:val="20"/>
              </w:rPr>
              <w:t>위한</w:t>
            </w:r>
            <w:r w:rsidR="002C2606">
              <w:rPr>
                <w:rFonts w:cs="Times New Roman" w:hint="eastAsia"/>
                <w:sz w:val="20"/>
                <w:szCs w:val="20"/>
              </w:rPr>
              <w:t xml:space="preserve"> </w:t>
            </w:r>
            <w:r w:rsidR="002C2606">
              <w:rPr>
                <w:rFonts w:cs="Times New Roman" w:hint="eastAsia"/>
                <w:sz w:val="20"/>
                <w:szCs w:val="20"/>
              </w:rPr>
              <w:t>카카오페이의</w:t>
            </w:r>
            <w:r w:rsidR="002C2606">
              <w:rPr>
                <w:rFonts w:cs="Times New Roman" w:hint="eastAsia"/>
                <w:sz w:val="20"/>
                <w:szCs w:val="20"/>
              </w:rPr>
              <w:t xml:space="preserve"> </w:t>
            </w:r>
            <w:r w:rsidR="002C2606">
              <w:rPr>
                <w:rFonts w:cs="Times New Roman" w:hint="eastAsia"/>
                <w:sz w:val="20"/>
                <w:szCs w:val="20"/>
              </w:rPr>
              <w:t>사용</w:t>
            </w:r>
            <w:r w:rsidR="00FD47E1">
              <w:rPr>
                <w:rFonts w:cs="Times New Roman" w:hint="eastAsia"/>
                <w:sz w:val="20"/>
                <w:szCs w:val="20"/>
              </w:rPr>
              <w:t>을</w:t>
            </w:r>
            <w:r w:rsidR="00FD47E1">
              <w:rPr>
                <w:rFonts w:cs="Times New Roman" w:hint="eastAsia"/>
                <w:sz w:val="20"/>
                <w:szCs w:val="20"/>
              </w:rPr>
              <w:t xml:space="preserve"> </w:t>
            </w:r>
            <w:r w:rsidR="00FD47E1">
              <w:rPr>
                <w:rFonts w:cs="Times New Roman" w:hint="eastAsia"/>
                <w:sz w:val="20"/>
                <w:szCs w:val="20"/>
              </w:rPr>
              <w:t>제외한</w:t>
            </w:r>
            <w:r w:rsidR="00FD47E1">
              <w:rPr>
                <w:rFonts w:cs="Times New Roman" w:hint="eastAsia"/>
                <w:sz w:val="20"/>
                <w:szCs w:val="20"/>
              </w:rPr>
              <w:t xml:space="preserve"> </w:t>
            </w:r>
            <w:r w:rsidR="00FD47E1">
              <w:rPr>
                <w:rFonts w:cs="Times New Roman" w:hint="eastAsia"/>
                <w:sz w:val="20"/>
                <w:szCs w:val="20"/>
              </w:rPr>
              <w:t>나머지</w:t>
            </w:r>
            <w:r w:rsidR="00FD47E1">
              <w:rPr>
                <w:rFonts w:cs="Times New Roman" w:hint="eastAsia"/>
                <w:sz w:val="20"/>
                <w:szCs w:val="20"/>
              </w:rPr>
              <w:t xml:space="preserve"> </w:t>
            </w:r>
            <w:r w:rsidR="00FD47E1">
              <w:rPr>
                <w:rFonts w:cs="Times New Roman" w:hint="eastAsia"/>
                <w:sz w:val="20"/>
                <w:szCs w:val="20"/>
              </w:rPr>
              <w:t>거래의</w:t>
            </w:r>
            <w:r w:rsidR="00FD47E1">
              <w:rPr>
                <w:rFonts w:cs="Times New Roman" w:hint="eastAsia"/>
                <w:sz w:val="20"/>
                <w:szCs w:val="20"/>
              </w:rPr>
              <w:t xml:space="preserve"> </w:t>
            </w:r>
            <w:r w:rsidR="00FD47E1">
              <w:rPr>
                <w:rFonts w:cs="Times New Roman" w:hint="eastAsia"/>
                <w:sz w:val="20"/>
                <w:szCs w:val="20"/>
              </w:rPr>
              <w:t>경우에는</w:t>
            </w:r>
            <w:r w:rsidR="00FD47E1">
              <w:rPr>
                <w:rFonts w:cs="Times New Roman" w:hint="eastAsia"/>
                <w:sz w:val="20"/>
                <w:szCs w:val="20"/>
              </w:rPr>
              <w:t xml:space="preserve"> </w:t>
            </w:r>
            <w:r w:rsidR="009A348F" w:rsidRPr="00D97FBA">
              <w:rPr>
                <w:rFonts w:cs="Times New Roman"/>
                <w:sz w:val="20"/>
                <w:szCs w:val="20"/>
              </w:rPr>
              <w:t>계약관계를</w:t>
            </w:r>
            <w:r w:rsidR="009A348F" w:rsidRPr="00D97FBA">
              <w:rPr>
                <w:rFonts w:cs="Times New Roman"/>
                <w:sz w:val="20"/>
                <w:szCs w:val="20"/>
              </w:rPr>
              <w:t xml:space="preserve"> </w:t>
            </w:r>
            <w:r w:rsidR="009A348F" w:rsidRPr="00D97FBA">
              <w:rPr>
                <w:rFonts w:cs="Times New Roman"/>
                <w:sz w:val="20"/>
                <w:szCs w:val="20"/>
              </w:rPr>
              <w:t>종료하여도</w:t>
            </w:r>
            <w:r w:rsidR="009A348F" w:rsidRPr="00D97FBA">
              <w:rPr>
                <w:rFonts w:cs="Times New Roman"/>
                <w:sz w:val="20"/>
                <w:szCs w:val="20"/>
              </w:rPr>
              <w:t xml:space="preserve"> </w:t>
            </w:r>
            <w:r w:rsidR="009A348F" w:rsidRPr="00D97FBA">
              <w:rPr>
                <w:rFonts w:cs="Times New Roman"/>
                <w:sz w:val="20"/>
                <w:szCs w:val="20"/>
              </w:rPr>
              <w:t>대상회사의</w:t>
            </w:r>
            <w:r w:rsidR="009A348F" w:rsidRPr="00D97FBA">
              <w:rPr>
                <w:rFonts w:cs="Times New Roman"/>
                <w:sz w:val="20"/>
                <w:szCs w:val="20"/>
              </w:rPr>
              <w:t xml:space="preserve"> </w:t>
            </w:r>
            <w:r w:rsidR="009A348F" w:rsidRPr="00D97FBA">
              <w:rPr>
                <w:rFonts w:cs="Times New Roman"/>
                <w:sz w:val="20"/>
                <w:szCs w:val="20"/>
              </w:rPr>
              <w:t>사업이나</w:t>
            </w:r>
            <w:r w:rsidR="009A348F" w:rsidRPr="00D97FBA">
              <w:rPr>
                <w:rFonts w:cs="Times New Roman"/>
                <w:sz w:val="20"/>
                <w:szCs w:val="20"/>
              </w:rPr>
              <w:t xml:space="preserve"> </w:t>
            </w:r>
            <w:r w:rsidR="009A348F" w:rsidRPr="00D97FBA">
              <w:rPr>
                <w:rFonts w:cs="Times New Roman"/>
                <w:sz w:val="20"/>
                <w:szCs w:val="20"/>
              </w:rPr>
              <w:t>운영에</w:t>
            </w:r>
            <w:r w:rsidR="009A348F" w:rsidRPr="00D97FBA">
              <w:rPr>
                <w:rFonts w:cs="Times New Roman"/>
                <w:sz w:val="20"/>
                <w:szCs w:val="20"/>
              </w:rPr>
              <w:t xml:space="preserve"> </w:t>
            </w:r>
            <w:r w:rsidR="009A348F" w:rsidRPr="00D97FBA">
              <w:rPr>
                <w:rFonts w:cs="Times New Roman"/>
                <w:sz w:val="20"/>
                <w:szCs w:val="20"/>
              </w:rPr>
              <w:t>미치는</w:t>
            </w:r>
            <w:r w:rsidR="009A348F" w:rsidRPr="00D97FBA">
              <w:rPr>
                <w:rFonts w:cs="Times New Roman"/>
                <w:sz w:val="20"/>
                <w:szCs w:val="20"/>
              </w:rPr>
              <w:t xml:space="preserve"> </w:t>
            </w:r>
            <w:r w:rsidR="009A348F" w:rsidRPr="00D97FBA">
              <w:rPr>
                <w:rFonts w:cs="Times New Roman"/>
                <w:sz w:val="20"/>
                <w:szCs w:val="20"/>
              </w:rPr>
              <w:t>영향이</w:t>
            </w:r>
            <w:r w:rsidR="009A348F" w:rsidRPr="00D97FBA">
              <w:rPr>
                <w:rFonts w:cs="Times New Roman"/>
                <w:sz w:val="20"/>
                <w:szCs w:val="20"/>
              </w:rPr>
              <w:t xml:space="preserve"> </w:t>
            </w:r>
            <w:r w:rsidR="009A348F" w:rsidRPr="00D97FBA">
              <w:rPr>
                <w:rFonts w:cs="Times New Roman"/>
                <w:sz w:val="20"/>
                <w:szCs w:val="20"/>
              </w:rPr>
              <w:t>크지는</w:t>
            </w:r>
            <w:r w:rsidR="009A348F" w:rsidRPr="00D97FBA">
              <w:rPr>
                <w:rFonts w:cs="Times New Roman"/>
                <w:sz w:val="20"/>
                <w:szCs w:val="20"/>
              </w:rPr>
              <w:t xml:space="preserve"> </w:t>
            </w:r>
            <w:r w:rsidR="009A348F" w:rsidRPr="00D97FBA">
              <w:rPr>
                <w:rFonts w:cs="Times New Roman"/>
                <w:sz w:val="20"/>
                <w:szCs w:val="20"/>
              </w:rPr>
              <w:t>않을</w:t>
            </w:r>
            <w:r w:rsidR="009A348F" w:rsidRPr="00D97FBA">
              <w:rPr>
                <w:rFonts w:cs="Times New Roman"/>
                <w:sz w:val="20"/>
                <w:szCs w:val="20"/>
              </w:rPr>
              <w:t xml:space="preserve"> </w:t>
            </w:r>
            <w:r w:rsidR="009A348F" w:rsidRPr="00D97FBA">
              <w:rPr>
                <w:rFonts w:cs="Times New Roman"/>
                <w:sz w:val="20"/>
                <w:szCs w:val="20"/>
              </w:rPr>
              <w:t>것이라고</w:t>
            </w:r>
            <w:r w:rsidR="009A348F" w:rsidRPr="00D97FBA">
              <w:rPr>
                <w:rFonts w:cs="Times New Roman"/>
                <w:sz w:val="20"/>
                <w:szCs w:val="20"/>
              </w:rPr>
              <w:t xml:space="preserve"> </w:t>
            </w:r>
            <w:r w:rsidR="009A348F" w:rsidRPr="00D97FBA">
              <w:rPr>
                <w:rFonts w:cs="Times New Roman"/>
                <w:sz w:val="20"/>
                <w:szCs w:val="20"/>
              </w:rPr>
              <w:t>함</w:t>
            </w:r>
            <w:r w:rsidR="009A348F" w:rsidRPr="00D97FBA">
              <w:rPr>
                <w:rFonts w:cs="Times New Roman"/>
                <w:sz w:val="20"/>
                <w:szCs w:val="20"/>
              </w:rPr>
              <w:t>.</w:t>
            </w:r>
            <w:r w:rsidR="00FD47E1">
              <w:rPr>
                <w:rFonts w:cs="Times New Roman"/>
                <w:sz w:val="20"/>
                <w:szCs w:val="20"/>
              </w:rPr>
              <w:t xml:space="preserve"> </w:t>
            </w:r>
            <w:r w:rsidR="00FD47E1">
              <w:rPr>
                <w:rFonts w:cs="Times New Roman" w:hint="eastAsia"/>
                <w:sz w:val="20"/>
                <w:szCs w:val="20"/>
              </w:rPr>
              <w:t>다만</w:t>
            </w:r>
            <w:r w:rsidR="00FD47E1">
              <w:rPr>
                <w:rFonts w:cs="Times New Roman" w:hint="eastAsia"/>
                <w:sz w:val="20"/>
                <w:szCs w:val="20"/>
              </w:rPr>
              <w:t xml:space="preserve"> </w:t>
            </w:r>
            <w:r w:rsidR="00FD47E1">
              <w:rPr>
                <w:rFonts w:cs="Times New Roman" w:hint="eastAsia"/>
                <w:sz w:val="20"/>
                <w:szCs w:val="20"/>
              </w:rPr>
              <w:t>위</w:t>
            </w:r>
            <w:r w:rsidR="00FD47E1">
              <w:rPr>
                <w:rFonts w:cs="Times New Roman" w:hint="eastAsia"/>
                <w:sz w:val="20"/>
                <w:szCs w:val="20"/>
              </w:rPr>
              <w:t xml:space="preserve"> </w:t>
            </w:r>
            <w:r w:rsidR="00FD47E1">
              <w:rPr>
                <w:rFonts w:cs="Times New Roman"/>
                <w:sz w:val="20"/>
                <w:szCs w:val="20"/>
              </w:rPr>
              <w:t>3</w:t>
            </w:r>
            <w:r w:rsidR="00FD47E1">
              <w:rPr>
                <w:rFonts w:cs="Times New Roman" w:hint="eastAsia"/>
                <w:sz w:val="20"/>
                <w:szCs w:val="20"/>
              </w:rPr>
              <w:t>가지</w:t>
            </w:r>
            <w:r w:rsidR="00FD47E1">
              <w:rPr>
                <w:rFonts w:cs="Times New Roman" w:hint="eastAsia"/>
                <w:sz w:val="20"/>
                <w:szCs w:val="20"/>
              </w:rPr>
              <w:t xml:space="preserve"> </w:t>
            </w:r>
            <w:r w:rsidR="00FD47E1">
              <w:rPr>
                <w:rFonts w:cs="Times New Roman" w:hint="eastAsia"/>
                <w:sz w:val="20"/>
                <w:szCs w:val="20"/>
              </w:rPr>
              <w:t>사항의</w:t>
            </w:r>
            <w:r w:rsidR="00FD47E1">
              <w:rPr>
                <w:rFonts w:cs="Times New Roman" w:hint="eastAsia"/>
                <w:sz w:val="20"/>
                <w:szCs w:val="20"/>
              </w:rPr>
              <w:t xml:space="preserve"> </w:t>
            </w:r>
            <w:r w:rsidR="00FD47E1">
              <w:rPr>
                <w:rFonts w:cs="Times New Roman" w:hint="eastAsia"/>
                <w:sz w:val="20"/>
                <w:szCs w:val="20"/>
              </w:rPr>
              <w:t>경우에는</w:t>
            </w:r>
            <w:r w:rsidR="00FD47E1">
              <w:rPr>
                <w:rFonts w:cs="Times New Roman" w:hint="eastAsia"/>
                <w:sz w:val="20"/>
                <w:szCs w:val="20"/>
              </w:rPr>
              <w:t xml:space="preserve"> </w:t>
            </w:r>
            <w:r w:rsidR="00FD47E1">
              <w:rPr>
                <w:rFonts w:cs="Times New Roman" w:hint="eastAsia"/>
                <w:sz w:val="20"/>
                <w:szCs w:val="20"/>
              </w:rPr>
              <w:t>제</w:t>
            </w:r>
            <w:r w:rsidR="00FD47E1">
              <w:rPr>
                <w:rFonts w:cs="Times New Roman" w:hint="eastAsia"/>
                <w:sz w:val="20"/>
                <w:szCs w:val="20"/>
              </w:rPr>
              <w:t>3</w:t>
            </w:r>
            <w:r w:rsidR="00FD47E1">
              <w:rPr>
                <w:rFonts w:cs="Times New Roman" w:hint="eastAsia"/>
                <w:sz w:val="20"/>
                <w:szCs w:val="20"/>
              </w:rPr>
              <w:t>자와</w:t>
            </w:r>
            <w:r w:rsidR="00FD47E1">
              <w:rPr>
                <w:rFonts w:cs="Times New Roman" w:hint="eastAsia"/>
                <w:sz w:val="20"/>
                <w:szCs w:val="20"/>
              </w:rPr>
              <w:t xml:space="preserve"> </w:t>
            </w:r>
            <w:r w:rsidR="00FD47E1">
              <w:rPr>
                <w:rFonts w:cs="Times New Roman" w:hint="eastAsia"/>
                <w:sz w:val="20"/>
                <w:szCs w:val="20"/>
              </w:rPr>
              <w:t>새롭게</w:t>
            </w:r>
            <w:r w:rsidR="00FD47E1">
              <w:rPr>
                <w:rFonts w:cs="Times New Roman" w:hint="eastAsia"/>
                <w:sz w:val="20"/>
                <w:szCs w:val="20"/>
              </w:rPr>
              <w:t xml:space="preserve"> </w:t>
            </w:r>
            <w:r w:rsidR="00FD47E1">
              <w:rPr>
                <w:rFonts w:cs="Times New Roman" w:hint="eastAsia"/>
                <w:sz w:val="20"/>
                <w:szCs w:val="20"/>
              </w:rPr>
              <w:t>계약을</w:t>
            </w:r>
            <w:r w:rsidR="00FD47E1">
              <w:rPr>
                <w:rFonts w:cs="Times New Roman" w:hint="eastAsia"/>
                <w:sz w:val="20"/>
                <w:szCs w:val="20"/>
              </w:rPr>
              <w:t xml:space="preserve"> </w:t>
            </w:r>
            <w:r w:rsidR="00FD47E1">
              <w:rPr>
                <w:rFonts w:cs="Times New Roman" w:hint="eastAsia"/>
                <w:sz w:val="20"/>
                <w:szCs w:val="20"/>
              </w:rPr>
              <w:t>체결할</w:t>
            </w:r>
            <w:r w:rsidR="00FD47E1">
              <w:rPr>
                <w:rFonts w:cs="Times New Roman" w:hint="eastAsia"/>
                <w:sz w:val="20"/>
                <w:szCs w:val="20"/>
              </w:rPr>
              <w:t xml:space="preserve"> </w:t>
            </w:r>
            <w:r w:rsidR="00FD47E1">
              <w:rPr>
                <w:rFonts w:cs="Times New Roman" w:hint="eastAsia"/>
                <w:sz w:val="20"/>
                <w:szCs w:val="20"/>
              </w:rPr>
              <w:t>경우</w:t>
            </w:r>
            <w:r w:rsidR="00FD47E1">
              <w:rPr>
                <w:rFonts w:cs="Times New Roman" w:hint="eastAsia"/>
                <w:sz w:val="20"/>
                <w:szCs w:val="20"/>
              </w:rPr>
              <w:t xml:space="preserve"> </w:t>
            </w:r>
            <w:r w:rsidR="00FD47E1">
              <w:rPr>
                <w:rFonts w:cs="Times New Roman" w:hint="eastAsia"/>
                <w:sz w:val="20"/>
                <w:szCs w:val="20"/>
              </w:rPr>
              <w:t>소요될</w:t>
            </w:r>
            <w:r w:rsidR="00FD47E1">
              <w:rPr>
                <w:rFonts w:cs="Times New Roman" w:hint="eastAsia"/>
                <w:sz w:val="20"/>
                <w:szCs w:val="20"/>
              </w:rPr>
              <w:t xml:space="preserve"> </w:t>
            </w:r>
            <w:r w:rsidR="00FD47E1">
              <w:rPr>
                <w:rFonts w:cs="Times New Roman" w:hint="eastAsia"/>
                <w:sz w:val="20"/>
                <w:szCs w:val="20"/>
              </w:rPr>
              <w:t>것으로</w:t>
            </w:r>
            <w:r w:rsidR="00FD47E1">
              <w:rPr>
                <w:rFonts w:cs="Times New Roman" w:hint="eastAsia"/>
                <w:sz w:val="20"/>
                <w:szCs w:val="20"/>
              </w:rPr>
              <w:t xml:space="preserve"> </w:t>
            </w:r>
            <w:r w:rsidR="00FD47E1">
              <w:rPr>
                <w:rFonts w:cs="Times New Roman" w:hint="eastAsia"/>
                <w:sz w:val="20"/>
                <w:szCs w:val="20"/>
              </w:rPr>
              <w:t>예상되는</w:t>
            </w:r>
            <w:r w:rsidR="00FD47E1">
              <w:rPr>
                <w:rFonts w:cs="Times New Roman" w:hint="eastAsia"/>
                <w:sz w:val="20"/>
                <w:szCs w:val="20"/>
              </w:rPr>
              <w:t xml:space="preserve"> </w:t>
            </w:r>
            <w:r w:rsidR="00FD47E1">
              <w:rPr>
                <w:rFonts w:cs="Times New Roman" w:hint="eastAsia"/>
                <w:sz w:val="20"/>
                <w:szCs w:val="20"/>
              </w:rPr>
              <w:t>시간이나</w:t>
            </w:r>
            <w:r w:rsidR="00FD47E1">
              <w:rPr>
                <w:rFonts w:cs="Times New Roman" w:hint="eastAsia"/>
                <w:sz w:val="20"/>
                <w:szCs w:val="20"/>
              </w:rPr>
              <w:t xml:space="preserve"> </w:t>
            </w:r>
            <w:r w:rsidR="00FD47E1">
              <w:rPr>
                <w:rFonts w:cs="Times New Roman" w:hint="eastAsia"/>
                <w:sz w:val="20"/>
                <w:szCs w:val="20"/>
              </w:rPr>
              <w:t>비용</w:t>
            </w:r>
            <w:r w:rsidR="00FD47E1">
              <w:rPr>
                <w:rFonts w:cs="Times New Roman" w:hint="eastAsia"/>
                <w:sz w:val="20"/>
                <w:szCs w:val="20"/>
              </w:rPr>
              <w:t>,</w:t>
            </w:r>
            <w:r w:rsidR="00FD47E1">
              <w:rPr>
                <w:rFonts w:cs="Times New Roman"/>
                <w:sz w:val="20"/>
                <w:szCs w:val="20"/>
              </w:rPr>
              <w:t xml:space="preserve"> </w:t>
            </w:r>
            <w:r w:rsidR="00FD47E1">
              <w:rPr>
                <w:rFonts w:cs="Times New Roman" w:hint="eastAsia"/>
                <w:sz w:val="20"/>
                <w:szCs w:val="20"/>
              </w:rPr>
              <w:t>사용자가</w:t>
            </w:r>
            <w:r w:rsidR="00FD47E1">
              <w:rPr>
                <w:rFonts w:cs="Times New Roman" w:hint="eastAsia"/>
                <w:sz w:val="20"/>
                <w:szCs w:val="20"/>
              </w:rPr>
              <w:t xml:space="preserve"> </w:t>
            </w:r>
            <w:r w:rsidR="00FD47E1">
              <w:rPr>
                <w:rFonts w:cs="Times New Roman" w:hint="eastAsia"/>
                <w:sz w:val="20"/>
                <w:szCs w:val="20"/>
              </w:rPr>
              <w:t>겪게</w:t>
            </w:r>
            <w:r w:rsidR="00FD47E1">
              <w:rPr>
                <w:rFonts w:cs="Times New Roman" w:hint="eastAsia"/>
                <w:sz w:val="20"/>
                <w:szCs w:val="20"/>
              </w:rPr>
              <w:t xml:space="preserve"> </w:t>
            </w:r>
            <w:r w:rsidR="00FD47E1">
              <w:rPr>
                <w:rFonts w:cs="Times New Roman" w:hint="eastAsia"/>
                <w:sz w:val="20"/>
                <w:szCs w:val="20"/>
              </w:rPr>
              <w:t>될</w:t>
            </w:r>
            <w:r w:rsidR="00FD47E1">
              <w:rPr>
                <w:rFonts w:cs="Times New Roman" w:hint="eastAsia"/>
                <w:sz w:val="20"/>
                <w:szCs w:val="20"/>
              </w:rPr>
              <w:t xml:space="preserve"> </w:t>
            </w:r>
            <w:r w:rsidR="00FD47E1">
              <w:rPr>
                <w:rFonts w:cs="Times New Roman" w:hint="eastAsia"/>
                <w:sz w:val="20"/>
                <w:szCs w:val="20"/>
              </w:rPr>
              <w:t>수</w:t>
            </w:r>
            <w:r w:rsidR="00FD47E1">
              <w:rPr>
                <w:rFonts w:cs="Times New Roman" w:hint="eastAsia"/>
                <w:sz w:val="20"/>
                <w:szCs w:val="20"/>
              </w:rPr>
              <w:t xml:space="preserve"> </w:t>
            </w:r>
            <w:r w:rsidR="00FD47E1">
              <w:rPr>
                <w:rFonts w:cs="Times New Roman" w:hint="eastAsia"/>
                <w:sz w:val="20"/>
                <w:szCs w:val="20"/>
              </w:rPr>
              <w:t>있는</w:t>
            </w:r>
            <w:r w:rsidR="00FD47E1">
              <w:rPr>
                <w:rFonts w:cs="Times New Roman" w:hint="eastAsia"/>
                <w:sz w:val="20"/>
                <w:szCs w:val="20"/>
              </w:rPr>
              <w:t xml:space="preserve"> </w:t>
            </w:r>
            <w:r w:rsidR="00FD47E1">
              <w:rPr>
                <w:rFonts w:cs="Times New Roman" w:hint="eastAsia"/>
                <w:sz w:val="20"/>
                <w:szCs w:val="20"/>
              </w:rPr>
              <w:t>불편함</w:t>
            </w:r>
            <w:r w:rsidR="00FD47E1">
              <w:rPr>
                <w:rFonts w:cs="Times New Roman" w:hint="eastAsia"/>
                <w:sz w:val="20"/>
                <w:szCs w:val="20"/>
              </w:rPr>
              <w:t xml:space="preserve"> </w:t>
            </w:r>
            <w:r w:rsidR="00FD47E1">
              <w:rPr>
                <w:rFonts w:cs="Times New Roman" w:hint="eastAsia"/>
                <w:sz w:val="20"/>
                <w:szCs w:val="20"/>
              </w:rPr>
              <w:t>등을</w:t>
            </w:r>
            <w:r w:rsidR="00FD47E1">
              <w:rPr>
                <w:rFonts w:cs="Times New Roman" w:hint="eastAsia"/>
                <w:sz w:val="20"/>
                <w:szCs w:val="20"/>
              </w:rPr>
              <w:t xml:space="preserve"> </w:t>
            </w:r>
            <w:r w:rsidR="00FD47E1">
              <w:rPr>
                <w:rFonts w:cs="Times New Roman" w:hint="eastAsia"/>
                <w:sz w:val="20"/>
                <w:szCs w:val="20"/>
              </w:rPr>
              <w:t>고려할</w:t>
            </w:r>
            <w:r w:rsidR="00FD47E1">
              <w:rPr>
                <w:rFonts w:cs="Times New Roman" w:hint="eastAsia"/>
                <w:sz w:val="20"/>
                <w:szCs w:val="20"/>
              </w:rPr>
              <w:t xml:space="preserve"> </w:t>
            </w:r>
            <w:r w:rsidR="00FD47E1">
              <w:rPr>
                <w:rFonts w:cs="Times New Roman" w:hint="eastAsia"/>
                <w:sz w:val="20"/>
                <w:szCs w:val="20"/>
              </w:rPr>
              <w:t>때</w:t>
            </w:r>
            <w:r w:rsidR="00FD47E1">
              <w:rPr>
                <w:rFonts w:cs="Times New Roman" w:hint="eastAsia"/>
                <w:sz w:val="20"/>
                <w:szCs w:val="20"/>
              </w:rPr>
              <w:t xml:space="preserve"> </w:t>
            </w:r>
            <w:r w:rsidR="00FD47E1">
              <w:rPr>
                <w:rFonts w:cs="Times New Roman" w:hint="eastAsia"/>
                <w:sz w:val="20"/>
                <w:szCs w:val="20"/>
              </w:rPr>
              <w:t>완전한</w:t>
            </w:r>
            <w:r w:rsidR="00FD47E1">
              <w:rPr>
                <w:rFonts w:cs="Times New Roman" w:hint="eastAsia"/>
                <w:sz w:val="20"/>
                <w:szCs w:val="20"/>
              </w:rPr>
              <w:t xml:space="preserve"> </w:t>
            </w:r>
            <w:r w:rsidR="00FD47E1">
              <w:rPr>
                <w:rFonts w:cs="Times New Roman" w:hint="eastAsia"/>
                <w:sz w:val="20"/>
                <w:szCs w:val="20"/>
              </w:rPr>
              <w:t>단절이</w:t>
            </w:r>
            <w:r w:rsidR="00FD47E1">
              <w:rPr>
                <w:rFonts w:cs="Times New Roman" w:hint="eastAsia"/>
                <w:sz w:val="20"/>
                <w:szCs w:val="20"/>
              </w:rPr>
              <w:t xml:space="preserve"> </w:t>
            </w:r>
            <w:r w:rsidR="00FD47E1">
              <w:rPr>
                <w:rFonts w:cs="Times New Roman" w:hint="eastAsia"/>
                <w:sz w:val="20"/>
                <w:szCs w:val="20"/>
              </w:rPr>
              <w:t>어렵다고</w:t>
            </w:r>
            <w:r w:rsidR="00FD47E1">
              <w:rPr>
                <w:rFonts w:cs="Times New Roman" w:hint="eastAsia"/>
                <w:sz w:val="20"/>
                <w:szCs w:val="20"/>
              </w:rPr>
              <w:t xml:space="preserve"> </w:t>
            </w:r>
            <w:r w:rsidR="00FD47E1">
              <w:rPr>
                <w:rFonts w:cs="Times New Roman" w:hint="eastAsia"/>
                <w:sz w:val="20"/>
                <w:szCs w:val="20"/>
              </w:rPr>
              <w:t>함</w:t>
            </w:r>
            <w:r w:rsidR="00FD47E1">
              <w:rPr>
                <w:rFonts w:cs="Times New Roman" w:hint="eastAsia"/>
                <w:sz w:val="20"/>
                <w:szCs w:val="20"/>
              </w:rPr>
              <w:t xml:space="preserve">. </w:t>
            </w:r>
          </w:p>
        </w:tc>
        <w:tc>
          <w:tcPr>
            <w:tcW w:w="26" w:type="pct"/>
            <w:tcBorders>
              <w:top w:val="nil"/>
              <w:bottom w:val="nil"/>
            </w:tcBorders>
          </w:tcPr>
          <w:p w14:paraId="79FB12DB" w14:textId="77777777" w:rsidR="0080170A" w:rsidRPr="00D97FBA" w:rsidRDefault="0080170A" w:rsidP="0080170A">
            <w:pPr>
              <w:widowControl/>
              <w:spacing w:before="40" w:after="120" w:line="276" w:lineRule="auto"/>
              <w:rPr>
                <w:rFonts w:cs="Times New Roman"/>
                <w:sz w:val="20"/>
                <w:szCs w:val="20"/>
              </w:rPr>
            </w:pPr>
          </w:p>
        </w:tc>
        <w:tc>
          <w:tcPr>
            <w:tcW w:w="1728" w:type="pct"/>
          </w:tcPr>
          <w:p w14:paraId="300F5791" w14:textId="22234572" w:rsidR="003A382F" w:rsidRPr="00D97FBA" w:rsidRDefault="003A382F" w:rsidP="00124A27">
            <w:pPr>
              <w:pStyle w:val="a8"/>
              <w:widowControl/>
              <w:numPr>
                <w:ilvl w:val="0"/>
                <w:numId w:val="2"/>
              </w:numPr>
              <w:spacing w:before="40" w:after="120" w:line="276" w:lineRule="auto"/>
              <w:rPr>
                <w:rFonts w:cs="Times New Roman"/>
                <w:sz w:val="20"/>
                <w:szCs w:val="20"/>
              </w:rPr>
            </w:pPr>
            <w:r w:rsidRPr="00D97FBA">
              <w:rPr>
                <w:rFonts w:cs="Times New Roman"/>
                <w:sz w:val="20"/>
                <w:szCs w:val="20"/>
              </w:rPr>
              <w:t>대상회사</w:t>
            </w:r>
            <w:r w:rsidRPr="00D97FBA">
              <w:rPr>
                <w:rFonts w:cs="Times New Roman"/>
                <w:sz w:val="20"/>
                <w:szCs w:val="20"/>
              </w:rPr>
              <w:t xml:space="preserve"> </w:t>
            </w:r>
            <w:r w:rsidRPr="00D97FBA">
              <w:rPr>
                <w:rFonts w:cs="Times New Roman"/>
                <w:sz w:val="20"/>
                <w:szCs w:val="20"/>
              </w:rPr>
              <w:t>및</w:t>
            </w:r>
            <w:r w:rsidRPr="00D97FBA">
              <w:rPr>
                <w:rFonts w:cs="Times New Roman"/>
                <w:sz w:val="20"/>
                <w:szCs w:val="20"/>
              </w:rPr>
              <w:t xml:space="preserve"> </w:t>
            </w:r>
            <w:r w:rsidRPr="00D97FBA">
              <w:rPr>
                <w:rFonts w:cs="Times New Roman"/>
                <w:sz w:val="20"/>
                <w:szCs w:val="20"/>
              </w:rPr>
              <w:t>자회사들은</w:t>
            </w:r>
            <w:r w:rsidRPr="00D97FBA">
              <w:rPr>
                <w:rFonts w:cs="Times New Roman"/>
                <w:sz w:val="20"/>
                <w:szCs w:val="20"/>
              </w:rPr>
              <w:t xml:space="preserve"> </w:t>
            </w:r>
            <w:r w:rsidRPr="00D97FBA">
              <w:rPr>
                <w:rFonts w:cs="Times New Roman"/>
                <w:sz w:val="20"/>
                <w:szCs w:val="20"/>
              </w:rPr>
              <w:t>상법상</w:t>
            </w:r>
            <w:r w:rsidRPr="00D97FBA">
              <w:rPr>
                <w:rFonts w:cs="Times New Roman"/>
                <w:sz w:val="20"/>
                <w:szCs w:val="20"/>
              </w:rPr>
              <w:t xml:space="preserve"> </w:t>
            </w:r>
            <w:r w:rsidRPr="00D97FBA">
              <w:rPr>
                <w:rFonts w:cs="Times New Roman"/>
                <w:sz w:val="20"/>
                <w:szCs w:val="20"/>
              </w:rPr>
              <w:t>자기거래에</w:t>
            </w:r>
            <w:r w:rsidRPr="00D97FBA">
              <w:rPr>
                <w:rFonts w:cs="Times New Roman"/>
                <w:sz w:val="20"/>
                <w:szCs w:val="20"/>
              </w:rPr>
              <w:t xml:space="preserve"> </w:t>
            </w:r>
            <w:r w:rsidRPr="00D97FBA">
              <w:rPr>
                <w:rFonts w:cs="Times New Roman"/>
                <w:sz w:val="20"/>
                <w:szCs w:val="20"/>
              </w:rPr>
              <w:t>해당하는</w:t>
            </w:r>
            <w:r w:rsidRPr="00D97FBA">
              <w:rPr>
                <w:rFonts w:cs="Times New Roman"/>
                <w:sz w:val="20"/>
                <w:szCs w:val="20"/>
              </w:rPr>
              <w:t xml:space="preserve"> </w:t>
            </w:r>
            <w:r w:rsidRPr="00D97FBA">
              <w:rPr>
                <w:rFonts w:cs="Times New Roman"/>
                <w:sz w:val="20"/>
                <w:szCs w:val="20"/>
              </w:rPr>
              <w:t>계약에</w:t>
            </w:r>
            <w:r w:rsidRPr="00D97FBA">
              <w:rPr>
                <w:rFonts w:cs="Times New Roman"/>
                <w:sz w:val="20"/>
                <w:szCs w:val="20"/>
              </w:rPr>
              <w:t xml:space="preserve"> </w:t>
            </w:r>
            <w:r w:rsidRPr="00D97FBA">
              <w:rPr>
                <w:rFonts w:cs="Times New Roman"/>
                <w:sz w:val="20"/>
                <w:szCs w:val="20"/>
              </w:rPr>
              <w:t>대하여는</w:t>
            </w:r>
            <w:r w:rsidRPr="00D97FBA">
              <w:rPr>
                <w:rFonts w:cs="Times New Roman"/>
                <w:sz w:val="20"/>
                <w:szCs w:val="20"/>
              </w:rPr>
              <w:t xml:space="preserve"> </w:t>
            </w:r>
            <w:r w:rsidRPr="00D97FBA">
              <w:rPr>
                <w:rFonts w:cs="Times New Roman"/>
                <w:sz w:val="20"/>
                <w:szCs w:val="20"/>
              </w:rPr>
              <w:t>이사회에서</w:t>
            </w:r>
            <w:r w:rsidRPr="00D97FBA">
              <w:rPr>
                <w:rFonts w:cs="Times New Roman"/>
                <w:sz w:val="20"/>
                <w:szCs w:val="20"/>
              </w:rPr>
              <w:t xml:space="preserve"> </w:t>
            </w:r>
            <w:r w:rsidRPr="00D97FBA">
              <w:rPr>
                <w:rFonts w:cs="Times New Roman"/>
                <w:sz w:val="20"/>
                <w:szCs w:val="20"/>
              </w:rPr>
              <w:t>주요</w:t>
            </w:r>
            <w:r w:rsidRPr="00D97FBA">
              <w:rPr>
                <w:rFonts w:cs="Times New Roman"/>
                <w:sz w:val="20"/>
                <w:szCs w:val="20"/>
              </w:rPr>
              <w:t xml:space="preserve"> </w:t>
            </w:r>
            <w:r w:rsidRPr="00D97FBA">
              <w:rPr>
                <w:rFonts w:cs="Times New Roman"/>
                <w:sz w:val="20"/>
                <w:szCs w:val="20"/>
              </w:rPr>
              <w:t>내용을</w:t>
            </w:r>
            <w:r w:rsidRPr="00D97FBA">
              <w:rPr>
                <w:rFonts w:cs="Times New Roman"/>
                <w:sz w:val="20"/>
                <w:szCs w:val="20"/>
              </w:rPr>
              <w:t xml:space="preserve"> </w:t>
            </w:r>
            <w:r w:rsidRPr="00D97FBA">
              <w:rPr>
                <w:rFonts w:cs="Times New Roman"/>
                <w:sz w:val="20"/>
                <w:szCs w:val="20"/>
              </w:rPr>
              <w:t>검토하여</w:t>
            </w:r>
            <w:r w:rsidRPr="00D97FBA">
              <w:rPr>
                <w:rFonts w:cs="Times New Roman"/>
                <w:sz w:val="20"/>
                <w:szCs w:val="20"/>
              </w:rPr>
              <w:t xml:space="preserve"> </w:t>
            </w:r>
            <w:r w:rsidRPr="00D97FBA">
              <w:rPr>
                <w:rFonts w:cs="Times New Roman"/>
                <w:sz w:val="20"/>
                <w:szCs w:val="20"/>
              </w:rPr>
              <w:t>사전에</w:t>
            </w:r>
            <w:r w:rsidRPr="00D97FBA">
              <w:rPr>
                <w:rFonts w:cs="Times New Roman"/>
                <w:sz w:val="20"/>
                <w:szCs w:val="20"/>
              </w:rPr>
              <w:t xml:space="preserve"> </w:t>
            </w:r>
            <w:r w:rsidRPr="00D97FBA">
              <w:rPr>
                <w:rFonts w:cs="Times New Roman"/>
                <w:sz w:val="20"/>
                <w:szCs w:val="20"/>
              </w:rPr>
              <w:t>승인을</w:t>
            </w:r>
            <w:r w:rsidRPr="00D97FBA">
              <w:rPr>
                <w:rFonts w:cs="Times New Roman"/>
                <w:sz w:val="20"/>
                <w:szCs w:val="20"/>
              </w:rPr>
              <w:t xml:space="preserve"> </w:t>
            </w:r>
            <w:r w:rsidRPr="00D97FBA">
              <w:rPr>
                <w:rFonts w:cs="Times New Roman"/>
                <w:sz w:val="20"/>
                <w:szCs w:val="20"/>
              </w:rPr>
              <w:t>받고</w:t>
            </w:r>
            <w:r w:rsidRPr="00D97FBA">
              <w:rPr>
                <w:rFonts w:cs="Times New Roman"/>
                <w:sz w:val="20"/>
                <w:szCs w:val="20"/>
              </w:rPr>
              <w:t xml:space="preserve"> </w:t>
            </w:r>
            <w:r w:rsidRPr="00D97FBA">
              <w:rPr>
                <w:rFonts w:cs="Times New Roman"/>
                <w:sz w:val="20"/>
                <w:szCs w:val="20"/>
              </w:rPr>
              <w:t>있으며</w:t>
            </w:r>
            <w:r w:rsidRPr="00D97FBA">
              <w:rPr>
                <w:rFonts w:cs="Times New Roman"/>
                <w:sz w:val="20"/>
                <w:szCs w:val="20"/>
              </w:rPr>
              <w:t xml:space="preserve">, </w:t>
            </w:r>
            <w:r w:rsidRPr="00D97FBA">
              <w:rPr>
                <w:rFonts w:cs="Times New Roman"/>
                <w:sz w:val="20"/>
                <w:szCs w:val="20"/>
              </w:rPr>
              <w:t>특수관계자</w:t>
            </w:r>
            <w:r w:rsidRPr="00D97FBA">
              <w:rPr>
                <w:rFonts w:cs="Times New Roman"/>
                <w:sz w:val="20"/>
                <w:szCs w:val="20"/>
              </w:rPr>
              <w:t xml:space="preserve"> </w:t>
            </w:r>
            <w:r w:rsidRPr="00D97FBA">
              <w:rPr>
                <w:rFonts w:cs="Times New Roman"/>
                <w:sz w:val="20"/>
                <w:szCs w:val="20"/>
              </w:rPr>
              <w:t>계약의</w:t>
            </w:r>
            <w:r w:rsidRPr="00D97FBA">
              <w:rPr>
                <w:rFonts w:cs="Times New Roman"/>
                <w:sz w:val="20"/>
                <w:szCs w:val="20"/>
              </w:rPr>
              <w:t xml:space="preserve"> </w:t>
            </w:r>
            <w:r w:rsidRPr="00D97FBA">
              <w:rPr>
                <w:rFonts w:cs="Times New Roman"/>
                <w:sz w:val="20"/>
                <w:szCs w:val="20"/>
              </w:rPr>
              <w:t>각</w:t>
            </w:r>
            <w:r w:rsidRPr="00D97FBA">
              <w:rPr>
                <w:rFonts w:cs="Times New Roman"/>
                <w:sz w:val="20"/>
                <w:szCs w:val="20"/>
              </w:rPr>
              <w:t xml:space="preserve"> </w:t>
            </w:r>
            <w:r w:rsidRPr="00D97FBA">
              <w:rPr>
                <w:rFonts w:cs="Times New Roman"/>
                <w:sz w:val="20"/>
                <w:szCs w:val="20"/>
              </w:rPr>
              <w:t>거래조건은</w:t>
            </w:r>
            <w:r w:rsidRPr="00D97FBA">
              <w:rPr>
                <w:rFonts w:cs="Times New Roman"/>
                <w:sz w:val="20"/>
                <w:szCs w:val="20"/>
              </w:rPr>
              <w:t xml:space="preserve"> </w:t>
            </w:r>
            <w:r w:rsidRPr="00D97FBA">
              <w:rPr>
                <w:rFonts w:cs="Times New Roman"/>
                <w:sz w:val="20"/>
                <w:szCs w:val="20"/>
              </w:rPr>
              <w:t>특수관계가</w:t>
            </w:r>
            <w:r w:rsidRPr="00D97FBA">
              <w:rPr>
                <w:rFonts w:cs="Times New Roman"/>
                <w:sz w:val="20"/>
                <w:szCs w:val="20"/>
              </w:rPr>
              <w:t xml:space="preserve"> </w:t>
            </w:r>
            <w:r w:rsidRPr="00D97FBA">
              <w:rPr>
                <w:rFonts w:cs="Times New Roman"/>
                <w:sz w:val="20"/>
                <w:szCs w:val="20"/>
              </w:rPr>
              <w:t>없는</w:t>
            </w:r>
            <w:r w:rsidRPr="00D97FBA">
              <w:rPr>
                <w:rFonts w:cs="Times New Roman"/>
                <w:sz w:val="20"/>
                <w:szCs w:val="20"/>
              </w:rPr>
              <w:t xml:space="preserve"> </w:t>
            </w:r>
            <w:r w:rsidRPr="00D97FBA">
              <w:rPr>
                <w:rFonts w:cs="Times New Roman"/>
                <w:sz w:val="20"/>
                <w:szCs w:val="20"/>
              </w:rPr>
              <w:t>제</w:t>
            </w:r>
            <w:r w:rsidRPr="00D97FBA">
              <w:rPr>
                <w:rFonts w:cs="Times New Roman"/>
                <w:sz w:val="20"/>
                <w:szCs w:val="20"/>
              </w:rPr>
              <w:t>3</w:t>
            </w:r>
            <w:r w:rsidRPr="00D97FBA">
              <w:rPr>
                <w:rFonts w:cs="Times New Roman"/>
                <w:sz w:val="20"/>
                <w:szCs w:val="20"/>
              </w:rPr>
              <w:t>자와</w:t>
            </w:r>
            <w:r w:rsidRPr="00D97FBA">
              <w:rPr>
                <w:rFonts w:cs="Times New Roman"/>
                <w:sz w:val="20"/>
                <w:szCs w:val="20"/>
              </w:rPr>
              <w:t xml:space="preserve"> </w:t>
            </w:r>
            <w:r w:rsidRPr="00D97FBA">
              <w:rPr>
                <w:rFonts w:cs="Times New Roman"/>
                <w:sz w:val="20"/>
                <w:szCs w:val="20"/>
              </w:rPr>
              <w:t>체결되는</w:t>
            </w:r>
            <w:r w:rsidRPr="00D97FBA">
              <w:rPr>
                <w:rFonts w:cs="Times New Roman"/>
                <w:sz w:val="20"/>
                <w:szCs w:val="20"/>
              </w:rPr>
              <w:t xml:space="preserve"> </w:t>
            </w:r>
            <w:r w:rsidRPr="00D97FBA">
              <w:rPr>
                <w:rFonts w:cs="Times New Roman"/>
                <w:sz w:val="20"/>
                <w:szCs w:val="20"/>
              </w:rPr>
              <w:t>것과</w:t>
            </w:r>
            <w:r w:rsidRPr="00D97FBA">
              <w:rPr>
                <w:rFonts w:cs="Times New Roman"/>
                <w:sz w:val="20"/>
                <w:szCs w:val="20"/>
              </w:rPr>
              <w:t xml:space="preserve"> </w:t>
            </w:r>
            <w:r w:rsidRPr="00D97FBA">
              <w:rPr>
                <w:rFonts w:cs="Times New Roman"/>
                <w:sz w:val="20"/>
                <w:szCs w:val="20"/>
              </w:rPr>
              <w:t>유사한</w:t>
            </w:r>
            <w:r w:rsidRPr="00D97FBA">
              <w:rPr>
                <w:rFonts w:cs="Times New Roman"/>
                <w:sz w:val="20"/>
                <w:szCs w:val="20"/>
              </w:rPr>
              <w:t xml:space="preserve"> </w:t>
            </w:r>
            <w:r w:rsidRPr="00D97FBA">
              <w:rPr>
                <w:rFonts w:cs="Times New Roman"/>
                <w:sz w:val="20"/>
                <w:szCs w:val="20"/>
              </w:rPr>
              <w:t>수준으로</w:t>
            </w:r>
            <w:r w:rsidRPr="00D97FBA">
              <w:rPr>
                <w:rFonts w:cs="Times New Roman"/>
                <w:sz w:val="20"/>
                <w:szCs w:val="20"/>
              </w:rPr>
              <w:t xml:space="preserve"> </w:t>
            </w:r>
            <w:r w:rsidRPr="00D97FBA">
              <w:rPr>
                <w:rFonts w:cs="Times New Roman"/>
                <w:sz w:val="20"/>
                <w:szCs w:val="20"/>
              </w:rPr>
              <w:t>설정되었다고</w:t>
            </w:r>
            <w:r w:rsidRPr="00D97FBA">
              <w:rPr>
                <w:rFonts w:cs="Times New Roman"/>
                <w:sz w:val="20"/>
                <w:szCs w:val="20"/>
              </w:rPr>
              <w:t xml:space="preserve"> </w:t>
            </w:r>
            <w:r w:rsidRPr="00D97FBA">
              <w:rPr>
                <w:rFonts w:cs="Times New Roman"/>
                <w:sz w:val="20"/>
                <w:szCs w:val="20"/>
              </w:rPr>
              <w:t>함</w:t>
            </w:r>
            <w:r w:rsidRPr="00D97FBA">
              <w:rPr>
                <w:rFonts w:cs="Times New Roman"/>
                <w:sz w:val="20"/>
                <w:szCs w:val="20"/>
              </w:rPr>
              <w:t>.</w:t>
            </w:r>
          </w:p>
          <w:p w14:paraId="579F20D4" w14:textId="2E1F5D76" w:rsidR="0080170A" w:rsidRPr="00D97FBA" w:rsidRDefault="00D14513" w:rsidP="005E002D">
            <w:pPr>
              <w:pStyle w:val="a8"/>
              <w:widowControl/>
              <w:numPr>
                <w:ilvl w:val="0"/>
                <w:numId w:val="2"/>
              </w:numPr>
              <w:spacing w:before="40" w:after="120" w:line="276" w:lineRule="auto"/>
            </w:pP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계열회사들과</w:t>
            </w:r>
            <w:r>
              <w:rPr>
                <w:rFonts w:cs="Times New Roman" w:hint="eastAsia"/>
                <w:sz w:val="20"/>
                <w:szCs w:val="20"/>
              </w:rPr>
              <w:t xml:space="preserve"> </w:t>
            </w:r>
            <w:r>
              <w:rPr>
                <w:rFonts w:cs="Times New Roman" w:hint="eastAsia"/>
                <w:sz w:val="20"/>
                <w:szCs w:val="20"/>
              </w:rPr>
              <w:t>체결하고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계약</w:t>
            </w:r>
            <w:r>
              <w:rPr>
                <w:rFonts w:cs="Times New Roman" w:hint="eastAsia"/>
                <w:sz w:val="20"/>
                <w:szCs w:val="20"/>
              </w:rPr>
              <w:t xml:space="preserve"> </w:t>
            </w:r>
            <w:r>
              <w:rPr>
                <w:rFonts w:cs="Times New Roman" w:hint="eastAsia"/>
                <w:sz w:val="20"/>
                <w:szCs w:val="20"/>
              </w:rPr>
              <w:t>중</w:t>
            </w:r>
            <w:r>
              <w:rPr>
                <w:rFonts w:cs="Times New Roman" w:hint="eastAsia"/>
                <w:sz w:val="20"/>
                <w:szCs w:val="20"/>
              </w:rPr>
              <w:t xml:space="preserve"> </w:t>
            </w:r>
            <w:r>
              <w:rPr>
                <w:rFonts w:cs="Times New Roman" w:hint="eastAsia"/>
                <w:sz w:val="20"/>
                <w:szCs w:val="20"/>
              </w:rPr>
              <w:t>일반적인</w:t>
            </w:r>
            <w:r>
              <w:rPr>
                <w:rFonts w:cs="Times New Roman" w:hint="eastAsia"/>
                <w:sz w:val="20"/>
                <w:szCs w:val="20"/>
              </w:rPr>
              <w:t xml:space="preserve"> </w:t>
            </w:r>
            <w:r>
              <w:rPr>
                <w:rFonts w:cs="Times New Roman" w:hint="eastAsia"/>
                <w:sz w:val="20"/>
                <w:szCs w:val="20"/>
              </w:rPr>
              <w:t>업무대행계약의</w:t>
            </w:r>
            <w:r>
              <w:rPr>
                <w:rFonts w:cs="Times New Roman" w:hint="eastAsia"/>
                <w:sz w:val="20"/>
                <w:szCs w:val="20"/>
              </w:rPr>
              <w:t xml:space="preserve"> </w:t>
            </w:r>
            <w:r>
              <w:rPr>
                <w:rFonts w:cs="Times New Roman" w:hint="eastAsia"/>
                <w:sz w:val="20"/>
                <w:szCs w:val="20"/>
              </w:rPr>
              <w:t>경우에는</w:t>
            </w:r>
            <w:r w:rsidR="00680EDC">
              <w:rPr>
                <w:rFonts w:cs="Times New Roman" w:hint="eastAsia"/>
                <w:sz w:val="20"/>
                <w:szCs w:val="20"/>
              </w:rPr>
              <w:t xml:space="preserve"> </w:t>
            </w:r>
            <w:r w:rsidR="00680EDC">
              <w:rPr>
                <w:rFonts w:cs="Times New Roman" w:hint="eastAsia"/>
                <w:sz w:val="20"/>
                <w:szCs w:val="20"/>
              </w:rPr>
              <w:t>본건</w:t>
            </w:r>
            <w:r w:rsidR="00680EDC">
              <w:rPr>
                <w:rFonts w:cs="Times New Roman" w:hint="eastAsia"/>
                <w:sz w:val="20"/>
                <w:szCs w:val="20"/>
              </w:rPr>
              <w:t xml:space="preserve"> </w:t>
            </w:r>
            <w:r w:rsidR="00680EDC">
              <w:rPr>
                <w:rFonts w:cs="Times New Roman" w:hint="eastAsia"/>
                <w:sz w:val="20"/>
                <w:szCs w:val="20"/>
              </w:rPr>
              <w:t>거래</w:t>
            </w:r>
            <w:r w:rsidR="00680EDC">
              <w:rPr>
                <w:rFonts w:cs="Times New Roman" w:hint="eastAsia"/>
                <w:sz w:val="20"/>
                <w:szCs w:val="20"/>
              </w:rPr>
              <w:t xml:space="preserve"> </w:t>
            </w:r>
            <w:r w:rsidR="00680EDC">
              <w:rPr>
                <w:rFonts w:cs="Times New Roman" w:hint="eastAsia"/>
                <w:sz w:val="20"/>
                <w:szCs w:val="20"/>
              </w:rPr>
              <w:t>이후</w:t>
            </w:r>
            <w:r w:rsidR="00680EDC">
              <w:rPr>
                <w:rFonts w:cs="Times New Roman" w:hint="eastAsia"/>
                <w:sz w:val="20"/>
                <w:szCs w:val="20"/>
              </w:rPr>
              <w:t xml:space="preserve"> </w:t>
            </w:r>
            <w:r w:rsidR="00680EDC">
              <w:rPr>
                <w:rFonts w:cs="Times New Roman" w:hint="eastAsia"/>
                <w:sz w:val="20"/>
                <w:szCs w:val="20"/>
              </w:rPr>
              <w:t>계열분리</w:t>
            </w:r>
            <w:r w:rsidR="00680EDC">
              <w:rPr>
                <w:rFonts w:cs="Times New Roman" w:hint="eastAsia"/>
                <w:sz w:val="20"/>
                <w:szCs w:val="20"/>
              </w:rPr>
              <w:t xml:space="preserve"> </w:t>
            </w:r>
            <w:r w:rsidR="00680EDC">
              <w:rPr>
                <w:rFonts w:cs="Times New Roman" w:hint="eastAsia"/>
                <w:sz w:val="20"/>
                <w:szCs w:val="20"/>
              </w:rPr>
              <w:t>등을</w:t>
            </w:r>
            <w:r w:rsidR="00680EDC">
              <w:rPr>
                <w:rFonts w:cs="Times New Roman" w:hint="eastAsia"/>
                <w:sz w:val="20"/>
                <w:szCs w:val="20"/>
              </w:rPr>
              <w:t xml:space="preserve"> </w:t>
            </w:r>
            <w:r w:rsidR="00680EDC">
              <w:rPr>
                <w:rFonts w:cs="Times New Roman" w:hint="eastAsia"/>
                <w:sz w:val="20"/>
                <w:szCs w:val="20"/>
              </w:rPr>
              <w:t>고려하여</w:t>
            </w:r>
            <w:r w:rsidR="00680EDC">
              <w:rPr>
                <w:rFonts w:cs="Times New Roman" w:hint="eastAsia"/>
                <w:sz w:val="20"/>
                <w:szCs w:val="20"/>
              </w:rPr>
              <w:t xml:space="preserve"> </w:t>
            </w:r>
            <w:r w:rsidR="00680EDC">
              <w:rPr>
                <w:rFonts w:cs="Times New Roman" w:hint="eastAsia"/>
                <w:sz w:val="20"/>
                <w:szCs w:val="20"/>
              </w:rPr>
              <w:t>단절하는</w:t>
            </w:r>
            <w:r w:rsidR="00680EDC">
              <w:rPr>
                <w:rFonts w:cs="Times New Roman" w:hint="eastAsia"/>
                <w:sz w:val="20"/>
                <w:szCs w:val="20"/>
              </w:rPr>
              <w:t xml:space="preserve"> </w:t>
            </w:r>
            <w:r w:rsidR="00680EDC">
              <w:rPr>
                <w:rFonts w:cs="Times New Roman" w:hint="eastAsia"/>
                <w:sz w:val="20"/>
                <w:szCs w:val="20"/>
              </w:rPr>
              <w:t>것을</w:t>
            </w:r>
            <w:r w:rsidR="00680EDC">
              <w:rPr>
                <w:rFonts w:cs="Times New Roman" w:hint="eastAsia"/>
                <w:sz w:val="20"/>
                <w:szCs w:val="20"/>
              </w:rPr>
              <w:t xml:space="preserve"> </w:t>
            </w:r>
            <w:r w:rsidR="00680EDC">
              <w:rPr>
                <w:rFonts w:cs="Times New Roman" w:hint="eastAsia"/>
                <w:sz w:val="20"/>
                <w:szCs w:val="20"/>
              </w:rPr>
              <w:t>고려할</w:t>
            </w:r>
            <w:r w:rsidR="00680EDC">
              <w:rPr>
                <w:rFonts w:cs="Times New Roman" w:hint="eastAsia"/>
                <w:sz w:val="20"/>
                <w:szCs w:val="20"/>
              </w:rPr>
              <w:t xml:space="preserve"> </w:t>
            </w:r>
            <w:r w:rsidR="00680EDC">
              <w:rPr>
                <w:rFonts w:cs="Times New Roman" w:hint="eastAsia"/>
                <w:sz w:val="20"/>
                <w:szCs w:val="20"/>
              </w:rPr>
              <w:t>수</w:t>
            </w:r>
            <w:r w:rsidR="00680EDC">
              <w:rPr>
                <w:rFonts w:cs="Times New Roman" w:hint="eastAsia"/>
                <w:sz w:val="20"/>
                <w:szCs w:val="20"/>
              </w:rPr>
              <w:t xml:space="preserve"> </w:t>
            </w:r>
            <w:r w:rsidR="00680EDC">
              <w:rPr>
                <w:rFonts w:cs="Times New Roman" w:hint="eastAsia"/>
                <w:sz w:val="20"/>
                <w:szCs w:val="20"/>
              </w:rPr>
              <w:t>있을</w:t>
            </w:r>
            <w:r w:rsidR="00680EDC">
              <w:rPr>
                <w:rFonts w:cs="Times New Roman" w:hint="eastAsia"/>
                <w:sz w:val="20"/>
                <w:szCs w:val="20"/>
              </w:rPr>
              <w:t xml:space="preserve"> </w:t>
            </w:r>
            <w:r w:rsidR="00680EDC">
              <w:rPr>
                <w:rFonts w:cs="Times New Roman" w:hint="eastAsia"/>
                <w:sz w:val="20"/>
                <w:szCs w:val="20"/>
              </w:rPr>
              <w:t>것으로</w:t>
            </w:r>
            <w:r w:rsidR="00680EDC">
              <w:rPr>
                <w:rFonts w:cs="Times New Roman" w:hint="eastAsia"/>
                <w:sz w:val="20"/>
                <w:szCs w:val="20"/>
              </w:rPr>
              <w:t xml:space="preserve"> </w:t>
            </w:r>
            <w:r w:rsidR="00680EDC">
              <w:rPr>
                <w:rFonts w:cs="Times New Roman" w:hint="eastAsia"/>
                <w:sz w:val="20"/>
                <w:szCs w:val="20"/>
              </w:rPr>
              <w:t>보이고</w:t>
            </w:r>
            <w:r w:rsidR="00680EDC">
              <w:rPr>
                <w:rFonts w:cs="Times New Roman" w:hint="eastAsia"/>
                <w:sz w:val="20"/>
                <w:szCs w:val="20"/>
              </w:rPr>
              <w:t>,</w:t>
            </w:r>
            <w:r w:rsidR="0022490B">
              <w:rPr>
                <w:rFonts w:cs="Times New Roman"/>
                <w:sz w:val="20"/>
                <w:szCs w:val="20"/>
              </w:rPr>
              <w:t xml:space="preserve"> </w:t>
            </w:r>
            <w:r w:rsidR="0022490B">
              <w:rPr>
                <w:rFonts w:ascii="바탕체" w:hAnsi="바탕체" w:cs="Times New Roman" w:hint="eastAsia"/>
                <w:sz w:val="20"/>
                <w:szCs w:val="20"/>
              </w:rPr>
              <w:t>①</w:t>
            </w:r>
            <w:r w:rsidR="0022490B">
              <w:rPr>
                <w:rFonts w:cs="Times New Roman"/>
                <w:sz w:val="20"/>
                <w:szCs w:val="20"/>
              </w:rPr>
              <w:t xml:space="preserve"> </w:t>
            </w:r>
            <w:r w:rsidR="0022490B">
              <w:rPr>
                <w:rFonts w:cs="Times New Roman" w:hint="eastAsia"/>
                <w:sz w:val="20"/>
                <w:szCs w:val="20"/>
              </w:rPr>
              <w:t>브랜드</w:t>
            </w:r>
            <w:r w:rsidR="0022490B">
              <w:rPr>
                <w:rFonts w:cs="Times New Roman" w:hint="eastAsia"/>
                <w:sz w:val="20"/>
                <w:szCs w:val="20"/>
              </w:rPr>
              <w:t xml:space="preserve"> </w:t>
            </w:r>
            <w:r w:rsidR="0022490B">
              <w:rPr>
                <w:rFonts w:cs="Times New Roman" w:hint="eastAsia"/>
                <w:sz w:val="20"/>
                <w:szCs w:val="20"/>
              </w:rPr>
              <w:t>사용</w:t>
            </w:r>
            <w:r w:rsidR="0022490B">
              <w:rPr>
                <w:rFonts w:cs="Times New Roman" w:hint="eastAsia"/>
                <w:sz w:val="20"/>
                <w:szCs w:val="20"/>
              </w:rPr>
              <w:t>,</w:t>
            </w:r>
            <w:r w:rsidR="0022490B">
              <w:rPr>
                <w:rFonts w:cs="Times New Roman"/>
                <w:sz w:val="20"/>
                <w:szCs w:val="20"/>
              </w:rPr>
              <w:t xml:space="preserve"> </w:t>
            </w:r>
            <w:r w:rsidR="0022490B">
              <w:rPr>
                <w:rFonts w:ascii="바탕체" w:hAnsi="바탕체" w:cs="Times New Roman" w:hint="eastAsia"/>
                <w:sz w:val="20"/>
                <w:szCs w:val="20"/>
              </w:rPr>
              <w:t>②</w:t>
            </w:r>
            <w:r w:rsidR="00680EDC">
              <w:rPr>
                <w:rFonts w:cs="Times New Roman"/>
                <w:sz w:val="20"/>
                <w:szCs w:val="20"/>
              </w:rPr>
              <w:t xml:space="preserve"> </w:t>
            </w:r>
            <w:r w:rsidR="0022490B">
              <w:rPr>
                <w:rFonts w:cs="Times New Roman" w:hint="eastAsia"/>
                <w:sz w:val="20"/>
                <w:szCs w:val="20"/>
              </w:rPr>
              <w:t>지도</w:t>
            </w:r>
            <w:r w:rsidR="005E002D">
              <w:rPr>
                <w:rFonts w:cs="Times New Roman" w:hint="eastAsia"/>
                <w:sz w:val="20"/>
                <w:szCs w:val="20"/>
              </w:rPr>
              <w:t>데이터</w:t>
            </w:r>
            <w:r w:rsidR="00680EDC">
              <w:rPr>
                <w:rFonts w:cs="Times New Roman" w:hint="eastAsia"/>
                <w:sz w:val="20"/>
                <w:szCs w:val="20"/>
              </w:rPr>
              <w:t xml:space="preserve"> </w:t>
            </w:r>
            <w:r w:rsidR="00680EDC">
              <w:rPr>
                <w:rFonts w:cs="Times New Roman" w:hint="eastAsia"/>
                <w:sz w:val="20"/>
                <w:szCs w:val="20"/>
              </w:rPr>
              <w:t>공유</w:t>
            </w:r>
            <w:r w:rsidR="00680EDC">
              <w:rPr>
                <w:rFonts w:cs="Times New Roman" w:hint="eastAsia"/>
                <w:sz w:val="20"/>
                <w:szCs w:val="20"/>
              </w:rPr>
              <w:t>,</w:t>
            </w:r>
            <w:r w:rsidR="0022490B">
              <w:rPr>
                <w:rFonts w:cs="Times New Roman"/>
                <w:sz w:val="20"/>
                <w:szCs w:val="20"/>
              </w:rPr>
              <w:t xml:space="preserve"> </w:t>
            </w:r>
            <w:r w:rsidR="0022490B">
              <w:rPr>
                <w:rFonts w:ascii="바탕체" w:hAnsi="바탕체" w:cs="Times New Roman" w:hint="eastAsia"/>
                <w:sz w:val="20"/>
                <w:szCs w:val="20"/>
              </w:rPr>
              <w:t>③</w:t>
            </w:r>
            <w:r w:rsidR="0022490B">
              <w:rPr>
                <w:rFonts w:cs="Times New Roman"/>
                <w:sz w:val="20"/>
                <w:szCs w:val="20"/>
              </w:rPr>
              <w:t xml:space="preserve"> </w:t>
            </w:r>
            <w:r w:rsidR="0022490B" w:rsidRPr="002C2606">
              <w:rPr>
                <w:rFonts w:cs="Times New Roman" w:hint="eastAsia"/>
                <w:sz w:val="20"/>
                <w:szCs w:val="20"/>
              </w:rPr>
              <w:t>카카오</w:t>
            </w:r>
            <w:r w:rsidR="0022490B" w:rsidRPr="002C2606">
              <w:rPr>
                <w:rFonts w:cs="Times New Roman" w:hint="eastAsia"/>
                <w:sz w:val="20"/>
                <w:szCs w:val="20"/>
              </w:rPr>
              <w:t xml:space="preserve"> </w:t>
            </w:r>
            <w:r w:rsidR="0022490B" w:rsidRPr="002C2606">
              <w:rPr>
                <w:rFonts w:cs="Times New Roman"/>
                <w:sz w:val="20"/>
                <w:szCs w:val="20"/>
              </w:rPr>
              <w:t>IDC</w:t>
            </w:r>
            <w:r w:rsidR="0022490B">
              <w:rPr>
                <w:rFonts w:cs="Times New Roman" w:hint="eastAsia"/>
                <w:sz w:val="20"/>
                <w:szCs w:val="20"/>
              </w:rPr>
              <w:t>의</w:t>
            </w:r>
            <w:r w:rsidR="0022490B">
              <w:rPr>
                <w:rFonts w:cs="Times New Roman" w:hint="eastAsia"/>
                <w:sz w:val="20"/>
                <w:szCs w:val="20"/>
              </w:rPr>
              <w:t xml:space="preserve"> </w:t>
            </w:r>
            <w:r w:rsidR="0022490B">
              <w:rPr>
                <w:rFonts w:cs="Times New Roman" w:hint="eastAsia"/>
                <w:sz w:val="20"/>
                <w:szCs w:val="20"/>
              </w:rPr>
              <w:t>사용</w:t>
            </w:r>
            <w:r w:rsidR="0022490B">
              <w:rPr>
                <w:rFonts w:cs="Times New Roman" w:hint="eastAsia"/>
                <w:sz w:val="20"/>
                <w:szCs w:val="20"/>
              </w:rPr>
              <w:t xml:space="preserve"> </w:t>
            </w:r>
            <w:r w:rsidR="0022490B">
              <w:rPr>
                <w:rFonts w:cs="Times New Roman" w:hint="eastAsia"/>
                <w:sz w:val="20"/>
                <w:szCs w:val="20"/>
              </w:rPr>
              <w:t>및</w:t>
            </w:r>
            <w:r w:rsidR="0022490B">
              <w:rPr>
                <w:rFonts w:cs="Times New Roman" w:hint="eastAsia"/>
                <w:sz w:val="20"/>
                <w:szCs w:val="20"/>
              </w:rPr>
              <w:t xml:space="preserve"> </w:t>
            </w:r>
            <w:r w:rsidR="0022490B">
              <w:rPr>
                <w:rFonts w:ascii="바탕체" w:hAnsi="바탕체" w:cs="Times New Roman" w:hint="eastAsia"/>
                <w:sz w:val="20"/>
                <w:szCs w:val="20"/>
              </w:rPr>
              <w:t>④</w:t>
            </w:r>
            <w:r w:rsidR="00680EDC">
              <w:rPr>
                <w:rFonts w:cs="Times New Roman" w:hint="eastAsia"/>
                <w:sz w:val="20"/>
                <w:szCs w:val="20"/>
              </w:rPr>
              <w:t xml:space="preserve"> </w:t>
            </w:r>
            <w:r w:rsidR="00680EDC">
              <w:rPr>
                <w:rFonts w:cs="Times New Roman" w:hint="eastAsia"/>
                <w:sz w:val="20"/>
                <w:szCs w:val="20"/>
              </w:rPr>
              <w:t>결제</w:t>
            </w:r>
            <w:r w:rsidR="00680EDC">
              <w:rPr>
                <w:rFonts w:cs="Times New Roman" w:hint="eastAsia"/>
                <w:sz w:val="20"/>
                <w:szCs w:val="20"/>
              </w:rPr>
              <w:t xml:space="preserve"> </w:t>
            </w:r>
            <w:r w:rsidR="00680EDC">
              <w:rPr>
                <w:rFonts w:cs="Times New Roman" w:hint="eastAsia"/>
                <w:sz w:val="20"/>
                <w:szCs w:val="20"/>
              </w:rPr>
              <w:t>및</w:t>
            </w:r>
            <w:r w:rsidR="00680EDC">
              <w:rPr>
                <w:rFonts w:cs="Times New Roman" w:hint="eastAsia"/>
                <w:sz w:val="20"/>
                <w:szCs w:val="20"/>
              </w:rPr>
              <w:t xml:space="preserve"> </w:t>
            </w:r>
            <w:r w:rsidR="00680EDC">
              <w:rPr>
                <w:rFonts w:cs="Times New Roman" w:hint="eastAsia"/>
                <w:sz w:val="20"/>
                <w:szCs w:val="20"/>
              </w:rPr>
              <w:t>정산</w:t>
            </w:r>
            <w:r w:rsidR="00680EDC">
              <w:rPr>
                <w:rFonts w:cs="Times New Roman" w:hint="eastAsia"/>
                <w:sz w:val="20"/>
                <w:szCs w:val="20"/>
              </w:rPr>
              <w:t xml:space="preserve"> </w:t>
            </w:r>
            <w:r w:rsidR="00680EDC">
              <w:rPr>
                <w:rFonts w:cs="Times New Roman" w:hint="eastAsia"/>
                <w:sz w:val="20"/>
                <w:szCs w:val="20"/>
              </w:rPr>
              <w:t>서비스의</w:t>
            </w:r>
            <w:r w:rsidR="00680EDC">
              <w:rPr>
                <w:rFonts w:cs="Times New Roman" w:hint="eastAsia"/>
                <w:sz w:val="20"/>
                <w:szCs w:val="20"/>
              </w:rPr>
              <w:t xml:space="preserve"> </w:t>
            </w:r>
            <w:r w:rsidR="00680EDC">
              <w:rPr>
                <w:rFonts w:cs="Times New Roman"/>
                <w:sz w:val="20"/>
                <w:szCs w:val="20"/>
              </w:rPr>
              <w:t>Separation</w:t>
            </w:r>
            <w:r w:rsidR="00680EDC">
              <w:rPr>
                <w:rFonts w:cs="Times New Roman" w:hint="eastAsia"/>
                <w:sz w:val="20"/>
                <w:szCs w:val="20"/>
              </w:rPr>
              <w:t>의</w:t>
            </w:r>
            <w:r w:rsidR="00680EDC">
              <w:rPr>
                <w:rFonts w:cs="Times New Roman" w:hint="eastAsia"/>
                <w:sz w:val="20"/>
                <w:szCs w:val="20"/>
              </w:rPr>
              <w:t xml:space="preserve"> </w:t>
            </w:r>
            <w:r w:rsidR="00680EDC">
              <w:rPr>
                <w:rFonts w:cs="Times New Roman" w:hint="eastAsia"/>
                <w:sz w:val="20"/>
                <w:szCs w:val="20"/>
              </w:rPr>
              <w:t>경우에는</w:t>
            </w:r>
            <w:r w:rsidR="00680EDC">
              <w:rPr>
                <w:rFonts w:cs="Times New Roman" w:hint="eastAsia"/>
                <w:sz w:val="20"/>
                <w:szCs w:val="20"/>
              </w:rPr>
              <w:t xml:space="preserve"> </w:t>
            </w:r>
            <w:r w:rsidR="00680EDC">
              <w:rPr>
                <w:rFonts w:cs="Times New Roman" w:hint="eastAsia"/>
                <w:sz w:val="20"/>
                <w:szCs w:val="20"/>
              </w:rPr>
              <w:t>아래</w:t>
            </w:r>
            <w:r w:rsidR="00680EDC">
              <w:rPr>
                <w:rFonts w:cs="Times New Roman" w:hint="eastAsia"/>
                <w:sz w:val="20"/>
                <w:szCs w:val="20"/>
              </w:rPr>
              <w:t xml:space="preserve"> </w:t>
            </w:r>
            <w:r w:rsidR="00680EDC">
              <w:rPr>
                <w:rFonts w:cs="Times New Roman" w:hint="eastAsia"/>
                <w:sz w:val="20"/>
                <w:szCs w:val="20"/>
              </w:rPr>
              <w:t>각</w:t>
            </w:r>
            <w:r w:rsidR="00680EDC">
              <w:rPr>
                <w:rFonts w:cs="Times New Roman" w:hint="eastAsia"/>
                <w:sz w:val="20"/>
                <w:szCs w:val="20"/>
              </w:rPr>
              <w:t xml:space="preserve"> </w:t>
            </w:r>
            <w:r w:rsidR="00680EDC">
              <w:rPr>
                <w:rFonts w:cs="Times New Roman" w:hint="eastAsia"/>
                <w:sz w:val="20"/>
                <w:szCs w:val="20"/>
              </w:rPr>
              <w:t>항목</w:t>
            </w:r>
            <w:r w:rsidR="00680EDC">
              <w:rPr>
                <w:rFonts w:cs="Times New Roman" w:hint="eastAsia"/>
                <w:sz w:val="20"/>
                <w:szCs w:val="20"/>
              </w:rPr>
              <w:t xml:space="preserve"> </w:t>
            </w:r>
            <w:r w:rsidR="00680EDC">
              <w:rPr>
                <w:rFonts w:cs="Times New Roman" w:hint="eastAsia"/>
                <w:sz w:val="20"/>
                <w:szCs w:val="20"/>
              </w:rPr>
              <w:t>참조</w:t>
            </w:r>
            <w:r w:rsidR="0091382D">
              <w:rPr>
                <w:rFonts w:cs="Times New Roman" w:hint="eastAsia"/>
                <w:sz w:val="20"/>
                <w:szCs w:val="20"/>
              </w:rPr>
              <w:t>.</w:t>
            </w:r>
          </w:p>
        </w:tc>
        <w:tc>
          <w:tcPr>
            <w:tcW w:w="27" w:type="pct"/>
            <w:tcBorders>
              <w:top w:val="nil"/>
              <w:bottom w:val="nil"/>
            </w:tcBorders>
          </w:tcPr>
          <w:p w14:paraId="0EBB45FA" w14:textId="77777777" w:rsidR="0080170A" w:rsidRPr="00D97FBA" w:rsidRDefault="0080170A" w:rsidP="0080170A">
            <w:pPr>
              <w:widowControl/>
              <w:spacing w:before="40" w:after="120" w:line="276" w:lineRule="auto"/>
              <w:rPr>
                <w:rFonts w:cs="Times New Roman"/>
                <w:sz w:val="20"/>
                <w:szCs w:val="20"/>
              </w:rPr>
            </w:pPr>
          </w:p>
        </w:tc>
        <w:tc>
          <w:tcPr>
            <w:tcW w:w="770" w:type="pct"/>
          </w:tcPr>
          <w:p w14:paraId="2B719140" w14:textId="0D386F39" w:rsidR="0080170A" w:rsidRDefault="000D17E0" w:rsidP="00CF3A81">
            <w:pPr>
              <w:pStyle w:val="a8"/>
              <w:widowControl/>
              <w:numPr>
                <w:ilvl w:val="0"/>
                <w:numId w:val="2"/>
              </w:numPr>
              <w:spacing w:before="40" w:after="120" w:line="276" w:lineRule="auto"/>
              <w:rPr>
                <w:rFonts w:cs="Times New Roman"/>
                <w:spacing w:val="-2"/>
                <w:sz w:val="20"/>
                <w:szCs w:val="20"/>
              </w:rPr>
            </w:pPr>
            <w:r>
              <w:rPr>
                <w:rFonts w:cs="Times New Roman" w:hint="eastAsia"/>
                <w:sz w:val="20"/>
                <w:szCs w:val="20"/>
              </w:rPr>
              <w:t>브랜드</w:t>
            </w:r>
            <w:r>
              <w:rPr>
                <w:rFonts w:cs="Times New Roman" w:hint="eastAsia"/>
                <w:sz w:val="20"/>
                <w:szCs w:val="20"/>
              </w:rPr>
              <w:t xml:space="preserve"> </w:t>
            </w:r>
            <w:r>
              <w:rPr>
                <w:rFonts w:cs="Times New Roman" w:hint="eastAsia"/>
                <w:sz w:val="20"/>
                <w:szCs w:val="20"/>
              </w:rPr>
              <w:t>사용</w:t>
            </w:r>
            <w:r>
              <w:rPr>
                <w:rFonts w:cs="Times New Roman" w:hint="eastAsia"/>
                <w:sz w:val="20"/>
                <w:szCs w:val="20"/>
              </w:rPr>
              <w:t>,</w:t>
            </w:r>
            <w:r>
              <w:rPr>
                <w:rFonts w:cs="Times New Roman"/>
                <w:sz w:val="20"/>
                <w:szCs w:val="20"/>
              </w:rPr>
              <w:t xml:space="preserve"> </w:t>
            </w:r>
            <w:r w:rsidR="0022490B">
              <w:rPr>
                <w:rFonts w:cs="Times New Roman" w:hint="eastAsia"/>
                <w:sz w:val="20"/>
                <w:szCs w:val="20"/>
              </w:rPr>
              <w:t>지도</w:t>
            </w:r>
            <w:r w:rsidR="005E002D">
              <w:rPr>
                <w:rFonts w:cs="Times New Roman" w:hint="eastAsia"/>
                <w:sz w:val="20"/>
                <w:szCs w:val="20"/>
              </w:rPr>
              <w:t>데이터</w:t>
            </w:r>
            <w:r w:rsidR="005E002D">
              <w:rPr>
                <w:rFonts w:cs="Times New Roman" w:hint="eastAsia"/>
                <w:sz w:val="20"/>
                <w:szCs w:val="20"/>
              </w:rPr>
              <w:t xml:space="preserve"> </w:t>
            </w:r>
            <w:r w:rsidR="00CF3A81">
              <w:rPr>
                <w:rFonts w:cs="Times New Roman" w:hint="eastAsia"/>
                <w:sz w:val="20"/>
                <w:szCs w:val="20"/>
              </w:rPr>
              <w:t>공유</w:t>
            </w:r>
            <w:r w:rsidR="00CF3A81">
              <w:rPr>
                <w:rFonts w:cs="Times New Roman" w:hint="eastAsia"/>
                <w:sz w:val="20"/>
                <w:szCs w:val="20"/>
              </w:rPr>
              <w:t>,</w:t>
            </w:r>
            <w:r w:rsidR="0022490B">
              <w:rPr>
                <w:rFonts w:cs="Times New Roman"/>
                <w:sz w:val="20"/>
                <w:szCs w:val="20"/>
              </w:rPr>
              <w:t xml:space="preserve"> </w:t>
            </w:r>
            <w:r w:rsidR="0022490B">
              <w:rPr>
                <w:rFonts w:cs="Times New Roman" w:hint="eastAsia"/>
                <w:sz w:val="20"/>
                <w:szCs w:val="20"/>
              </w:rPr>
              <w:t>인프라</w:t>
            </w:r>
            <w:r w:rsidR="0022490B">
              <w:rPr>
                <w:rFonts w:cs="Times New Roman" w:hint="eastAsia"/>
                <w:sz w:val="20"/>
                <w:szCs w:val="20"/>
              </w:rPr>
              <w:t xml:space="preserve"> </w:t>
            </w:r>
            <w:r w:rsidR="0022490B">
              <w:rPr>
                <w:rFonts w:cs="Times New Roman" w:hint="eastAsia"/>
                <w:sz w:val="20"/>
                <w:szCs w:val="20"/>
              </w:rPr>
              <w:t>서비스</w:t>
            </w:r>
            <w:r w:rsidR="0022490B">
              <w:rPr>
                <w:rFonts w:cs="Times New Roman" w:hint="eastAsia"/>
                <w:sz w:val="20"/>
                <w:szCs w:val="20"/>
              </w:rPr>
              <w:t>,</w:t>
            </w:r>
            <w:r w:rsidR="00CF3A81">
              <w:rPr>
                <w:rFonts w:cs="Times New Roman" w:hint="eastAsia"/>
                <w:sz w:val="20"/>
                <w:szCs w:val="20"/>
              </w:rPr>
              <w:t xml:space="preserve"> </w:t>
            </w:r>
            <w:r w:rsidR="00CF3A81">
              <w:rPr>
                <w:rFonts w:cs="Times New Roman" w:hint="eastAsia"/>
                <w:sz w:val="20"/>
                <w:szCs w:val="20"/>
              </w:rPr>
              <w:t>결제</w:t>
            </w:r>
            <w:r w:rsidR="00CF3A81">
              <w:rPr>
                <w:rFonts w:cs="Times New Roman" w:hint="eastAsia"/>
                <w:sz w:val="20"/>
                <w:szCs w:val="20"/>
              </w:rPr>
              <w:t xml:space="preserve"> </w:t>
            </w:r>
            <w:r w:rsidR="00CF3A81">
              <w:rPr>
                <w:rFonts w:cs="Times New Roman" w:hint="eastAsia"/>
                <w:sz w:val="20"/>
                <w:szCs w:val="20"/>
              </w:rPr>
              <w:t>및</w:t>
            </w:r>
            <w:r w:rsidR="00CF3A81">
              <w:rPr>
                <w:rFonts w:cs="Times New Roman" w:hint="eastAsia"/>
                <w:sz w:val="20"/>
                <w:szCs w:val="20"/>
              </w:rPr>
              <w:t xml:space="preserve"> </w:t>
            </w:r>
            <w:r w:rsidR="00CF3A81">
              <w:rPr>
                <w:rFonts w:cs="Times New Roman" w:hint="eastAsia"/>
                <w:sz w:val="20"/>
                <w:szCs w:val="20"/>
              </w:rPr>
              <w:t>정산</w:t>
            </w:r>
            <w:r w:rsidR="00CF3A81">
              <w:rPr>
                <w:rFonts w:cs="Times New Roman" w:hint="eastAsia"/>
                <w:sz w:val="20"/>
                <w:szCs w:val="20"/>
              </w:rPr>
              <w:t xml:space="preserve"> </w:t>
            </w:r>
            <w:r w:rsidR="00CF3A81">
              <w:rPr>
                <w:rFonts w:cs="Times New Roman" w:hint="eastAsia"/>
                <w:sz w:val="20"/>
                <w:szCs w:val="20"/>
              </w:rPr>
              <w:t>서비스의</w:t>
            </w:r>
            <w:r w:rsidR="00CF3A81">
              <w:rPr>
                <w:rFonts w:cs="Times New Roman" w:hint="eastAsia"/>
                <w:sz w:val="20"/>
                <w:szCs w:val="20"/>
              </w:rPr>
              <w:t xml:space="preserve"> </w:t>
            </w:r>
            <w:r w:rsidR="00CF3A81">
              <w:rPr>
                <w:rFonts w:cs="Times New Roman"/>
                <w:sz w:val="20"/>
                <w:szCs w:val="20"/>
              </w:rPr>
              <w:t>Separatio</w:t>
            </w:r>
            <w:r w:rsidR="008C77AD">
              <w:rPr>
                <w:rFonts w:cs="Times New Roman"/>
                <w:spacing w:val="-2"/>
                <w:sz w:val="20"/>
                <w:szCs w:val="20"/>
              </w:rPr>
              <w:t xml:space="preserve">n </w:t>
            </w:r>
            <w:r w:rsidR="008C77AD">
              <w:rPr>
                <w:rFonts w:cs="Times New Roman" w:hint="eastAsia"/>
                <w:spacing w:val="-2"/>
                <w:sz w:val="20"/>
                <w:szCs w:val="20"/>
              </w:rPr>
              <w:t>시</w:t>
            </w:r>
            <w:r w:rsidR="008C77AD">
              <w:rPr>
                <w:rFonts w:cs="Times New Roman" w:hint="eastAsia"/>
                <w:spacing w:val="-2"/>
                <w:sz w:val="20"/>
                <w:szCs w:val="20"/>
              </w:rPr>
              <w:t xml:space="preserve"> </w:t>
            </w:r>
            <w:r w:rsidR="008C77AD">
              <w:rPr>
                <w:rFonts w:cs="Times New Roman" w:hint="eastAsia"/>
                <w:spacing w:val="-2"/>
                <w:sz w:val="20"/>
                <w:szCs w:val="20"/>
              </w:rPr>
              <w:t>예상되는</w:t>
            </w:r>
            <w:r w:rsidR="008C77AD">
              <w:rPr>
                <w:rFonts w:cs="Times New Roman" w:hint="eastAsia"/>
                <w:spacing w:val="-2"/>
                <w:sz w:val="20"/>
                <w:szCs w:val="20"/>
              </w:rPr>
              <w:t xml:space="preserve"> </w:t>
            </w:r>
            <w:r w:rsidR="008C77AD">
              <w:rPr>
                <w:rFonts w:cs="Times New Roman" w:hint="eastAsia"/>
                <w:spacing w:val="-2"/>
                <w:sz w:val="20"/>
                <w:szCs w:val="20"/>
              </w:rPr>
              <w:t>비용에</w:t>
            </w:r>
            <w:r w:rsidR="008C77AD">
              <w:rPr>
                <w:rFonts w:cs="Times New Roman" w:hint="eastAsia"/>
                <w:spacing w:val="-2"/>
                <w:sz w:val="20"/>
                <w:szCs w:val="20"/>
              </w:rPr>
              <w:t xml:space="preserve"> </w:t>
            </w:r>
            <w:r w:rsidR="008C77AD">
              <w:rPr>
                <w:rFonts w:cs="Times New Roman" w:hint="eastAsia"/>
                <w:spacing w:val="-2"/>
                <w:sz w:val="20"/>
                <w:szCs w:val="20"/>
              </w:rPr>
              <w:t>대해서는</w:t>
            </w:r>
            <w:r w:rsidR="008C77AD">
              <w:rPr>
                <w:rFonts w:cs="Times New Roman" w:hint="eastAsia"/>
                <w:spacing w:val="-2"/>
                <w:sz w:val="20"/>
                <w:szCs w:val="20"/>
              </w:rPr>
              <w:t xml:space="preserve"> </w:t>
            </w:r>
            <w:r w:rsidR="008C77AD">
              <w:rPr>
                <w:rFonts w:cs="Times New Roman" w:hint="eastAsia"/>
                <w:spacing w:val="-2"/>
                <w:sz w:val="20"/>
                <w:szCs w:val="20"/>
              </w:rPr>
              <w:t>아래</w:t>
            </w:r>
            <w:r w:rsidR="008C77AD">
              <w:rPr>
                <w:rFonts w:cs="Times New Roman" w:hint="eastAsia"/>
                <w:spacing w:val="-2"/>
                <w:sz w:val="20"/>
                <w:szCs w:val="20"/>
              </w:rPr>
              <w:t xml:space="preserve"> </w:t>
            </w:r>
            <w:r w:rsidR="008C77AD">
              <w:rPr>
                <w:rFonts w:cs="Times New Roman" w:hint="eastAsia"/>
                <w:spacing w:val="-2"/>
                <w:sz w:val="20"/>
                <w:szCs w:val="20"/>
              </w:rPr>
              <w:t>각</w:t>
            </w:r>
            <w:r w:rsidR="008C77AD">
              <w:rPr>
                <w:rFonts w:cs="Times New Roman" w:hint="eastAsia"/>
                <w:spacing w:val="-2"/>
                <w:sz w:val="20"/>
                <w:szCs w:val="20"/>
              </w:rPr>
              <w:t xml:space="preserve"> </w:t>
            </w:r>
            <w:r w:rsidR="008C77AD">
              <w:rPr>
                <w:rFonts w:cs="Times New Roman" w:hint="eastAsia"/>
                <w:spacing w:val="-2"/>
                <w:sz w:val="20"/>
                <w:szCs w:val="20"/>
              </w:rPr>
              <w:t>항목</w:t>
            </w:r>
            <w:r w:rsidR="008C77AD">
              <w:rPr>
                <w:rFonts w:cs="Times New Roman" w:hint="eastAsia"/>
                <w:spacing w:val="-2"/>
                <w:sz w:val="20"/>
                <w:szCs w:val="20"/>
              </w:rPr>
              <w:t xml:space="preserve"> </w:t>
            </w:r>
            <w:r w:rsidR="008C77AD">
              <w:rPr>
                <w:rFonts w:cs="Times New Roman" w:hint="eastAsia"/>
                <w:spacing w:val="-2"/>
                <w:sz w:val="20"/>
                <w:szCs w:val="20"/>
              </w:rPr>
              <w:t>참조</w:t>
            </w:r>
            <w:r w:rsidR="00CF3A81">
              <w:rPr>
                <w:rFonts w:cs="Times New Roman" w:hint="eastAsia"/>
                <w:spacing w:val="-2"/>
                <w:sz w:val="20"/>
                <w:szCs w:val="20"/>
              </w:rPr>
              <w:t>.</w:t>
            </w:r>
          </w:p>
          <w:p w14:paraId="41783CF2" w14:textId="71BCC0E7" w:rsidR="00CF3A81" w:rsidRPr="006224B2" w:rsidRDefault="00CF3A81" w:rsidP="00CF3A81">
            <w:pPr>
              <w:pStyle w:val="a8"/>
              <w:widowControl/>
              <w:numPr>
                <w:ilvl w:val="0"/>
                <w:numId w:val="2"/>
              </w:numPr>
              <w:spacing w:before="40" w:after="120" w:line="276" w:lineRule="auto"/>
              <w:rPr>
                <w:rFonts w:cs="Times New Roman"/>
                <w:sz w:val="20"/>
                <w:szCs w:val="20"/>
              </w:rPr>
            </w:pPr>
            <w:r w:rsidRPr="006224B2">
              <w:rPr>
                <w:rFonts w:cs="Times New Roman" w:hint="eastAsia"/>
                <w:sz w:val="20"/>
                <w:szCs w:val="20"/>
              </w:rPr>
              <w:t>나머지</w:t>
            </w:r>
            <w:r w:rsidRPr="006224B2">
              <w:rPr>
                <w:rFonts w:cs="Times New Roman" w:hint="eastAsia"/>
                <w:sz w:val="20"/>
                <w:szCs w:val="20"/>
              </w:rPr>
              <w:t xml:space="preserve"> </w:t>
            </w:r>
            <w:r w:rsidRPr="006224B2">
              <w:rPr>
                <w:rFonts w:cs="Times New Roman" w:hint="eastAsia"/>
                <w:sz w:val="20"/>
                <w:szCs w:val="20"/>
              </w:rPr>
              <w:t>특수관계자</w:t>
            </w:r>
            <w:r w:rsidRPr="006224B2">
              <w:rPr>
                <w:rFonts w:cs="Times New Roman" w:hint="eastAsia"/>
                <w:sz w:val="20"/>
                <w:szCs w:val="20"/>
              </w:rPr>
              <w:t xml:space="preserve"> </w:t>
            </w:r>
            <w:r w:rsidRPr="006224B2">
              <w:rPr>
                <w:rFonts w:cs="Times New Roman" w:hint="eastAsia"/>
                <w:spacing w:val="-8"/>
                <w:sz w:val="20"/>
                <w:szCs w:val="20"/>
              </w:rPr>
              <w:t>거래의</w:t>
            </w:r>
            <w:r w:rsidRPr="006224B2">
              <w:rPr>
                <w:rFonts w:cs="Times New Roman" w:hint="eastAsia"/>
                <w:spacing w:val="-8"/>
                <w:sz w:val="20"/>
                <w:szCs w:val="20"/>
              </w:rPr>
              <w:t xml:space="preserve"> </w:t>
            </w:r>
            <w:r w:rsidRPr="006224B2">
              <w:rPr>
                <w:rFonts w:cs="Times New Roman" w:hint="eastAsia"/>
                <w:spacing w:val="-8"/>
                <w:sz w:val="20"/>
                <w:szCs w:val="20"/>
              </w:rPr>
              <w:t>경우</w:t>
            </w:r>
            <w:r w:rsidRPr="006224B2">
              <w:rPr>
                <w:rFonts w:cs="Times New Roman" w:hint="eastAsia"/>
                <w:spacing w:val="-8"/>
                <w:sz w:val="20"/>
                <w:szCs w:val="20"/>
              </w:rPr>
              <w:t xml:space="preserve"> </w:t>
            </w:r>
            <w:r w:rsidRPr="006224B2">
              <w:rPr>
                <w:rFonts w:cs="Times New Roman"/>
                <w:spacing w:val="-8"/>
                <w:sz w:val="20"/>
                <w:szCs w:val="20"/>
              </w:rPr>
              <w:t>Separation</w:t>
            </w:r>
            <w:r w:rsidRPr="006224B2">
              <w:rPr>
                <w:rFonts w:cs="Times New Roman" w:hint="eastAsia"/>
                <w:spacing w:val="-8"/>
                <w:sz w:val="20"/>
                <w:szCs w:val="20"/>
              </w:rPr>
              <w:t>에</w:t>
            </w:r>
            <w:r w:rsidRPr="006224B2">
              <w:rPr>
                <w:rFonts w:cs="Times New Roman" w:hint="eastAsia"/>
                <w:sz w:val="20"/>
                <w:szCs w:val="20"/>
              </w:rPr>
              <w:t xml:space="preserve"> </w:t>
            </w:r>
            <w:r w:rsidRPr="006224B2">
              <w:rPr>
                <w:rFonts w:cs="Times New Roman" w:hint="eastAsia"/>
                <w:spacing w:val="-10"/>
                <w:sz w:val="20"/>
                <w:szCs w:val="20"/>
              </w:rPr>
              <w:t>따르는</w:t>
            </w:r>
            <w:r w:rsidRPr="006224B2">
              <w:rPr>
                <w:rFonts w:cs="Times New Roman" w:hint="eastAsia"/>
                <w:spacing w:val="-10"/>
                <w:sz w:val="20"/>
                <w:szCs w:val="20"/>
              </w:rPr>
              <w:t xml:space="preserve"> </w:t>
            </w:r>
            <w:r w:rsidRPr="006224B2">
              <w:rPr>
                <w:rFonts w:cs="Times New Roman" w:hint="eastAsia"/>
                <w:spacing w:val="-10"/>
                <w:sz w:val="20"/>
                <w:szCs w:val="20"/>
              </w:rPr>
              <w:t>영향이</w:t>
            </w:r>
            <w:r w:rsidRPr="006224B2">
              <w:rPr>
                <w:rFonts w:cs="Times New Roman" w:hint="eastAsia"/>
                <w:spacing w:val="-10"/>
                <w:sz w:val="20"/>
                <w:szCs w:val="20"/>
              </w:rPr>
              <w:t xml:space="preserve"> </w:t>
            </w:r>
            <w:r w:rsidRPr="006224B2">
              <w:rPr>
                <w:rFonts w:cs="Times New Roman" w:hint="eastAsia"/>
                <w:spacing w:val="-10"/>
                <w:sz w:val="20"/>
                <w:szCs w:val="20"/>
              </w:rPr>
              <w:t>크지는</w:t>
            </w:r>
            <w:r w:rsidRPr="006224B2">
              <w:rPr>
                <w:rFonts w:cs="Times New Roman" w:hint="eastAsia"/>
                <w:spacing w:val="-10"/>
                <w:sz w:val="20"/>
                <w:szCs w:val="20"/>
              </w:rPr>
              <w:t xml:space="preserve"> </w:t>
            </w:r>
            <w:r w:rsidRPr="006224B2">
              <w:rPr>
                <w:rFonts w:cs="Times New Roman" w:hint="eastAsia"/>
                <w:spacing w:val="-10"/>
                <w:sz w:val="20"/>
                <w:szCs w:val="20"/>
              </w:rPr>
              <w:t>않을</w:t>
            </w:r>
            <w:r w:rsidRPr="006224B2">
              <w:rPr>
                <w:rFonts w:cs="Times New Roman" w:hint="eastAsia"/>
                <w:spacing w:val="-10"/>
                <w:sz w:val="20"/>
                <w:szCs w:val="20"/>
              </w:rPr>
              <w:t xml:space="preserve"> </w:t>
            </w:r>
            <w:r w:rsidRPr="006224B2">
              <w:rPr>
                <w:rFonts w:cs="Times New Roman" w:hint="eastAsia"/>
                <w:spacing w:val="-10"/>
                <w:sz w:val="20"/>
                <w:szCs w:val="20"/>
              </w:rPr>
              <w:t>것으로</w:t>
            </w:r>
            <w:r w:rsidRPr="006224B2">
              <w:rPr>
                <w:rFonts w:cs="Times New Roman" w:hint="eastAsia"/>
                <w:spacing w:val="-10"/>
                <w:sz w:val="20"/>
                <w:szCs w:val="20"/>
              </w:rPr>
              <w:t xml:space="preserve"> </w:t>
            </w:r>
            <w:r w:rsidRPr="006224B2">
              <w:rPr>
                <w:rFonts w:cs="Times New Roman" w:hint="eastAsia"/>
                <w:spacing w:val="-10"/>
                <w:sz w:val="20"/>
                <w:szCs w:val="20"/>
              </w:rPr>
              <w:t>보임</w:t>
            </w:r>
            <w:r w:rsidRPr="006224B2">
              <w:rPr>
                <w:rFonts w:cs="Times New Roman" w:hint="eastAsia"/>
                <w:spacing w:val="-10"/>
                <w:sz w:val="20"/>
                <w:szCs w:val="20"/>
              </w:rPr>
              <w:t>.</w:t>
            </w:r>
          </w:p>
        </w:tc>
      </w:tr>
      <w:tr w:rsidR="00E36416" w:rsidRPr="007C7FF6" w14:paraId="1DA2187D" w14:textId="77777777" w:rsidTr="00061A1F">
        <w:trPr>
          <w:trHeight w:val="132"/>
        </w:trPr>
        <w:tc>
          <w:tcPr>
            <w:tcW w:w="619" w:type="pct"/>
          </w:tcPr>
          <w:p w14:paraId="39704BD6" w14:textId="3717113A" w:rsidR="00E36416" w:rsidRPr="00FA1F5F" w:rsidRDefault="00E36416" w:rsidP="00F86CF7">
            <w:pPr>
              <w:widowControl/>
              <w:spacing w:before="40" w:after="120" w:line="276" w:lineRule="auto"/>
              <w:jc w:val="center"/>
              <w:outlineLvl w:val="0"/>
              <w:rPr>
                <w:rFonts w:cs="Times New Roman"/>
                <w:b/>
                <w:color w:val="404040" w:themeColor="text1" w:themeTint="BF"/>
                <w:kern w:val="0"/>
                <w:sz w:val="20"/>
                <w:szCs w:val="20"/>
                <w:highlight w:val="yellow"/>
              </w:rPr>
            </w:pPr>
            <w:bookmarkStart w:id="14" w:name="_Toc108480404"/>
            <w:bookmarkStart w:id="15" w:name="_Toc108512960"/>
            <w:r w:rsidRPr="00E36416">
              <w:rPr>
                <w:rFonts w:cs="Times New Roman"/>
                <w:b/>
                <w:color w:val="404040" w:themeColor="text1" w:themeTint="BF"/>
                <w:kern w:val="0"/>
                <w:sz w:val="20"/>
                <w:szCs w:val="20"/>
              </w:rPr>
              <w:t>Separation -</w:t>
            </w:r>
            <w:r w:rsidRPr="00E36416">
              <w:rPr>
                <w:rFonts w:cs="Times New Roman"/>
                <w:b/>
                <w:color w:val="404040" w:themeColor="text1" w:themeTint="BF"/>
                <w:kern w:val="0"/>
                <w:sz w:val="20"/>
                <w:szCs w:val="20"/>
              </w:rPr>
              <w:br/>
            </w:r>
            <w:r w:rsidRPr="00E36416">
              <w:rPr>
                <w:rFonts w:cs="Times New Roman" w:hint="eastAsia"/>
                <w:b/>
                <w:color w:val="404040" w:themeColor="text1" w:themeTint="BF"/>
                <w:kern w:val="0"/>
                <w:sz w:val="20"/>
                <w:szCs w:val="20"/>
              </w:rPr>
              <w:t>브랜드</w:t>
            </w:r>
            <w:r w:rsidRPr="00E36416">
              <w:rPr>
                <w:rFonts w:cs="Times New Roman" w:hint="eastAsia"/>
                <w:b/>
                <w:color w:val="404040" w:themeColor="text1" w:themeTint="BF"/>
                <w:kern w:val="0"/>
                <w:sz w:val="20"/>
                <w:szCs w:val="20"/>
              </w:rPr>
              <w:t xml:space="preserve"> </w:t>
            </w:r>
            <w:r w:rsidRPr="00E36416">
              <w:rPr>
                <w:rFonts w:cs="Times New Roman" w:hint="eastAsia"/>
                <w:b/>
                <w:color w:val="404040" w:themeColor="text1" w:themeTint="BF"/>
                <w:kern w:val="0"/>
                <w:sz w:val="20"/>
                <w:szCs w:val="20"/>
              </w:rPr>
              <w:t>사용</w:t>
            </w:r>
            <w:bookmarkEnd w:id="14"/>
            <w:bookmarkEnd w:id="15"/>
          </w:p>
        </w:tc>
        <w:tc>
          <w:tcPr>
            <w:tcW w:w="26" w:type="pct"/>
            <w:tcBorders>
              <w:top w:val="nil"/>
              <w:bottom w:val="nil"/>
            </w:tcBorders>
          </w:tcPr>
          <w:p w14:paraId="241A23B1" w14:textId="77777777" w:rsidR="00E36416" w:rsidRPr="009A2958" w:rsidRDefault="00E36416" w:rsidP="004D618E">
            <w:pPr>
              <w:widowControl/>
              <w:spacing w:before="40" w:after="120" w:line="276" w:lineRule="auto"/>
              <w:rPr>
                <w:rFonts w:cs="Times New Roman"/>
                <w:b/>
                <w:sz w:val="20"/>
                <w:szCs w:val="20"/>
              </w:rPr>
            </w:pPr>
          </w:p>
        </w:tc>
        <w:tc>
          <w:tcPr>
            <w:tcW w:w="1804" w:type="pct"/>
          </w:tcPr>
          <w:p w14:paraId="01E03A70" w14:textId="1DF7E4B6" w:rsidR="00DC629F" w:rsidRPr="005F7861" w:rsidRDefault="00E36416" w:rsidP="00B70973">
            <w:pPr>
              <w:pStyle w:val="a8"/>
              <w:widowControl/>
              <w:numPr>
                <w:ilvl w:val="0"/>
                <w:numId w:val="2"/>
              </w:numPr>
              <w:spacing w:before="40" w:after="140" w:line="276" w:lineRule="auto"/>
              <w:rPr>
                <w:rFonts w:cs="Times New Roman"/>
                <w:sz w:val="20"/>
                <w:szCs w:val="20"/>
              </w:rPr>
            </w:pPr>
            <w:r w:rsidRPr="005F7861">
              <w:rPr>
                <w:rFonts w:cs="Times New Roman" w:hint="eastAsia"/>
                <w:sz w:val="20"/>
                <w:szCs w:val="20"/>
              </w:rPr>
              <w:t>대상회사는</w:t>
            </w:r>
            <w:r w:rsidRPr="005F7861">
              <w:rPr>
                <w:rFonts w:cs="Times New Roman" w:hint="eastAsia"/>
                <w:sz w:val="20"/>
                <w:szCs w:val="20"/>
              </w:rPr>
              <w:t xml:space="preserve"> </w:t>
            </w:r>
            <w:r w:rsidRPr="005F7861">
              <w:rPr>
                <w:rFonts w:cs="Times New Roman" w:hint="eastAsia"/>
                <w:sz w:val="20"/>
                <w:szCs w:val="20"/>
              </w:rPr>
              <w:t>대상회사의</w:t>
            </w:r>
            <w:r w:rsidRPr="005F7861">
              <w:rPr>
                <w:rFonts w:cs="Times New Roman" w:hint="eastAsia"/>
                <w:sz w:val="20"/>
                <w:szCs w:val="20"/>
              </w:rPr>
              <w:t xml:space="preserve"> </w:t>
            </w:r>
            <w:r w:rsidRPr="005F7861">
              <w:rPr>
                <w:rFonts w:cs="Times New Roman" w:hint="eastAsia"/>
                <w:sz w:val="20"/>
                <w:szCs w:val="20"/>
              </w:rPr>
              <w:t>상호</w:t>
            </w:r>
            <w:r w:rsidRPr="005F7861">
              <w:rPr>
                <w:rFonts w:cs="Times New Roman" w:hint="eastAsia"/>
                <w:sz w:val="20"/>
                <w:szCs w:val="20"/>
              </w:rPr>
              <w:t xml:space="preserve"> </w:t>
            </w:r>
            <w:r w:rsidRPr="005F7861">
              <w:rPr>
                <w:rFonts w:cs="Times New Roman" w:hint="eastAsia"/>
                <w:sz w:val="20"/>
                <w:szCs w:val="20"/>
              </w:rPr>
              <w:t>또는</w:t>
            </w:r>
            <w:r w:rsidRPr="005F7861">
              <w:rPr>
                <w:rFonts w:cs="Times New Roman" w:hint="eastAsia"/>
                <w:sz w:val="20"/>
                <w:szCs w:val="20"/>
              </w:rPr>
              <w:t xml:space="preserve"> </w:t>
            </w:r>
            <w:r w:rsidRPr="005F7861">
              <w:rPr>
                <w:rFonts w:cs="Times New Roman" w:hint="eastAsia"/>
                <w:sz w:val="20"/>
                <w:szCs w:val="20"/>
              </w:rPr>
              <w:t>주요</w:t>
            </w:r>
            <w:r w:rsidRPr="005F7861">
              <w:rPr>
                <w:rFonts w:cs="Times New Roman" w:hint="eastAsia"/>
                <w:sz w:val="20"/>
                <w:szCs w:val="20"/>
              </w:rPr>
              <w:t xml:space="preserve"> </w:t>
            </w:r>
            <w:r w:rsidRPr="005F7861">
              <w:rPr>
                <w:rFonts w:cs="Times New Roman" w:hint="eastAsia"/>
                <w:sz w:val="20"/>
                <w:szCs w:val="20"/>
              </w:rPr>
              <w:t>서비스에</w:t>
            </w:r>
            <w:r w:rsidRPr="005F7861">
              <w:rPr>
                <w:rFonts w:cs="Times New Roman" w:hint="eastAsia"/>
                <w:sz w:val="20"/>
                <w:szCs w:val="20"/>
              </w:rPr>
              <w:t xml:space="preserve"> </w:t>
            </w:r>
            <w:r w:rsidRPr="005F7861">
              <w:rPr>
                <w:rFonts w:cs="Times New Roman" w:hint="eastAsia"/>
                <w:sz w:val="20"/>
                <w:szCs w:val="20"/>
              </w:rPr>
              <w:t>관한</w:t>
            </w:r>
            <w:r w:rsidRPr="005F7861">
              <w:rPr>
                <w:rFonts w:cs="Times New Roman" w:hint="eastAsia"/>
                <w:sz w:val="20"/>
                <w:szCs w:val="20"/>
              </w:rPr>
              <w:t xml:space="preserve"> </w:t>
            </w:r>
            <w:r w:rsidRPr="005F7861">
              <w:rPr>
                <w:rFonts w:cs="Times New Roman" w:hint="eastAsia"/>
                <w:sz w:val="20"/>
                <w:szCs w:val="20"/>
              </w:rPr>
              <w:t>상표</w:t>
            </w:r>
            <w:r w:rsidRPr="005F7861">
              <w:rPr>
                <w:rFonts w:cs="Times New Roman" w:hint="eastAsia"/>
                <w:sz w:val="20"/>
                <w:szCs w:val="20"/>
              </w:rPr>
              <w:t xml:space="preserve"> </w:t>
            </w:r>
            <w:r w:rsidRPr="005F7861">
              <w:rPr>
                <w:rFonts w:cs="Times New Roman" w:hint="eastAsia"/>
                <w:sz w:val="20"/>
                <w:szCs w:val="20"/>
              </w:rPr>
              <w:t>및</w:t>
            </w:r>
            <w:r w:rsidRPr="005F7861">
              <w:rPr>
                <w:rFonts w:cs="Times New Roman" w:hint="eastAsia"/>
                <w:sz w:val="20"/>
                <w:szCs w:val="20"/>
              </w:rPr>
              <w:t xml:space="preserve"> </w:t>
            </w:r>
            <w:r w:rsidRPr="005F7861">
              <w:rPr>
                <w:rFonts w:cs="Times New Roman" w:hint="eastAsia"/>
                <w:sz w:val="20"/>
                <w:szCs w:val="20"/>
              </w:rPr>
              <w:t>저작권을</w:t>
            </w:r>
            <w:r w:rsidRPr="005F7861">
              <w:rPr>
                <w:rFonts w:cs="Times New Roman" w:hint="eastAsia"/>
                <w:sz w:val="20"/>
                <w:szCs w:val="20"/>
              </w:rPr>
              <w:t xml:space="preserve"> </w:t>
            </w:r>
            <w:r w:rsidRPr="005F7861">
              <w:rPr>
                <w:rFonts w:cs="Times New Roman" w:hint="eastAsia"/>
                <w:sz w:val="20"/>
                <w:szCs w:val="20"/>
              </w:rPr>
              <w:t>직접</w:t>
            </w:r>
            <w:r w:rsidRPr="005F7861">
              <w:rPr>
                <w:rFonts w:cs="Times New Roman" w:hint="eastAsia"/>
                <w:sz w:val="20"/>
                <w:szCs w:val="20"/>
              </w:rPr>
              <w:t xml:space="preserve"> </w:t>
            </w:r>
            <w:r w:rsidRPr="005F7861">
              <w:rPr>
                <w:rFonts w:cs="Times New Roman" w:hint="eastAsia"/>
                <w:sz w:val="20"/>
                <w:szCs w:val="20"/>
              </w:rPr>
              <w:t>보유하고</w:t>
            </w:r>
            <w:r w:rsidRPr="005F7861">
              <w:rPr>
                <w:rFonts w:cs="Times New Roman" w:hint="eastAsia"/>
                <w:sz w:val="20"/>
                <w:szCs w:val="20"/>
              </w:rPr>
              <w:t xml:space="preserve"> </w:t>
            </w:r>
            <w:r w:rsidRPr="005F7861">
              <w:rPr>
                <w:rFonts w:cs="Times New Roman" w:hint="eastAsia"/>
                <w:sz w:val="20"/>
                <w:szCs w:val="20"/>
              </w:rPr>
              <w:t>있지</w:t>
            </w:r>
            <w:r w:rsidRPr="005F7861">
              <w:rPr>
                <w:rFonts w:cs="Times New Roman" w:hint="eastAsia"/>
                <w:sz w:val="20"/>
                <w:szCs w:val="20"/>
              </w:rPr>
              <w:t xml:space="preserve"> </w:t>
            </w:r>
            <w:r w:rsidRPr="005F7861">
              <w:rPr>
                <w:rFonts w:cs="Times New Roman" w:hint="eastAsia"/>
                <w:sz w:val="20"/>
                <w:szCs w:val="20"/>
              </w:rPr>
              <w:t>않고</w:t>
            </w:r>
            <w:r w:rsidRPr="005F7861">
              <w:rPr>
                <w:rFonts w:cs="Times New Roman" w:hint="eastAsia"/>
                <w:sz w:val="20"/>
                <w:szCs w:val="20"/>
              </w:rPr>
              <w:t>,</w:t>
            </w:r>
            <w:r w:rsidRPr="005F7861">
              <w:rPr>
                <w:rFonts w:cs="Times New Roman"/>
                <w:sz w:val="20"/>
                <w:szCs w:val="20"/>
              </w:rPr>
              <w:t xml:space="preserve"> </w:t>
            </w:r>
            <w:r w:rsidRPr="005F7861">
              <w:rPr>
                <w:rFonts w:cs="Times New Roman" w:hint="eastAsia"/>
                <w:sz w:val="20"/>
                <w:szCs w:val="20"/>
              </w:rPr>
              <w:t>㈜카카오로부터</w:t>
            </w:r>
            <w:r w:rsidRPr="005F7861">
              <w:rPr>
                <w:rFonts w:cs="Times New Roman" w:hint="eastAsia"/>
                <w:sz w:val="20"/>
                <w:szCs w:val="20"/>
              </w:rPr>
              <w:t xml:space="preserve"> </w:t>
            </w:r>
            <w:r w:rsidRPr="005F7861">
              <w:rPr>
                <w:rFonts w:cs="Times New Roman" w:hint="eastAsia"/>
                <w:sz w:val="20"/>
                <w:szCs w:val="20"/>
              </w:rPr>
              <w:t>라이선스를</w:t>
            </w:r>
            <w:r w:rsidRPr="005F7861">
              <w:rPr>
                <w:rFonts w:cs="Times New Roman" w:hint="eastAsia"/>
                <w:sz w:val="20"/>
                <w:szCs w:val="20"/>
              </w:rPr>
              <w:t xml:space="preserve"> </w:t>
            </w:r>
            <w:r w:rsidRPr="005F7861">
              <w:rPr>
                <w:rFonts w:cs="Times New Roman" w:hint="eastAsia"/>
                <w:sz w:val="20"/>
                <w:szCs w:val="20"/>
              </w:rPr>
              <w:t>받아</w:t>
            </w:r>
            <w:r w:rsidRPr="005F7861">
              <w:rPr>
                <w:rFonts w:cs="Times New Roman" w:hint="eastAsia"/>
                <w:sz w:val="20"/>
                <w:szCs w:val="20"/>
              </w:rPr>
              <w:t xml:space="preserve"> </w:t>
            </w:r>
            <w:r w:rsidRPr="005F7861">
              <w:rPr>
                <w:rFonts w:cs="Times New Roman" w:hint="eastAsia"/>
                <w:sz w:val="20"/>
                <w:szCs w:val="20"/>
              </w:rPr>
              <w:t>사용하고</w:t>
            </w:r>
            <w:r w:rsidRPr="005F7861">
              <w:rPr>
                <w:rFonts w:cs="Times New Roman" w:hint="eastAsia"/>
                <w:sz w:val="20"/>
                <w:szCs w:val="20"/>
              </w:rPr>
              <w:t xml:space="preserve"> </w:t>
            </w:r>
            <w:r w:rsidRPr="005F7861">
              <w:rPr>
                <w:rFonts w:cs="Times New Roman" w:hint="eastAsia"/>
                <w:sz w:val="20"/>
                <w:szCs w:val="20"/>
              </w:rPr>
              <w:t>있음</w:t>
            </w:r>
            <w:r w:rsidRPr="005F7861">
              <w:rPr>
                <w:rFonts w:cs="Times New Roman" w:hint="eastAsia"/>
                <w:sz w:val="20"/>
                <w:szCs w:val="20"/>
              </w:rPr>
              <w:t>.</w:t>
            </w:r>
            <w:r w:rsidRPr="005F7861">
              <w:rPr>
                <w:rFonts w:cs="Times New Roman"/>
                <w:sz w:val="20"/>
                <w:szCs w:val="20"/>
              </w:rPr>
              <w:t xml:space="preserve"> </w:t>
            </w:r>
            <w:r w:rsidRPr="005F7861">
              <w:rPr>
                <w:rFonts w:cs="Times New Roman" w:hint="eastAsia"/>
                <w:sz w:val="20"/>
                <w:szCs w:val="20"/>
              </w:rPr>
              <w:t>대상회사</w:t>
            </w:r>
            <w:r w:rsidR="005F7861">
              <w:rPr>
                <w:rFonts w:cs="Times New Roman" w:hint="eastAsia"/>
                <w:sz w:val="20"/>
                <w:szCs w:val="20"/>
              </w:rPr>
              <w:t>와</w:t>
            </w:r>
            <w:r w:rsidRPr="005F7861">
              <w:rPr>
                <w:rFonts w:cs="Times New Roman" w:hint="eastAsia"/>
                <w:sz w:val="20"/>
                <w:szCs w:val="20"/>
              </w:rPr>
              <w:t xml:space="preserve"> </w:t>
            </w:r>
            <w:r w:rsidRPr="005F7861">
              <w:rPr>
                <w:rFonts w:cs="Times New Roman" w:hint="eastAsia"/>
                <w:sz w:val="20"/>
                <w:szCs w:val="20"/>
              </w:rPr>
              <w:t>㈜카카오</w:t>
            </w:r>
            <w:r w:rsidRPr="005F7861">
              <w:rPr>
                <w:rFonts w:cs="Times New Roman" w:hint="eastAsia"/>
                <w:sz w:val="20"/>
                <w:szCs w:val="20"/>
              </w:rPr>
              <w:t xml:space="preserve"> </w:t>
            </w:r>
            <w:r w:rsidRPr="005F7861">
              <w:rPr>
                <w:rFonts w:cs="Times New Roman" w:hint="eastAsia"/>
                <w:sz w:val="20"/>
                <w:szCs w:val="20"/>
              </w:rPr>
              <w:t>간에</w:t>
            </w:r>
            <w:r w:rsidRPr="005F7861">
              <w:rPr>
                <w:rFonts w:cs="Times New Roman" w:hint="eastAsia"/>
                <w:sz w:val="20"/>
                <w:szCs w:val="20"/>
              </w:rPr>
              <w:t xml:space="preserve"> </w:t>
            </w:r>
            <w:r w:rsidRPr="005F7861">
              <w:rPr>
                <w:rFonts w:cs="Times New Roman" w:hint="eastAsia"/>
                <w:sz w:val="20"/>
                <w:szCs w:val="20"/>
              </w:rPr>
              <w:t>체결한</w:t>
            </w:r>
            <w:r w:rsidRPr="005F7861">
              <w:rPr>
                <w:rFonts w:cs="Times New Roman" w:hint="eastAsia"/>
                <w:sz w:val="20"/>
                <w:szCs w:val="20"/>
              </w:rPr>
              <w:t xml:space="preserve"> </w:t>
            </w:r>
            <w:r w:rsidR="005A567B">
              <w:rPr>
                <w:rFonts w:cs="Times New Roman"/>
                <w:sz w:val="20"/>
                <w:szCs w:val="20"/>
              </w:rPr>
              <w:t>‘</w:t>
            </w:r>
            <w:r w:rsidRPr="005F7861">
              <w:rPr>
                <w:rFonts w:cs="Times New Roman" w:hint="eastAsia"/>
                <w:sz w:val="20"/>
                <w:szCs w:val="20"/>
              </w:rPr>
              <w:t>상표</w:t>
            </w:r>
            <w:r w:rsidRPr="005F7861">
              <w:rPr>
                <w:rFonts w:cs="Times New Roman" w:hint="eastAsia"/>
                <w:sz w:val="20"/>
                <w:szCs w:val="20"/>
              </w:rPr>
              <w:t xml:space="preserve"> </w:t>
            </w:r>
            <w:r w:rsidR="00DC629F" w:rsidRPr="005F7861">
              <w:rPr>
                <w:rFonts w:cs="Times New Roman" w:hint="eastAsia"/>
                <w:sz w:val="20"/>
                <w:szCs w:val="20"/>
              </w:rPr>
              <w:t>전용사용권</w:t>
            </w:r>
            <w:r w:rsidR="005F02C4">
              <w:rPr>
                <w:rFonts w:cs="Times New Roman" w:hint="eastAsia"/>
                <w:sz w:val="20"/>
                <w:szCs w:val="20"/>
              </w:rPr>
              <w:t xml:space="preserve"> </w:t>
            </w:r>
            <w:r w:rsidR="00DC629F" w:rsidRPr="005F7861">
              <w:rPr>
                <w:rFonts w:cs="Times New Roman" w:hint="eastAsia"/>
                <w:sz w:val="20"/>
                <w:szCs w:val="20"/>
              </w:rPr>
              <w:t>계약서</w:t>
            </w:r>
            <w:r w:rsidR="005A567B">
              <w:rPr>
                <w:rFonts w:cs="Times New Roman"/>
                <w:sz w:val="20"/>
                <w:szCs w:val="20"/>
              </w:rPr>
              <w:t>’</w:t>
            </w:r>
            <w:r w:rsidR="00DC629F" w:rsidRPr="005F7861">
              <w:rPr>
                <w:rFonts w:cs="Times New Roman" w:hint="eastAsia"/>
                <w:sz w:val="20"/>
                <w:szCs w:val="20"/>
              </w:rPr>
              <w:t>의</w:t>
            </w:r>
            <w:r w:rsidR="00DC629F" w:rsidRPr="005F7861">
              <w:rPr>
                <w:rFonts w:cs="Times New Roman" w:hint="eastAsia"/>
                <w:sz w:val="20"/>
                <w:szCs w:val="20"/>
              </w:rPr>
              <w:t xml:space="preserve"> </w:t>
            </w:r>
            <w:r w:rsidR="00DC629F" w:rsidRPr="005F7861">
              <w:rPr>
                <w:rFonts w:cs="Times New Roman" w:hint="eastAsia"/>
                <w:sz w:val="20"/>
                <w:szCs w:val="20"/>
              </w:rPr>
              <w:t>주요</w:t>
            </w:r>
            <w:r w:rsidR="00DC629F" w:rsidRPr="005F7861">
              <w:rPr>
                <w:rFonts w:cs="Times New Roman" w:hint="eastAsia"/>
                <w:sz w:val="20"/>
                <w:szCs w:val="20"/>
              </w:rPr>
              <w:t xml:space="preserve"> </w:t>
            </w:r>
            <w:r w:rsidR="00DC629F" w:rsidRPr="005F7861">
              <w:rPr>
                <w:rFonts w:cs="Times New Roman" w:hint="eastAsia"/>
                <w:sz w:val="20"/>
                <w:szCs w:val="20"/>
              </w:rPr>
              <w:t>내용은</w:t>
            </w:r>
            <w:r w:rsidR="00DC629F" w:rsidRPr="005F7861">
              <w:rPr>
                <w:rFonts w:cs="Times New Roman" w:hint="eastAsia"/>
                <w:sz w:val="20"/>
                <w:szCs w:val="20"/>
              </w:rPr>
              <w:t xml:space="preserve"> </w:t>
            </w:r>
            <w:r w:rsidR="00DC629F" w:rsidRPr="005F7861">
              <w:rPr>
                <w:rFonts w:cs="Times New Roman" w:hint="eastAsia"/>
                <w:sz w:val="20"/>
                <w:szCs w:val="20"/>
              </w:rPr>
              <w:t>아래와</w:t>
            </w:r>
            <w:r w:rsidR="00DC629F" w:rsidRPr="005F7861">
              <w:rPr>
                <w:rFonts w:cs="Times New Roman" w:hint="eastAsia"/>
                <w:sz w:val="20"/>
                <w:szCs w:val="20"/>
              </w:rPr>
              <w:t xml:space="preserve"> </w:t>
            </w:r>
            <w:r w:rsidR="00DC629F" w:rsidRPr="005F7861">
              <w:rPr>
                <w:rFonts w:cs="Times New Roman" w:hint="eastAsia"/>
                <w:sz w:val="20"/>
                <w:szCs w:val="20"/>
              </w:rPr>
              <w:t>같음</w:t>
            </w:r>
            <w:r w:rsidR="00DC629F" w:rsidRPr="005F7861">
              <w:rPr>
                <w:rFonts w:cs="Times New Roman" w:hint="eastAsia"/>
                <w:sz w:val="20"/>
                <w:szCs w:val="20"/>
              </w:rPr>
              <w:t>.</w:t>
            </w:r>
            <w:r w:rsidR="00DC629F" w:rsidRPr="005F7861">
              <w:rPr>
                <w:rFonts w:cs="Times New Roman"/>
                <w:sz w:val="20"/>
                <w:szCs w:val="20"/>
              </w:rPr>
              <w:t xml:space="preserve"> </w:t>
            </w:r>
          </w:p>
          <w:tbl>
            <w:tblPr>
              <w:tblStyle w:val="a5"/>
              <w:tblW w:w="4879" w:type="dxa"/>
              <w:tblInd w:w="284" w:type="dxa"/>
              <w:tblCellMar>
                <w:left w:w="85" w:type="dxa"/>
                <w:right w:w="85" w:type="dxa"/>
              </w:tblCellMar>
              <w:tblLook w:val="04A0" w:firstRow="1" w:lastRow="0" w:firstColumn="1" w:lastColumn="0" w:noHBand="0" w:noVBand="1"/>
            </w:tblPr>
            <w:tblGrid>
              <w:gridCol w:w="1282"/>
              <w:gridCol w:w="3597"/>
            </w:tblGrid>
            <w:tr w:rsidR="00DC629F" w:rsidRPr="009A2958" w14:paraId="55443206" w14:textId="77777777" w:rsidTr="003C296E">
              <w:trPr>
                <w:trHeight w:val="20"/>
              </w:trPr>
              <w:tc>
                <w:tcPr>
                  <w:tcW w:w="1282" w:type="dxa"/>
                  <w:shd w:val="clear" w:color="auto" w:fill="D9D9D9" w:themeFill="background1" w:themeFillShade="D9"/>
                  <w:vAlign w:val="center"/>
                </w:tcPr>
                <w:p w14:paraId="32B3EF5A" w14:textId="51CF1E6A" w:rsidR="00DC629F" w:rsidRPr="009A2958" w:rsidRDefault="00DC629F" w:rsidP="00DC629F">
                  <w:pPr>
                    <w:pStyle w:val="a8"/>
                    <w:widowControl/>
                    <w:spacing w:before="40" w:after="40" w:line="240" w:lineRule="auto"/>
                    <w:ind w:left="0"/>
                    <w:jc w:val="center"/>
                    <w:rPr>
                      <w:rFonts w:cs="Times New Roman"/>
                      <w:b/>
                      <w:sz w:val="20"/>
                      <w:szCs w:val="20"/>
                    </w:rPr>
                  </w:pPr>
                  <w:r>
                    <w:rPr>
                      <w:rFonts w:cs="Times New Roman" w:hint="eastAsia"/>
                      <w:b/>
                      <w:sz w:val="20"/>
                      <w:szCs w:val="20"/>
                    </w:rPr>
                    <w:t>항목</w:t>
                  </w:r>
                </w:p>
              </w:tc>
              <w:tc>
                <w:tcPr>
                  <w:tcW w:w="3597" w:type="dxa"/>
                  <w:shd w:val="clear" w:color="auto" w:fill="D9D9D9" w:themeFill="background1" w:themeFillShade="D9"/>
                  <w:vAlign w:val="center"/>
                </w:tcPr>
                <w:p w14:paraId="3BF230BA" w14:textId="7D0B1833" w:rsidR="00DC629F" w:rsidRPr="009A2958" w:rsidRDefault="00DC629F" w:rsidP="00DC629F">
                  <w:pPr>
                    <w:pStyle w:val="a8"/>
                    <w:widowControl/>
                    <w:spacing w:before="40" w:after="40" w:line="240" w:lineRule="auto"/>
                    <w:ind w:left="0"/>
                    <w:jc w:val="center"/>
                    <w:rPr>
                      <w:rFonts w:cs="Times New Roman"/>
                      <w:b/>
                      <w:sz w:val="20"/>
                      <w:szCs w:val="20"/>
                    </w:rPr>
                  </w:pPr>
                  <w:r>
                    <w:rPr>
                      <w:rFonts w:cs="Times New Roman" w:hint="eastAsia"/>
                      <w:b/>
                      <w:sz w:val="20"/>
                      <w:szCs w:val="20"/>
                    </w:rPr>
                    <w:t>계약내용</w:t>
                  </w:r>
                </w:p>
              </w:tc>
            </w:tr>
            <w:tr w:rsidR="00DC629F" w:rsidRPr="009A2958" w14:paraId="49AF19F8" w14:textId="77777777" w:rsidTr="003C296E">
              <w:trPr>
                <w:trHeight w:val="20"/>
              </w:trPr>
              <w:tc>
                <w:tcPr>
                  <w:tcW w:w="1282" w:type="dxa"/>
                  <w:vAlign w:val="center"/>
                </w:tcPr>
                <w:p w14:paraId="344003F2" w14:textId="3548B59F" w:rsidR="00DC629F" w:rsidRPr="00044F23" w:rsidRDefault="00DC629F" w:rsidP="00DC629F">
                  <w:pPr>
                    <w:pStyle w:val="a8"/>
                    <w:widowControl/>
                    <w:spacing w:before="40" w:after="40" w:line="240" w:lineRule="auto"/>
                    <w:ind w:left="0"/>
                    <w:jc w:val="center"/>
                    <w:rPr>
                      <w:rFonts w:cs="Times New Roman"/>
                      <w:sz w:val="20"/>
                      <w:szCs w:val="20"/>
                    </w:rPr>
                  </w:pPr>
                  <w:r>
                    <w:rPr>
                      <w:rFonts w:cs="Times New Roman" w:hint="eastAsia"/>
                      <w:sz w:val="20"/>
                      <w:szCs w:val="20"/>
                    </w:rPr>
                    <w:t>계약내용</w:t>
                  </w:r>
                </w:p>
              </w:tc>
              <w:tc>
                <w:tcPr>
                  <w:tcW w:w="3597" w:type="dxa"/>
                  <w:vAlign w:val="center"/>
                </w:tcPr>
                <w:p w14:paraId="16E426BF" w14:textId="160F029E" w:rsidR="00DC629F" w:rsidRPr="000C2FB6" w:rsidRDefault="00DC629F" w:rsidP="00D21683">
                  <w:pPr>
                    <w:widowControl/>
                    <w:spacing w:before="40" w:after="40" w:line="240" w:lineRule="auto"/>
                    <w:rPr>
                      <w:rFonts w:cs="Times New Roman"/>
                      <w:spacing w:val="-6"/>
                      <w:sz w:val="20"/>
                      <w:szCs w:val="20"/>
                    </w:rPr>
                  </w:pPr>
                  <w:r w:rsidRPr="000C2FB6">
                    <w:rPr>
                      <w:rFonts w:cs="Times New Roman" w:hint="eastAsia"/>
                      <w:spacing w:val="-6"/>
                      <w:sz w:val="20"/>
                      <w:szCs w:val="20"/>
                    </w:rPr>
                    <w:t>대상회사가</w:t>
                  </w:r>
                  <w:r w:rsidRPr="000C2FB6">
                    <w:rPr>
                      <w:rFonts w:cs="Times New Roman" w:hint="eastAsia"/>
                      <w:spacing w:val="-6"/>
                      <w:sz w:val="20"/>
                      <w:szCs w:val="20"/>
                    </w:rPr>
                    <w:t xml:space="preserve"> </w:t>
                  </w:r>
                  <w:r w:rsidRPr="000C2FB6">
                    <w:rPr>
                      <w:rFonts w:cs="Times New Roman" w:hint="eastAsia"/>
                      <w:spacing w:val="-6"/>
                      <w:sz w:val="20"/>
                      <w:szCs w:val="20"/>
                    </w:rPr>
                    <w:t>㈜카카오의</w:t>
                  </w:r>
                  <w:r w:rsidRPr="000C2FB6">
                    <w:rPr>
                      <w:rFonts w:cs="Times New Roman" w:hint="eastAsia"/>
                      <w:spacing w:val="-6"/>
                      <w:sz w:val="20"/>
                      <w:szCs w:val="20"/>
                    </w:rPr>
                    <w:t xml:space="preserve"> </w:t>
                  </w:r>
                  <w:r w:rsidRPr="000C2FB6">
                    <w:rPr>
                      <w:rFonts w:cs="Times New Roman" w:hint="eastAsia"/>
                      <w:spacing w:val="-6"/>
                      <w:sz w:val="20"/>
                      <w:szCs w:val="20"/>
                    </w:rPr>
                    <w:t>상표권</w:t>
                  </w:r>
                  <w:r w:rsidR="001161CF" w:rsidRPr="000C2FB6">
                    <w:rPr>
                      <w:rFonts w:cs="Times New Roman"/>
                      <w:spacing w:val="-6"/>
                      <w:sz w:val="20"/>
                      <w:szCs w:val="20"/>
                    </w:rPr>
                    <w:t xml:space="preserve"> 28</w:t>
                  </w:r>
                  <w:r w:rsidR="001161CF" w:rsidRPr="000C2FB6">
                    <w:rPr>
                      <w:rFonts w:cs="Times New Roman" w:hint="eastAsia"/>
                      <w:spacing w:val="-6"/>
                      <w:sz w:val="20"/>
                      <w:szCs w:val="20"/>
                    </w:rPr>
                    <w:t>개</w:t>
                  </w:r>
                  <w:r w:rsidRPr="000C2FB6">
                    <w:rPr>
                      <w:rFonts w:cs="Times New Roman" w:hint="eastAsia"/>
                      <w:spacing w:val="-6"/>
                      <w:sz w:val="20"/>
                      <w:szCs w:val="20"/>
                    </w:rPr>
                    <w:t xml:space="preserve"> </w:t>
                  </w:r>
                  <w:r w:rsidRPr="000C2FB6">
                    <w:rPr>
                      <w:rFonts w:cs="Times New Roman" w:hint="eastAsia"/>
                      <w:spacing w:val="-6"/>
                      <w:sz w:val="20"/>
                      <w:szCs w:val="20"/>
                    </w:rPr>
                    <w:t>및</w:t>
                  </w:r>
                  <w:r w:rsidRPr="000C2FB6">
                    <w:rPr>
                      <w:rFonts w:cs="Times New Roman" w:hint="eastAsia"/>
                      <w:spacing w:val="-6"/>
                      <w:sz w:val="20"/>
                      <w:szCs w:val="20"/>
                    </w:rPr>
                    <w:t xml:space="preserve"> </w:t>
                  </w:r>
                  <w:r w:rsidRPr="000C2FB6">
                    <w:rPr>
                      <w:rFonts w:cs="Times New Roman" w:hint="eastAsia"/>
                      <w:spacing w:val="-6"/>
                      <w:sz w:val="20"/>
                      <w:szCs w:val="20"/>
                    </w:rPr>
                    <w:t>추가</w:t>
                  </w:r>
                  <w:r w:rsidRPr="000C2FB6">
                    <w:rPr>
                      <w:rFonts w:cs="Times New Roman" w:hint="eastAsia"/>
                      <w:spacing w:val="-6"/>
                      <w:sz w:val="20"/>
                      <w:szCs w:val="20"/>
                    </w:rPr>
                    <w:t xml:space="preserve"> </w:t>
                  </w:r>
                  <w:r w:rsidRPr="000C2FB6">
                    <w:rPr>
                      <w:rFonts w:cs="Times New Roman" w:hint="eastAsia"/>
                      <w:spacing w:val="-6"/>
                      <w:sz w:val="20"/>
                      <w:szCs w:val="20"/>
                    </w:rPr>
                    <w:t>카카오모빌리티</w:t>
                  </w:r>
                  <w:r w:rsidRPr="000C2FB6">
                    <w:rPr>
                      <w:rFonts w:cs="Times New Roman" w:hint="eastAsia"/>
                      <w:spacing w:val="-6"/>
                      <w:sz w:val="20"/>
                      <w:szCs w:val="20"/>
                    </w:rPr>
                    <w:t xml:space="preserve"> </w:t>
                  </w:r>
                  <w:r w:rsidRPr="000C2FB6">
                    <w:rPr>
                      <w:rFonts w:cs="Times New Roman" w:hint="eastAsia"/>
                      <w:spacing w:val="-6"/>
                      <w:sz w:val="20"/>
                      <w:szCs w:val="20"/>
                    </w:rPr>
                    <w:t>상표를</w:t>
                  </w:r>
                  <w:r w:rsidRPr="000C2FB6">
                    <w:rPr>
                      <w:rFonts w:cs="Times New Roman" w:hint="eastAsia"/>
                      <w:spacing w:val="-6"/>
                      <w:sz w:val="20"/>
                      <w:szCs w:val="20"/>
                    </w:rPr>
                    <w:t xml:space="preserve"> </w:t>
                  </w:r>
                  <w:r w:rsidR="008D6B08" w:rsidRPr="000C2FB6">
                    <w:rPr>
                      <w:rFonts w:cs="Times New Roman" w:hint="eastAsia"/>
                      <w:spacing w:val="-6"/>
                      <w:sz w:val="20"/>
                      <w:szCs w:val="20"/>
                    </w:rPr>
                    <w:t>한국</w:t>
                  </w:r>
                  <w:r w:rsidR="008D6B08" w:rsidRPr="000C2FB6">
                    <w:rPr>
                      <w:rFonts w:cs="Times New Roman" w:hint="eastAsia"/>
                      <w:spacing w:val="-6"/>
                      <w:sz w:val="20"/>
                      <w:szCs w:val="20"/>
                    </w:rPr>
                    <w:t xml:space="preserve"> </w:t>
                  </w:r>
                  <w:r w:rsidR="008D6B08" w:rsidRPr="000C2FB6">
                    <w:rPr>
                      <w:rFonts w:cs="Times New Roman" w:hint="eastAsia"/>
                      <w:spacing w:val="-6"/>
                      <w:sz w:val="20"/>
                      <w:szCs w:val="20"/>
                    </w:rPr>
                    <w:t>내에서</w:t>
                  </w:r>
                  <w:r w:rsidR="008D6B08" w:rsidRPr="000C2FB6">
                    <w:rPr>
                      <w:rFonts w:cs="Times New Roman" w:hint="eastAsia"/>
                      <w:spacing w:val="-6"/>
                      <w:sz w:val="20"/>
                      <w:szCs w:val="20"/>
                    </w:rPr>
                    <w:t xml:space="preserve"> </w:t>
                  </w:r>
                  <w:r w:rsidRPr="000C2FB6">
                    <w:rPr>
                      <w:rFonts w:cs="Times New Roman" w:hint="eastAsia"/>
                      <w:spacing w:val="-6"/>
                      <w:sz w:val="20"/>
                      <w:szCs w:val="20"/>
                    </w:rPr>
                    <w:t>독점적으로</w:t>
                  </w:r>
                  <w:r w:rsidRPr="000C2FB6">
                    <w:rPr>
                      <w:rFonts w:cs="Times New Roman" w:hint="eastAsia"/>
                      <w:spacing w:val="-6"/>
                      <w:sz w:val="20"/>
                      <w:szCs w:val="20"/>
                    </w:rPr>
                    <w:t xml:space="preserve"> </w:t>
                  </w:r>
                  <w:r w:rsidRPr="000C2FB6">
                    <w:rPr>
                      <w:rFonts w:cs="Times New Roman" w:hint="eastAsia"/>
                      <w:spacing w:val="-6"/>
                      <w:sz w:val="20"/>
                      <w:szCs w:val="20"/>
                    </w:rPr>
                    <w:t>사용하고</w:t>
                  </w:r>
                  <w:r w:rsidRPr="000C2FB6">
                    <w:rPr>
                      <w:rFonts w:cs="Times New Roman" w:hint="eastAsia"/>
                      <w:spacing w:val="-6"/>
                      <w:sz w:val="20"/>
                      <w:szCs w:val="20"/>
                    </w:rPr>
                    <w:t xml:space="preserve">, </w:t>
                  </w:r>
                  <w:r w:rsidRPr="000C2FB6">
                    <w:rPr>
                      <w:rFonts w:cs="Times New Roman" w:hint="eastAsia"/>
                      <w:spacing w:val="-6"/>
                      <w:sz w:val="20"/>
                      <w:szCs w:val="20"/>
                    </w:rPr>
                    <w:t>대상회사는</w:t>
                  </w:r>
                  <w:r w:rsidRPr="000C2FB6">
                    <w:rPr>
                      <w:rFonts w:cs="Times New Roman" w:hint="eastAsia"/>
                      <w:spacing w:val="-6"/>
                      <w:sz w:val="20"/>
                      <w:szCs w:val="20"/>
                    </w:rPr>
                    <w:t xml:space="preserve"> </w:t>
                  </w:r>
                  <w:r w:rsidRPr="000C2FB6">
                    <w:rPr>
                      <w:rFonts w:cs="Times New Roman" w:hint="eastAsia"/>
                      <w:spacing w:val="-6"/>
                      <w:sz w:val="20"/>
                      <w:szCs w:val="20"/>
                    </w:rPr>
                    <w:t>그</w:t>
                  </w:r>
                  <w:r w:rsidRPr="000C2FB6">
                    <w:rPr>
                      <w:rFonts w:cs="Times New Roman" w:hint="eastAsia"/>
                      <w:spacing w:val="-6"/>
                      <w:sz w:val="20"/>
                      <w:szCs w:val="20"/>
                    </w:rPr>
                    <w:t xml:space="preserve"> </w:t>
                  </w:r>
                  <w:r w:rsidRPr="000C2FB6">
                    <w:rPr>
                      <w:rFonts w:cs="Times New Roman" w:hint="eastAsia"/>
                      <w:spacing w:val="-6"/>
                      <w:sz w:val="20"/>
                      <w:szCs w:val="20"/>
                    </w:rPr>
                    <w:t>대가로</w:t>
                  </w:r>
                  <w:r w:rsidRPr="000C2FB6">
                    <w:rPr>
                      <w:rFonts w:cs="Times New Roman" w:hint="eastAsia"/>
                      <w:spacing w:val="-6"/>
                      <w:sz w:val="20"/>
                      <w:szCs w:val="20"/>
                    </w:rPr>
                    <w:t xml:space="preserve"> </w:t>
                  </w:r>
                  <w:r w:rsidRPr="000C2FB6">
                    <w:rPr>
                      <w:rFonts w:cs="Times New Roman" w:hint="eastAsia"/>
                      <w:spacing w:val="-6"/>
                      <w:sz w:val="20"/>
                      <w:szCs w:val="20"/>
                    </w:rPr>
                    <w:t>사용료를</w:t>
                  </w:r>
                  <w:r w:rsidRPr="000C2FB6">
                    <w:rPr>
                      <w:rFonts w:cs="Times New Roman" w:hint="eastAsia"/>
                      <w:spacing w:val="-6"/>
                      <w:sz w:val="20"/>
                      <w:szCs w:val="20"/>
                    </w:rPr>
                    <w:t xml:space="preserve"> </w:t>
                  </w:r>
                  <w:r w:rsidRPr="000C2FB6">
                    <w:rPr>
                      <w:rFonts w:cs="Times New Roman" w:hint="eastAsia"/>
                      <w:spacing w:val="-6"/>
                      <w:sz w:val="20"/>
                      <w:szCs w:val="20"/>
                    </w:rPr>
                    <w:t>㈜카카오에</w:t>
                  </w:r>
                  <w:r w:rsidRPr="000C2FB6">
                    <w:rPr>
                      <w:rFonts w:cs="Times New Roman" w:hint="eastAsia"/>
                      <w:spacing w:val="-6"/>
                      <w:sz w:val="20"/>
                      <w:szCs w:val="20"/>
                    </w:rPr>
                    <w:t xml:space="preserve"> </w:t>
                  </w:r>
                  <w:r w:rsidRPr="000C2FB6">
                    <w:rPr>
                      <w:rFonts w:cs="Times New Roman" w:hint="eastAsia"/>
                      <w:spacing w:val="-6"/>
                      <w:sz w:val="20"/>
                      <w:szCs w:val="20"/>
                    </w:rPr>
                    <w:t>지급</w:t>
                  </w:r>
                </w:p>
              </w:tc>
            </w:tr>
            <w:tr w:rsidR="00D21683" w:rsidRPr="009A2958" w14:paraId="2E5231AD" w14:textId="77777777" w:rsidTr="003C296E">
              <w:trPr>
                <w:trHeight w:val="20"/>
              </w:trPr>
              <w:tc>
                <w:tcPr>
                  <w:tcW w:w="1282" w:type="dxa"/>
                  <w:vAlign w:val="center"/>
                </w:tcPr>
                <w:p w14:paraId="5904DEA5" w14:textId="7EBFD66C" w:rsidR="00D21683" w:rsidRDefault="00D21683" w:rsidP="00DC629F">
                  <w:pPr>
                    <w:pStyle w:val="a8"/>
                    <w:widowControl/>
                    <w:spacing w:before="40" w:after="40" w:line="240" w:lineRule="auto"/>
                    <w:ind w:left="0"/>
                    <w:jc w:val="center"/>
                    <w:rPr>
                      <w:rFonts w:cs="Times New Roman"/>
                      <w:sz w:val="20"/>
                      <w:szCs w:val="20"/>
                    </w:rPr>
                  </w:pPr>
                  <w:r>
                    <w:rPr>
                      <w:rFonts w:cs="Times New Roman" w:hint="eastAsia"/>
                      <w:sz w:val="20"/>
                      <w:szCs w:val="20"/>
                    </w:rPr>
                    <w:t>추가</w:t>
                  </w:r>
                  <w:r>
                    <w:rPr>
                      <w:rFonts w:cs="Times New Roman" w:hint="eastAsia"/>
                      <w:sz w:val="20"/>
                      <w:szCs w:val="20"/>
                    </w:rPr>
                    <w:t xml:space="preserve"> </w:t>
                  </w:r>
                  <w:r>
                    <w:rPr>
                      <w:rFonts w:cs="Times New Roman" w:hint="eastAsia"/>
                      <w:sz w:val="20"/>
                      <w:szCs w:val="20"/>
                    </w:rPr>
                    <w:t>카카오모빌리티</w:t>
                  </w:r>
                  <w:r>
                    <w:rPr>
                      <w:rFonts w:cs="Times New Roman" w:hint="eastAsia"/>
                      <w:sz w:val="20"/>
                      <w:szCs w:val="20"/>
                    </w:rPr>
                    <w:t xml:space="preserve"> </w:t>
                  </w:r>
                  <w:r w:rsidR="00B70973">
                    <w:rPr>
                      <w:rFonts w:cs="Times New Roman"/>
                      <w:sz w:val="20"/>
                      <w:szCs w:val="20"/>
                    </w:rPr>
                    <w:br/>
                  </w:r>
                  <w:r>
                    <w:rPr>
                      <w:rFonts w:cs="Times New Roman" w:hint="eastAsia"/>
                      <w:sz w:val="20"/>
                      <w:szCs w:val="20"/>
                    </w:rPr>
                    <w:t>상표</w:t>
                  </w:r>
                </w:p>
              </w:tc>
              <w:tc>
                <w:tcPr>
                  <w:tcW w:w="3597" w:type="dxa"/>
                  <w:vAlign w:val="center"/>
                </w:tcPr>
                <w:p w14:paraId="2ADE543B" w14:textId="2CEC05C2" w:rsidR="00D21683" w:rsidRDefault="00D21683" w:rsidP="00044044">
                  <w:pPr>
                    <w:widowControl/>
                    <w:spacing w:before="40" w:after="40" w:line="240" w:lineRule="auto"/>
                    <w:rPr>
                      <w:rFonts w:cs="Times New Roman"/>
                      <w:sz w:val="20"/>
                      <w:szCs w:val="20"/>
                    </w:rPr>
                  </w:pP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사용권을</w:t>
                  </w:r>
                  <w:r>
                    <w:rPr>
                      <w:rFonts w:cs="Times New Roman" w:hint="eastAsia"/>
                      <w:sz w:val="20"/>
                      <w:szCs w:val="20"/>
                    </w:rPr>
                    <w:t xml:space="preserve"> </w:t>
                  </w:r>
                  <w:r>
                    <w:rPr>
                      <w:rFonts w:cs="Times New Roman" w:hint="eastAsia"/>
                      <w:sz w:val="20"/>
                      <w:szCs w:val="20"/>
                    </w:rPr>
                    <w:t>허여</w:t>
                  </w:r>
                  <w:r>
                    <w:rPr>
                      <w:rFonts w:cs="Times New Roman" w:hint="eastAsia"/>
                      <w:sz w:val="20"/>
                      <w:szCs w:val="20"/>
                    </w:rPr>
                    <w:t xml:space="preserve"> </w:t>
                  </w:r>
                  <w:r>
                    <w:rPr>
                      <w:rFonts w:cs="Times New Roman" w:hint="eastAsia"/>
                      <w:sz w:val="20"/>
                      <w:szCs w:val="20"/>
                    </w:rPr>
                    <w:t>받은</w:t>
                  </w:r>
                  <w:r>
                    <w:rPr>
                      <w:rFonts w:cs="Times New Roman" w:hint="eastAsia"/>
                      <w:sz w:val="20"/>
                      <w:szCs w:val="20"/>
                    </w:rPr>
                    <w:t xml:space="preserve"> </w:t>
                  </w:r>
                  <w:r>
                    <w:rPr>
                      <w:rFonts w:cs="Times New Roman" w:hint="eastAsia"/>
                      <w:sz w:val="20"/>
                      <w:szCs w:val="20"/>
                    </w:rPr>
                    <w:t>상표</w:t>
                  </w:r>
                  <w:r>
                    <w:rPr>
                      <w:rFonts w:cs="Times New Roman" w:hint="eastAsia"/>
                      <w:sz w:val="20"/>
                      <w:szCs w:val="20"/>
                    </w:rPr>
                    <w:t xml:space="preserve"> </w:t>
                  </w:r>
                  <w:r>
                    <w:rPr>
                      <w:rFonts w:cs="Times New Roman" w:hint="eastAsia"/>
                      <w:sz w:val="20"/>
                      <w:szCs w:val="20"/>
                    </w:rPr>
                    <w:t>외에</w:t>
                  </w:r>
                  <w:r>
                    <w:rPr>
                      <w:rFonts w:cs="Times New Roman" w:hint="eastAsia"/>
                      <w:sz w:val="20"/>
                      <w:szCs w:val="20"/>
                    </w:rPr>
                    <w:t xml:space="preserve"> </w:t>
                  </w:r>
                  <w:r>
                    <w:rPr>
                      <w:rFonts w:cs="Times New Roman" w:hint="eastAsia"/>
                      <w:sz w:val="20"/>
                      <w:szCs w:val="20"/>
                    </w:rPr>
                    <w:t>다른</w:t>
                  </w:r>
                  <w:r>
                    <w:rPr>
                      <w:rFonts w:cs="Times New Roman" w:hint="eastAsia"/>
                      <w:sz w:val="20"/>
                      <w:szCs w:val="20"/>
                    </w:rPr>
                    <w:t xml:space="preserve"> </w:t>
                  </w:r>
                  <w:r>
                    <w:rPr>
                      <w:rFonts w:cs="Times New Roman"/>
                      <w:sz w:val="20"/>
                      <w:szCs w:val="20"/>
                    </w:rPr>
                    <w:t>‘</w:t>
                  </w:r>
                  <w:r>
                    <w:rPr>
                      <w:rFonts w:cs="Times New Roman" w:hint="eastAsia"/>
                      <w:sz w:val="20"/>
                      <w:szCs w:val="20"/>
                    </w:rPr>
                    <w:t>카카오</w:t>
                  </w:r>
                  <w:r>
                    <w:rPr>
                      <w:rFonts w:cs="Times New Roman" w:hint="eastAsia"/>
                      <w:sz w:val="20"/>
                      <w:szCs w:val="20"/>
                    </w:rPr>
                    <w:t>/</w:t>
                  </w:r>
                  <w:r>
                    <w:rPr>
                      <w:rFonts w:cs="Times New Roman"/>
                      <w:sz w:val="20"/>
                      <w:szCs w:val="20"/>
                    </w:rPr>
                    <w:t xml:space="preserve">Kakao’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상표</w:t>
                  </w:r>
                  <w:r>
                    <w:rPr>
                      <w:rFonts w:cs="Times New Roman" w:hint="eastAsia"/>
                      <w:sz w:val="20"/>
                      <w:szCs w:val="20"/>
                    </w:rPr>
                    <w:t xml:space="preserve"> </w:t>
                  </w:r>
                  <w:r>
                    <w:rPr>
                      <w:rFonts w:cs="Times New Roman" w:hint="eastAsia"/>
                      <w:sz w:val="20"/>
                      <w:szCs w:val="20"/>
                    </w:rPr>
                    <w:t>사용이</w:t>
                  </w:r>
                  <w:r>
                    <w:rPr>
                      <w:rFonts w:cs="Times New Roman" w:hint="eastAsia"/>
                      <w:sz w:val="20"/>
                      <w:szCs w:val="20"/>
                    </w:rPr>
                    <w:t xml:space="preserve"> </w:t>
                  </w:r>
                  <w:r>
                    <w:rPr>
                      <w:rFonts w:cs="Times New Roman" w:hint="eastAsia"/>
                      <w:sz w:val="20"/>
                      <w:szCs w:val="20"/>
                    </w:rPr>
                    <w:t>필요한</w:t>
                  </w:r>
                  <w:r>
                    <w:rPr>
                      <w:rFonts w:cs="Times New Roman" w:hint="eastAsia"/>
                      <w:sz w:val="20"/>
                      <w:szCs w:val="20"/>
                    </w:rPr>
                    <w:t xml:space="preserve"> </w:t>
                  </w:r>
                  <w:r>
                    <w:rPr>
                      <w:rFonts w:cs="Times New Roman" w:hint="eastAsia"/>
                      <w:sz w:val="20"/>
                      <w:szCs w:val="20"/>
                    </w:rPr>
                    <w:t>경우에는</w:t>
                  </w:r>
                  <w:r>
                    <w:rPr>
                      <w:rFonts w:cs="Times New Roman" w:hint="eastAsia"/>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상표의</w:t>
                  </w:r>
                  <w:r>
                    <w:rPr>
                      <w:rFonts w:cs="Times New Roman" w:hint="eastAsia"/>
                      <w:sz w:val="20"/>
                      <w:szCs w:val="20"/>
                    </w:rPr>
                    <w:t xml:space="preserve"> </w:t>
                  </w:r>
                  <w:r>
                    <w:rPr>
                      <w:rFonts w:cs="Times New Roman" w:hint="eastAsia"/>
                      <w:sz w:val="20"/>
                      <w:szCs w:val="20"/>
                    </w:rPr>
                    <w:t>등록</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사용을</w:t>
                  </w:r>
                  <w:r>
                    <w:rPr>
                      <w:rFonts w:cs="Times New Roman" w:hint="eastAsia"/>
                      <w:sz w:val="20"/>
                      <w:szCs w:val="20"/>
                    </w:rPr>
                    <w:t xml:space="preserve"> </w:t>
                  </w:r>
                  <w:r>
                    <w:rPr>
                      <w:rFonts w:cs="Times New Roman" w:hint="eastAsia"/>
                      <w:sz w:val="20"/>
                      <w:szCs w:val="20"/>
                    </w:rPr>
                    <w:t>㈜카카오에</w:t>
                  </w:r>
                  <w:r>
                    <w:rPr>
                      <w:rFonts w:cs="Times New Roman" w:hint="eastAsia"/>
                      <w:sz w:val="20"/>
                      <w:szCs w:val="20"/>
                    </w:rPr>
                    <w:t xml:space="preserve"> </w:t>
                  </w:r>
                  <w:r>
                    <w:rPr>
                      <w:rFonts w:cs="Times New Roman" w:hint="eastAsia"/>
                      <w:sz w:val="20"/>
                      <w:szCs w:val="20"/>
                    </w:rPr>
                    <w:t>요청</w:t>
                  </w:r>
                  <w:r w:rsidR="00044044">
                    <w:rPr>
                      <w:rFonts w:cs="Times New Roman" w:hint="eastAsia"/>
                      <w:sz w:val="20"/>
                      <w:szCs w:val="20"/>
                    </w:rPr>
                    <w:t>하여야</w:t>
                  </w:r>
                  <w:r w:rsidR="00044044">
                    <w:rPr>
                      <w:rFonts w:cs="Times New Roman" w:hint="eastAsia"/>
                      <w:sz w:val="20"/>
                      <w:szCs w:val="20"/>
                    </w:rPr>
                    <w:t xml:space="preserve"> </w:t>
                  </w:r>
                  <w:r w:rsidR="00044044">
                    <w:rPr>
                      <w:rFonts w:cs="Times New Roman" w:hint="eastAsia"/>
                      <w:sz w:val="20"/>
                      <w:szCs w:val="20"/>
                    </w:rPr>
                    <w:t>하</w:t>
                  </w:r>
                  <w:r>
                    <w:rPr>
                      <w:rFonts w:cs="Times New Roman" w:hint="eastAsia"/>
                      <w:sz w:val="20"/>
                      <w:szCs w:val="20"/>
                    </w:rPr>
                    <w:t>고</w:t>
                  </w:r>
                  <w:r>
                    <w:rPr>
                      <w:rFonts w:cs="Times New Roman" w:hint="eastAsia"/>
                      <w:sz w:val="20"/>
                      <w:szCs w:val="20"/>
                    </w:rPr>
                    <w:t>,</w:t>
                  </w:r>
                  <w:r>
                    <w:rPr>
                      <w:rFonts w:cs="Times New Roman"/>
                      <w:sz w:val="20"/>
                      <w:szCs w:val="20"/>
                    </w:rPr>
                    <w:t xml:space="preserve"> </w:t>
                  </w:r>
                  <w:r>
                    <w:rPr>
                      <w:rFonts w:cs="Times New Roman" w:hint="eastAsia"/>
                      <w:sz w:val="20"/>
                      <w:szCs w:val="20"/>
                    </w:rPr>
                    <w:t>라이선스를</w:t>
                  </w:r>
                  <w:r>
                    <w:rPr>
                      <w:rFonts w:cs="Times New Roman" w:hint="eastAsia"/>
                      <w:sz w:val="20"/>
                      <w:szCs w:val="20"/>
                    </w:rPr>
                    <w:t xml:space="preserve"> </w:t>
                  </w:r>
                  <w:r>
                    <w:rPr>
                      <w:rFonts w:cs="Times New Roman" w:hint="eastAsia"/>
                      <w:sz w:val="20"/>
                      <w:szCs w:val="20"/>
                    </w:rPr>
                    <w:t>받은</w:t>
                  </w:r>
                  <w:r>
                    <w:rPr>
                      <w:rFonts w:cs="Times New Roman" w:hint="eastAsia"/>
                      <w:sz w:val="20"/>
                      <w:szCs w:val="20"/>
                    </w:rPr>
                    <w:t xml:space="preserve"> </w:t>
                  </w:r>
                  <w:r>
                    <w:rPr>
                      <w:rFonts w:cs="Times New Roman" w:hint="eastAsia"/>
                      <w:sz w:val="20"/>
                      <w:szCs w:val="20"/>
                    </w:rPr>
                    <w:t>상표와</w:t>
                  </w:r>
                  <w:r>
                    <w:rPr>
                      <w:rFonts w:cs="Times New Roman" w:hint="eastAsia"/>
                      <w:sz w:val="20"/>
                      <w:szCs w:val="20"/>
                    </w:rPr>
                    <w:t xml:space="preserve"> </w:t>
                  </w:r>
                  <w:r>
                    <w:rPr>
                      <w:rFonts w:cs="Times New Roman" w:hint="eastAsia"/>
                      <w:sz w:val="20"/>
                      <w:szCs w:val="20"/>
                    </w:rPr>
                    <w:t>유사한</w:t>
                  </w:r>
                  <w:r>
                    <w:rPr>
                      <w:rFonts w:cs="Times New Roman" w:hint="eastAsia"/>
                      <w:sz w:val="20"/>
                      <w:szCs w:val="20"/>
                    </w:rPr>
                    <w:t xml:space="preserve"> </w:t>
                  </w:r>
                  <w:r>
                    <w:rPr>
                      <w:rFonts w:cs="Times New Roman" w:hint="eastAsia"/>
                      <w:sz w:val="20"/>
                      <w:szCs w:val="20"/>
                    </w:rPr>
                    <w:t>상표를</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직접</w:t>
                  </w:r>
                  <w:r>
                    <w:rPr>
                      <w:rFonts w:cs="Times New Roman" w:hint="eastAsia"/>
                      <w:sz w:val="20"/>
                      <w:szCs w:val="20"/>
                    </w:rPr>
                    <w:t xml:space="preserve"> </w:t>
                  </w:r>
                  <w:r>
                    <w:rPr>
                      <w:rFonts w:cs="Times New Roman" w:hint="eastAsia"/>
                      <w:sz w:val="20"/>
                      <w:szCs w:val="20"/>
                    </w:rPr>
                    <w:t>출원할</w:t>
                  </w:r>
                  <w:r>
                    <w:rPr>
                      <w:rFonts w:cs="Times New Roman" w:hint="eastAsia"/>
                      <w:sz w:val="20"/>
                      <w:szCs w:val="20"/>
                    </w:rPr>
                    <w:t xml:space="preserve"> </w:t>
                  </w:r>
                  <w:r>
                    <w:rPr>
                      <w:rFonts w:cs="Times New Roman" w:hint="eastAsia"/>
                      <w:sz w:val="20"/>
                      <w:szCs w:val="20"/>
                    </w:rPr>
                    <w:t>수는</w:t>
                  </w:r>
                  <w:r>
                    <w:rPr>
                      <w:rFonts w:cs="Times New Roman" w:hint="eastAsia"/>
                      <w:sz w:val="20"/>
                      <w:szCs w:val="20"/>
                    </w:rPr>
                    <w:t xml:space="preserve"> </w:t>
                  </w:r>
                  <w:r>
                    <w:rPr>
                      <w:rFonts w:cs="Times New Roman" w:hint="eastAsia"/>
                      <w:sz w:val="20"/>
                      <w:szCs w:val="20"/>
                    </w:rPr>
                    <w:t>없음</w:t>
                  </w:r>
                </w:p>
              </w:tc>
            </w:tr>
            <w:tr w:rsidR="00DC629F" w:rsidRPr="009A2958" w14:paraId="5AFFB543" w14:textId="77777777" w:rsidTr="003C296E">
              <w:trPr>
                <w:trHeight w:val="20"/>
              </w:trPr>
              <w:tc>
                <w:tcPr>
                  <w:tcW w:w="1282" w:type="dxa"/>
                  <w:vAlign w:val="center"/>
                </w:tcPr>
                <w:p w14:paraId="5D841BDA" w14:textId="3E34454C" w:rsidR="00DC629F" w:rsidRPr="00044F23" w:rsidRDefault="0088666A" w:rsidP="00DC629F">
                  <w:pPr>
                    <w:pStyle w:val="a8"/>
                    <w:widowControl/>
                    <w:spacing w:before="40" w:after="40" w:line="240" w:lineRule="auto"/>
                    <w:ind w:left="0"/>
                    <w:jc w:val="center"/>
                    <w:rPr>
                      <w:rFonts w:cs="Times New Roman"/>
                      <w:sz w:val="20"/>
                      <w:szCs w:val="20"/>
                    </w:rPr>
                  </w:pPr>
                  <w:r>
                    <w:rPr>
                      <w:rFonts w:cs="Times New Roman" w:hint="eastAsia"/>
                      <w:sz w:val="20"/>
                      <w:szCs w:val="20"/>
                    </w:rPr>
                    <w:t>사용범위</w:t>
                  </w:r>
                </w:p>
              </w:tc>
              <w:tc>
                <w:tcPr>
                  <w:tcW w:w="3597" w:type="dxa"/>
                  <w:vAlign w:val="center"/>
                </w:tcPr>
                <w:p w14:paraId="302D7574" w14:textId="157B4934" w:rsidR="00DC629F" w:rsidRPr="00044F23" w:rsidRDefault="00CA4141" w:rsidP="00DC629F">
                  <w:pPr>
                    <w:widowControl/>
                    <w:spacing w:before="40" w:after="40" w:line="240" w:lineRule="auto"/>
                    <w:rPr>
                      <w:rFonts w:cs="Times New Roman"/>
                      <w:sz w:val="20"/>
                      <w:szCs w:val="20"/>
                    </w:rPr>
                  </w:pPr>
                  <w:r>
                    <w:rPr>
                      <w:rFonts w:hint="eastAsia"/>
                      <w:sz w:val="20"/>
                      <w:szCs w:val="20"/>
                    </w:rPr>
                    <w:t>상호</w:t>
                  </w:r>
                  <w:r>
                    <w:rPr>
                      <w:rFonts w:hint="eastAsia"/>
                      <w:sz w:val="20"/>
                      <w:szCs w:val="20"/>
                    </w:rPr>
                    <w:t>,</w:t>
                  </w:r>
                  <w:r>
                    <w:rPr>
                      <w:sz w:val="20"/>
                      <w:szCs w:val="20"/>
                    </w:rPr>
                    <w:t xml:space="preserve"> </w:t>
                  </w:r>
                  <w:r>
                    <w:rPr>
                      <w:rFonts w:hint="eastAsia"/>
                      <w:sz w:val="20"/>
                      <w:szCs w:val="20"/>
                    </w:rPr>
                    <w:t>서비스명</w:t>
                  </w:r>
                  <w:r>
                    <w:rPr>
                      <w:rFonts w:hint="eastAsia"/>
                      <w:sz w:val="20"/>
                      <w:szCs w:val="20"/>
                    </w:rPr>
                    <w:t xml:space="preserve">, </w:t>
                  </w:r>
                  <w:r>
                    <w:rPr>
                      <w:rFonts w:hint="eastAsia"/>
                      <w:sz w:val="20"/>
                      <w:szCs w:val="20"/>
                    </w:rPr>
                    <w:t>상품명</w:t>
                  </w:r>
                  <w:r>
                    <w:rPr>
                      <w:rFonts w:hint="eastAsia"/>
                      <w:sz w:val="20"/>
                      <w:szCs w:val="20"/>
                    </w:rPr>
                    <w:t>(</w:t>
                  </w:r>
                  <w:r>
                    <w:rPr>
                      <w:rFonts w:hint="eastAsia"/>
                      <w:sz w:val="20"/>
                      <w:szCs w:val="20"/>
                    </w:rPr>
                    <w:t>현수막</w:t>
                  </w:r>
                  <w:r>
                    <w:rPr>
                      <w:rFonts w:hint="eastAsia"/>
                      <w:sz w:val="20"/>
                      <w:szCs w:val="20"/>
                    </w:rPr>
                    <w:t>,</w:t>
                  </w:r>
                  <w:r>
                    <w:rPr>
                      <w:sz w:val="20"/>
                      <w:szCs w:val="20"/>
                    </w:rPr>
                    <w:t xml:space="preserve"> </w:t>
                  </w:r>
                  <w:r>
                    <w:rPr>
                      <w:rFonts w:hint="eastAsia"/>
                      <w:sz w:val="20"/>
                      <w:szCs w:val="20"/>
                    </w:rPr>
                    <w:t>판촉물</w:t>
                  </w:r>
                  <w:r>
                    <w:rPr>
                      <w:rFonts w:hint="eastAsia"/>
                      <w:sz w:val="20"/>
                      <w:szCs w:val="20"/>
                    </w:rPr>
                    <w:t>,</w:t>
                  </w:r>
                  <w:r>
                    <w:rPr>
                      <w:sz w:val="20"/>
                      <w:szCs w:val="20"/>
                    </w:rPr>
                    <w:t xml:space="preserve"> </w:t>
                  </w:r>
                  <w:r>
                    <w:rPr>
                      <w:rFonts w:hint="eastAsia"/>
                      <w:sz w:val="20"/>
                      <w:szCs w:val="20"/>
                    </w:rPr>
                    <w:t>온라인</w:t>
                  </w:r>
                  <w:r>
                    <w:rPr>
                      <w:rFonts w:hint="eastAsia"/>
                      <w:sz w:val="20"/>
                      <w:szCs w:val="20"/>
                    </w:rPr>
                    <w:t xml:space="preserve"> </w:t>
                  </w:r>
                  <w:r>
                    <w:rPr>
                      <w:rFonts w:hint="eastAsia"/>
                      <w:sz w:val="20"/>
                      <w:szCs w:val="20"/>
                    </w:rPr>
                    <w:t>저작물</w:t>
                  </w:r>
                  <w:r>
                    <w:rPr>
                      <w:rFonts w:hint="eastAsia"/>
                      <w:sz w:val="20"/>
                      <w:szCs w:val="20"/>
                    </w:rPr>
                    <w:t>)</w:t>
                  </w:r>
                </w:p>
              </w:tc>
            </w:tr>
            <w:tr w:rsidR="008D6B08" w:rsidRPr="009A2958" w14:paraId="1BFCBF9F" w14:textId="77777777" w:rsidTr="003C296E">
              <w:trPr>
                <w:trHeight w:val="20"/>
              </w:trPr>
              <w:tc>
                <w:tcPr>
                  <w:tcW w:w="1282" w:type="dxa"/>
                  <w:vAlign w:val="center"/>
                </w:tcPr>
                <w:p w14:paraId="1ED9A82E" w14:textId="4E44FAC5" w:rsidR="008D6B08" w:rsidRPr="00044F23" w:rsidRDefault="008D6B08" w:rsidP="008D6B08">
                  <w:pPr>
                    <w:pStyle w:val="a8"/>
                    <w:widowControl/>
                    <w:spacing w:before="40" w:after="40" w:line="240" w:lineRule="auto"/>
                    <w:ind w:left="0"/>
                    <w:jc w:val="center"/>
                    <w:rPr>
                      <w:rFonts w:cs="Times New Roman"/>
                      <w:sz w:val="20"/>
                      <w:szCs w:val="20"/>
                    </w:rPr>
                  </w:pPr>
                  <w:r>
                    <w:rPr>
                      <w:rFonts w:hint="eastAsia"/>
                      <w:sz w:val="20"/>
                      <w:szCs w:val="20"/>
                    </w:rPr>
                    <w:lastRenderedPageBreak/>
                    <w:t>계약기간</w:t>
                  </w:r>
                </w:p>
              </w:tc>
              <w:tc>
                <w:tcPr>
                  <w:tcW w:w="3597" w:type="dxa"/>
                </w:tcPr>
                <w:p w14:paraId="1F15A236" w14:textId="25E42F71" w:rsidR="008D6B08" w:rsidRPr="00044F23" w:rsidRDefault="008D6B08" w:rsidP="008D6B08">
                  <w:pPr>
                    <w:widowControl/>
                    <w:spacing w:before="40" w:after="40" w:line="240" w:lineRule="auto"/>
                    <w:rPr>
                      <w:rFonts w:cs="Times New Roman"/>
                      <w:sz w:val="20"/>
                      <w:szCs w:val="20"/>
                    </w:rPr>
                  </w:pPr>
                  <w:r w:rsidRPr="00310099">
                    <w:rPr>
                      <w:sz w:val="20"/>
                      <w:szCs w:val="20"/>
                    </w:rPr>
                    <w:t>201</w:t>
                  </w:r>
                  <w:r>
                    <w:rPr>
                      <w:sz w:val="20"/>
                      <w:szCs w:val="20"/>
                    </w:rPr>
                    <w:t>7</w:t>
                  </w:r>
                  <w:r>
                    <w:rPr>
                      <w:rFonts w:hint="eastAsia"/>
                      <w:sz w:val="20"/>
                      <w:szCs w:val="20"/>
                    </w:rPr>
                    <w:t>년</w:t>
                  </w:r>
                  <w:r w:rsidRPr="00310099">
                    <w:rPr>
                      <w:sz w:val="20"/>
                      <w:szCs w:val="20"/>
                    </w:rPr>
                    <w:t xml:space="preserve"> </w:t>
                  </w:r>
                  <w:r>
                    <w:rPr>
                      <w:sz w:val="20"/>
                      <w:szCs w:val="20"/>
                    </w:rPr>
                    <w:t>8</w:t>
                  </w:r>
                  <w:r>
                    <w:rPr>
                      <w:rFonts w:hint="eastAsia"/>
                      <w:sz w:val="20"/>
                      <w:szCs w:val="20"/>
                    </w:rPr>
                    <w:t>월</w:t>
                  </w:r>
                  <w:r w:rsidRPr="00310099">
                    <w:rPr>
                      <w:sz w:val="20"/>
                      <w:szCs w:val="20"/>
                    </w:rPr>
                    <w:t xml:space="preserve"> </w:t>
                  </w:r>
                  <w:r>
                    <w:rPr>
                      <w:sz w:val="20"/>
                      <w:szCs w:val="20"/>
                    </w:rPr>
                    <w:t>1</w:t>
                  </w:r>
                  <w:r>
                    <w:rPr>
                      <w:rFonts w:hint="eastAsia"/>
                      <w:sz w:val="20"/>
                      <w:szCs w:val="20"/>
                    </w:rPr>
                    <w:t>일</w:t>
                  </w:r>
                  <w:r w:rsidRPr="00310099">
                    <w:rPr>
                      <w:rFonts w:hint="eastAsia"/>
                      <w:sz w:val="20"/>
                      <w:szCs w:val="20"/>
                    </w:rPr>
                    <w:t>부터</w:t>
                  </w:r>
                  <w:r w:rsidRPr="00310099">
                    <w:rPr>
                      <w:sz w:val="20"/>
                      <w:szCs w:val="20"/>
                    </w:rPr>
                    <w:t xml:space="preserve"> </w:t>
                  </w:r>
                  <w:r>
                    <w:rPr>
                      <w:sz w:val="20"/>
                      <w:szCs w:val="20"/>
                    </w:rPr>
                    <w:t>1</w:t>
                  </w:r>
                  <w:r w:rsidRPr="00310099">
                    <w:rPr>
                      <w:rFonts w:hint="eastAsia"/>
                      <w:sz w:val="20"/>
                      <w:szCs w:val="20"/>
                    </w:rPr>
                    <w:t>년</w:t>
                  </w:r>
                  <w:r w:rsidRPr="00310099">
                    <w:rPr>
                      <w:sz w:val="20"/>
                      <w:szCs w:val="20"/>
                    </w:rPr>
                    <w:t>(</w:t>
                  </w:r>
                  <w:r w:rsidRPr="00310099">
                    <w:rPr>
                      <w:rFonts w:hint="eastAsia"/>
                      <w:sz w:val="20"/>
                      <w:szCs w:val="20"/>
                    </w:rPr>
                    <w:t>단</w:t>
                  </w:r>
                  <w:r w:rsidRPr="00310099">
                    <w:rPr>
                      <w:sz w:val="20"/>
                      <w:szCs w:val="20"/>
                    </w:rPr>
                    <w:t xml:space="preserve">, </w:t>
                  </w:r>
                  <w:r w:rsidRPr="00310099">
                    <w:rPr>
                      <w:rFonts w:hint="eastAsia"/>
                      <w:sz w:val="20"/>
                      <w:szCs w:val="20"/>
                    </w:rPr>
                    <w:t>계약기간</w:t>
                  </w:r>
                  <w:r w:rsidRPr="00310099">
                    <w:rPr>
                      <w:sz w:val="20"/>
                      <w:szCs w:val="20"/>
                    </w:rPr>
                    <w:t xml:space="preserve"> </w:t>
                  </w:r>
                  <w:r w:rsidRPr="00310099">
                    <w:rPr>
                      <w:rFonts w:hint="eastAsia"/>
                      <w:sz w:val="20"/>
                      <w:szCs w:val="20"/>
                    </w:rPr>
                    <w:t>만료</w:t>
                  </w:r>
                  <w:r w:rsidRPr="00310099">
                    <w:rPr>
                      <w:sz w:val="20"/>
                      <w:szCs w:val="20"/>
                    </w:rPr>
                    <w:t xml:space="preserve"> 1</w:t>
                  </w:r>
                  <w:r w:rsidRPr="00310099">
                    <w:rPr>
                      <w:rFonts w:hint="eastAsia"/>
                      <w:sz w:val="20"/>
                      <w:szCs w:val="20"/>
                    </w:rPr>
                    <w:t>개월</w:t>
                  </w:r>
                  <w:r w:rsidRPr="00310099">
                    <w:rPr>
                      <w:sz w:val="20"/>
                      <w:szCs w:val="20"/>
                    </w:rPr>
                    <w:t xml:space="preserve"> </w:t>
                  </w:r>
                  <w:r w:rsidRPr="00310099">
                    <w:rPr>
                      <w:rFonts w:hint="eastAsia"/>
                      <w:sz w:val="20"/>
                      <w:szCs w:val="20"/>
                    </w:rPr>
                    <w:t>전까지</w:t>
                  </w:r>
                  <w:r w:rsidRPr="00310099">
                    <w:rPr>
                      <w:sz w:val="20"/>
                      <w:szCs w:val="20"/>
                    </w:rPr>
                    <w:t xml:space="preserve"> </w:t>
                  </w:r>
                  <w:r>
                    <w:rPr>
                      <w:rFonts w:hint="eastAsia"/>
                      <w:sz w:val="20"/>
                      <w:szCs w:val="20"/>
                    </w:rPr>
                    <w:t>대상회사가</w:t>
                  </w:r>
                  <w:r>
                    <w:rPr>
                      <w:rFonts w:hint="eastAsia"/>
                      <w:sz w:val="20"/>
                      <w:szCs w:val="20"/>
                    </w:rPr>
                    <w:t xml:space="preserve"> </w:t>
                  </w:r>
                  <w:r>
                    <w:rPr>
                      <w:rFonts w:hint="eastAsia"/>
                      <w:sz w:val="20"/>
                      <w:szCs w:val="20"/>
                    </w:rPr>
                    <w:t>서면으로</w:t>
                  </w:r>
                  <w:r>
                    <w:rPr>
                      <w:rFonts w:hint="eastAsia"/>
                      <w:sz w:val="20"/>
                      <w:szCs w:val="20"/>
                    </w:rPr>
                    <w:t xml:space="preserve"> </w:t>
                  </w:r>
                  <w:r>
                    <w:rPr>
                      <w:rFonts w:hint="eastAsia"/>
                      <w:sz w:val="20"/>
                      <w:szCs w:val="20"/>
                    </w:rPr>
                    <w:t>갱신거절의사를</w:t>
                  </w:r>
                  <w:r>
                    <w:rPr>
                      <w:rFonts w:hint="eastAsia"/>
                      <w:sz w:val="20"/>
                      <w:szCs w:val="20"/>
                    </w:rPr>
                    <w:t xml:space="preserve"> </w:t>
                  </w:r>
                  <w:r>
                    <w:rPr>
                      <w:rFonts w:hint="eastAsia"/>
                      <w:sz w:val="20"/>
                      <w:szCs w:val="20"/>
                    </w:rPr>
                    <w:t>통보하지</w:t>
                  </w:r>
                  <w:r>
                    <w:rPr>
                      <w:rFonts w:hint="eastAsia"/>
                      <w:sz w:val="20"/>
                      <w:szCs w:val="20"/>
                    </w:rPr>
                    <w:t xml:space="preserve"> </w:t>
                  </w:r>
                  <w:r>
                    <w:rPr>
                      <w:rFonts w:hint="eastAsia"/>
                      <w:sz w:val="20"/>
                      <w:szCs w:val="20"/>
                    </w:rPr>
                    <w:t>않으면</w:t>
                  </w:r>
                  <w:r>
                    <w:rPr>
                      <w:rFonts w:hint="eastAsia"/>
                      <w:sz w:val="20"/>
                      <w:szCs w:val="20"/>
                    </w:rPr>
                    <w:t xml:space="preserve"> </w:t>
                  </w:r>
                  <w:r>
                    <w:rPr>
                      <w:sz w:val="20"/>
                      <w:szCs w:val="20"/>
                    </w:rPr>
                    <w:t>1</w:t>
                  </w:r>
                  <w:r>
                    <w:rPr>
                      <w:rFonts w:hint="eastAsia"/>
                      <w:sz w:val="20"/>
                      <w:szCs w:val="20"/>
                    </w:rPr>
                    <w:t>년간</w:t>
                  </w:r>
                  <w:r>
                    <w:rPr>
                      <w:rFonts w:hint="eastAsia"/>
                      <w:sz w:val="20"/>
                      <w:szCs w:val="20"/>
                    </w:rPr>
                    <w:t xml:space="preserve"> </w:t>
                  </w:r>
                  <w:r>
                    <w:rPr>
                      <w:rFonts w:hint="eastAsia"/>
                      <w:sz w:val="20"/>
                      <w:szCs w:val="20"/>
                    </w:rPr>
                    <w:t>자동</w:t>
                  </w:r>
                  <w:r>
                    <w:rPr>
                      <w:rFonts w:hint="eastAsia"/>
                      <w:sz w:val="20"/>
                      <w:szCs w:val="20"/>
                    </w:rPr>
                    <w:t xml:space="preserve"> </w:t>
                  </w:r>
                  <w:r>
                    <w:rPr>
                      <w:rFonts w:hint="eastAsia"/>
                      <w:sz w:val="20"/>
                      <w:szCs w:val="20"/>
                    </w:rPr>
                    <w:t>갱신</w:t>
                  </w:r>
                  <w:r w:rsidRPr="00310099">
                    <w:rPr>
                      <w:sz w:val="20"/>
                      <w:szCs w:val="20"/>
                    </w:rPr>
                    <w:t>)</w:t>
                  </w:r>
                </w:p>
              </w:tc>
            </w:tr>
            <w:tr w:rsidR="00F658F0" w:rsidRPr="009A2958" w14:paraId="4B3B808C" w14:textId="77777777" w:rsidTr="003C296E">
              <w:trPr>
                <w:trHeight w:val="20"/>
              </w:trPr>
              <w:tc>
                <w:tcPr>
                  <w:tcW w:w="1282" w:type="dxa"/>
                  <w:vAlign w:val="center"/>
                </w:tcPr>
                <w:p w14:paraId="66356B13" w14:textId="6E8BB29D" w:rsidR="00F658F0" w:rsidRDefault="00F658F0" w:rsidP="008D6B08">
                  <w:pPr>
                    <w:pStyle w:val="a8"/>
                    <w:widowControl/>
                    <w:spacing w:before="40" w:after="40" w:line="240" w:lineRule="auto"/>
                    <w:ind w:left="0"/>
                    <w:jc w:val="center"/>
                    <w:rPr>
                      <w:sz w:val="20"/>
                      <w:szCs w:val="20"/>
                    </w:rPr>
                  </w:pPr>
                  <w:r>
                    <w:rPr>
                      <w:rFonts w:hint="eastAsia"/>
                      <w:sz w:val="20"/>
                      <w:szCs w:val="20"/>
                    </w:rPr>
                    <w:t>상표사용료</w:t>
                  </w:r>
                </w:p>
              </w:tc>
              <w:tc>
                <w:tcPr>
                  <w:tcW w:w="3597" w:type="dxa"/>
                </w:tcPr>
                <w:p w14:paraId="2A599F28" w14:textId="78E218A7" w:rsidR="00F658F0" w:rsidRPr="00310099" w:rsidRDefault="00CA4141" w:rsidP="00CA4141">
                  <w:pPr>
                    <w:widowControl/>
                    <w:spacing w:before="40" w:after="40" w:line="240" w:lineRule="auto"/>
                    <w:rPr>
                      <w:sz w:val="20"/>
                      <w:szCs w:val="20"/>
                    </w:rPr>
                  </w:pPr>
                  <w:r>
                    <w:rPr>
                      <w:rFonts w:hint="eastAsia"/>
                      <w:sz w:val="20"/>
                      <w:szCs w:val="20"/>
                    </w:rPr>
                    <w:t>상표를</w:t>
                  </w:r>
                  <w:r>
                    <w:rPr>
                      <w:rFonts w:hint="eastAsia"/>
                      <w:sz w:val="20"/>
                      <w:szCs w:val="20"/>
                    </w:rPr>
                    <w:t xml:space="preserve"> </w:t>
                  </w:r>
                  <w:r>
                    <w:rPr>
                      <w:rFonts w:hint="eastAsia"/>
                      <w:sz w:val="20"/>
                      <w:szCs w:val="20"/>
                    </w:rPr>
                    <w:t>사용하여</w:t>
                  </w:r>
                  <w:r>
                    <w:rPr>
                      <w:rFonts w:hint="eastAsia"/>
                      <w:sz w:val="20"/>
                      <w:szCs w:val="20"/>
                    </w:rPr>
                    <w:t xml:space="preserve"> </w:t>
                  </w:r>
                  <w:r>
                    <w:rPr>
                      <w:rFonts w:hint="eastAsia"/>
                      <w:sz w:val="20"/>
                      <w:szCs w:val="20"/>
                    </w:rPr>
                    <w:t>발생한</w:t>
                  </w:r>
                  <w:r>
                    <w:rPr>
                      <w:rFonts w:hint="eastAsia"/>
                      <w:sz w:val="20"/>
                      <w:szCs w:val="20"/>
                    </w:rPr>
                    <w:t xml:space="preserve"> </w:t>
                  </w:r>
                  <w:r>
                    <w:rPr>
                      <w:rFonts w:hint="eastAsia"/>
                      <w:sz w:val="20"/>
                      <w:szCs w:val="20"/>
                    </w:rPr>
                    <w:t>서비스</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상품</w:t>
                  </w:r>
                  <w:r w:rsidR="00F658F0">
                    <w:rPr>
                      <w:rFonts w:hint="eastAsia"/>
                      <w:sz w:val="20"/>
                      <w:szCs w:val="20"/>
                    </w:rPr>
                    <w:t xml:space="preserve"> </w:t>
                  </w:r>
                  <w:r w:rsidR="00F658F0">
                    <w:rPr>
                      <w:rFonts w:hint="eastAsia"/>
                      <w:sz w:val="20"/>
                      <w:szCs w:val="20"/>
                    </w:rPr>
                    <w:t>매출</w:t>
                  </w:r>
                  <w:r>
                    <w:rPr>
                      <w:rFonts w:hint="eastAsia"/>
                      <w:sz w:val="20"/>
                      <w:szCs w:val="20"/>
                    </w:rPr>
                    <w:t>의</w:t>
                  </w:r>
                  <w:r>
                    <w:rPr>
                      <w:rFonts w:hint="eastAsia"/>
                      <w:sz w:val="20"/>
                      <w:szCs w:val="20"/>
                    </w:rPr>
                    <w:t xml:space="preserve"> </w:t>
                  </w:r>
                  <w:r>
                    <w:rPr>
                      <w:rFonts w:hint="eastAsia"/>
                      <w:sz w:val="20"/>
                      <w:szCs w:val="20"/>
                    </w:rPr>
                    <w:t>총액</w:t>
                  </w:r>
                  <w:r w:rsidR="00F658F0">
                    <w:rPr>
                      <w:rFonts w:hint="eastAsia"/>
                      <w:sz w:val="20"/>
                      <w:szCs w:val="20"/>
                    </w:rPr>
                    <w:t>(</w:t>
                  </w:r>
                  <w:r>
                    <w:rPr>
                      <w:rFonts w:hint="eastAsia"/>
                      <w:sz w:val="20"/>
                      <w:szCs w:val="20"/>
                    </w:rPr>
                    <w:t>연결</w:t>
                  </w:r>
                  <w:r>
                    <w:rPr>
                      <w:rFonts w:hint="eastAsia"/>
                      <w:sz w:val="20"/>
                      <w:szCs w:val="20"/>
                    </w:rPr>
                    <w:t xml:space="preserve"> </w:t>
                  </w:r>
                  <w:r>
                    <w:rPr>
                      <w:rFonts w:hint="eastAsia"/>
                      <w:sz w:val="20"/>
                      <w:szCs w:val="20"/>
                    </w:rPr>
                    <w:t>기준</w:t>
                  </w:r>
                  <w:r w:rsidR="00F658F0">
                    <w:rPr>
                      <w:rFonts w:hint="eastAsia"/>
                      <w:sz w:val="20"/>
                      <w:szCs w:val="20"/>
                    </w:rPr>
                    <w:t>)</w:t>
                  </w:r>
                  <w:r w:rsidR="00F658F0">
                    <w:rPr>
                      <w:rFonts w:hint="eastAsia"/>
                      <w:sz w:val="20"/>
                      <w:szCs w:val="20"/>
                    </w:rPr>
                    <w:t>의</w:t>
                  </w:r>
                  <w:r w:rsidR="00F658F0">
                    <w:rPr>
                      <w:rFonts w:hint="eastAsia"/>
                      <w:sz w:val="20"/>
                      <w:szCs w:val="20"/>
                    </w:rPr>
                    <w:t xml:space="preserve"> </w:t>
                  </w:r>
                  <w:r w:rsidR="00F658F0">
                    <w:rPr>
                      <w:sz w:val="20"/>
                      <w:szCs w:val="20"/>
                    </w:rPr>
                    <w:t>0.3% (</w:t>
                  </w:r>
                  <w:r w:rsidR="00F658F0">
                    <w:rPr>
                      <w:rFonts w:hint="eastAsia"/>
                      <w:sz w:val="20"/>
                      <w:szCs w:val="20"/>
                    </w:rPr>
                    <w:t>부가세</w:t>
                  </w:r>
                  <w:r w:rsidR="00F658F0">
                    <w:rPr>
                      <w:rFonts w:hint="eastAsia"/>
                      <w:sz w:val="20"/>
                      <w:szCs w:val="20"/>
                    </w:rPr>
                    <w:t xml:space="preserve"> </w:t>
                  </w:r>
                  <w:r w:rsidR="00F658F0">
                    <w:rPr>
                      <w:rFonts w:hint="eastAsia"/>
                      <w:sz w:val="20"/>
                      <w:szCs w:val="20"/>
                    </w:rPr>
                    <w:t>별도</w:t>
                  </w:r>
                  <w:r w:rsidR="00F658F0">
                    <w:rPr>
                      <w:rFonts w:hint="eastAsia"/>
                      <w:sz w:val="20"/>
                      <w:szCs w:val="20"/>
                    </w:rPr>
                    <w:t>)</w:t>
                  </w:r>
                </w:p>
              </w:tc>
            </w:tr>
            <w:tr w:rsidR="00615513" w:rsidRPr="009A2958" w14:paraId="5AEF6A38" w14:textId="77777777" w:rsidTr="003C296E">
              <w:trPr>
                <w:trHeight w:val="20"/>
              </w:trPr>
              <w:tc>
                <w:tcPr>
                  <w:tcW w:w="1282" w:type="dxa"/>
                  <w:vAlign w:val="center"/>
                </w:tcPr>
                <w:p w14:paraId="2D11CCD6" w14:textId="7BEBC14D" w:rsidR="00615513" w:rsidRDefault="00615513" w:rsidP="008D6B08">
                  <w:pPr>
                    <w:pStyle w:val="a8"/>
                    <w:widowControl/>
                    <w:spacing w:before="40" w:after="40" w:line="240" w:lineRule="auto"/>
                    <w:ind w:left="0"/>
                    <w:jc w:val="center"/>
                    <w:rPr>
                      <w:sz w:val="20"/>
                      <w:szCs w:val="20"/>
                    </w:rPr>
                  </w:pPr>
                  <w:r>
                    <w:rPr>
                      <w:rFonts w:hint="eastAsia"/>
                      <w:sz w:val="20"/>
                      <w:szCs w:val="20"/>
                    </w:rPr>
                    <w:t>준수사항</w:t>
                  </w:r>
                </w:p>
              </w:tc>
              <w:tc>
                <w:tcPr>
                  <w:tcW w:w="3597" w:type="dxa"/>
                </w:tcPr>
                <w:p w14:paraId="63D48A8B" w14:textId="77777777" w:rsidR="005476DD" w:rsidRPr="005476DD" w:rsidRDefault="005476DD" w:rsidP="005476DD">
                  <w:pPr>
                    <w:pStyle w:val="a8"/>
                    <w:widowControl/>
                    <w:numPr>
                      <w:ilvl w:val="0"/>
                      <w:numId w:val="40"/>
                    </w:numPr>
                    <w:spacing w:before="40" w:after="40" w:line="240" w:lineRule="auto"/>
                    <w:ind w:left="227" w:hanging="227"/>
                    <w:rPr>
                      <w:rFonts w:cs="Times New Roman"/>
                      <w:sz w:val="20"/>
                      <w:szCs w:val="20"/>
                    </w:rPr>
                  </w:pPr>
                  <w:r w:rsidRPr="005476DD">
                    <w:rPr>
                      <w:rFonts w:cs="Times New Roman" w:hint="eastAsia"/>
                      <w:sz w:val="20"/>
                      <w:szCs w:val="20"/>
                    </w:rPr>
                    <w:t>㈜카카오는</w:t>
                  </w:r>
                  <w:r w:rsidRPr="005476DD">
                    <w:rPr>
                      <w:rFonts w:cs="Times New Roman" w:hint="eastAsia"/>
                      <w:sz w:val="20"/>
                      <w:szCs w:val="20"/>
                    </w:rPr>
                    <w:t xml:space="preserve"> </w:t>
                  </w:r>
                  <w:r w:rsidRPr="005476DD">
                    <w:rPr>
                      <w:rFonts w:cs="Times New Roman" w:hint="eastAsia"/>
                      <w:sz w:val="20"/>
                      <w:szCs w:val="20"/>
                    </w:rPr>
                    <w:t>상표사용료</w:t>
                  </w:r>
                  <w:r w:rsidRPr="005476DD">
                    <w:rPr>
                      <w:rFonts w:cs="Times New Roman" w:hint="eastAsia"/>
                      <w:sz w:val="20"/>
                      <w:szCs w:val="20"/>
                    </w:rPr>
                    <w:t xml:space="preserve"> </w:t>
                  </w:r>
                  <w:r w:rsidRPr="005476DD">
                    <w:rPr>
                      <w:rFonts w:cs="Times New Roman" w:hint="eastAsia"/>
                      <w:sz w:val="20"/>
                      <w:szCs w:val="20"/>
                    </w:rPr>
                    <w:t>산정의</w:t>
                  </w:r>
                  <w:r w:rsidRPr="005476DD">
                    <w:rPr>
                      <w:rFonts w:cs="Times New Roman" w:hint="eastAsia"/>
                      <w:sz w:val="20"/>
                      <w:szCs w:val="20"/>
                    </w:rPr>
                    <w:t xml:space="preserve"> </w:t>
                  </w:r>
                  <w:r w:rsidRPr="005476DD">
                    <w:rPr>
                      <w:rFonts w:cs="Times New Roman" w:hint="eastAsia"/>
                      <w:sz w:val="20"/>
                      <w:szCs w:val="20"/>
                    </w:rPr>
                    <w:t>기초가</w:t>
                  </w:r>
                  <w:r w:rsidRPr="005476DD">
                    <w:rPr>
                      <w:rFonts w:cs="Times New Roman" w:hint="eastAsia"/>
                      <w:sz w:val="20"/>
                      <w:szCs w:val="20"/>
                    </w:rPr>
                    <w:t xml:space="preserve"> </w:t>
                  </w:r>
                  <w:r w:rsidRPr="005476DD">
                    <w:rPr>
                      <w:rFonts w:cs="Times New Roman" w:hint="eastAsia"/>
                      <w:sz w:val="20"/>
                      <w:szCs w:val="20"/>
                    </w:rPr>
                    <w:t>되는</w:t>
                  </w:r>
                  <w:r w:rsidRPr="005476DD">
                    <w:rPr>
                      <w:rFonts w:cs="Times New Roman" w:hint="eastAsia"/>
                      <w:sz w:val="20"/>
                      <w:szCs w:val="20"/>
                    </w:rPr>
                    <w:t xml:space="preserve"> </w:t>
                  </w:r>
                  <w:r w:rsidRPr="005476DD">
                    <w:rPr>
                      <w:rFonts w:cs="Times New Roman" w:hint="eastAsia"/>
                      <w:sz w:val="20"/>
                      <w:szCs w:val="20"/>
                    </w:rPr>
                    <w:t>매출자료에의</w:t>
                  </w:r>
                  <w:r w:rsidRPr="005476DD">
                    <w:rPr>
                      <w:rFonts w:cs="Times New Roman" w:hint="eastAsia"/>
                      <w:sz w:val="20"/>
                      <w:szCs w:val="20"/>
                    </w:rPr>
                    <w:t xml:space="preserve"> </w:t>
                  </w:r>
                  <w:r w:rsidRPr="005476DD">
                    <w:rPr>
                      <w:rFonts w:cs="Times New Roman" w:hint="eastAsia"/>
                      <w:sz w:val="20"/>
                      <w:szCs w:val="20"/>
                    </w:rPr>
                    <w:t>산정의</w:t>
                  </w:r>
                  <w:r w:rsidRPr="005476DD">
                    <w:rPr>
                      <w:rFonts w:cs="Times New Roman" w:hint="eastAsia"/>
                      <w:sz w:val="20"/>
                      <w:szCs w:val="20"/>
                    </w:rPr>
                    <w:t xml:space="preserve"> </w:t>
                  </w:r>
                  <w:r w:rsidRPr="005476DD">
                    <w:rPr>
                      <w:rFonts w:cs="Times New Roman" w:hint="eastAsia"/>
                      <w:sz w:val="20"/>
                      <w:szCs w:val="20"/>
                    </w:rPr>
                    <w:t>기초가</w:t>
                  </w:r>
                  <w:r w:rsidRPr="005476DD">
                    <w:rPr>
                      <w:rFonts w:cs="Times New Roman" w:hint="eastAsia"/>
                      <w:sz w:val="20"/>
                      <w:szCs w:val="20"/>
                    </w:rPr>
                    <w:t xml:space="preserve"> </w:t>
                  </w:r>
                  <w:r w:rsidRPr="005476DD">
                    <w:rPr>
                      <w:rFonts w:cs="Times New Roman" w:hint="eastAsia"/>
                      <w:sz w:val="20"/>
                      <w:szCs w:val="20"/>
                    </w:rPr>
                    <w:t>되는</w:t>
                  </w:r>
                  <w:r w:rsidRPr="005476DD">
                    <w:rPr>
                      <w:rFonts w:cs="Times New Roman" w:hint="eastAsia"/>
                      <w:sz w:val="20"/>
                      <w:szCs w:val="20"/>
                    </w:rPr>
                    <w:t xml:space="preserve"> </w:t>
                  </w:r>
                  <w:r w:rsidRPr="005476DD">
                    <w:rPr>
                      <w:rFonts w:cs="Times New Roman" w:hint="eastAsia"/>
                      <w:sz w:val="20"/>
                      <w:szCs w:val="20"/>
                    </w:rPr>
                    <w:t>자료를</w:t>
                  </w:r>
                  <w:r w:rsidRPr="005476DD">
                    <w:rPr>
                      <w:rFonts w:cs="Times New Roman" w:hint="eastAsia"/>
                      <w:sz w:val="20"/>
                      <w:szCs w:val="20"/>
                    </w:rPr>
                    <w:t xml:space="preserve"> </w:t>
                  </w:r>
                  <w:r w:rsidRPr="005476DD">
                    <w:rPr>
                      <w:rFonts w:cs="Times New Roman" w:hint="eastAsia"/>
                      <w:sz w:val="20"/>
                      <w:szCs w:val="20"/>
                    </w:rPr>
                    <w:t>조사할</w:t>
                  </w:r>
                  <w:r w:rsidRPr="005476DD">
                    <w:rPr>
                      <w:rFonts w:cs="Times New Roman" w:hint="eastAsia"/>
                      <w:sz w:val="20"/>
                      <w:szCs w:val="20"/>
                    </w:rPr>
                    <w:t xml:space="preserve"> </w:t>
                  </w:r>
                  <w:r w:rsidRPr="005476DD">
                    <w:rPr>
                      <w:rFonts w:cs="Times New Roman" w:hint="eastAsia"/>
                      <w:sz w:val="20"/>
                      <w:szCs w:val="20"/>
                    </w:rPr>
                    <w:t>수</w:t>
                  </w:r>
                  <w:r w:rsidRPr="005476DD">
                    <w:rPr>
                      <w:rFonts w:cs="Times New Roman" w:hint="eastAsia"/>
                      <w:sz w:val="20"/>
                      <w:szCs w:val="20"/>
                    </w:rPr>
                    <w:t xml:space="preserve"> </w:t>
                  </w:r>
                  <w:r w:rsidRPr="005476DD">
                    <w:rPr>
                      <w:rFonts w:cs="Times New Roman" w:hint="eastAsia"/>
                      <w:sz w:val="20"/>
                      <w:szCs w:val="20"/>
                    </w:rPr>
                    <w:t>있고</w:t>
                  </w:r>
                  <w:r w:rsidRPr="005476DD">
                    <w:rPr>
                      <w:rFonts w:cs="Times New Roman" w:hint="eastAsia"/>
                      <w:sz w:val="20"/>
                      <w:szCs w:val="20"/>
                    </w:rPr>
                    <w:t xml:space="preserve"> </w:t>
                  </w:r>
                  <w:r w:rsidRPr="005476DD">
                    <w:rPr>
                      <w:rFonts w:cs="Times New Roman" w:hint="eastAsia"/>
                      <w:sz w:val="20"/>
                      <w:szCs w:val="20"/>
                    </w:rPr>
                    <w:t>조사를</w:t>
                  </w:r>
                  <w:r w:rsidRPr="005476DD">
                    <w:rPr>
                      <w:rFonts w:cs="Times New Roman" w:hint="eastAsia"/>
                      <w:sz w:val="20"/>
                      <w:szCs w:val="20"/>
                    </w:rPr>
                    <w:t xml:space="preserve"> </w:t>
                  </w:r>
                  <w:r w:rsidRPr="005476DD">
                    <w:rPr>
                      <w:rFonts w:cs="Times New Roman" w:hint="eastAsia"/>
                      <w:sz w:val="20"/>
                      <w:szCs w:val="20"/>
                    </w:rPr>
                    <w:t>위해</w:t>
                  </w:r>
                  <w:r w:rsidRPr="005476DD">
                    <w:rPr>
                      <w:rFonts w:cs="Times New Roman" w:hint="eastAsia"/>
                      <w:sz w:val="20"/>
                      <w:szCs w:val="20"/>
                    </w:rPr>
                    <w:t xml:space="preserve"> </w:t>
                  </w:r>
                  <w:r w:rsidRPr="005476DD">
                    <w:rPr>
                      <w:rFonts w:cs="Times New Roman" w:hint="eastAsia"/>
                      <w:sz w:val="20"/>
                      <w:szCs w:val="20"/>
                    </w:rPr>
                    <w:t>대리인을</w:t>
                  </w:r>
                  <w:r w:rsidRPr="005476DD">
                    <w:rPr>
                      <w:rFonts w:cs="Times New Roman" w:hint="eastAsia"/>
                      <w:sz w:val="20"/>
                      <w:szCs w:val="20"/>
                    </w:rPr>
                    <w:t xml:space="preserve"> </w:t>
                  </w:r>
                  <w:r w:rsidRPr="005476DD">
                    <w:rPr>
                      <w:rFonts w:cs="Times New Roman" w:hint="eastAsia"/>
                      <w:sz w:val="20"/>
                      <w:szCs w:val="20"/>
                    </w:rPr>
                    <w:t>파견할</w:t>
                  </w:r>
                  <w:r w:rsidRPr="005476DD">
                    <w:rPr>
                      <w:rFonts w:cs="Times New Roman" w:hint="eastAsia"/>
                      <w:sz w:val="20"/>
                      <w:szCs w:val="20"/>
                    </w:rPr>
                    <w:t xml:space="preserve"> </w:t>
                  </w:r>
                  <w:r w:rsidRPr="005476DD">
                    <w:rPr>
                      <w:rFonts w:cs="Times New Roman" w:hint="eastAsia"/>
                      <w:sz w:val="20"/>
                      <w:szCs w:val="20"/>
                    </w:rPr>
                    <w:t>수</w:t>
                  </w:r>
                  <w:r w:rsidRPr="005476DD">
                    <w:rPr>
                      <w:rFonts w:cs="Times New Roman" w:hint="eastAsia"/>
                      <w:sz w:val="20"/>
                      <w:szCs w:val="20"/>
                    </w:rPr>
                    <w:t xml:space="preserve"> </w:t>
                  </w:r>
                  <w:r w:rsidRPr="005476DD">
                    <w:rPr>
                      <w:rFonts w:cs="Times New Roman" w:hint="eastAsia"/>
                      <w:sz w:val="20"/>
                      <w:szCs w:val="20"/>
                    </w:rPr>
                    <w:t>있음</w:t>
                  </w:r>
                  <w:r w:rsidRPr="005476DD">
                    <w:rPr>
                      <w:rFonts w:cs="Times New Roman" w:hint="eastAsia"/>
                      <w:sz w:val="20"/>
                      <w:szCs w:val="20"/>
                    </w:rPr>
                    <w:t xml:space="preserve"> </w:t>
                  </w:r>
                </w:p>
                <w:p w14:paraId="6BD3E0AB" w14:textId="257A6D52" w:rsidR="005476DD" w:rsidRPr="005476DD" w:rsidRDefault="005476DD" w:rsidP="005476DD">
                  <w:pPr>
                    <w:pStyle w:val="a8"/>
                    <w:widowControl/>
                    <w:numPr>
                      <w:ilvl w:val="0"/>
                      <w:numId w:val="40"/>
                    </w:numPr>
                    <w:spacing w:before="40" w:after="40" w:line="240" w:lineRule="auto"/>
                    <w:ind w:left="227" w:hanging="227"/>
                    <w:rPr>
                      <w:rFonts w:cs="Times New Roman"/>
                      <w:sz w:val="20"/>
                      <w:szCs w:val="20"/>
                    </w:rPr>
                  </w:pPr>
                  <w:r w:rsidRPr="005476DD">
                    <w:rPr>
                      <w:rFonts w:cs="Times New Roman" w:hint="eastAsia"/>
                      <w:sz w:val="20"/>
                      <w:szCs w:val="20"/>
                    </w:rPr>
                    <w:t>㈜카카오의</w:t>
                  </w:r>
                  <w:r w:rsidRPr="005476DD">
                    <w:rPr>
                      <w:rFonts w:cs="Times New Roman" w:hint="eastAsia"/>
                      <w:sz w:val="20"/>
                      <w:szCs w:val="20"/>
                    </w:rPr>
                    <w:t xml:space="preserve"> </w:t>
                  </w:r>
                  <w:r w:rsidRPr="005476DD">
                    <w:rPr>
                      <w:rFonts w:cs="Times New Roman" w:hint="eastAsia"/>
                      <w:sz w:val="20"/>
                      <w:szCs w:val="20"/>
                    </w:rPr>
                    <w:t>브랜드</w:t>
                  </w:r>
                  <w:r w:rsidRPr="005476DD">
                    <w:rPr>
                      <w:rFonts w:cs="Times New Roman" w:hint="eastAsia"/>
                      <w:sz w:val="20"/>
                      <w:szCs w:val="20"/>
                    </w:rPr>
                    <w:t xml:space="preserve"> </w:t>
                  </w:r>
                  <w:r w:rsidRPr="005476DD">
                    <w:rPr>
                      <w:rFonts w:cs="Times New Roman" w:hint="eastAsia"/>
                      <w:sz w:val="20"/>
                      <w:szCs w:val="20"/>
                    </w:rPr>
                    <w:t>관리</w:t>
                  </w:r>
                  <w:r w:rsidRPr="005476DD">
                    <w:rPr>
                      <w:rFonts w:cs="Times New Roman" w:hint="eastAsia"/>
                      <w:sz w:val="20"/>
                      <w:szCs w:val="20"/>
                    </w:rPr>
                    <w:t xml:space="preserve"> </w:t>
                  </w:r>
                  <w:r w:rsidRPr="005476DD">
                    <w:rPr>
                      <w:rFonts w:cs="Times New Roman" w:hint="eastAsia"/>
                      <w:sz w:val="20"/>
                      <w:szCs w:val="20"/>
                    </w:rPr>
                    <w:t>정책을</w:t>
                  </w:r>
                  <w:r w:rsidRPr="005476DD">
                    <w:rPr>
                      <w:rFonts w:cs="Times New Roman" w:hint="eastAsia"/>
                      <w:sz w:val="20"/>
                      <w:szCs w:val="20"/>
                    </w:rPr>
                    <w:t xml:space="preserve"> </w:t>
                  </w:r>
                  <w:r w:rsidRPr="005476DD">
                    <w:rPr>
                      <w:rFonts w:cs="Times New Roman" w:hint="eastAsia"/>
                      <w:sz w:val="20"/>
                      <w:szCs w:val="20"/>
                    </w:rPr>
                    <w:t>준수해야</w:t>
                  </w:r>
                  <w:r w:rsidRPr="005476DD">
                    <w:rPr>
                      <w:rFonts w:cs="Times New Roman" w:hint="eastAsia"/>
                      <w:sz w:val="20"/>
                      <w:szCs w:val="20"/>
                    </w:rPr>
                    <w:t xml:space="preserve"> </w:t>
                  </w:r>
                  <w:r w:rsidRPr="005476DD">
                    <w:rPr>
                      <w:rFonts w:cs="Times New Roman" w:hint="eastAsia"/>
                      <w:sz w:val="20"/>
                      <w:szCs w:val="20"/>
                    </w:rPr>
                    <w:t>하며</w:t>
                  </w:r>
                  <w:r w:rsidRPr="005476DD">
                    <w:rPr>
                      <w:rFonts w:cs="Times New Roman" w:hint="eastAsia"/>
                      <w:sz w:val="20"/>
                      <w:szCs w:val="20"/>
                    </w:rPr>
                    <w:t xml:space="preserve">, </w:t>
                  </w:r>
                  <w:r w:rsidRPr="005476DD">
                    <w:rPr>
                      <w:rFonts w:cs="Times New Roman" w:hint="eastAsia"/>
                      <w:sz w:val="20"/>
                      <w:szCs w:val="20"/>
                    </w:rPr>
                    <w:t>이미지를</w:t>
                  </w:r>
                  <w:r w:rsidRPr="005476DD">
                    <w:rPr>
                      <w:rFonts w:cs="Times New Roman" w:hint="eastAsia"/>
                      <w:sz w:val="20"/>
                      <w:szCs w:val="20"/>
                    </w:rPr>
                    <w:t xml:space="preserve"> </w:t>
                  </w:r>
                  <w:r w:rsidRPr="005476DD">
                    <w:rPr>
                      <w:rFonts w:cs="Times New Roman" w:hint="eastAsia"/>
                      <w:sz w:val="20"/>
                      <w:szCs w:val="20"/>
                    </w:rPr>
                    <w:t>훼손시키지</w:t>
                  </w:r>
                  <w:r w:rsidRPr="005476DD">
                    <w:rPr>
                      <w:rFonts w:cs="Times New Roman" w:hint="eastAsia"/>
                      <w:sz w:val="20"/>
                      <w:szCs w:val="20"/>
                    </w:rPr>
                    <w:t xml:space="preserve"> </w:t>
                  </w:r>
                  <w:r w:rsidRPr="005476DD">
                    <w:rPr>
                      <w:rFonts w:cs="Times New Roman" w:hint="eastAsia"/>
                      <w:sz w:val="20"/>
                      <w:szCs w:val="20"/>
                    </w:rPr>
                    <w:t>않을</w:t>
                  </w:r>
                  <w:r w:rsidRPr="005476DD">
                    <w:rPr>
                      <w:rFonts w:cs="Times New Roman" w:hint="eastAsia"/>
                      <w:sz w:val="20"/>
                      <w:szCs w:val="20"/>
                    </w:rPr>
                    <w:t xml:space="preserve"> </w:t>
                  </w:r>
                  <w:r w:rsidRPr="005476DD">
                    <w:rPr>
                      <w:rFonts w:cs="Times New Roman" w:hint="eastAsia"/>
                      <w:sz w:val="20"/>
                      <w:szCs w:val="20"/>
                    </w:rPr>
                    <w:t>만한</w:t>
                  </w:r>
                  <w:r w:rsidRPr="005476DD">
                    <w:rPr>
                      <w:rFonts w:cs="Times New Roman" w:hint="eastAsia"/>
                      <w:sz w:val="20"/>
                      <w:szCs w:val="20"/>
                    </w:rPr>
                    <w:t xml:space="preserve"> </w:t>
                  </w:r>
                  <w:r w:rsidRPr="005476DD">
                    <w:rPr>
                      <w:rFonts w:cs="Times New Roman" w:hint="eastAsia"/>
                      <w:sz w:val="20"/>
                      <w:szCs w:val="20"/>
                    </w:rPr>
                    <w:t>일정</w:t>
                  </w:r>
                  <w:r w:rsidRPr="005476DD">
                    <w:rPr>
                      <w:rFonts w:cs="Times New Roman" w:hint="eastAsia"/>
                      <w:sz w:val="20"/>
                      <w:szCs w:val="20"/>
                    </w:rPr>
                    <w:t xml:space="preserve"> </w:t>
                  </w:r>
                  <w:r w:rsidRPr="005476DD">
                    <w:rPr>
                      <w:rFonts w:cs="Times New Roman" w:hint="eastAsia"/>
                      <w:sz w:val="20"/>
                      <w:szCs w:val="20"/>
                    </w:rPr>
                    <w:t>수준</w:t>
                  </w:r>
                  <w:r w:rsidRPr="005476DD">
                    <w:rPr>
                      <w:rFonts w:cs="Times New Roman" w:hint="eastAsia"/>
                      <w:sz w:val="20"/>
                      <w:szCs w:val="20"/>
                    </w:rPr>
                    <w:t xml:space="preserve"> </w:t>
                  </w:r>
                  <w:r w:rsidRPr="005476DD">
                    <w:rPr>
                      <w:rFonts w:cs="Times New Roman" w:hint="eastAsia"/>
                      <w:sz w:val="20"/>
                      <w:szCs w:val="20"/>
                    </w:rPr>
                    <w:t>이상의</w:t>
                  </w:r>
                  <w:r w:rsidRPr="005476DD">
                    <w:rPr>
                      <w:rFonts w:cs="Times New Roman" w:hint="eastAsia"/>
                      <w:sz w:val="20"/>
                      <w:szCs w:val="20"/>
                    </w:rPr>
                    <w:t xml:space="preserve"> </w:t>
                  </w:r>
                  <w:r w:rsidRPr="005476DD">
                    <w:rPr>
                      <w:rFonts w:cs="Times New Roman" w:hint="eastAsia"/>
                      <w:sz w:val="20"/>
                      <w:szCs w:val="20"/>
                    </w:rPr>
                    <w:t>품질을</w:t>
                  </w:r>
                  <w:r w:rsidRPr="005476DD">
                    <w:rPr>
                      <w:rFonts w:cs="Times New Roman" w:hint="eastAsia"/>
                      <w:sz w:val="20"/>
                      <w:szCs w:val="20"/>
                    </w:rPr>
                    <w:t xml:space="preserve"> </w:t>
                  </w:r>
                  <w:r w:rsidRPr="005476DD">
                    <w:rPr>
                      <w:rFonts w:cs="Times New Roman" w:hint="eastAsia"/>
                      <w:sz w:val="20"/>
                      <w:szCs w:val="20"/>
                    </w:rPr>
                    <w:t>유지해야</w:t>
                  </w:r>
                  <w:r w:rsidRPr="005476DD">
                    <w:rPr>
                      <w:rFonts w:cs="Times New Roman" w:hint="eastAsia"/>
                      <w:sz w:val="20"/>
                      <w:szCs w:val="20"/>
                    </w:rPr>
                    <w:t xml:space="preserve"> </w:t>
                  </w:r>
                  <w:r w:rsidRPr="005476DD">
                    <w:rPr>
                      <w:rFonts w:cs="Times New Roman" w:hint="eastAsia"/>
                      <w:sz w:val="20"/>
                      <w:szCs w:val="20"/>
                    </w:rPr>
                    <w:t>하고</w:t>
                  </w:r>
                  <w:r w:rsidRPr="005476DD">
                    <w:rPr>
                      <w:rFonts w:cs="Times New Roman" w:hint="eastAsia"/>
                      <w:sz w:val="20"/>
                      <w:szCs w:val="20"/>
                    </w:rPr>
                    <w:t xml:space="preserve">, </w:t>
                  </w:r>
                  <w:r w:rsidRPr="005476DD">
                    <w:rPr>
                      <w:rFonts w:cs="Times New Roman" w:hint="eastAsia"/>
                      <w:sz w:val="20"/>
                      <w:szCs w:val="20"/>
                    </w:rPr>
                    <w:t>㈜카카오는</w:t>
                  </w:r>
                  <w:r w:rsidRPr="005476DD">
                    <w:rPr>
                      <w:rFonts w:cs="Times New Roman" w:hint="eastAsia"/>
                      <w:sz w:val="20"/>
                      <w:szCs w:val="20"/>
                    </w:rPr>
                    <w:t xml:space="preserve"> </w:t>
                  </w:r>
                  <w:r w:rsidRPr="005476DD">
                    <w:rPr>
                      <w:rFonts w:cs="Times New Roman" w:hint="eastAsia"/>
                      <w:sz w:val="20"/>
                      <w:szCs w:val="20"/>
                    </w:rPr>
                    <w:t>대상회사에</w:t>
                  </w:r>
                  <w:r w:rsidRPr="005476DD">
                    <w:rPr>
                      <w:rFonts w:cs="Times New Roman" w:hint="eastAsia"/>
                      <w:sz w:val="20"/>
                      <w:szCs w:val="20"/>
                    </w:rPr>
                    <w:t xml:space="preserve"> </w:t>
                  </w:r>
                  <w:r w:rsidRPr="005476DD">
                    <w:rPr>
                      <w:rFonts w:cs="Times New Roman" w:hint="eastAsia"/>
                      <w:sz w:val="20"/>
                      <w:szCs w:val="20"/>
                    </w:rPr>
                    <w:t>품질</w:t>
                  </w:r>
                  <w:r w:rsidRPr="005476DD">
                    <w:rPr>
                      <w:rFonts w:cs="Times New Roman" w:hint="eastAsia"/>
                      <w:sz w:val="20"/>
                      <w:szCs w:val="20"/>
                    </w:rPr>
                    <w:t xml:space="preserve"> </w:t>
                  </w:r>
                  <w:r w:rsidRPr="005476DD">
                    <w:rPr>
                      <w:rFonts w:cs="Times New Roman" w:hint="eastAsia"/>
                      <w:sz w:val="20"/>
                      <w:szCs w:val="20"/>
                    </w:rPr>
                    <w:t>개선을</w:t>
                  </w:r>
                  <w:r w:rsidRPr="005476DD">
                    <w:rPr>
                      <w:rFonts w:cs="Times New Roman" w:hint="eastAsia"/>
                      <w:sz w:val="20"/>
                      <w:szCs w:val="20"/>
                    </w:rPr>
                    <w:t xml:space="preserve"> </w:t>
                  </w:r>
                  <w:r w:rsidRPr="005476DD">
                    <w:rPr>
                      <w:rFonts w:cs="Times New Roman" w:hint="eastAsia"/>
                      <w:sz w:val="20"/>
                      <w:szCs w:val="20"/>
                    </w:rPr>
                    <w:t>요구할</w:t>
                  </w:r>
                  <w:r w:rsidRPr="005476DD">
                    <w:rPr>
                      <w:rFonts w:cs="Times New Roman" w:hint="eastAsia"/>
                      <w:sz w:val="20"/>
                      <w:szCs w:val="20"/>
                    </w:rPr>
                    <w:t xml:space="preserve"> </w:t>
                  </w:r>
                  <w:r w:rsidRPr="005476DD">
                    <w:rPr>
                      <w:rFonts w:cs="Times New Roman" w:hint="eastAsia"/>
                      <w:sz w:val="20"/>
                      <w:szCs w:val="20"/>
                    </w:rPr>
                    <w:t>수</w:t>
                  </w:r>
                  <w:r w:rsidRPr="005476DD">
                    <w:rPr>
                      <w:rFonts w:cs="Times New Roman" w:hint="eastAsia"/>
                      <w:sz w:val="20"/>
                      <w:szCs w:val="20"/>
                    </w:rPr>
                    <w:t xml:space="preserve"> </w:t>
                  </w:r>
                  <w:r w:rsidRPr="005476DD">
                    <w:rPr>
                      <w:rFonts w:cs="Times New Roman" w:hint="eastAsia"/>
                      <w:sz w:val="20"/>
                      <w:szCs w:val="20"/>
                    </w:rPr>
                    <w:t>있음</w:t>
                  </w:r>
                  <w:r w:rsidRPr="005476DD">
                    <w:rPr>
                      <w:rFonts w:cs="Times New Roman" w:hint="eastAsia"/>
                      <w:sz w:val="20"/>
                      <w:szCs w:val="20"/>
                    </w:rPr>
                    <w:t>(</w:t>
                  </w:r>
                  <w:r w:rsidRPr="005476DD">
                    <w:rPr>
                      <w:rFonts w:cs="Times New Roman" w:hint="eastAsia"/>
                      <w:sz w:val="20"/>
                      <w:szCs w:val="20"/>
                    </w:rPr>
                    <w:t>불이행시</w:t>
                  </w:r>
                  <w:r w:rsidRPr="005476DD">
                    <w:rPr>
                      <w:rFonts w:cs="Times New Roman" w:hint="eastAsia"/>
                      <w:sz w:val="20"/>
                      <w:szCs w:val="20"/>
                    </w:rPr>
                    <w:t xml:space="preserve"> </w:t>
                  </w:r>
                  <w:r w:rsidRPr="005476DD">
                    <w:rPr>
                      <w:rFonts w:cs="Times New Roman" w:hint="eastAsia"/>
                      <w:sz w:val="20"/>
                      <w:szCs w:val="20"/>
                    </w:rPr>
                    <w:t>상표사용</w:t>
                  </w:r>
                  <w:r w:rsidRPr="005476DD">
                    <w:rPr>
                      <w:rFonts w:cs="Times New Roman" w:hint="eastAsia"/>
                      <w:sz w:val="20"/>
                      <w:szCs w:val="20"/>
                    </w:rPr>
                    <w:t xml:space="preserve"> </w:t>
                  </w:r>
                  <w:r w:rsidRPr="005476DD">
                    <w:rPr>
                      <w:rFonts w:cs="Times New Roman" w:hint="eastAsia"/>
                      <w:sz w:val="20"/>
                      <w:szCs w:val="20"/>
                    </w:rPr>
                    <w:t>중단의무</w:t>
                  </w:r>
                  <w:r>
                    <w:rPr>
                      <w:rFonts w:cs="Times New Roman" w:hint="eastAsia"/>
                      <w:sz w:val="20"/>
                      <w:szCs w:val="20"/>
                    </w:rPr>
                    <w:t>)</w:t>
                  </w:r>
                  <w:r w:rsidRPr="005476DD">
                    <w:rPr>
                      <w:rFonts w:cs="Times New Roman" w:hint="eastAsia"/>
                      <w:sz w:val="20"/>
                      <w:szCs w:val="20"/>
                    </w:rPr>
                    <w:t xml:space="preserve"> </w:t>
                  </w:r>
                </w:p>
                <w:p w14:paraId="1EEBE651" w14:textId="69239A3C" w:rsidR="00615513" w:rsidRDefault="005476DD" w:rsidP="005476DD">
                  <w:pPr>
                    <w:pStyle w:val="a8"/>
                    <w:widowControl/>
                    <w:numPr>
                      <w:ilvl w:val="0"/>
                      <w:numId w:val="40"/>
                    </w:numPr>
                    <w:spacing w:before="40" w:after="40" w:line="240" w:lineRule="auto"/>
                    <w:ind w:left="227" w:hanging="227"/>
                    <w:rPr>
                      <w:sz w:val="20"/>
                      <w:szCs w:val="20"/>
                    </w:rPr>
                  </w:pPr>
                  <w:r w:rsidRPr="005476DD">
                    <w:rPr>
                      <w:rFonts w:cs="Times New Roman" w:hint="eastAsia"/>
                      <w:sz w:val="20"/>
                      <w:szCs w:val="20"/>
                    </w:rPr>
                    <w:t>대상회사는</w:t>
                  </w:r>
                  <w:r w:rsidRPr="005476DD">
                    <w:rPr>
                      <w:rFonts w:cs="Times New Roman" w:hint="eastAsia"/>
                      <w:sz w:val="20"/>
                      <w:szCs w:val="20"/>
                    </w:rPr>
                    <w:t xml:space="preserve"> </w:t>
                  </w:r>
                  <w:r w:rsidRPr="005476DD">
                    <w:rPr>
                      <w:rFonts w:cs="Times New Roman" w:hint="eastAsia"/>
                      <w:sz w:val="20"/>
                      <w:szCs w:val="20"/>
                    </w:rPr>
                    <w:t>㈜카카오가</w:t>
                  </w:r>
                  <w:r w:rsidRPr="005476DD">
                    <w:rPr>
                      <w:rFonts w:cs="Times New Roman" w:hint="eastAsia"/>
                      <w:sz w:val="20"/>
                      <w:szCs w:val="20"/>
                    </w:rPr>
                    <w:t xml:space="preserve"> </w:t>
                  </w:r>
                  <w:r w:rsidRPr="005476DD">
                    <w:rPr>
                      <w:rFonts w:cs="Times New Roman" w:hint="eastAsia"/>
                      <w:sz w:val="20"/>
                      <w:szCs w:val="20"/>
                    </w:rPr>
                    <w:t>품질</w:t>
                  </w:r>
                  <w:r w:rsidRPr="005476DD">
                    <w:rPr>
                      <w:rFonts w:cs="Times New Roman" w:hint="eastAsia"/>
                      <w:sz w:val="20"/>
                      <w:szCs w:val="20"/>
                    </w:rPr>
                    <w:t xml:space="preserve"> </w:t>
                  </w:r>
                  <w:r w:rsidRPr="005476DD">
                    <w:rPr>
                      <w:rFonts w:cs="Times New Roman" w:hint="eastAsia"/>
                      <w:sz w:val="20"/>
                      <w:szCs w:val="20"/>
                    </w:rPr>
                    <w:t>유지</w:t>
                  </w:r>
                  <w:r w:rsidRPr="005476DD">
                    <w:rPr>
                      <w:rFonts w:cs="Times New Roman" w:hint="eastAsia"/>
                      <w:sz w:val="20"/>
                      <w:szCs w:val="20"/>
                    </w:rPr>
                    <w:t xml:space="preserve"> </w:t>
                  </w:r>
                  <w:r w:rsidRPr="005476DD">
                    <w:rPr>
                      <w:rFonts w:cs="Times New Roman" w:hint="eastAsia"/>
                      <w:sz w:val="20"/>
                      <w:szCs w:val="20"/>
                    </w:rPr>
                    <w:t>의무를</w:t>
                  </w:r>
                  <w:r w:rsidRPr="005476DD">
                    <w:rPr>
                      <w:rFonts w:cs="Times New Roman" w:hint="eastAsia"/>
                      <w:sz w:val="20"/>
                      <w:szCs w:val="20"/>
                    </w:rPr>
                    <w:t xml:space="preserve"> </w:t>
                  </w:r>
                  <w:r w:rsidRPr="005476DD">
                    <w:rPr>
                      <w:rFonts w:cs="Times New Roman" w:hint="eastAsia"/>
                      <w:sz w:val="20"/>
                      <w:szCs w:val="20"/>
                    </w:rPr>
                    <w:t>확인하기</w:t>
                  </w:r>
                  <w:r w:rsidRPr="005476DD">
                    <w:rPr>
                      <w:rFonts w:cs="Times New Roman" w:hint="eastAsia"/>
                      <w:sz w:val="20"/>
                      <w:szCs w:val="20"/>
                    </w:rPr>
                    <w:t xml:space="preserve"> </w:t>
                  </w:r>
                  <w:r w:rsidRPr="005476DD">
                    <w:rPr>
                      <w:rFonts w:cs="Times New Roman" w:hint="eastAsia"/>
                      <w:sz w:val="20"/>
                      <w:szCs w:val="20"/>
                    </w:rPr>
                    <w:t>위하여</w:t>
                  </w:r>
                  <w:r w:rsidRPr="005476DD">
                    <w:rPr>
                      <w:rFonts w:cs="Times New Roman" w:hint="eastAsia"/>
                      <w:sz w:val="20"/>
                      <w:szCs w:val="20"/>
                    </w:rPr>
                    <w:t xml:space="preserve"> </w:t>
                  </w:r>
                  <w:r w:rsidRPr="005476DD">
                    <w:rPr>
                      <w:rFonts w:cs="Times New Roman" w:hint="eastAsia"/>
                      <w:sz w:val="20"/>
                      <w:szCs w:val="20"/>
                    </w:rPr>
                    <w:t>요청하는</w:t>
                  </w:r>
                  <w:r w:rsidRPr="005476DD">
                    <w:rPr>
                      <w:rFonts w:cs="Times New Roman" w:hint="eastAsia"/>
                      <w:sz w:val="20"/>
                      <w:szCs w:val="20"/>
                    </w:rPr>
                    <w:t xml:space="preserve"> </w:t>
                  </w:r>
                  <w:r w:rsidRPr="005476DD">
                    <w:rPr>
                      <w:rFonts w:cs="Times New Roman" w:hint="eastAsia"/>
                      <w:sz w:val="20"/>
                      <w:szCs w:val="20"/>
                    </w:rPr>
                    <w:t>자료를</w:t>
                  </w:r>
                  <w:r w:rsidRPr="005476DD">
                    <w:rPr>
                      <w:rFonts w:cs="Times New Roman" w:hint="eastAsia"/>
                      <w:sz w:val="20"/>
                      <w:szCs w:val="20"/>
                    </w:rPr>
                    <w:t xml:space="preserve"> </w:t>
                  </w:r>
                  <w:r w:rsidRPr="005476DD">
                    <w:rPr>
                      <w:rFonts w:cs="Times New Roman" w:hint="eastAsia"/>
                      <w:sz w:val="20"/>
                      <w:szCs w:val="20"/>
                    </w:rPr>
                    <w:t>제출하여야</w:t>
                  </w:r>
                  <w:r w:rsidRPr="005476DD">
                    <w:rPr>
                      <w:rFonts w:cs="Times New Roman" w:hint="eastAsia"/>
                      <w:sz w:val="20"/>
                      <w:szCs w:val="20"/>
                    </w:rPr>
                    <w:t xml:space="preserve"> </w:t>
                  </w:r>
                  <w:r w:rsidRPr="005476DD">
                    <w:rPr>
                      <w:rFonts w:cs="Times New Roman" w:hint="eastAsia"/>
                      <w:sz w:val="20"/>
                      <w:szCs w:val="20"/>
                    </w:rPr>
                    <w:t>함</w:t>
                  </w:r>
                </w:p>
              </w:tc>
            </w:tr>
            <w:tr w:rsidR="00615513" w:rsidRPr="009A2958" w14:paraId="7A1FCB01" w14:textId="77777777" w:rsidTr="003C296E">
              <w:trPr>
                <w:trHeight w:val="20"/>
              </w:trPr>
              <w:tc>
                <w:tcPr>
                  <w:tcW w:w="1282" w:type="dxa"/>
                  <w:vAlign w:val="center"/>
                </w:tcPr>
                <w:p w14:paraId="65CC1CB7" w14:textId="58889C87" w:rsidR="00615513" w:rsidRDefault="00615513" w:rsidP="00E7151E">
                  <w:pPr>
                    <w:pStyle w:val="a8"/>
                    <w:widowControl/>
                    <w:spacing w:before="40" w:after="40" w:line="240" w:lineRule="auto"/>
                    <w:ind w:left="0"/>
                    <w:jc w:val="center"/>
                    <w:rPr>
                      <w:sz w:val="20"/>
                      <w:szCs w:val="20"/>
                    </w:rPr>
                  </w:pPr>
                  <w:r>
                    <w:rPr>
                      <w:rFonts w:hint="eastAsia"/>
                      <w:sz w:val="20"/>
                      <w:szCs w:val="20"/>
                    </w:rPr>
                    <w:t>해지</w:t>
                  </w:r>
                </w:p>
              </w:tc>
              <w:tc>
                <w:tcPr>
                  <w:tcW w:w="3597" w:type="dxa"/>
                </w:tcPr>
                <w:p w14:paraId="6276942F" w14:textId="4EF3CB38" w:rsidR="00615513" w:rsidRDefault="00E7151E" w:rsidP="00CA4141">
                  <w:pPr>
                    <w:widowControl/>
                    <w:spacing w:before="40" w:after="40" w:line="240" w:lineRule="auto"/>
                    <w:rPr>
                      <w:sz w:val="20"/>
                      <w:szCs w:val="20"/>
                    </w:rPr>
                  </w:pPr>
                  <w:r>
                    <w:rPr>
                      <w:rFonts w:hint="eastAsia"/>
                      <w:sz w:val="20"/>
                      <w:szCs w:val="20"/>
                    </w:rPr>
                    <w:t>계약</w:t>
                  </w:r>
                  <w:r>
                    <w:rPr>
                      <w:rFonts w:hint="eastAsia"/>
                      <w:sz w:val="20"/>
                      <w:szCs w:val="20"/>
                    </w:rPr>
                    <w:t xml:space="preserve"> </w:t>
                  </w:r>
                  <w:r>
                    <w:rPr>
                      <w:rFonts w:hint="eastAsia"/>
                      <w:sz w:val="20"/>
                      <w:szCs w:val="20"/>
                    </w:rPr>
                    <w:t>위반을</w:t>
                  </w:r>
                  <w:r>
                    <w:rPr>
                      <w:rFonts w:hint="eastAsia"/>
                      <w:sz w:val="20"/>
                      <w:szCs w:val="20"/>
                    </w:rPr>
                    <w:t xml:space="preserve"> </w:t>
                  </w:r>
                  <w:r>
                    <w:rPr>
                      <w:sz w:val="20"/>
                      <w:szCs w:val="20"/>
                    </w:rPr>
                    <w:t>20</w:t>
                  </w:r>
                  <w:r>
                    <w:rPr>
                      <w:rFonts w:hint="eastAsia"/>
                      <w:sz w:val="20"/>
                      <w:szCs w:val="20"/>
                    </w:rPr>
                    <w:t>일</w:t>
                  </w:r>
                  <w:r>
                    <w:rPr>
                      <w:rFonts w:hint="eastAsia"/>
                      <w:sz w:val="20"/>
                      <w:szCs w:val="20"/>
                    </w:rPr>
                    <w:t xml:space="preserve"> </w:t>
                  </w:r>
                  <w:r>
                    <w:rPr>
                      <w:rFonts w:hint="eastAsia"/>
                      <w:sz w:val="20"/>
                      <w:szCs w:val="20"/>
                    </w:rPr>
                    <w:t>이내에</w:t>
                  </w:r>
                  <w:r>
                    <w:rPr>
                      <w:rFonts w:hint="eastAsia"/>
                      <w:sz w:val="20"/>
                      <w:szCs w:val="20"/>
                    </w:rPr>
                    <w:t xml:space="preserve"> </w:t>
                  </w:r>
                  <w:r>
                    <w:rPr>
                      <w:rFonts w:hint="eastAsia"/>
                      <w:sz w:val="20"/>
                      <w:szCs w:val="20"/>
                    </w:rPr>
                    <w:t>시정하지</w:t>
                  </w:r>
                  <w:r>
                    <w:rPr>
                      <w:rFonts w:hint="eastAsia"/>
                      <w:sz w:val="20"/>
                      <w:szCs w:val="20"/>
                    </w:rPr>
                    <w:t xml:space="preserve"> </w:t>
                  </w:r>
                  <w:r>
                    <w:rPr>
                      <w:rFonts w:hint="eastAsia"/>
                      <w:sz w:val="20"/>
                      <w:szCs w:val="20"/>
                    </w:rPr>
                    <w:t>않을</w:t>
                  </w:r>
                  <w:r>
                    <w:rPr>
                      <w:rFonts w:hint="eastAsia"/>
                      <w:sz w:val="20"/>
                      <w:szCs w:val="20"/>
                    </w:rPr>
                    <w:t xml:space="preserve"> </w:t>
                  </w:r>
                  <w:r>
                    <w:rPr>
                      <w:rFonts w:hint="eastAsia"/>
                      <w:sz w:val="20"/>
                      <w:szCs w:val="20"/>
                    </w:rPr>
                    <w:t>경우</w:t>
                  </w:r>
                  <w:r>
                    <w:rPr>
                      <w:rFonts w:hint="eastAsia"/>
                      <w:sz w:val="20"/>
                      <w:szCs w:val="20"/>
                    </w:rPr>
                    <w:t>(</w:t>
                  </w:r>
                  <w:r>
                    <w:rPr>
                      <w:rFonts w:hint="eastAsia"/>
                      <w:sz w:val="20"/>
                      <w:szCs w:val="20"/>
                    </w:rPr>
                    <w:t>단</w:t>
                  </w:r>
                  <w:r>
                    <w:rPr>
                      <w:rFonts w:hint="eastAsia"/>
                      <w:sz w:val="20"/>
                      <w:szCs w:val="20"/>
                    </w:rPr>
                    <w:t>,</w:t>
                  </w:r>
                  <w:r>
                    <w:rPr>
                      <w:sz w:val="20"/>
                      <w:szCs w:val="20"/>
                    </w:rPr>
                    <w:t xml:space="preserve"> </w:t>
                  </w:r>
                  <w:r>
                    <w:rPr>
                      <w:rFonts w:hint="eastAsia"/>
                      <w:sz w:val="20"/>
                      <w:szCs w:val="20"/>
                    </w:rPr>
                    <w:t>계약의</w:t>
                  </w:r>
                  <w:r>
                    <w:rPr>
                      <w:rFonts w:hint="eastAsia"/>
                      <w:sz w:val="20"/>
                      <w:szCs w:val="20"/>
                    </w:rPr>
                    <w:t xml:space="preserve"> </w:t>
                  </w:r>
                  <w:r>
                    <w:rPr>
                      <w:rFonts w:hint="eastAsia"/>
                      <w:sz w:val="20"/>
                      <w:szCs w:val="20"/>
                    </w:rPr>
                    <w:t>중대한</w:t>
                  </w:r>
                  <w:r>
                    <w:rPr>
                      <w:rFonts w:hint="eastAsia"/>
                      <w:sz w:val="20"/>
                      <w:szCs w:val="20"/>
                    </w:rPr>
                    <w:t xml:space="preserve"> </w:t>
                  </w:r>
                  <w:r>
                    <w:rPr>
                      <w:rFonts w:hint="eastAsia"/>
                      <w:sz w:val="20"/>
                      <w:szCs w:val="20"/>
                    </w:rPr>
                    <w:t>위반의</w:t>
                  </w:r>
                  <w:r>
                    <w:rPr>
                      <w:rFonts w:hint="eastAsia"/>
                      <w:sz w:val="20"/>
                      <w:szCs w:val="20"/>
                    </w:rPr>
                    <w:t xml:space="preserve"> </w:t>
                  </w:r>
                  <w:r>
                    <w:rPr>
                      <w:rFonts w:hint="eastAsia"/>
                      <w:sz w:val="20"/>
                      <w:szCs w:val="20"/>
                    </w:rPr>
                    <w:t>경우</w:t>
                  </w:r>
                  <w:r>
                    <w:rPr>
                      <w:rFonts w:hint="eastAsia"/>
                      <w:sz w:val="20"/>
                      <w:szCs w:val="20"/>
                    </w:rPr>
                    <w:t xml:space="preserve"> </w:t>
                  </w:r>
                  <w:r>
                    <w:rPr>
                      <w:rFonts w:hint="eastAsia"/>
                      <w:sz w:val="20"/>
                      <w:szCs w:val="20"/>
                    </w:rPr>
                    <w:t>즉시</w:t>
                  </w:r>
                  <w:r>
                    <w:rPr>
                      <w:rFonts w:hint="eastAsia"/>
                      <w:sz w:val="20"/>
                      <w:szCs w:val="20"/>
                    </w:rPr>
                    <w:t xml:space="preserve"> </w:t>
                  </w:r>
                  <w:r>
                    <w:rPr>
                      <w:rFonts w:hint="eastAsia"/>
                      <w:sz w:val="20"/>
                      <w:szCs w:val="20"/>
                    </w:rPr>
                    <w:t>해지</w:t>
                  </w:r>
                  <w:r>
                    <w:rPr>
                      <w:rFonts w:hint="eastAsia"/>
                      <w:sz w:val="20"/>
                      <w:szCs w:val="20"/>
                    </w:rPr>
                    <w:t xml:space="preserve"> </w:t>
                  </w:r>
                  <w:r>
                    <w:rPr>
                      <w:rFonts w:hint="eastAsia"/>
                      <w:sz w:val="20"/>
                      <w:szCs w:val="20"/>
                    </w:rPr>
                    <w:t>가능</w:t>
                  </w:r>
                  <w:r>
                    <w:rPr>
                      <w:rFonts w:hint="eastAsia"/>
                      <w:sz w:val="20"/>
                      <w:szCs w:val="20"/>
                    </w:rPr>
                    <w:t>)</w:t>
                  </w:r>
                </w:p>
              </w:tc>
            </w:tr>
          </w:tbl>
          <w:p w14:paraId="24F3831B" w14:textId="1139698F" w:rsidR="005E1F70" w:rsidRDefault="00062E6A" w:rsidP="00437E65">
            <w:pPr>
              <w:pStyle w:val="a8"/>
              <w:widowControl/>
              <w:numPr>
                <w:ilvl w:val="0"/>
                <w:numId w:val="2"/>
              </w:numPr>
              <w:spacing w:before="160" w:after="120" w:line="276" w:lineRule="auto"/>
              <w:rPr>
                <w:rFonts w:cs="Times New Roman"/>
                <w:sz w:val="20"/>
                <w:szCs w:val="20"/>
              </w:rPr>
            </w:pPr>
            <w:r w:rsidRPr="00062E6A">
              <w:rPr>
                <w:rFonts w:cs="Times New Roman" w:hint="eastAsia"/>
                <w:sz w:val="20"/>
                <w:szCs w:val="20"/>
              </w:rPr>
              <w:t>㈜카카오와</w:t>
            </w:r>
            <w:r w:rsidRPr="00062E6A">
              <w:rPr>
                <w:rFonts w:cs="Times New Roman" w:hint="eastAsia"/>
                <w:sz w:val="20"/>
                <w:szCs w:val="20"/>
              </w:rPr>
              <w:t xml:space="preserve"> </w:t>
            </w:r>
            <w:r w:rsidRPr="00062E6A">
              <w:rPr>
                <w:rFonts w:cs="Times New Roman" w:hint="eastAsia"/>
                <w:sz w:val="20"/>
                <w:szCs w:val="20"/>
              </w:rPr>
              <w:t>체결한</w:t>
            </w:r>
            <w:r w:rsidRPr="00062E6A">
              <w:rPr>
                <w:rFonts w:cs="Times New Roman" w:hint="eastAsia"/>
                <w:sz w:val="20"/>
                <w:szCs w:val="20"/>
              </w:rPr>
              <w:t xml:space="preserve"> </w:t>
            </w:r>
            <w:r w:rsidRPr="00062E6A">
              <w:rPr>
                <w:rFonts w:cs="Times New Roman" w:hint="eastAsia"/>
                <w:sz w:val="20"/>
                <w:szCs w:val="20"/>
              </w:rPr>
              <w:t>상표</w:t>
            </w:r>
            <w:r w:rsidRPr="00062E6A">
              <w:rPr>
                <w:rFonts w:cs="Times New Roman" w:hint="eastAsia"/>
                <w:sz w:val="20"/>
                <w:szCs w:val="20"/>
              </w:rPr>
              <w:t xml:space="preserve"> </w:t>
            </w:r>
            <w:r w:rsidRPr="00062E6A">
              <w:rPr>
                <w:rFonts w:cs="Times New Roman" w:hint="eastAsia"/>
                <w:sz w:val="20"/>
                <w:szCs w:val="20"/>
              </w:rPr>
              <w:t>전용사용권</w:t>
            </w:r>
            <w:r w:rsidRPr="00062E6A">
              <w:rPr>
                <w:rFonts w:cs="Times New Roman" w:hint="eastAsia"/>
                <w:sz w:val="20"/>
                <w:szCs w:val="20"/>
              </w:rPr>
              <w:t xml:space="preserve"> </w:t>
            </w:r>
            <w:r w:rsidRPr="00062E6A">
              <w:rPr>
                <w:rFonts w:cs="Times New Roman" w:hint="eastAsia"/>
                <w:sz w:val="20"/>
                <w:szCs w:val="20"/>
              </w:rPr>
              <w:t>계약서에</w:t>
            </w:r>
            <w:r w:rsidRPr="00062E6A">
              <w:rPr>
                <w:rFonts w:cs="Times New Roman" w:hint="eastAsia"/>
                <w:sz w:val="20"/>
                <w:szCs w:val="20"/>
              </w:rPr>
              <w:t xml:space="preserve"> </w:t>
            </w:r>
            <w:r w:rsidRPr="00062E6A">
              <w:rPr>
                <w:rFonts w:cs="Times New Roman" w:hint="eastAsia"/>
                <w:sz w:val="20"/>
                <w:szCs w:val="20"/>
              </w:rPr>
              <w:t>따라</w:t>
            </w:r>
            <w:r w:rsidRPr="00062E6A">
              <w:rPr>
                <w:rFonts w:cs="Times New Roman" w:hint="eastAsia"/>
                <w:sz w:val="20"/>
                <w:szCs w:val="20"/>
              </w:rPr>
              <w:t xml:space="preserve"> </w:t>
            </w:r>
            <w:r w:rsidRPr="00062E6A">
              <w:rPr>
                <w:rFonts w:cs="Times New Roman" w:hint="eastAsia"/>
                <w:sz w:val="20"/>
                <w:szCs w:val="20"/>
              </w:rPr>
              <w:t>대상회사가</w:t>
            </w:r>
            <w:r w:rsidRPr="00062E6A">
              <w:rPr>
                <w:rFonts w:cs="Times New Roman" w:hint="eastAsia"/>
                <w:sz w:val="20"/>
                <w:szCs w:val="20"/>
              </w:rPr>
              <w:t xml:space="preserve"> </w:t>
            </w:r>
            <w:r w:rsidRPr="00062E6A">
              <w:rPr>
                <w:rFonts w:cs="Times New Roman" w:hint="eastAsia"/>
                <w:sz w:val="20"/>
                <w:szCs w:val="20"/>
              </w:rPr>
              <w:t>독점적으로</w:t>
            </w:r>
            <w:r w:rsidRPr="00062E6A">
              <w:rPr>
                <w:rFonts w:cs="Times New Roman" w:hint="eastAsia"/>
                <w:sz w:val="20"/>
                <w:szCs w:val="20"/>
              </w:rPr>
              <w:t xml:space="preserve"> </w:t>
            </w:r>
            <w:r w:rsidRPr="00062E6A">
              <w:rPr>
                <w:rFonts w:cs="Times New Roman" w:hint="eastAsia"/>
                <w:sz w:val="20"/>
                <w:szCs w:val="20"/>
              </w:rPr>
              <w:t>사용하는</w:t>
            </w:r>
            <w:r w:rsidRPr="00062E6A">
              <w:rPr>
                <w:rFonts w:cs="Times New Roman" w:hint="eastAsia"/>
                <w:sz w:val="20"/>
                <w:szCs w:val="20"/>
              </w:rPr>
              <w:t xml:space="preserve"> </w:t>
            </w:r>
            <w:r w:rsidRPr="00062E6A">
              <w:rPr>
                <w:rFonts w:cs="Times New Roman" w:hint="eastAsia"/>
                <w:sz w:val="20"/>
                <w:szCs w:val="20"/>
              </w:rPr>
              <w:t>상표는</w:t>
            </w:r>
            <w:r w:rsidRPr="00062E6A">
              <w:rPr>
                <w:rFonts w:cs="Times New Roman" w:hint="eastAsia"/>
                <w:sz w:val="20"/>
                <w:szCs w:val="20"/>
              </w:rPr>
              <w:t xml:space="preserve"> </w:t>
            </w:r>
            <w:r w:rsidRPr="00062E6A">
              <w:rPr>
                <w:rFonts w:cs="Times New Roman" w:hint="eastAsia"/>
                <w:sz w:val="20"/>
                <w:szCs w:val="20"/>
              </w:rPr>
              <w:t>총</w:t>
            </w:r>
            <w:r w:rsidRPr="00062E6A">
              <w:rPr>
                <w:rFonts w:cs="Times New Roman" w:hint="eastAsia"/>
                <w:sz w:val="20"/>
                <w:szCs w:val="20"/>
              </w:rPr>
              <w:t xml:space="preserve"> 32</w:t>
            </w:r>
            <w:r w:rsidRPr="00062E6A">
              <w:rPr>
                <w:rFonts w:cs="Times New Roman" w:hint="eastAsia"/>
                <w:sz w:val="20"/>
                <w:szCs w:val="20"/>
              </w:rPr>
              <w:t>개</w:t>
            </w:r>
            <w:r w:rsidRPr="00062E6A">
              <w:rPr>
                <w:rFonts w:cs="Times New Roman" w:hint="eastAsia"/>
                <w:sz w:val="20"/>
                <w:szCs w:val="20"/>
              </w:rPr>
              <w:t xml:space="preserve"> </w:t>
            </w:r>
            <w:r w:rsidRPr="00062E6A">
              <w:rPr>
                <w:rFonts w:cs="Times New Roman" w:hint="eastAsia"/>
                <w:sz w:val="20"/>
                <w:szCs w:val="20"/>
              </w:rPr>
              <w:t>상표</w:t>
            </w:r>
            <w:r w:rsidRPr="00062E6A">
              <w:rPr>
                <w:rFonts w:cs="Times New Roman" w:hint="eastAsia"/>
                <w:sz w:val="20"/>
                <w:szCs w:val="20"/>
              </w:rPr>
              <w:t>(</w:t>
            </w:r>
            <w:r w:rsidRPr="00062E6A">
              <w:rPr>
                <w:rFonts w:cs="Times New Roman" w:hint="eastAsia"/>
                <w:sz w:val="20"/>
                <w:szCs w:val="20"/>
              </w:rPr>
              <w:t>기본</w:t>
            </w:r>
            <w:r w:rsidRPr="00062E6A">
              <w:rPr>
                <w:rFonts w:cs="Times New Roman" w:hint="eastAsia"/>
                <w:sz w:val="20"/>
                <w:szCs w:val="20"/>
              </w:rPr>
              <w:t xml:space="preserve"> </w:t>
            </w:r>
            <w:r w:rsidRPr="00062E6A">
              <w:rPr>
                <w:rFonts w:cs="Times New Roman" w:hint="eastAsia"/>
                <w:sz w:val="20"/>
                <w:szCs w:val="20"/>
              </w:rPr>
              <w:t>계약에</w:t>
            </w:r>
            <w:r w:rsidRPr="00062E6A">
              <w:rPr>
                <w:rFonts w:cs="Times New Roman" w:hint="eastAsia"/>
                <w:sz w:val="20"/>
                <w:szCs w:val="20"/>
              </w:rPr>
              <w:t xml:space="preserve"> </w:t>
            </w:r>
            <w:r w:rsidRPr="00062E6A">
              <w:rPr>
                <w:rFonts w:cs="Times New Roman" w:hint="eastAsia"/>
                <w:sz w:val="20"/>
                <w:szCs w:val="20"/>
              </w:rPr>
              <w:t>따라</w:t>
            </w:r>
            <w:r w:rsidRPr="00062E6A">
              <w:rPr>
                <w:rFonts w:cs="Times New Roman" w:hint="eastAsia"/>
                <w:sz w:val="20"/>
                <w:szCs w:val="20"/>
              </w:rPr>
              <w:t xml:space="preserve"> </w:t>
            </w:r>
            <w:r w:rsidRPr="00062E6A">
              <w:rPr>
                <w:rFonts w:cs="Times New Roman" w:hint="eastAsia"/>
                <w:sz w:val="20"/>
                <w:szCs w:val="20"/>
              </w:rPr>
              <w:t>사용권이</w:t>
            </w:r>
            <w:r w:rsidRPr="00062E6A">
              <w:rPr>
                <w:rFonts w:cs="Times New Roman" w:hint="eastAsia"/>
                <w:sz w:val="20"/>
                <w:szCs w:val="20"/>
              </w:rPr>
              <w:t xml:space="preserve"> </w:t>
            </w:r>
            <w:r w:rsidRPr="00062E6A">
              <w:rPr>
                <w:rFonts w:cs="Times New Roman" w:hint="eastAsia"/>
                <w:sz w:val="20"/>
                <w:szCs w:val="20"/>
              </w:rPr>
              <w:t>부여된</w:t>
            </w:r>
            <w:r w:rsidRPr="00062E6A">
              <w:rPr>
                <w:rFonts w:cs="Times New Roman" w:hint="eastAsia"/>
                <w:sz w:val="20"/>
                <w:szCs w:val="20"/>
              </w:rPr>
              <w:t xml:space="preserve"> 28</w:t>
            </w:r>
            <w:r w:rsidRPr="00062E6A">
              <w:rPr>
                <w:rFonts w:cs="Times New Roman" w:hint="eastAsia"/>
                <w:sz w:val="20"/>
                <w:szCs w:val="20"/>
              </w:rPr>
              <w:t>개</w:t>
            </w:r>
            <w:r w:rsidRPr="00062E6A">
              <w:rPr>
                <w:rFonts w:cs="Times New Roman" w:hint="eastAsia"/>
                <w:sz w:val="20"/>
                <w:szCs w:val="20"/>
              </w:rPr>
              <w:t xml:space="preserve"> </w:t>
            </w:r>
            <w:r w:rsidRPr="00062E6A">
              <w:rPr>
                <w:rFonts w:cs="Times New Roman" w:hint="eastAsia"/>
                <w:sz w:val="20"/>
                <w:szCs w:val="20"/>
              </w:rPr>
              <w:t>상표</w:t>
            </w:r>
            <w:r w:rsidRPr="00062E6A">
              <w:rPr>
                <w:rFonts w:cs="Times New Roman" w:hint="eastAsia"/>
                <w:sz w:val="20"/>
                <w:szCs w:val="20"/>
              </w:rPr>
              <w:t xml:space="preserve"> </w:t>
            </w:r>
            <w:r w:rsidRPr="00062E6A">
              <w:rPr>
                <w:rFonts w:cs="Times New Roman" w:hint="eastAsia"/>
                <w:sz w:val="20"/>
                <w:szCs w:val="20"/>
              </w:rPr>
              <w:t>및</w:t>
            </w:r>
            <w:r w:rsidRPr="00062E6A">
              <w:rPr>
                <w:rFonts w:cs="Times New Roman" w:hint="eastAsia"/>
                <w:sz w:val="20"/>
                <w:szCs w:val="20"/>
              </w:rPr>
              <w:t xml:space="preserve"> </w:t>
            </w:r>
            <w:r w:rsidRPr="00062E6A">
              <w:rPr>
                <w:rFonts w:cs="Times New Roman" w:hint="eastAsia"/>
                <w:sz w:val="20"/>
                <w:szCs w:val="20"/>
              </w:rPr>
              <w:t>추가로</w:t>
            </w:r>
            <w:r w:rsidRPr="00062E6A">
              <w:rPr>
                <w:rFonts w:cs="Times New Roman" w:hint="eastAsia"/>
                <w:sz w:val="20"/>
                <w:szCs w:val="20"/>
              </w:rPr>
              <w:t xml:space="preserve"> </w:t>
            </w:r>
            <w:r w:rsidRPr="00062E6A">
              <w:rPr>
                <w:rFonts w:cs="Times New Roman" w:hint="eastAsia"/>
                <w:sz w:val="20"/>
                <w:szCs w:val="20"/>
              </w:rPr>
              <w:t>사용권이</w:t>
            </w:r>
            <w:r w:rsidRPr="00062E6A">
              <w:rPr>
                <w:rFonts w:cs="Times New Roman" w:hint="eastAsia"/>
                <w:sz w:val="20"/>
                <w:szCs w:val="20"/>
              </w:rPr>
              <w:t xml:space="preserve"> </w:t>
            </w:r>
            <w:r w:rsidRPr="00062E6A">
              <w:rPr>
                <w:rFonts w:cs="Times New Roman" w:hint="eastAsia"/>
                <w:sz w:val="20"/>
                <w:szCs w:val="20"/>
              </w:rPr>
              <w:t>부여된</w:t>
            </w:r>
            <w:r w:rsidRPr="00062E6A">
              <w:rPr>
                <w:rFonts w:cs="Times New Roman" w:hint="eastAsia"/>
                <w:sz w:val="20"/>
                <w:szCs w:val="20"/>
              </w:rPr>
              <w:t xml:space="preserve"> 5</w:t>
            </w:r>
            <w:r w:rsidRPr="00062E6A">
              <w:rPr>
                <w:rFonts w:cs="Times New Roman" w:hint="eastAsia"/>
                <w:sz w:val="20"/>
                <w:szCs w:val="20"/>
              </w:rPr>
              <w:t>개</w:t>
            </w:r>
            <w:r w:rsidRPr="00062E6A">
              <w:rPr>
                <w:rFonts w:cs="Times New Roman" w:hint="eastAsia"/>
                <w:sz w:val="20"/>
                <w:szCs w:val="20"/>
              </w:rPr>
              <w:t xml:space="preserve"> </w:t>
            </w:r>
            <w:r w:rsidRPr="00062E6A">
              <w:rPr>
                <w:rFonts w:cs="Times New Roman" w:hint="eastAsia"/>
                <w:sz w:val="20"/>
                <w:szCs w:val="20"/>
              </w:rPr>
              <w:t>상표에서</w:t>
            </w:r>
            <w:r w:rsidRPr="00062E6A">
              <w:rPr>
                <w:rFonts w:cs="Times New Roman" w:hint="eastAsia"/>
                <w:sz w:val="20"/>
                <w:szCs w:val="20"/>
              </w:rPr>
              <w:t xml:space="preserve"> </w:t>
            </w:r>
            <w:r w:rsidRPr="00062E6A">
              <w:rPr>
                <w:rFonts w:cs="Times New Roman" w:hint="eastAsia"/>
                <w:sz w:val="20"/>
                <w:szCs w:val="20"/>
              </w:rPr>
              <w:t>대상회사에게</w:t>
            </w:r>
            <w:r w:rsidRPr="00062E6A">
              <w:rPr>
                <w:rFonts w:cs="Times New Roman" w:hint="eastAsia"/>
                <w:sz w:val="20"/>
                <w:szCs w:val="20"/>
              </w:rPr>
              <w:t xml:space="preserve"> </w:t>
            </w:r>
            <w:r w:rsidRPr="00062E6A">
              <w:rPr>
                <w:rFonts w:cs="Times New Roman" w:hint="eastAsia"/>
                <w:sz w:val="20"/>
                <w:szCs w:val="20"/>
              </w:rPr>
              <w:t>소유권이</w:t>
            </w:r>
            <w:r w:rsidRPr="00062E6A">
              <w:rPr>
                <w:rFonts w:cs="Times New Roman" w:hint="eastAsia"/>
                <w:sz w:val="20"/>
                <w:szCs w:val="20"/>
              </w:rPr>
              <w:t xml:space="preserve"> </w:t>
            </w:r>
            <w:r w:rsidRPr="00062E6A">
              <w:rPr>
                <w:rFonts w:cs="Times New Roman" w:hint="eastAsia"/>
                <w:sz w:val="20"/>
                <w:szCs w:val="20"/>
              </w:rPr>
              <w:t>이전된</w:t>
            </w:r>
            <w:r w:rsidRPr="00062E6A">
              <w:rPr>
                <w:rFonts w:cs="Times New Roman" w:hint="eastAsia"/>
                <w:sz w:val="20"/>
                <w:szCs w:val="20"/>
              </w:rPr>
              <w:t xml:space="preserve"> </w:t>
            </w:r>
            <w:r w:rsidRPr="00062E6A">
              <w:rPr>
                <w:rFonts w:cs="Times New Roman" w:hint="eastAsia"/>
                <w:sz w:val="20"/>
                <w:szCs w:val="20"/>
              </w:rPr>
              <w:t>상표</w:t>
            </w:r>
            <w:r w:rsidRPr="00062E6A">
              <w:rPr>
                <w:rFonts w:cs="Times New Roman" w:hint="eastAsia"/>
                <w:sz w:val="20"/>
                <w:szCs w:val="20"/>
              </w:rPr>
              <w:t xml:space="preserve"> 1</w:t>
            </w:r>
            <w:r w:rsidRPr="00062E6A">
              <w:rPr>
                <w:rFonts w:cs="Times New Roman" w:hint="eastAsia"/>
                <w:sz w:val="20"/>
                <w:szCs w:val="20"/>
              </w:rPr>
              <w:t>개를</w:t>
            </w:r>
            <w:r w:rsidRPr="00062E6A">
              <w:rPr>
                <w:rFonts w:cs="Times New Roman" w:hint="eastAsia"/>
                <w:sz w:val="20"/>
                <w:szCs w:val="20"/>
              </w:rPr>
              <w:t xml:space="preserve"> </w:t>
            </w:r>
            <w:r w:rsidRPr="00062E6A">
              <w:rPr>
                <w:rFonts w:cs="Times New Roman" w:hint="eastAsia"/>
                <w:sz w:val="20"/>
                <w:szCs w:val="20"/>
              </w:rPr>
              <w:t>제외함</w:t>
            </w:r>
            <w:r w:rsidRPr="00062E6A">
              <w:rPr>
                <w:rFonts w:cs="Times New Roman" w:hint="eastAsia"/>
                <w:sz w:val="20"/>
                <w:szCs w:val="20"/>
              </w:rPr>
              <w:t xml:space="preserve">; </w:t>
            </w:r>
            <w:r w:rsidRPr="00062E6A">
              <w:rPr>
                <w:rFonts w:cs="Times New Roman" w:hint="eastAsia"/>
                <w:sz w:val="20"/>
                <w:szCs w:val="20"/>
              </w:rPr>
              <w:t>구체적인</w:t>
            </w:r>
            <w:r w:rsidRPr="00062E6A">
              <w:rPr>
                <w:rFonts w:cs="Times New Roman" w:hint="eastAsia"/>
                <w:sz w:val="20"/>
                <w:szCs w:val="20"/>
              </w:rPr>
              <w:t xml:space="preserve"> </w:t>
            </w:r>
            <w:r w:rsidRPr="00062E6A">
              <w:rPr>
                <w:rFonts w:cs="Times New Roman" w:hint="eastAsia"/>
                <w:sz w:val="20"/>
                <w:szCs w:val="20"/>
              </w:rPr>
              <w:t>현황은</w:t>
            </w:r>
            <w:r w:rsidRPr="00062E6A">
              <w:rPr>
                <w:rFonts w:cs="Times New Roman" w:hint="eastAsia"/>
                <w:sz w:val="20"/>
                <w:szCs w:val="20"/>
              </w:rPr>
              <w:t xml:space="preserve"> </w:t>
            </w:r>
            <w:r w:rsidRPr="00062E6A">
              <w:rPr>
                <w:rFonts w:cs="Times New Roman" w:hint="eastAsia"/>
                <w:b/>
                <w:bCs/>
                <w:sz w:val="20"/>
                <w:szCs w:val="20"/>
                <w:u w:val="single"/>
              </w:rPr>
              <w:t>별첨</w:t>
            </w:r>
            <w:r w:rsidRPr="00062E6A">
              <w:rPr>
                <w:rFonts w:cs="Times New Roman" w:hint="eastAsia"/>
                <w:b/>
                <w:bCs/>
                <w:sz w:val="20"/>
                <w:szCs w:val="20"/>
                <w:u w:val="single"/>
              </w:rPr>
              <w:t xml:space="preserve"> </w:t>
            </w:r>
            <w:r w:rsidR="00571510">
              <w:rPr>
                <w:rFonts w:cs="Times New Roman"/>
                <w:b/>
                <w:bCs/>
                <w:sz w:val="20"/>
                <w:szCs w:val="20"/>
                <w:u w:val="single"/>
              </w:rPr>
              <w:t>5</w:t>
            </w:r>
            <w:r w:rsidRPr="00062E6A">
              <w:rPr>
                <w:rFonts w:cs="Times New Roman" w:hint="eastAsia"/>
                <w:b/>
                <w:bCs/>
                <w:sz w:val="20"/>
                <w:szCs w:val="20"/>
                <w:u w:val="single"/>
              </w:rPr>
              <w:t xml:space="preserve">. </w:t>
            </w:r>
            <w:r w:rsidRPr="00062E6A">
              <w:rPr>
                <w:rFonts w:cs="Times New Roman" w:hint="eastAsia"/>
                <w:b/>
                <w:bCs/>
                <w:sz w:val="20"/>
                <w:szCs w:val="20"/>
                <w:u w:val="single"/>
              </w:rPr>
              <w:t>대상회사</w:t>
            </w:r>
            <w:r w:rsidRPr="00062E6A">
              <w:rPr>
                <w:rFonts w:cs="Times New Roman" w:hint="eastAsia"/>
                <w:b/>
                <w:bCs/>
                <w:sz w:val="20"/>
                <w:szCs w:val="20"/>
                <w:u w:val="single"/>
              </w:rPr>
              <w:t xml:space="preserve"> </w:t>
            </w:r>
            <w:r w:rsidRPr="00062E6A">
              <w:rPr>
                <w:rFonts w:cs="Times New Roman" w:hint="eastAsia"/>
                <w:b/>
                <w:bCs/>
                <w:sz w:val="20"/>
                <w:szCs w:val="20"/>
                <w:u w:val="single"/>
              </w:rPr>
              <w:t>사용</w:t>
            </w:r>
            <w:r w:rsidRPr="00062E6A">
              <w:rPr>
                <w:rFonts w:cs="Times New Roman" w:hint="eastAsia"/>
                <w:b/>
                <w:bCs/>
                <w:sz w:val="20"/>
                <w:szCs w:val="20"/>
                <w:u w:val="single"/>
              </w:rPr>
              <w:t xml:space="preserve"> </w:t>
            </w:r>
            <w:r w:rsidRPr="00062E6A">
              <w:rPr>
                <w:rFonts w:cs="Times New Roman" w:hint="eastAsia"/>
                <w:b/>
                <w:bCs/>
                <w:sz w:val="20"/>
                <w:szCs w:val="20"/>
                <w:u w:val="single"/>
              </w:rPr>
              <w:t>상표권</w:t>
            </w:r>
            <w:r w:rsidRPr="00062E6A">
              <w:rPr>
                <w:rFonts w:cs="Times New Roman" w:hint="eastAsia"/>
                <w:b/>
                <w:bCs/>
                <w:sz w:val="20"/>
                <w:szCs w:val="20"/>
                <w:u w:val="single"/>
              </w:rPr>
              <w:t xml:space="preserve"> </w:t>
            </w:r>
            <w:r w:rsidRPr="00062E6A">
              <w:rPr>
                <w:rFonts w:cs="Times New Roman" w:hint="eastAsia"/>
                <w:b/>
                <w:bCs/>
                <w:sz w:val="20"/>
                <w:szCs w:val="20"/>
                <w:u w:val="single"/>
              </w:rPr>
              <w:t>목록</w:t>
            </w:r>
            <w:r w:rsidRPr="00062E6A">
              <w:rPr>
                <w:rFonts w:cs="Times New Roman" w:hint="eastAsia"/>
                <w:sz w:val="20"/>
                <w:szCs w:val="20"/>
              </w:rPr>
              <w:t xml:space="preserve"> </w:t>
            </w:r>
            <w:r w:rsidRPr="00062E6A">
              <w:rPr>
                <w:rFonts w:cs="Times New Roman" w:hint="eastAsia"/>
                <w:sz w:val="20"/>
                <w:szCs w:val="20"/>
              </w:rPr>
              <w:t>참조</w:t>
            </w:r>
            <w:r w:rsidRPr="00062E6A">
              <w:rPr>
                <w:rFonts w:cs="Times New Roman" w:hint="eastAsia"/>
                <w:sz w:val="20"/>
                <w:szCs w:val="20"/>
              </w:rPr>
              <w:t>)</w:t>
            </w:r>
            <w:r w:rsidRPr="00062E6A">
              <w:rPr>
                <w:rFonts w:cs="Times New Roman" w:hint="eastAsia"/>
                <w:sz w:val="20"/>
                <w:szCs w:val="20"/>
              </w:rPr>
              <w:t>임</w:t>
            </w:r>
            <w:r w:rsidRPr="00062E6A">
              <w:rPr>
                <w:rFonts w:cs="Times New Roman" w:hint="eastAsia"/>
                <w:sz w:val="20"/>
                <w:szCs w:val="20"/>
              </w:rPr>
              <w:t xml:space="preserve">. </w:t>
            </w:r>
            <w:r w:rsidRPr="00062E6A">
              <w:rPr>
                <w:rFonts w:cs="Times New Roman" w:hint="eastAsia"/>
                <w:sz w:val="20"/>
                <w:szCs w:val="20"/>
              </w:rPr>
              <w:t>해당</w:t>
            </w:r>
            <w:r w:rsidRPr="00062E6A">
              <w:rPr>
                <w:rFonts w:cs="Times New Roman" w:hint="eastAsia"/>
                <w:sz w:val="20"/>
                <w:szCs w:val="20"/>
              </w:rPr>
              <w:t xml:space="preserve"> </w:t>
            </w:r>
            <w:r w:rsidRPr="00062E6A">
              <w:rPr>
                <w:rFonts w:cs="Times New Roman" w:hint="eastAsia"/>
                <w:sz w:val="20"/>
                <w:szCs w:val="20"/>
              </w:rPr>
              <w:lastRenderedPageBreak/>
              <w:t>상표들은</w:t>
            </w:r>
            <w:r w:rsidRPr="00062E6A">
              <w:rPr>
                <w:rFonts w:cs="Times New Roman" w:hint="eastAsia"/>
                <w:sz w:val="20"/>
                <w:szCs w:val="20"/>
              </w:rPr>
              <w:t xml:space="preserve"> </w:t>
            </w:r>
            <w:r w:rsidRPr="00062E6A">
              <w:rPr>
                <w:rFonts w:cs="Times New Roman" w:hint="eastAsia"/>
                <w:sz w:val="20"/>
                <w:szCs w:val="20"/>
              </w:rPr>
              <w:t>모두</w:t>
            </w:r>
            <w:r w:rsidRPr="00062E6A">
              <w:rPr>
                <w:rFonts w:cs="Times New Roman" w:hint="eastAsia"/>
                <w:sz w:val="20"/>
                <w:szCs w:val="20"/>
              </w:rPr>
              <w:t xml:space="preserve"> </w:t>
            </w:r>
            <w:r>
              <w:rPr>
                <w:rFonts w:cs="Times New Roman"/>
                <w:sz w:val="20"/>
                <w:szCs w:val="20"/>
              </w:rPr>
              <w:t>‘</w:t>
            </w:r>
            <w:r w:rsidRPr="00062E6A">
              <w:rPr>
                <w:rFonts w:cs="Times New Roman" w:hint="eastAsia"/>
                <w:sz w:val="20"/>
                <w:szCs w:val="20"/>
              </w:rPr>
              <w:t>카카오</w:t>
            </w:r>
            <w:r>
              <w:rPr>
                <w:rFonts w:cs="Times New Roman"/>
                <w:sz w:val="20"/>
                <w:szCs w:val="20"/>
              </w:rPr>
              <w:t>’</w:t>
            </w:r>
            <w:r w:rsidRPr="00062E6A">
              <w:rPr>
                <w:rFonts w:cs="Times New Roman" w:hint="eastAsia"/>
                <w:sz w:val="20"/>
                <w:szCs w:val="20"/>
              </w:rPr>
              <w:t xml:space="preserve"> </w:t>
            </w:r>
            <w:r w:rsidRPr="00062E6A">
              <w:rPr>
                <w:rFonts w:cs="Times New Roman" w:hint="eastAsia"/>
                <w:sz w:val="20"/>
                <w:szCs w:val="20"/>
              </w:rPr>
              <w:t>또는</w:t>
            </w:r>
            <w:r w:rsidRPr="00062E6A">
              <w:rPr>
                <w:rFonts w:cs="Times New Roman" w:hint="eastAsia"/>
                <w:sz w:val="20"/>
                <w:szCs w:val="20"/>
              </w:rPr>
              <w:t xml:space="preserve"> </w:t>
            </w:r>
            <w:r>
              <w:rPr>
                <w:rFonts w:cs="Times New Roman"/>
                <w:sz w:val="20"/>
                <w:szCs w:val="20"/>
              </w:rPr>
              <w:t>‘</w:t>
            </w:r>
            <w:r w:rsidRPr="00062E6A">
              <w:rPr>
                <w:rFonts w:cs="Times New Roman" w:hint="eastAsia"/>
                <w:sz w:val="20"/>
                <w:szCs w:val="20"/>
              </w:rPr>
              <w:t>Kakao</w:t>
            </w:r>
            <w:r>
              <w:rPr>
                <w:rFonts w:cs="Times New Roman"/>
                <w:sz w:val="20"/>
                <w:szCs w:val="20"/>
              </w:rPr>
              <w:t>’</w:t>
            </w:r>
            <w:r w:rsidRPr="00062E6A">
              <w:rPr>
                <w:rFonts w:cs="Times New Roman" w:hint="eastAsia"/>
                <w:sz w:val="20"/>
                <w:szCs w:val="20"/>
              </w:rPr>
              <w:t>라는</w:t>
            </w:r>
            <w:r w:rsidRPr="00062E6A">
              <w:rPr>
                <w:rFonts w:cs="Times New Roman" w:hint="eastAsia"/>
                <w:sz w:val="20"/>
                <w:szCs w:val="20"/>
              </w:rPr>
              <w:t xml:space="preserve"> </w:t>
            </w:r>
            <w:r w:rsidRPr="00062E6A">
              <w:rPr>
                <w:rFonts w:cs="Times New Roman" w:hint="eastAsia"/>
                <w:sz w:val="20"/>
                <w:szCs w:val="20"/>
              </w:rPr>
              <w:t>기본상표</w:t>
            </w:r>
            <w:r w:rsidRPr="00062E6A">
              <w:rPr>
                <w:rFonts w:cs="Times New Roman" w:hint="eastAsia"/>
                <w:sz w:val="20"/>
                <w:szCs w:val="20"/>
              </w:rPr>
              <w:t>(</w:t>
            </w:r>
            <w:r>
              <w:rPr>
                <w:rFonts w:cs="Times New Roman"/>
                <w:sz w:val="20"/>
                <w:szCs w:val="20"/>
              </w:rPr>
              <w:t>“</w:t>
            </w:r>
            <w:r w:rsidRPr="00062E6A">
              <w:rPr>
                <w:rFonts w:cs="Times New Roman" w:hint="eastAsia"/>
                <w:b/>
                <w:bCs/>
                <w:sz w:val="20"/>
                <w:szCs w:val="20"/>
                <w:u w:val="single"/>
              </w:rPr>
              <w:t>기본상표</w:t>
            </w:r>
            <w:r w:rsidRPr="00062E6A">
              <w:rPr>
                <w:rFonts w:cs="Times New Roman"/>
                <w:bCs/>
                <w:sz w:val="20"/>
                <w:szCs w:val="20"/>
                <w:u w:val="single"/>
              </w:rPr>
              <w:t>”</w:t>
            </w:r>
            <w:r w:rsidRPr="00062E6A">
              <w:rPr>
                <w:rFonts w:cs="Times New Roman" w:hint="eastAsia"/>
                <w:sz w:val="20"/>
                <w:szCs w:val="20"/>
              </w:rPr>
              <w:t>)</w:t>
            </w:r>
            <w:r w:rsidRPr="00062E6A">
              <w:rPr>
                <w:rFonts w:cs="Times New Roman" w:hint="eastAsia"/>
                <w:sz w:val="20"/>
                <w:szCs w:val="20"/>
              </w:rPr>
              <w:t>에</w:t>
            </w:r>
            <w:r w:rsidRPr="00062E6A">
              <w:rPr>
                <w:rFonts w:cs="Times New Roman" w:hint="eastAsia"/>
                <w:sz w:val="20"/>
                <w:szCs w:val="20"/>
              </w:rPr>
              <w:t xml:space="preserve"> </w:t>
            </w:r>
            <w:r w:rsidRPr="00062E6A">
              <w:rPr>
                <w:rFonts w:cs="Times New Roman" w:hint="eastAsia"/>
                <w:sz w:val="20"/>
                <w:szCs w:val="20"/>
              </w:rPr>
              <w:t>다른</w:t>
            </w:r>
            <w:r w:rsidRPr="00062E6A">
              <w:rPr>
                <w:rFonts w:cs="Times New Roman" w:hint="eastAsia"/>
                <w:sz w:val="20"/>
                <w:szCs w:val="20"/>
              </w:rPr>
              <w:t xml:space="preserve"> </w:t>
            </w:r>
            <w:r w:rsidRPr="00062E6A">
              <w:rPr>
                <w:rFonts w:cs="Times New Roman" w:hint="eastAsia"/>
                <w:sz w:val="20"/>
                <w:szCs w:val="20"/>
              </w:rPr>
              <w:t>글자가</w:t>
            </w:r>
            <w:r w:rsidRPr="00062E6A">
              <w:rPr>
                <w:rFonts w:cs="Times New Roman" w:hint="eastAsia"/>
                <w:sz w:val="20"/>
                <w:szCs w:val="20"/>
              </w:rPr>
              <w:t xml:space="preserve"> </w:t>
            </w:r>
            <w:r w:rsidRPr="00062E6A">
              <w:rPr>
                <w:rFonts w:cs="Times New Roman" w:hint="eastAsia"/>
                <w:sz w:val="20"/>
                <w:szCs w:val="20"/>
              </w:rPr>
              <w:t>결합된</w:t>
            </w:r>
            <w:r w:rsidRPr="00062E6A">
              <w:rPr>
                <w:rFonts w:cs="Times New Roman" w:hint="eastAsia"/>
                <w:sz w:val="20"/>
                <w:szCs w:val="20"/>
              </w:rPr>
              <w:t xml:space="preserve"> </w:t>
            </w:r>
            <w:r w:rsidRPr="00062E6A">
              <w:rPr>
                <w:rFonts w:cs="Times New Roman" w:hint="eastAsia"/>
                <w:sz w:val="20"/>
                <w:szCs w:val="20"/>
              </w:rPr>
              <w:t>결합상표에</w:t>
            </w:r>
            <w:r w:rsidRPr="00062E6A">
              <w:rPr>
                <w:rFonts w:cs="Times New Roman" w:hint="eastAsia"/>
                <w:sz w:val="20"/>
                <w:szCs w:val="20"/>
              </w:rPr>
              <w:t xml:space="preserve"> </w:t>
            </w:r>
            <w:r w:rsidRPr="00062E6A">
              <w:rPr>
                <w:rFonts w:cs="Times New Roman" w:hint="eastAsia"/>
                <w:sz w:val="20"/>
                <w:szCs w:val="20"/>
              </w:rPr>
              <w:t>해당하고</w:t>
            </w:r>
            <w:r w:rsidRPr="00062E6A">
              <w:rPr>
                <w:rFonts w:cs="Times New Roman" w:hint="eastAsia"/>
                <w:sz w:val="20"/>
                <w:szCs w:val="20"/>
              </w:rPr>
              <w:t xml:space="preserve">, </w:t>
            </w:r>
            <w:r w:rsidRPr="00062E6A">
              <w:rPr>
                <w:rFonts w:cs="Times New Roman" w:hint="eastAsia"/>
                <w:sz w:val="20"/>
                <w:szCs w:val="20"/>
              </w:rPr>
              <w:t>결합상표가</w:t>
            </w:r>
            <w:r w:rsidRPr="00062E6A">
              <w:rPr>
                <w:rFonts w:cs="Times New Roman" w:hint="eastAsia"/>
                <w:sz w:val="20"/>
                <w:szCs w:val="20"/>
              </w:rPr>
              <w:t xml:space="preserve"> </w:t>
            </w:r>
            <w:r w:rsidRPr="00062E6A">
              <w:rPr>
                <w:rFonts w:cs="Times New Roman" w:hint="eastAsia"/>
                <w:sz w:val="20"/>
                <w:szCs w:val="20"/>
              </w:rPr>
              <w:t>아닌</w:t>
            </w:r>
            <w:r w:rsidRPr="00062E6A">
              <w:rPr>
                <w:rFonts w:cs="Times New Roman" w:hint="eastAsia"/>
                <w:sz w:val="20"/>
                <w:szCs w:val="20"/>
              </w:rPr>
              <w:t xml:space="preserve"> </w:t>
            </w:r>
            <w:r w:rsidRPr="00062E6A">
              <w:rPr>
                <w:rFonts w:cs="Times New Roman" w:hint="eastAsia"/>
                <w:sz w:val="20"/>
                <w:szCs w:val="20"/>
              </w:rPr>
              <w:t>상표는</w:t>
            </w:r>
            <w:r w:rsidRPr="00062E6A">
              <w:rPr>
                <w:rFonts w:cs="Times New Roman" w:hint="eastAsia"/>
                <w:sz w:val="20"/>
                <w:szCs w:val="20"/>
              </w:rPr>
              <w:t xml:space="preserve"> </w:t>
            </w:r>
            <w:r w:rsidRPr="00062E6A">
              <w:rPr>
                <w:rFonts w:cs="Times New Roman" w:hint="eastAsia"/>
                <w:sz w:val="20"/>
                <w:szCs w:val="20"/>
              </w:rPr>
              <w:t>최초에</w:t>
            </w:r>
            <w:r w:rsidRPr="00062E6A">
              <w:rPr>
                <w:rFonts w:cs="Times New Roman" w:hint="eastAsia"/>
                <w:sz w:val="20"/>
                <w:szCs w:val="20"/>
              </w:rPr>
              <w:t xml:space="preserve"> </w:t>
            </w:r>
            <w:r w:rsidRPr="00062E6A">
              <w:rPr>
                <w:rFonts w:cs="Times New Roman" w:hint="eastAsia"/>
                <w:sz w:val="20"/>
                <w:szCs w:val="20"/>
              </w:rPr>
              <w:t>사용권이</w:t>
            </w:r>
            <w:r w:rsidRPr="00062E6A">
              <w:rPr>
                <w:rFonts w:cs="Times New Roman" w:hint="eastAsia"/>
                <w:sz w:val="20"/>
                <w:szCs w:val="20"/>
              </w:rPr>
              <w:t xml:space="preserve"> </w:t>
            </w:r>
            <w:r w:rsidRPr="00062E6A">
              <w:rPr>
                <w:rFonts w:cs="Times New Roman" w:hint="eastAsia"/>
                <w:sz w:val="20"/>
                <w:szCs w:val="20"/>
              </w:rPr>
              <w:t>부여되었던</w:t>
            </w:r>
            <w:r w:rsidRPr="00062E6A">
              <w:rPr>
                <w:rFonts w:cs="Times New Roman" w:hint="eastAsia"/>
                <w:sz w:val="20"/>
                <w:szCs w:val="20"/>
              </w:rPr>
              <w:t xml:space="preserve"> </w:t>
            </w:r>
            <w:r>
              <w:rPr>
                <w:rFonts w:cs="Times New Roman"/>
                <w:sz w:val="20"/>
                <w:szCs w:val="20"/>
              </w:rPr>
              <w:t>“</w:t>
            </w:r>
            <w:r w:rsidRPr="00062E6A">
              <w:rPr>
                <w:rFonts w:cs="Times New Roman" w:hint="eastAsia"/>
                <w:sz w:val="20"/>
                <w:szCs w:val="20"/>
              </w:rPr>
              <w:t>김기사</w:t>
            </w:r>
            <w:r>
              <w:rPr>
                <w:rFonts w:cs="Times New Roman"/>
                <w:sz w:val="20"/>
                <w:szCs w:val="20"/>
              </w:rPr>
              <w:t>”</w:t>
            </w:r>
            <w:r w:rsidRPr="00062E6A">
              <w:rPr>
                <w:rFonts w:cs="Times New Roman" w:hint="eastAsia"/>
                <w:sz w:val="20"/>
                <w:szCs w:val="20"/>
              </w:rPr>
              <w:t xml:space="preserve"> 1</w:t>
            </w:r>
            <w:r w:rsidRPr="00062E6A">
              <w:rPr>
                <w:rFonts w:cs="Times New Roman" w:hint="eastAsia"/>
                <w:sz w:val="20"/>
                <w:szCs w:val="20"/>
              </w:rPr>
              <w:t>개가</w:t>
            </w:r>
            <w:r w:rsidRPr="00062E6A">
              <w:rPr>
                <w:rFonts w:cs="Times New Roman" w:hint="eastAsia"/>
                <w:sz w:val="20"/>
                <w:szCs w:val="20"/>
              </w:rPr>
              <w:t xml:space="preserve"> </w:t>
            </w:r>
            <w:r w:rsidRPr="00062E6A">
              <w:rPr>
                <w:rFonts w:cs="Times New Roman" w:hint="eastAsia"/>
                <w:sz w:val="20"/>
                <w:szCs w:val="20"/>
              </w:rPr>
              <w:t>존재하였으나</w:t>
            </w:r>
            <w:r w:rsidRPr="00062E6A">
              <w:rPr>
                <w:rFonts w:cs="Times New Roman" w:hint="eastAsia"/>
                <w:sz w:val="20"/>
                <w:szCs w:val="20"/>
              </w:rPr>
              <w:t xml:space="preserve">, </w:t>
            </w:r>
            <w:r w:rsidRPr="00062E6A">
              <w:rPr>
                <w:rFonts w:cs="Times New Roman" w:hint="eastAsia"/>
                <w:sz w:val="20"/>
                <w:szCs w:val="20"/>
              </w:rPr>
              <w:t>대상회사는</w:t>
            </w:r>
            <w:r w:rsidRPr="00062E6A">
              <w:rPr>
                <w:rFonts w:cs="Times New Roman" w:hint="eastAsia"/>
                <w:sz w:val="20"/>
                <w:szCs w:val="20"/>
              </w:rPr>
              <w:t xml:space="preserve"> 2017</w:t>
            </w:r>
            <w:r w:rsidRPr="00062E6A">
              <w:rPr>
                <w:rFonts w:cs="Times New Roman" w:hint="eastAsia"/>
                <w:sz w:val="20"/>
                <w:szCs w:val="20"/>
              </w:rPr>
              <w:t>년</w:t>
            </w:r>
            <w:r w:rsidRPr="00062E6A">
              <w:rPr>
                <w:rFonts w:cs="Times New Roman" w:hint="eastAsia"/>
                <w:sz w:val="20"/>
                <w:szCs w:val="20"/>
              </w:rPr>
              <w:t xml:space="preserve"> 7</w:t>
            </w:r>
            <w:r w:rsidRPr="00062E6A">
              <w:rPr>
                <w:rFonts w:cs="Times New Roman" w:hint="eastAsia"/>
                <w:sz w:val="20"/>
                <w:szCs w:val="20"/>
              </w:rPr>
              <w:t>월</w:t>
            </w:r>
            <w:r w:rsidRPr="00062E6A">
              <w:rPr>
                <w:rFonts w:cs="Times New Roman" w:hint="eastAsia"/>
                <w:sz w:val="20"/>
                <w:szCs w:val="20"/>
              </w:rPr>
              <w:t xml:space="preserve"> 19</w:t>
            </w:r>
            <w:r w:rsidRPr="00062E6A">
              <w:rPr>
                <w:rFonts w:cs="Times New Roman" w:hint="eastAsia"/>
                <w:sz w:val="20"/>
                <w:szCs w:val="20"/>
              </w:rPr>
              <w:t>일자로</w:t>
            </w:r>
            <w:r w:rsidRPr="00062E6A">
              <w:rPr>
                <w:rFonts w:cs="Times New Roman" w:hint="eastAsia"/>
                <w:sz w:val="20"/>
                <w:szCs w:val="20"/>
              </w:rPr>
              <w:t xml:space="preserve">  </w:t>
            </w:r>
            <w:r w:rsidRPr="00062E6A">
              <w:rPr>
                <w:rFonts w:cs="Times New Roman" w:hint="eastAsia"/>
                <w:sz w:val="20"/>
                <w:szCs w:val="20"/>
              </w:rPr>
              <w:t>㈜카카오로부터</w:t>
            </w:r>
            <w:r w:rsidRPr="00062E6A">
              <w:rPr>
                <w:rFonts w:cs="Times New Roman" w:hint="eastAsia"/>
                <w:sz w:val="20"/>
                <w:szCs w:val="20"/>
              </w:rPr>
              <w:t xml:space="preserve"> </w:t>
            </w:r>
            <w:r>
              <w:rPr>
                <w:rFonts w:cs="Times New Roman"/>
                <w:sz w:val="20"/>
                <w:szCs w:val="20"/>
              </w:rPr>
              <w:t>“</w:t>
            </w:r>
            <w:r w:rsidRPr="00062E6A">
              <w:rPr>
                <w:rFonts w:cs="Times New Roman" w:hint="eastAsia"/>
                <w:sz w:val="20"/>
                <w:szCs w:val="20"/>
              </w:rPr>
              <w:t>김기사</w:t>
            </w:r>
            <w:r>
              <w:rPr>
                <w:rFonts w:cs="Times New Roman"/>
                <w:sz w:val="20"/>
                <w:szCs w:val="20"/>
              </w:rPr>
              <w:t>”</w:t>
            </w:r>
            <w:r w:rsidRPr="00062E6A">
              <w:rPr>
                <w:rFonts w:cs="Times New Roman" w:hint="eastAsia"/>
                <w:sz w:val="20"/>
                <w:szCs w:val="20"/>
              </w:rPr>
              <w:t xml:space="preserve"> </w:t>
            </w:r>
            <w:r w:rsidRPr="00062E6A">
              <w:rPr>
                <w:rFonts w:cs="Times New Roman" w:hint="eastAsia"/>
                <w:sz w:val="20"/>
                <w:szCs w:val="20"/>
              </w:rPr>
              <w:t>상표를</w:t>
            </w:r>
            <w:r w:rsidRPr="00062E6A">
              <w:rPr>
                <w:rFonts w:cs="Times New Roman" w:hint="eastAsia"/>
                <w:sz w:val="20"/>
                <w:szCs w:val="20"/>
              </w:rPr>
              <w:t xml:space="preserve"> </w:t>
            </w:r>
            <w:r w:rsidRPr="00062E6A">
              <w:rPr>
                <w:rFonts w:cs="Times New Roman" w:hint="eastAsia"/>
                <w:sz w:val="20"/>
                <w:szCs w:val="20"/>
              </w:rPr>
              <w:t>이전</w:t>
            </w:r>
            <w:r w:rsidRPr="00062E6A">
              <w:rPr>
                <w:rFonts w:cs="Times New Roman" w:hint="eastAsia"/>
                <w:sz w:val="20"/>
                <w:szCs w:val="20"/>
              </w:rPr>
              <w:t xml:space="preserve"> </w:t>
            </w:r>
            <w:r w:rsidRPr="00062E6A">
              <w:rPr>
                <w:rFonts w:cs="Times New Roman" w:hint="eastAsia"/>
                <w:sz w:val="20"/>
                <w:szCs w:val="20"/>
              </w:rPr>
              <w:t>받아</w:t>
            </w:r>
            <w:r w:rsidRPr="00062E6A">
              <w:rPr>
                <w:rFonts w:cs="Times New Roman" w:hint="eastAsia"/>
                <w:sz w:val="20"/>
                <w:szCs w:val="20"/>
              </w:rPr>
              <w:t xml:space="preserve"> </w:t>
            </w:r>
            <w:r w:rsidRPr="00062E6A">
              <w:rPr>
                <w:rFonts w:cs="Times New Roman" w:hint="eastAsia"/>
                <w:sz w:val="20"/>
                <w:szCs w:val="20"/>
              </w:rPr>
              <w:t>보유하고</w:t>
            </w:r>
            <w:r w:rsidRPr="00062E6A">
              <w:rPr>
                <w:rFonts w:cs="Times New Roman" w:hint="eastAsia"/>
                <w:sz w:val="20"/>
                <w:szCs w:val="20"/>
              </w:rPr>
              <w:t xml:space="preserve"> </w:t>
            </w:r>
            <w:r w:rsidRPr="00062E6A">
              <w:rPr>
                <w:rFonts w:cs="Times New Roman" w:hint="eastAsia"/>
                <w:sz w:val="20"/>
                <w:szCs w:val="20"/>
              </w:rPr>
              <w:t>있음</w:t>
            </w:r>
            <w:r w:rsidRPr="00062E6A">
              <w:rPr>
                <w:rFonts w:cs="Times New Roman" w:hint="eastAsia"/>
                <w:sz w:val="20"/>
                <w:szCs w:val="20"/>
              </w:rPr>
              <w:t>.</w:t>
            </w:r>
          </w:p>
          <w:p w14:paraId="5903D766" w14:textId="571D953F" w:rsidR="00C95EFD" w:rsidRDefault="005A567B" w:rsidP="00437E65">
            <w:pPr>
              <w:pStyle w:val="a8"/>
              <w:widowControl/>
              <w:numPr>
                <w:ilvl w:val="0"/>
                <w:numId w:val="2"/>
              </w:numPr>
              <w:spacing w:before="160" w:after="120" w:line="276" w:lineRule="auto"/>
              <w:rPr>
                <w:rFonts w:cs="Times New Roman"/>
                <w:sz w:val="20"/>
                <w:szCs w:val="20"/>
              </w:rPr>
            </w:pPr>
            <w:r>
              <w:rPr>
                <w:rFonts w:cs="Times New Roman" w:hint="eastAsia"/>
                <w:sz w:val="20"/>
                <w:szCs w:val="20"/>
              </w:rPr>
              <w:t>제공된</w:t>
            </w:r>
            <w:r>
              <w:rPr>
                <w:rFonts w:cs="Times New Roman"/>
                <w:sz w:val="20"/>
                <w:szCs w:val="20"/>
              </w:rPr>
              <w:t xml:space="preserve"> </w:t>
            </w:r>
            <w:r>
              <w:rPr>
                <w:rFonts w:cs="Times New Roman" w:hint="eastAsia"/>
                <w:sz w:val="20"/>
                <w:szCs w:val="20"/>
              </w:rPr>
              <w:t>답변에</w:t>
            </w:r>
            <w:r w:rsidR="00C95EFD">
              <w:rPr>
                <w:rFonts w:cs="Times New Roman" w:hint="eastAsia"/>
                <w:sz w:val="20"/>
                <w:szCs w:val="20"/>
              </w:rPr>
              <w:t xml:space="preserve"> </w:t>
            </w:r>
            <w:r w:rsidR="00C95EFD">
              <w:rPr>
                <w:rFonts w:cs="Times New Roman" w:hint="eastAsia"/>
                <w:sz w:val="20"/>
                <w:szCs w:val="20"/>
              </w:rPr>
              <w:t>따르면</w:t>
            </w:r>
            <w:r w:rsidR="00C95EFD">
              <w:rPr>
                <w:rFonts w:cs="Times New Roman" w:hint="eastAsia"/>
                <w:sz w:val="20"/>
                <w:szCs w:val="20"/>
              </w:rPr>
              <w:t>,</w:t>
            </w:r>
            <w:r w:rsidR="00C95EFD">
              <w:rPr>
                <w:rFonts w:cs="Times New Roman"/>
                <w:sz w:val="20"/>
                <w:szCs w:val="20"/>
              </w:rPr>
              <w:t xml:space="preserve"> </w:t>
            </w:r>
            <w:r w:rsidR="00C95EFD">
              <w:rPr>
                <w:rFonts w:cs="Times New Roman" w:hint="eastAsia"/>
                <w:sz w:val="20"/>
                <w:szCs w:val="20"/>
              </w:rPr>
              <w:t>대상회사가</w:t>
            </w:r>
            <w:r w:rsidR="00C95EFD">
              <w:rPr>
                <w:rFonts w:cs="Times New Roman" w:hint="eastAsia"/>
                <w:sz w:val="20"/>
                <w:szCs w:val="20"/>
              </w:rPr>
              <w:t xml:space="preserve"> </w:t>
            </w:r>
            <w:r w:rsidR="00C95EFD">
              <w:rPr>
                <w:rFonts w:cs="Times New Roman" w:hint="eastAsia"/>
                <w:sz w:val="20"/>
                <w:szCs w:val="20"/>
              </w:rPr>
              <w:t>위</w:t>
            </w:r>
            <w:r w:rsidR="00C95EFD">
              <w:rPr>
                <w:rFonts w:cs="Times New Roman" w:hint="eastAsia"/>
                <w:sz w:val="20"/>
                <w:szCs w:val="20"/>
              </w:rPr>
              <w:t xml:space="preserve"> </w:t>
            </w:r>
            <w:r w:rsidR="00C95EFD">
              <w:rPr>
                <w:rFonts w:cs="Times New Roman" w:hint="eastAsia"/>
                <w:sz w:val="20"/>
                <w:szCs w:val="20"/>
              </w:rPr>
              <w:t>계약에</w:t>
            </w:r>
            <w:r w:rsidR="00C95EFD">
              <w:rPr>
                <w:rFonts w:cs="Times New Roman" w:hint="eastAsia"/>
                <w:sz w:val="20"/>
                <w:szCs w:val="20"/>
              </w:rPr>
              <w:t xml:space="preserve"> </w:t>
            </w:r>
            <w:r w:rsidR="00C95EFD">
              <w:rPr>
                <w:rFonts w:cs="Times New Roman" w:hint="eastAsia"/>
                <w:sz w:val="20"/>
                <w:szCs w:val="20"/>
              </w:rPr>
              <w:t>따라</w:t>
            </w:r>
            <w:r w:rsidR="00C95EFD">
              <w:rPr>
                <w:rFonts w:cs="Times New Roman" w:hint="eastAsia"/>
                <w:sz w:val="20"/>
                <w:szCs w:val="20"/>
              </w:rPr>
              <w:t xml:space="preserve"> </w:t>
            </w:r>
            <w:r w:rsidR="00C95EFD">
              <w:rPr>
                <w:rFonts w:cs="Times New Roman" w:hint="eastAsia"/>
                <w:sz w:val="20"/>
                <w:szCs w:val="20"/>
              </w:rPr>
              <w:t>추가</w:t>
            </w:r>
            <w:r w:rsidR="00C95EFD">
              <w:rPr>
                <w:rFonts w:cs="Times New Roman" w:hint="eastAsia"/>
                <w:sz w:val="20"/>
                <w:szCs w:val="20"/>
              </w:rPr>
              <w:t xml:space="preserve"> </w:t>
            </w:r>
            <w:r w:rsidR="00C95EFD">
              <w:rPr>
                <w:rFonts w:cs="Times New Roman" w:hint="eastAsia"/>
                <w:sz w:val="20"/>
                <w:szCs w:val="20"/>
              </w:rPr>
              <w:t>카카오모빌리티</w:t>
            </w:r>
            <w:r w:rsidR="00C95EFD">
              <w:rPr>
                <w:rFonts w:cs="Times New Roman" w:hint="eastAsia"/>
                <w:sz w:val="20"/>
                <w:szCs w:val="20"/>
              </w:rPr>
              <w:t xml:space="preserve"> </w:t>
            </w:r>
            <w:r w:rsidR="00C95EFD">
              <w:rPr>
                <w:rFonts w:cs="Times New Roman" w:hint="eastAsia"/>
                <w:sz w:val="20"/>
                <w:szCs w:val="20"/>
              </w:rPr>
              <w:t>상표의</w:t>
            </w:r>
            <w:r w:rsidR="00C95EFD">
              <w:rPr>
                <w:rFonts w:cs="Times New Roman" w:hint="eastAsia"/>
                <w:sz w:val="20"/>
                <w:szCs w:val="20"/>
              </w:rPr>
              <w:t xml:space="preserve"> </w:t>
            </w:r>
            <w:r w:rsidR="00C95EFD">
              <w:rPr>
                <w:rFonts w:cs="Times New Roman" w:hint="eastAsia"/>
                <w:sz w:val="20"/>
                <w:szCs w:val="20"/>
              </w:rPr>
              <w:t>사용을</w:t>
            </w:r>
            <w:r w:rsidR="00C95EFD">
              <w:rPr>
                <w:rFonts w:cs="Times New Roman" w:hint="eastAsia"/>
                <w:sz w:val="20"/>
                <w:szCs w:val="20"/>
              </w:rPr>
              <w:t xml:space="preserve"> </w:t>
            </w:r>
            <w:r w:rsidR="00C95EFD">
              <w:rPr>
                <w:rFonts w:cs="Times New Roman" w:hint="eastAsia"/>
                <w:sz w:val="20"/>
                <w:szCs w:val="20"/>
              </w:rPr>
              <w:t>㈜카카오에</w:t>
            </w:r>
            <w:r w:rsidR="00C95EFD">
              <w:rPr>
                <w:rFonts w:cs="Times New Roman" w:hint="eastAsia"/>
                <w:sz w:val="20"/>
                <w:szCs w:val="20"/>
              </w:rPr>
              <w:t xml:space="preserve"> </w:t>
            </w:r>
            <w:r w:rsidR="00C95EFD">
              <w:rPr>
                <w:rFonts w:cs="Times New Roman" w:hint="eastAsia"/>
                <w:sz w:val="20"/>
                <w:szCs w:val="20"/>
              </w:rPr>
              <w:t>요청한</w:t>
            </w:r>
            <w:r w:rsidR="00C95EFD">
              <w:rPr>
                <w:rFonts w:cs="Times New Roman" w:hint="eastAsia"/>
                <w:sz w:val="20"/>
                <w:szCs w:val="20"/>
              </w:rPr>
              <w:t xml:space="preserve"> </w:t>
            </w:r>
            <w:r w:rsidR="00C95EFD">
              <w:rPr>
                <w:rFonts w:cs="Times New Roman" w:hint="eastAsia"/>
                <w:sz w:val="20"/>
                <w:szCs w:val="20"/>
              </w:rPr>
              <w:t>경우</w:t>
            </w:r>
            <w:r w:rsidR="00C95EFD">
              <w:rPr>
                <w:rFonts w:cs="Times New Roman" w:hint="eastAsia"/>
                <w:sz w:val="20"/>
                <w:szCs w:val="20"/>
              </w:rPr>
              <w:t>,</w:t>
            </w:r>
            <w:r w:rsidR="00C95EFD">
              <w:rPr>
                <w:rFonts w:cs="Times New Roman"/>
                <w:sz w:val="20"/>
                <w:szCs w:val="20"/>
              </w:rPr>
              <w:t xml:space="preserve"> </w:t>
            </w:r>
            <w:r w:rsidR="00C95EFD">
              <w:rPr>
                <w:rFonts w:cs="Times New Roman" w:hint="eastAsia"/>
                <w:sz w:val="20"/>
                <w:szCs w:val="20"/>
              </w:rPr>
              <w:t>추가</w:t>
            </w:r>
            <w:r w:rsidR="00C95EFD">
              <w:rPr>
                <w:rFonts w:cs="Times New Roman" w:hint="eastAsia"/>
                <w:sz w:val="20"/>
                <w:szCs w:val="20"/>
              </w:rPr>
              <w:t xml:space="preserve"> </w:t>
            </w:r>
            <w:r w:rsidR="00C95EFD">
              <w:rPr>
                <w:rFonts w:cs="Times New Roman" w:hint="eastAsia"/>
                <w:sz w:val="20"/>
                <w:szCs w:val="20"/>
              </w:rPr>
              <w:t>상표권</w:t>
            </w:r>
            <w:r w:rsidR="00C95EFD">
              <w:rPr>
                <w:rFonts w:cs="Times New Roman" w:hint="eastAsia"/>
                <w:sz w:val="20"/>
                <w:szCs w:val="20"/>
              </w:rPr>
              <w:t xml:space="preserve"> </w:t>
            </w:r>
            <w:r w:rsidR="00C95EFD">
              <w:rPr>
                <w:rFonts w:cs="Times New Roman" w:hint="eastAsia"/>
                <w:sz w:val="20"/>
                <w:szCs w:val="20"/>
              </w:rPr>
              <w:t>등록</w:t>
            </w:r>
            <w:r w:rsidR="00C95EFD">
              <w:rPr>
                <w:rFonts w:cs="Times New Roman" w:hint="eastAsia"/>
                <w:sz w:val="20"/>
                <w:szCs w:val="20"/>
              </w:rPr>
              <w:t xml:space="preserve"> </w:t>
            </w:r>
            <w:r w:rsidR="00C95EFD">
              <w:rPr>
                <w:rFonts w:cs="Times New Roman" w:hint="eastAsia"/>
                <w:sz w:val="20"/>
                <w:szCs w:val="20"/>
              </w:rPr>
              <w:t>없이도</w:t>
            </w:r>
            <w:r w:rsidR="00C95EFD">
              <w:rPr>
                <w:rFonts w:cs="Times New Roman" w:hint="eastAsia"/>
                <w:sz w:val="20"/>
                <w:szCs w:val="20"/>
              </w:rPr>
              <w:t xml:space="preserve"> </w:t>
            </w:r>
            <w:r w:rsidR="00C95EFD">
              <w:rPr>
                <w:rFonts w:cs="Times New Roman" w:hint="eastAsia"/>
                <w:sz w:val="20"/>
                <w:szCs w:val="20"/>
              </w:rPr>
              <w:t>사용이</w:t>
            </w:r>
            <w:r w:rsidR="00C95EFD">
              <w:rPr>
                <w:rFonts w:cs="Times New Roman" w:hint="eastAsia"/>
                <w:sz w:val="20"/>
                <w:szCs w:val="20"/>
              </w:rPr>
              <w:t xml:space="preserve"> </w:t>
            </w:r>
            <w:r w:rsidR="00C95EFD">
              <w:rPr>
                <w:rFonts w:cs="Times New Roman" w:hint="eastAsia"/>
                <w:sz w:val="20"/>
                <w:szCs w:val="20"/>
              </w:rPr>
              <w:t>가능하다는</w:t>
            </w:r>
            <w:r w:rsidR="00C95EFD">
              <w:rPr>
                <w:rFonts w:cs="Times New Roman" w:hint="eastAsia"/>
                <w:sz w:val="20"/>
                <w:szCs w:val="20"/>
              </w:rPr>
              <w:t xml:space="preserve"> </w:t>
            </w:r>
            <w:r w:rsidR="00C95EFD">
              <w:rPr>
                <w:rFonts w:cs="Times New Roman" w:hint="eastAsia"/>
                <w:sz w:val="20"/>
                <w:szCs w:val="20"/>
              </w:rPr>
              <w:t>이유로</w:t>
            </w:r>
            <w:r w:rsidR="00C95EFD">
              <w:rPr>
                <w:rFonts w:cs="Times New Roman" w:hint="eastAsia"/>
                <w:sz w:val="20"/>
                <w:szCs w:val="20"/>
              </w:rPr>
              <w:t xml:space="preserve"> </w:t>
            </w:r>
            <w:r w:rsidR="00C95EFD">
              <w:rPr>
                <w:rFonts w:cs="Times New Roman" w:hint="eastAsia"/>
                <w:sz w:val="20"/>
                <w:szCs w:val="20"/>
              </w:rPr>
              <w:t>상표</w:t>
            </w:r>
            <w:r w:rsidR="00C95EFD">
              <w:rPr>
                <w:rFonts w:cs="Times New Roman" w:hint="eastAsia"/>
                <w:sz w:val="20"/>
                <w:szCs w:val="20"/>
              </w:rPr>
              <w:t xml:space="preserve"> </w:t>
            </w:r>
            <w:r w:rsidR="00C95EFD">
              <w:rPr>
                <w:rFonts w:cs="Times New Roman" w:hint="eastAsia"/>
                <w:sz w:val="20"/>
                <w:szCs w:val="20"/>
              </w:rPr>
              <w:t>출원을</w:t>
            </w:r>
            <w:r w:rsidR="00C95EFD">
              <w:rPr>
                <w:rFonts w:cs="Times New Roman" w:hint="eastAsia"/>
                <w:sz w:val="20"/>
                <w:szCs w:val="20"/>
              </w:rPr>
              <w:t xml:space="preserve"> </w:t>
            </w:r>
            <w:r w:rsidR="00C95EFD">
              <w:rPr>
                <w:rFonts w:cs="Times New Roman" w:hint="eastAsia"/>
                <w:sz w:val="20"/>
                <w:szCs w:val="20"/>
              </w:rPr>
              <w:t>하지</w:t>
            </w:r>
            <w:r w:rsidR="00C95EFD">
              <w:rPr>
                <w:rFonts w:cs="Times New Roman" w:hint="eastAsia"/>
                <w:sz w:val="20"/>
                <w:szCs w:val="20"/>
              </w:rPr>
              <w:t xml:space="preserve"> </w:t>
            </w:r>
            <w:r w:rsidR="00C95EFD">
              <w:rPr>
                <w:rFonts w:cs="Times New Roman" w:hint="eastAsia"/>
                <w:sz w:val="20"/>
                <w:szCs w:val="20"/>
              </w:rPr>
              <w:t>않아도</w:t>
            </w:r>
            <w:r w:rsidR="00C95EFD">
              <w:rPr>
                <w:rFonts w:cs="Times New Roman" w:hint="eastAsia"/>
                <w:sz w:val="20"/>
                <w:szCs w:val="20"/>
              </w:rPr>
              <w:t xml:space="preserve"> </w:t>
            </w:r>
            <w:r w:rsidR="00C95EFD">
              <w:rPr>
                <w:rFonts w:cs="Times New Roman" w:hint="eastAsia"/>
                <w:sz w:val="20"/>
                <w:szCs w:val="20"/>
              </w:rPr>
              <w:t>된다는</w:t>
            </w:r>
            <w:r w:rsidR="00C95EFD">
              <w:rPr>
                <w:rFonts w:cs="Times New Roman" w:hint="eastAsia"/>
                <w:sz w:val="20"/>
                <w:szCs w:val="20"/>
              </w:rPr>
              <w:t xml:space="preserve"> </w:t>
            </w:r>
            <w:r w:rsidR="00C95EFD">
              <w:rPr>
                <w:rFonts w:cs="Times New Roman" w:hint="eastAsia"/>
                <w:sz w:val="20"/>
                <w:szCs w:val="20"/>
              </w:rPr>
              <w:t>답변을</w:t>
            </w:r>
            <w:r w:rsidR="00C95EFD">
              <w:rPr>
                <w:rFonts w:cs="Times New Roman" w:hint="eastAsia"/>
                <w:sz w:val="20"/>
                <w:szCs w:val="20"/>
              </w:rPr>
              <w:t xml:space="preserve"> </w:t>
            </w:r>
            <w:r w:rsidR="00C95EFD">
              <w:rPr>
                <w:rFonts w:cs="Times New Roman" w:hint="eastAsia"/>
                <w:sz w:val="20"/>
                <w:szCs w:val="20"/>
              </w:rPr>
              <w:t>얻은</w:t>
            </w:r>
            <w:r w:rsidR="00C95EFD">
              <w:rPr>
                <w:rFonts w:cs="Times New Roman" w:hint="eastAsia"/>
                <w:sz w:val="20"/>
                <w:szCs w:val="20"/>
              </w:rPr>
              <w:t xml:space="preserve"> </w:t>
            </w:r>
            <w:r w:rsidR="00C95EFD">
              <w:rPr>
                <w:rFonts w:cs="Times New Roman" w:hint="eastAsia"/>
                <w:sz w:val="20"/>
                <w:szCs w:val="20"/>
              </w:rPr>
              <w:t>사례는</w:t>
            </w:r>
            <w:r w:rsidR="00C95EFD">
              <w:rPr>
                <w:rFonts w:cs="Times New Roman" w:hint="eastAsia"/>
                <w:sz w:val="20"/>
                <w:szCs w:val="20"/>
              </w:rPr>
              <w:t xml:space="preserve"> </w:t>
            </w:r>
            <w:r w:rsidR="00C95EFD">
              <w:rPr>
                <w:rFonts w:cs="Times New Roman" w:hint="eastAsia"/>
                <w:sz w:val="20"/>
                <w:szCs w:val="20"/>
              </w:rPr>
              <w:t>있으나</w:t>
            </w:r>
            <w:r w:rsidR="00C95EFD">
              <w:rPr>
                <w:rFonts w:cs="Times New Roman" w:hint="eastAsia"/>
                <w:sz w:val="20"/>
                <w:szCs w:val="20"/>
              </w:rPr>
              <w:t xml:space="preserve">, </w:t>
            </w:r>
            <w:r w:rsidR="00C95EFD">
              <w:rPr>
                <w:rFonts w:cs="Times New Roman" w:hint="eastAsia"/>
                <w:sz w:val="20"/>
                <w:szCs w:val="20"/>
              </w:rPr>
              <w:t>상표</w:t>
            </w:r>
            <w:r w:rsidR="00C95EFD">
              <w:rPr>
                <w:rFonts w:cs="Times New Roman" w:hint="eastAsia"/>
                <w:sz w:val="20"/>
                <w:szCs w:val="20"/>
              </w:rPr>
              <w:t xml:space="preserve"> </w:t>
            </w:r>
            <w:r w:rsidR="00C95EFD">
              <w:rPr>
                <w:rFonts w:cs="Times New Roman" w:hint="eastAsia"/>
                <w:sz w:val="20"/>
                <w:szCs w:val="20"/>
              </w:rPr>
              <w:t>사용</w:t>
            </w:r>
            <w:r w:rsidR="00C95EFD">
              <w:rPr>
                <w:rFonts w:cs="Times New Roman" w:hint="eastAsia"/>
                <w:sz w:val="20"/>
                <w:szCs w:val="20"/>
              </w:rPr>
              <w:t xml:space="preserve"> </w:t>
            </w:r>
            <w:r w:rsidR="00C95EFD">
              <w:rPr>
                <w:rFonts w:cs="Times New Roman" w:hint="eastAsia"/>
                <w:sz w:val="20"/>
                <w:szCs w:val="20"/>
              </w:rPr>
              <w:t>자체를</w:t>
            </w:r>
            <w:r w:rsidR="00C95EFD">
              <w:rPr>
                <w:rFonts w:cs="Times New Roman" w:hint="eastAsia"/>
                <w:sz w:val="20"/>
                <w:szCs w:val="20"/>
              </w:rPr>
              <w:t xml:space="preserve"> </w:t>
            </w:r>
            <w:r w:rsidR="00C95EFD">
              <w:rPr>
                <w:rFonts w:cs="Times New Roman" w:hint="eastAsia"/>
                <w:sz w:val="20"/>
                <w:szCs w:val="20"/>
              </w:rPr>
              <w:t>㈜카카오에서</w:t>
            </w:r>
            <w:r w:rsidR="00C95EFD">
              <w:rPr>
                <w:rFonts w:cs="Times New Roman" w:hint="eastAsia"/>
                <w:sz w:val="20"/>
                <w:szCs w:val="20"/>
              </w:rPr>
              <w:t xml:space="preserve"> </w:t>
            </w:r>
            <w:r w:rsidR="00C95EFD">
              <w:rPr>
                <w:rFonts w:cs="Times New Roman" w:hint="eastAsia"/>
                <w:sz w:val="20"/>
                <w:szCs w:val="20"/>
              </w:rPr>
              <w:t>거부한</w:t>
            </w:r>
            <w:r w:rsidR="00C95EFD">
              <w:rPr>
                <w:rFonts w:cs="Times New Roman" w:hint="eastAsia"/>
                <w:sz w:val="20"/>
                <w:szCs w:val="20"/>
              </w:rPr>
              <w:t xml:space="preserve"> </w:t>
            </w:r>
            <w:r w:rsidR="00C95EFD">
              <w:rPr>
                <w:rFonts w:cs="Times New Roman" w:hint="eastAsia"/>
                <w:sz w:val="20"/>
                <w:szCs w:val="20"/>
              </w:rPr>
              <w:t>사례는</w:t>
            </w:r>
            <w:r w:rsidR="00C95EFD">
              <w:rPr>
                <w:rFonts w:cs="Times New Roman" w:hint="eastAsia"/>
                <w:sz w:val="20"/>
                <w:szCs w:val="20"/>
              </w:rPr>
              <w:t xml:space="preserve"> </w:t>
            </w:r>
            <w:r w:rsidR="00C95EFD">
              <w:rPr>
                <w:rFonts w:cs="Times New Roman" w:hint="eastAsia"/>
                <w:sz w:val="20"/>
                <w:szCs w:val="20"/>
              </w:rPr>
              <w:t>없다고</w:t>
            </w:r>
            <w:r w:rsidR="00C95EFD">
              <w:rPr>
                <w:rFonts w:cs="Times New Roman" w:hint="eastAsia"/>
                <w:sz w:val="20"/>
                <w:szCs w:val="20"/>
              </w:rPr>
              <w:t xml:space="preserve"> </w:t>
            </w:r>
            <w:r w:rsidR="00C95EFD">
              <w:rPr>
                <w:rFonts w:cs="Times New Roman" w:hint="eastAsia"/>
                <w:sz w:val="20"/>
                <w:szCs w:val="20"/>
              </w:rPr>
              <w:t>함</w:t>
            </w:r>
            <w:r w:rsidR="00C95EFD">
              <w:rPr>
                <w:rFonts w:cs="Times New Roman" w:hint="eastAsia"/>
                <w:sz w:val="20"/>
                <w:szCs w:val="20"/>
              </w:rPr>
              <w:t>.</w:t>
            </w:r>
            <w:r w:rsidR="00C95EFD">
              <w:rPr>
                <w:rFonts w:cs="Times New Roman"/>
                <w:sz w:val="20"/>
                <w:szCs w:val="20"/>
              </w:rPr>
              <w:t xml:space="preserve"> </w:t>
            </w:r>
            <w:r w:rsidR="00C95EFD">
              <w:rPr>
                <w:rFonts w:cs="Times New Roman" w:hint="eastAsia"/>
                <w:sz w:val="20"/>
                <w:szCs w:val="20"/>
              </w:rPr>
              <w:t>한편</w:t>
            </w:r>
            <w:r w:rsidR="00C95EFD">
              <w:rPr>
                <w:rFonts w:cs="Times New Roman" w:hint="eastAsia"/>
                <w:sz w:val="20"/>
                <w:szCs w:val="20"/>
              </w:rPr>
              <w:t>,</w:t>
            </w:r>
            <w:r w:rsidR="00C95EFD">
              <w:rPr>
                <w:rFonts w:cs="Times New Roman"/>
                <w:sz w:val="20"/>
                <w:szCs w:val="20"/>
              </w:rPr>
              <w:t xml:space="preserve"> </w:t>
            </w:r>
            <w:r w:rsidR="00C95EFD">
              <w:rPr>
                <w:rFonts w:cs="Times New Roman" w:hint="eastAsia"/>
                <w:sz w:val="20"/>
                <w:szCs w:val="20"/>
              </w:rPr>
              <w:t>이러한</w:t>
            </w:r>
            <w:r w:rsidR="00C95EFD">
              <w:rPr>
                <w:rFonts w:cs="Times New Roman" w:hint="eastAsia"/>
                <w:sz w:val="20"/>
                <w:szCs w:val="20"/>
              </w:rPr>
              <w:t xml:space="preserve"> </w:t>
            </w:r>
            <w:r w:rsidR="00C95EFD">
              <w:rPr>
                <w:rFonts w:cs="Times New Roman" w:hint="eastAsia"/>
                <w:sz w:val="20"/>
                <w:szCs w:val="20"/>
              </w:rPr>
              <w:t>추가</w:t>
            </w:r>
            <w:r w:rsidR="00C95EFD">
              <w:rPr>
                <w:rFonts w:cs="Times New Roman" w:hint="eastAsia"/>
                <w:sz w:val="20"/>
                <w:szCs w:val="20"/>
              </w:rPr>
              <w:t xml:space="preserve"> </w:t>
            </w:r>
            <w:r w:rsidR="00C95EFD">
              <w:rPr>
                <w:rFonts w:cs="Times New Roman" w:hint="eastAsia"/>
                <w:sz w:val="20"/>
                <w:szCs w:val="20"/>
              </w:rPr>
              <w:t>카카오모빌리티</w:t>
            </w:r>
            <w:r w:rsidR="00C95EFD">
              <w:rPr>
                <w:rFonts w:cs="Times New Roman" w:hint="eastAsia"/>
                <w:sz w:val="20"/>
                <w:szCs w:val="20"/>
              </w:rPr>
              <w:t xml:space="preserve"> </w:t>
            </w:r>
            <w:r w:rsidR="00C95EFD">
              <w:rPr>
                <w:rFonts w:cs="Times New Roman" w:hint="eastAsia"/>
                <w:sz w:val="20"/>
                <w:szCs w:val="20"/>
              </w:rPr>
              <w:t>상표의</w:t>
            </w:r>
            <w:r w:rsidR="00C95EFD">
              <w:rPr>
                <w:rFonts w:cs="Times New Roman" w:hint="eastAsia"/>
                <w:sz w:val="20"/>
                <w:szCs w:val="20"/>
              </w:rPr>
              <w:t xml:space="preserve"> </w:t>
            </w:r>
            <w:r w:rsidR="00D819B8">
              <w:rPr>
                <w:rFonts w:cs="Times New Roman" w:hint="eastAsia"/>
                <w:sz w:val="20"/>
                <w:szCs w:val="20"/>
              </w:rPr>
              <w:t>사용은</w:t>
            </w:r>
            <w:r w:rsidR="00D819B8">
              <w:rPr>
                <w:rFonts w:cs="Times New Roman" w:hint="eastAsia"/>
                <w:sz w:val="20"/>
                <w:szCs w:val="20"/>
              </w:rPr>
              <w:t xml:space="preserve"> </w:t>
            </w:r>
            <w:r w:rsidR="00D819B8">
              <w:rPr>
                <w:rFonts w:cs="Times New Roman" w:hint="eastAsia"/>
                <w:sz w:val="20"/>
                <w:szCs w:val="20"/>
              </w:rPr>
              <w:t>향후에도</w:t>
            </w:r>
            <w:r w:rsidR="00D819B8">
              <w:rPr>
                <w:rFonts w:cs="Times New Roman" w:hint="eastAsia"/>
                <w:sz w:val="20"/>
                <w:szCs w:val="20"/>
              </w:rPr>
              <w:t xml:space="preserve"> </w:t>
            </w:r>
            <w:r w:rsidR="00D819B8">
              <w:rPr>
                <w:rFonts w:cs="Times New Roman" w:hint="eastAsia"/>
                <w:sz w:val="20"/>
                <w:szCs w:val="20"/>
              </w:rPr>
              <w:t>지속적으로</w:t>
            </w:r>
            <w:r w:rsidR="00D819B8">
              <w:rPr>
                <w:rFonts w:cs="Times New Roman" w:hint="eastAsia"/>
                <w:sz w:val="20"/>
                <w:szCs w:val="20"/>
              </w:rPr>
              <w:t xml:space="preserve"> </w:t>
            </w:r>
            <w:r w:rsidR="00D819B8">
              <w:rPr>
                <w:rFonts w:cs="Times New Roman" w:hint="eastAsia"/>
                <w:sz w:val="20"/>
                <w:szCs w:val="20"/>
              </w:rPr>
              <w:t>필요할</w:t>
            </w:r>
            <w:r w:rsidR="00D819B8">
              <w:rPr>
                <w:rFonts w:cs="Times New Roman" w:hint="eastAsia"/>
                <w:sz w:val="20"/>
                <w:szCs w:val="20"/>
              </w:rPr>
              <w:t xml:space="preserve"> </w:t>
            </w:r>
            <w:r w:rsidR="00D819B8">
              <w:rPr>
                <w:rFonts w:cs="Times New Roman" w:hint="eastAsia"/>
                <w:sz w:val="20"/>
                <w:szCs w:val="20"/>
              </w:rPr>
              <w:t>것으로</w:t>
            </w:r>
            <w:r w:rsidR="00D819B8">
              <w:rPr>
                <w:rFonts w:cs="Times New Roman" w:hint="eastAsia"/>
                <w:sz w:val="20"/>
                <w:szCs w:val="20"/>
              </w:rPr>
              <w:t xml:space="preserve"> </w:t>
            </w:r>
            <w:r w:rsidR="00D819B8">
              <w:rPr>
                <w:rFonts w:cs="Times New Roman" w:hint="eastAsia"/>
                <w:sz w:val="20"/>
                <w:szCs w:val="20"/>
              </w:rPr>
              <w:t>예상된다고</w:t>
            </w:r>
            <w:r w:rsidR="00D819B8">
              <w:rPr>
                <w:rFonts w:cs="Times New Roman" w:hint="eastAsia"/>
                <w:sz w:val="20"/>
                <w:szCs w:val="20"/>
              </w:rPr>
              <w:t xml:space="preserve"> </w:t>
            </w:r>
            <w:r w:rsidR="00D819B8">
              <w:rPr>
                <w:rFonts w:cs="Times New Roman" w:hint="eastAsia"/>
                <w:sz w:val="20"/>
                <w:szCs w:val="20"/>
              </w:rPr>
              <w:t>함</w:t>
            </w:r>
            <w:r w:rsidR="00D819B8">
              <w:rPr>
                <w:rFonts w:cs="Times New Roman" w:hint="eastAsia"/>
                <w:sz w:val="20"/>
                <w:szCs w:val="20"/>
              </w:rPr>
              <w:t>.</w:t>
            </w:r>
          </w:p>
          <w:p w14:paraId="54259F65" w14:textId="62044625" w:rsidR="00E36416" w:rsidRPr="009A2958" w:rsidRDefault="00583D45" w:rsidP="00437E65">
            <w:pPr>
              <w:pStyle w:val="a8"/>
              <w:widowControl/>
              <w:numPr>
                <w:ilvl w:val="0"/>
                <w:numId w:val="2"/>
              </w:numPr>
              <w:spacing w:before="160" w:after="120" w:line="276" w:lineRule="auto"/>
              <w:rPr>
                <w:rFonts w:cs="Times New Roman"/>
                <w:sz w:val="20"/>
                <w:szCs w:val="20"/>
              </w:rPr>
            </w:pPr>
            <w:r>
              <w:rPr>
                <w:rFonts w:cs="Times New Roman" w:hint="eastAsia"/>
                <w:sz w:val="20"/>
                <w:szCs w:val="20"/>
              </w:rPr>
              <w:t>한편</w:t>
            </w:r>
            <w:r w:rsidR="00E36416">
              <w:rPr>
                <w:rFonts w:cs="Times New Roman" w:hint="eastAsia"/>
                <w:sz w:val="20"/>
                <w:szCs w:val="20"/>
              </w:rPr>
              <w:t xml:space="preserve">, </w:t>
            </w:r>
            <w:r w:rsidR="00E36416">
              <w:rPr>
                <w:rFonts w:cs="Times New Roman" w:hint="eastAsia"/>
                <w:sz w:val="20"/>
                <w:szCs w:val="20"/>
              </w:rPr>
              <w:t>대상회사는</w:t>
            </w:r>
            <w:r w:rsidR="00E36416">
              <w:rPr>
                <w:rFonts w:cs="Times New Roman" w:hint="eastAsia"/>
                <w:sz w:val="20"/>
                <w:szCs w:val="20"/>
              </w:rPr>
              <w:t xml:space="preserve"> </w:t>
            </w:r>
            <w:r w:rsidR="00437E65">
              <w:rPr>
                <w:rFonts w:cs="Times New Roman" w:hint="eastAsia"/>
                <w:sz w:val="20"/>
                <w:szCs w:val="20"/>
              </w:rPr>
              <w:t>가맹</w:t>
            </w:r>
            <w:r w:rsidR="00E36416">
              <w:rPr>
                <w:rFonts w:cs="Times New Roman" w:hint="eastAsia"/>
                <w:sz w:val="20"/>
                <w:szCs w:val="20"/>
              </w:rPr>
              <w:t>택시</w:t>
            </w:r>
            <w:r w:rsidR="00E36416">
              <w:rPr>
                <w:rFonts w:cs="Times New Roman" w:hint="eastAsia"/>
                <w:sz w:val="20"/>
                <w:szCs w:val="20"/>
              </w:rPr>
              <w:t xml:space="preserve"> </w:t>
            </w:r>
            <w:r w:rsidR="00E36416">
              <w:rPr>
                <w:rFonts w:cs="Times New Roman" w:hint="eastAsia"/>
                <w:sz w:val="20"/>
                <w:szCs w:val="20"/>
              </w:rPr>
              <w:t>내</w:t>
            </w:r>
            <w:r w:rsidR="00E36416">
              <w:rPr>
                <w:rFonts w:cs="Times New Roman" w:hint="eastAsia"/>
                <w:sz w:val="20"/>
                <w:szCs w:val="20"/>
              </w:rPr>
              <w:t>/</w:t>
            </w:r>
            <w:r w:rsidR="00E36416">
              <w:rPr>
                <w:rFonts w:cs="Times New Roman" w:hint="eastAsia"/>
                <w:sz w:val="20"/>
                <w:szCs w:val="20"/>
              </w:rPr>
              <w:t>외장</w:t>
            </w:r>
            <w:r w:rsidR="00437E65">
              <w:rPr>
                <w:rFonts w:cs="Times New Roman" w:hint="eastAsia"/>
                <w:sz w:val="20"/>
                <w:szCs w:val="20"/>
              </w:rPr>
              <w:t>,</w:t>
            </w:r>
            <w:r w:rsidR="00E36416">
              <w:rPr>
                <w:rFonts w:cs="Times New Roman" w:hint="eastAsia"/>
                <w:sz w:val="20"/>
                <w:szCs w:val="20"/>
              </w:rPr>
              <w:t xml:space="preserve"> </w:t>
            </w:r>
            <w:r w:rsidR="00E36416">
              <w:rPr>
                <w:rFonts w:cs="Times New Roman" w:hint="eastAsia"/>
                <w:sz w:val="20"/>
                <w:szCs w:val="20"/>
              </w:rPr>
              <w:t>카카오</w:t>
            </w:r>
            <w:r w:rsidR="00E36416">
              <w:rPr>
                <w:rFonts w:cs="Times New Roman" w:hint="eastAsia"/>
                <w:sz w:val="20"/>
                <w:szCs w:val="20"/>
              </w:rPr>
              <w:t xml:space="preserve">T </w:t>
            </w:r>
            <w:r w:rsidR="00E36416">
              <w:rPr>
                <w:rFonts w:cs="Times New Roman" w:hint="eastAsia"/>
                <w:sz w:val="20"/>
                <w:szCs w:val="20"/>
              </w:rPr>
              <w:t>주차장</w:t>
            </w:r>
            <w:r w:rsidR="00437E65">
              <w:rPr>
                <w:rFonts w:cs="Times New Roman" w:hint="eastAsia"/>
                <w:sz w:val="20"/>
                <w:szCs w:val="20"/>
              </w:rPr>
              <w:t xml:space="preserve">, </w:t>
            </w:r>
            <w:r w:rsidR="00437E65">
              <w:rPr>
                <w:rFonts w:cs="Times New Roman" w:hint="eastAsia"/>
                <w:sz w:val="20"/>
                <w:szCs w:val="20"/>
              </w:rPr>
              <w:t>카카오</w:t>
            </w:r>
            <w:r w:rsidR="00437E65">
              <w:rPr>
                <w:rFonts w:cs="Times New Roman" w:hint="eastAsia"/>
                <w:sz w:val="20"/>
                <w:szCs w:val="20"/>
              </w:rPr>
              <w:t xml:space="preserve"> </w:t>
            </w:r>
            <w:r w:rsidR="00437E65">
              <w:rPr>
                <w:rFonts w:cs="Times New Roman" w:hint="eastAsia"/>
                <w:sz w:val="20"/>
                <w:szCs w:val="20"/>
              </w:rPr>
              <w:t>바이크</w:t>
            </w:r>
            <w:r w:rsidR="00437E65">
              <w:rPr>
                <w:rFonts w:cs="Times New Roman" w:hint="eastAsia"/>
                <w:sz w:val="20"/>
                <w:szCs w:val="20"/>
              </w:rPr>
              <w:t xml:space="preserve">, </w:t>
            </w:r>
            <w:r w:rsidR="00437E65">
              <w:rPr>
                <w:rFonts w:cs="Times New Roman" w:hint="eastAsia"/>
                <w:sz w:val="20"/>
                <w:szCs w:val="20"/>
              </w:rPr>
              <w:t>카카오</w:t>
            </w:r>
            <w:r w:rsidR="00437E65">
              <w:rPr>
                <w:rFonts w:cs="Times New Roman" w:hint="eastAsia"/>
                <w:sz w:val="20"/>
                <w:szCs w:val="20"/>
              </w:rPr>
              <w:t xml:space="preserve">T </w:t>
            </w:r>
            <w:r w:rsidR="00437E65">
              <w:rPr>
                <w:rFonts w:cs="Times New Roman" w:hint="eastAsia"/>
                <w:sz w:val="20"/>
                <w:szCs w:val="20"/>
              </w:rPr>
              <w:t>벤티</w:t>
            </w:r>
            <w:r w:rsidR="00E36416">
              <w:rPr>
                <w:rFonts w:cs="Times New Roman" w:hint="eastAsia"/>
                <w:sz w:val="20"/>
                <w:szCs w:val="20"/>
              </w:rPr>
              <w:t xml:space="preserve"> </w:t>
            </w:r>
            <w:r w:rsidR="00E36416">
              <w:rPr>
                <w:rFonts w:cs="Times New Roman" w:hint="eastAsia"/>
                <w:sz w:val="20"/>
                <w:szCs w:val="20"/>
              </w:rPr>
              <w:t>등에</w:t>
            </w:r>
            <w:r w:rsidR="00E36416">
              <w:rPr>
                <w:rFonts w:cs="Times New Roman" w:hint="eastAsia"/>
                <w:sz w:val="20"/>
                <w:szCs w:val="20"/>
              </w:rPr>
              <w:t xml:space="preserve"> </w:t>
            </w:r>
            <w:r w:rsidR="00E36416">
              <w:rPr>
                <w:rFonts w:cs="Times New Roman" w:hint="eastAsia"/>
                <w:sz w:val="20"/>
                <w:szCs w:val="20"/>
              </w:rPr>
              <w:t>사용되는</w:t>
            </w:r>
            <w:r w:rsidR="00E36416">
              <w:rPr>
                <w:rFonts w:cs="Times New Roman" w:hint="eastAsia"/>
                <w:sz w:val="20"/>
                <w:szCs w:val="20"/>
              </w:rPr>
              <w:t xml:space="preserve"> </w:t>
            </w:r>
            <w:r w:rsidR="00E36416">
              <w:rPr>
                <w:rFonts w:cs="Times New Roman" w:hint="eastAsia"/>
                <w:sz w:val="20"/>
                <w:szCs w:val="20"/>
              </w:rPr>
              <w:t>카카오프렌즈</w:t>
            </w:r>
            <w:r w:rsidR="00E36416">
              <w:rPr>
                <w:rFonts w:cs="Times New Roman" w:hint="eastAsia"/>
                <w:sz w:val="20"/>
                <w:szCs w:val="20"/>
              </w:rPr>
              <w:t xml:space="preserve"> </w:t>
            </w:r>
            <w:r w:rsidR="00E36416">
              <w:rPr>
                <w:rFonts w:cs="Times New Roman" w:hint="eastAsia"/>
                <w:sz w:val="20"/>
                <w:szCs w:val="20"/>
              </w:rPr>
              <w:t>캐릭터</w:t>
            </w:r>
            <w:r w:rsidR="00E36416">
              <w:rPr>
                <w:rFonts w:cs="Times New Roman" w:hint="eastAsia"/>
                <w:sz w:val="20"/>
                <w:szCs w:val="20"/>
              </w:rPr>
              <w:t xml:space="preserve"> </w:t>
            </w:r>
            <w:r w:rsidR="00E36416">
              <w:rPr>
                <w:rFonts w:cs="Times New Roman" w:hint="eastAsia"/>
                <w:sz w:val="20"/>
                <w:szCs w:val="20"/>
              </w:rPr>
              <w:t>저작물을</w:t>
            </w:r>
            <w:r w:rsidR="00E36416">
              <w:rPr>
                <w:rFonts w:cs="Times New Roman" w:hint="eastAsia"/>
                <w:sz w:val="20"/>
                <w:szCs w:val="20"/>
              </w:rPr>
              <w:t xml:space="preserve"> </w:t>
            </w:r>
            <w:r w:rsidR="00E36416">
              <w:rPr>
                <w:rFonts w:cs="Times New Roman" w:hint="eastAsia"/>
                <w:sz w:val="20"/>
                <w:szCs w:val="20"/>
              </w:rPr>
              <w:t>㈜카카오로부터</w:t>
            </w:r>
            <w:r w:rsidR="00E36416">
              <w:rPr>
                <w:rFonts w:cs="Times New Roman" w:hint="eastAsia"/>
                <w:sz w:val="20"/>
                <w:szCs w:val="20"/>
              </w:rPr>
              <w:t xml:space="preserve"> </w:t>
            </w:r>
            <w:r w:rsidR="00E36416">
              <w:rPr>
                <w:rFonts w:cs="Times New Roman" w:hint="eastAsia"/>
                <w:sz w:val="20"/>
                <w:szCs w:val="20"/>
              </w:rPr>
              <w:t>라이선스를</w:t>
            </w:r>
            <w:r w:rsidR="00E36416">
              <w:rPr>
                <w:rFonts w:cs="Times New Roman" w:hint="eastAsia"/>
                <w:sz w:val="20"/>
                <w:szCs w:val="20"/>
              </w:rPr>
              <w:t xml:space="preserve"> </w:t>
            </w:r>
            <w:r w:rsidR="00E36416">
              <w:rPr>
                <w:rFonts w:cs="Times New Roman" w:hint="eastAsia"/>
                <w:sz w:val="20"/>
                <w:szCs w:val="20"/>
              </w:rPr>
              <w:t>받아</w:t>
            </w:r>
            <w:r w:rsidR="00E36416">
              <w:rPr>
                <w:rFonts w:cs="Times New Roman" w:hint="eastAsia"/>
                <w:sz w:val="20"/>
                <w:szCs w:val="20"/>
              </w:rPr>
              <w:t xml:space="preserve"> </w:t>
            </w:r>
            <w:r w:rsidR="00E36416">
              <w:rPr>
                <w:rFonts w:cs="Times New Roman" w:hint="eastAsia"/>
                <w:sz w:val="20"/>
                <w:szCs w:val="20"/>
              </w:rPr>
              <w:t>사용하고</w:t>
            </w:r>
            <w:r w:rsidR="00E36416">
              <w:rPr>
                <w:rFonts w:cs="Times New Roman" w:hint="eastAsia"/>
                <w:sz w:val="20"/>
                <w:szCs w:val="20"/>
              </w:rPr>
              <w:t xml:space="preserve"> </w:t>
            </w:r>
            <w:r>
              <w:rPr>
                <w:rFonts w:cs="Times New Roman" w:hint="eastAsia"/>
                <w:sz w:val="20"/>
                <w:szCs w:val="20"/>
              </w:rPr>
              <w:t>있으며</w:t>
            </w:r>
            <w:r>
              <w:rPr>
                <w:rFonts w:cs="Times New Roman" w:hint="eastAsia"/>
                <w:sz w:val="20"/>
                <w:szCs w:val="20"/>
              </w:rPr>
              <w:t>,</w:t>
            </w:r>
            <w:r>
              <w:rPr>
                <w:rFonts w:cs="Times New Roman"/>
                <w:sz w:val="20"/>
                <w:szCs w:val="20"/>
              </w:rPr>
              <w:t xml:space="preserve"> </w:t>
            </w:r>
            <w:r w:rsidR="00E36416">
              <w:rPr>
                <w:rFonts w:cs="Times New Roman" w:hint="eastAsia"/>
                <w:sz w:val="20"/>
                <w:szCs w:val="20"/>
              </w:rPr>
              <w:t>㈜카카오와</w:t>
            </w:r>
            <w:r w:rsidR="00E36416">
              <w:rPr>
                <w:rFonts w:cs="Times New Roman" w:hint="eastAsia"/>
                <w:sz w:val="20"/>
                <w:szCs w:val="20"/>
              </w:rPr>
              <w:t xml:space="preserve"> </w:t>
            </w:r>
            <w:r w:rsidR="00E36416">
              <w:rPr>
                <w:rFonts w:cs="Times New Roman" w:hint="eastAsia"/>
                <w:sz w:val="20"/>
                <w:szCs w:val="20"/>
              </w:rPr>
              <w:t>체결한</w:t>
            </w:r>
            <w:r w:rsidR="00E36416">
              <w:rPr>
                <w:rFonts w:cs="Times New Roman" w:hint="eastAsia"/>
                <w:sz w:val="20"/>
                <w:szCs w:val="20"/>
              </w:rPr>
              <w:t xml:space="preserve"> </w:t>
            </w:r>
            <w:r w:rsidR="00E36416">
              <w:rPr>
                <w:rFonts w:cs="Times New Roman" w:hint="eastAsia"/>
                <w:sz w:val="20"/>
                <w:szCs w:val="20"/>
              </w:rPr>
              <w:t>저작물</w:t>
            </w:r>
            <w:r w:rsidR="00E36416">
              <w:rPr>
                <w:rFonts w:cs="Times New Roman" w:hint="eastAsia"/>
                <w:sz w:val="20"/>
                <w:szCs w:val="20"/>
              </w:rPr>
              <w:t xml:space="preserve"> </w:t>
            </w:r>
            <w:r w:rsidR="00E36416">
              <w:rPr>
                <w:rFonts w:cs="Times New Roman" w:hint="eastAsia"/>
                <w:sz w:val="20"/>
                <w:szCs w:val="20"/>
              </w:rPr>
              <w:t>사용허락계약에</w:t>
            </w:r>
            <w:r w:rsidR="00E36416">
              <w:rPr>
                <w:rFonts w:cs="Times New Roman" w:hint="eastAsia"/>
                <w:sz w:val="20"/>
                <w:szCs w:val="20"/>
              </w:rPr>
              <w:t xml:space="preserve"> </w:t>
            </w:r>
            <w:r w:rsidR="00E36416">
              <w:rPr>
                <w:rFonts w:cs="Times New Roman" w:hint="eastAsia"/>
                <w:sz w:val="20"/>
                <w:szCs w:val="20"/>
              </w:rPr>
              <w:t>따라</w:t>
            </w:r>
            <w:r w:rsidR="00E36416">
              <w:rPr>
                <w:rFonts w:cs="Times New Roman" w:hint="eastAsia"/>
                <w:sz w:val="20"/>
                <w:szCs w:val="20"/>
              </w:rPr>
              <w:t xml:space="preserve"> </w:t>
            </w:r>
            <w:r w:rsidR="00E36416">
              <w:rPr>
                <w:rFonts w:cs="Times New Roman" w:hint="eastAsia"/>
                <w:sz w:val="20"/>
                <w:szCs w:val="20"/>
              </w:rPr>
              <w:t>저작물의</w:t>
            </w:r>
            <w:r w:rsidR="00E36416">
              <w:rPr>
                <w:rFonts w:cs="Times New Roman" w:hint="eastAsia"/>
                <w:sz w:val="20"/>
                <w:szCs w:val="20"/>
              </w:rPr>
              <w:t xml:space="preserve"> </w:t>
            </w:r>
            <w:r w:rsidR="00E36416">
              <w:rPr>
                <w:rFonts w:cs="Times New Roman" w:hint="eastAsia"/>
                <w:sz w:val="20"/>
                <w:szCs w:val="20"/>
              </w:rPr>
              <w:t>경우에도</w:t>
            </w:r>
            <w:r w:rsidR="00E36416">
              <w:rPr>
                <w:rFonts w:cs="Times New Roman" w:hint="eastAsia"/>
                <w:sz w:val="20"/>
                <w:szCs w:val="20"/>
              </w:rPr>
              <w:t xml:space="preserve"> </w:t>
            </w:r>
            <w:r w:rsidR="00E36416">
              <w:rPr>
                <w:rFonts w:cs="Times New Roman" w:hint="eastAsia"/>
                <w:sz w:val="20"/>
                <w:szCs w:val="20"/>
              </w:rPr>
              <w:t>라이선스를</w:t>
            </w:r>
            <w:r w:rsidR="00E36416">
              <w:rPr>
                <w:rFonts w:cs="Times New Roman" w:hint="eastAsia"/>
                <w:sz w:val="20"/>
                <w:szCs w:val="20"/>
              </w:rPr>
              <w:t xml:space="preserve"> </w:t>
            </w:r>
            <w:r w:rsidR="00E36416">
              <w:rPr>
                <w:rFonts w:cs="Times New Roman" w:hint="eastAsia"/>
                <w:sz w:val="20"/>
                <w:szCs w:val="20"/>
              </w:rPr>
              <w:t>받은</w:t>
            </w:r>
            <w:r w:rsidR="00E36416">
              <w:rPr>
                <w:rFonts w:cs="Times New Roman" w:hint="eastAsia"/>
                <w:sz w:val="20"/>
                <w:szCs w:val="20"/>
              </w:rPr>
              <w:t xml:space="preserve"> </w:t>
            </w:r>
            <w:r w:rsidR="00E36416">
              <w:rPr>
                <w:rFonts w:cs="Times New Roman" w:hint="eastAsia"/>
                <w:sz w:val="20"/>
                <w:szCs w:val="20"/>
              </w:rPr>
              <w:t>저작물을</w:t>
            </w:r>
            <w:r w:rsidR="00E36416">
              <w:rPr>
                <w:rFonts w:cs="Times New Roman" w:hint="eastAsia"/>
                <w:sz w:val="20"/>
                <w:szCs w:val="20"/>
              </w:rPr>
              <w:t xml:space="preserve"> </w:t>
            </w:r>
            <w:r w:rsidR="00E36416">
              <w:rPr>
                <w:rFonts w:cs="Times New Roman" w:hint="eastAsia"/>
                <w:sz w:val="20"/>
                <w:szCs w:val="20"/>
              </w:rPr>
              <w:t>연상시키거나</w:t>
            </w:r>
            <w:r w:rsidR="00E36416">
              <w:rPr>
                <w:rFonts w:cs="Times New Roman" w:hint="eastAsia"/>
                <w:sz w:val="20"/>
                <w:szCs w:val="20"/>
              </w:rPr>
              <w:t xml:space="preserve"> </w:t>
            </w:r>
            <w:r w:rsidR="00E36416">
              <w:rPr>
                <w:rFonts w:cs="Times New Roman" w:hint="eastAsia"/>
                <w:sz w:val="20"/>
                <w:szCs w:val="20"/>
              </w:rPr>
              <w:t>유사한</w:t>
            </w:r>
            <w:r w:rsidR="00E36416">
              <w:rPr>
                <w:rFonts w:cs="Times New Roman" w:hint="eastAsia"/>
                <w:sz w:val="20"/>
                <w:szCs w:val="20"/>
              </w:rPr>
              <w:t xml:space="preserve"> </w:t>
            </w:r>
            <w:r w:rsidR="00E36416">
              <w:rPr>
                <w:rFonts w:cs="Times New Roman" w:hint="eastAsia"/>
                <w:sz w:val="20"/>
                <w:szCs w:val="20"/>
              </w:rPr>
              <w:t>지식재산권을</w:t>
            </w:r>
            <w:r w:rsidR="00E36416">
              <w:rPr>
                <w:rFonts w:cs="Times New Roman" w:hint="eastAsia"/>
                <w:sz w:val="20"/>
                <w:szCs w:val="20"/>
              </w:rPr>
              <w:t xml:space="preserve"> </w:t>
            </w:r>
            <w:r w:rsidR="00E36416">
              <w:rPr>
                <w:rFonts w:cs="Times New Roman" w:hint="eastAsia"/>
                <w:sz w:val="20"/>
                <w:szCs w:val="20"/>
              </w:rPr>
              <w:t>출원할</w:t>
            </w:r>
            <w:r w:rsidR="00E36416">
              <w:rPr>
                <w:rFonts w:cs="Times New Roman" w:hint="eastAsia"/>
                <w:sz w:val="20"/>
                <w:szCs w:val="20"/>
              </w:rPr>
              <w:t xml:space="preserve"> </w:t>
            </w:r>
            <w:r w:rsidR="00E36416">
              <w:rPr>
                <w:rFonts w:cs="Times New Roman" w:hint="eastAsia"/>
                <w:sz w:val="20"/>
                <w:szCs w:val="20"/>
              </w:rPr>
              <w:t>수</w:t>
            </w:r>
            <w:r w:rsidR="00E36416">
              <w:rPr>
                <w:rFonts w:cs="Times New Roman" w:hint="eastAsia"/>
                <w:sz w:val="20"/>
                <w:szCs w:val="20"/>
              </w:rPr>
              <w:t xml:space="preserve"> </w:t>
            </w:r>
            <w:r>
              <w:rPr>
                <w:rFonts w:cs="Times New Roman" w:hint="eastAsia"/>
                <w:sz w:val="20"/>
                <w:szCs w:val="20"/>
              </w:rPr>
              <w:t>없고</w:t>
            </w:r>
            <w:r>
              <w:rPr>
                <w:rFonts w:cs="Times New Roman" w:hint="eastAsia"/>
                <w:sz w:val="20"/>
                <w:szCs w:val="20"/>
              </w:rPr>
              <w:t>,</w:t>
            </w:r>
            <w:r>
              <w:rPr>
                <w:rFonts w:cs="Times New Roman"/>
                <w:sz w:val="20"/>
                <w:szCs w:val="20"/>
              </w:rPr>
              <w:t xml:space="preserve"> </w:t>
            </w:r>
            <w:r w:rsidR="00E36416">
              <w:rPr>
                <w:rFonts w:cs="Times New Roman" w:hint="eastAsia"/>
                <w:sz w:val="20"/>
                <w:szCs w:val="20"/>
              </w:rPr>
              <w:t>저작물을</w:t>
            </w:r>
            <w:r w:rsidR="00E36416">
              <w:rPr>
                <w:rFonts w:cs="Times New Roman" w:hint="eastAsia"/>
                <w:sz w:val="20"/>
                <w:szCs w:val="20"/>
              </w:rPr>
              <w:t xml:space="preserve"> </w:t>
            </w:r>
            <w:r w:rsidR="00E36416">
              <w:rPr>
                <w:rFonts w:cs="Times New Roman" w:hint="eastAsia"/>
                <w:sz w:val="20"/>
                <w:szCs w:val="20"/>
              </w:rPr>
              <w:t>사용한</w:t>
            </w:r>
            <w:r w:rsidR="00E36416">
              <w:rPr>
                <w:rFonts w:cs="Times New Roman" w:hint="eastAsia"/>
                <w:sz w:val="20"/>
                <w:szCs w:val="20"/>
              </w:rPr>
              <w:t xml:space="preserve"> </w:t>
            </w:r>
            <w:r w:rsidR="00E36416">
              <w:rPr>
                <w:rFonts w:cs="Times New Roman" w:hint="eastAsia"/>
                <w:sz w:val="20"/>
                <w:szCs w:val="20"/>
              </w:rPr>
              <w:t>결과물과</w:t>
            </w:r>
            <w:r w:rsidR="00E36416">
              <w:rPr>
                <w:rFonts w:cs="Times New Roman" w:hint="eastAsia"/>
                <w:sz w:val="20"/>
                <w:szCs w:val="20"/>
              </w:rPr>
              <w:t xml:space="preserve"> </w:t>
            </w:r>
            <w:r w:rsidR="00E36416">
              <w:rPr>
                <w:rFonts w:cs="Times New Roman" w:hint="eastAsia"/>
                <w:sz w:val="20"/>
                <w:szCs w:val="20"/>
              </w:rPr>
              <w:t>관련된</w:t>
            </w:r>
            <w:r w:rsidR="00E36416">
              <w:rPr>
                <w:rFonts w:cs="Times New Roman" w:hint="eastAsia"/>
                <w:sz w:val="20"/>
                <w:szCs w:val="20"/>
              </w:rPr>
              <w:t xml:space="preserve"> </w:t>
            </w:r>
            <w:r w:rsidR="00E36416">
              <w:rPr>
                <w:rFonts w:cs="Times New Roman" w:hint="eastAsia"/>
                <w:sz w:val="20"/>
                <w:szCs w:val="20"/>
              </w:rPr>
              <w:t>지식재산권</w:t>
            </w:r>
            <w:r w:rsidR="00E36416">
              <w:rPr>
                <w:rFonts w:cs="Times New Roman" w:hint="eastAsia"/>
                <w:sz w:val="20"/>
                <w:szCs w:val="20"/>
              </w:rPr>
              <w:t>(</w:t>
            </w:r>
            <w:r w:rsidR="00E36416">
              <w:rPr>
                <w:rFonts w:cs="Times New Roman"/>
                <w:sz w:val="20"/>
                <w:szCs w:val="20"/>
              </w:rPr>
              <w:t>2</w:t>
            </w:r>
            <w:r w:rsidR="00E36416">
              <w:rPr>
                <w:rFonts w:cs="Times New Roman" w:hint="eastAsia"/>
                <w:sz w:val="20"/>
                <w:szCs w:val="20"/>
              </w:rPr>
              <w:t>차적</w:t>
            </w:r>
            <w:r w:rsidR="00E36416">
              <w:rPr>
                <w:rFonts w:cs="Times New Roman" w:hint="eastAsia"/>
                <w:sz w:val="20"/>
                <w:szCs w:val="20"/>
              </w:rPr>
              <w:t xml:space="preserve"> </w:t>
            </w:r>
            <w:r w:rsidR="00E36416">
              <w:rPr>
                <w:rFonts w:cs="Times New Roman" w:hint="eastAsia"/>
                <w:sz w:val="20"/>
                <w:szCs w:val="20"/>
              </w:rPr>
              <w:t>저작물</w:t>
            </w:r>
            <w:r w:rsidR="00E36416">
              <w:rPr>
                <w:rFonts w:cs="Times New Roman" w:hint="eastAsia"/>
                <w:sz w:val="20"/>
                <w:szCs w:val="20"/>
              </w:rPr>
              <w:t xml:space="preserve"> </w:t>
            </w:r>
            <w:r w:rsidR="00E36416">
              <w:rPr>
                <w:rFonts w:cs="Times New Roman" w:hint="eastAsia"/>
                <w:sz w:val="20"/>
                <w:szCs w:val="20"/>
              </w:rPr>
              <w:t>포함</w:t>
            </w:r>
            <w:r w:rsidR="00E36416">
              <w:rPr>
                <w:rFonts w:cs="Times New Roman" w:hint="eastAsia"/>
                <w:sz w:val="20"/>
                <w:szCs w:val="20"/>
              </w:rPr>
              <w:t>)</w:t>
            </w:r>
            <w:r w:rsidR="00E36416">
              <w:rPr>
                <w:rFonts w:cs="Times New Roman" w:hint="eastAsia"/>
                <w:sz w:val="20"/>
                <w:szCs w:val="20"/>
              </w:rPr>
              <w:t>은</w:t>
            </w:r>
            <w:r w:rsidR="00E36416">
              <w:rPr>
                <w:rFonts w:cs="Times New Roman" w:hint="eastAsia"/>
                <w:sz w:val="20"/>
                <w:szCs w:val="20"/>
              </w:rPr>
              <w:t xml:space="preserve"> </w:t>
            </w:r>
            <w:r w:rsidR="00E36416">
              <w:rPr>
                <w:rFonts w:cs="Times New Roman" w:hint="eastAsia"/>
                <w:sz w:val="20"/>
                <w:szCs w:val="20"/>
              </w:rPr>
              <w:t>㈜카카오의</w:t>
            </w:r>
            <w:r w:rsidR="00E36416">
              <w:rPr>
                <w:rFonts w:cs="Times New Roman" w:hint="eastAsia"/>
                <w:sz w:val="20"/>
                <w:szCs w:val="20"/>
              </w:rPr>
              <w:t xml:space="preserve"> </w:t>
            </w:r>
            <w:r w:rsidR="00E36416">
              <w:rPr>
                <w:rFonts w:cs="Times New Roman" w:hint="eastAsia"/>
                <w:sz w:val="20"/>
                <w:szCs w:val="20"/>
              </w:rPr>
              <w:t>소유로</w:t>
            </w:r>
            <w:r w:rsidR="00E36416">
              <w:rPr>
                <w:rFonts w:cs="Times New Roman" w:hint="eastAsia"/>
                <w:sz w:val="20"/>
                <w:szCs w:val="20"/>
              </w:rPr>
              <w:t xml:space="preserve"> </w:t>
            </w:r>
            <w:r w:rsidR="00E36416">
              <w:rPr>
                <w:rFonts w:cs="Times New Roman" w:hint="eastAsia"/>
                <w:sz w:val="20"/>
                <w:szCs w:val="20"/>
              </w:rPr>
              <w:t>귀속하도록</w:t>
            </w:r>
            <w:r w:rsidR="00E36416">
              <w:rPr>
                <w:rFonts w:cs="Times New Roman" w:hint="eastAsia"/>
                <w:sz w:val="20"/>
                <w:szCs w:val="20"/>
              </w:rPr>
              <w:t xml:space="preserve"> </w:t>
            </w:r>
            <w:r w:rsidR="00E36416">
              <w:rPr>
                <w:rFonts w:cs="Times New Roman" w:hint="eastAsia"/>
                <w:sz w:val="20"/>
                <w:szCs w:val="20"/>
              </w:rPr>
              <w:t>정하고</w:t>
            </w:r>
            <w:r w:rsidR="00E36416">
              <w:rPr>
                <w:rFonts w:cs="Times New Roman" w:hint="eastAsia"/>
                <w:sz w:val="20"/>
                <w:szCs w:val="20"/>
              </w:rPr>
              <w:t xml:space="preserve"> </w:t>
            </w:r>
            <w:r w:rsidR="00E36416">
              <w:rPr>
                <w:rFonts w:cs="Times New Roman" w:hint="eastAsia"/>
                <w:sz w:val="20"/>
                <w:szCs w:val="20"/>
              </w:rPr>
              <w:t>있으며</w:t>
            </w:r>
            <w:r w:rsidR="00E36416">
              <w:rPr>
                <w:rFonts w:cs="Times New Roman" w:hint="eastAsia"/>
                <w:sz w:val="20"/>
                <w:szCs w:val="20"/>
              </w:rPr>
              <w:t>,</w:t>
            </w:r>
            <w:r w:rsidR="00E36416">
              <w:rPr>
                <w:rFonts w:cs="Times New Roman"/>
                <w:sz w:val="20"/>
                <w:szCs w:val="20"/>
              </w:rPr>
              <w:t xml:space="preserve"> </w:t>
            </w:r>
            <w:r w:rsidR="00E36416">
              <w:rPr>
                <w:rFonts w:cs="Times New Roman" w:hint="eastAsia"/>
                <w:sz w:val="20"/>
                <w:szCs w:val="20"/>
              </w:rPr>
              <w:t>저작물을</w:t>
            </w:r>
            <w:r w:rsidR="00E36416">
              <w:rPr>
                <w:rFonts w:cs="Times New Roman" w:hint="eastAsia"/>
                <w:sz w:val="20"/>
                <w:szCs w:val="20"/>
              </w:rPr>
              <w:t xml:space="preserve"> </w:t>
            </w:r>
            <w:r w:rsidR="00E36416">
              <w:rPr>
                <w:rFonts w:cs="Times New Roman" w:hint="eastAsia"/>
                <w:sz w:val="20"/>
                <w:szCs w:val="20"/>
              </w:rPr>
              <w:t>변형하거나</w:t>
            </w:r>
            <w:r w:rsidR="00E36416">
              <w:rPr>
                <w:rFonts w:cs="Times New Roman" w:hint="eastAsia"/>
                <w:sz w:val="20"/>
                <w:szCs w:val="20"/>
              </w:rPr>
              <w:t xml:space="preserve"> </w:t>
            </w:r>
            <w:r w:rsidR="00E36416">
              <w:rPr>
                <w:rFonts w:cs="Times New Roman" w:hint="eastAsia"/>
                <w:sz w:val="20"/>
                <w:szCs w:val="20"/>
              </w:rPr>
              <w:t>다른</w:t>
            </w:r>
            <w:r w:rsidR="00E36416">
              <w:rPr>
                <w:rFonts w:cs="Times New Roman" w:hint="eastAsia"/>
                <w:sz w:val="20"/>
                <w:szCs w:val="20"/>
              </w:rPr>
              <w:t xml:space="preserve"> </w:t>
            </w:r>
            <w:r w:rsidR="00E36416">
              <w:rPr>
                <w:rFonts w:cs="Times New Roman" w:hint="eastAsia"/>
                <w:sz w:val="20"/>
                <w:szCs w:val="20"/>
              </w:rPr>
              <w:t>명칭</w:t>
            </w:r>
            <w:r w:rsidR="00E36416">
              <w:rPr>
                <w:rFonts w:cs="Times New Roman" w:hint="eastAsia"/>
                <w:sz w:val="20"/>
                <w:szCs w:val="20"/>
              </w:rPr>
              <w:t>,</w:t>
            </w:r>
            <w:r w:rsidR="00E36416">
              <w:rPr>
                <w:rFonts w:cs="Times New Roman"/>
                <w:sz w:val="20"/>
                <w:szCs w:val="20"/>
              </w:rPr>
              <w:t xml:space="preserve"> </w:t>
            </w:r>
            <w:r w:rsidR="00E36416">
              <w:rPr>
                <w:rFonts w:cs="Times New Roman" w:hint="eastAsia"/>
                <w:sz w:val="20"/>
                <w:szCs w:val="20"/>
              </w:rPr>
              <w:t>로고</w:t>
            </w:r>
            <w:r w:rsidR="00E36416">
              <w:rPr>
                <w:rFonts w:cs="Times New Roman" w:hint="eastAsia"/>
                <w:sz w:val="20"/>
                <w:szCs w:val="20"/>
              </w:rPr>
              <w:t>,</w:t>
            </w:r>
            <w:r w:rsidR="00E36416">
              <w:rPr>
                <w:rFonts w:cs="Times New Roman"/>
                <w:sz w:val="20"/>
                <w:szCs w:val="20"/>
              </w:rPr>
              <w:t xml:space="preserve"> </w:t>
            </w:r>
            <w:r w:rsidR="00E36416">
              <w:rPr>
                <w:rFonts w:cs="Times New Roman" w:hint="eastAsia"/>
                <w:sz w:val="20"/>
                <w:szCs w:val="20"/>
              </w:rPr>
              <w:t>기타</w:t>
            </w:r>
            <w:r w:rsidR="00E36416">
              <w:rPr>
                <w:rFonts w:cs="Times New Roman" w:hint="eastAsia"/>
                <w:sz w:val="20"/>
                <w:szCs w:val="20"/>
              </w:rPr>
              <w:t xml:space="preserve"> </w:t>
            </w:r>
            <w:r w:rsidR="00E36416">
              <w:rPr>
                <w:rFonts w:cs="Times New Roman" w:hint="eastAsia"/>
                <w:sz w:val="20"/>
                <w:szCs w:val="20"/>
              </w:rPr>
              <w:t>표지와</w:t>
            </w:r>
            <w:r w:rsidR="00E36416">
              <w:rPr>
                <w:rFonts w:cs="Times New Roman" w:hint="eastAsia"/>
                <w:sz w:val="20"/>
                <w:szCs w:val="20"/>
              </w:rPr>
              <w:t xml:space="preserve"> </w:t>
            </w:r>
            <w:r w:rsidR="00E36416">
              <w:rPr>
                <w:rFonts w:cs="Times New Roman" w:hint="eastAsia"/>
                <w:sz w:val="20"/>
                <w:szCs w:val="20"/>
              </w:rPr>
              <w:t>결합하여</w:t>
            </w:r>
            <w:r w:rsidR="00E36416">
              <w:rPr>
                <w:rFonts w:cs="Times New Roman" w:hint="eastAsia"/>
                <w:sz w:val="20"/>
                <w:szCs w:val="20"/>
              </w:rPr>
              <w:t xml:space="preserve"> </w:t>
            </w:r>
            <w:r w:rsidR="00E36416">
              <w:rPr>
                <w:rFonts w:cs="Times New Roman" w:hint="eastAsia"/>
                <w:sz w:val="20"/>
                <w:szCs w:val="20"/>
              </w:rPr>
              <w:t>사용할</w:t>
            </w:r>
            <w:r w:rsidR="00E36416">
              <w:rPr>
                <w:rFonts w:cs="Times New Roman" w:hint="eastAsia"/>
                <w:sz w:val="20"/>
                <w:szCs w:val="20"/>
              </w:rPr>
              <w:t xml:space="preserve"> </w:t>
            </w:r>
            <w:r w:rsidR="00E36416">
              <w:rPr>
                <w:rFonts w:cs="Times New Roman" w:hint="eastAsia"/>
                <w:sz w:val="20"/>
                <w:szCs w:val="20"/>
              </w:rPr>
              <w:t>수</w:t>
            </w:r>
            <w:r w:rsidR="00E36416">
              <w:rPr>
                <w:rFonts w:cs="Times New Roman" w:hint="eastAsia"/>
                <w:sz w:val="20"/>
                <w:szCs w:val="20"/>
              </w:rPr>
              <w:t xml:space="preserve"> </w:t>
            </w:r>
            <w:r w:rsidR="00E36416">
              <w:rPr>
                <w:rFonts w:cs="Times New Roman" w:hint="eastAsia"/>
                <w:sz w:val="20"/>
                <w:szCs w:val="20"/>
              </w:rPr>
              <w:t>없음</w:t>
            </w:r>
            <w:r w:rsidR="00E36416">
              <w:rPr>
                <w:rFonts w:cs="Times New Roman" w:hint="eastAsia"/>
                <w:sz w:val="20"/>
                <w:szCs w:val="20"/>
              </w:rPr>
              <w:t>.</w:t>
            </w:r>
          </w:p>
        </w:tc>
        <w:tc>
          <w:tcPr>
            <w:tcW w:w="26" w:type="pct"/>
            <w:tcBorders>
              <w:top w:val="nil"/>
              <w:bottom w:val="nil"/>
            </w:tcBorders>
          </w:tcPr>
          <w:p w14:paraId="4260C18E" w14:textId="77777777" w:rsidR="00E36416" w:rsidRPr="009A2958" w:rsidRDefault="00E36416" w:rsidP="004D618E">
            <w:pPr>
              <w:widowControl/>
              <w:spacing w:before="40" w:after="120" w:line="276" w:lineRule="auto"/>
              <w:rPr>
                <w:rFonts w:cs="Times New Roman"/>
                <w:sz w:val="20"/>
                <w:szCs w:val="20"/>
              </w:rPr>
            </w:pPr>
          </w:p>
        </w:tc>
        <w:tc>
          <w:tcPr>
            <w:tcW w:w="1728" w:type="pct"/>
          </w:tcPr>
          <w:p w14:paraId="4621E57D" w14:textId="5A7AA4FD" w:rsidR="00246787" w:rsidRPr="003F5B15" w:rsidRDefault="00246787" w:rsidP="004D618E">
            <w:pPr>
              <w:pStyle w:val="a8"/>
              <w:widowControl/>
              <w:numPr>
                <w:ilvl w:val="0"/>
                <w:numId w:val="2"/>
              </w:numPr>
              <w:spacing w:before="40" w:after="120" w:line="276" w:lineRule="auto"/>
              <w:rPr>
                <w:rFonts w:cs="Times New Roman"/>
                <w:b/>
                <w:sz w:val="20"/>
                <w:szCs w:val="20"/>
              </w:rPr>
            </w:pPr>
            <w:r w:rsidRPr="003F5B15">
              <w:rPr>
                <w:rFonts w:cs="Times New Roman" w:hint="eastAsia"/>
                <w:b/>
                <w:sz w:val="20"/>
                <w:szCs w:val="20"/>
              </w:rPr>
              <w:t>카카오</w:t>
            </w:r>
            <w:r w:rsidRPr="003F5B15">
              <w:rPr>
                <w:rFonts w:cs="Times New Roman" w:hint="eastAsia"/>
                <w:b/>
                <w:sz w:val="20"/>
                <w:szCs w:val="20"/>
              </w:rPr>
              <w:t xml:space="preserve"> </w:t>
            </w:r>
            <w:r w:rsidRPr="003F5B15">
              <w:rPr>
                <w:rFonts w:cs="Times New Roman" w:hint="eastAsia"/>
                <w:b/>
                <w:sz w:val="20"/>
                <w:szCs w:val="20"/>
              </w:rPr>
              <w:t>브랜드를</w:t>
            </w:r>
            <w:r w:rsidRPr="003F5B15">
              <w:rPr>
                <w:rFonts w:cs="Times New Roman" w:hint="eastAsia"/>
                <w:b/>
                <w:sz w:val="20"/>
                <w:szCs w:val="20"/>
              </w:rPr>
              <w:t xml:space="preserve"> </w:t>
            </w:r>
            <w:r w:rsidRPr="003F5B15">
              <w:rPr>
                <w:rFonts w:cs="Times New Roman" w:hint="eastAsia"/>
                <w:b/>
                <w:sz w:val="20"/>
                <w:szCs w:val="20"/>
              </w:rPr>
              <w:t>계속</w:t>
            </w:r>
            <w:r w:rsidRPr="003F5B15">
              <w:rPr>
                <w:rFonts w:cs="Times New Roman" w:hint="eastAsia"/>
                <w:b/>
                <w:sz w:val="20"/>
                <w:szCs w:val="20"/>
              </w:rPr>
              <w:t xml:space="preserve"> </w:t>
            </w:r>
            <w:r w:rsidRPr="003F5B15">
              <w:rPr>
                <w:rFonts w:cs="Times New Roman" w:hint="eastAsia"/>
                <w:b/>
                <w:sz w:val="20"/>
                <w:szCs w:val="20"/>
              </w:rPr>
              <w:t>사용하는</w:t>
            </w:r>
            <w:r w:rsidRPr="003F5B15">
              <w:rPr>
                <w:rFonts w:cs="Times New Roman" w:hint="eastAsia"/>
                <w:b/>
                <w:sz w:val="20"/>
                <w:szCs w:val="20"/>
              </w:rPr>
              <w:t xml:space="preserve"> </w:t>
            </w:r>
            <w:r w:rsidRPr="003F5B15">
              <w:rPr>
                <w:rFonts w:cs="Times New Roman" w:hint="eastAsia"/>
                <w:b/>
                <w:sz w:val="20"/>
                <w:szCs w:val="20"/>
              </w:rPr>
              <w:t>경우</w:t>
            </w:r>
          </w:p>
          <w:p w14:paraId="4DD7AEBB" w14:textId="3AFC5BCF" w:rsidR="00E36416" w:rsidRDefault="00D55030" w:rsidP="00BF235A">
            <w:pPr>
              <w:pStyle w:val="a8"/>
              <w:widowControl/>
              <w:numPr>
                <w:ilvl w:val="0"/>
                <w:numId w:val="21"/>
              </w:numPr>
              <w:spacing w:before="40" w:after="120" w:line="276" w:lineRule="auto"/>
              <w:rPr>
                <w:rFonts w:cs="Times New Roman"/>
                <w:sz w:val="20"/>
                <w:szCs w:val="20"/>
              </w:rPr>
            </w:pPr>
            <w:r>
              <w:rPr>
                <w:rFonts w:cs="Times New Roman" w:hint="eastAsia"/>
                <w:sz w:val="20"/>
                <w:szCs w:val="20"/>
              </w:rPr>
              <w:t>현재</w:t>
            </w:r>
            <w:r>
              <w:rPr>
                <w:rFonts w:cs="Times New Roman" w:hint="eastAsia"/>
                <w:sz w:val="20"/>
                <w:szCs w:val="20"/>
              </w:rPr>
              <w:t xml:space="preserve"> </w:t>
            </w:r>
            <w:r w:rsidR="00E36416" w:rsidRPr="005F7861">
              <w:rPr>
                <w:rFonts w:cs="Times New Roman" w:hint="eastAsia"/>
                <w:sz w:val="20"/>
                <w:szCs w:val="20"/>
              </w:rPr>
              <w:t>대상회사가</w:t>
            </w:r>
            <w:r w:rsidR="00E36416" w:rsidRPr="005F7861">
              <w:rPr>
                <w:rFonts w:cs="Times New Roman" w:hint="eastAsia"/>
                <w:sz w:val="20"/>
                <w:szCs w:val="20"/>
              </w:rPr>
              <w:t xml:space="preserve"> </w:t>
            </w:r>
            <w:r w:rsidR="00E36416" w:rsidRPr="005F7861">
              <w:rPr>
                <w:rFonts w:cs="Times New Roman" w:hint="eastAsia"/>
                <w:sz w:val="20"/>
                <w:szCs w:val="20"/>
              </w:rPr>
              <w:t>㈜카카오로부터</w:t>
            </w:r>
            <w:r w:rsidR="00E36416" w:rsidRPr="005F7861">
              <w:rPr>
                <w:rFonts w:cs="Times New Roman" w:hint="eastAsia"/>
                <w:sz w:val="20"/>
                <w:szCs w:val="20"/>
              </w:rPr>
              <w:t xml:space="preserve"> </w:t>
            </w:r>
            <w:r w:rsidR="00E36416" w:rsidRPr="005F7861">
              <w:rPr>
                <w:rFonts w:cs="Times New Roman" w:hint="eastAsia"/>
                <w:sz w:val="20"/>
                <w:szCs w:val="20"/>
              </w:rPr>
              <w:t>라이선스를</w:t>
            </w:r>
            <w:r w:rsidR="00E36416" w:rsidRPr="005F7861">
              <w:rPr>
                <w:rFonts w:cs="Times New Roman" w:hint="eastAsia"/>
                <w:sz w:val="20"/>
                <w:szCs w:val="20"/>
              </w:rPr>
              <w:t xml:space="preserve"> </w:t>
            </w:r>
            <w:r w:rsidR="00E36416" w:rsidRPr="005F7861">
              <w:rPr>
                <w:rFonts w:cs="Times New Roman" w:hint="eastAsia"/>
                <w:sz w:val="20"/>
                <w:szCs w:val="20"/>
              </w:rPr>
              <w:t>제공</w:t>
            </w:r>
            <w:r w:rsidR="00E36416" w:rsidRPr="005F7861">
              <w:rPr>
                <w:rFonts w:cs="Times New Roman" w:hint="eastAsia"/>
                <w:sz w:val="20"/>
                <w:szCs w:val="20"/>
              </w:rPr>
              <w:t xml:space="preserve"> </w:t>
            </w:r>
            <w:r w:rsidR="00E36416" w:rsidRPr="005F7861">
              <w:rPr>
                <w:rFonts w:cs="Times New Roman" w:hint="eastAsia"/>
                <w:sz w:val="20"/>
                <w:szCs w:val="20"/>
              </w:rPr>
              <w:t>받고</w:t>
            </w:r>
            <w:r w:rsidR="00E36416" w:rsidRPr="005F7861">
              <w:rPr>
                <w:rFonts w:cs="Times New Roman" w:hint="eastAsia"/>
                <w:sz w:val="20"/>
                <w:szCs w:val="20"/>
              </w:rPr>
              <w:t xml:space="preserve"> </w:t>
            </w:r>
            <w:r w:rsidR="00E36416" w:rsidRPr="005F7861">
              <w:rPr>
                <w:rFonts w:cs="Times New Roman" w:hint="eastAsia"/>
                <w:sz w:val="20"/>
                <w:szCs w:val="20"/>
              </w:rPr>
              <w:t>있는</w:t>
            </w:r>
            <w:r w:rsidR="00E36416" w:rsidRPr="005F7861">
              <w:rPr>
                <w:rFonts w:cs="Times New Roman" w:hint="eastAsia"/>
                <w:sz w:val="20"/>
                <w:szCs w:val="20"/>
              </w:rPr>
              <w:t xml:space="preserve"> </w:t>
            </w:r>
            <w:r w:rsidR="00E36416" w:rsidRPr="005F7861">
              <w:rPr>
                <w:rFonts w:cs="Times New Roman" w:hint="eastAsia"/>
                <w:sz w:val="20"/>
                <w:szCs w:val="20"/>
              </w:rPr>
              <w:t>상표는</w:t>
            </w:r>
            <w:r w:rsidR="00E36416" w:rsidRPr="005F7861">
              <w:rPr>
                <w:rFonts w:cs="Times New Roman" w:hint="eastAsia"/>
                <w:sz w:val="20"/>
                <w:szCs w:val="20"/>
              </w:rPr>
              <w:t xml:space="preserve"> </w:t>
            </w:r>
            <w:r w:rsidR="005E1F70">
              <w:rPr>
                <w:rFonts w:cs="Times New Roman" w:hint="eastAsia"/>
                <w:sz w:val="20"/>
                <w:szCs w:val="20"/>
              </w:rPr>
              <w:t>전부</w:t>
            </w:r>
            <w:r w:rsidR="005E1F70">
              <w:rPr>
                <w:rFonts w:cs="Times New Roman" w:hint="eastAsia"/>
                <w:sz w:val="20"/>
                <w:szCs w:val="20"/>
              </w:rPr>
              <w:t xml:space="preserve"> </w:t>
            </w:r>
            <w:r w:rsidR="00E36416" w:rsidRPr="005E1F70">
              <w:rPr>
                <w:rFonts w:cs="Times New Roman" w:hint="eastAsia"/>
                <w:sz w:val="20"/>
                <w:szCs w:val="20"/>
              </w:rPr>
              <w:t>기본상표</w:t>
            </w:r>
            <w:r w:rsidR="00E36416" w:rsidRPr="005F7861">
              <w:rPr>
                <w:rFonts w:cs="Times New Roman" w:hint="eastAsia"/>
                <w:sz w:val="20"/>
                <w:szCs w:val="20"/>
              </w:rPr>
              <w:t>에</w:t>
            </w:r>
            <w:r w:rsidR="00E36416" w:rsidRPr="005F7861">
              <w:rPr>
                <w:rFonts w:cs="Times New Roman" w:hint="eastAsia"/>
                <w:sz w:val="20"/>
                <w:szCs w:val="20"/>
              </w:rPr>
              <w:t xml:space="preserve"> </w:t>
            </w:r>
            <w:r w:rsidR="00E36416" w:rsidRPr="005F7861">
              <w:rPr>
                <w:rFonts w:cs="Times New Roman" w:hint="eastAsia"/>
                <w:sz w:val="20"/>
                <w:szCs w:val="20"/>
              </w:rPr>
              <w:t>다른</w:t>
            </w:r>
            <w:r w:rsidR="00E36416" w:rsidRPr="005F7861">
              <w:rPr>
                <w:rFonts w:cs="Times New Roman" w:hint="eastAsia"/>
                <w:sz w:val="20"/>
                <w:szCs w:val="20"/>
              </w:rPr>
              <w:t xml:space="preserve"> </w:t>
            </w:r>
            <w:r w:rsidR="00E36416" w:rsidRPr="005F7861">
              <w:rPr>
                <w:rFonts w:cs="Times New Roman" w:hint="eastAsia"/>
                <w:sz w:val="20"/>
                <w:szCs w:val="20"/>
              </w:rPr>
              <w:t>글자가</w:t>
            </w:r>
            <w:r w:rsidR="00E36416" w:rsidRPr="005F7861">
              <w:rPr>
                <w:rFonts w:cs="Times New Roman" w:hint="eastAsia"/>
                <w:sz w:val="20"/>
                <w:szCs w:val="20"/>
              </w:rPr>
              <w:t xml:space="preserve"> </w:t>
            </w:r>
            <w:r w:rsidR="00E36416" w:rsidRPr="005F7861">
              <w:rPr>
                <w:rFonts w:cs="Times New Roman" w:hint="eastAsia"/>
                <w:sz w:val="20"/>
                <w:szCs w:val="20"/>
              </w:rPr>
              <w:t>결합된</w:t>
            </w:r>
            <w:r w:rsidR="00E36416" w:rsidRPr="005F7861">
              <w:rPr>
                <w:rFonts w:cs="Times New Roman" w:hint="eastAsia"/>
                <w:sz w:val="20"/>
                <w:szCs w:val="20"/>
              </w:rPr>
              <w:t xml:space="preserve"> </w:t>
            </w:r>
            <w:r w:rsidR="00C77796" w:rsidRPr="005F7861">
              <w:rPr>
                <w:rFonts w:cs="Times New Roman" w:hint="eastAsia"/>
                <w:sz w:val="20"/>
                <w:szCs w:val="20"/>
              </w:rPr>
              <w:t>결합상표인데</w:t>
            </w:r>
            <w:r w:rsidR="00C77796" w:rsidRPr="005F7861">
              <w:rPr>
                <w:rFonts w:cs="Times New Roman" w:hint="eastAsia"/>
                <w:sz w:val="20"/>
                <w:szCs w:val="20"/>
              </w:rPr>
              <w:t>,</w:t>
            </w:r>
            <w:r w:rsidR="00C77796" w:rsidRPr="005F7861">
              <w:rPr>
                <w:rFonts w:cs="Times New Roman"/>
                <w:sz w:val="20"/>
                <w:szCs w:val="20"/>
              </w:rPr>
              <w:t xml:space="preserve"> </w:t>
            </w:r>
            <w:r w:rsidR="00E36416" w:rsidRPr="005F7861">
              <w:rPr>
                <w:rFonts w:cs="Times New Roman" w:hint="eastAsia"/>
                <w:sz w:val="20"/>
                <w:szCs w:val="20"/>
              </w:rPr>
              <w:t>기본상표는</w:t>
            </w:r>
            <w:r w:rsidR="00E36416" w:rsidRPr="005F7861">
              <w:rPr>
                <w:rFonts w:cs="Times New Roman" w:hint="eastAsia"/>
                <w:sz w:val="20"/>
                <w:szCs w:val="20"/>
              </w:rPr>
              <w:t xml:space="preserve"> </w:t>
            </w:r>
            <w:r w:rsidR="00E36416" w:rsidRPr="005F7861">
              <w:rPr>
                <w:rFonts w:cs="Times New Roman" w:hint="eastAsia"/>
                <w:sz w:val="20"/>
                <w:szCs w:val="20"/>
              </w:rPr>
              <w:t>㈜카카오가</w:t>
            </w:r>
            <w:r w:rsidR="00E36416" w:rsidRPr="005F7861">
              <w:rPr>
                <w:rFonts w:cs="Times New Roman" w:hint="eastAsia"/>
                <w:sz w:val="20"/>
                <w:szCs w:val="20"/>
              </w:rPr>
              <w:t xml:space="preserve"> </w:t>
            </w:r>
            <w:r w:rsidR="00E36416" w:rsidRPr="005F7861">
              <w:rPr>
                <w:rFonts w:cs="Times New Roman" w:hint="eastAsia"/>
                <w:sz w:val="20"/>
                <w:szCs w:val="20"/>
              </w:rPr>
              <w:t>보유하고</w:t>
            </w:r>
            <w:r w:rsidR="00E36416" w:rsidRPr="005F7861">
              <w:rPr>
                <w:rFonts w:cs="Times New Roman" w:hint="eastAsia"/>
                <w:sz w:val="20"/>
                <w:szCs w:val="20"/>
              </w:rPr>
              <w:t xml:space="preserve"> </w:t>
            </w:r>
            <w:r w:rsidR="00E36416" w:rsidRPr="005F7861">
              <w:rPr>
                <w:rFonts w:cs="Times New Roman" w:hint="eastAsia"/>
                <w:sz w:val="20"/>
                <w:szCs w:val="20"/>
              </w:rPr>
              <w:t>있으므로</w:t>
            </w:r>
            <w:r w:rsidR="00E36416" w:rsidRPr="005F7861">
              <w:rPr>
                <w:rFonts w:cs="Times New Roman" w:hint="eastAsia"/>
                <w:sz w:val="20"/>
                <w:szCs w:val="20"/>
              </w:rPr>
              <w:t>,</w:t>
            </w:r>
            <w:r w:rsidR="00E36416" w:rsidRPr="005F7861">
              <w:rPr>
                <w:rFonts w:cs="Times New Roman"/>
                <w:sz w:val="20"/>
                <w:szCs w:val="20"/>
              </w:rPr>
              <w:t xml:space="preserve"> </w:t>
            </w:r>
            <w:r w:rsidR="00E36416" w:rsidRPr="005F7861">
              <w:rPr>
                <w:rFonts w:cs="Times New Roman" w:hint="eastAsia"/>
                <w:sz w:val="20"/>
                <w:szCs w:val="20"/>
              </w:rPr>
              <w:t>대상회사를</w:t>
            </w:r>
            <w:r w:rsidR="00E36416" w:rsidRPr="005F7861">
              <w:rPr>
                <w:rFonts w:cs="Times New Roman" w:hint="eastAsia"/>
                <w:sz w:val="20"/>
                <w:szCs w:val="20"/>
              </w:rPr>
              <w:t xml:space="preserve"> </w:t>
            </w:r>
            <w:r w:rsidR="00E36416" w:rsidRPr="005F7861">
              <w:rPr>
                <w:rFonts w:cs="Times New Roman" w:hint="eastAsia"/>
                <w:sz w:val="20"/>
                <w:szCs w:val="20"/>
              </w:rPr>
              <w:t>비롯한</w:t>
            </w:r>
            <w:r w:rsidR="00E36416" w:rsidRPr="005F7861">
              <w:rPr>
                <w:rFonts w:cs="Times New Roman" w:hint="eastAsia"/>
                <w:sz w:val="20"/>
                <w:szCs w:val="20"/>
              </w:rPr>
              <w:t xml:space="preserve"> </w:t>
            </w:r>
            <w:r w:rsidR="00E36416" w:rsidRPr="005F7861">
              <w:rPr>
                <w:rFonts w:cs="Times New Roman" w:hint="eastAsia"/>
                <w:sz w:val="20"/>
                <w:szCs w:val="20"/>
              </w:rPr>
              <w:t>㈜카카오</w:t>
            </w:r>
            <w:r w:rsidR="00E36416" w:rsidRPr="005F7861">
              <w:rPr>
                <w:rFonts w:cs="Times New Roman" w:hint="eastAsia"/>
                <w:sz w:val="20"/>
                <w:szCs w:val="20"/>
              </w:rPr>
              <w:t xml:space="preserve"> </w:t>
            </w:r>
            <w:r w:rsidR="00E36416" w:rsidRPr="005F7861">
              <w:rPr>
                <w:rFonts w:cs="Times New Roman" w:hint="eastAsia"/>
                <w:sz w:val="20"/>
                <w:szCs w:val="20"/>
              </w:rPr>
              <w:t>이외의</w:t>
            </w:r>
            <w:r w:rsidR="00E36416" w:rsidRPr="005F7861">
              <w:rPr>
                <w:rFonts w:cs="Times New Roman" w:hint="eastAsia"/>
                <w:sz w:val="20"/>
                <w:szCs w:val="20"/>
              </w:rPr>
              <w:t xml:space="preserve"> </w:t>
            </w:r>
            <w:r w:rsidR="00E36416" w:rsidRPr="005F7861">
              <w:rPr>
                <w:rFonts w:cs="Times New Roman" w:hint="eastAsia"/>
                <w:sz w:val="20"/>
                <w:szCs w:val="20"/>
              </w:rPr>
              <w:t>자가</w:t>
            </w:r>
            <w:r w:rsidR="00E36416" w:rsidRPr="005F7861">
              <w:rPr>
                <w:rFonts w:cs="Times New Roman" w:hint="eastAsia"/>
                <w:sz w:val="20"/>
                <w:szCs w:val="20"/>
              </w:rPr>
              <w:t xml:space="preserve"> </w:t>
            </w:r>
            <w:r w:rsidR="00E36416" w:rsidRPr="005F7861">
              <w:rPr>
                <w:rFonts w:cs="Times New Roman" w:hint="eastAsia"/>
                <w:sz w:val="20"/>
                <w:szCs w:val="20"/>
              </w:rPr>
              <w:t>기본상표를</w:t>
            </w:r>
            <w:r w:rsidR="00E36416" w:rsidRPr="005F7861">
              <w:rPr>
                <w:rFonts w:cs="Times New Roman" w:hint="eastAsia"/>
                <w:sz w:val="20"/>
                <w:szCs w:val="20"/>
              </w:rPr>
              <w:t xml:space="preserve"> </w:t>
            </w:r>
            <w:r w:rsidR="00E36416" w:rsidRPr="005F7861">
              <w:rPr>
                <w:rFonts w:cs="Times New Roman" w:hint="eastAsia"/>
                <w:sz w:val="20"/>
                <w:szCs w:val="20"/>
              </w:rPr>
              <w:t>포함한</w:t>
            </w:r>
            <w:r w:rsidR="00E36416" w:rsidRPr="005F7861">
              <w:rPr>
                <w:rFonts w:cs="Times New Roman" w:hint="eastAsia"/>
                <w:sz w:val="20"/>
                <w:szCs w:val="20"/>
              </w:rPr>
              <w:t xml:space="preserve"> </w:t>
            </w:r>
            <w:r w:rsidR="00E36416" w:rsidRPr="005F7861">
              <w:rPr>
                <w:rFonts w:cs="Times New Roman" w:hint="eastAsia"/>
                <w:sz w:val="20"/>
                <w:szCs w:val="20"/>
              </w:rPr>
              <w:t>다른</w:t>
            </w:r>
            <w:r w:rsidR="00E36416" w:rsidRPr="005F7861">
              <w:rPr>
                <w:rFonts w:cs="Times New Roman" w:hint="eastAsia"/>
                <w:sz w:val="20"/>
                <w:szCs w:val="20"/>
              </w:rPr>
              <w:t xml:space="preserve"> </w:t>
            </w:r>
            <w:r w:rsidR="00E36416" w:rsidRPr="005F7861">
              <w:rPr>
                <w:rFonts w:cs="Times New Roman" w:hint="eastAsia"/>
                <w:sz w:val="20"/>
                <w:szCs w:val="20"/>
              </w:rPr>
              <w:t>상표를</w:t>
            </w:r>
            <w:r w:rsidR="00E36416" w:rsidRPr="005F7861">
              <w:rPr>
                <w:rFonts w:cs="Times New Roman" w:hint="eastAsia"/>
                <w:sz w:val="20"/>
                <w:szCs w:val="20"/>
              </w:rPr>
              <w:t xml:space="preserve"> </w:t>
            </w:r>
            <w:r w:rsidR="00830208">
              <w:rPr>
                <w:rFonts w:cs="Times New Roman" w:hint="eastAsia"/>
                <w:sz w:val="20"/>
                <w:szCs w:val="20"/>
              </w:rPr>
              <w:t>추가로</w:t>
            </w:r>
            <w:r w:rsidR="00830208">
              <w:rPr>
                <w:rFonts w:cs="Times New Roman" w:hint="eastAsia"/>
                <w:sz w:val="20"/>
                <w:szCs w:val="20"/>
              </w:rPr>
              <w:t xml:space="preserve"> </w:t>
            </w:r>
            <w:r w:rsidR="00830208">
              <w:rPr>
                <w:rFonts w:cs="Times New Roman" w:hint="eastAsia"/>
                <w:sz w:val="20"/>
                <w:szCs w:val="20"/>
              </w:rPr>
              <w:t>사용하고자</w:t>
            </w:r>
            <w:r w:rsidR="00830208">
              <w:rPr>
                <w:rFonts w:cs="Times New Roman" w:hint="eastAsia"/>
                <w:sz w:val="20"/>
                <w:szCs w:val="20"/>
              </w:rPr>
              <w:t xml:space="preserve"> </w:t>
            </w:r>
            <w:r w:rsidR="00830208">
              <w:rPr>
                <w:rFonts w:cs="Times New Roman" w:hint="eastAsia"/>
                <w:sz w:val="20"/>
                <w:szCs w:val="20"/>
              </w:rPr>
              <w:t>하는</w:t>
            </w:r>
            <w:r w:rsidR="00830208">
              <w:rPr>
                <w:rFonts w:cs="Times New Roman" w:hint="eastAsia"/>
                <w:sz w:val="20"/>
                <w:szCs w:val="20"/>
              </w:rPr>
              <w:t xml:space="preserve"> </w:t>
            </w:r>
            <w:r w:rsidR="00830208">
              <w:rPr>
                <w:rFonts w:cs="Times New Roman" w:hint="eastAsia"/>
                <w:sz w:val="20"/>
                <w:szCs w:val="20"/>
              </w:rPr>
              <w:t>경우</w:t>
            </w:r>
            <w:r w:rsidR="00830208">
              <w:rPr>
                <w:rFonts w:cs="Times New Roman" w:hint="eastAsia"/>
                <w:sz w:val="20"/>
                <w:szCs w:val="20"/>
              </w:rPr>
              <w:t>,</w:t>
            </w:r>
            <w:r w:rsidR="00830208">
              <w:rPr>
                <w:rFonts w:cs="Times New Roman"/>
                <w:sz w:val="20"/>
                <w:szCs w:val="20"/>
              </w:rPr>
              <w:t xml:space="preserve"> </w:t>
            </w:r>
            <w:r w:rsidR="00830208">
              <w:rPr>
                <w:rFonts w:cs="Times New Roman" w:hint="eastAsia"/>
                <w:sz w:val="20"/>
                <w:szCs w:val="20"/>
              </w:rPr>
              <w:t>관련</w:t>
            </w:r>
            <w:r w:rsidR="00830208">
              <w:rPr>
                <w:rFonts w:cs="Times New Roman" w:hint="eastAsia"/>
                <w:sz w:val="20"/>
                <w:szCs w:val="20"/>
              </w:rPr>
              <w:t xml:space="preserve"> </w:t>
            </w:r>
            <w:r w:rsidR="00830208">
              <w:rPr>
                <w:rFonts w:cs="Times New Roman" w:hint="eastAsia"/>
                <w:sz w:val="20"/>
                <w:szCs w:val="20"/>
              </w:rPr>
              <w:t>계약에</w:t>
            </w:r>
            <w:r w:rsidR="00830208">
              <w:rPr>
                <w:rFonts w:cs="Times New Roman" w:hint="eastAsia"/>
                <w:sz w:val="20"/>
                <w:szCs w:val="20"/>
              </w:rPr>
              <w:t xml:space="preserve"> </w:t>
            </w:r>
            <w:r w:rsidR="00830208">
              <w:rPr>
                <w:rFonts w:cs="Times New Roman" w:hint="eastAsia"/>
                <w:sz w:val="20"/>
                <w:szCs w:val="20"/>
              </w:rPr>
              <w:t>따라</w:t>
            </w:r>
            <w:r w:rsidR="00830208">
              <w:rPr>
                <w:rFonts w:cs="Times New Roman" w:hint="eastAsia"/>
                <w:sz w:val="20"/>
                <w:szCs w:val="20"/>
              </w:rPr>
              <w:t xml:space="preserve"> </w:t>
            </w:r>
            <w:r w:rsidR="00830208">
              <w:rPr>
                <w:rFonts w:cs="Times New Roman" w:hint="eastAsia"/>
                <w:sz w:val="20"/>
                <w:szCs w:val="20"/>
              </w:rPr>
              <w:t>해당</w:t>
            </w:r>
            <w:r w:rsidR="00830208">
              <w:rPr>
                <w:rFonts w:cs="Times New Roman" w:hint="eastAsia"/>
                <w:sz w:val="20"/>
                <w:szCs w:val="20"/>
              </w:rPr>
              <w:t xml:space="preserve"> </w:t>
            </w:r>
            <w:r w:rsidR="00830208">
              <w:rPr>
                <w:rFonts w:cs="Times New Roman" w:hint="eastAsia"/>
                <w:sz w:val="20"/>
                <w:szCs w:val="20"/>
              </w:rPr>
              <w:t>추가</w:t>
            </w:r>
            <w:r w:rsidR="00830208">
              <w:rPr>
                <w:rFonts w:cs="Times New Roman" w:hint="eastAsia"/>
                <w:sz w:val="20"/>
                <w:szCs w:val="20"/>
              </w:rPr>
              <w:t xml:space="preserve"> </w:t>
            </w:r>
            <w:r w:rsidR="00830208">
              <w:rPr>
                <w:rFonts w:cs="Times New Roman" w:hint="eastAsia"/>
                <w:sz w:val="20"/>
                <w:szCs w:val="20"/>
              </w:rPr>
              <w:t>상표의</w:t>
            </w:r>
            <w:r w:rsidR="00830208">
              <w:rPr>
                <w:rFonts w:cs="Times New Roman" w:hint="eastAsia"/>
                <w:sz w:val="20"/>
                <w:szCs w:val="20"/>
              </w:rPr>
              <w:t xml:space="preserve"> </w:t>
            </w:r>
            <w:r w:rsidR="00830208">
              <w:rPr>
                <w:rFonts w:cs="Times New Roman" w:hint="eastAsia"/>
                <w:sz w:val="20"/>
                <w:szCs w:val="20"/>
              </w:rPr>
              <w:t>등록</w:t>
            </w:r>
            <w:r w:rsidR="00830208">
              <w:rPr>
                <w:rFonts w:cs="Times New Roman" w:hint="eastAsia"/>
                <w:sz w:val="20"/>
                <w:szCs w:val="20"/>
              </w:rPr>
              <w:t xml:space="preserve"> </w:t>
            </w:r>
            <w:r w:rsidR="00830208">
              <w:rPr>
                <w:rFonts w:cs="Times New Roman" w:hint="eastAsia"/>
                <w:sz w:val="20"/>
                <w:szCs w:val="20"/>
              </w:rPr>
              <w:t>및</w:t>
            </w:r>
            <w:r w:rsidR="00830208">
              <w:rPr>
                <w:rFonts w:cs="Times New Roman" w:hint="eastAsia"/>
                <w:sz w:val="20"/>
                <w:szCs w:val="20"/>
              </w:rPr>
              <w:t xml:space="preserve"> </w:t>
            </w:r>
            <w:r w:rsidR="00830208">
              <w:rPr>
                <w:rFonts w:cs="Times New Roman" w:hint="eastAsia"/>
                <w:sz w:val="20"/>
                <w:szCs w:val="20"/>
              </w:rPr>
              <w:t>사용을</w:t>
            </w:r>
            <w:r w:rsidR="00830208">
              <w:rPr>
                <w:rFonts w:cs="Times New Roman" w:hint="eastAsia"/>
                <w:sz w:val="20"/>
                <w:szCs w:val="20"/>
              </w:rPr>
              <w:t xml:space="preserve"> </w:t>
            </w:r>
            <w:r w:rsidR="00830208">
              <w:rPr>
                <w:rFonts w:cs="Times New Roman" w:hint="eastAsia"/>
                <w:sz w:val="20"/>
                <w:szCs w:val="20"/>
              </w:rPr>
              <w:t>㈜카카오에</w:t>
            </w:r>
            <w:r w:rsidR="00830208">
              <w:rPr>
                <w:rFonts w:cs="Times New Roman" w:hint="eastAsia"/>
                <w:sz w:val="20"/>
                <w:szCs w:val="20"/>
              </w:rPr>
              <w:t xml:space="preserve"> </w:t>
            </w:r>
            <w:r w:rsidR="00830208">
              <w:rPr>
                <w:rFonts w:cs="Times New Roman" w:hint="eastAsia"/>
                <w:sz w:val="20"/>
                <w:szCs w:val="20"/>
              </w:rPr>
              <w:t>요청하여야</w:t>
            </w:r>
            <w:r w:rsidR="00830208">
              <w:rPr>
                <w:rFonts w:cs="Times New Roman" w:hint="eastAsia"/>
                <w:sz w:val="20"/>
                <w:szCs w:val="20"/>
              </w:rPr>
              <w:t xml:space="preserve"> </w:t>
            </w:r>
            <w:r w:rsidR="00830208">
              <w:rPr>
                <w:rFonts w:cs="Times New Roman" w:hint="eastAsia"/>
                <w:sz w:val="20"/>
                <w:szCs w:val="20"/>
              </w:rPr>
              <w:t>하고</w:t>
            </w:r>
            <w:r w:rsidR="00830208">
              <w:rPr>
                <w:rFonts w:cs="Times New Roman" w:hint="eastAsia"/>
                <w:sz w:val="20"/>
                <w:szCs w:val="20"/>
              </w:rPr>
              <w:t xml:space="preserve">, </w:t>
            </w:r>
            <w:r w:rsidR="00830208">
              <w:rPr>
                <w:rFonts w:cs="Times New Roman" w:hint="eastAsia"/>
                <w:sz w:val="20"/>
                <w:szCs w:val="20"/>
              </w:rPr>
              <w:t>계약에도</w:t>
            </w:r>
            <w:r w:rsidR="00830208">
              <w:rPr>
                <w:rFonts w:cs="Times New Roman" w:hint="eastAsia"/>
                <w:sz w:val="20"/>
                <w:szCs w:val="20"/>
              </w:rPr>
              <w:t xml:space="preserve"> </w:t>
            </w:r>
            <w:r w:rsidR="00830208">
              <w:rPr>
                <w:rFonts w:cs="Times New Roman" w:hint="eastAsia"/>
                <w:sz w:val="20"/>
                <w:szCs w:val="20"/>
              </w:rPr>
              <w:t>불구하고</w:t>
            </w:r>
            <w:r w:rsidR="00830208">
              <w:rPr>
                <w:rFonts w:cs="Times New Roman" w:hint="eastAsia"/>
                <w:sz w:val="20"/>
                <w:szCs w:val="20"/>
              </w:rPr>
              <w:t xml:space="preserve"> </w:t>
            </w:r>
            <w:r w:rsidR="00830208">
              <w:rPr>
                <w:rFonts w:cs="Times New Roman" w:hint="eastAsia"/>
                <w:sz w:val="20"/>
                <w:szCs w:val="20"/>
              </w:rPr>
              <w:t>이러한</w:t>
            </w:r>
            <w:r w:rsidR="00830208">
              <w:rPr>
                <w:rFonts w:cs="Times New Roman" w:hint="eastAsia"/>
                <w:sz w:val="20"/>
                <w:szCs w:val="20"/>
              </w:rPr>
              <w:t xml:space="preserve"> </w:t>
            </w:r>
            <w:r w:rsidR="00830208">
              <w:rPr>
                <w:rFonts w:cs="Times New Roman" w:hint="eastAsia"/>
                <w:sz w:val="20"/>
                <w:szCs w:val="20"/>
              </w:rPr>
              <w:t>상표를</w:t>
            </w:r>
            <w:r w:rsidR="00830208">
              <w:rPr>
                <w:rFonts w:cs="Times New Roman" w:hint="eastAsia"/>
                <w:sz w:val="20"/>
                <w:szCs w:val="20"/>
              </w:rPr>
              <w:t xml:space="preserve"> </w:t>
            </w:r>
            <w:r w:rsidR="00E36416" w:rsidRPr="005F7861">
              <w:rPr>
                <w:rFonts w:cs="Times New Roman" w:hint="eastAsia"/>
                <w:sz w:val="20"/>
                <w:szCs w:val="20"/>
              </w:rPr>
              <w:t>직접</w:t>
            </w:r>
            <w:r w:rsidR="00E36416" w:rsidRPr="005F7861">
              <w:rPr>
                <w:rFonts w:cs="Times New Roman" w:hint="eastAsia"/>
                <w:sz w:val="20"/>
                <w:szCs w:val="20"/>
              </w:rPr>
              <w:t xml:space="preserve"> </w:t>
            </w:r>
            <w:r w:rsidR="00E36416" w:rsidRPr="005F7861">
              <w:rPr>
                <w:rFonts w:cs="Times New Roman" w:hint="eastAsia"/>
                <w:sz w:val="20"/>
                <w:szCs w:val="20"/>
              </w:rPr>
              <w:t>출원하는</w:t>
            </w:r>
            <w:r w:rsidR="00E36416" w:rsidRPr="005F7861">
              <w:rPr>
                <w:rFonts w:cs="Times New Roman" w:hint="eastAsia"/>
                <w:sz w:val="20"/>
                <w:szCs w:val="20"/>
              </w:rPr>
              <w:t xml:space="preserve"> </w:t>
            </w:r>
            <w:r w:rsidR="00E36416" w:rsidRPr="005F7861">
              <w:rPr>
                <w:rFonts w:cs="Times New Roman" w:hint="eastAsia"/>
                <w:sz w:val="20"/>
                <w:szCs w:val="20"/>
              </w:rPr>
              <w:t>경우</w:t>
            </w:r>
            <w:r w:rsidR="00E36416" w:rsidRPr="005F7861">
              <w:rPr>
                <w:rFonts w:cs="Times New Roman" w:hint="eastAsia"/>
                <w:sz w:val="20"/>
                <w:szCs w:val="20"/>
              </w:rPr>
              <w:t xml:space="preserve"> </w:t>
            </w:r>
            <w:r w:rsidR="00E36416" w:rsidRPr="005F7861">
              <w:rPr>
                <w:rFonts w:cs="Times New Roman" w:hint="eastAsia"/>
                <w:sz w:val="20"/>
                <w:szCs w:val="20"/>
              </w:rPr>
              <w:t>해당</w:t>
            </w:r>
            <w:r w:rsidR="00E36416" w:rsidRPr="005F7861">
              <w:rPr>
                <w:rFonts w:cs="Times New Roman" w:hint="eastAsia"/>
                <w:sz w:val="20"/>
                <w:szCs w:val="20"/>
              </w:rPr>
              <w:t xml:space="preserve"> </w:t>
            </w:r>
            <w:r w:rsidR="00E36416" w:rsidRPr="005F7861">
              <w:rPr>
                <w:rFonts w:cs="Times New Roman" w:hint="eastAsia"/>
                <w:sz w:val="20"/>
                <w:szCs w:val="20"/>
              </w:rPr>
              <w:t>출원은</w:t>
            </w:r>
            <w:r w:rsidR="00E36416" w:rsidRPr="005F7861">
              <w:rPr>
                <w:rFonts w:cs="Times New Roman" w:hint="eastAsia"/>
                <w:sz w:val="20"/>
                <w:szCs w:val="20"/>
              </w:rPr>
              <w:t xml:space="preserve"> </w:t>
            </w:r>
            <w:r w:rsidR="00E36416" w:rsidRPr="005F7861">
              <w:rPr>
                <w:rFonts w:cs="Times New Roman" w:hint="eastAsia"/>
                <w:sz w:val="20"/>
                <w:szCs w:val="20"/>
              </w:rPr>
              <w:t>등록이</w:t>
            </w:r>
            <w:r w:rsidR="00E36416" w:rsidRPr="005F7861">
              <w:rPr>
                <w:rFonts w:cs="Times New Roman" w:hint="eastAsia"/>
                <w:sz w:val="20"/>
                <w:szCs w:val="20"/>
              </w:rPr>
              <w:t xml:space="preserve"> </w:t>
            </w:r>
            <w:r w:rsidR="00E36416" w:rsidRPr="005F7861">
              <w:rPr>
                <w:rFonts w:cs="Times New Roman" w:hint="eastAsia"/>
                <w:sz w:val="20"/>
                <w:szCs w:val="20"/>
              </w:rPr>
              <w:t>거절될</w:t>
            </w:r>
            <w:r w:rsidR="00E36416" w:rsidRPr="005F7861">
              <w:rPr>
                <w:rFonts w:cs="Times New Roman" w:hint="eastAsia"/>
                <w:sz w:val="20"/>
                <w:szCs w:val="20"/>
              </w:rPr>
              <w:t xml:space="preserve"> </w:t>
            </w:r>
            <w:r w:rsidR="00E36416" w:rsidRPr="005F7861">
              <w:rPr>
                <w:rFonts w:cs="Times New Roman" w:hint="eastAsia"/>
                <w:sz w:val="20"/>
                <w:szCs w:val="20"/>
              </w:rPr>
              <w:t>가능성이</w:t>
            </w:r>
            <w:r w:rsidR="00E36416" w:rsidRPr="005F7861">
              <w:rPr>
                <w:rFonts w:cs="Times New Roman" w:hint="eastAsia"/>
                <w:sz w:val="20"/>
                <w:szCs w:val="20"/>
              </w:rPr>
              <w:t xml:space="preserve"> </w:t>
            </w:r>
            <w:r w:rsidR="005F7861" w:rsidRPr="005F7861">
              <w:rPr>
                <w:rFonts w:cs="Times New Roman" w:hint="eastAsia"/>
                <w:sz w:val="20"/>
                <w:szCs w:val="20"/>
              </w:rPr>
              <w:t>높음</w:t>
            </w:r>
            <w:r w:rsidR="005F7861" w:rsidRPr="005F7861">
              <w:rPr>
                <w:rFonts w:cs="Times New Roman" w:hint="eastAsia"/>
                <w:sz w:val="20"/>
                <w:szCs w:val="20"/>
              </w:rPr>
              <w:t xml:space="preserve">. </w:t>
            </w:r>
            <w:r w:rsidR="00E36416" w:rsidRPr="005F7861">
              <w:rPr>
                <w:rFonts w:cs="Times New Roman" w:hint="eastAsia"/>
                <w:sz w:val="20"/>
                <w:szCs w:val="20"/>
              </w:rPr>
              <w:t>따라서</w:t>
            </w:r>
            <w:r w:rsidR="00E36416" w:rsidRPr="005F7861">
              <w:rPr>
                <w:rFonts w:cs="Times New Roman" w:hint="eastAsia"/>
                <w:sz w:val="20"/>
                <w:szCs w:val="20"/>
              </w:rPr>
              <w:t xml:space="preserve"> </w:t>
            </w:r>
            <w:r w:rsidR="00E36416" w:rsidRPr="005F7861">
              <w:rPr>
                <w:rFonts w:cs="Times New Roman" w:hint="eastAsia"/>
                <w:sz w:val="20"/>
                <w:szCs w:val="20"/>
              </w:rPr>
              <w:t>대상회사가</w:t>
            </w:r>
            <w:r w:rsidR="005F7861">
              <w:rPr>
                <w:rFonts w:cs="Times New Roman" w:hint="eastAsia"/>
                <w:sz w:val="20"/>
                <w:szCs w:val="20"/>
              </w:rPr>
              <w:t xml:space="preserve"> </w:t>
            </w:r>
            <w:r w:rsidR="005F7861">
              <w:rPr>
                <w:rFonts w:cs="Times New Roman" w:hint="eastAsia"/>
                <w:sz w:val="20"/>
                <w:szCs w:val="20"/>
              </w:rPr>
              <w:t>향후</w:t>
            </w:r>
            <w:r w:rsidR="00E36416" w:rsidRPr="005F7861">
              <w:rPr>
                <w:rFonts w:cs="Times New Roman" w:hint="eastAsia"/>
                <w:sz w:val="20"/>
                <w:szCs w:val="20"/>
              </w:rPr>
              <w:t xml:space="preserve"> </w:t>
            </w:r>
            <w:r w:rsidR="00E36416" w:rsidRPr="005F7861">
              <w:rPr>
                <w:rFonts w:cs="Times New Roman"/>
                <w:sz w:val="20"/>
                <w:szCs w:val="20"/>
              </w:rPr>
              <w:t>‘</w:t>
            </w:r>
            <w:r w:rsidR="00E36416" w:rsidRPr="005F7861">
              <w:rPr>
                <w:rFonts w:cs="Times New Roman" w:hint="eastAsia"/>
                <w:sz w:val="20"/>
                <w:szCs w:val="20"/>
              </w:rPr>
              <w:t>카카오</w:t>
            </w:r>
            <w:r w:rsidR="00E36416" w:rsidRPr="005F7861">
              <w:rPr>
                <w:rFonts w:cs="Times New Roman"/>
                <w:sz w:val="20"/>
                <w:szCs w:val="20"/>
              </w:rPr>
              <w:t xml:space="preserve">’ </w:t>
            </w:r>
            <w:r w:rsidR="00E36416" w:rsidRPr="005F7861">
              <w:rPr>
                <w:rFonts w:cs="Times New Roman" w:hint="eastAsia"/>
                <w:sz w:val="20"/>
                <w:szCs w:val="20"/>
              </w:rPr>
              <w:t>브랜드</w:t>
            </w:r>
            <w:r w:rsidR="00E36416" w:rsidRPr="005F7861">
              <w:rPr>
                <w:rFonts w:cs="Times New Roman" w:hint="eastAsia"/>
                <w:sz w:val="20"/>
                <w:szCs w:val="20"/>
              </w:rPr>
              <w:t xml:space="preserve"> </w:t>
            </w:r>
            <w:r w:rsidR="00E36416" w:rsidRPr="005F7861">
              <w:rPr>
                <w:rFonts w:cs="Times New Roman" w:hint="eastAsia"/>
                <w:sz w:val="20"/>
                <w:szCs w:val="20"/>
              </w:rPr>
              <w:t>상표를</w:t>
            </w:r>
            <w:r w:rsidR="00E36416" w:rsidRPr="005F7861">
              <w:rPr>
                <w:rFonts w:cs="Times New Roman" w:hint="eastAsia"/>
                <w:sz w:val="20"/>
                <w:szCs w:val="20"/>
              </w:rPr>
              <w:t xml:space="preserve"> </w:t>
            </w:r>
            <w:r w:rsidR="00E36416" w:rsidRPr="005F7861">
              <w:rPr>
                <w:rFonts w:cs="Times New Roman" w:hint="eastAsia"/>
                <w:sz w:val="20"/>
                <w:szCs w:val="20"/>
              </w:rPr>
              <w:t>자유롭게</w:t>
            </w:r>
            <w:r w:rsidR="00E36416" w:rsidRPr="005F7861">
              <w:rPr>
                <w:rFonts w:cs="Times New Roman" w:hint="eastAsia"/>
                <w:sz w:val="20"/>
                <w:szCs w:val="20"/>
              </w:rPr>
              <w:t xml:space="preserve"> </w:t>
            </w:r>
            <w:r w:rsidR="00E36416" w:rsidRPr="005F7861">
              <w:rPr>
                <w:rFonts w:cs="Times New Roman" w:hint="eastAsia"/>
                <w:sz w:val="20"/>
                <w:szCs w:val="20"/>
              </w:rPr>
              <w:t>사용하기</w:t>
            </w:r>
            <w:r w:rsidR="00E36416" w:rsidRPr="005F7861">
              <w:rPr>
                <w:rFonts w:cs="Times New Roman" w:hint="eastAsia"/>
                <w:sz w:val="20"/>
                <w:szCs w:val="20"/>
              </w:rPr>
              <w:t xml:space="preserve"> </w:t>
            </w:r>
            <w:r w:rsidR="00E36416" w:rsidRPr="005F7861">
              <w:rPr>
                <w:rFonts w:cs="Times New Roman" w:hint="eastAsia"/>
                <w:sz w:val="20"/>
                <w:szCs w:val="20"/>
              </w:rPr>
              <w:t>위해서는</w:t>
            </w:r>
            <w:r w:rsidR="00E36416" w:rsidRPr="005F7861">
              <w:rPr>
                <w:rFonts w:cs="Times New Roman" w:hint="eastAsia"/>
                <w:sz w:val="20"/>
                <w:szCs w:val="20"/>
              </w:rPr>
              <w:t xml:space="preserve"> </w:t>
            </w:r>
            <w:r w:rsidR="00DA2242">
              <w:rPr>
                <w:rFonts w:ascii="바탕체" w:hAnsi="바탕체" w:cs="Times New Roman" w:hint="eastAsia"/>
                <w:sz w:val="20"/>
                <w:szCs w:val="20"/>
              </w:rPr>
              <w:t>①</w:t>
            </w:r>
            <w:r w:rsidR="00E36416" w:rsidRPr="005F7861">
              <w:rPr>
                <w:rFonts w:cs="Times New Roman"/>
                <w:sz w:val="20"/>
                <w:szCs w:val="20"/>
              </w:rPr>
              <w:t xml:space="preserve"> </w:t>
            </w:r>
            <w:r w:rsidR="00BB2601">
              <w:rPr>
                <w:rFonts w:cs="Times New Roman" w:hint="eastAsia"/>
                <w:sz w:val="20"/>
                <w:szCs w:val="20"/>
              </w:rPr>
              <w:t>㈜카카오의</w:t>
            </w:r>
            <w:r w:rsidR="00BB2601">
              <w:rPr>
                <w:rFonts w:cs="Times New Roman" w:hint="eastAsia"/>
                <w:sz w:val="20"/>
                <w:szCs w:val="20"/>
              </w:rPr>
              <w:t xml:space="preserve"> </w:t>
            </w:r>
            <w:r w:rsidR="00BB2601">
              <w:rPr>
                <w:rFonts w:cs="Times New Roman" w:hint="eastAsia"/>
                <w:sz w:val="20"/>
                <w:szCs w:val="20"/>
              </w:rPr>
              <w:t>동의</w:t>
            </w:r>
            <w:r w:rsidR="00BB2601">
              <w:rPr>
                <w:rFonts w:cs="Times New Roman" w:hint="eastAsia"/>
                <w:sz w:val="20"/>
                <w:szCs w:val="20"/>
              </w:rPr>
              <w:t xml:space="preserve"> </w:t>
            </w:r>
            <w:r w:rsidR="00BB2601">
              <w:rPr>
                <w:rFonts w:cs="Times New Roman" w:hint="eastAsia"/>
                <w:sz w:val="20"/>
                <w:szCs w:val="20"/>
              </w:rPr>
              <w:t>없이</w:t>
            </w:r>
            <w:r w:rsidR="00BB2601">
              <w:rPr>
                <w:rFonts w:cs="Times New Roman" w:hint="eastAsia"/>
                <w:sz w:val="20"/>
                <w:szCs w:val="20"/>
              </w:rPr>
              <w:t xml:space="preserve"> </w:t>
            </w:r>
            <w:r w:rsidR="00BB2601">
              <w:rPr>
                <w:rFonts w:cs="Times New Roman" w:hint="eastAsia"/>
                <w:sz w:val="20"/>
                <w:szCs w:val="20"/>
              </w:rPr>
              <w:t>사용할</w:t>
            </w:r>
            <w:r w:rsidR="00BB2601">
              <w:rPr>
                <w:rFonts w:cs="Times New Roman" w:hint="eastAsia"/>
                <w:sz w:val="20"/>
                <w:szCs w:val="20"/>
              </w:rPr>
              <w:t xml:space="preserve"> </w:t>
            </w:r>
            <w:r w:rsidR="00BB2601">
              <w:rPr>
                <w:rFonts w:cs="Times New Roman" w:hint="eastAsia"/>
                <w:sz w:val="20"/>
                <w:szCs w:val="20"/>
              </w:rPr>
              <w:t>수</w:t>
            </w:r>
            <w:r w:rsidR="00BB2601">
              <w:rPr>
                <w:rFonts w:cs="Times New Roman" w:hint="eastAsia"/>
                <w:sz w:val="20"/>
                <w:szCs w:val="20"/>
              </w:rPr>
              <w:t xml:space="preserve"> </w:t>
            </w:r>
            <w:r w:rsidR="00BB2601">
              <w:rPr>
                <w:rFonts w:cs="Times New Roman" w:hint="eastAsia"/>
                <w:sz w:val="20"/>
                <w:szCs w:val="20"/>
              </w:rPr>
              <w:t>있는</w:t>
            </w:r>
            <w:r w:rsidR="00BB2601">
              <w:rPr>
                <w:rFonts w:cs="Times New Roman" w:hint="eastAsia"/>
                <w:sz w:val="20"/>
                <w:szCs w:val="20"/>
              </w:rPr>
              <w:t xml:space="preserve"> </w:t>
            </w:r>
            <w:r w:rsidR="00E36416" w:rsidRPr="005F7861">
              <w:rPr>
                <w:rFonts w:cs="Times New Roman" w:hint="eastAsia"/>
                <w:sz w:val="20"/>
                <w:szCs w:val="20"/>
              </w:rPr>
              <w:t>결합상표의</w:t>
            </w:r>
            <w:r w:rsidR="00E36416" w:rsidRPr="005F7861">
              <w:rPr>
                <w:rFonts w:cs="Times New Roman" w:hint="eastAsia"/>
                <w:sz w:val="20"/>
                <w:szCs w:val="20"/>
              </w:rPr>
              <w:t xml:space="preserve"> </w:t>
            </w:r>
            <w:r w:rsidR="00E36416" w:rsidRPr="005F7861">
              <w:rPr>
                <w:rFonts w:cs="Times New Roman" w:hint="eastAsia"/>
                <w:sz w:val="20"/>
                <w:szCs w:val="20"/>
              </w:rPr>
              <w:t>대상</w:t>
            </w:r>
            <w:r w:rsidR="00E36416" w:rsidRPr="005F7861">
              <w:rPr>
                <w:rFonts w:cs="Times New Roman" w:hint="eastAsia"/>
                <w:sz w:val="20"/>
                <w:szCs w:val="20"/>
              </w:rPr>
              <w:t xml:space="preserve"> </w:t>
            </w:r>
            <w:r w:rsidR="00E36416" w:rsidRPr="005F7861">
              <w:rPr>
                <w:rFonts w:cs="Times New Roman" w:hint="eastAsia"/>
                <w:sz w:val="20"/>
                <w:szCs w:val="20"/>
              </w:rPr>
              <w:t>및</w:t>
            </w:r>
            <w:r w:rsidR="00E36416" w:rsidRPr="005F7861">
              <w:rPr>
                <w:rFonts w:cs="Times New Roman" w:hint="eastAsia"/>
                <w:sz w:val="20"/>
                <w:szCs w:val="20"/>
              </w:rPr>
              <w:t xml:space="preserve"> </w:t>
            </w:r>
            <w:r w:rsidR="00E36416" w:rsidRPr="005F7861">
              <w:rPr>
                <w:rFonts w:cs="Times New Roman" w:hint="eastAsia"/>
                <w:sz w:val="20"/>
                <w:szCs w:val="20"/>
              </w:rPr>
              <w:t>사용</w:t>
            </w:r>
            <w:r w:rsidR="00E36416" w:rsidRPr="005F7861">
              <w:rPr>
                <w:rFonts w:cs="Times New Roman" w:hint="eastAsia"/>
                <w:sz w:val="20"/>
                <w:szCs w:val="20"/>
              </w:rPr>
              <w:t xml:space="preserve"> </w:t>
            </w:r>
            <w:r w:rsidR="00E36416" w:rsidRPr="005F7861">
              <w:rPr>
                <w:rFonts w:cs="Times New Roman" w:hint="eastAsia"/>
                <w:sz w:val="20"/>
                <w:szCs w:val="20"/>
              </w:rPr>
              <w:t>범위를</w:t>
            </w:r>
            <w:r w:rsidR="00E36416" w:rsidRPr="005F7861">
              <w:rPr>
                <w:rFonts w:cs="Times New Roman" w:hint="eastAsia"/>
                <w:sz w:val="20"/>
                <w:szCs w:val="20"/>
              </w:rPr>
              <w:t xml:space="preserve"> </w:t>
            </w:r>
            <w:r w:rsidR="00E36416" w:rsidRPr="005F7861">
              <w:rPr>
                <w:rFonts w:cs="Times New Roman" w:hint="eastAsia"/>
                <w:sz w:val="20"/>
                <w:szCs w:val="20"/>
              </w:rPr>
              <w:t>확대하는</w:t>
            </w:r>
            <w:r w:rsidR="00E36416" w:rsidRPr="005F7861">
              <w:rPr>
                <w:rFonts w:cs="Times New Roman" w:hint="eastAsia"/>
                <w:sz w:val="20"/>
                <w:szCs w:val="20"/>
              </w:rPr>
              <w:t xml:space="preserve"> </w:t>
            </w:r>
            <w:r w:rsidR="00BB2601">
              <w:rPr>
                <w:rFonts w:cs="Times New Roman" w:hint="eastAsia"/>
                <w:sz w:val="20"/>
                <w:szCs w:val="20"/>
              </w:rPr>
              <w:t>방식으로</w:t>
            </w:r>
            <w:r w:rsidR="00BB2601">
              <w:rPr>
                <w:rFonts w:cs="Times New Roman" w:hint="eastAsia"/>
                <w:sz w:val="20"/>
                <w:szCs w:val="20"/>
              </w:rPr>
              <w:t xml:space="preserve"> </w:t>
            </w:r>
            <w:r w:rsidR="00BB2601">
              <w:rPr>
                <w:rFonts w:cs="Times New Roman" w:hint="eastAsia"/>
                <w:sz w:val="20"/>
                <w:szCs w:val="20"/>
              </w:rPr>
              <w:t>계약을</w:t>
            </w:r>
            <w:r w:rsidR="00BB2601">
              <w:rPr>
                <w:rFonts w:cs="Times New Roman" w:hint="eastAsia"/>
                <w:sz w:val="20"/>
                <w:szCs w:val="20"/>
              </w:rPr>
              <w:t xml:space="preserve"> </w:t>
            </w:r>
            <w:r w:rsidR="00BB2601">
              <w:rPr>
                <w:rFonts w:cs="Times New Roman" w:hint="eastAsia"/>
                <w:sz w:val="20"/>
                <w:szCs w:val="20"/>
              </w:rPr>
              <w:t>변경</w:t>
            </w:r>
            <w:r w:rsidR="00E36416" w:rsidRPr="005F7861">
              <w:rPr>
                <w:rFonts w:cs="Times New Roman" w:hint="eastAsia"/>
                <w:sz w:val="20"/>
                <w:szCs w:val="20"/>
              </w:rPr>
              <w:t>하거나</w:t>
            </w:r>
            <w:r w:rsidR="00E36416" w:rsidRPr="005F7861">
              <w:rPr>
                <w:rFonts w:cs="Times New Roman" w:hint="eastAsia"/>
                <w:sz w:val="20"/>
                <w:szCs w:val="20"/>
              </w:rPr>
              <w:t xml:space="preserve">, </w:t>
            </w:r>
            <w:r w:rsidR="00DA2242">
              <w:rPr>
                <w:rFonts w:ascii="바탕체" w:hAnsi="바탕체" w:cs="Times New Roman" w:hint="eastAsia"/>
                <w:sz w:val="20"/>
                <w:szCs w:val="20"/>
              </w:rPr>
              <w:t>②</w:t>
            </w:r>
            <w:r w:rsidR="00E36416" w:rsidRPr="005F7861">
              <w:rPr>
                <w:rFonts w:cs="Times New Roman"/>
                <w:sz w:val="20"/>
                <w:szCs w:val="20"/>
              </w:rPr>
              <w:t xml:space="preserve"> </w:t>
            </w:r>
            <w:r w:rsidR="00830208">
              <w:rPr>
                <w:rFonts w:cs="Times New Roman" w:hint="eastAsia"/>
                <w:sz w:val="20"/>
                <w:szCs w:val="20"/>
              </w:rPr>
              <w:t>더</w:t>
            </w:r>
            <w:r w:rsidR="00830208">
              <w:rPr>
                <w:rFonts w:cs="Times New Roman" w:hint="eastAsia"/>
                <w:sz w:val="20"/>
                <w:szCs w:val="20"/>
              </w:rPr>
              <w:t xml:space="preserve"> </w:t>
            </w:r>
            <w:r w:rsidR="00830208">
              <w:rPr>
                <w:rFonts w:cs="Times New Roman" w:hint="eastAsia"/>
                <w:sz w:val="20"/>
                <w:szCs w:val="20"/>
              </w:rPr>
              <w:t>나아가</w:t>
            </w:r>
            <w:r w:rsidR="00830208">
              <w:rPr>
                <w:rFonts w:cs="Times New Roman" w:hint="eastAsia"/>
                <w:sz w:val="20"/>
                <w:szCs w:val="20"/>
              </w:rPr>
              <w:t xml:space="preserve"> </w:t>
            </w:r>
            <w:r w:rsidR="00E36416" w:rsidRPr="005F7861">
              <w:rPr>
                <w:rFonts w:cs="Times New Roman" w:hint="eastAsia"/>
                <w:sz w:val="20"/>
                <w:szCs w:val="20"/>
              </w:rPr>
              <w:t>대상회사의</w:t>
            </w:r>
            <w:r w:rsidR="00E36416" w:rsidRPr="005F7861">
              <w:rPr>
                <w:rFonts w:cs="Times New Roman" w:hint="eastAsia"/>
                <w:sz w:val="20"/>
                <w:szCs w:val="20"/>
              </w:rPr>
              <w:t xml:space="preserve"> </w:t>
            </w:r>
            <w:r w:rsidR="00E36416" w:rsidRPr="005F7861">
              <w:rPr>
                <w:rFonts w:cs="Times New Roman" w:hint="eastAsia"/>
                <w:sz w:val="20"/>
                <w:szCs w:val="20"/>
              </w:rPr>
              <w:t>사업</w:t>
            </w:r>
            <w:r w:rsidR="00E36416" w:rsidRPr="005F7861">
              <w:rPr>
                <w:rFonts w:cs="Times New Roman" w:hint="eastAsia"/>
                <w:sz w:val="20"/>
                <w:szCs w:val="20"/>
              </w:rPr>
              <w:t xml:space="preserve"> </w:t>
            </w:r>
            <w:r w:rsidR="00E36416" w:rsidRPr="005F7861">
              <w:rPr>
                <w:rFonts w:cs="Times New Roman" w:hint="eastAsia"/>
                <w:sz w:val="20"/>
                <w:szCs w:val="20"/>
              </w:rPr>
              <w:t>범위</w:t>
            </w:r>
            <w:r w:rsidR="00E36416" w:rsidRPr="005F7861">
              <w:rPr>
                <w:rFonts w:cs="Times New Roman" w:hint="eastAsia"/>
                <w:sz w:val="20"/>
                <w:szCs w:val="20"/>
              </w:rPr>
              <w:t xml:space="preserve"> </w:t>
            </w:r>
            <w:r w:rsidR="00E36416" w:rsidRPr="005F7861">
              <w:rPr>
                <w:rFonts w:cs="Times New Roman" w:hint="eastAsia"/>
                <w:sz w:val="20"/>
                <w:szCs w:val="20"/>
              </w:rPr>
              <w:t>내에서는</w:t>
            </w:r>
            <w:r w:rsidR="00E36416" w:rsidRPr="005F7861">
              <w:rPr>
                <w:rFonts w:cs="Times New Roman" w:hint="eastAsia"/>
                <w:sz w:val="20"/>
                <w:szCs w:val="20"/>
              </w:rPr>
              <w:t xml:space="preserve"> </w:t>
            </w:r>
            <w:r w:rsidR="00E36416" w:rsidRPr="005F7861">
              <w:rPr>
                <w:rFonts w:cs="Times New Roman" w:hint="eastAsia"/>
                <w:sz w:val="20"/>
                <w:szCs w:val="20"/>
              </w:rPr>
              <w:t>대상회사가</w:t>
            </w:r>
            <w:r w:rsidR="00E36416" w:rsidRPr="005F7861">
              <w:rPr>
                <w:rFonts w:cs="Times New Roman" w:hint="eastAsia"/>
                <w:sz w:val="20"/>
                <w:szCs w:val="20"/>
              </w:rPr>
              <w:t xml:space="preserve"> </w:t>
            </w:r>
            <w:r w:rsidR="00E36416" w:rsidRPr="005F7861">
              <w:rPr>
                <w:rFonts w:cs="Times New Roman"/>
                <w:sz w:val="20"/>
                <w:szCs w:val="20"/>
              </w:rPr>
              <w:t>‘</w:t>
            </w:r>
            <w:r w:rsidR="00E36416" w:rsidRPr="005F7861">
              <w:rPr>
                <w:rFonts w:cs="Times New Roman" w:hint="eastAsia"/>
                <w:sz w:val="20"/>
                <w:szCs w:val="20"/>
              </w:rPr>
              <w:t>카카오</w:t>
            </w:r>
            <w:r w:rsidR="00E36416" w:rsidRPr="005F7861">
              <w:rPr>
                <w:rFonts w:cs="Times New Roman"/>
                <w:sz w:val="20"/>
                <w:szCs w:val="20"/>
              </w:rPr>
              <w:t xml:space="preserve">’ </w:t>
            </w:r>
            <w:r w:rsidR="00E36416" w:rsidRPr="005F7861">
              <w:rPr>
                <w:rFonts w:cs="Times New Roman" w:hint="eastAsia"/>
                <w:sz w:val="20"/>
                <w:szCs w:val="20"/>
              </w:rPr>
              <w:t>브랜드</w:t>
            </w:r>
            <w:r w:rsidR="00E36416" w:rsidRPr="005F7861">
              <w:rPr>
                <w:rFonts w:cs="Times New Roman" w:hint="eastAsia"/>
                <w:sz w:val="20"/>
                <w:szCs w:val="20"/>
              </w:rPr>
              <w:t xml:space="preserve"> </w:t>
            </w:r>
            <w:r w:rsidR="00E36416" w:rsidRPr="005F7861">
              <w:rPr>
                <w:rFonts w:cs="Times New Roman" w:hint="eastAsia"/>
                <w:sz w:val="20"/>
                <w:szCs w:val="20"/>
              </w:rPr>
              <w:t>자체를</w:t>
            </w:r>
            <w:r w:rsidR="00E36416" w:rsidRPr="005F7861">
              <w:rPr>
                <w:rFonts w:cs="Times New Roman" w:hint="eastAsia"/>
                <w:sz w:val="20"/>
                <w:szCs w:val="20"/>
              </w:rPr>
              <w:t xml:space="preserve"> </w:t>
            </w:r>
            <w:r w:rsidR="00E36416" w:rsidRPr="005F7861">
              <w:rPr>
                <w:rFonts w:cs="Times New Roman" w:hint="eastAsia"/>
                <w:sz w:val="20"/>
                <w:szCs w:val="20"/>
              </w:rPr>
              <w:t>자유롭게</w:t>
            </w:r>
            <w:r w:rsidR="00E36416" w:rsidRPr="005F7861">
              <w:rPr>
                <w:rFonts w:cs="Times New Roman" w:hint="eastAsia"/>
                <w:sz w:val="20"/>
                <w:szCs w:val="20"/>
              </w:rPr>
              <w:t xml:space="preserve"> </w:t>
            </w:r>
            <w:r w:rsidR="00E36416" w:rsidRPr="005F7861">
              <w:rPr>
                <w:rFonts w:cs="Times New Roman" w:hint="eastAsia"/>
                <w:sz w:val="20"/>
                <w:szCs w:val="20"/>
              </w:rPr>
              <w:t>사용할</w:t>
            </w:r>
            <w:r w:rsidR="00E36416" w:rsidRPr="005F7861">
              <w:rPr>
                <w:rFonts w:cs="Times New Roman" w:hint="eastAsia"/>
                <w:sz w:val="20"/>
                <w:szCs w:val="20"/>
              </w:rPr>
              <w:t xml:space="preserve"> </w:t>
            </w:r>
            <w:r w:rsidR="00E36416" w:rsidRPr="005F7861">
              <w:rPr>
                <w:rFonts w:cs="Times New Roman" w:hint="eastAsia"/>
                <w:sz w:val="20"/>
                <w:szCs w:val="20"/>
              </w:rPr>
              <w:t>수</w:t>
            </w:r>
            <w:r w:rsidR="00E36416" w:rsidRPr="005F7861">
              <w:rPr>
                <w:rFonts w:cs="Times New Roman" w:hint="eastAsia"/>
                <w:sz w:val="20"/>
                <w:szCs w:val="20"/>
              </w:rPr>
              <w:t xml:space="preserve"> </w:t>
            </w:r>
            <w:r w:rsidR="00E36416" w:rsidRPr="005F7861">
              <w:rPr>
                <w:rFonts w:cs="Times New Roman" w:hint="eastAsia"/>
                <w:sz w:val="20"/>
                <w:szCs w:val="20"/>
              </w:rPr>
              <w:t>있는</w:t>
            </w:r>
            <w:r w:rsidR="00E36416" w:rsidRPr="005F7861">
              <w:rPr>
                <w:rFonts w:cs="Times New Roman" w:hint="eastAsia"/>
                <w:sz w:val="20"/>
                <w:szCs w:val="20"/>
              </w:rPr>
              <w:t xml:space="preserve"> </w:t>
            </w:r>
            <w:r w:rsidR="00E36416" w:rsidRPr="005F7861">
              <w:rPr>
                <w:rFonts w:cs="Times New Roman" w:hint="eastAsia"/>
                <w:sz w:val="20"/>
                <w:szCs w:val="20"/>
              </w:rPr>
              <w:t>사용권을</w:t>
            </w:r>
            <w:r w:rsidR="00E36416" w:rsidRPr="005F7861">
              <w:rPr>
                <w:rFonts w:cs="Times New Roman" w:hint="eastAsia"/>
                <w:sz w:val="20"/>
                <w:szCs w:val="20"/>
              </w:rPr>
              <w:t xml:space="preserve"> </w:t>
            </w:r>
            <w:r w:rsidR="00E36416" w:rsidRPr="005F7861">
              <w:rPr>
                <w:rFonts w:cs="Times New Roman" w:hint="eastAsia"/>
                <w:sz w:val="20"/>
                <w:szCs w:val="20"/>
              </w:rPr>
              <w:t>제공</w:t>
            </w:r>
            <w:r w:rsidR="00E36416" w:rsidRPr="005F7861">
              <w:rPr>
                <w:rFonts w:cs="Times New Roman" w:hint="eastAsia"/>
                <w:sz w:val="20"/>
                <w:szCs w:val="20"/>
              </w:rPr>
              <w:t xml:space="preserve"> </w:t>
            </w:r>
            <w:r w:rsidR="00E36416" w:rsidRPr="005F7861">
              <w:rPr>
                <w:rFonts w:cs="Times New Roman" w:hint="eastAsia"/>
                <w:sz w:val="20"/>
                <w:szCs w:val="20"/>
              </w:rPr>
              <w:t>받</w:t>
            </w:r>
            <w:r w:rsidR="005F7861">
              <w:rPr>
                <w:rFonts w:cs="Times New Roman" w:hint="eastAsia"/>
                <w:sz w:val="20"/>
                <w:szCs w:val="20"/>
              </w:rPr>
              <w:t>는</w:t>
            </w:r>
            <w:r w:rsidR="005F7861">
              <w:rPr>
                <w:rFonts w:cs="Times New Roman" w:hint="eastAsia"/>
                <w:sz w:val="20"/>
                <w:szCs w:val="20"/>
              </w:rPr>
              <w:t xml:space="preserve"> </w:t>
            </w:r>
            <w:r w:rsidR="00C95EFD">
              <w:rPr>
                <w:rFonts w:cs="Times New Roman" w:hint="eastAsia"/>
                <w:sz w:val="20"/>
                <w:szCs w:val="20"/>
              </w:rPr>
              <w:t>등의</w:t>
            </w:r>
            <w:r w:rsidR="00C95EFD">
              <w:rPr>
                <w:rFonts w:cs="Times New Roman" w:hint="eastAsia"/>
                <w:sz w:val="20"/>
                <w:szCs w:val="20"/>
              </w:rPr>
              <w:t xml:space="preserve"> </w:t>
            </w:r>
            <w:r w:rsidR="00C95EFD">
              <w:rPr>
                <w:rFonts w:cs="Times New Roman" w:hint="eastAsia"/>
                <w:sz w:val="20"/>
                <w:szCs w:val="20"/>
              </w:rPr>
              <w:t>조치를</w:t>
            </w:r>
            <w:r w:rsidR="00C95EFD">
              <w:rPr>
                <w:rFonts w:cs="Times New Roman" w:hint="eastAsia"/>
                <w:sz w:val="20"/>
                <w:szCs w:val="20"/>
              </w:rPr>
              <w:t xml:space="preserve"> </w:t>
            </w:r>
            <w:r w:rsidR="00C95EFD">
              <w:rPr>
                <w:rFonts w:cs="Times New Roman" w:hint="eastAsia"/>
                <w:sz w:val="20"/>
                <w:szCs w:val="20"/>
              </w:rPr>
              <w:t>취하여야</w:t>
            </w:r>
            <w:r w:rsidR="00C95EFD">
              <w:rPr>
                <w:rFonts w:cs="Times New Roman" w:hint="eastAsia"/>
                <w:sz w:val="20"/>
                <w:szCs w:val="20"/>
              </w:rPr>
              <w:t xml:space="preserve"> </w:t>
            </w:r>
            <w:r w:rsidR="00C95EFD">
              <w:rPr>
                <w:rFonts w:cs="Times New Roman" w:hint="eastAsia"/>
                <w:sz w:val="20"/>
                <w:szCs w:val="20"/>
              </w:rPr>
              <w:t>함</w:t>
            </w:r>
            <w:r w:rsidR="00C95EFD">
              <w:rPr>
                <w:rFonts w:cs="Times New Roman" w:hint="eastAsia"/>
                <w:sz w:val="20"/>
                <w:szCs w:val="20"/>
              </w:rPr>
              <w:t>.</w:t>
            </w:r>
          </w:p>
          <w:p w14:paraId="6A3F959F" w14:textId="1CB13AF8" w:rsidR="00BA6D9F" w:rsidRPr="005F7861" w:rsidRDefault="006260C1" w:rsidP="00E56E48">
            <w:pPr>
              <w:pStyle w:val="a8"/>
              <w:widowControl/>
              <w:numPr>
                <w:ilvl w:val="0"/>
                <w:numId w:val="21"/>
              </w:numPr>
              <w:spacing w:before="40" w:after="120" w:line="276" w:lineRule="auto"/>
              <w:rPr>
                <w:rFonts w:cs="Times New Roman"/>
                <w:sz w:val="20"/>
                <w:szCs w:val="20"/>
              </w:rPr>
            </w:pPr>
            <w:r>
              <w:rPr>
                <w:rFonts w:cs="Times New Roman" w:hint="eastAsia"/>
                <w:sz w:val="20"/>
                <w:szCs w:val="20"/>
              </w:rPr>
              <w:lastRenderedPageBreak/>
              <w:t>이와</w:t>
            </w:r>
            <w:r>
              <w:rPr>
                <w:rFonts w:cs="Times New Roman" w:hint="eastAsia"/>
                <w:sz w:val="20"/>
                <w:szCs w:val="20"/>
              </w:rPr>
              <w:t xml:space="preserve"> </w:t>
            </w:r>
            <w:r>
              <w:rPr>
                <w:rFonts w:cs="Times New Roman" w:hint="eastAsia"/>
                <w:sz w:val="20"/>
                <w:szCs w:val="20"/>
              </w:rPr>
              <w:t>달리</w:t>
            </w:r>
            <w:r>
              <w:rPr>
                <w:rFonts w:cs="Times New Roman" w:hint="eastAsia"/>
                <w:sz w:val="20"/>
                <w:szCs w:val="20"/>
              </w:rPr>
              <w:t xml:space="preserve"> </w:t>
            </w:r>
            <w:r w:rsidR="00C7450C">
              <w:rPr>
                <w:rFonts w:cs="Times New Roman"/>
                <w:sz w:val="20"/>
                <w:szCs w:val="20"/>
              </w:rPr>
              <w:t>“</w:t>
            </w:r>
            <w:r w:rsidR="00C7450C">
              <w:rPr>
                <w:rFonts w:cs="Times New Roman" w:hint="eastAsia"/>
                <w:sz w:val="20"/>
                <w:szCs w:val="20"/>
              </w:rPr>
              <w:t>김기사</w:t>
            </w:r>
            <w:r w:rsidR="00C7450C">
              <w:rPr>
                <w:rFonts w:cs="Times New Roman"/>
                <w:sz w:val="20"/>
                <w:szCs w:val="20"/>
              </w:rPr>
              <w:t xml:space="preserve">” </w:t>
            </w:r>
            <w:r w:rsidR="00C7450C">
              <w:rPr>
                <w:rFonts w:cs="Times New Roman" w:hint="eastAsia"/>
                <w:sz w:val="20"/>
                <w:szCs w:val="20"/>
              </w:rPr>
              <w:t>상표와</w:t>
            </w:r>
            <w:r w:rsidR="00C7450C">
              <w:rPr>
                <w:rFonts w:cs="Times New Roman" w:hint="eastAsia"/>
                <w:sz w:val="20"/>
                <w:szCs w:val="20"/>
              </w:rPr>
              <w:t xml:space="preserve"> </w:t>
            </w:r>
            <w:r w:rsidR="00C7450C">
              <w:rPr>
                <w:rFonts w:cs="Times New Roman" w:hint="eastAsia"/>
                <w:sz w:val="20"/>
                <w:szCs w:val="20"/>
              </w:rPr>
              <w:t>같이</w:t>
            </w:r>
            <w:r w:rsidR="00C7450C">
              <w:rPr>
                <w:rFonts w:cs="Times New Roman" w:hint="eastAsia"/>
                <w:sz w:val="20"/>
                <w:szCs w:val="20"/>
              </w:rPr>
              <w:t xml:space="preserve"> </w:t>
            </w:r>
            <w:r w:rsidR="00C7450C">
              <w:rPr>
                <w:rFonts w:cs="Times New Roman" w:hint="eastAsia"/>
                <w:sz w:val="20"/>
                <w:szCs w:val="20"/>
              </w:rPr>
              <w:t>기본상표가</w:t>
            </w:r>
            <w:r w:rsidR="00C7450C">
              <w:rPr>
                <w:rFonts w:cs="Times New Roman" w:hint="eastAsia"/>
                <w:sz w:val="20"/>
                <w:szCs w:val="20"/>
              </w:rPr>
              <w:t xml:space="preserve"> </w:t>
            </w:r>
            <w:r w:rsidR="00C7450C">
              <w:rPr>
                <w:rFonts w:cs="Times New Roman" w:hint="eastAsia"/>
                <w:sz w:val="20"/>
                <w:szCs w:val="20"/>
              </w:rPr>
              <w:t>사용되지</w:t>
            </w:r>
            <w:r w:rsidR="00C7450C">
              <w:rPr>
                <w:rFonts w:cs="Times New Roman" w:hint="eastAsia"/>
                <w:sz w:val="20"/>
                <w:szCs w:val="20"/>
              </w:rPr>
              <w:t xml:space="preserve"> </w:t>
            </w:r>
            <w:r w:rsidR="00C7450C">
              <w:rPr>
                <w:rFonts w:cs="Times New Roman" w:hint="eastAsia"/>
                <w:sz w:val="20"/>
                <w:szCs w:val="20"/>
              </w:rPr>
              <w:t>않았으나</w:t>
            </w:r>
            <w:r w:rsidR="00C7450C">
              <w:rPr>
                <w:rFonts w:cs="Times New Roman" w:hint="eastAsia"/>
                <w:sz w:val="20"/>
                <w:szCs w:val="20"/>
              </w:rPr>
              <w:t>,</w:t>
            </w:r>
            <w:r w:rsidR="00C7450C">
              <w:rPr>
                <w:rFonts w:cs="Times New Roman"/>
                <w:sz w:val="20"/>
                <w:szCs w:val="20"/>
              </w:rPr>
              <w:t xml:space="preserve"> </w:t>
            </w:r>
            <w:r w:rsidR="00C7450C">
              <w:rPr>
                <w:rFonts w:cs="Times New Roman" w:hint="eastAsia"/>
                <w:sz w:val="20"/>
                <w:szCs w:val="20"/>
              </w:rPr>
              <w:t>대상회사가</w:t>
            </w:r>
            <w:r w:rsidR="00C7450C">
              <w:rPr>
                <w:rFonts w:cs="Times New Roman" w:hint="eastAsia"/>
                <w:sz w:val="20"/>
                <w:szCs w:val="20"/>
              </w:rPr>
              <w:t xml:space="preserve"> </w:t>
            </w:r>
            <w:r w:rsidR="00C7450C">
              <w:rPr>
                <w:rFonts w:cs="Times New Roman" w:hint="eastAsia"/>
                <w:sz w:val="20"/>
                <w:szCs w:val="20"/>
              </w:rPr>
              <w:t>사용</w:t>
            </w:r>
            <w:r w:rsidR="00C7450C">
              <w:rPr>
                <w:rFonts w:cs="Times New Roman" w:hint="eastAsia"/>
                <w:sz w:val="20"/>
                <w:szCs w:val="20"/>
              </w:rPr>
              <w:t xml:space="preserve"> </w:t>
            </w:r>
            <w:r w:rsidR="00C7450C">
              <w:rPr>
                <w:rFonts w:cs="Times New Roman" w:hint="eastAsia"/>
                <w:sz w:val="20"/>
                <w:szCs w:val="20"/>
              </w:rPr>
              <w:t>중인</w:t>
            </w:r>
            <w:r w:rsidR="00C7450C">
              <w:rPr>
                <w:rFonts w:cs="Times New Roman" w:hint="eastAsia"/>
                <w:sz w:val="20"/>
                <w:szCs w:val="20"/>
              </w:rPr>
              <w:t xml:space="preserve"> </w:t>
            </w:r>
            <w:r w:rsidR="00C7450C">
              <w:rPr>
                <w:rFonts w:cs="Times New Roman" w:hint="eastAsia"/>
                <w:sz w:val="20"/>
                <w:szCs w:val="20"/>
              </w:rPr>
              <w:t>상표</w:t>
            </w:r>
            <w:r w:rsidR="00C7450C">
              <w:rPr>
                <w:rFonts w:cs="Times New Roman" w:hint="eastAsia"/>
                <w:sz w:val="20"/>
                <w:szCs w:val="20"/>
              </w:rPr>
              <w:t xml:space="preserve"> </w:t>
            </w:r>
            <w:r w:rsidR="00C7450C">
              <w:rPr>
                <w:rFonts w:cs="Times New Roman" w:hint="eastAsia"/>
                <w:sz w:val="20"/>
                <w:szCs w:val="20"/>
              </w:rPr>
              <w:t>또는</w:t>
            </w:r>
            <w:r w:rsidR="00C7450C">
              <w:rPr>
                <w:rFonts w:cs="Times New Roman" w:hint="eastAsia"/>
                <w:sz w:val="20"/>
                <w:szCs w:val="20"/>
              </w:rPr>
              <w:t xml:space="preserve"> </w:t>
            </w:r>
            <w:r w:rsidR="00C7450C">
              <w:rPr>
                <w:rFonts w:cs="Times New Roman" w:hint="eastAsia"/>
                <w:sz w:val="20"/>
                <w:szCs w:val="20"/>
              </w:rPr>
              <w:t>㈜카카오가</w:t>
            </w:r>
            <w:r w:rsidR="00C7450C">
              <w:rPr>
                <w:rFonts w:cs="Times New Roman" w:hint="eastAsia"/>
                <w:sz w:val="20"/>
                <w:szCs w:val="20"/>
              </w:rPr>
              <w:t xml:space="preserve"> </w:t>
            </w:r>
            <w:r w:rsidR="00E56E48">
              <w:rPr>
                <w:rFonts w:cs="Times New Roman" w:hint="eastAsia"/>
                <w:sz w:val="20"/>
                <w:szCs w:val="20"/>
              </w:rPr>
              <w:t>보유</w:t>
            </w:r>
            <w:r w:rsidR="00E56E48">
              <w:rPr>
                <w:rFonts w:cs="Times New Roman" w:hint="eastAsia"/>
                <w:sz w:val="20"/>
                <w:szCs w:val="20"/>
              </w:rPr>
              <w:t xml:space="preserve"> </w:t>
            </w:r>
            <w:r w:rsidR="00E56E48">
              <w:rPr>
                <w:rFonts w:cs="Times New Roman" w:hint="eastAsia"/>
                <w:sz w:val="20"/>
                <w:szCs w:val="20"/>
              </w:rPr>
              <w:t>중인</w:t>
            </w:r>
            <w:r w:rsidR="00E56E48">
              <w:rPr>
                <w:rFonts w:cs="Times New Roman" w:hint="eastAsia"/>
                <w:sz w:val="20"/>
                <w:szCs w:val="20"/>
              </w:rPr>
              <w:t xml:space="preserve"> </w:t>
            </w:r>
            <w:r w:rsidR="00E56E48">
              <w:rPr>
                <w:rFonts w:cs="Times New Roman" w:hint="eastAsia"/>
                <w:sz w:val="20"/>
                <w:szCs w:val="20"/>
              </w:rPr>
              <w:t>상표</w:t>
            </w:r>
            <w:r w:rsidR="00E56E48">
              <w:rPr>
                <w:rFonts w:cs="Times New Roman" w:hint="eastAsia"/>
                <w:sz w:val="20"/>
                <w:szCs w:val="20"/>
              </w:rPr>
              <w:t xml:space="preserve"> </w:t>
            </w:r>
            <w:r w:rsidR="00E56E48">
              <w:rPr>
                <w:rFonts w:cs="Times New Roman" w:hint="eastAsia"/>
                <w:sz w:val="20"/>
                <w:szCs w:val="20"/>
              </w:rPr>
              <w:t>중</w:t>
            </w:r>
            <w:r w:rsidR="00E56E48">
              <w:rPr>
                <w:rFonts w:cs="Times New Roman" w:hint="eastAsia"/>
                <w:sz w:val="20"/>
                <w:szCs w:val="20"/>
              </w:rPr>
              <w:t xml:space="preserve"> </w:t>
            </w:r>
            <w:r w:rsidR="00C7450C">
              <w:rPr>
                <w:rFonts w:cs="Times New Roman" w:hint="eastAsia"/>
                <w:sz w:val="20"/>
                <w:szCs w:val="20"/>
              </w:rPr>
              <w:t>대상회사가</w:t>
            </w:r>
            <w:r w:rsidR="00C7450C">
              <w:rPr>
                <w:rFonts w:cs="Times New Roman" w:hint="eastAsia"/>
                <w:sz w:val="20"/>
                <w:szCs w:val="20"/>
              </w:rPr>
              <w:t xml:space="preserve"> </w:t>
            </w:r>
            <w:r w:rsidR="00C7450C">
              <w:rPr>
                <w:rFonts w:cs="Times New Roman" w:hint="eastAsia"/>
                <w:sz w:val="20"/>
                <w:szCs w:val="20"/>
              </w:rPr>
              <w:t>보유한</w:t>
            </w:r>
            <w:r w:rsidR="00C7450C">
              <w:rPr>
                <w:rFonts w:cs="Times New Roman" w:hint="eastAsia"/>
                <w:sz w:val="20"/>
                <w:szCs w:val="20"/>
              </w:rPr>
              <w:t xml:space="preserve"> </w:t>
            </w:r>
            <w:r w:rsidR="00C7450C">
              <w:rPr>
                <w:rFonts w:cs="Times New Roman" w:hint="eastAsia"/>
                <w:sz w:val="20"/>
                <w:szCs w:val="20"/>
              </w:rPr>
              <w:t>상표</w:t>
            </w:r>
            <w:r w:rsidR="00E56E48">
              <w:rPr>
                <w:rFonts w:cs="Times New Roman" w:hint="eastAsia"/>
                <w:sz w:val="20"/>
                <w:szCs w:val="20"/>
              </w:rPr>
              <w:t>와</w:t>
            </w:r>
            <w:r w:rsidR="00E56E48">
              <w:rPr>
                <w:rFonts w:cs="Times New Roman" w:hint="eastAsia"/>
                <w:sz w:val="20"/>
                <w:szCs w:val="20"/>
              </w:rPr>
              <w:t xml:space="preserve"> </w:t>
            </w:r>
            <w:r w:rsidR="00E56E48">
              <w:rPr>
                <w:rFonts w:cs="Times New Roman" w:hint="eastAsia"/>
                <w:sz w:val="20"/>
                <w:szCs w:val="20"/>
              </w:rPr>
              <w:t>유사한</w:t>
            </w:r>
            <w:r w:rsidR="00E56E48">
              <w:rPr>
                <w:rFonts w:cs="Times New Roman" w:hint="eastAsia"/>
                <w:sz w:val="20"/>
                <w:szCs w:val="20"/>
              </w:rPr>
              <w:t xml:space="preserve"> </w:t>
            </w:r>
            <w:r w:rsidR="00E56E48">
              <w:rPr>
                <w:rFonts w:cs="Times New Roman" w:hint="eastAsia"/>
                <w:sz w:val="20"/>
                <w:szCs w:val="20"/>
              </w:rPr>
              <w:t>상표</w:t>
            </w:r>
            <w:r w:rsidR="00E56E48">
              <w:rPr>
                <w:rFonts w:cs="Times New Roman" w:hint="eastAsia"/>
                <w:sz w:val="20"/>
                <w:szCs w:val="20"/>
              </w:rPr>
              <w:t xml:space="preserve"> </w:t>
            </w:r>
            <w:r w:rsidR="00E56E48">
              <w:rPr>
                <w:rFonts w:cs="Times New Roman" w:hint="eastAsia"/>
                <w:sz w:val="20"/>
                <w:szCs w:val="20"/>
              </w:rPr>
              <w:t>등</w:t>
            </w:r>
            <w:r w:rsidR="00E56E48">
              <w:rPr>
                <w:rFonts w:cs="Times New Roman" w:hint="eastAsia"/>
                <w:sz w:val="20"/>
                <w:szCs w:val="20"/>
              </w:rPr>
              <w:t xml:space="preserve"> </w:t>
            </w:r>
            <w:r>
              <w:rPr>
                <w:rFonts w:cs="Times New Roman" w:hint="eastAsia"/>
                <w:sz w:val="20"/>
                <w:szCs w:val="20"/>
              </w:rPr>
              <w:t>대상회사</w:t>
            </w:r>
            <w:r>
              <w:rPr>
                <w:rFonts w:cs="Times New Roman" w:hint="eastAsia"/>
                <w:sz w:val="20"/>
                <w:szCs w:val="20"/>
              </w:rPr>
              <w:t xml:space="preserve"> </w:t>
            </w:r>
            <w:r>
              <w:rPr>
                <w:rFonts w:cs="Times New Roman" w:hint="eastAsia"/>
                <w:sz w:val="20"/>
                <w:szCs w:val="20"/>
              </w:rPr>
              <w:t>자체에</w:t>
            </w:r>
            <w:r>
              <w:rPr>
                <w:rFonts w:cs="Times New Roman" w:hint="eastAsia"/>
                <w:sz w:val="20"/>
                <w:szCs w:val="20"/>
              </w:rPr>
              <w:t xml:space="preserve"> </w:t>
            </w:r>
            <w:r>
              <w:rPr>
                <w:rFonts w:cs="Times New Roman" w:hint="eastAsia"/>
                <w:sz w:val="20"/>
                <w:szCs w:val="20"/>
              </w:rPr>
              <w:t>이전되어야</w:t>
            </w:r>
            <w:r>
              <w:rPr>
                <w:rFonts w:cs="Times New Roman" w:hint="eastAsia"/>
                <w:sz w:val="20"/>
                <w:szCs w:val="20"/>
              </w:rPr>
              <w:t xml:space="preserve"> </w:t>
            </w:r>
            <w:r>
              <w:rPr>
                <w:rFonts w:cs="Times New Roman" w:hint="eastAsia"/>
                <w:sz w:val="20"/>
                <w:szCs w:val="20"/>
              </w:rPr>
              <w:t>함에도</w:t>
            </w:r>
            <w:r>
              <w:rPr>
                <w:rFonts w:cs="Times New Roman" w:hint="eastAsia"/>
                <w:sz w:val="20"/>
                <w:szCs w:val="20"/>
              </w:rPr>
              <w:t xml:space="preserve"> </w:t>
            </w:r>
            <w:r w:rsidR="00FE2672">
              <w:rPr>
                <w:rFonts w:cs="Times New Roman"/>
                <w:sz w:val="20"/>
                <w:szCs w:val="20"/>
              </w:rPr>
              <w:t>“</w:t>
            </w:r>
            <w:r w:rsidR="00FE2672">
              <w:rPr>
                <w:rFonts w:cs="Times New Roman" w:hint="eastAsia"/>
                <w:sz w:val="20"/>
                <w:szCs w:val="20"/>
              </w:rPr>
              <w:t>김기사</w:t>
            </w:r>
            <w:r w:rsidR="00FE2672">
              <w:rPr>
                <w:rFonts w:cs="Times New Roman"/>
                <w:sz w:val="20"/>
                <w:szCs w:val="20"/>
              </w:rPr>
              <w:t xml:space="preserve">” </w:t>
            </w:r>
            <w:r w:rsidR="00FE2672">
              <w:rPr>
                <w:rFonts w:cs="Times New Roman"/>
                <w:sz w:val="20"/>
                <w:szCs w:val="20"/>
              </w:rPr>
              <w:t>상표와</w:t>
            </w:r>
            <w:r w:rsidR="00FE2672">
              <w:rPr>
                <w:rFonts w:cs="Times New Roman" w:hint="eastAsia"/>
                <w:sz w:val="20"/>
                <w:szCs w:val="20"/>
              </w:rPr>
              <w:t xml:space="preserve"> </w:t>
            </w:r>
            <w:r w:rsidR="00FE2672">
              <w:rPr>
                <w:rFonts w:cs="Times New Roman" w:hint="eastAsia"/>
                <w:sz w:val="20"/>
                <w:szCs w:val="20"/>
              </w:rPr>
              <w:t>같이</w:t>
            </w:r>
            <w:r w:rsidR="00FE2672">
              <w:rPr>
                <w:rFonts w:cs="Times New Roman" w:hint="eastAsia"/>
                <w:sz w:val="20"/>
                <w:szCs w:val="20"/>
              </w:rPr>
              <w:t xml:space="preserve"> </w:t>
            </w:r>
            <w:r w:rsidR="00FE2672">
              <w:rPr>
                <w:rFonts w:cs="Times New Roman" w:hint="eastAsia"/>
                <w:sz w:val="20"/>
                <w:szCs w:val="20"/>
              </w:rPr>
              <w:t>대상회사에</w:t>
            </w:r>
            <w:r w:rsidR="00FE2672">
              <w:rPr>
                <w:rFonts w:cs="Times New Roman" w:hint="eastAsia"/>
                <w:sz w:val="20"/>
                <w:szCs w:val="20"/>
              </w:rPr>
              <w:t xml:space="preserve"> </w:t>
            </w:r>
            <w:r w:rsidR="00FE2672">
              <w:rPr>
                <w:rFonts w:cs="Times New Roman" w:hint="eastAsia"/>
                <w:sz w:val="20"/>
                <w:szCs w:val="20"/>
              </w:rPr>
              <w:t>이전되지</w:t>
            </w:r>
            <w:r w:rsidR="00FE2672">
              <w:rPr>
                <w:rFonts w:cs="Times New Roman" w:hint="eastAsia"/>
                <w:sz w:val="20"/>
                <w:szCs w:val="20"/>
              </w:rPr>
              <w:t xml:space="preserve"> </w:t>
            </w:r>
            <w:r w:rsidR="00FE2672">
              <w:rPr>
                <w:rFonts w:cs="Times New Roman" w:hint="eastAsia"/>
                <w:sz w:val="20"/>
                <w:szCs w:val="20"/>
              </w:rPr>
              <w:t>않고</w:t>
            </w:r>
            <w:r w:rsidR="00FE2672">
              <w:rPr>
                <w:rFonts w:cs="Times New Roman" w:hint="eastAsia"/>
                <w:sz w:val="20"/>
                <w:szCs w:val="20"/>
              </w:rPr>
              <w:t xml:space="preserve"> </w:t>
            </w:r>
            <w:r w:rsidR="00FE2672">
              <w:rPr>
                <w:rFonts w:cs="Times New Roman" w:hint="eastAsia"/>
                <w:sz w:val="20"/>
                <w:szCs w:val="20"/>
              </w:rPr>
              <w:t>아직</w:t>
            </w:r>
            <w:r w:rsidR="00FE2672">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hint="eastAsia"/>
                <w:sz w:val="20"/>
                <w:szCs w:val="20"/>
              </w:rPr>
              <w:t>명의로</w:t>
            </w:r>
            <w:r>
              <w:rPr>
                <w:rFonts w:cs="Times New Roman" w:hint="eastAsia"/>
                <w:sz w:val="20"/>
                <w:szCs w:val="20"/>
              </w:rPr>
              <w:t xml:space="preserve"> </w:t>
            </w:r>
            <w:r>
              <w:rPr>
                <w:rFonts w:cs="Times New Roman" w:hint="eastAsia"/>
                <w:sz w:val="20"/>
                <w:szCs w:val="20"/>
              </w:rPr>
              <w:t>남아</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상표가</w:t>
            </w:r>
            <w:r>
              <w:rPr>
                <w:rFonts w:cs="Times New Roman" w:hint="eastAsia"/>
                <w:sz w:val="20"/>
                <w:szCs w:val="20"/>
              </w:rPr>
              <w:t xml:space="preserve"> </w:t>
            </w:r>
            <w:r>
              <w:rPr>
                <w:rFonts w:cs="Times New Roman" w:hint="eastAsia"/>
                <w:sz w:val="20"/>
                <w:szCs w:val="20"/>
              </w:rPr>
              <w:t>있다면</w:t>
            </w:r>
            <w:r>
              <w:rPr>
                <w:rFonts w:cs="Times New Roman" w:hint="eastAsia"/>
                <w:sz w:val="20"/>
                <w:szCs w:val="20"/>
              </w:rPr>
              <w:t xml:space="preserve"> </w:t>
            </w:r>
            <w:r>
              <w:rPr>
                <w:rFonts w:cs="Times New Roman" w:hint="eastAsia"/>
                <w:sz w:val="20"/>
                <w:szCs w:val="20"/>
              </w:rPr>
              <w:t>본건</w:t>
            </w:r>
            <w:r>
              <w:rPr>
                <w:rFonts w:cs="Times New Roman" w:hint="eastAsia"/>
                <w:sz w:val="20"/>
                <w:szCs w:val="20"/>
              </w:rPr>
              <w:t xml:space="preserve"> </w:t>
            </w:r>
            <w:r>
              <w:rPr>
                <w:rFonts w:cs="Times New Roman" w:hint="eastAsia"/>
                <w:sz w:val="20"/>
                <w:szCs w:val="20"/>
              </w:rPr>
              <w:t>거래</w:t>
            </w:r>
            <w:r>
              <w:rPr>
                <w:rFonts w:cs="Times New Roman" w:hint="eastAsia"/>
                <w:sz w:val="20"/>
                <w:szCs w:val="20"/>
              </w:rPr>
              <w:t xml:space="preserve"> </w:t>
            </w:r>
            <w:r>
              <w:rPr>
                <w:rFonts w:cs="Times New Roman" w:hint="eastAsia"/>
                <w:sz w:val="20"/>
                <w:szCs w:val="20"/>
              </w:rPr>
              <w:t>과정에서</w:t>
            </w:r>
            <w:r>
              <w:rPr>
                <w:rFonts w:cs="Times New Roman" w:hint="eastAsia"/>
                <w:sz w:val="20"/>
                <w:szCs w:val="20"/>
              </w:rPr>
              <w:t xml:space="preserve"> </w:t>
            </w:r>
            <w:r>
              <w:rPr>
                <w:rFonts w:cs="Times New Roman" w:hint="eastAsia"/>
                <w:sz w:val="20"/>
                <w:szCs w:val="20"/>
              </w:rPr>
              <w:t>대상회사</w:t>
            </w:r>
            <w:r>
              <w:rPr>
                <w:rFonts w:cs="Times New Roman" w:hint="eastAsia"/>
                <w:sz w:val="20"/>
                <w:szCs w:val="20"/>
              </w:rPr>
              <w:t xml:space="preserve"> </w:t>
            </w:r>
            <w:r>
              <w:rPr>
                <w:rFonts w:cs="Times New Roman" w:hint="eastAsia"/>
                <w:sz w:val="20"/>
                <w:szCs w:val="20"/>
              </w:rPr>
              <w:t>명의로</w:t>
            </w:r>
            <w:r>
              <w:rPr>
                <w:rFonts w:cs="Times New Roman" w:hint="eastAsia"/>
                <w:sz w:val="20"/>
                <w:szCs w:val="20"/>
              </w:rPr>
              <w:t xml:space="preserve"> </w:t>
            </w:r>
            <w:r>
              <w:rPr>
                <w:rFonts w:cs="Times New Roman" w:hint="eastAsia"/>
                <w:sz w:val="20"/>
                <w:szCs w:val="20"/>
              </w:rPr>
              <w:t>이전하는</w:t>
            </w:r>
            <w:r>
              <w:rPr>
                <w:rFonts w:cs="Times New Roman" w:hint="eastAsia"/>
                <w:sz w:val="20"/>
                <w:szCs w:val="20"/>
              </w:rPr>
              <w:t xml:space="preserve"> </w:t>
            </w:r>
            <w:r>
              <w:rPr>
                <w:rFonts w:cs="Times New Roman" w:hint="eastAsia"/>
                <w:sz w:val="20"/>
                <w:szCs w:val="20"/>
              </w:rPr>
              <w:t>방안을</w:t>
            </w:r>
            <w:r>
              <w:rPr>
                <w:rFonts w:cs="Times New Roman" w:hint="eastAsia"/>
                <w:sz w:val="20"/>
                <w:szCs w:val="20"/>
              </w:rPr>
              <w:t xml:space="preserve"> </w:t>
            </w:r>
            <w:r>
              <w:rPr>
                <w:rFonts w:cs="Times New Roman" w:hint="eastAsia"/>
                <w:sz w:val="20"/>
                <w:szCs w:val="20"/>
              </w:rPr>
              <w:t>고려해</w:t>
            </w:r>
            <w:r>
              <w:rPr>
                <w:rFonts w:cs="Times New Roman" w:hint="eastAsia"/>
                <w:sz w:val="20"/>
                <w:szCs w:val="20"/>
              </w:rPr>
              <w:t xml:space="preserve"> </w:t>
            </w:r>
            <w:r>
              <w:rPr>
                <w:rFonts w:cs="Times New Roman" w:hint="eastAsia"/>
                <w:sz w:val="20"/>
                <w:szCs w:val="20"/>
              </w:rPr>
              <w:t>보는</w:t>
            </w:r>
            <w:r>
              <w:rPr>
                <w:rFonts w:cs="Times New Roman" w:hint="eastAsia"/>
                <w:sz w:val="20"/>
                <w:szCs w:val="20"/>
              </w:rPr>
              <w:t xml:space="preserve"> </w:t>
            </w:r>
            <w:r>
              <w:rPr>
                <w:rFonts w:cs="Times New Roman" w:hint="eastAsia"/>
                <w:sz w:val="20"/>
                <w:szCs w:val="20"/>
              </w:rPr>
              <w:t>것이</w:t>
            </w:r>
            <w:r>
              <w:rPr>
                <w:rFonts w:cs="Times New Roman" w:hint="eastAsia"/>
                <w:sz w:val="20"/>
                <w:szCs w:val="20"/>
              </w:rPr>
              <w:t xml:space="preserve"> </w:t>
            </w:r>
            <w:r>
              <w:rPr>
                <w:rFonts w:cs="Times New Roman" w:hint="eastAsia"/>
                <w:sz w:val="20"/>
                <w:szCs w:val="20"/>
              </w:rPr>
              <w:t>바람직해</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 xml:space="preserve">. </w:t>
            </w:r>
            <w:r w:rsidR="00BA6D9F">
              <w:rPr>
                <w:rFonts w:cs="Times New Roman" w:hint="eastAsia"/>
                <w:sz w:val="20"/>
                <w:szCs w:val="20"/>
              </w:rPr>
              <w:t>.</w:t>
            </w:r>
          </w:p>
          <w:p w14:paraId="1C67E028" w14:textId="0FCCE70D" w:rsidR="00E36416" w:rsidRDefault="00E36416" w:rsidP="00BF235A">
            <w:pPr>
              <w:pStyle w:val="a8"/>
              <w:widowControl/>
              <w:numPr>
                <w:ilvl w:val="0"/>
                <w:numId w:val="21"/>
              </w:numPr>
              <w:spacing w:before="40" w:after="120" w:line="276" w:lineRule="auto"/>
              <w:rPr>
                <w:rFonts w:cs="Times New Roman"/>
                <w:sz w:val="20"/>
                <w:szCs w:val="20"/>
              </w:rPr>
            </w:pP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사용하고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저작물의</w:t>
            </w:r>
            <w:r>
              <w:rPr>
                <w:rFonts w:cs="Times New Roman" w:hint="eastAsia"/>
                <w:sz w:val="20"/>
                <w:szCs w:val="20"/>
              </w:rPr>
              <w:t xml:space="preserve"> </w:t>
            </w:r>
            <w:r>
              <w:rPr>
                <w:rFonts w:cs="Times New Roman" w:hint="eastAsia"/>
                <w:sz w:val="20"/>
                <w:szCs w:val="20"/>
              </w:rPr>
              <w:t>경우에도</w:t>
            </w:r>
            <w:r>
              <w:rPr>
                <w:rFonts w:cs="Times New Roman" w:hint="eastAsia"/>
                <w:sz w:val="20"/>
                <w:szCs w:val="20"/>
              </w:rPr>
              <w:t xml:space="preserve"> </w:t>
            </w:r>
            <w:r>
              <w:rPr>
                <w:rFonts w:cs="Times New Roman" w:hint="eastAsia"/>
                <w:sz w:val="20"/>
                <w:szCs w:val="20"/>
              </w:rPr>
              <w:t>상표의</w:t>
            </w:r>
            <w:r>
              <w:rPr>
                <w:rFonts w:cs="Times New Roman" w:hint="eastAsia"/>
                <w:sz w:val="20"/>
                <w:szCs w:val="20"/>
              </w:rPr>
              <w:t xml:space="preserve"> </w:t>
            </w:r>
            <w:r>
              <w:rPr>
                <w:rFonts w:cs="Times New Roman" w:hint="eastAsia"/>
                <w:sz w:val="20"/>
                <w:szCs w:val="20"/>
              </w:rPr>
              <w:t>경우와</w:t>
            </w:r>
            <w:r>
              <w:rPr>
                <w:rFonts w:cs="Times New Roman" w:hint="eastAsia"/>
                <w:sz w:val="20"/>
                <w:szCs w:val="20"/>
              </w:rPr>
              <w:t xml:space="preserve"> </w:t>
            </w:r>
            <w:r>
              <w:rPr>
                <w:rFonts w:cs="Times New Roman" w:hint="eastAsia"/>
                <w:sz w:val="20"/>
                <w:szCs w:val="20"/>
              </w:rPr>
              <w:t>마찬가지로</w:t>
            </w:r>
            <w:r>
              <w:rPr>
                <w:rFonts w:cs="Times New Roman" w:hint="eastAsia"/>
                <w:sz w:val="20"/>
                <w:szCs w:val="20"/>
              </w:rPr>
              <w:t xml:space="preserve"> </w:t>
            </w:r>
            <w:r>
              <w:rPr>
                <w:rFonts w:cs="Times New Roman" w:hint="eastAsia"/>
                <w:sz w:val="20"/>
                <w:szCs w:val="20"/>
              </w:rPr>
              <w:t>㈜카카오가</w:t>
            </w:r>
            <w:r>
              <w:rPr>
                <w:rFonts w:cs="Times New Roman" w:hint="eastAsia"/>
                <w:sz w:val="20"/>
                <w:szCs w:val="20"/>
              </w:rPr>
              <w:t xml:space="preserve"> </w:t>
            </w:r>
            <w:r>
              <w:rPr>
                <w:rFonts w:cs="Times New Roman" w:hint="eastAsia"/>
                <w:sz w:val="20"/>
                <w:szCs w:val="20"/>
              </w:rPr>
              <w:t>보유한</w:t>
            </w:r>
            <w:r>
              <w:rPr>
                <w:rFonts w:cs="Times New Roman" w:hint="eastAsia"/>
                <w:sz w:val="20"/>
                <w:szCs w:val="20"/>
              </w:rPr>
              <w:t xml:space="preserve"> </w:t>
            </w:r>
            <w:r>
              <w:rPr>
                <w:rFonts w:cs="Times New Roman" w:hint="eastAsia"/>
                <w:sz w:val="20"/>
                <w:szCs w:val="20"/>
              </w:rPr>
              <w:t>저작물에</w:t>
            </w:r>
            <w:r>
              <w:rPr>
                <w:rFonts w:cs="Times New Roman" w:hint="eastAsia"/>
                <w:sz w:val="20"/>
                <w:szCs w:val="20"/>
              </w:rPr>
              <w:t xml:space="preserve"> </w:t>
            </w:r>
            <w:r>
              <w:rPr>
                <w:rFonts w:cs="Times New Roman" w:hint="eastAsia"/>
                <w:sz w:val="20"/>
                <w:szCs w:val="20"/>
              </w:rPr>
              <w:t>다른</w:t>
            </w:r>
            <w:r>
              <w:rPr>
                <w:rFonts w:cs="Times New Roman" w:hint="eastAsia"/>
                <w:sz w:val="20"/>
                <w:szCs w:val="20"/>
              </w:rPr>
              <w:t xml:space="preserve"> </w:t>
            </w:r>
            <w:r>
              <w:rPr>
                <w:rFonts w:cs="Times New Roman" w:hint="eastAsia"/>
                <w:sz w:val="20"/>
                <w:szCs w:val="20"/>
              </w:rPr>
              <w:t>명칭</w:t>
            </w:r>
            <w:r>
              <w:rPr>
                <w:rFonts w:cs="Times New Roman" w:hint="eastAsia"/>
                <w:sz w:val="20"/>
                <w:szCs w:val="20"/>
              </w:rPr>
              <w:t>,</w:t>
            </w:r>
            <w:r>
              <w:rPr>
                <w:rFonts w:cs="Times New Roman"/>
                <w:sz w:val="20"/>
                <w:szCs w:val="20"/>
              </w:rPr>
              <w:t xml:space="preserve"> </w:t>
            </w:r>
            <w:r>
              <w:rPr>
                <w:rFonts w:cs="Times New Roman" w:hint="eastAsia"/>
                <w:sz w:val="20"/>
                <w:szCs w:val="20"/>
              </w:rPr>
              <w:t>로고</w:t>
            </w:r>
            <w:r>
              <w:rPr>
                <w:rFonts w:cs="Times New Roman" w:hint="eastAsia"/>
                <w:sz w:val="20"/>
                <w:szCs w:val="20"/>
              </w:rPr>
              <w:t xml:space="preserve">, </w:t>
            </w:r>
            <w:r>
              <w:rPr>
                <w:rFonts w:cs="Times New Roman" w:hint="eastAsia"/>
                <w:sz w:val="20"/>
                <w:szCs w:val="20"/>
              </w:rPr>
              <w:t>기타</w:t>
            </w:r>
            <w:r>
              <w:rPr>
                <w:rFonts w:cs="Times New Roman" w:hint="eastAsia"/>
                <w:sz w:val="20"/>
                <w:szCs w:val="20"/>
              </w:rPr>
              <w:t xml:space="preserve"> </w:t>
            </w:r>
            <w:r>
              <w:rPr>
                <w:rFonts w:cs="Times New Roman" w:hint="eastAsia"/>
                <w:sz w:val="20"/>
                <w:szCs w:val="20"/>
              </w:rPr>
              <w:t>표지를</w:t>
            </w:r>
            <w:r>
              <w:rPr>
                <w:rFonts w:cs="Times New Roman" w:hint="eastAsia"/>
                <w:sz w:val="20"/>
                <w:szCs w:val="20"/>
              </w:rPr>
              <w:t xml:space="preserve"> </w:t>
            </w:r>
            <w:r>
              <w:rPr>
                <w:rFonts w:cs="Times New Roman" w:hint="eastAsia"/>
                <w:sz w:val="20"/>
                <w:szCs w:val="20"/>
              </w:rPr>
              <w:t>새롭게</w:t>
            </w:r>
            <w:r>
              <w:rPr>
                <w:rFonts w:cs="Times New Roman" w:hint="eastAsia"/>
                <w:sz w:val="20"/>
                <w:szCs w:val="20"/>
              </w:rPr>
              <w:t xml:space="preserve"> </w:t>
            </w:r>
            <w:r>
              <w:rPr>
                <w:rFonts w:cs="Times New Roman" w:hint="eastAsia"/>
                <w:sz w:val="20"/>
                <w:szCs w:val="20"/>
              </w:rPr>
              <w:t>결합한</w:t>
            </w:r>
            <w:r>
              <w:rPr>
                <w:rFonts w:cs="Times New Roman" w:hint="eastAsia"/>
                <w:sz w:val="20"/>
                <w:szCs w:val="20"/>
              </w:rPr>
              <w:t xml:space="preserve"> </w:t>
            </w:r>
            <w:r>
              <w:rPr>
                <w:rFonts w:cs="Times New Roman" w:hint="eastAsia"/>
                <w:sz w:val="20"/>
                <w:szCs w:val="20"/>
              </w:rPr>
              <w:t>것은</w:t>
            </w:r>
            <w:r>
              <w:rPr>
                <w:rFonts w:cs="Times New Roman" w:hint="eastAsia"/>
                <w:sz w:val="20"/>
                <w:szCs w:val="20"/>
              </w:rPr>
              <w:t xml:space="preserve"> </w:t>
            </w:r>
            <w:r>
              <w:rPr>
                <w:rFonts w:cs="Times New Roman" w:hint="eastAsia"/>
                <w:sz w:val="20"/>
                <w:szCs w:val="20"/>
              </w:rPr>
              <w:t>독립적인</w:t>
            </w:r>
            <w:r>
              <w:rPr>
                <w:rFonts w:cs="Times New Roman" w:hint="eastAsia"/>
                <w:sz w:val="20"/>
                <w:szCs w:val="20"/>
              </w:rPr>
              <w:t xml:space="preserve"> </w:t>
            </w:r>
            <w:r>
              <w:rPr>
                <w:rFonts w:cs="Times New Roman" w:hint="eastAsia"/>
                <w:sz w:val="20"/>
                <w:szCs w:val="20"/>
              </w:rPr>
              <w:t>창작성을</w:t>
            </w:r>
            <w:r>
              <w:rPr>
                <w:rFonts w:cs="Times New Roman" w:hint="eastAsia"/>
                <w:sz w:val="20"/>
                <w:szCs w:val="20"/>
              </w:rPr>
              <w:t xml:space="preserve"> </w:t>
            </w:r>
            <w:r>
              <w:rPr>
                <w:rFonts w:cs="Times New Roman" w:hint="eastAsia"/>
                <w:sz w:val="20"/>
                <w:szCs w:val="20"/>
              </w:rPr>
              <w:t>인정</w:t>
            </w:r>
            <w:r>
              <w:rPr>
                <w:rFonts w:cs="Times New Roman" w:hint="eastAsia"/>
                <w:sz w:val="20"/>
                <w:szCs w:val="20"/>
              </w:rPr>
              <w:t xml:space="preserve"> </w:t>
            </w:r>
            <w:r>
              <w:rPr>
                <w:rFonts w:cs="Times New Roman" w:hint="eastAsia"/>
                <w:sz w:val="20"/>
                <w:szCs w:val="20"/>
              </w:rPr>
              <w:t>받지</w:t>
            </w:r>
            <w:r>
              <w:rPr>
                <w:rFonts w:cs="Times New Roman" w:hint="eastAsia"/>
                <w:sz w:val="20"/>
                <w:szCs w:val="20"/>
              </w:rPr>
              <w:t xml:space="preserve"> </w:t>
            </w:r>
            <w:r>
              <w:rPr>
                <w:rFonts w:cs="Times New Roman" w:hint="eastAsia"/>
                <w:sz w:val="20"/>
                <w:szCs w:val="20"/>
              </w:rPr>
              <w:t>못할</w:t>
            </w:r>
            <w:r>
              <w:rPr>
                <w:rFonts w:cs="Times New Roman" w:hint="eastAsia"/>
                <w:sz w:val="20"/>
                <w:szCs w:val="20"/>
              </w:rPr>
              <w:t xml:space="preserve"> </w:t>
            </w:r>
            <w:r>
              <w:rPr>
                <w:rFonts w:cs="Times New Roman" w:hint="eastAsia"/>
                <w:sz w:val="20"/>
                <w:szCs w:val="20"/>
              </w:rPr>
              <w:t>가능성이</w:t>
            </w:r>
            <w:r>
              <w:rPr>
                <w:rFonts w:cs="Times New Roman" w:hint="eastAsia"/>
                <w:sz w:val="20"/>
                <w:szCs w:val="20"/>
              </w:rPr>
              <w:t xml:space="preserve"> </w:t>
            </w:r>
            <w:r>
              <w:rPr>
                <w:rFonts w:cs="Times New Roman" w:hint="eastAsia"/>
                <w:sz w:val="20"/>
                <w:szCs w:val="20"/>
              </w:rPr>
              <w:t>높고</w:t>
            </w:r>
            <w:r>
              <w:rPr>
                <w:rFonts w:cs="Times New Roman" w:hint="eastAsia"/>
                <w:sz w:val="20"/>
                <w:szCs w:val="20"/>
              </w:rPr>
              <w:t>,</w:t>
            </w:r>
            <w:r>
              <w:rPr>
                <w:rFonts w:cs="Times New Roman"/>
                <w:sz w:val="20"/>
                <w:szCs w:val="20"/>
              </w:rPr>
              <w:t xml:space="preserve"> </w:t>
            </w:r>
            <w:r>
              <w:rPr>
                <w:rFonts w:cs="Times New Roman" w:hint="eastAsia"/>
                <w:sz w:val="20"/>
                <w:szCs w:val="20"/>
              </w:rPr>
              <w:t>설령</w:t>
            </w:r>
            <w:r>
              <w:rPr>
                <w:rFonts w:cs="Times New Roman" w:hint="eastAsia"/>
                <w:sz w:val="20"/>
                <w:szCs w:val="20"/>
              </w:rPr>
              <w:t xml:space="preserve"> </w:t>
            </w:r>
            <w:r>
              <w:rPr>
                <w:rFonts w:cs="Times New Roman" w:hint="eastAsia"/>
                <w:sz w:val="20"/>
                <w:szCs w:val="20"/>
              </w:rPr>
              <w:t>그러한</w:t>
            </w:r>
            <w:r>
              <w:rPr>
                <w:rFonts w:cs="Times New Roman" w:hint="eastAsia"/>
                <w:sz w:val="20"/>
                <w:szCs w:val="20"/>
              </w:rPr>
              <w:t xml:space="preserve"> </w:t>
            </w:r>
            <w:r>
              <w:rPr>
                <w:rFonts w:cs="Times New Roman" w:hint="eastAsia"/>
                <w:sz w:val="20"/>
                <w:szCs w:val="20"/>
              </w:rPr>
              <w:t>저작물이</w:t>
            </w:r>
            <w:r>
              <w:rPr>
                <w:rFonts w:cs="Times New Roman" w:hint="eastAsia"/>
                <w:sz w:val="20"/>
                <w:szCs w:val="20"/>
              </w:rPr>
              <w:t xml:space="preserve"> </w:t>
            </w:r>
            <w:r>
              <w:rPr>
                <w:rFonts w:cs="Times New Roman"/>
                <w:sz w:val="20"/>
                <w:szCs w:val="20"/>
              </w:rPr>
              <w:t>2</w:t>
            </w:r>
            <w:r>
              <w:rPr>
                <w:rFonts w:cs="Times New Roman" w:hint="eastAsia"/>
                <w:sz w:val="20"/>
                <w:szCs w:val="20"/>
              </w:rPr>
              <w:t>차적</w:t>
            </w:r>
            <w:r>
              <w:rPr>
                <w:rFonts w:cs="Times New Roman" w:hint="eastAsia"/>
                <w:sz w:val="20"/>
                <w:szCs w:val="20"/>
              </w:rPr>
              <w:t xml:space="preserve"> </w:t>
            </w:r>
            <w:r>
              <w:rPr>
                <w:rFonts w:cs="Times New Roman" w:hint="eastAsia"/>
                <w:sz w:val="20"/>
                <w:szCs w:val="20"/>
              </w:rPr>
              <w:t>저작물로</w:t>
            </w:r>
            <w:r>
              <w:rPr>
                <w:rFonts w:cs="Times New Roman" w:hint="eastAsia"/>
                <w:sz w:val="20"/>
                <w:szCs w:val="20"/>
              </w:rPr>
              <w:t xml:space="preserve"> </w:t>
            </w:r>
            <w:r>
              <w:rPr>
                <w:rFonts w:cs="Times New Roman" w:hint="eastAsia"/>
                <w:sz w:val="20"/>
                <w:szCs w:val="20"/>
              </w:rPr>
              <w:t>인정</w:t>
            </w:r>
            <w:r>
              <w:rPr>
                <w:rFonts w:cs="Times New Roman" w:hint="eastAsia"/>
                <w:sz w:val="20"/>
                <w:szCs w:val="20"/>
              </w:rPr>
              <w:t xml:space="preserve"> </w:t>
            </w:r>
            <w:r>
              <w:rPr>
                <w:rFonts w:cs="Times New Roman" w:hint="eastAsia"/>
                <w:sz w:val="20"/>
                <w:szCs w:val="20"/>
              </w:rPr>
              <w:t>받는다</w:t>
            </w:r>
            <w:r>
              <w:rPr>
                <w:rFonts w:cs="Times New Roman" w:hint="eastAsia"/>
                <w:sz w:val="20"/>
                <w:szCs w:val="20"/>
              </w:rPr>
              <w:t xml:space="preserve"> </w:t>
            </w:r>
            <w:r>
              <w:rPr>
                <w:rFonts w:cs="Times New Roman" w:hint="eastAsia"/>
                <w:sz w:val="20"/>
                <w:szCs w:val="20"/>
              </w:rPr>
              <w:t>하더라도</w:t>
            </w:r>
            <w:r>
              <w:rPr>
                <w:rFonts w:cs="Times New Roman" w:hint="eastAsia"/>
                <w:sz w:val="20"/>
                <w:szCs w:val="20"/>
              </w:rPr>
              <w:t>,</w:t>
            </w:r>
            <w:r>
              <w:rPr>
                <w:rFonts w:cs="Times New Roman"/>
                <w:sz w:val="20"/>
                <w:szCs w:val="20"/>
              </w:rPr>
              <w:t xml:space="preserve"> </w:t>
            </w:r>
            <w:r>
              <w:rPr>
                <w:rFonts w:cs="Times New Roman" w:hint="eastAsia"/>
                <w:sz w:val="20"/>
                <w:szCs w:val="20"/>
              </w:rPr>
              <w:t>㈜카카오와의</w:t>
            </w:r>
            <w:r>
              <w:rPr>
                <w:rFonts w:cs="Times New Roman" w:hint="eastAsia"/>
                <w:sz w:val="20"/>
                <w:szCs w:val="20"/>
              </w:rPr>
              <w:t xml:space="preserve"> </w:t>
            </w:r>
            <w:r>
              <w:rPr>
                <w:rFonts w:cs="Times New Roman" w:hint="eastAsia"/>
                <w:sz w:val="20"/>
                <w:szCs w:val="20"/>
              </w:rPr>
              <w:t>저작물</w:t>
            </w:r>
            <w:r>
              <w:rPr>
                <w:rFonts w:cs="Times New Roman" w:hint="eastAsia"/>
                <w:sz w:val="20"/>
                <w:szCs w:val="20"/>
              </w:rPr>
              <w:t xml:space="preserve"> </w:t>
            </w:r>
            <w:r>
              <w:rPr>
                <w:rFonts w:cs="Times New Roman" w:hint="eastAsia"/>
                <w:sz w:val="20"/>
                <w:szCs w:val="20"/>
              </w:rPr>
              <w:t>사용허락계약상</w:t>
            </w:r>
            <w:r>
              <w:rPr>
                <w:rFonts w:cs="Times New Roman" w:hint="eastAsia"/>
                <w:sz w:val="20"/>
                <w:szCs w:val="20"/>
              </w:rPr>
              <w:t xml:space="preserve"> </w:t>
            </w:r>
            <w:r>
              <w:rPr>
                <w:rFonts w:cs="Times New Roman" w:hint="eastAsia"/>
                <w:sz w:val="20"/>
                <w:szCs w:val="20"/>
              </w:rPr>
              <w:t>그러한</w:t>
            </w:r>
            <w:r>
              <w:rPr>
                <w:rFonts w:cs="Times New Roman" w:hint="eastAsia"/>
                <w:sz w:val="20"/>
                <w:szCs w:val="20"/>
              </w:rPr>
              <w:t xml:space="preserve"> </w:t>
            </w:r>
            <w:r>
              <w:rPr>
                <w:rFonts w:cs="Times New Roman"/>
                <w:sz w:val="20"/>
                <w:szCs w:val="20"/>
              </w:rPr>
              <w:t>2</w:t>
            </w:r>
            <w:r>
              <w:rPr>
                <w:rFonts w:cs="Times New Roman" w:hint="eastAsia"/>
                <w:sz w:val="20"/>
                <w:szCs w:val="20"/>
              </w:rPr>
              <w:t>차적</w:t>
            </w:r>
            <w:r>
              <w:rPr>
                <w:rFonts w:cs="Times New Roman" w:hint="eastAsia"/>
                <w:sz w:val="20"/>
                <w:szCs w:val="20"/>
              </w:rPr>
              <w:t xml:space="preserve"> </w:t>
            </w:r>
            <w:r>
              <w:rPr>
                <w:rFonts w:cs="Times New Roman" w:hint="eastAsia"/>
                <w:sz w:val="20"/>
                <w:szCs w:val="20"/>
              </w:rPr>
              <w:t>저작물은</w:t>
            </w:r>
            <w:r>
              <w:rPr>
                <w:rFonts w:cs="Times New Roman" w:hint="eastAsia"/>
                <w:sz w:val="20"/>
                <w:szCs w:val="20"/>
              </w:rPr>
              <w:t xml:space="preserve"> </w:t>
            </w:r>
            <w:r>
              <w:rPr>
                <w:rFonts w:cs="Times New Roman" w:hint="eastAsia"/>
                <w:sz w:val="20"/>
                <w:szCs w:val="20"/>
              </w:rPr>
              <w:t>㈜카카오에게</w:t>
            </w:r>
            <w:r>
              <w:rPr>
                <w:rFonts w:cs="Times New Roman" w:hint="eastAsia"/>
                <w:sz w:val="20"/>
                <w:szCs w:val="20"/>
              </w:rPr>
              <w:t xml:space="preserve"> </w:t>
            </w:r>
            <w:r>
              <w:rPr>
                <w:rFonts w:cs="Times New Roman" w:hint="eastAsia"/>
                <w:sz w:val="20"/>
                <w:szCs w:val="20"/>
              </w:rPr>
              <w:t>귀속하도록</w:t>
            </w:r>
            <w:r>
              <w:rPr>
                <w:rFonts w:cs="Times New Roman" w:hint="eastAsia"/>
                <w:sz w:val="20"/>
                <w:szCs w:val="20"/>
              </w:rPr>
              <w:t xml:space="preserve"> </w:t>
            </w:r>
            <w:r>
              <w:rPr>
                <w:rFonts w:cs="Times New Roman" w:hint="eastAsia"/>
                <w:sz w:val="20"/>
                <w:szCs w:val="20"/>
              </w:rPr>
              <w:t>규정하고</w:t>
            </w:r>
            <w:r>
              <w:rPr>
                <w:rFonts w:cs="Times New Roman" w:hint="eastAsia"/>
                <w:sz w:val="20"/>
                <w:szCs w:val="20"/>
              </w:rPr>
              <w:t xml:space="preserve"> </w:t>
            </w:r>
            <w:r>
              <w:rPr>
                <w:rFonts w:cs="Times New Roman" w:hint="eastAsia"/>
                <w:sz w:val="20"/>
                <w:szCs w:val="20"/>
              </w:rPr>
              <w:t>있으므로</w:t>
            </w:r>
            <w:r>
              <w:rPr>
                <w:rFonts w:cs="Times New Roman" w:hint="eastAsia"/>
                <w:sz w:val="20"/>
                <w:szCs w:val="20"/>
              </w:rPr>
              <w:t>,</w:t>
            </w:r>
            <w:r>
              <w:rPr>
                <w:rFonts w:cs="Times New Roman"/>
                <w:sz w:val="20"/>
                <w:szCs w:val="20"/>
              </w:rPr>
              <w:t xml:space="preserve"> </w:t>
            </w:r>
            <w:r>
              <w:rPr>
                <w:rFonts w:cs="Times New Roman" w:hint="eastAsia"/>
                <w:sz w:val="20"/>
                <w:szCs w:val="20"/>
              </w:rPr>
              <w:t>저작물을</w:t>
            </w:r>
            <w:r>
              <w:rPr>
                <w:rFonts w:cs="Times New Roman" w:hint="eastAsia"/>
                <w:sz w:val="20"/>
                <w:szCs w:val="20"/>
              </w:rPr>
              <w:t xml:space="preserve"> </w:t>
            </w:r>
            <w:r>
              <w:rPr>
                <w:rFonts w:cs="Times New Roman" w:hint="eastAsia"/>
                <w:sz w:val="20"/>
                <w:szCs w:val="20"/>
              </w:rPr>
              <w:t>자유롭게</w:t>
            </w:r>
            <w:r>
              <w:rPr>
                <w:rFonts w:cs="Times New Roman" w:hint="eastAsia"/>
                <w:sz w:val="20"/>
                <w:szCs w:val="20"/>
              </w:rPr>
              <w:t xml:space="preserve"> </w:t>
            </w:r>
            <w:r>
              <w:rPr>
                <w:rFonts w:cs="Times New Roman" w:hint="eastAsia"/>
                <w:sz w:val="20"/>
                <w:szCs w:val="20"/>
              </w:rPr>
              <w:t>사용하기</w:t>
            </w:r>
            <w:r>
              <w:rPr>
                <w:rFonts w:cs="Times New Roman" w:hint="eastAsia"/>
                <w:sz w:val="20"/>
                <w:szCs w:val="20"/>
              </w:rPr>
              <w:t xml:space="preserve"> </w:t>
            </w:r>
            <w:r>
              <w:rPr>
                <w:rFonts w:cs="Times New Roman" w:hint="eastAsia"/>
                <w:sz w:val="20"/>
                <w:szCs w:val="20"/>
              </w:rPr>
              <w:t>위해서는</w:t>
            </w:r>
            <w:r>
              <w:rPr>
                <w:rFonts w:cs="Times New Roman" w:hint="eastAsia"/>
                <w:sz w:val="20"/>
                <w:szCs w:val="20"/>
              </w:rPr>
              <w:t xml:space="preserve"> </w:t>
            </w:r>
            <w:r w:rsidR="00DA2242">
              <w:rPr>
                <w:rFonts w:ascii="바탕체" w:hAnsi="바탕체" w:cs="Times New Roman" w:hint="eastAsia"/>
                <w:sz w:val="20"/>
                <w:szCs w:val="20"/>
              </w:rPr>
              <w:t>①</w:t>
            </w:r>
            <w:r>
              <w:rPr>
                <w:rFonts w:cs="Times New Roman"/>
                <w:sz w:val="20"/>
                <w:szCs w:val="20"/>
              </w:rPr>
              <w:t xml:space="preserve"> </w:t>
            </w:r>
            <w:r>
              <w:rPr>
                <w:rFonts w:cs="Times New Roman" w:hint="eastAsia"/>
                <w:sz w:val="20"/>
                <w:szCs w:val="20"/>
              </w:rPr>
              <w:t>저작물의</w:t>
            </w:r>
            <w:r>
              <w:rPr>
                <w:rFonts w:cs="Times New Roman" w:hint="eastAsia"/>
                <w:sz w:val="20"/>
                <w:szCs w:val="20"/>
              </w:rPr>
              <w:t xml:space="preserve"> </w:t>
            </w:r>
            <w:r>
              <w:rPr>
                <w:rFonts w:cs="Times New Roman" w:hint="eastAsia"/>
                <w:sz w:val="20"/>
                <w:szCs w:val="20"/>
              </w:rPr>
              <w:t>사용범위</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방법을</w:t>
            </w:r>
            <w:r>
              <w:rPr>
                <w:rFonts w:cs="Times New Roman" w:hint="eastAsia"/>
                <w:sz w:val="20"/>
                <w:szCs w:val="20"/>
              </w:rPr>
              <w:t xml:space="preserve"> </w:t>
            </w:r>
            <w:r>
              <w:rPr>
                <w:rFonts w:cs="Times New Roman" w:hint="eastAsia"/>
                <w:sz w:val="20"/>
                <w:szCs w:val="20"/>
              </w:rPr>
              <w:t>확대하는</w:t>
            </w:r>
            <w:r>
              <w:rPr>
                <w:rFonts w:cs="Times New Roman" w:hint="eastAsia"/>
                <w:sz w:val="20"/>
                <w:szCs w:val="20"/>
              </w:rPr>
              <w:t xml:space="preserve"> </w:t>
            </w:r>
            <w:r>
              <w:rPr>
                <w:rFonts w:cs="Times New Roman" w:hint="eastAsia"/>
                <w:sz w:val="20"/>
                <w:szCs w:val="20"/>
              </w:rPr>
              <w:t>약정을</w:t>
            </w:r>
            <w:r>
              <w:rPr>
                <w:rFonts w:cs="Times New Roman" w:hint="eastAsia"/>
                <w:sz w:val="20"/>
                <w:szCs w:val="20"/>
              </w:rPr>
              <w:t xml:space="preserve"> </w:t>
            </w:r>
            <w:r>
              <w:rPr>
                <w:rFonts w:cs="Times New Roman" w:hint="eastAsia"/>
                <w:sz w:val="20"/>
                <w:szCs w:val="20"/>
              </w:rPr>
              <w:t>추가하거나</w:t>
            </w:r>
            <w:r>
              <w:rPr>
                <w:rFonts w:cs="Times New Roman" w:hint="eastAsia"/>
                <w:sz w:val="20"/>
                <w:szCs w:val="20"/>
              </w:rPr>
              <w:t xml:space="preserve">, </w:t>
            </w:r>
            <w:r w:rsidR="00DA2242">
              <w:rPr>
                <w:rFonts w:ascii="바탕체" w:hAnsi="바탕체" w:cs="Times New Roman" w:hint="eastAsia"/>
                <w:sz w:val="20"/>
                <w:szCs w:val="20"/>
              </w:rPr>
              <w:t>②</w:t>
            </w:r>
            <w:r w:rsidR="00DA2242">
              <w:rPr>
                <w:rFonts w:cs="Times New Roman"/>
                <w:sz w:val="20"/>
                <w:szCs w:val="20"/>
              </w:rPr>
              <w:t xml:space="preserve"> </w:t>
            </w:r>
            <w:r>
              <w:rPr>
                <w:rFonts w:cs="Times New Roman" w:hint="eastAsia"/>
                <w:sz w:val="20"/>
                <w:szCs w:val="20"/>
              </w:rPr>
              <w:t>캐릭터</w:t>
            </w:r>
            <w:r>
              <w:rPr>
                <w:rFonts w:cs="Times New Roman" w:hint="eastAsia"/>
                <w:sz w:val="20"/>
                <w:szCs w:val="20"/>
              </w:rPr>
              <w:t xml:space="preserve"> </w:t>
            </w:r>
            <w:r>
              <w:rPr>
                <w:rFonts w:cs="Times New Roman" w:hint="eastAsia"/>
                <w:sz w:val="20"/>
                <w:szCs w:val="20"/>
              </w:rPr>
              <w:t>저작물</w:t>
            </w:r>
            <w:r>
              <w:rPr>
                <w:rFonts w:cs="Times New Roman" w:hint="eastAsia"/>
                <w:sz w:val="20"/>
                <w:szCs w:val="20"/>
              </w:rPr>
              <w:t xml:space="preserve"> </w:t>
            </w:r>
            <w:r>
              <w:rPr>
                <w:rFonts w:cs="Times New Roman" w:hint="eastAsia"/>
                <w:sz w:val="20"/>
                <w:szCs w:val="20"/>
              </w:rPr>
              <w:t>자체를</w:t>
            </w:r>
            <w:r>
              <w:rPr>
                <w:rFonts w:cs="Times New Roman" w:hint="eastAsia"/>
                <w:sz w:val="20"/>
                <w:szCs w:val="20"/>
              </w:rPr>
              <w:t xml:space="preserve"> </w:t>
            </w: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사업</w:t>
            </w:r>
            <w:r>
              <w:rPr>
                <w:rFonts w:cs="Times New Roman" w:hint="eastAsia"/>
                <w:sz w:val="20"/>
                <w:szCs w:val="20"/>
              </w:rPr>
              <w:t xml:space="preserve"> </w:t>
            </w:r>
            <w:r>
              <w:rPr>
                <w:rFonts w:cs="Times New Roman" w:hint="eastAsia"/>
                <w:sz w:val="20"/>
                <w:szCs w:val="20"/>
              </w:rPr>
              <w:t>범위</w:t>
            </w:r>
            <w:r>
              <w:rPr>
                <w:rFonts w:cs="Times New Roman" w:hint="eastAsia"/>
                <w:sz w:val="20"/>
                <w:szCs w:val="20"/>
              </w:rPr>
              <w:t xml:space="preserve"> </w:t>
            </w:r>
            <w:r>
              <w:rPr>
                <w:rFonts w:cs="Times New Roman" w:hint="eastAsia"/>
                <w:sz w:val="20"/>
                <w:szCs w:val="20"/>
              </w:rPr>
              <w:t>내에서는</w:t>
            </w:r>
            <w:r>
              <w:rPr>
                <w:rFonts w:cs="Times New Roman" w:hint="eastAsia"/>
                <w:sz w:val="20"/>
                <w:szCs w:val="20"/>
              </w:rPr>
              <w:t xml:space="preserve"> </w:t>
            </w:r>
            <w:r>
              <w:rPr>
                <w:rFonts w:cs="Times New Roman" w:hint="eastAsia"/>
                <w:sz w:val="20"/>
                <w:szCs w:val="20"/>
              </w:rPr>
              <w:t>자유롭게</w:t>
            </w:r>
            <w:r>
              <w:rPr>
                <w:rFonts w:cs="Times New Roman" w:hint="eastAsia"/>
                <w:sz w:val="20"/>
                <w:szCs w:val="20"/>
              </w:rPr>
              <w:t xml:space="preserve"> </w:t>
            </w:r>
            <w:r>
              <w:rPr>
                <w:rFonts w:cs="Times New Roman" w:hint="eastAsia"/>
                <w:sz w:val="20"/>
                <w:szCs w:val="20"/>
              </w:rPr>
              <w:t>사용할</w:t>
            </w:r>
            <w:r>
              <w:rPr>
                <w:rFonts w:cs="Times New Roman" w:hint="eastAsia"/>
                <w:sz w:val="20"/>
                <w:szCs w:val="20"/>
              </w:rPr>
              <w:t xml:space="preserve"> </w:t>
            </w:r>
            <w:r>
              <w:rPr>
                <w:rFonts w:cs="Times New Roman" w:hint="eastAsia"/>
                <w:sz w:val="20"/>
                <w:szCs w:val="20"/>
              </w:rPr>
              <w:t>수</w:t>
            </w:r>
            <w:r w:rsidR="007E16C4">
              <w:rPr>
                <w:rFonts w:cs="Times New Roman" w:hint="eastAsia"/>
                <w:sz w:val="20"/>
                <w:szCs w:val="20"/>
              </w:rPr>
              <w:t xml:space="preserve"> </w:t>
            </w:r>
            <w:r w:rsidR="007E16C4">
              <w:rPr>
                <w:rFonts w:cs="Times New Roman" w:hint="eastAsia"/>
                <w:sz w:val="20"/>
                <w:szCs w:val="20"/>
              </w:rPr>
              <w:t>있도록</w:t>
            </w:r>
            <w:r>
              <w:rPr>
                <w:rFonts w:cs="Times New Roman" w:hint="eastAsia"/>
                <w:sz w:val="20"/>
                <w:szCs w:val="20"/>
              </w:rPr>
              <w:t xml:space="preserve"> </w:t>
            </w:r>
            <w:r>
              <w:rPr>
                <w:rFonts w:cs="Times New Roman" w:hint="eastAsia"/>
                <w:sz w:val="20"/>
                <w:szCs w:val="20"/>
              </w:rPr>
              <w:t>사용범위</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방법을</w:t>
            </w:r>
            <w:r>
              <w:rPr>
                <w:rFonts w:cs="Times New Roman" w:hint="eastAsia"/>
                <w:sz w:val="20"/>
                <w:szCs w:val="20"/>
              </w:rPr>
              <w:t xml:space="preserve"> </w:t>
            </w:r>
            <w:r>
              <w:rPr>
                <w:rFonts w:cs="Times New Roman" w:hint="eastAsia"/>
                <w:sz w:val="20"/>
                <w:szCs w:val="20"/>
              </w:rPr>
              <w:t>포괄적으로</w:t>
            </w:r>
            <w:r>
              <w:rPr>
                <w:rFonts w:cs="Times New Roman" w:hint="eastAsia"/>
                <w:sz w:val="20"/>
                <w:szCs w:val="20"/>
              </w:rPr>
              <w:t xml:space="preserve"> </w:t>
            </w:r>
            <w:r w:rsidR="007E16C4">
              <w:rPr>
                <w:rFonts w:cs="Times New Roman" w:hint="eastAsia"/>
                <w:sz w:val="20"/>
                <w:szCs w:val="20"/>
              </w:rPr>
              <w:t>규정하는</w:t>
            </w:r>
            <w:r w:rsidR="007E16C4">
              <w:rPr>
                <w:rFonts w:cs="Times New Roman" w:hint="eastAsia"/>
                <w:sz w:val="20"/>
                <w:szCs w:val="20"/>
              </w:rPr>
              <w:t xml:space="preserve"> </w:t>
            </w:r>
            <w:r w:rsidR="007E16C4">
              <w:rPr>
                <w:rFonts w:cs="Times New Roman" w:hint="eastAsia"/>
                <w:sz w:val="20"/>
                <w:szCs w:val="20"/>
              </w:rPr>
              <w:t>방식으로</w:t>
            </w:r>
            <w:r w:rsidR="007E16C4">
              <w:rPr>
                <w:rFonts w:cs="Times New Roman" w:hint="eastAsia"/>
                <w:sz w:val="20"/>
                <w:szCs w:val="20"/>
              </w:rPr>
              <w:t xml:space="preserve"> </w:t>
            </w:r>
            <w:r w:rsidR="007E16C4">
              <w:rPr>
                <w:rFonts w:cs="Times New Roman" w:hint="eastAsia"/>
                <w:sz w:val="20"/>
                <w:szCs w:val="20"/>
              </w:rPr>
              <w:t>협의하는</w:t>
            </w:r>
            <w:r w:rsidR="007E16C4">
              <w:rPr>
                <w:rFonts w:cs="Times New Roman" w:hint="eastAsia"/>
                <w:sz w:val="20"/>
                <w:szCs w:val="20"/>
              </w:rPr>
              <w:t xml:space="preserve"> </w:t>
            </w:r>
            <w:r w:rsidR="007E16C4">
              <w:rPr>
                <w:rFonts w:cs="Times New Roman" w:hint="eastAsia"/>
                <w:sz w:val="20"/>
                <w:szCs w:val="20"/>
              </w:rPr>
              <w:t>것을</w:t>
            </w:r>
            <w:r w:rsidR="007E16C4">
              <w:rPr>
                <w:rFonts w:cs="Times New Roman" w:hint="eastAsia"/>
                <w:sz w:val="20"/>
                <w:szCs w:val="20"/>
              </w:rPr>
              <w:t xml:space="preserve"> </w:t>
            </w:r>
            <w:r w:rsidR="007E16C4">
              <w:rPr>
                <w:rFonts w:cs="Times New Roman" w:hint="eastAsia"/>
                <w:sz w:val="20"/>
                <w:szCs w:val="20"/>
              </w:rPr>
              <w:t>고려할</w:t>
            </w:r>
            <w:r w:rsidR="007E16C4">
              <w:rPr>
                <w:rFonts w:cs="Times New Roman" w:hint="eastAsia"/>
                <w:sz w:val="20"/>
                <w:szCs w:val="20"/>
              </w:rPr>
              <w:t xml:space="preserve"> </w:t>
            </w:r>
            <w:r w:rsidR="007E16C4">
              <w:rPr>
                <w:rFonts w:cs="Times New Roman" w:hint="eastAsia"/>
                <w:sz w:val="20"/>
                <w:szCs w:val="20"/>
              </w:rPr>
              <w:t>수</w:t>
            </w:r>
            <w:r w:rsidR="007E16C4">
              <w:rPr>
                <w:rFonts w:cs="Times New Roman" w:hint="eastAsia"/>
                <w:sz w:val="20"/>
                <w:szCs w:val="20"/>
              </w:rPr>
              <w:t xml:space="preserve"> </w:t>
            </w:r>
            <w:r w:rsidR="007E16C4">
              <w:rPr>
                <w:rFonts w:cs="Times New Roman" w:hint="eastAsia"/>
                <w:sz w:val="20"/>
                <w:szCs w:val="20"/>
              </w:rPr>
              <w:t>있음</w:t>
            </w:r>
            <w:r>
              <w:rPr>
                <w:rFonts w:cs="Times New Roman" w:hint="eastAsia"/>
                <w:sz w:val="20"/>
                <w:szCs w:val="20"/>
              </w:rPr>
              <w:t>.</w:t>
            </w:r>
          </w:p>
          <w:p w14:paraId="42C8A1C2" w14:textId="582ED840" w:rsidR="00771FB5" w:rsidRDefault="00771FB5" w:rsidP="00BF235A">
            <w:pPr>
              <w:pStyle w:val="a8"/>
              <w:widowControl/>
              <w:numPr>
                <w:ilvl w:val="0"/>
                <w:numId w:val="21"/>
              </w:numPr>
              <w:spacing w:before="40" w:after="120" w:line="276" w:lineRule="auto"/>
              <w:rPr>
                <w:rFonts w:cs="Times New Roman"/>
                <w:sz w:val="20"/>
                <w:szCs w:val="20"/>
              </w:rPr>
            </w:pPr>
            <w:r w:rsidRPr="00771FB5">
              <w:rPr>
                <w:rFonts w:cs="Times New Roman" w:hint="eastAsia"/>
                <w:sz w:val="20"/>
                <w:szCs w:val="20"/>
              </w:rPr>
              <w:t>한편</w:t>
            </w:r>
            <w:r w:rsidRPr="00771FB5">
              <w:rPr>
                <w:rFonts w:cs="Times New Roman" w:hint="eastAsia"/>
                <w:sz w:val="20"/>
                <w:szCs w:val="20"/>
              </w:rPr>
              <w:t xml:space="preserve">, </w:t>
            </w:r>
            <w:r w:rsidRPr="00771FB5">
              <w:rPr>
                <w:rFonts w:cs="Times New Roman" w:hint="eastAsia"/>
                <w:sz w:val="20"/>
                <w:szCs w:val="20"/>
              </w:rPr>
              <w:t>이러한</w:t>
            </w:r>
            <w:r w:rsidRPr="00771FB5">
              <w:rPr>
                <w:rFonts w:cs="Times New Roman" w:hint="eastAsia"/>
                <w:sz w:val="20"/>
                <w:szCs w:val="20"/>
              </w:rPr>
              <w:t xml:space="preserve"> </w:t>
            </w:r>
            <w:r w:rsidRPr="00771FB5">
              <w:rPr>
                <w:rFonts w:cs="Times New Roman" w:hint="eastAsia"/>
                <w:sz w:val="20"/>
                <w:szCs w:val="20"/>
              </w:rPr>
              <w:t>추가</w:t>
            </w:r>
            <w:r w:rsidRPr="00771FB5">
              <w:rPr>
                <w:rFonts w:cs="Times New Roman" w:hint="eastAsia"/>
                <w:sz w:val="20"/>
                <w:szCs w:val="20"/>
              </w:rPr>
              <w:t xml:space="preserve"> </w:t>
            </w:r>
            <w:r w:rsidRPr="00771FB5">
              <w:rPr>
                <w:rFonts w:cs="Times New Roman" w:hint="eastAsia"/>
                <w:sz w:val="20"/>
                <w:szCs w:val="20"/>
              </w:rPr>
              <w:t>상표</w:t>
            </w:r>
            <w:r w:rsidRPr="00771FB5">
              <w:rPr>
                <w:rFonts w:cs="Times New Roman" w:hint="eastAsia"/>
                <w:sz w:val="20"/>
                <w:szCs w:val="20"/>
              </w:rPr>
              <w:t xml:space="preserve"> </w:t>
            </w:r>
            <w:r w:rsidRPr="00771FB5">
              <w:rPr>
                <w:rFonts w:cs="Times New Roman" w:hint="eastAsia"/>
                <w:sz w:val="20"/>
                <w:szCs w:val="20"/>
              </w:rPr>
              <w:t>사용과는</w:t>
            </w:r>
            <w:r w:rsidRPr="00771FB5">
              <w:rPr>
                <w:rFonts w:cs="Times New Roman" w:hint="eastAsia"/>
                <w:sz w:val="20"/>
                <w:szCs w:val="20"/>
              </w:rPr>
              <w:t xml:space="preserve"> </w:t>
            </w:r>
            <w:r w:rsidRPr="00771FB5">
              <w:rPr>
                <w:rFonts w:cs="Times New Roman" w:hint="eastAsia"/>
                <w:sz w:val="20"/>
                <w:szCs w:val="20"/>
              </w:rPr>
              <w:t>별개로</w:t>
            </w:r>
            <w:r w:rsidRPr="00771FB5">
              <w:rPr>
                <w:rFonts w:cs="Times New Roman" w:hint="eastAsia"/>
                <w:sz w:val="20"/>
                <w:szCs w:val="20"/>
              </w:rPr>
              <w:t xml:space="preserve"> </w:t>
            </w:r>
            <w:r w:rsidRPr="00771FB5">
              <w:rPr>
                <w:rFonts w:cs="Times New Roman" w:hint="eastAsia"/>
                <w:sz w:val="20"/>
                <w:szCs w:val="20"/>
              </w:rPr>
              <w:t>본건</w:t>
            </w:r>
            <w:r w:rsidRPr="00771FB5">
              <w:rPr>
                <w:rFonts w:cs="Times New Roman" w:hint="eastAsia"/>
                <w:sz w:val="20"/>
                <w:szCs w:val="20"/>
              </w:rPr>
              <w:t xml:space="preserve"> </w:t>
            </w:r>
            <w:r w:rsidRPr="00771FB5">
              <w:rPr>
                <w:rFonts w:cs="Times New Roman" w:hint="eastAsia"/>
                <w:sz w:val="20"/>
                <w:szCs w:val="20"/>
              </w:rPr>
              <w:t>거래</w:t>
            </w:r>
            <w:r w:rsidRPr="00771FB5">
              <w:rPr>
                <w:rFonts w:cs="Times New Roman" w:hint="eastAsia"/>
                <w:sz w:val="20"/>
                <w:szCs w:val="20"/>
              </w:rPr>
              <w:t xml:space="preserve"> </w:t>
            </w:r>
            <w:r w:rsidRPr="00771FB5">
              <w:rPr>
                <w:rFonts w:cs="Times New Roman" w:hint="eastAsia"/>
                <w:sz w:val="20"/>
                <w:szCs w:val="20"/>
              </w:rPr>
              <w:t>이후</w:t>
            </w:r>
            <w:r w:rsidRPr="00771FB5">
              <w:rPr>
                <w:rFonts w:cs="Times New Roman" w:hint="eastAsia"/>
                <w:sz w:val="20"/>
                <w:szCs w:val="20"/>
              </w:rPr>
              <w:t xml:space="preserve"> </w:t>
            </w:r>
            <w:r w:rsidRPr="00771FB5">
              <w:rPr>
                <w:rFonts w:cs="Times New Roman" w:hint="eastAsia"/>
                <w:sz w:val="20"/>
                <w:szCs w:val="20"/>
              </w:rPr>
              <w:t>안정적인</w:t>
            </w:r>
            <w:r w:rsidRPr="00771FB5">
              <w:rPr>
                <w:rFonts w:cs="Times New Roman" w:hint="eastAsia"/>
                <w:sz w:val="20"/>
                <w:szCs w:val="20"/>
              </w:rPr>
              <w:t xml:space="preserve"> </w:t>
            </w:r>
            <w:r w:rsidRPr="00771FB5">
              <w:rPr>
                <w:rFonts w:cs="Times New Roman" w:hint="eastAsia"/>
                <w:sz w:val="20"/>
                <w:szCs w:val="20"/>
              </w:rPr>
              <w:t>브랜드</w:t>
            </w:r>
            <w:r w:rsidRPr="00771FB5">
              <w:rPr>
                <w:rFonts w:cs="Times New Roman" w:hint="eastAsia"/>
                <w:sz w:val="20"/>
                <w:szCs w:val="20"/>
              </w:rPr>
              <w:t xml:space="preserve"> </w:t>
            </w:r>
            <w:r w:rsidRPr="00771FB5">
              <w:rPr>
                <w:rFonts w:cs="Times New Roman" w:hint="eastAsia"/>
                <w:sz w:val="20"/>
                <w:szCs w:val="20"/>
              </w:rPr>
              <w:t>사용을</w:t>
            </w:r>
            <w:r w:rsidRPr="00771FB5">
              <w:rPr>
                <w:rFonts w:cs="Times New Roman" w:hint="eastAsia"/>
                <w:sz w:val="20"/>
                <w:szCs w:val="20"/>
              </w:rPr>
              <w:t xml:space="preserve"> </w:t>
            </w:r>
            <w:r w:rsidRPr="00771FB5">
              <w:rPr>
                <w:rFonts w:cs="Times New Roman" w:hint="eastAsia"/>
                <w:sz w:val="20"/>
                <w:szCs w:val="20"/>
              </w:rPr>
              <w:t>위해서는</w:t>
            </w:r>
            <w:r w:rsidRPr="00771FB5">
              <w:rPr>
                <w:rFonts w:cs="Times New Roman" w:hint="eastAsia"/>
                <w:sz w:val="20"/>
                <w:szCs w:val="20"/>
              </w:rPr>
              <w:t xml:space="preserve"> </w:t>
            </w:r>
            <w:r w:rsidRPr="00771FB5">
              <w:rPr>
                <w:rFonts w:cs="Times New Roman" w:hint="eastAsia"/>
                <w:sz w:val="20"/>
                <w:szCs w:val="20"/>
              </w:rPr>
              <w:t>현재</w:t>
            </w:r>
            <w:r w:rsidRPr="00771FB5">
              <w:rPr>
                <w:rFonts w:cs="Times New Roman" w:hint="eastAsia"/>
                <w:sz w:val="20"/>
                <w:szCs w:val="20"/>
              </w:rPr>
              <w:t xml:space="preserve"> 1</w:t>
            </w:r>
            <w:r w:rsidRPr="00771FB5">
              <w:rPr>
                <w:rFonts w:cs="Times New Roman" w:hint="eastAsia"/>
                <w:sz w:val="20"/>
                <w:szCs w:val="20"/>
              </w:rPr>
              <w:t>년씩</w:t>
            </w:r>
            <w:r w:rsidRPr="00771FB5">
              <w:rPr>
                <w:rFonts w:cs="Times New Roman" w:hint="eastAsia"/>
                <w:sz w:val="20"/>
                <w:szCs w:val="20"/>
              </w:rPr>
              <w:t xml:space="preserve"> </w:t>
            </w:r>
            <w:r w:rsidRPr="00771FB5">
              <w:rPr>
                <w:rFonts w:cs="Times New Roman" w:hint="eastAsia"/>
                <w:sz w:val="20"/>
                <w:szCs w:val="20"/>
              </w:rPr>
              <w:t>자동연장</w:t>
            </w:r>
            <w:r w:rsidRPr="00771FB5">
              <w:rPr>
                <w:rFonts w:cs="Times New Roman" w:hint="eastAsia"/>
                <w:sz w:val="20"/>
                <w:szCs w:val="20"/>
              </w:rPr>
              <w:t xml:space="preserve"> </w:t>
            </w:r>
            <w:r w:rsidRPr="00771FB5">
              <w:rPr>
                <w:rFonts w:cs="Times New Roman" w:hint="eastAsia"/>
                <w:sz w:val="20"/>
                <w:szCs w:val="20"/>
              </w:rPr>
              <w:t>되도록</w:t>
            </w:r>
            <w:r w:rsidRPr="00771FB5">
              <w:rPr>
                <w:rFonts w:cs="Times New Roman" w:hint="eastAsia"/>
                <w:sz w:val="20"/>
                <w:szCs w:val="20"/>
              </w:rPr>
              <w:t xml:space="preserve"> </w:t>
            </w:r>
            <w:r w:rsidRPr="00771FB5">
              <w:rPr>
                <w:rFonts w:cs="Times New Roman" w:hint="eastAsia"/>
                <w:sz w:val="20"/>
                <w:szCs w:val="20"/>
              </w:rPr>
              <w:t>되어</w:t>
            </w:r>
            <w:r w:rsidRPr="00771FB5">
              <w:rPr>
                <w:rFonts w:cs="Times New Roman" w:hint="eastAsia"/>
                <w:sz w:val="20"/>
                <w:szCs w:val="20"/>
              </w:rPr>
              <w:t xml:space="preserve"> </w:t>
            </w:r>
            <w:r w:rsidRPr="00771FB5">
              <w:rPr>
                <w:rFonts w:cs="Times New Roman" w:hint="eastAsia"/>
                <w:sz w:val="20"/>
                <w:szCs w:val="20"/>
              </w:rPr>
              <w:t>있는</w:t>
            </w:r>
            <w:r w:rsidRPr="00771FB5">
              <w:rPr>
                <w:rFonts w:cs="Times New Roman" w:hint="eastAsia"/>
                <w:sz w:val="20"/>
                <w:szCs w:val="20"/>
              </w:rPr>
              <w:t xml:space="preserve"> </w:t>
            </w:r>
            <w:r w:rsidRPr="00771FB5">
              <w:rPr>
                <w:rFonts w:cs="Times New Roman" w:hint="eastAsia"/>
                <w:sz w:val="20"/>
                <w:szCs w:val="20"/>
              </w:rPr>
              <w:t>계약기간을</w:t>
            </w:r>
            <w:r w:rsidRPr="00771FB5">
              <w:rPr>
                <w:rFonts w:cs="Times New Roman" w:hint="eastAsia"/>
                <w:sz w:val="20"/>
                <w:szCs w:val="20"/>
              </w:rPr>
              <w:t xml:space="preserve"> </w:t>
            </w:r>
            <w:r w:rsidRPr="00771FB5">
              <w:rPr>
                <w:rFonts w:cs="Times New Roman" w:hint="eastAsia"/>
                <w:sz w:val="20"/>
                <w:szCs w:val="20"/>
              </w:rPr>
              <w:t>변경할</w:t>
            </w:r>
            <w:r w:rsidRPr="00771FB5">
              <w:rPr>
                <w:rFonts w:cs="Times New Roman" w:hint="eastAsia"/>
                <w:sz w:val="20"/>
                <w:szCs w:val="20"/>
              </w:rPr>
              <w:t xml:space="preserve"> </w:t>
            </w:r>
            <w:r w:rsidRPr="00771FB5">
              <w:rPr>
                <w:rFonts w:cs="Times New Roman" w:hint="eastAsia"/>
                <w:sz w:val="20"/>
                <w:szCs w:val="20"/>
              </w:rPr>
              <w:t>필요가</w:t>
            </w:r>
            <w:r w:rsidRPr="00771FB5">
              <w:rPr>
                <w:rFonts w:cs="Times New Roman" w:hint="eastAsia"/>
                <w:sz w:val="20"/>
                <w:szCs w:val="20"/>
              </w:rPr>
              <w:t xml:space="preserve"> </w:t>
            </w:r>
            <w:r w:rsidRPr="00771FB5">
              <w:rPr>
                <w:rFonts w:cs="Times New Roman" w:hint="eastAsia"/>
                <w:sz w:val="20"/>
                <w:szCs w:val="20"/>
              </w:rPr>
              <w:t>있으며</w:t>
            </w:r>
            <w:r w:rsidRPr="00771FB5">
              <w:rPr>
                <w:rFonts w:cs="Times New Roman" w:hint="eastAsia"/>
                <w:sz w:val="20"/>
                <w:szCs w:val="20"/>
              </w:rPr>
              <w:t xml:space="preserve">, </w:t>
            </w:r>
            <w:r w:rsidRPr="00771FB5">
              <w:rPr>
                <w:rFonts w:cs="Times New Roman" w:hint="eastAsia"/>
                <w:sz w:val="20"/>
                <w:szCs w:val="20"/>
              </w:rPr>
              <w:t>이에</w:t>
            </w:r>
            <w:r w:rsidRPr="00771FB5">
              <w:rPr>
                <w:rFonts w:cs="Times New Roman" w:hint="eastAsia"/>
                <w:sz w:val="20"/>
                <w:szCs w:val="20"/>
              </w:rPr>
              <w:t xml:space="preserve"> </w:t>
            </w:r>
            <w:r w:rsidRPr="00771FB5">
              <w:rPr>
                <w:rFonts w:cs="Times New Roman" w:hint="eastAsia"/>
                <w:sz w:val="20"/>
                <w:szCs w:val="20"/>
              </w:rPr>
              <w:t>따라</w:t>
            </w:r>
            <w:r w:rsidRPr="00771FB5">
              <w:rPr>
                <w:rFonts w:cs="Times New Roman" w:hint="eastAsia"/>
                <w:sz w:val="20"/>
                <w:szCs w:val="20"/>
              </w:rPr>
              <w:t xml:space="preserve"> </w:t>
            </w:r>
            <w:r w:rsidRPr="00771FB5">
              <w:rPr>
                <w:rFonts w:cs="Times New Roman" w:hint="eastAsia"/>
                <w:sz w:val="20"/>
                <w:szCs w:val="20"/>
              </w:rPr>
              <w:t>사용료</w:t>
            </w:r>
            <w:r w:rsidRPr="00771FB5">
              <w:rPr>
                <w:rFonts w:cs="Times New Roman" w:hint="eastAsia"/>
                <w:sz w:val="20"/>
                <w:szCs w:val="20"/>
              </w:rPr>
              <w:t xml:space="preserve"> </w:t>
            </w:r>
            <w:r w:rsidRPr="00771FB5">
              <w:rPr>
                <w:rFonts w:cs="Times New Roman" w:hint="eastAsia"/>
                <w:sz w:val="20"/>
                <w:szCs w:val="20"/>
              </w:rPr>
              <w:t>조건</w:t>
            </w:r>
            <w:r w:rsidRPr="00771FB5">
              <w:rPr>
                <w:rFonts w:cs="Times New Roman" w:hint="eastAsia"/>
                <w:sz w:val="20"/>
                <w:szCs w:val="20"/>
              </w:rPr>
              <w:t xml:space="preserve">, </w:t>
            </w:r>
            <w:r w:rsidRPr="00771FB5">
              <w:rPr>
                <w:rFonts w:cs="Times New Roman" w:hint="eastAsia"/>
                <w:sz w:val="20"/>
                <w:szCs w:val="20"/>
              </w:rPr>
              <w:t>대상회사의</w:t>
            </w:r>
            <w:r w:rsidRPr="00771FB5">
              <w:rPr>
                <w:rFonts w:cs="Times New Roman" w:hint="eastAsia"/>
                <w:sz w:val="20"/>
                <w:szCs w:val="20"/>
              </w:rPr>
              <w:t xml:space="preserve"> </w:t>
            </w:r>
            <w:r w:rsidRPr="00771FB5">
              <w:rPr>
                <w:rFonts w:cs="Times New Roman" w:hint="eastAsia"/>
                <w:sz w:val="20"/>
                <w:szCs w:val="20"/>
              </w:rPr>
              <w:t>준수사항</w:t>
            </w:r>
            <w:r w:rsidRPr="00771FB5">
              <w:rPr>
                <w:rFonts w:cs="Times New Roman" w:hint="eastAsia"/>
                <w:sz w:val="20"/>
                <w:szCs w:val="20"/>
              </w:rPr>
              <w:t xml:space="preserve"> </w:t>
            </w:r>
            <w:r w:rsidRPr="00771FB5">
              <w:rPr>
                <w:rFonts w:cs="Times New Roman" w:hint="eastAsia"/>
                <w:sz w:val="20"/>
                <w:szCs w:val="20"/>
              </w:rPr>
              <w:t>및</w:t>
            </w:r>
            <w:r w:rsidRPr="00771FB5">
              <w:rPr>
                <w:rFonts w:cs="Times New Roman" w:hint="eastAsia"/>
                <w:sz w:val="20"/>
                <w:szCs w:val="20"/>
              </w:rPr>
              <w:t xml:space="preserve"> </w:t>
            </w:r>
            <w:r w:rsidRPr="00771FB5">
              <w:rPr>
                <w:rFonts w:cs="Times New Roman" w:hint="eastAsia"/>
                <w:sz w:val="20"/>
                <w:szCs w:val="20"/>
              </w:rPr>
              <w:t>해지</w:t>
            </w:r>
            <w:r w:rsidRPr="00771FB5">
              <w:rPr>
                <w:rFonts w:cs="Times New Roman" w:hint="eastAsia"/>
                <w:sz w:val="20"/>
                <w:szCs w:val="20"/>
              </w:rPr>
              <w:t xml:space="preserve"> </w:t>
            </w:r>
            <w:r w:rsidRPr="00771FB5">
              <w:rPr>
                <w:rFonts w:cs="Times New Roman" w:hint="eastAsia"/>
                <w:sz w:val="20"/>
                <w:szCs w:val="20"/>
              </w:rPr>
              <w:t>조건을</w:t>
            </w:r>
            <w:r w:rsidRPr="00771FB5">
              <w:rPr>
                <w:rFonts w:cs="Times New Roman" w:hint="eastAsia"/>
                <w:sz w:val="20"/>
                <w:szCs w:val="20"/>
              </w:rPr>
              <w:t xml:space="preserve"> </w:t>
            </w:r>
            <w:r w:rsidRPr="00771FB5">
              <w:rPr>
                <w:rFonts w:cs="Times New Roman" w:hint="eastAsia"/>
                <w:sz w:val="20"/>
                <w:szCs w:val="20"/>
              </w:rPr>
              <w:t>포함</w:t>
            </w:r>
            <w:r w:rsidRPr="00771FB5">
              <w:rPr>
                <w:rFonts w:cs="Times New Roman" w:hint="eastAsia"/>
                <w:sz w:val="20"/>
                <w:szCs w:val="20"/>
              </w:rPr>
              <w:lastRenderedPageBreak/>
              <w:t>한</w:t>
            </w:r>
            <w:r w:rsidRPr="00771FB5">
              <w:rPr>
                <w:rFonts w:cs="Times New Roman" w:hint="eastAsia"/>
                <w:sz w:val="20"/>
                <w:szCs w:val="20"/>
              </w:rPr>
              <w:t xml:space="preserve"> </w:t>
            </w:r>
            <w:r w:rsidRPr="00771FB5">
              <w:rPr>
                <w:rFonts w:cs="Times New Roman" w:hint="eastAsia"/>
                <w:sz w:val="20"/>
                <w:szCs w:val="20"/>
              </w:rPr>
              <w:t>기타</w:t>
            </w:r>
            <w:r w:rsidRPr="00771FB5">
              <w:rPr>
                <w:rFonts w:cs="Times New Roman" w:hint="eastAsia"/>
                <w:sz w:val="20"/>
                <w:szCs w:val="20"/>
              </w:rPr>
              <w:t xml:space="preserve"> </w:t>
            </w:r>
            <w:r w:rsidRPr="00771FB5">
              <w:rPr>
                <w:rFonts w:cs="Times New Roman" w:hint="eastAsia"/>
                <w:sz w:val="20"/>
                <w:szCs w:val="20"/>
              </w:rPr>
              <w:t>조건</w:t>
            </w:r>
            <w:r w:rsidRPr="00771FB5">
              <w:rPr>
                <w:rFonts w:cs="Times New Roman" w:hint="eastAsia"/>
                <w:sz w:val="20"/>
                <w:szCs w:val="20"/>
              </w:rPr>
              <w:t xml:space="preserve"> </w:t>
            </w:r>
            <w:r w:rsidRPr="00771FB5">
              <w:rPr>
                <w:rFonts w:cs="Times New Roman" w:hint="eastAsia"/>
                <w:sz w:val="20"/>
                <w:szCs w:val="20"/>
              </w:rPr>
              <w:t>역시</w:t>
            </w:r>
            <w:r w:rsidRPr="00771FB5">
              <w:rPr>
                <w:rFonts w:cs="Times New Roman" w:hint="eastAsia"/>
                <w:sz w:val="20"/>
                <w:szCs w:val="20"/>
              </w:rPr>
              <w:t xml:space="preserve"> </w:t>
            </w:r>
            <w:r w:rsidRPr="00771FB5">
              <w:rPr>
                <w:rFonts w:cs="Times New Roman" w:hint="eastAsia"/>
                <w:sz w:val="20"/>
                <w:szCs w:val="20"/>
              </w:rPr>
              <w:t>대상회사의</w:t>
            </w:r>
            <w:r w:rsidRPr="00771FB5">
              <w:rPr>
                <w:rFonts w:cs="Times New Roman" w:hint="eastAsia"/>
                <w:sz w:val="20"/>
                <w:szCs w:val="20"/>
              </w:rPr>
              <w:t xml:space="preserve"> </w:t>
            </w:r>
            <w:r w:rsidRPr="00771FB5">
              <w:rPr>
                <w:rFonts w:cs="Times New Roman" w:hint="eastAsia"/>
                <w:sz w:val="20"/>
                <w:szCs w:val="20"/>
              </w:rPr>
              <w:t>안정적인</w:t>
            </w:r>
            <w:r w:rsidRPr="00771FB5">
              <w:rPr>
                <w:rFonts w:cs="Times New Roman" w:hint="eastAsia"/>
                <w:sz w:val="20"/>
                <w:szCs w:val="20"/>
              </w:rPr>
              <w:t xml:space="preserve"> </w:t>
            </w:r>
            <w:r w:rsidRPr="00771FB5">
              <w:rPr>
                <w:rFonts w:cs="Times New Roman" w:hint="eastAsia"/>
                <w:sz w:val="20"/>
                <w:szCs w:val="20"/>
              </w:rPr>
              <w:t>브랜드</w:t>
            </w:r>
            <w:r w:rsidRPr="00771FB5">
              <w:rPr>
                <w:rFonts w:cs="Times New Roman" w:hint="eastAsia"/>
                <w:sz w:val="20"/>
                <w:szCs w:val="20"/>
              </w:rPr>
              <w:t xml:space="preserve"> </w:t>
            </w:r>
            <w:r w:rsidRPr="00771FB5">
              <w:rPr>
                <w:rFonts w:cs="Times New Roman" w:hint="eastAsia"/>
                <w:sz w:val="20"/>
                <w:szCs w:val="20"/>
              </w:rPr>
              <w:t>사용</w:t>
            </w:r>
            <w:r w:rsidRPr="00771FB5">
              <w:rPr>
                <w:rFonts w:cs="Times New Roman" w:hint="eastAsia"/>
                <w:sz w:val="20"/>
                <w:szCs w:val="20"/>
              </w:rPr>
              <w:t xml:space="preserve"> </w:t>
            </w:r>
            <w:r w:rsidRPr="00771FB5">
              <w:rPr>
                <w:rFonts w:cs="Times New Roman" w:hint="eastAsia"/>
                <w:sz w:val="20"/>
                <w:szCs w:val="20"/>
              </w:rPr>
              <w:t>및</w:t>
            </w:r>
            <w:r w:rsidRPr="00771FB5">
              <w:rPr>
                <w:rFonts w:cs="Times New Roman" w:hint="eastAsia"/>
                <w:sz w:val="20"/>
                <w:szCs w:val="20"/>
              </w:rPr>
              <w:t xml:space="preserve"> </w:t>
            </w:r>
            <w:r w:rsidRPr="00771FB5">
              <w:rPr>
                <w:rFonts w:cs="Times New Roman" w:hint="eastAsia"/>
                <w:sz w:val="20"/>
                <w:szCs w:val="20"/>
              </w:rPr>
              <w:t>계열</w:t>
            </w:r>
            <w:r w:rsidRPr="00771FB5">
              <w:rPr>
                <w:rFonts w:cs="Times New Roman" w:hint="eastAsia"/>
                <w:sz w:val="20"/>
                <w:szCs w:val="20"/>
              </w:rPr>
              <w:t xml:space="preserve"> </w:t>
            </w:r>
            <w:r w:rsidRPr="00771FB5">
              <w:rPr>
                <w:rFonts w:cs="Times New Roman" w:hint="eastAsia"/>
                <w:sz w:val="20"/>
                <w:szCs w:val="20"/>
              </w:rPr>
              <w:t>분리를</w:t>
            </w:r>
            <w:r w:rsidRPr="00771FB5">
              <w:rPr>
                <w:rFonts w:cs="Times New Roman" w:hint="eastAsia"/>
                <w:sz w:val="20"/>
                <w:szCs w:val="20"/>
              </w:rPr>
              <w:t xml:space="preserve"> </w:t>
            </w:r>
            <w:r w:rsidRPr="00771FB5">
              <w:rPr>
                <w:rFonts w:cs="Times New Roman" w:hint="eastAsia"/>
                <w:sz w:val="20"/>
                <w:szCs w:val="20"/>
              </w:rPr>
              <w:t>전제로</w:t>
            </w:r>
            <w:r w:rsidRPr="00771FB5">
              <w:rPr>
                <w:rFonts w:cs="Times New Roman" w:hint="eastAsia"/>
                <w:sz w:val="20"/>
                <w:szCs w:val="20"/>
              </w:rPr>
              <w:t xml:space="preserve"> </w:t>
            </w:r>
            <w:r w:rsidRPr="00771FB5">
              <w:rPr>
                <w:rFonts w:cs="Times New Roman" w:hint="eastAsia"/>
                <w:sz w:val="20"/>
                <w:szCs w:val="20"/>
              </w:rPr>
              <w:t>한</w:t>
            </w:r>
            <w:r w:rsidRPr="00771FB5">
              <w:rPr>
                <w:rFonts w:cs="Times New Roman" w:hint="eastAsia"/>
                <w:sz w:val="20"/>
                <w:szCs w:val="20"/>
              </w:rPr>
              <w:t xml:space="preserve"> </w:t>
            </w:r>
            <w:r w:rsidRPr="00771FB5">
              <w:rPr>
                <w:rFonts w:cs="Times New Roman" w:hint="eastAsia"/>
                <w:sz w:val="20"/>
                <w:szCs w:val="20"/>
              </w:rPr>
              <w:t>재협의가</w:t>
            </w:r>
            <w:r w:rsidRPr="00771FB5">
              <w:rPr>
                <w:rFonts w:cs="Times New Roman" w:hint="eastAsia"/>
                <w:sz w:val="20"/>
                <w:szCs w:val="20"/>
              </w:rPr>
              <w:t xml:space="preserve"> </w:t>
            </w:r>
            <w:r w:rsidRPr="00771FB5">
              <w:rPr>
                <w:rFonts w:cs="Times New Roman" w:hint="eastAsia"/>
                <w:sz w:val="20"/>
                <w:szCs w:val="20"/>
              </w:rPr>
              <w:t>필요해</w:t>
            </w:r>
            <w:r w:rsidRPr="00771FB5">
              <w:rPr>
                <w:rFonts w:cs="Times New Roman" w:hint="eastAsia"/>
                <w:sz w:val="20"/>
                <w:szCs w:val="20"/>
              </w:rPr>
              <w:t xml:space="preserve"> </w:t>
            </w:r>
            <w:r w:rsidRPr="00771FB5">
              <w:rPr>
                <w:rFonts w:cs="Times New Roman" w:hint="eastAsia"/>
                <w:sz w:val="20"/>
                <w:szCs w:val="20"/>
              </w:rPr>
              <w:t>보임</w:t>
            </w:r>
            <w:r w:rsidRPr="00771FB5">
              <w:rPr>
                <w:rFonts w:cs="Times New Roman" w:hint="eastAsia"/>
                <w:sz w:val="20"/>
                <w:szCs w:val="20"/>
              </w:rPr>
              <w:t>.</w:t>
            </w:r>
          </w:p>
          <w:p w14:paraId="6C96A662" w14:textId="53BD264A" w:rsidR="00BF235A" w:rsidRPr="003F5B15" w:rsidRDefault="00BF235A" w:rsidP="004D618E">
            <w:pPr>
              <w:pStyle w:val="a8"/>
              <w:widowControl/>
              <w:numPr>
                <w:ilvl w:val="0"/>
                <w:numId w:val="2"/>
              </w:numPr>
              <w:spacing w:before="40" w:after="120" w:line="276" w:lineRule="auto"/>
              <w:rPr>
                <w:rFonts w:cs="Times New Roman"/>
                <w:b/>
                <w:sz w:val="20"/>
                <w:szCs w:val="20"/>
              </w:rPr>
            </w:pPr>
            <w:r w:rsidRPr="003F5B15">
              <w:rPr>
                <w:rFonts w:cs="Times New Roman" w:hint="eastAsia"/>
                <w:b/>
                <w:sz w:val="20"/>
                <w:szCs w:val="20"/>
              </w:rPr>
              <w:t>카카오</w:t>
            </w:r>
            <w:r w:rsidRPr="003F5B15">
              <w:rPr>
                <w:rFonts w:cs="Times New Roman" w:hint="eastAsia"/>
                <w:b/>
                <w:sz w:val="20"/>
                <w:szCs w:val="20"/>
              </w:rPr>
              <w:t xml:space="preserve"> </w:t>
            </w:r>
            <w:r w:rsidRPr="003F5B15">
              <w:rPr>
                <w:rFonts w:cs="Times New Roman" w:hint="eastAsia"/>
                <w:b/>
                <w:sz w:val="20"/>
                <w:szCs w:val="20"/>
              </w:rPr>
              <w:t>브랜드를</w:t>
            </w:r>
            <w:r w:rsidRPr="003F5B15">
              <w:rPr>
                <w:rFonts w:cs="Times New Roman" w:hint="eastAsia"/>
                <w:b/>
                <w:sz w:val="20"/>
                <w:szCs w:val="20"/>
              </w:rPr>
              <w:t xml:space="preserve"> </w:t>
            </w:r>
            <w:r w:rsidRPr="003F5B15">
              <w:rPr>
                <w:rFonts w:cs="Times New Roman" w:hint="eastAsia"/>
                <w:b/>
                <w:sz w:val="20"/>
                <w:szCs w:val="20"/>
              </w:rPr>
              <w:t>더</w:t>
            </w:r>
            <w:r w:rsidRPr="003F5B15">
              <w:rPr>
                <w:rFonts w:cs="Times New Roman" w:hint="eastAsia"/>
                <w:b/>
                <w:sz w:val="20"/>
                <w:szCs w:val="20"/>
              </w:rPr>
              <w:t xml:space="preserve"> </w:t>
            </w:r>
            <w:r w:rsidRPr="003F5B15">
              <w:rPr>
                <w:rFonts w:cs="Times New Roman" w:hint="eastAsia"/>
                <w:b/>
                <w:sz w:val="20"/>
                <w:szCs w:val="20"/>
              </w:rPr>
              <w:t>이상</w:t>
            </w:r>
            <w:r w:rsidRPr="003F5B15">
              <w:rPr>
                <w:rFonts w:cs="Times New Roman" w:hint="eastAsia"/>
                <w:b/>
                <w:sz w:val="20"/>
                <w:szCs w:val="20"/>
              </w:rPr>
              <w:t xml:space="preserve"> </w:t>
            </w:r>
            <w:r w:rsidRPr="003F5B15">
              <w:rPr>
                <w:rFonts w:cs="Times New Roman" w:hint="eastAsia"/>
                <w:b/>
                <w:sz w:val="20"/>
                <w:szCs w:val="20"/>
              </w:rPr>
              <w:t>사용하지</w:t>
            </w:r>
            <w:r w:rsidRPr="003F5B15">
              <w:rPr>
                <w:rFonts w:cs="Times New Roman" w:hint="eastAsia"/>
                <w:b/>
                <w:sz w:val="20"/>
                <w:szCs w:val="20"/>
              </w:rPr>
              <w:t xml:space="preserve"> </w:t>
            </w:r>
            <w:r w:rsidRPr="003F5B15">
              <w:rPr>
                <w:rFonts w:cs="Times New Roman" w:hint="eastAsia"/>
                <w:b/>
                <w:sz w:val="20"/>
                <w:szCs w:val="20"/>
              </w:rPr>
              <w:t>않는</w:t>
            </w:r>
            <w:r w:rsidRPr="003F5B15">
              <w:rPr>
                <w:rFonts w:cs="Times New Roman" w:hint="eastAsia"/>
                <w:b/>
                <w:sz w:val="20"/>
                <w:szCs w:val="20"/>
              </w:rPr>
              <w:t xml:space="preserve"> </w:t>
            </w:r>
            <w:r w:rsidRPr="003F5B15">
              <w:rPr>
                <w:rFonts w:cs="Times New Roman" w:hint="eastAsia"/>
                <w:b/>
                <w:sz w:val="20"/>
                <w:szCs w:val="20"/>
              </w:rPr>
              <w:t>경우</w:t>
            </w:r>
            <w:r w:rsidRPr="003F5B15">
              <w:rPr>
                <w:rFonts w:cs="Times New Roman" w:hint="eastAsia"/>
                <w:b/>
                <w:sz w:val="20"/>
                <w:szCs w:val="20"/>
              </w:rPr>
              <w:t xml:space="preserve"> </w:t>
            </w:r>
          </w:p>
          <w:p w14:paraId="0098F4AB" w14:textId="63C89FC9" w:rsidR="00BF235A" w:rsidRDefault="00BF235A" w:rsidP="00BF235A">
            <w:pPr>
              <w:pStyle w:val="a8"/>
              <w:widowControl/>
              <w:numPr>
                <w:ilvl w:val="0"/>
                <w:numId w:val="21"/>
              </w:numPr>
              <w:spacing w:before="40" w:after="120" w:line="276" w:lineRule="auto"/>
              <w:rPr>
                <w:rFonts w:cs="Times New Roman"/>
                <w:sz w:val="20"/>
                <w:szCs w:val="20"/>
              </w:rPr>
            </w:pPr>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답변에</w:t>
            </w:r>
            <w:r>
              <w:rPr>
                <w:rFonts w:cs="Times New Roman" w:hint="eastAsia"/>
                <w:sz w:val="20"/>
                <w:szCs w:val="20"/>
              </w:rPr>
              <w:t xml:space="preserve"> </w:t>
            </w:r>
            <w:r>
              <w:rPr>
                <w:rFonts w:cs="Times New Roman" w:hint="eastAsia"/>
                <w:sz w:val="20"/>
                <w:szCs w:val="20"/>
              </w:rPr>
              <w:t>따르면</w:t>
            </w:r>
            <w:r>
              <w:rPr>
                <w:rFonts w:cs="Times New Roman" w:hint="eastAsia"/>
                <w:sz w:val="20"/>
                <w:szCs w:val="20"/>
              </w:rPr>
              <w:t>,</w:t>
            </w:r>
            <w:r>
              <w:rPr>
                <w:rFonts w:cs="Times New Roman"/>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기존</w:t>
            </w:r>
            <w:r>
              <w:rPr>
                <w:rFonts w:cs="Times New Roman" w:hint="eastAsia"/>
                <w:sz w:val="20"/>
                <w:szCs w:val="20"/>
              </w:rPr>
              <w:t xml:space="preserve"> </w:t>
            </w:r>
            <w:r>
              <w:rPr>
                <w:rFonts w:cs="Times New Roman" w:hint="eastAsia"/>
                <w:sz w:val="20"/>
                <w:szCs w:val="20"/>
              </w:rPr>
              <w:t>브랜드를</w:t>
            </w:r>
            <w:r>
              <w:rPr>
                <w:rFonts w:cs="Times New Roman" w:hint="eastAsia"/>
                <w:sz w:val="20"/>
                <w:szCs w:val="20"/>
              </w:rPr>
              <w:t xml:space="preserve"> </w:t>
            </w:r>
            <w:r>
              <w:rPr>
                <w:rFonts w:cs="Times New Roman" w:hint="eastAsia"/>
                <w:sz w:val="20"/>
                <w:szCs w:val="20"/>
              </w:rPr>
              <w:t>계속해서</w:t>
            </w:r>
            <w:r>
              <w:rPr>
                <w:rFonts w:cs="Times New Roman" w:hint="eastAsia"/>
                <w:sz w:val="20"/>
                <w:szCs w:val="20"/>
              </w:rPr>
              <w:t xml:space="preserve"> </w:t>
            </w:r>
            <w:r>
              <w:rPr>
                <w:rFonts w:cs="Times New Roman" w:hint="eastAsia"/>
                <w:sz w:val="20"/>
                <w:szCs w:val="20"/>
              </w:rPr>
              <w:t>사용할</w:t>
            </w:r>
            <w:r>
              <w:rPr>
                <w:rFonts w:cs="Times New Roman" w:hint="eastAsia"/>
                <w:sz w:val="20"/>
                <w:szCs w:val="20"/>
              </w:rPr>
              <w:t xml:space="preserve"> </w:t>
            </w:r>
            <w:r>
              <w:rPr>
                <w:rFonts w:cs="Times New Roman" w:hint="eastAsia"/>
                <w:sz w:val="20"/>
                <w:szCs w:val="20"/>
              </w:rPr>
              <w:t>필요성은</w:t>
            </w:r>
            <w:r>
              <w:rPr>
                <w:rFonts w:cs="Times New Roman" w:hint="eastAsia"/>
                <w:sz w:val="20"/>
                <w:szCs w:val="20"/>
              </w:rPr>
              <w:t xml:space="preserve"> </w:t>
            </w:r>
            <w:r>
              <w:rPr>
                <w:rFonts w:cs="Times New Roman" w:hint="eastAsia"/>
                <w:sz w:val="20"/>
                <w:szCs w:val="20"/>
              </w:rPr>
              <w:t>크지</w:t>
            </w:r>
            <w:r>
              <w:rPr>
                <w:rFonts w:cs="Times New Roman" w:hint="eastAsia"/>
                <w:sz w:val="20"/>
                <w:szCs w:val="20"/>
              </w:rPr>
              <w:t xml:space="preserve"> </w:t>
            </w:r>
            <w:r>
              <w:rPr>
                <w:rFonts w:cs="Times New Roman" w:hint="eastAsia"/>
                <w:sz w:val="20"/>
                <w:szCs w:val="20"/>
              </w:rPr>
              <w:t>않다고</w:t>
            </w:r>
            <w:r>
              <w:rPr>
                <w:rFonts w:cs="Times New Roman" w:hint="eastAsia"/>
                <w:sz w:val="20"/>
                <w:szCs w:val="20"/>
              </w:rPr>
              <w:t xml:space="preserve"> </w:t>
            </w:r>
            <w:r>
              <w:rPr>
                <w:rFonts w:cs="Times New Roman" w:hint="eastAsia"/>
                <w:sz w:val="20"/>
                <w:szCs w:val="20"/>
              </w:rPr>
              <w:t>판단하고</w:t>
            </w:r>
            <w:r>
              <w:rPr>
                <w:rFonts w:cs="Times New Roman" w:hint="eastAsia"/>
                <w:sz w:val="20"/>
                <w:szCs w:val="20"/>
              </w:rPr>
              <w:t xml:space="preserve"> </w:t>
            </w:r>
            <w:r>
              <w:rPr>
                <w:rFonts w:cs="Times New Roman" w:hint="eastAsia"/>
                <w:sz w:val="20"/>
                <w:szCs w:val="20"/>
              </w:rPr>
              <w:t>있고</w:t>
            </w:r>
            <w:r>
              <w:rPr>
                <w:rFonts w:cs="Times New Roman" w:hint="eastAsia"/>
                <w:sz w:val="20"/>
                <w:szCs w:val="20"/>
              </w:rPr>
              <w:t>,</w:t>
            </w:r>
            <w:r>
              <w:rPr>
                <w:rFonts w:cs="Times New Roman"/>
                <w:sz w:val="20"/>
                <w:szCs w:val="20"/>
              </w:rPr>
              <w:t xml:space="preserve"> </w:t>
            </w:r>
            <w:r>
              <w:rPr>
                <w:rFonts w:cs="Times New Roman" w:hint="eastAsia"/>
                <w:sz w:val="20"/>
                <w:szCs w:val="20"/>
              </w:rPr>
              <w:t>점진적으로</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hint="eastAsia"/>
                <w:sz w:val="20"/>
                <w:szCs w:val="20"/>
              </w:rPr>
              <w:t>브랜드로부터</w:t>
            </w:r>
            <w:r>
              <w:rPr>
                <w:rFonts w:cs="Times New Roman" w:hint="eastAsia"/>
                <w:sz w:val="20"/>
                <w:szCs w:val="20"/>
              </w:rPr>
              <w:t xml:space="preserve"> </w:t>
            </w:r>
            <w:r>
              <w:rPr>
                <w:rFonts w:cs="Times New Roman" w:hint="eastAsia"/>
                <w:sz w:val="20"/>
                <w:szCs w:val="20"/>
              </w:rPr>
              <w:t>독립할</w:t>
            </w:r>
            <w:r>
              <w:rPr>
                <w:rFonts w:cs="Times New Roman" w:hint="eastAsia"/>
                <w:sz w:val="20"/>
                <w:szCs w:val="20"/>
              </w:rPr>
              <w:t xml:space="preserve"> </w:t>
            </w:r>
            <w:r>
              <w:rPr>
                <w:rFonts w:cs="Times New Roman" w:hint="eastAsia"/>
                <w:sz w:val="20"/>
                <w:szCs w:val="20"/>
              </w:rPr>
              <w:t>필요성이</w:t>
            </w:r>
            <w:r>
              <w:rPr>
                <w:rFonts w:cs="Times New Roman" w:hint="eastAsia"/>
                <w:sz w:val="20"/>
                <w:szCs w:val="20"/>
              </w:rPr>
              <w:t xml:space="preserve"> </w:t>
            </w:r>
            <w:r>
              <w:rPr>
                <w:rFonts w:cs="Times New Roman" w:hint="eastAsia"/>
                <w:sz w:val="20"/>
                <w:szCs w:val="20"/>
              </w:rPr>
              <w:t>있다는</w:t>
            </w:r>
            <w:r>
              <w:rPr>
                <w:rFonts w:cs="Times New Roman" w:hint="eastAsia"/>
                <w:sz w:val="20"/>
                <w:szCs w:val="20"/>
              </w:rPr>
              <w:t xml:space="preserve"> </w:t>
            </w:r>
            <w:r>
              <w:rPr>
                <w:rFonts w:cs="Times New Roman" w:hint="eastAsia"/>
                <w:sz w:val="20"/>
                <w:szCs w:val="20"/>
              </w:rPr>
              <w:t>입장임</w:t>
            </w:r>
            <w:r>
              <w:rPr>
                <w:rFonts w:cs="Times New Roman" w:hint="eastAsia"/>
                <w:sz w:val="20"/>
                <w:szCs w:val="20"/>
              </w:rPr>
              <w:t>.</w:t>
            </w:r>
            <w:r>
              <w:rPr>
                <w:rFonts w:cs="Times New Roman"/>
                <w:sz w:val="20"/>
                <w:szCs w:val="20"/>
              </w:rPr>
              <w:t xml:space="preserve"> </w:t>
            </w:r>
            <w:r>
              <w:rPr>
                <w:rFonts w:cs="Times New Roman" w:hint="eastAsia"/>
                <w:sz w:val="20"/>
                <w:szCs w:val="20"/>
              </w:rPr>
              <w:t>만약</w:t>
            </w:r>
            <w:r>
              <w:rPr>
                <w:rFonts w:cs="Times New Roman" w:hint="eastAsia"/>
                <w:sz w:val="20"/>
                <w:szCs w:val="20"/>
              </w:rPr>
              <w:t xml:space="preserve"> </w:t>
            </w:r>
            <w:r w:rsidRPr="00246787">
              <w:rPr>
                <w:rFonts w:cs="Times New Roman" w:hint="eastAsia"/>
                <w:sz w:val="20"/>
                <w:szCs w:val="20"/>
              </w:rPr>
              <w:t>기존</w:t>
            </w:r>
            <w:r w:rsidRPr="00246787">
              <w:rPr>
                <w:rFonts w:cs="Times New Roman" w:hint="eastAsia"/>
                <w:sz w:val="20"/>
                <w:szCs w:val="20"/>
              </w:rPr>
              <w:t xml:space="preserve"> </w:t>
            </w:r>
            <w:r>
              <w:rPr>
                <w:rFonts w:cs="Times New Roman" w:hint="eastAsia"/>
                <w:sz w:val="20"/>
                <w:szCs w:val="20"/>
              </w:rPr>
              <w:t>브랜드</w:t>
            </w:r>
            <w:r w:rsidRPr="00246787">
              <w:rPr>
                <w:rFonts w:cs="Times New Roman" w:hint="eastAsia"/>
                <w:sz w:val="20"/>
                <w:szCs w:val="20"/>
              </w:rPr>
              <w:t>를</w:t>
            </w:r>
            <w:r w:rsidRPr="00246787">
              <w:rPr>
                <w:rFonts w:cs="Times New Roman" w:hint="eastAsia"/>
                <w:sz w:val="20"/>
                <w:szCs w:val="20"/>
              </w:rPr>
              <w:t xml:space="preserve"> </w:t>
            </w:r>
            <w:r w:rsidRPr="00246787">
              <w:rPr>
                <w:rFonts w:cs="Times New Roman" w:hint="eastAsia"/>
                <w:sz w:val="20"/>
                <w:szCs w:val="20"/>
              </w:rPr>
              <w:t>유지하지</w:t>
            </w:r>
            <w:r w:rsidRPr="00246787">
              <w:rPr>
                <w:rFonts w:cs="Times New Roman" w:hint="eastAsia"/>
                <w:sz w:val="20"/>
                <w:szCs w:val="20"/>
              </w:rPr>
              <w:t xml:space="preserve"> </w:t>
            </w:r>
            <w:r w:rsidRPr="00246787">
              <w:rPr>
                <w:rFonts w:cs="Times New Roman" w:hint="eastAsia"/>
                <w:sz w:val="20"/>
                <w:szCs w:val="20"/>
              </w:rPr>
              <w:t>않을</w:t>
            </w:r>
            <w:r w:rsidRPr="00246787">
              <w:rPr>
                <w:rFonts w:cs="Times New Roman" w:hint="eastAsia"/>
                <w:sz w:val="20"/>
                <w:szCs w:val="20"/>
              </w:rPr>
              <w:t xml:space="preserve"> </w:t>
            </w:r>
            <w:r w:rsidRPr="00246787">
              <w:rPr>
                <w:rFonts w:cs="Times New Roman" w:hint="eastAsia"/>
                <w:sz w:val="20"/>
                <w:szCs w:val="20"/>
              </w:rPr>
              <w:t>경우</w:t>
            </w:r>
            <w:r w:rsidRPr="00246787">
              <w:rPr>
                <w:rFonts w:cs="Times New Roman" w:hint="eastAsia"/>
                <w:sz w:val="20"/>
                <w:szCs w:val="20"/>
              </w:rPr>
              <w:t xml:space="preserve"> </w:t>
            </w:r>
            <w:r w:rsidRPr="00246787">
              <w:rPr>
                <w:rFonts w:cs="Times New Roman" w:hint="eastAsia"/>
                <w:sz w:val="20"/>
                <w:szCs w:val="20"/>
              </w:rPr>
              <w:t>본건</w:t>
            </w:r>
            <w:r w:rsidRPr="00246787">
              <w:rPr>
                <w:rFonts w:cs="Times New Roman" w:hint="eastAsia"/>
                <w:sz w:val="20"/>
                <w:szCs w:val="20"/>
              </w:rPr>
              <w:t xml:space="preserve"> </w:t>
            </w:r>
            <w:r w:rsidRPr="00246787">
              <w:rPr>
                <w:rFonts w:cs="Times New Roman" w:hint="eastAsia"/>
                <w:sz w:val="20"/>
                <w:szCs w:val="20"/>
              </w:rPr>
              <w:t>거래의</w:t>
            </w:r>
            <w:r w:rsidRPr="00246787">
              <w:rPr>
                <w:rFonts w:cs="Times New Roman" w:hint="eastAsia"/>
                <w:sz w:val="20"/>
                <w:szCs w:val="20"/>
              </w:rPr>
              <w:t xml:space="preserve"> </w:t>
            </w:r>
            <w:r w:rsidRPr="00246787">
              <w:rPr>
                <w:rFonts w:cs="Times New Roman" w:hint="eastAsia"/>
                <w:sz w:val="20"/>
                <w:szCs w:val="20"/>
              </w:rPr>
              <w:t>종결</w:t>
            </w:r>
            <w:r w:rsidRPr="00246787">
              <w:rPr>
                <w:rFonts w:cs="Times New Roman" w:hint="eastAsia"/>
                <w:sz w:val="20"/>
                <w:szCs w:val="20"/>
              </w:rPr>
              <w:t xml:space="preserve"> </w:t>
            </w:r>
            <w:r w:rsidRPr="00246787">
              <w:rPr>
                <w:rFonts w:cs="Times New Roman" w:hint="eastAsia"/>
                <w:sz w:val="20"/>
                <w:szCs w:val="20"/>
              </w:rPr>
              <w:t>후</w:t>
            </w:r>
            <w:r w:rsidRPr="00246787">
              <w:rPr>
                <w:rFonts w:cs="Times New Roman" w:hint="eastAsia"/>
                <w:sz w:val="20"/>
                <w:szCs w:val="20"/>
              </w:rPr>
              <w:t xml:space="preserve"> </w:t>
            </w:r>
            <w:r w:rsidRPr="00246787">
              <w:rPr>
                <w:rFonts w:cs="Times New Roman" w:hint="eastAsia"/>
                <w:sz w:val="20"/>
                <w:szCs w:val="20"/>
              </w:rPr>
              <w:t>상호</w:t>
            </w:r>
            <w:r w:rsidRPr="00246787">
              <w:rPr>
                <w:rFonts w:cs="Times New Roman" w:hint="eastAsia"/>
                <w:sz w:val="20"/>
                <w:szCs w:val="20"/>
              </w:rPr>
              <w:t xml:space="preserve"> </w:t>
            </w:r>
            <w:r w:rsidRPr="00246787">
              <w:rPr>
                <w:rFonts w:cs="Times New Roman" w:hint="eastAsia"/>
                <w:sz w:val="20"/>
                <w:szCs w:val="20"/>
              </w:rPr>
              <w:t>및</w:t>
            </w:r>
            <w:r w:rsidRPr="00246787">
              <w:rPr>
                <w:rFonts w:cs="Times New Roman" w:hint="eastAsia"/>
                <w:sz w:val="20"/>
                <w:szCs w:val="20"/>
              </w:rPr>
              <w:t xml:space="preserve"> </w:t>
            </w:r>
            <w:r w:rsidRPr="00246787">
              <w:rPr>
                <w:rFonts w:cs="Times New Roman" w:hint="eastAsia"/>
                <w:sz w:val="20"/>
                <w:szCs w:val="20"/>
              </w:rPr>
              <w:t>상표를</w:t>
            </w:r>
            <w:r w:rsidRPr="00246787">
              <w:rPr>
                <w:rFonts w:cs="Times New Roman" w:hint="eastAsia"/>
                <w:sz w:val="20"/>
                <w:szCs w:val="20"/>
              </w:rPr>
              <w:t xml:space="preserve"> </w:t>
            </w:r>
            <w:r w:rsidRPr="00246787">
              <w:rPr>
                <w:rFonts w:cs="Times New Roman" w:hint="eastAsia"/>
                <w:sz w:val="20"/>
                <w:szCs w:val="20"/>
              </w:rPr>
              <w:t>제거하기</w:t>
            </w:r>
            <w:r w:rsidRPr="00246787">
              <w:rPr>
                <w:rFonts w:cs="Times New Roman" w:hint="eastAsia"/>
                <w:sz w:val="20"/>
                <w:szCs w:val="20"/>
              </w:rPr>
              <w:t xml:space="preserve"> </w:t>
            </w:r>
            <w:r w:rsidRPr="00246787">
              <w:rPr>
                <w:rFonts w:cs="Times New Roman" w:hint="eastAsia"/>
                <w:sz w:val="20"/>
                <w:szCs w:val="20"/>
              </w:rPr>
              <w:t>위해</w:t>
            </w:r>
            <w:r w:rsidRPr="00246787">
              <w:rPr>
                <w:rFonts w:cs="Times New Roman" w:hint="eastAsia"/>
                <w:sz w:val="20"/>
                <w:szCs w:val="20"/>
              </w:rPr>
              <w:t xml:space="preserve"> </w:t>
            </w:r>
            <w:r w:rsidRPr="00246787">
              <w:rPr>
                <w:rFonts w:cs="Times New Roman" w:hint="eastAsia"/>
                <w:sz w:val="20"/>
                <w:szCs w:val="20"/>
              </w:rPr>
              <w:t>소요되는</w:t>
            </w:r>
            <w:r w:rsidRPr="00246787">
              <w:rPr>
                <w:rFonts w:cs="Times New Roman" w:hint="eastAsia"/>
                <w:sz w:val="20"/>
                <w:szCs w:val="20"/>
              </w:rPr>
              <w:t xml:space="preserve"> </w:t>
            </w:r>
            <w:r w:rsidRPr="00246787">
              <w:rPr>
                <w:rFonts w:cs="Times New Roman" w:hint="eastAsia"/>
                <w:sz w:val="20"/>
                <w:szCs w:val="20"/>
              </w:rPr>
              <w:t>기간</w:t>
            </w:r>
            <w:r w:rsidRPr="00246787">
              <w:rPr>
                <w:rFonts w:cs="Times New Roman" w:hint="eastAsia"/>
                <w:sz w:val="20"/>
                <w:szCs w:val="20"/>
              </w:rPr>
              <w:t xml:space="preserve"> </w:t>
            </w:r>
            <w:r w:rsidRPr="00246787">
              <w:rPr>
                <w:rFonts w:cs="Times New Roman" w:hint="eastAsia"/>
                <w:sz w:val="20"/>
                <w:szCs w:val="20"/>
              </w:rPr>
              <w:t>이후에는</w:t>
            </w:r>
            <w:r w:rsidRPr="00246787">
              <w:rPr>
                <w:rFonts w:cs="Times New Roman" w:hint="eastAsia"/>
                <w:sz w:val="20"/>
                <w:szCs w:val="20"/>
              </w:rPr>
              <w:t xml:space="preserve"> </w:t>
            </w:r>
            <w:r w:rsidRPr="00246787">
              <w:rPr>
                <w:rFonts w:cs="Times New Roman" w:hint="eastAsia"/>
                <w:sz w:val="20"/>
                <w:szCs w:val="20"/>
              </w:rPr>
              <w:t>사용을</w:t>
            </w:r>
            <w:r w:rsidRPr="00246787">
              <w:rPr>
                <w:rFonts w:cs="Times New Roman" w:hint="eastAsia"/>
                <w:sz w:val="20"/>
                <w:szCs w:val="20"/>
              </w:rPr>
              <w:t xml:space="preserve"> </w:t>
            </w:r>
            <w:r w:rsidRPr="00246787">
              <w:rPr>
                <w:rFonts w:cs="Times New Roman" w:hint="eastAsia"/>
                <w:sz w:val="20"/>
                <w:szCs w:val="20"/>
              </w:rPr>
              <w:t>종료하면</w:t>
            </w:r>
            <w:r w:rsidRPr="00246787">
              <w:rPr>
                <w:rFonts w:cs="Times New Roman" w:hint="eastAsia"/>
                <w:sz w:val="20"/>
                <w:szCs w:val="20"/>
              </w:rPr>
              <w:t xml:space="preserve"> </w:t>
            </w:r>
            <w:r w:rsidRPr="00246787">
              <w:rPr>
                <w:rFonts w:cs="Times New Roman" w:hint="eastAsia"/>
                <w:sz w:val="20"/>
                <w:szCs w:val="20"/>
              </w:rPr>
              <w:t>될</w:t>
            </w:r>
            <w:r w:rsidRPr="00246787">
              <w:rPr>
                <w:rFonts w:cs="Times New Roman" w:hint="eastAsia"/>
                <w:sz w:val="20"/>
                <w:szCs w:val="20"/>
              </w:rPr>
              <w:t xml:space="preserve"> </w:t>
            </w:r>
            <w:r w:rsidRPr="00246787">
              <w:rPr>
                <w:rFonts w:cs="Times New Roman" w:hint="eastAsia"/>
                <w:sz w:val="20"/>
                <w:szCs w:val="20"/>
              </w:rPr>
              <w:t>것으로</w:t>
            </w:r>
            <w:r w:rsidRPr="00246787">
              <w:rPr>
                <w:rFonts w:cs="Times New Roman" w:hint="eastAsia"/>
                <w:sz w:val="20"/>
                <w:szCs w:val="20"/>
              </w:rPr>
              <w:t xml:space="preserve"> </w:t>
            </w:r>
            <w:r w:rsidRPr="00246787">
              <w:rPr>
                <w:rFonts w:cs="Times New Roman" w:hint="eastAsia"/>
                <w:sz w:val="20"/>
                <w:szCs w:val="20"/>
              </w:rPr>
              <w:t>보임</w:t>
            </w:r>
            <w:r w:rsidRPr="00246787">
              <w:rPr>
                <w:rFonts w:cs="Times New Roman" w:hint="eastAsia"/>
                <w:sz w:val="20"/>
                <w:szCs w:val="20"/>
              </w:rPr>
              <w:t xml:space="preserve">. </w:t>
            </w:r>
            <w:r w:rsidRPr="00437E65">
              <w:rPr>
                <w:rFonts w:cs="Times New Roman" w:hint="eastAsia"/>
                <w:sz w:val="20"/>
                <w:szCs w:val="20"/>
              </w:rPr>
              <w:t>관련하여</w:t>
            </w:r>
            <w:r w:rsidRPr="00437E65">
              <w:rPr>
                <w:rFonts w:cs="Times New Roman" w:hint="eastAsia"/>
                <w:sz w:val="20"/>
                <w:szCs w:val="20"/>
              </w:rPr>
              <w:t xml:space="preserve"> </w:t>
            </w:r>
            <w:r w:rsidRPr="00437E65">
              <w:rPr>
                <w:rFonts w:cs="Times New Roman" w:hint="eastAsia"/>
                <w:sz w:val="20"/>
                <w:szCs w:val="20"/>
              </w:rPr>
              <w:t>상호</w:t>
            </w:r>
            <w:r w:rsidRPr="00437E65">
              <w:rPr>
                <w:rFonts w:cs="Times New Roman" w:hint="eastAsia"/>
                <w:sz w:val="20"/>
                <w:szCs w:val="20"/>
              </w:rPr>
              <w:t>/</w:t>
            </w:r>
            <w:r w:rsidRPr="00437E65">
              <w:rPr>
                <w:rFonts w:cs="Times New Roman" w:hint="eastAsia"/>
                <w:sz w:val="20"/>
                <w:szCs w:val="20"/>
              </w:rPr>
              <w:t>상표의</w:t>
            </w:r>
            <w:r w:rsidRPr="00437E65">
              <w:rPr>
                <w:rFonts w:cs="Times New Roman" w:hint="eastAsia"/>
                <w:sz w:val="20"/>
                <w:szCs w:val="20"/>
              </w:rPr>
              <w:t xml:space="preserve"> </w:t>
            </w:r>
            <w:r w:rsidRPr="00437E65">
              <w:rPr>
                <w:rFonts w:cs="Times New Roman" w:hint="eastAsia"/>
                <w:sz w:val="20"/>
                <w:szCs w:val="20"/>
              </w:rPr>
              <w:t>교체에</w:t>
            </w:r>
            <w:r w:rsidRPr="00437E65">
              <w:rPr>
                <w:rFonts w:cs="Times New Roman" w:hint="eastAsia"/>
                <w:sz w:val="20"/>
                <w:szCs w:val="20"/>
              </w:rPr>
              <w:t xml:space="preserve"> </w:t>
            </w:r>
            <w:r w:rsidRPr="00437E65">
              <w:rPr>
                <w:rFonts w:cs="Times New Roman" w:hint="eastAsia"/>
                <w:sz w:val="20"/>
                <w:szCs w:val="20"/>
              </w:rPr>
              <w:t>소요되는</w:t>
            </w:r>
            <w:r w:rsidRPr="00437E65">
              <w:rPr>
                <w:rFonts w:cs="Times New Roman" w:hint="eastAsia"/>
                <w:sz w:val="20"/>
                <w:szCs w:val="20"/>
              </w:rPr>
              <w:t xml:space="preserve"> </w:t>
            </w:r>
            <w:r w:rsidRPr="00437E65">
              <w:rPr>
                <w:rFonts w:cs="Times New Roman" w:hint="eastAsia"/>
                <w:sz w:val="20"/>
                <w:szCs w:val="20"/>
              </w:rPr>
              <w:t>시간과</w:t>
            </w:r>
            <w:r w:rsidRPr="00437E65">
              <w:rPr>
                <w:rFonts w:cs="Times New Roman" w:hint="eastAsia"/>
                <w:sz w:val="20"/>
                <w:szCs w:val="20"/>
              </w:rPr>
              <w:t xml:space="preserve"> </w:t>
            </w:r>
            <w:r w:rsidRPr="00437E65">
              <w:rPr>
                <w:rFonts w:cs="Times New Roman" w:hint="eastAsia"/>
                <w:sz w:val="20"/>
                <w:szCs w:val="20"/>
              </w:rPr>
              <w:t>비용을</w:t>
            </w:r>
            <w:r w:rsidRPr="00437E65">
              <w:rPr>
                <w:rFonts w:cs="Times New Roman" w:hint="eastAsia"/>
                <w:sz w:val="20"/>
                <w:szCs w:val="20"/>
              </w:rPr>
              <w:t xml:space="preserve"> </w:t>
            </w:r>
            <w:r w:rsidRPr="00437E65">
              <w:rPr>
                <w:rFonts w:cs="Times New Roman" w:hint="eastAsia"/>
                <w:sz w:val="20"/>
                <w:szCs w:val="20"/>
              </w:rPr>
              <w:t>확인해</w:t>
            </w:r>
            <w:r w:rsidRPr="00437E65">
              <w:rPr>
                <w:rFonts w:cs="Times New Roman" w:hint="eastAsia"/>
                <w:sz w:val="20"/>
                <w:szCs w:val="20"/>
              </w:rPr>
              <w:t xml:space="preserve"> </w:t>
            </w:r>
            <w:r w:rsidRPr="00437E65">
              <w:rPr>
                <w:rFonts w:cs="Times New Roman" w:hint="eastAsia"/>
                <w:sz w:val="20"/>
                <w:szCs w:val="20"/>
              </w:rPr>
              <w:t>줄</w:t>
            </w:r>
            <w:r w:rsidRPr="00437E65">
              <w:rPr>
                <w:rFonts w:cs="Times New Roman" w:hint="eastAsia"/>
                <w:sz w:val="20"/>
                <w:szCs w:val="20"/>
              </w:rPr>
              <w:t xml:space="preserve"> </w:t>
            </w:r>
            <w:r w:rsidRPr="00437E65">
              <w:rPr>
                <w:rFonts w:cs="Times New Roman" w:hint="eastAsia"/>
                <w:sz w:val="20"/>
                <w:szCs w:val="20"/>
              </w:rPr>
              <w:t>것을</w:t>
            </w:r>
            <w:r w:rsidRPr="00437E65">
              <w:rPr>
                <w:rFonts w:cs="Times New Roman" w:hint="eastAsia"/>
                <w:sz w:val="20"/>
                <w:szCs w:val="20"/>
              </w:rPr>
              <w:t xml:space="preserve"> </w:t>
            </w:r>
            <w:r w:rsidRPr="00437E65">
              <w:rPr>
                <w:rFonts w:cs="Times New Roman" w:hint="eastAsia"/>
                <w:sz w:val="20"/>
                <w:szCs w:val="20"/>
              </w:rPr>
              <w:t>요청하였으나</w:t>
            </w:r>
            <w:r w:rsidRPr="00437E65">
              <w:rPr>
                <w:rFonts w:cs="Times New Roman" w:hint="eastAsia"/>
                <w:sz w:val="20"/>
                <w:szCs w:val="20"/>
              </w:rPr>
              <w:t xml:space="preserve"> </w:t>
            </w:r>
            <w:r w:rsidRPr="00437E65">
              <w:rPr>
                <w:rFonts w:cs="Times New Roman" w:hint="eastAsia"/>
                <w:sz w:val="20"/>
                <w:szCs w:val="20"/>
              </w:rPr>
              <w:t>이를</w:t>
            </w:r>
            <w:r w:rsidRPr="00437E65">
              <w:rPr>
                <w:rFonts w:cs="Times New Roman" w:hint="eastAsia"/>
                <w:sz w:val="20"/>
                <w:szCs w:val="20"/>
              </w:rPr>
              <w:t xml:space="preserve"> </w:t>
            </w:r>
            <w:r w:rsidRPr="00437E65">
              <w:rPr>
                <w:rFonts w:cs="Times New Roman" w:hint="eastAsia"/>
                <w:sz w:val="20"/>
                <w:szCs w:val="20"/>
              </w:rPr>
              <w:t>별도로</w:t>
            </w:r>
            <w:r w:rsidRPr="00437E65">
              <w:rPr>
                <w:rFonts w:cs="Times New Roman" w:hint="eastAsia"/>
                <w:sz w:val="20"/>
                <w:szCs w:val="20"/>
              </w:rPr>
              <w:t xml:space="preserve"> </w:t>
            </w:r>
            <w:r w:rsidRPr="00437E65">
              <w:rPr>
                <w:rFonts w:cs="Times New Roman" w:hint="eastAsia"/>
                <w:sz w:val="20"/>
                <w:szCs w:val="20"/>
              </w:rPr>
              <w:t>산정한</w:t>
            </w:r>
            <w:r w:rsidRPr="00437E65">
              <w:rPr>
                <w:rFonts w:cs="Times New Roman" w:hint="eastAsia"/>
                <w:sz w:val="20"/>
                <w:szCs w:val="20"/>
              </w:rPr>
              <w:t xml:space="preserve"> </w:t>
            </w:r>
            <w:r w:rsidRPr="00437E65">
              <w:rPr>
                <w:rFonts w:cs="Times New Roman" w:hint="eastAsia"/>
                <w:sz w:val="20"/>
                <w:szCs w:val="20"/>
              </w:rPr>
              <w:t>바는</w:t>
            </w:r>
            <w:r w:rsidRPr="00437E65">
              <w:rPr>
                <w:rFonts w:cs="Times New Roman" w:hint="eastAsia"/>
                <w:sz w:val="20"/>
                <w:szCs w:val="20"/>
              </w:rPr>
              <w:t xml:space="preserve"> </w:t>
            </w:r>
            <w:r w:rsidRPr="00437E65">
              <w:rPr>
                <w:rFonts w:cs="Times New Roman" w:hint="eastAsia"/>
                <w:sz w:val="20"/>
                <w:szCs w:val="20"/>
              </w:rPr>
              <w:t>없다는</w:t>
            </w:r>
            <w:r w:rsidRPr="00437E65">
              <w:rPr>
                <w:rFonts w:cs="Times New Roman" w:hint="eastAsia"/>
                <w:sz w:val="20"/>
                <w:szCs w:val="20"/>
              </w:rPr>
              <w:t xml:space="preserve"> </w:t>
            </w:r>
            <w:r w:rsidRPr="00437E65">
              <w:rPr>
                <w:rFonts w:cs="Times New Roman" w:hint="eastAsia"/>
                <w:sz w:val="20"/>
                <w:szCs w:val="20"/>
              </w:rPr>
              <w:t>답변만</w:t>
            </w:r>
            <w:r w:rsidRPr="00437E65">
              <w:rPr>
                <w:rFonts w:cs="Times New Roman" w:hint="eastAsia"/>
                <w:sz w:val="20"/>
                <w:szCs w:val="20"/>
              </w:rPr>
              <w:t xml:space="preserve"> </w:t>
            </w:r>
            <w:r w:rsidRPr="00437E65">
              <w:rPr>
                <w:rFonts w:cs="Times New Roman" w:hint="eastAsia"/>
                <w:sz w:val="20"/>
                <w:szCs w:val="20"/>
              </w:rPr>
              <w:t>제공됨</w:t>
            </w:r>
            <w:r>
              <w:rPr>
                <w:rFonts w:cs="Times New Roman" w:hint="eastAsia"/>
                <w:sz w:val="20"/>
                <w:szCs w:val="20"/>
              </w:rPr>
              <w:t>.</w:t>
            </w:r>
          </w:p>
          <w:p w14:paraId="66571BB1" w14:textId="38E83140" w:rsidR="001920EB" w:rsidRPr="009A2958" w:rsidRDefault="001920EB" w:rsidP="004D618E">
            <w:pPr>
              <w:pStyle w:val="a8"/>
              <w:widowControl/>
              <w:numPr>
                <w:ilvl w:val="0"/>
                <w:numId w:val="2"/>
              </w:numPr>
              <w:spacing w:before="40" w:after="120" w:line="276" w:lineRule="auto"/>
              <w:rPr>
                <w:rFonts w:cs="Times New Roman"/>
                <w:sz w:val="20"/>
                <w:szCs w:val="20"/>
              </w:rPr>
            </w:pPr>
            <w:r>
              <w:rPr>
                <w:rFonts w:cs="Times New Roman" w:hint="eastAsia"/>
                <w:sz w:val="20"/>
                <w:szCs w:val="20"/>
              </w:rPr>
              <w:t>한편</w:t>
            </w:r>
            <w:r>
              <w:rPr>
                <w:rFonts w:cs="Times New Roman" w:hint="eastAsia"/>
                <w:sz w:val="20"/>
                <w:szCs w:val="20"/>
              </w:rPr>
              <w:t xml:space="preserve">, </w:t>
            </w: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상호를</w:t>
            </w:r>
            <w:r>
              <w:rPr>
                <w:rFonts w:cs="Times New Roman" w:hint="eastAsia"/>
                <w:sz w:val="20"/>
                <w:szCs w:val="20"/>
              </w:rPr>
              <w:t xml:space="preserve"> </w:t>
            </w:r>
            <w:r>
              <w:rPr>
                <w:rFonts w:cs="Times New Roman" w:hint="eastAsia"/>
                <w:sz w:val="20"/>
                <w:szCs w:val="20"/>
              </w:rPr>
              <w:t>변경하는</w:t>
            </w:r>
            <w:r>
              <w:rPr>
                <w:rFonts w:cs="Times New Roman" w:hint="eastAsia"/>
                <w:sz w:val="20"/>
                <w:szCs w:val="20"/>
              </w:rPr>
              <w:t xml:space="preserve"> </w:t>
            </w:r>
            <w:r>
              <w:rPr>
                <w:rFonts w:cs="Times New Roman" w:hint="eastAsia"/>
                <w:sz w:val="20"/>
                <w:szCs w:val="20"/>
              </w:rPr>
              <w:t>경우에는</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취득하고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인허가상</w:t>
            </w:r>
            <w:r>
              <w:rPr>
                <w:rFonts w:cs="Times New Roman" w:hint="eastAsia"/>
                <w:sz w:val="20"/>
                <w:szCs w:val="20"/>
              </w:rPr>
              <w:t xml:space="preserve"> </w:t>
            </w:r>
            <w:r>
              <w:rPr>
                <w:rFonts w:cs="Times New Roman" w:hint="eastAsia"/>
                <w:sz w:val="20"/>
                <w:szCs w:val="20"/>
              </w:rPr>
              <w:t>신고가</w:t>
            </w:r>
            <w:r>
              <w:rPr>
                <w:rFonts w:cs="Times New Roman" w:hint="eastAsia"/>
                <w:sz w:val="20"/>
                <w:szCs w:val="20"/>
              </w:rPr>
              <w:t xml:space="preserve"> </w:t>
            </w:r>
            <w:r>
              <w:rPr>
                <w:rFonts w:cs="Times New Roman" w:hint="eastAsia"/>
                <w:sz w:val="20"/>
                <w:szCs w:val="20"/>
              </w:rPr>
              <w:t>필요할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있으며</w:t>
            </w:r>
            <w:r>
              <w:rPr>
                <w:rFonts w:cs="Times New Roman" w:hint="eastAsia"/>
                <w:sz w:val="20"/>
                <w:szCs w:val="20"/>
              </w:rPr>
              <w:t>,</w:t>
            </w:r>
            <w:r>
              <w:rPr>
                <w:rFonts w:cs="Times New Roman"/>
                <w:sz w:val="20"/>
                <w:szCs w:val="20"/>
              </w:rPr>
              <w:t xml:space="preserve"> </w:t>
            </w:r>
            <w:r>
              <w:rPr>
                <w:rFonts w:cs="Times New Roman" w:hint="eastAsia"/>
                <w:sz w:val="20"/>
                <w:szCs w:val="20"/>
              </w:rPr>
              <w:t>이에</w:t>
            </w:r>
            <w:r>
              <w:rPr>
                <w:rFonts w:cs="Times New Roman" w:hint="eastAsia"/>
                <w:sz w:val="20"/>
                <w:szCs w:val="20"/>
              </w:rPr>
              <w:t xml:space="preserve"> </w:t>
            </w:r>
            <w:r>
              <w:rPr>
                <w:rFonts w:cs="Times New Roman" w:hint="eastAsia"/>
                <w:sz w:val="20"/>
                <w:szCs w:val="20"/>
              </w:rPr>
              <w:t>대해서는</w:t>
            </w:r>
            <w:r>
              <w:rPr>
                <w:rFonts w:cs="Times New Roman" w:hint="eastAsia"/>
                <w:sz w:val="20"/>
                <w:szCs w:val="20"/>
              </w:rPr>
              <w:t xml:space="preserve"> </w:t>
            </w:r>
            <w:r>
              <w:rPr>
                <w:rFonts w:cs="Times New Roman" w:hint="eastAsia"/>
                <w:sz w:val="20"/>
                <w:szCs w:val="20"/>
              </w:rPr>
              <w:t>아래</w:t>
            </w:r>
            <w:r>
              <w:rPr>
                <w:rFonts w:cs="Times New Roman" w:hint="eastAsia"/>
                <w:sz w:val="20"/>
                <w:szCs w:val="20"/>
              </w:rPr>
              <w:t xml:space="preserve"> </w:t>
            </w:r>
            <w:r>
              <w:rPr>
                <w:rFonts w:cs="Times New Roman"/>
                <w:sz w:val="20"/>
                <w:szCs w:val="20"/>
              </w:rPr>
              <w:t>“</w:t>
            </w:r>
            <w:r w:rsidR="0047355D" w:rsidRPr="0047355D">
              <w:rPr>
                <w:rFonts w:cs="Times New Roman" w:hint="eastAsia"/>
                <w:b/>
                <w:sz w:val="20"/>
                <w:szCs w:val="20"/>
                <w:u w:val="single"/>
              </w:rPr>
              <w:t>본건</w:t>
            </w:r>
            <w:r w:rsidR="0047355D" w:rsidRPr="0047355D">
              <w:rPr>
                <w:rFonts w:cs="Times New Roman" w:hint="eastAsia"/>
                <w:b/>
                <w:sz w:val="20"/>
                <w:szCs w:val="20"/>
                <w:u w:val="single"/>
              </w:rPr>
              <w:t xml:space="preserve"> </w:t>
            </w:r>
            <w:r w:rsidR="0047355D" w:rsidRPr="0047355D">
              <w:rPr>
                <w:rFonts w:cs="Times New Roman" w:hint="eastAsia"/>
                <w:b/>
                <w:sz w:val="20"/>
                <w:szCs w:val="20"/>
                <w:u w:val="single"/>
              </w:rPr>
              <w:t>거래에</w:t>
            </w:r>
            <w:r w:rsidR="0047355D" w:rsidRPr="0047355D">
              <w:rPr>
                <w:rFonts w:cs="Times New Roman" w:hint="eastAsia"/>
                <w:b/>
                <w:sz w:val="20"/>
                <w:szCs w:val="20"/>
                <w:u w:val="single"/>
              </w:rPr>
              <w:t xml:space="preserve"> </w:t>
            </w:r>
            <w:r w:rsidR="0047355D" w:rsidRPr="0047355D">
              <w:rPr>
                <w:rFonts w:cs="Times New Roman" w:hint="eastAsia"/>
                <w:b/>
                <w:sz w:val="20"/>
                <w:szCs w:val="20"/>
                <w:u w:val="single"/>
              </w:rPr>
              <w:t>따른</w:t>
            </w:r>
            <w:r w:rsidR="0047355D" w:rsidRPr="0047355D">
              <w:rPr>
                <w:rFonts w:cs="Times New Roman" w:hint="eastAsia"/>
                <w:b/>
                <w:sz w:val="20"/>
                <w:szCs w:val="20"/>
                <w:u w:val="single"/>
              </w:rPr>
              <w:t xml:space="preserve"> </w:t>
            </w:r>
            <w:r w:rsidR="0047355D" w:rsidRPr="0047355D">
              <w:rPr>
                <w:rFonts w:cs="Times New Roman" w:hint="eastAsia"/>
                <w:b/>
                <w:sz w:val="20"/>
                <w:szCs w:val="20"/>
                <w:u w:val="single"/>
              </w:rPr>
              <w:t>인허가상</w:t>
            </w:r>
            <w:r w:rsidR="0047355D" w:rsidRPr="0047355D">
              <w:rPr>
                <w:rFonts w:cs="Times New Roman" w:hint="eastAsia"/>
                <w:b/>
                <w:sz w:val="20"/>
                <w:szCs w:val="20"/>
                <w:u w:val="single"/>
              </w:rPr>
              <w:t xml:space="preserve"> </w:t>
            </w:r>
            <w:r w:rsidR="0047355D" w:rsidRPr="0047355D">
              <w:rPr>
                <w:rFonts w:cs="Times New Roman" w:hint="eastAsia"/>
                <w:b/>
                <w:sz w:val="20"/>
                <w:szCs w:val="20"/>
                <w:u w:val="single"/>
              </w:rPr>
              <w:t>조치</w:t>
            </w:r>
            <w:r w:rsidR="0047355D" w:rsidRPr="0047355D">
              <w:rPr>
                <w:rFonts w:cs="Times New Roman" w:hint="eastAsia"/>
                <w:b/>
                <w:sz w:val="20"/>
                <w:szCs w:val="20"/>
                <w:u w:val="single"/>
              </w:rPr>
              <w:t xml:space="preserve"> </w:t>
            </w:r>
            <w:r w:rsidR="0047355D" w:rsidRPr="0047355D">
              <w:rPr>
                <w:rFonts w:cs="Times New Roman" w:hint="eastAsia"/>
                <w:b/>
                <w:sz w:val="20"/>
                <w:szCs w:val="20"/>
                <w:u w:val="single"/>
              </w:rPr>
              <w:t>필요사항</w:t>
            </w:r>
            <w:r>
              <w:rPr>
                <w:rFonts w:cs="Times New Roman"/>
                <w:sz w:val="20"/>
                <w:szCs w:val="20"/>
              </w:rPr>
              <w:t xml:space="preserve">” </w:t>
            </w:r>
            <w:r>
              <w:rPr>
                <w:rFonts w:cs="Times New Roman" w:hint="eastAsia"/>
                <w:sz w:val="20"/>
                <w:szCs w:val="20"/>
              </w:rPr>
              <w:t>항목</w:t>
            </w:r>
            <w:r>
              <w:rPr>
                <w:rFonts w:cs="Times New Roman" w:hint="eastAsia"/>
                <w:sz w:val="20"/>
                <w:szCs w:val="20"/>
              </w:rPr>
              <w:t xml:space="preserve"> </w:t>
            </w:r>
            <w:r>
              <w:rPr>
                <w:rFonts w:cs="Times New Roman" w:hint="eastAsia"/>
                <w:sz w:val="20"/>
                <w:szCs w:val="20"/>
              </w:rPr>
              <w:t>참조</w:t>
            </w:r>
            <w:r>
              <w:rPr>
                <w:rFonts w:cs="Times New Roman" w:hint="eastAsia"/>
                <w:sz w:val="20"/>
                <w:szCs w:val="20"/>
              </w:rPr>
              <w:t>.</w:t>
            </w:r>
          </w:p>
        </w:tc>
        <w:tc>
          <w:tcPr>
            <w:tcW w:w="27" w:type="pct"/>
            <w:tcBorders>
              <w:top w:val="nil"/>
              <w:bottom w:val="nil"/>
            </w:tcBorders>
          </w:tcPr>
          <w:p w14:paraId="36CE3463" w14:textId="77777777" w:rsidR="00E36416" w:rsidRPr="009A2958" w:rsidRDefault="00E36416" w:rsidP="004D618E">
            <w:pPr>
              <w:widowControl/>
              <w:spacing w:before="40" w:after="120" w:line="276" w:lineRule="auto"/>
              <w:rPr>
                <w:rFonts w:cs="Times New Roman"/>
                <w:sz w:val="20"/>
                <w:szCs w:val="20"/>
              </w:rPr>
            </w:pPr>
          </w:p>
        </w:tc>
        <w:tc>
          <w:tcPr>
            <w:tcW w:w="770" w:type="pct"/>
          </w:tcPr>
          <w:p w14:paraId="3C20F49E" w14:textId="02C14EAC" w:rsidR="00E36416" w:rsidRDefault="003B6F38" w:rsidP="004D618E">
            <w:pPr>
              <w:pStyle w:val="a8"/>
              <w:widowControl/>
              <w:numPr>
                <w:ilvl w:val="0"/>
                <w:numId w:val="2"/>
              </w:numPr>
              <w:spacing w:before="40" w:after="120" w:line="276" w:lineRule="auto"/>
              <w:rPr>
                <w:rFonts w:cs="Times New Roman"/>
                <w:spacing w:val="-2"/>
                <w:sz w:val="20"/>
                <w:szCs w:val="20"/>
              </w:rPr>
            </w:pPr>
            <w:r w:rsidRPr="003B6F38">
              <w:rPr>
                <w:rFonts w:cs="Times New Roman" w:hint="eastAsia"/>
                <w:spacing w:val="-2"/>
                <w:sz w:val="20"/>
                <w:szCs w:val="20"/>
              </w:rPr>
              <w:t>카카오</w:t>
            </w:r>
            <w:r w:rsidRPr="003B6F38">
              <w:rPr>
                <w:rFonts w:cs="Times New Roman" w:hint="eastAsia"/>
                <w:spacing w:val="-2"/>
                <w:sz w:val="20"/>
                <w:szCs w:val="20"/>
              </w:rPr>
              <w:t xml:space="preserve"> </w:t>
            </w:r>
            <w:r w:rsidRPr="003B6F38">
              <w:rPr>
                <w:rFonts w:cs="Times New Roman" w:hint="eastAsia"/>
                <w:spacing w:val="-2"/>
                <w:sz w:val="20"/>
                <w:szCs w:val="20"/>
              </w:rPr>
              <w:t>브랜드를</w:t>
            </w:r>
            <w:r w:rsidRPr="003B6F38">
              <w:rPr>
                <w:rFonts w:cs="Times New Roman" w:hint="eastAsia"/>
                <w:spacing w:val="-2"/>
                <w:sz w:val="20"/>
                <w:szCs w:val="20"/>
              </w:rPr>
              <w:t xml:space="preserve"> </w:t>
            </w:r>
            <w:r w:rsidRPr="003B6F38">
              <w:rPr>
                <w:rFonts w:cs="Times New Roman" w:hint="eastAsia"/>
                <w:spacing w:val="-2"/>
                <w:sz w:val="20"/>
                <w:szCs w:val="20"/>
              </w:rPr>
              <w:t>계속</w:t>
            </w:r>
            <w:r w:rsidRPr="003B6F38">
              <w:rPr>
                <w:rFonts w:cs="Times New Roman" w:hint="eastAsia"/>
                <w:spacing w:val="-2"/>
                <w:sz w:val="20"/>
                <w:szCs w:val="20"/>
              </w:rPr>
              <w:t xml:space="preserve"> </w:t>
            </w:r>
            <w:r w:rsidRPr="003B6F38">
              <w:rPr>
                <w:rFonts w:cs="Times New Roman" w:hint="eastAsia"/>
                <w:spacing w:val="-2"/>
                <w:sz w:val="20"/>
                <w:szCs w:val="20"/>
              </w:rPr>
              <w:t>사용하고</w:t>
            </w:r>
            <w:r w:rsidRPr="003B6F38">
              <w:rPr>
                <w:rFonts w:cs="Times New Roman" w:hint="eastAsia"/>
                <w:spacing w:val="-2"/>
                <w:sz w:val="20"/>
                <w:szCs w:val="20"/>
              </w:rPr>
              <w:t>,</w:t>
            </w:r>
            <w:r w:rsidRPr="003B6F38">
              <w:rPr>
                <w:rFonts w:cs="Times New Roman"/>
                <w:spacing w:val="-2"/>
                <w:sz w:val="20"/>
                <w:szCs w:val="20"/>
              </w:rPr>
              <w:t xml:space="preserve"> </w:t>
            </w:r>
            <w:r w:rsidRPr="003B6F38">
              <w:rPr>
                <w:rFonts w:cs="Times New Roman" w:hint="eastAsia"/>
                <w:spacing w:val="-2"/>
                <w:sz w:val="20"/>
                <w:szCs w:val="20"/>
              </w:rPr>
              <w:t>계약기간</w:t>
            </w:r>
            <w:r w:rsidRPr="003B6F38">
              <w:rPr>
                <w:rFonts w:cs="Times New Roman" w:hint="eastAsia"/>
                <w:spacing w:val="-2"/>
                <w:sz w:val="20"/>
                <w:szCs w:val="20"/>
              </w:rPr>
              <w:t xml:space="preserve"> </w:t>
            </w:r>
            <w:r w:rsidRPr="003B6F38">
              <w:rPr>
                <w:rFonts w:cs="Times New Roman" w:hint="eastAsia"/>
                <w:spacing w:val="-2"/>
                <w:sz w:val="20"/>
                <w:szCs w:val="20"/>
              </w:rPr>
              <w:t>등</w:t>
            </w:r>
            <w:r w:rsidRPr="003B6F38">
              <w:rPr>
                <w:rFonts w:cs="Times New Roman" w:hint="eastAsia"/>
                <w:spacing w:val="-2"/>
                <w:sz w:val="20"/>
                <w:szCs w:val="20"/>
              </w:rPr>
              <w:t xml:space="preserve"> </w:t>
            </w:r>
            <w:r w:rsidRPr="003B6F38">
              <w:rPr>
                <w:rFonts w:cs="Times New Roman" w:hint="eastAsia"/>
                <w:spacing w:val="-2"/>
                <w:sz w:val="20"/>
                <w:szCs w:val="20"/>
              </w:rPr>
              <w:t>조건을</w:t>
            </w:r>
            <w:r w:rsidRPr="003B6F38">
              <w:rPr>
                <w:rFonts w:cs="Times New Roman" w:hint="eastAsia"/>
                <w:spacing w:val="-2"/>
                <w:sz w:val="20"/>
                <w:szCs w:val="20"/>
              </w:rPr>
              <w:t xml:space="preserve"> </w:t>
            </w:r>
            <w:r w:rsidRPr="003B6F38">
              <w:rPr>
                <w:rFonts w:cs="Times New Roman" w:hint="eastAsia"/>
                <w:spacing w:val="-2"/>
                <w:sz w:val="20"/>
                <w:szCs w:val="20"/>
              </w:rPr>
              <w:t>개정하고</w:t>
            </w:r>
            <w:r w:rsidRPr="003B6F38">
              <w:rPr>
                <w:rFonts w:cs="Times New Roman" w:hint="eastAsia"/>
                <w:spacing w:val="-2"/>
                <w:sz w:val="20"/>
                <w:szCs w:val="20"/>
              </w:rPr>
              <w:t xml:space="preserve"> </w:t>
            </w:r>
            <w:r w:rsidRPr="003B6F38">
              <w:rPr>
                <w:rFonts w:cs="Times New Roman" w:hint="eastAsia"/>
                <w:spacing w:val="-2"/>
                <w:sz w:val="20"/>
                <w:szCs w:val="20"/>
              </w:rPr>
              <w:t>상표</w:t>
            </w:r>
            <w:r w:rsidRPr="003B6F38">
              <w:rPr>
                <w:rFonts w:cs="Times New Roman" w:hint="eastAsia"/>
                <w:spacing w:val="-2"/>
                <w:sz w:val="20"/>
                <w:szCs w:val="20"/>
              </w:rPr>
              <w:t xml:space="preserve"> </w:t>
            </w:r>
            <w:r w:rsidRPr="003B6F38">
              <w:rPr>
                <w:rFonts w:cs="Times New Roman" w:hint="eastAsia"/>
                <w:spacing w:val="-2"/>
                <w:sz w:val="20"/>
                <w:szCs w:val="20"/>
              </w:rPr>
              <w:t>및</w:t>
            </w:r>
            <w:r w:rsidRPr="003B6F38">
              <w:rPr>
                <w:rFonts w:cs="Times New Roman" w:hint="eastAsia"/>
                <w:spacing w:val="-2"/>
                <w:sz w:val="20"/>
                <w:szCs w:val="20"/>
              </w:rPr>
              <w:t xml:space="preserve"> </w:t>
            </w:r>
            <w:r w:rsidRPr="003B6F38">
              <w:rPr>
                <w:rFonts w:cs="Times New Roman" w:hint="eastAsia"/>
                <w:spacing w:val="-2"/>
                <w:sz w:val="20"/>
                <w:szCs w:val="20"/>
              </w:rPr>
              <w:t>저작물의</w:t>
            </w:r>
            <w:r w:rsidRPr="003B6F38">
              <w:rPr>
                <w:rFonts w:cs="Times New Roman" w:hint="eastAsia"/>
                <w:spacing w:val="-2"/>
                <w:sz w:val="20"/>
                <w:szCs w:val="20"/>
              </w:rPr>
              <w:t xml:space="preserve"> </w:t>
            </w:r>
            <w:r w:rsidRPr="003B6F38">
              <w:rPr>
                <w:rFonts w:cs="Times New Roman" w:hint="eastAsia"/>
                <w:spacing w:val="-2"/>
                <w:sz w:val="20"/>
                <w:szCs w:val="20"/>
              </w:rPr>
              <w:t>라이선스</w:t>
            </w:r>
            <w:r w:rsidRPr="003B6F38">
              <w:rPr>
                <w:rFonts w:cs="Times New Roman" w:hint="eastAsia"/>
                <w:spacing w:val="-2"/>
                <w:sz w:val="20"/>
                <w:szCs w:val="20"/>
              </w:rPr>
              <w:t xml:space="preserve"> </w:t>
            </w:r>
            <w:r w:rsidRPr="003B6F38">
              <w:rPr>
                <w:rFonts w:cs="Times New Roman" w:hint="eastAsia"/>
                <w:spacing w:val="-2"/>
                <w:sz w:val="20"/>
                <w:szCs w:val="20"/>
              </w:rPr>
              <w:t>사용</w:t>
            </w:r>
            <w:r w:rsidRPr="003B6F38">
              <w:rPr>
                <w:rFonts w:cs="Times New Roman" w:hint="eastAsia"/>
                <w:spacing w:val="-2"/>
                <w:sz w:val="20"/>
                <w:szCs w:val="20"/>
              </w:rPr>
              <w:t xml:space="preserve"> </w:t>
            </w:r>
            <w:r w:rsidRPr="003B6F38">
              <w:rPr>
                <w:rFonts w:cs="Times New Roman" w:hint="eastAsia"/>
                <w:spacing w:val="-2"/>
                <w:sz w:val="20"/>
                <w:szCs w:val="20"/>
              </w:rPr>
              <w:t>대상</w:t>
            </w:r>
            <w:r w:rsidRPr="003B6F38">
              <w:rPr>
                <w:rFonts w:cs="Times New Roman" w:hint="eastAsia"/>
                <w:spacing w:val="-2"/>
                <w:sz w:val="20"/>
                <w:szCs w:val="20"/>
              </w:rPr>
              <w:t xml:space="preserve"> </w:t>
            </w:r>
            <w:r w:rsidRPr="003B6F38">
              <w:rPr>
                <w:rFonts w:cs="Times New Roman" w:hint="eastAsia"/>
                <w:spacing w:val="-2"/>
                <w:sz w:val="20"/>
                <w:szCs w:val="20"/>
              </w:rPr>
              <w:t>및</w:t>
            </w:r>
            <w:r w:rsidRPr="003B6F38">
              <w:rPr>
                <w:rFonts w:cs="Times New Roman" w:hint="eastAsia"/>
                <w:spacing w:val="-2"/>
                <w:sz w:val="20"/>
                <w:szCs w:val="20"/>
              </w:rPr>
              <w:t xml:space="preserve"> </w:t>
            </w:r>
            <w:r w:rsidRPr="003B6F38">
              <w:rPr>
                <w:rFonts w:cs="Times New Roman" w:hint="eastAsia"/>
                <w:spacing w:val="-2"/>
                <w:sz w:val="20"/>
                <w:szCs w:val="20"/>
              </w:rPr>
              <w:t>범위</w:t>
            </w:r>
            <w:r w:rsidRPr="003B6F38">
              <w:rPr>
                <w:rFonts w:cs="Times New Roman" w:hint="eastAsia"/>
                <w:spacing w:val="-2"/>
                <w:sz w:val="20"/>
                <w:szCs w:val="20"/>
              </w:rPr>
              <w:t xml:space="preserve"> </w:t>
            </w:r>
            <w:r w:rsidRPr="003B6F38">
              <w:rPr>
                <w:rFonts w:cs="Times New Roman" w:hint="eastAsia"/>
                <w:spacing w:val="-2"/>
                <w:sz w:val="20"/>
                <w:szCs w:val="20"/>
              </w:rPr>
              <w:t>등의</w:t>
            </w:r>
            <w:r w:rsidRPr="003B6F38">
              <w:rPr>
                <w:rFonts w:cs="Times New Roman" w:hint="eastAsia"/>
                <w:spacing w:val="-2"/>
                <w:sz w:val="20"/>
                <w:szCs w:val="20"/>
              </w:rPr>
              <w:t xml:space="preserve"> </w:t>
            </w:r>
            <w:r w:rsidRPr="003B6F38">
              <w:rPr>
                <w:rFonts w:cs="Times New Roman" w:hint="eastAsia"/>
                <w:spacing w:val="-2"/>
                <w:sz w:val="20"/>
                <w:szCs w:val="20"/>
              </w:rPr>
              <w:t>조건</w:t>
            </w:r>
            <w:r w:rsidRPr="003B6F38">
              <w:rPr>
                <w:rFonts w:cs="Times New Roman" w:hint="eastAsia"/>
                <w:spacing w:val="-2"/>
                <w:sz w:val="20"/>
                <w:szCs w:val="20"/>
              </w:rPr>
              <w:t xml:space="preserve"> </w:t>
            </w:r>
            <w:r w:rsidRPr="003B6F38">
              <w:rPr>
                <w:rFonts w:cs="Times New Roman" w:hint="eastAsia"/>
                <w:spacing w:val="-2"/>
                <w:sz w:val="20"/>
                <w:szCs w:val="20"/>
              </w:rPr>
              <w:t>역시</w:t>
            </w:r>
            <w:r w:rsidRPr="003B6F38">
              <w:rPr>
                <w:rFonts w:cs="Times New Roman" w:hint="eastAsia"/>
                <w:spacing w:val="-2"/>
                <w:sz w:val="20"/>
                <w:szCs w:val="20"/>
              </w:rPr>
              <w:t xml:space="preserve"> </w:t>
            </w:r>
            <w:r w:rsidRPr="003B6F38">
              <w:rPr>
                <w:rFonts w:cs="Times New Roman" w:hint="eastAsia"/>
                <w:spacing w:val="-2"/>
                <w:sz w:val="20"/>
                <w:szCs w:val="20"/>
              </w:rPr>
              <w:t>개정할</w:t>
            </w:r>
            <w:r w:rsidRPr="003B6F38">
              <w:rPr>
                <w:rFonts w:cs="Times New Roman" w:hint="eastAsia"/>
                <w:spacing w:val="-2"/>
                <w:sz w:val="20"/>
                <w:szCs w:val="20"/>
              </w:rPr>
              <w:t xml:space="preserve"> </w:t>
            </w:r>
            <w:r w:rsidRPr="003B6F38">
              <w:rPr>
                <w:rFonts w:cs="Times New Roman" w:hint="eastAsia"/>
                <w:spacing w:val="-2"/>
                <w:sz w:val="20"/>
                <w:szCs w:val="20"/>
              </w:rPr>
              <w:t>경우</w:t>
            </w:r>
            <w:r w:rsidRPr="003B6F38">
              <w:rPr>
                <w:rFonts w:cs="Times New Roman" w:hint="eastAsia"/>
                <w:spacing w:val="-2"/>
                <w:sz w:val="20"/>
                <w:szCs w:val="20"/>
              </w:rPr>
              <w:t xml:space="preserve">, </w:t>
            </w:r>
            <w:r w:rsidRPr="003B6F38">
              <w:rPr>
                <w:rFonts w:cs="Times New Roman" w:hint="eastAsia"/>
                <w:spacing w:val="-2"/>
                <w:sz w:val="20"/>
                <w:szCs w:val="20"/>
              </w:rPr>
              <w:t>협의에</w:t>
            </w:r>
            <w:r w:rsidRPr="003B6F38">
              <w:rPr>
                <w:rFonts w:cs="Times New Roman" w:hint="eastAsia"/>
                <w:spacing w:val="-2"/>
                <w:sz w:val="20"/>
                <w:szCs w:val="20"/>
              </w:rPr>
              <w:t xml:space="preserve"> </w:t>
            </w:r>
            <w:r w:rsidRPr="003B6F38">
              <w:rPr>
                <w:rFonts w:cs="Times New Roman" w:hint="eastAsia"/>
                <w:spacing w:val="-2"/>
                <w:sz w:val="20"/>
                <w:szCs w:val="20"/>
              </w:rPr>
              <w:t>따라</w:t>
            </w:r>
            <w:r w:rsidRPr="003B6F38">
              <w:rPr>
                <w:rFonts w:cs="Times New Roman" w:hint="eastAsia"/>
                <w:spacing w:val="-2"/>
                <w:sz w:val="20"/>
                <w:szCs w:val="20"/>
              </w:rPr>
              <w:t xml:space="preserve"> </w:t>
            </w:r>
            <w:r w:rsidRPr="003B6F38">
              <w:rPr>
                <w:rFonts w:cs="Times New Roman" w:hint="eastAsia"/>
                <w:spacing w:val="-2"/>
                <w:sz w:val="20"/>
                <w:szCs w:val="20"/>
              </w:rPr>
              <w:t>로열티</w:t>
            </w:r>
            <w:r w:rsidRPr="003B6F38">
              <w:rPr>
                <w:rFonts w:cs="Times New Roman" w:hint="eastAsia"/>
                <w:spacing w:val="-2"/>
                <w:sz w:val="20"/>
                <w:szCs w:val="20"/>
              </w:rPr>
              <w:t xml:space="preserve"> </w:t>
            </w:r>
            <w:r w:rsidRPr="003B6F38">
              <w:rPr>
                <w:rFonts w:cs="Times New Roman" w:hint="eastAsia"/>
                <w:spacing w:val="-2"/>
                <w:sz w:val="20"/>
                <w:szCs w:val="20"/>
              </w:rPr>
              <w:t>금액의</w:t>
            </w:r>
            <w:r w:rsidRPr="003B6F38">
              <w:rPr>
                <w:rFonts w:cs="Times New Roman" w:hint="eastAsia"/>
                <w:spacing w:val="-2"/>
                <w:sz w:val="20"/>
                <w:szCs w:val="20"/>
              </w:rPr>
              <w:t xml:space="preserve"> </w:t>
            </w:r>
            <w:r w:rsidRPr="003B6F38">
              <w:rPr>
                <w:rFonts w:cs="Times New Roman" w:hint="eastAsia"/>
                <w:spacing w:val="-2"/>
                <w:sz w:val="20"/>
                <w:szCs w:val="20"/>
              </w:rPr>
              <w:t>인상</w:t>
            </w:r>
            <w:r w:rsidRPr="003B6F38">
              <w:rPr>
                <w:rFonts w:cs="Times New Roman" w:hint="eastAsia"/>
                <w:spacing w:val="-2"/>
                <w:sz w:val="20"/>
                <w:szCs w:val="20"/>
              </w:rPr>
              <w:t xml:space="preserve"> </w:t>
            </w:r>
            <w:r w:rsidRPr="003B6F38">
              <w:rPr>
                <w:rFonts w:cs="Times New Roman" w:hint="eastAsia"/>
                <w:spacing w:val="-2"/>
                <w:sz w:val="20"/>
                <w:szCs w:val="20"/>
              </w:rPr>
              <w:t>또는</w:t>
            </w:r>
            <w:r w:rsidRPr="003B6F38">
              <w:rPr>
                <w:rFonts w:cs="Times New Roman" w:hint="eastAsia"/>
                <w:spacing w:val="-2"/>
                <w:sz w:val="20"/>
                <w:szCs w:val="20"/>
              </w:rPr>
              <w:t xml:space="preserve"> </w:t>
            </w:r>
            <w:r w:rsidRPr="003B6F38">
              <w:rPr>
                <w:rFonts w:cs="Times New Roman" w:hint="eastAsia"/>
                <w:spacing w:val="-2"/>
                <w:sz w:val="20"/>
                <w:szCs w:val="20"/>
              </w:rPr>
              <w:t>정액</w:t>
            </w:r>
            <w:r w:rsidRPr="003B6F38">
              <w:rPr>
                <w:rFonts w:cs="Times New Roman" w:hint="eastAsia"/>
                <w:spacing w:val="-2"/>
                <w:sz w:val="20"/>
                <w:szCs w:val="20"/>
              </w:rPr>
              <w:t xml:space="preserve"> </w:t>
            </w:r>
            <w:r w:rsidRPr="003B6F38">
              <w:rPr>
                <w:rFonts w:cs="Times New Roman" w:hint="eastAsia"/>
                <w:spacing w:val="-2"/>
                <w:sz w:val="20"/>
                <w:szCs w:val="20"/>
              </w:rPr>
              <w:t>로열티의</w:t>
            </w:r>
            <w:r w:rsidRPr="003B6F38">
              <w:rPr>
                <w:rFonts w:cs="Times New Roman" w:hint="eastAsia"/>
                <w:spacing w:val="-2"/>
                <w:sz w:val="20"/>
                <w:szCs w:val="20"/>
              </w:rPr>
              <w:t xml:space="preserve"> </w:t>
            </w:r>
            <w:r w:rsidRPr="003B6F38">
              <w:rPr>
                <w:rFonts w:cs="Times New Roman" w:hint="eastAsia"/>
                <w:spacing w:val="-2"/>
                <w:sz w:val="20"/>
                <w:szCs w:val="20"/>
              </w:rPr>
              <w:t>추가</w:t>
            </w:r>
            <w:r w:rsidRPr="003B6F38">
              <w:rPr>
                <w:rFonts w:cs="Times New Roman" w:hint="eastAsia"/>
                <w:spacing w:val="-2"/>
                <w:sz w:val="20"/>
                <w:szCs w:val="20"/>
              </w:rPr>
              <w:t xml:space="preserve"> </w:t>
            </w:r>
            <w:r w:rsidRPr="003B6F38">
              <w:rPr>
                <w:rFonts w:cs="Times New Roman" w:hint="eastAsia"/>
                <w:spacing w:val="-2"/>
                <w:sz w:val="20"/>
                <w:szCs w:val="20"/>
              </w:rPr>
              <w:t>지급이</w:t>
            </w:r>
            <w:r w:rsidRPr="003B6F38">
              <w:rPr>
                <w:rFonts w:cs="Times New Roman" w:hint="eastAsia"/>
                <w:spacing w:val="-2"/>
                <w:sz w:val="20"/>
                <w:szCs w:val="20"/>
              </w:rPr>
              <w:t xml:space="preserve"> </w:t>
            </w:r>
            <w:r w:rsidRPr="003B6F38">
              <w:rPr>
                <w:rFonts w:cs="Times New Roman" w:hint="eastAsia"/>
                <w:spacing w:val="-2"/>
                <w:sz w:val="20"/>
                <w:szCs w:val="20"/>
              </w:rPr>
              <w:t>필요할</w:t>
            </w:r>
            <w:r w:rsidRPr="003B6F38">
              <w:rPr>
                <w:rFonts w:cs="Times New Roman" w:hint="eastAsia"/>
                <w:spacing w:val="-2"/>
                <w:sz w:val="20"/>
                <w:szCs w:val="20"/>
              </w:rPr>
              <w:t xml:space="preserve"> </w:t>
            </w:r>
            <w:r w:rsidRPr="003B6F38">
              <w:rPr>
                <w:rFonts w:cs="Times New Roman" w:hint="eastAsia"/>
                <w:spacing w:val="-2"/>
                <w:sz w:val="20"/>
                <w:szCs w:val="20"/>
              </w:rPr>
              <w:t>수</w:t>
            </w:r>
            <w:r w:rsidRPr="003B6F38">
              <w:rPr>
                <w:rFonts w:cs="Times New Roman" w:hint="eastAsia"/>
                <w:spacing w:val="-2"/>
                <w:sz w:val="20"/>
                <w:szCs w:val="20"/>
              </w:rPr>
              <w:t xml:space="preserve"> </w:t>
            </w:r>
            <w:r w:rsidRPr="003B6F38">
              <w:rPr>
                <w:rFonts w:cs="Times New Roman" w:hint="eastAsia"/>
                <w:spacing w:val="-2"/>
                <w:sz w:val="20"/>
                <w:szCs w:val="20"/>
              </w:rPr>
              <w:t>있음</w:t>
            </w:r>
            <w:r w:rsidRPr="003B6F38">
              <w:rPr>
                <w:rFonts w:cs="Times New Roman" w:hint="eastAsia"/>
                <w:spacing w:val="-2"/>
                <w:sz w:val="20"/>
                <w:szCs w:val="20"/>
              </w:rPr>
              <w:t>.</w:t>
            </w:r>
          </w:p>
          <w:p w14:paraId="4CF3DD39" w14:textId="31E56AD7" w:rsidR="00DC5ACC" w:rsidRDefault="00FE2672" w:rsidP="004D618E">
            <w:pPr>
              <w:pStyle w:val="a8"/>
              <w:widowControl/>
              <w:numPr>
                <w:ilvl w:val="0"/>
                <w:numId w:val="2"/>
              </w:numPr>
              <w:spacing w:before="40" w:after="120" w:line="276" w:lineRule="auto"/>
              <w:rPr>
                <w:rFonts w:cs="Times New Roman"/>
                <w:spacing w:val="-2"/>
                <w:sz w:val="20"/>
                <w:szCs w:val="20"/>
              </w:rPr>
            </w:pPr>
            <w:r>
              <w:rPr>
                <w:rFonts w:cs="Times New Roman" w:hint="eastAsia"/>
                <w:spacing w:val="-2"/>
                <w:sz w:val="20"/>
                <w:szCs w:val="20"/>
              </w:rPr>
              <w:t>추가</w:t>
            </w:r>
            <w:r>
              <w:rPr>
                <w:rFonts w:cs="Times New Roman" w:hint="eastAsia"/>
                <w:spacing w:val="-2"/>
                <w:sz w:val="20"/>
                <w:szCs w:val="20"/>
              </w:rPr>
              <w:t xml:space="preserve"> </w:t>
            </w:r>
            <w:r>
              <w:rPr>
                <w:rFonts w:cs="Times New Roman" w:hint="eastAsia"/>
                <w:spacing w:val="-2"/>
                <w:sz w:val="20"/>
                <w:szCs w:val="20"/>
              </w:rPr>
              <w:t>상표</w:t>
            </w:r>
            <w:r>
              <w:rPr>
                <w:rFonts w:cs="Times New Roman" w:hint="eastAsia"/>
                <w:spacing w:val="-2"/>
                <w:sz w:val="20"/>
                <w:szCs w:val="20"/>
              </w:rPr>
              <w:t xml:space="preserve"> </w:t>
            </w:r>
            <w:r>
              <w:rPr>
                <w:rFonts w:cs="Times New Roman" w:hint="eastAsia"/>
                <w:spacing w:val="-2"/>
                <w:sz w:val="20"/>
                <w:szCs w:val="20"/>
              </w:rPr>
              <w:t>이전이</w:t>
            </w:r>
            <w:r>
              <w:rPr>
                <w:rFonts w:cs="Times New Roman" w:hint="eastAsia"/>
                <w:spacing w:val="-2"/>
                <w:sz w:val="20"/>
                <w:szCs w:val="20"/>
              </w:rPr>
              <w:t xml:space="preserve"> </w:t>
            </w:r>
            <w:r>
              <w:rPr>
                <w:rFonts w:cs="Times New Roman" w:hint="eastAsia"/>
                <w:spacing w:val="-2"/>
                <w:sz w:val="20"/>
                <w:szCs w:val="20"/>
              </w:rPr>
              <w:t>필요할</w:t>
            </w:r>
            <w:r>
              <w:rPr>
                <w:rFonts w:cs="Times New Roman" w:hint="eastAsia"/>
                <w:spacing w:val="-2"/>
                <w:sz w:val="20"/>
                <w:szCs w:val="20"/>
              </w:rPr>
              <w:t xml:space="preserve"> </w:t>
            </w:r>
            <w:r>
              <w:rPr>
                <w:rFonts w:cs="Times New Roman" w:hint="eastAsia"/>
                <w:spacing w:val="-2"/>
                <w:sz w:val="20"/>
                <w:szCs w:val="20"/>
              </w:rPr>
              <w:t>경우</w:t>
            </w:r>
            <w:r>
              <w:rPr>
                <w:rFonts w:cs="Times New Roman" w:hint="eastAsia"/>
                <w:spacing w:val="-2"/>
                <w:sz w:val="20"/>
                <w:szCs w:val="20"/>
              </w:rPr>
              <w:t xml:space="preserve">, </w:t>
            </w:r>
            <w:r w:rsidR="00DC5ACC">
              <w:rPr>
                <w:rFonts w:cs="Times New Roman" w:hint="eastAsia"/>
                <w:spacing w:val="-2"/>
                <w:sz w:val="20"/>
                <w:szCs w:val="20"/>
              </w:rPr>
              <w:t>협의에</w:t>
            </w:r>
            <w:r w:rsidR="00DC5ACC">
              <w:rPr>
                <w:rFonts w:cs="Times New Roman" w:hint="eastAsia"/>
                <w:spacing w:val="-2"/>
                <w:sz w:val="20"/>
                <w:szCs w:val="20"/>
              </w:rPr>
              <w:t xml:space="preserve"> </w:t>
            </w:r>
            <w:r w:rsidR="00DC5ACC">
              <w:rPr>
                <w:rFonts w:cs="Times New Roman" w:hint="eastAsia"/>
                <w:spacing w:val="-2"/>
                <w:sz w:val="20"/>
                <w:szCs w:val="20"/>
              </w:rPr>
              <w:t>따라</w:t>
            </w:r>
            <w:r w:rsidR="00DC5ACC">
              <w:rPr>
                <w:rFonts w:cs="Times New Roman" w:hint="eastAsia"/>
                <w:spacing w:val="-2"/>
                <w:sz w:val="20"/>
                <w:szCs w:val="20"/>
              </w:rPr>
              <w:t xml:space="preserve"> </w:t>
            </w:r>
            <w:r w:rsidR="00DC5ACC">
              <w:rPr>
                <w:rFonts w:cs="Times New Roman" w:hint="eastAsia"/>
                <w:spacing w:val="-2"/>
                <w:sz w:val="20"/>
                <w:szCs w:val="20"/>
              </w:rPr>
              <w:t>이전비용이</w:t>
            </w:r>
            <w:r w:rsidR="00DC5ACC">
              <w:rPr>
                <w:rFonts w:cs="Times New Roman" w:hint="eastAsia"/>
                <w:spacing w:val="-2"/>
                <w:sz w:val="20"/>
                <w:szCs w:val="20"/>
              </w:rPr>
              <w:t xml:space="preserve"> </w:t>
            </w:r>
            <w:r w:rsidR="00DC5ACC">
              <w:rPr>
                <w:rFonts w:cs="Times New Roman" w:hint="eastAsia"/>
                <w:spacing w:val="-2"/>
                <w:sz w:val="20"/>
                <w:szCs w:val="20"/>
              </w:rPr>
              <w:t>발생할</w:t>
            </w:r>
            <w:r w:rsidR="00DC5ACC">
              <w:rPr>
                <w:rFonts w:cs="Times New Roman" w:hint="eastAsia"/>
                <w:spacing w:val="-2"/>
                <w:sz w:val="20"/>
                <w:szCs w:val="20"/>
              </w:rPr>
              <w:t xml:space="preserve"> </w:t>
            </w:r>
            <w:r w:rsidR="00DC5ACC">
              <w:rPr>
                <w:rFonts w:cs="Times New Roman" w:hint="eastAsia"/>
                <w:spacing w:val="-2"/>
                <w:sz w:val="20"/>
                <w:szCs w:val="20"/>
              </w:rPr>
              <w:t>수</w:t>
            </w:r>
            <w:r w:rsidR="00DC5ACC">
              <w:rPr>
                <w:rFonts w:cs="Times New Roman" w:hint="eastAsia"/>
                <w:spacing w:val="-2"/>
                <w:sz w:val="20"/>
                <w:szCs w:val="20"/>
              </w:rPr>
              <w:t xml:space="preserve"> </w:t>
            </w:r>
            <w:r w:rsidR="00DC5ACC">
              <w:rPr>
                <w:rFonts w:cs="Times New Roman" w:hint="eastAsia"/>
                <w:spacing w:val="-2"/>
                <w:sz w:val="20"/>
                <w:szCs w:val="20"/>
              </w:rPr>
              <w:t>있음</w:t>
            </w:r>
            <w:r w:rsidR="00DC5ACC">
              <w:rPr>
                <w:rFonts w:cs="Times New Roman" w:hint="eastAsia"/>
                <w:spacing w:val="-2"/>
                <w:sz w:val="20"/>
                <w:szCs w:val="20"/>
              </w:rPr>
              <w:t>.</w:t>
            </w:r>
          </w:p>
          <w:p w14:paraId="1FBC80B3" w14:textId="70F7EED5" w:rsidR="007C7FF6" w:rsidRPr="00187B1B" w:rsidRDefault="007C7FF6" w:rsidP="003F5B15">
            <w:pPr>
              <w:pStyle w:val="a8"/>
              <w:widowControl/>
              <w:numPr>
                <w:ilvl w:val="0"/>
                <w:numId w:val="2"/>
              </w:numPr>
              <w:spacing w:before="40" w:after="120" w:line="276" w:lineRule="auto"/>
              <w:rPr>
                <w:rFonts w:cs="Times New Roman"/>
                <w:spacing w:val="-2"/>
                <w:sz w:val="20"/>
                <w:szCs w:val="20"/>
              </w:rPr>
            </w:pPr>
            <w:r w:rsidRPr="007C7FF6">
              <w:rPr>
                <w:rFonts w:cs="Times New Roman" w:hint="eastAsia"/>
                <w:spacing w:val="-2"/>
                <w:sz w:val="20"/>
                <w:szCs w:val="20"/>
              </w:rPr>
              <w:t>브랜드</w:t>
            </w:r>
            <w:r w:rsidRPr="007C7FF6">
              <w:rPr>
                <w:rFonts w:cs="Times New Roman" w:hint="eastAsia"/>
                <w:spacing w:val="-2"/>
                <w:sz w:val="20"/>
                <w:szCs w:val="20"/>
              </w:rPr>
              <w:t xml:space="preserve"> </w:t>
            </w:r>
            <w:r w:rsidRPr="007C7FF6">
              <w:rPr>
                <w:rFonts w:cs="Times New Roman" w:hint="eastAsia"/>
                <w:spacing w:val="-2"/>
                <w:sz w:val="20"/>
                <w:szCs w:val="20"/>
              </w:rPr>
              <w:t>사용</w:t>
            </w:r>
            <w:r w:rsidRPr="007C7FF6">
              <w:rPr>
                <w:rFonts w:cs="Times New Roman" w:hint="eastAsia"/>
                <w:spacing w:val="-2"/>
                <w:sz w:val="20"/>
                <w:szCs w:val="20"/>
              </w:rPr>
              <w:t xml:space="preserve"> </w:t>
            </w:r>
            <w:r w:rsidRPr="007C7FF6">
              <w:rPr>
                <w:rFonts w:cs="Times New Roman" w:hint="eastAsia"/>
                <w:spacing w:val="-2"/>
                <w:sz w:val="20"/>
                <w:szCs w:val="20"/>
              </w:rPr>
              <w:t>계약을</w:t>
            </w:r>
            <w:r w:rsidRPr="007C7FF6">
              <w:rPr>
                <w:rFonts w:cs="Times New Roman" w:hint="eastAsia"/>
                <w:spacing w:val="-2"/>
                <w:sz w:val="20"/>
                <w:szCs w:val="20"/>
              </w:rPr>
              <w:t xml:space="preserve"> </w:t>
            </w:r>
            <w:r w:rsidRPr="007C7FF6">
              <w:rPr>
                <w:rFonts w:cs="Times New Roman" w:hint="eastAsia"/>
                <w:spacing w:val="-2"/>
                <w:sz w:val="20"/>
                <w:szCs w:val="20"/>
              </w:rPr>
              <w:t>해지할</w:t>
            </w:r>
            <w:r w:rsidRPr="007C7FF6">
              <w:rPr>
                <w:rFonts w:cs="Times New Roman" w:hint="eastAsia"/>
                <w:spacing w:val="-2"/>
                <w:sz w:val="20"/>
                <w:szCs w:val="20"/>
              </w:rPr>
              <w:t xml:space="preserve"> </w:t>
            </w:r>
            <w:r w:rsidRPr="007C7FF6">
              <w:rPr>
                <w:rFonts w:cs="Times New Roman" w:hint="eastAsia"/>
                <w:spacing w:val="-2"/>
                <w:sz w:val="20"/>
                <w:szCs w:val="20"/>
              </w:rPr>
              <w:t>경우</w:t>
            </w:r>
            <w:r w:rsidRPr="007C7FF6">
              <w:rPr>
                <w:rFonts w:cs="Times New Roman" w:hint="eastAsia"/>
                <w:spacing w:val="-2"/>
                <w:sz w:val="20"/>
                <w:szCs w:val="20"/>
              </w:rPr>
              <w:t xml:space="preserve"> </w:t>
            </w:r>
            <w:r w:rsidRPr="007C7FF6">
              <w:rPr>
                <w:rFonts w:cs="Times New Roman" w:hint="eastAsia"/>
                <w:spacing w:val="-2"/>
                <w:sz w:val="20"/>
                <w:szCs w:val="20"/>
              </w:rPr>
              <w:t>사용료는</w:t>
            </w:r>
            <w:r w:rsidRPr="007C7FF6">
              <w:rPr>
                <w:rFonts w:cs="Times New Roman" w:hint="eastAsia"/>
                <w:spacing w:val="-2"/>
                <w:sz w:val="20"/>
                <w:szCs w:val="20"/>
              </w:rPr>
              <w:t xml:space="preserve"> </w:t>
            </w:r>
            <w:r w:rsidRPr="007C7FF6">
              <w:rPr>
                <w:rFonts w:cs="Times New Roman" w:hint="eastAsia"/>
                <w:spacing w:val="-2"/>
                <w:sz w:val="20"/>
                <w:szCs w:val="20"/>
              </w:rPr>
              <w:t>더</w:t>
            </w:r>
            <w:r w:rsidRPr="007C7FF6">
              <w:rPr>
                <w:rFonts w:cs="Times New Roman" w:hint="eastAsia"/>
                <w:spacing w:val="-2"/>
                <w:sz w:val="20"/>
                <w:szCs w:val="20"/>
              </w:rPr>
              <w:t xml:space="preserve"> </w:t>
            </w:r>
            <w:r w:rsidRPr="007C7FF6">
              <w:rPr>
                <w:rFonts w:cs="Times New Roman" w:hint="eastAsia"/>
                <w:spacing w:val="-2"/>
                <w:sz w:val="20"/>
                <w:szCs w:val="20"/>
              </w:rPr>
              <w:t>이상</w:t>
            </w:r>
            <w:r w:rsidRPr="007C7FF6">
              <w:rPr>
                <w:rFonts w:cs="Times New Roman" w:hint="eastAsia"/>
                <w:spacing w:val="-2"/>
                <w:sz w:val="20"/>
                <w:szCs w:val="20"/>
              </w:rPr>
              <w:t xml:space="preserve"> </w:t>
            </w:r>
            <w:r w:rsidRPr="007C7FF6">
              <w:rPr>
                <w:rFonts w:cs="Times New Roman" w:hint="eastAsia"/>
                <w:spacing w:val="-2"/>
                <w:sz w:val="20"/>
                <w:szCs w:val="20"/>
              </w:rPr>
              <w:t>부담하지</w:t>
            </w:r>
            <w:r w:rsidRPr="007C7FF6">
              <w:rPr>
                <w:rFonts w:cs="Times New Roman" w:hint="eastAsia"/>
                <w:spacing w:val="-2"/>
                <w:sz w:val="20"/>
                <w:szCs w:val="20"/>
              </w:rPr>
              <w:t xml:space="preserve"> </w:t>
            </w:r>
            <w:r w:rsidRPr="007C7FF6">
              <w:rPr>
                <w:rFonts w:cs="Times New Roman" w:hint="eastAsia"/>
                <w:spacing w:val="-2"/>
                <w:sz w:val="20"/>
                <w:szCs w:val="20"/>
              </w:rPr>
              <w:t>않아도</w:t>
            </w:r>
            <w:r w:rsidRPr="007C7FF6">
              <w:rPr>
                <w:rFonts w:cs="Times New Roman" w:hint="eastAsia"/>
                <w:spacing w:val="-2"/>
                <w:sz w:val="20"/>
                <w:szCs w:val="20"/>
              </w:rPr>
              <w:t xml:space="preserve"> </w:t>
            </w:r>
            <w:r w:rsidRPr="007C7FF6">
              <w:rPr>
                <w:rFonts w:cs="Times New Roman" w:hint="eastAsia"/>
                <w:spacing w:val="-2"/>
                <w:sz w:val="20"/>
                <w:szCs w:val="20"/>
              </w:rPr>
              <w:t>되지만</w:t>
            </w:r>
            <w:r w:rsidRPr="007C7FF6">
              <w:rPr>
                <w:rFonts w:cs="Times New Roman" w:hint="eastAsia"/>
                <w:spacing w:val="-2"/>
                <w:sz w:val="20"/>
                <w:szCs w:val="20"/>
              </w:rPr>
              <w:t xml:space="preserve">, </w:t>
            </w:r>
            <w:r>
              <w:rPr>
                <w:rFonts w:cs="Times New Roman" w:hint="eastAsia"/>
                <w:spacing w:val="-2"/>
                <w:sz w:val="20"/>
                <w:szCs w:val="20"/>
              </w:rPr>
              <w:t>택시</w:t>
            </w:r>
            <w:r>
              <w:rPr>
                <w:rFonts w:cs="Times New Roman" w:hint="eastAsia"/>
                <w:spacing w:val="-2"/>
                <w:sz w:val="20"/>
                <w:szCs w:val="20"/>
              </w:rPr>
              <w:t>,</w:t>
            </w:r>
            <w:r w:rsidRPr="007C7FF6">
              <w:rPr>
                <w:rFonts w:cs="Times New Roman" w:hint="eastAsia"/>
                <w:spacing w:val="-2"/>
                <w:sz w:val="20"/>
                <w:szCs w:val="20"/>
              </w:rPr>
              <w:t xml:space="preserve"> </w:t>
            </w:r>
            <w:r>
              <w:rPr>
                <w:rFonts w:cs="Times New Roman" w:hint="eastAsia"/>
                <w:spacing w:val="-2"/>
                <w:sz w:val="20"/>
                <w:szCs w:val="20"/>
              </w:rPr>
              <w:lastRenderedPageBreak/>
              <w:t>주차장</w:t>
            </w:r>
            <w:r>
              <w:rPr>
                <w:rFonts w:cs="Times New Roman" w:hint="eastAsia"/>
                <w:spacing w:val="-2"/>
                <w:sz w:val="20"/>
                <w:szCs w:val="20"/>
              </w:rPr>
              <w:t xml:space="preserve"> </w:t>
            </w:r>
            <w:r w:rsidRPr="007C7FF6">
              <w:rPr>
                <w:rFonts w:cs="Times New Roman" w:hint="eastAsia"/>
                <w:spacing w:val="-2"/>
                <w:sz w:val="20"/>
                <w:szCs w:val="20"/>
              </w:rPr>
              <w:t>등에서</w:t>
            </w:r>
            <w:r w:rsidRPr="007C7FF6">
              <w:rPr>
                <w:rFonts w:cs="Times New Roman" w:hint="eastAsia"/>
                <w:spacing w:val="-2"/>
                <w:sz w:val="20"/>
                <w:szCs w:val="20"/>
              </w:rPr>
              <w:t xml:space="preserve"> </w:t>
            </w:r>
            <w:r>
              <w:rPr>
                <w:rFonts w:cs="Times New Roman" w:hint="eastAsia"/>
                <w:spacing w:val="-2"/>
                <w:sz w:val="20"/>
                <w:szCs w:val="20"/>
              </w:rPr>
              <w:t>카카오의</w:t>
            </w:r>
            <w:r w:rsidRPr="007C7FF6">
              <w:rPr>
                <w:rFonts w:cs="Times New Roman" w:hint="eastAsia"/>
                <w:spacing w:val="-2"/>
                <w:sz w:val="20"/>
                <w:szCs w:val="20"/>
              </w:rPr>
              <w:t xml:space="preserve"> </w:t>
            </w:r>
            <w:r w:rsidRPr="007C7FF6">
              <w:rPr>
                <w:rFonts w:cs="Times New Roman" w:hint="eastAsia"/>
                <w:spacing w:val="-2"/>
                <w:sz w:val="20"/>
                <w:szCs w:val="20"/>
              </w:rPr>
              <w:t>표시를</w:t>
            </w:r>
            <w:r w:rsidRPr="007C7FF6">
              <w:rPr>
                <w:rFonts w:cs="Times New Roman" w:hint="eastAsia"/>
                <w:spacing w:val="-2"/>
                <w:sz w:val="20"/>
                <w:szCs w:val="20"/>
              </w:rPr>
              <w:t xml:space="preserve"> </w:t>
            </w:r>
            <w:r w:rsidRPr="007C7FF6">
              <w:rPr>
                <w:rFonts w:cs="Times New Roman" w:hint="eastAsia"/>
                <w:spacing w:val="-2"/>
                <w:sz w:val="20"/>
                <w:szCs w:val="20"/>
              </w:rPr>
              <w:t>제거하는</w:t>
            </w:r>
            <w:r w:rsidRPr="007C7FF6">
              <w:rPr>
                <w:rFonts w:cs="Times New Roman" w:hint="eastAsia"/>
                <w:spacing w:val="-2"/>
                <w:sz w:val="20"/>
                <w:szCs w:val="20"/>
              </w:rPr>
              <w:t xml:space="preserve"> </w:t>
            </w:r>
            <w:r w:rsidRPr="007C7FF6">
              <w:rPr>
                <w:rFonts w:cs="Times New Roman" w:hint="eastAsia"/>
                <w:spacing w:val="-2"/>
                <w:sz w:val="20"/>
                <w:szCs w:val="20"/>
              </w:rPr>
              <w:t>작업에</w:t>
            </w:r>
            <w:r w:rsidRPr="007C7FF6">
              <w:rPr>
                <w:rFonts w:cs="Times New Roman" w:hint="eastAsia"/>
                <w:spacing w:val="-2"/>
                <w:sz w:val="20"/>
                <w:szCs w:val="20"/>
              </w:rPr>
              <w:t xml:space="preserve"> </w:t>
            </w:r>
            <w:r w:rsidRPr="007C7FF6">
              <w:rPr>
                <w:rFonts w:cs="Times New Roman" w:hint="eastAsia"/>
                <w:spacing w:val="-2"/>
                <w:sz w:val="20"/>
                <w:szCs w:val="20"/>
              </w:rPr>
              <w:t>일회성</w:t>
            </w:r>
            <w:r w:rsidRPr="007C7FF6">
              <w:rPr>
                <w:rFonts w:cs="Times New Roman" w:hint="eastAsia"/>
                <w:spacing w:val="-2"/>
                <w:sz w:val="20"/>
                <w:szCs w:val="20"/>
              </w:rPr>
              <w:t xml:space="preserve"> </w:t>
            </w:r>
            <w:r w:rsidRPr="007C7FF6">
              <w:rPr>
                <w:rFonts w:cs="Times New Roman" w:hint="eastAsia"/>
                <w:spacing w:val="-2"/>
                <w:sz w:val="20"/>
                <w:szCs w:val="20"/>
              </w:rPr>
              <w:t>비용이</w:t>
            </w:r>
            <w:r w:rsidRPr="007C7FF6">
              <w:rPr>
                <w:rFonts w:cs="Times New Roman" w:hint="eastAsia"/>
                <w:spacing w:val="-2"/>
                <w:sz w:val="20"/>
                <w:szCs w:val="20"/>
              </w:rPr>
              <w:t xml:space="preserve"> </w:t>
            </w:r>
            <w:r w:rsidRPr="007C7FF6">
              <w:rPr>
                <w:rFonts w:cs="Times New Roman" w:hint="eastAsia"/>
                <w:spacing w:val="-2"/>
                <w:sz w:val="20"/>
                <w:szCs w:val="20"/>
              </w:rPr>
              <w:t>발생할</w:t>
            </w:r>
            <w:r w:rsidRPr="007C7FF6">
              <w:rPr>
                <w:rFonts w:cs="Times New Roman" w:hint="eastAsia"/>
                <w:spacing w:val="-2"/>
                <w:sz w:val="20"/>
                <w:szCs w:val="20"/>
              </w:rPr>
              <w:t xml:space="preserve"> </w:t>
            </w:r>
            <w:r w:rsidRPr="007C7FF6">
              <w:rPr>
                <w:rFonts w:cs="Times New Roman" w:hint="eastAsia"/>
                <w:spacing w:val="-2"/>
                <w:sz w:val="20"/>
                <w:szCs w:val="20"/>
              </w:rPr>
              <w:t>수</w:t>
            </w:r>
            <w:r w:rsidRPr="007C7FF6">
              <w:rPr>
                <w:rFonts w:cs="Times New Roman" w:hint="eastAsia"/>
                <w:spacing w:val="-2"/>
                <w:sz w:val="20"/>
                <w:szCs w:val="20"/>
              </w:rPr>
              <w:t xml:space="preserve"> </w:t>
            </w:r>
            <w:r w:rsidRPr="007C7FF6">
              <w:rPr>
                <w:rFonts w:cs="Times New Roman" w:hint="eastAsia"/>
                <w:spacing w:val="-2"/>
                <w:sz w:val="20"/>
                <w:szCs w:val="20"/>
              </w:rPr>
              <w:t>있음</w:t>
            </w:r>
            <w:r w:rsidRPr="007C7FF6">
              <w:rPr>
                <w:rFonts w:cs="Times New Roman" w:hint="eastAsia"/>
                <w:spacing w:val="-2"/>
                <w:sz w:val="20"/>
                <w:szCs w:val="20"/>
              </w:rPr>
              <w:t>.</w:t>
            </w:r>
          </w:p>
        </w:tc>
      </w:tr>
      <w:tr w:rsidR="00BC4488" w:rsidRPr="009A2958" w14:paraId="51047FFB" w14:textId="77777777" w:rsidTr="00061A1F">
        <w:trPr>
          <w:trHeight w:val="132"/>
        </w:trPr>
        <w:tc>
          <w:tcPr>
            <w:tcW w:w="619" w:type="pct"/>
          </w:tcPr>
          <w:p w14:paraId="222605B8" w14:textId="7116DB78" w:rsidR="0047355D" w:rsidRPr="00FA1F5F" w:rsidRDefault="00BC4488" w:rsidP="005E002D">
            <w:pPr>
              <w:widowControl/>
              <w:spacing w:before="40" w:after="120" w:line="276" w:lineRule="auto"/>
              <w:jc w:val="center"/>
              <w:outlineLvl w:val="0"/>
              <w:rPr>
                <w:rFonts w:cs="Times New Roman"/>
                <w:b/>
                <w:color w:val="404040" w:themeColor="text1" w:themeTint="BF"/>
                <w:kern w:val="0"/>
                <w:sz w:val="20"/>
                <w:szCs w:val="20"/>
                <w:highlight w:val="yellow"/>
              </w:rPr>
            </w:pPr>
            <w:bookmarkStart w:id="16" w:name="_Toc108480405"/>
            <w:bookmarkStart w:id="17" w:name="_Toc108512961"/>
            <w:r w:rsidRPr="00911DE1">
              <w:rPr>
                <w:rFonts w:cs="Times New Roman"/>
                <w:b/>
                <w:color w:val="404040" w:themeColor="text1" w:themeTint="BF"/>
                <w:kern w:val="0"/>
                <w:sz w:val="20"/>
                <w:szCs w:val="20"/>
              </w:rPr>
              <w:lastRenderedPageBreak/>
              <w:t>Separation -</w:t>
            </w:r>
            <w:r w:rsidRPr="00911DE1">
              <w:rPr>
                <w:rFonts w:cs="Times New Roman"/>
                <w:b/>
                <w:color w:val="404040" w:themeColor="text1" w:themeTint="BF"/>
                <w:kern w:val="0"/>
                <w:sz w:val="20"/>
                <w:szCs w:val="20"/>
              </w:rPr>
              <w:br/>
            </w:r>
            <w:r w:rsidRPr="00911DE1">
              <w:rPr>
                <w:rFonts w:cs="Times New Roman" w:hint="eastAsia"/>
                <w:b/>
                <w:color w:val="404040" w:themeColor="text1" w:themeTint="BF"/>
                <w:kern w:val="0"/>
                <w:sz w:val="20"/>
                <w:szCs w:val="20"/>
              </w:rPr>
              <w:t>지도</w:t>
            </w:r>
            <w:r w:rsidR="005E002D">
              <w:rPr>
                <w:rFonts w:cs="Times New Roman" w:hint="eastAsia"/>
                <w:b/>
                <w:color w:val="404040" w:themeColor="text1" w:themeTint="BF"/>
                <w:kern w:val="0"/>
                <w:sz w:val="20"/>
                <w:szCs w:val="20"/>
              </w:rPr>
              <w:t xml:space="preserve"> </w:t>
            </w:r>
            <w:r w:rsidR="005E002D">
              <w:rPr>
                <w:rFonts w:cs="Times New Roman" w:hint="eastAsia"/>
                <w:b/>
                <w:color w:val="404040" w:themeColor="text1" w:themeTint="BF"/>
                <w:kern w:val="0"/>
                <w:sz w:val="20"/>
                <w:szCs w:val="20"/>
              </w:rPr>
              <w:t>데이터</w:t>
            </w:r>
            <w:bookmarkEnd w:id="16"/>
            <w:bookmarkEnd w:id="17"/>
          </w:p>
        </w:tc>
        <w:tc>
          <w:tcPr>
            <w:tcW w:w="26" w:type="pct"/>
            <w:tcBorders>
              <w:top w:val="nil"/>
              <w:bottom w:val="nil"/>
            </w:tcBorders>
          </w:tcPr>
          <w:p w14:paraId="27B62C60" w14:textId="77777777" w:rsidR="00BC4488" w:rsidRPr="009A2958" w:rsidRDefault="00BC4488" w:rsidP="004D618E">
            <w:pPr>
              <w:widowControl/>
              <w:spacing w:before="40" w:after="120" w:line="276" w:lineRule="auto"/>
              <w:rPr>
                <w:rFonts w:cs="Times New Roman"/>
                <w:b/>
                <w:sz w:val="20"/>
                <w:szCs w:val="20"/>
              </w:rPr>
            </w:pPr>
          </w:p>
        </w:tc>
        <w:tc>
          <w:tcPr>
            <w:tcW w:w="1804" w:type="pct"/>
          </w:tcPr>
          <w:p w14:paraId="68131AF4" w14:textId="5DFC91AD" w:rsidR="00911DE1" w:rsidRDefault="00911DE1" w:rsidP="004D618E">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지도</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데이터는</w:t>
            </w:r>
            <w:r>
              <w:rPr>
                <w:rFonts w:cs="Times New Roman" w:hint="eastAsia"/>
                <w:sz w:val="20"/>
                <w:szCs w:val="20"/>
              </w:rPr>
              <w:t xml:space="preserve"> </w:t>
            </w:r>
            <w:r>
              <w:rPr>
                <w:rFonts w:cs="Times New Roman" w:hint="eastAsia"/>
                <w:sz w:val="20"/>
                <w:szCs w:val="20"/>
              </w:rPr>
              <w:t>아래와</w:t>
            </w:r>
            <w:r>
              <w:rPr>
                <w:rFonts w:cs="Times New Roman" w:hint="eastAsia"/>
                <w:sz w:val="20"/>
                <w:szCs w:val="20"/>
              </w:rPr>
              <w:t xml:space="preserve"> </w:t>
            </w:r>
            <w:r>
              <w:rPr>
                <w:rFonts w:cs="Times New Roman" w:hint="eastAsia"/>
                <w:sz w:val="20"/>
                <w:szCs w:val="20"/>
              </w:rPr>
              <w:t>같이</w:t>
            </w:r>
            <w:r>
              <w:rPr>
                <w:rFonts w:cs="Times New Roman" w:hint="eastAsia"/>
                <w:sz w:val="20"/>
                <w:szCs w:val="20"/>
              </w:rPr>
              <w:t xml:space="preserve"> </w:t>
            </w:r>
            <w:r>
              <w:rPr>
                <w:rFonts w:cs="Times New Roman" w:hint="eastAsia"/>
                <w:sz w:val="20"/>
                <w:szCs w:val="20"/>
              </w:rPr>
              <w:t>구성됨</w:t>
            </w:r>
            <w:r>
              <w:rPr>
                <w:rFonts w:cs="Times New Roman" w:hint="eastAsia"/>
                <w:sz w:val="20"/>
                <w:szCs w:val="20"/>
              </w:rPr>
              <w:t>.</w:t>
            </w:r>
            <w:r w:rsidR="007A1C63">
              <w:rPr>
                <w:rFonts w:cs="Times New Roman"/>
                <w:sz w:val="20"/>
                <w:szCs w:val="20"/>
              </w:rPr>
              <w:t xml:space="preserve"> </w:t>
            </w:r>
            <w:r w:rsidR="007A1C63">
              <w:rPr>
                <w:rFonts w:cs="Times New Roman" w:hint="eastAsia"/>
                <w:sz w:val="20"/>
                <w:szCs w:val="20"/>
              </w:rPr>
              <w:t>즉</w:t>
            </w:r>
            <w:r w:rsidR="007A1C63">
              <w:rPr>
                <w:rFonts w:cs="Times New Roman" w:hint="eastAsia"/>
                <w:sz w:val="20"/>
                <w:szCs w:val="20"/>
              </w:rPr>
              <w:t>,</w:t>
            </w:r>
            <w:r w:rsidR="007A1C63">
              <w:rPr>
                <w:rFonts w:cs="Times New Roman"/>
                <w:sz w:val="20"/>
                <w:szCs w:val="20"/>
              </w:rPr>
              <w:t xml:space="preserve"> </w:t>
            </w:r>
            <w:r w:rsidR="007A1C63">
              <w:rPr>
                <w:rFonts w:cs="Times New Roman" w:hint="eastAsia"/>
                <w:sz w:val="20"/>
                <w:szCs w:val="20"/>
              </w:rPr>
              <w:t>이용자가</w:t>
            </w:r>
            <w:r w:rsidR="007A1C63">
              <w:rPr>
                <w:rFonts w:cs="Times New Roman" w:hint="eastAsia"/>
                <w:sz w:val="20"/>
                <w:szCs w:val="20"/>
              </w:rPr>
              <w:t xml:space="preserve"> </w:t>
            </w:r>
            <w:r w:rsidR="007A1C63">
              <w:rPr>
                <w:rFonts w:cs="Times New Roman" w:hint="eastAsia"/>
                <w:sz w:val="20"/>
                <w:szCs w:val="20"/>
              </w:rPr>
              <w:t>대상회사</w:t>
            </w:r>
            <w:r w:rsidR="007A1C63">
              <w:rPr>
                <w:rFonts w:cs="Times New Roman" w:hint="eastAsia"/>
                <w:sz w:val="20"/>
                <w:szCs w:val="20"/>
              </w:rPr>
              <w:t xml:space="preserve"> </w:t>
            </w:r>
            <w:r w:rsidR="007A1C63">
              <w:rPr>
                <w:rFonts w:cs="Times New Roman" w:hint="eastAsia"/>
                <w:sz w:val="20"/>
                <w:szCs w:val="20"/>
              </w:rPr>
              <w:t>서비스를</w:t>
            </w:r>
            <w:r w:rsidR="007A1C63">
              <w:rPr>
                <w:rFonts w:cs="Times New Roman" w:hint="eastAsia"/>
                <w:sz w:val="20"/>
                <w:szCs w:val="20"/>
              </w:rPr>
              <w:t xml:space="preserve"> </w:t>
            </w:r>
            <w:r w:rsidR="007A1C63">
              <w:rPr>
                <w:rFonts w:cs="Times New Roman" w:hint="eastAsia"/>
                <w:sz w:val="20"/>
                <w:szCs w:val="20"/>
              </w:rPr>
              <w:t>실행할</w:t>
            </w:r>
            <w:r w:rsidR="007A1C63">
              <w:rPr>
                <w:rFonts w:cs="Times New Roman" w:hint="eastAsia"/>
                <w:sz w:val="20"/>
                <w:szCs w:val="20"/>
              </w:rPr>
              <w:t xml:space="preserve"> </w:t>
            </w:r>
            <w:r w:rsidR="007A1C63">
              <w:rPr>
                <w:rFonts w:cs="Times New Roman" w:hint="eastAsia"/>
                <w:sz w:val="20"/>
                <w:szCs w:val="20"/>
              </w:rPr>
              <w:t>때</w:t>
            </w:r>
            <w:r w:rsidR="007A1C63">
              <w:rPr>
                <w:rFonts w:cs="Times New Roman" w:hint="eastAsia"/>
                <w:sz w:val="20"/>
                <w:szCs w:val="20"/>
              </w:rPr>
              <w:t xml:space="preserve"> </w:t>
            </w:r>
            <w:r w:rsidR="007A1C63">
              <w:rPr>
                <w:rFonts w:cs="Times New Roman" w:hint="eastAsia"/>
                <w:sz w:val="20"/>
                <w:szCs w:val="20"/>
              </w:rPr>
              <w:t>최초로</w:t>
            </w:r>
            <w:r w:rsidR="007A1C63">
              <w:rPr>
                <w:rFonts w:cs="Times New Roman" w:hint="eastAsia"/>
                <w:sz w:val="20"/>
                <w:szCs w:val="20"/>
              </w:rPr>
              <w:t xml:space="preserve"> </w:t>
            </w:r>
            <w:r w:rsidR="007A1C63">
              <w:rPr>
                <w:rFonts w:cs="Times New Roman" w:hint="eastAsia"/>
                <w:sz w:val="20"/>
                <w:szCs w:val="20"/>
              </w:rPr>
              <w:t>보이는</w:t>
            </w:r>
            <w:r w:rsidR="007A1C63">
              <w:rPr>
                <w:rFonts w:cs="Times New Roman" w:hint="eastAsia"/>
                <w:sz w:val="20"/>
                <w:szCs w:val="20"/>
              </w:rPr>
              <w:t xml:space="preserve"> </w:t>
            </w:r>
            <w:r w:rsidR="007A1C63">
              <w:rPr>
                <w:rFonts w:cs="Times New Roman" w:hint="eastAsia"/>
                <w:sz w:val="20"/>
                <w:szCs w:val="20"/>
              </w:rPr>
              <w:t>지도</w:t>
            </w:r>
            <w:r w:rsidR="007A1C63">
              <w:rPr>
                <w:rFonts w:cs="Times New Roman" w:hint="eastAsia"/>
                <w:sz w:val="20"/>
                <w:szCs w:val="20"/>
              </w:rPr>
              <w:t xml:space="preserve"> </w:t>
            </w:r>
            <w:r w:rsidR="007A1C63">
              <w:rPr>
                <w:rFonts w:cs="Times New Roman" w:hint="eastAsia"/>
                <w:sz w:val="20"/>
                <w:szCs w:val="20"/>
              </w:rPr>
              <w:t>화면</w:t>
            </w:r>
            <w:r w:rsidR="009F33AB">
              <w:rPr>
                <w:rFonts w:cs="Times New Roman" w:hint="eastAsia"/>
                <w:sz w:val="20"/>
                <w:szCs w:val="20"/>
              </w:rPr>
              <w:t xml:space="preserve"> </w:t>
            </w:r>
            <w:r w:rsidR="009F33AB">
              <w:rPr>
                <w:rFonts w:cs="Times New Roman" w:hint="eastAsia"/>
                <w:sz w:val="20"/>
                <w:szCs w:val="20"/>
              </w:rPr>
              <w:t>등</w:t>
            </w:r>
            <w:r w:rsidR="009F33AB">
              <w:rPr>
                <w:rFonts w:cs="Times New Roman" w:hint="eastAsia"/>
                <w:sz w:val="20"/>
                <w:szCs w:val="20"/>
              </w:rPr>
              <w:t xml:space="preserve"> </w:t>
            </w:r>
            <w:r w:rsidR="009F33AB">
              <w:rPr>
                <w:rFonts w:cs="Times New Roman" w:hint="eastAsia"/>
                <w:sz w:val="20"/>
                <w:szCs w:val="20"/>
              </w:rPr>
              <w:t>기초적인</w:t>
            </w:r>
            <w:r w:rsidR="009F33AB">
              <w:rPr>
                <w:rFonts w:cs="Times New Roman" w:hint="eastAsia"/>
                <w:sz w:val="20"/>
                <w:szCs w:val="20"/>
              </w:rPr>
              <w:t xml:space="preserve"> </w:t>
            </w:r>
            <w:r w:rsidR="009F33AB">
              <w:rPr>
                <w:rFonts w:cs="Times New Roman" w:hint="eastAsia"/>
                <w:sz w:val="20"/>
                <w:szCs w:val="20"/>
              </w:rPr>
              <w:t>지도</w:t>
            </w:r>
            <w:r w:rsidR="009F33AB">
              <w:rPr>
                <w:rFonts w:cs="Times New Roman" w:hint="eastAsia"/>
                <w:sz w:val="20"/>
                <w:szCs w:val="20"/>
              </w:rPr>
              <w:t xml:space="preserve"> </w:t>
            </w:r>
            <w:r w:rsidR="009F33AB">
              <w:rPr>
                <w:rFonts w:cs="Times New Roman" w:hint="eastAsia"/>
                <w:sz w:val="20"/>
                <w:szCs w:val="20"/>
              </w:rPr>
              <w:t>데이터는</w:t>
            </w:r>
            <w:r w:rsidR="007A1C63">
              <w:rPr>
                <w:rFonts w:cs="Times New Roman" w:hint="eastAsia"/>
                <w:sz w:val="20"/>
                <w:szCs w:val="20"/>
              </w:rPr>
              <w:t xml:space="preserve"> </w:t>
            </w:r>
            <w:r w:rsidR="007A1C63">
              <w:rPr>
                <w:rFonts w:cs="Times New Roman" w:hint="eastAsia"/>
                <w:sz w:val="20"/>
                <w:szCs w:val="20"/>
              </w:rPr>
              <w:t>㈜카카</w:t>
            </w:r>
            <w:r w:rsidR="007A1C63">
              <w:rPr>
                <w:rFonts w:cs="Times New Roman" w:hint="eastAsia"/>
                <w:sz w:val="20"/>
                <w:szCs w:val="20"/>
              </w:rPr>
              <w:lastRenderedPageBreak/>
              <w:t>오의</w:t>
            </w:r>
            <w:r w:rsidR="007A1C63">
              <w:rPr>
                <w:rFonts w:cs="Times New Roman" w:hint="eastAsia"/>
                <w:sz w:val="20"/>
                <w:szCs w:val="20"/>
              </w:rPr>
              <w:t xml:space="preserve"> </w:t>
            </w:r>
            <w:r w:rsidR="007A1C63">
              <w:rPr>
                <w:rFonts w:cs="Times New Roman" w:hint="eastAsia"/>
                <w:sz w:val="20"/>
                <w:szCs w:val="20"/>
              </w:rPr>
              <w:t>지도</w:t>
            </w:r>
            <w:r w:rsidR="007A1C63">
              <w:rPr>
                <w:rFonts w:cs="Times New Roman" w:hint="eastAsia"/>
                <w:sz w:val="20"/>
                <w:szCs w:val="20"/>
              </w:rPr>
              <w:t xml:space="preserve"> </w:t>
            </w:r>
            <w:r w:rsidR="007A1C63">
              <w:rPr>
                <w:rFonts w:cs="Times New Roman"/>
                <w:sz w:val="20"/>
                <w:szCs w:val="20"/>
              </w:rPr>
              <w:t>API</w:t>
            </w:r>
            <w:r w:rsidR="007A1C63">
              <w:rPr>
                <w:rFonts w:cs="Times New Roman" w:hint="eastAsia"/>
                <w:sz w:val="20"/>
                <w:szCs w:val="20"/>
              </w:rPr>
              <w:t>를</w:t>
            </w:r>
            <w:r w:rsidR="007A1C63">
              <w:rPr>
                <w:rFonts w:cs="Times New Roman" w:hint="eastAsia"/>
                <w:sz w:val="20"/>
                <w:szCs w:val="20"/>
              </w:rPr>
              <w:t xml:space="preserve"> </w:t>
            </w:r>
            <w:r w:rsidR="007A1C63">
              <w:rPr>
                <w:rFonts w:cs="Times New Roman" w:hint="eastAsia"/>
                <w:sz w:val="20"/>
                <w:szCs w:val="20"/>
              </w:rPr>
              <w:t>호출하여</w:t>
            </w:r>
            <w:r w:rsidR="007A1C63">
              <w:rPr>
                <w:rFonts w:cs="Times New Roman" w:hint="eastAsia"/>
                <w:sz w:val="20"/>
                <w:szCs w:val="20"/>
              </w:rPr>
              <w:t xml:space="preserve"> </w:t>
            </w:r>
            <w:r w:rsidR="007A1C63">
              <w:rPr>
                <w:rFonts w:cs="Times New Roman" w:hint="eastAsia"/>
                <w:sz w:val="20"/>
                <w:szCs w:val="20"/>
              </w:rPr>
              <w:t>사용하나</w:t>
            </w:r>
            <w:r w:rsidR="007A1C63">
              <w:rPr>
                <w:rFonts w:cs="Times New Roman" w:hint="eastAsia"/>
                <w:sz w:val="20"/>
                <w:szCs w:val="20"/>
              </w:rPr>
              <w:t xml:space="preserve">, </w:t>
            </w:r>
            <w:r w:rsidR="007A1C63">
              <w:rPr>
                <w:rFonts w:cs="Times New Roman" w:hint="eastAsia"/>
                <w:sz w:val="20"/>
                <w:szCs w:val="20"/>
              </w:rPr>
              <w:t>이후</w:t>
            </w:r>
            <w:r w:rsidR="007A1C63">
              <w:rPr>
                <w:rFonts w:cs="Times New Roman" w:hint="eastAsia"/>
                <w:sz w:val="20"/>
                <w:szCs w:val="20"/>
              </w:rPr>
              <w:t xml:space="preserve"> </w:t>
            </w:r>
            <w:r w:rsidR="007A1C63">
              <w:rPr>
                <w:rFonts w:cs="Times New Roman" w:hint="eastAsia"/>
                <w:sz w:val="20"/>
                <w:szCs w:val="20"/>
              </w:rPr>
              <w:t>서비스</w:t>
            </w:r>
            <w:r w:rsidR="007A1C63">
              <w:rPr>
                <w:rFonts w:cs="Times New Roman" w:hint="eastAsia"/>
                <w:sz w:val="20"/>
                <w:szCs w:val="20"/>
              </w:rPr>
              <w:t xml:space="preserve"> </w:t>
            </w:r>
            <w:r w:rsidR="007A1C63">
              <w:rPr>
                <w:rFonts w:cs="Times New Roman" w:hint="eastAsia"/>
                <w:sz w:val="20"/>
                <w:szCs w:val="20"/>
              </w:rPr>
              <w:t>과정에서</w:t>
            </w:r>
            <w:r w:rsidR="007A1C63">
              <w:rPr>
                <w:rFonts w:cs="Times New Roman" w:hint="eastAsia"/>
                <w:sz w:val="20"/>
                <w:szCs w:val="20"/>
              </w:rPr>
              <w:t xml:space="preserve"> </w:t>
            </w:r>
            <w:r w:rsidR="007A1C63">
              <w:rPr>
                <w:rFonts w:cs="Times New Roman" w:hint="eastAsia"/>
                <w:sz w:val="20"/>
                <w:szCs w:val="20"/>
              </w:rPr>
              <w:t>필요한</w:t>
            </w:r>
            <w:r w:rsidR="007A1C63">
              <w:rPr>
                <w:rFonts w:cs="Times New Roman" w:hint="eastAsia"/>
                <w:sz w:val="20"/>
                <w:szCs w:val="20"/>
              </w:rPr>
              <w:t xml:space="preserve"> </w:t>
            </w:r>
            <w:r w:rsidR="007A1C63">
              <w:rPr>
                <w:rFonts w:cs="Times New Roman" w:hint="eastAsia"/>
                <w:sz w:val="20"/>
                <w:szCs w:val="20"/>
              </w:rPr>
              <w:t>추가적인</w:t>
            </w:r>
            <w:r w:rsidR="007A1C63">
              <w:rPr>
                <w:rFonts w:cs="Times New Roman" w:hint="eastAsia"/>
                <w:sz w:val="20"/>
                <w:szCs w:val="20"/>
              </w:rPr>
              <w:t xml:space="preserve"> </w:t>
            </w:r>
            <w:r w:rsidR="007A1C63">
              <w:rPr>
                <w:rFonts w:cs="Times New Roman" w:hint="eastAsia"/>
                <w:sz w:val="20"/>
                <w:szCs w:val="20"/>
              </w:rPr>
              <w:t>데이터는</w:t>
            </w:r>
            <w:r w:rsidR="007A1C63">
              <w:rPr>
                <w:rFonts w:cs="Times New Roman" w:hint="eastAsia"/>
                <w:sz w:val="20"/>
                <w:szCs w:val="20"/>
              </w:rPr>
              <w:t xml:space="preserve"> </w:t>
            </w:r>
            <w:r w:rsidR="007A1C63">
              <w:rPr>
                <w:rFonts w:cs="Times New Roman" w:hint="eastAsia"/>
                <w:sz w:val="20"/>
                <w:szCs w:val="20"/>
              </w:rPr>
              <w:t>추가</w:t>
            </w:r>
            <w:r w:rsidR="007A1C63">
              <w:rPr>
                <w:rFonts w:cs="Times New Roman" w:hint="eastAsia"/>
                <w:sz w:val="20"/>
                <w:szCs w:val="20"/>
              </w:rPr>
              <w:t xml:space="preserve"> </w:t>
            </w:r>
            <w:r w:rsidR="007A1C63">
              <w:rPr>
                <w:rFonts w:cs="Times New Roman" w:hint="eastAsia"/>
                <w:sz w:val="20"/>
                <w:szCs w:val="20"/>
              </w:rPr>
              <w:t>지도</w:t>
            </w:r>
            <w:r w:rsidR="007A1C63">
              <w:rPr>
                <w:rFonts w:cs="Times New Roman" w:hint="eastAsia"/>
                <w:sz w:val="20"/>
                <w:szCs w:val="20"/>
              </w:rPr>
              <w:t xml:space="preserve"> </w:t>
            </w:r>
            <w:r w:rsidR="007A1C63">
              <w:rPr>
                <w:rFonts w:cs="Times New Roman" w:hint="eastAsia"/>
                <w:sz w:val="20"/>
                <w:szCs w:val="20"/>
              </w:rPr>
              <w:t>관련</w:t>
            </w:r>
            <w:r w:rsidR="007A1C63">
              <w:rPr>
                <w:rFonts w:cs="Times New Roman" w:hint="eastAsia"/>
                <w:sz w:val="20"/>
                <w:szCs w:val="20"/>
              </w:rPr>
              <w:t xml:space="preserve"> </w:t>
            </w:r>
            <w:r w:rsidR="007A1C63">
              <w:rPr>
                <w:rFonts w:cs="Times New Roman" w:hint="eastAsia"/>
                <w:sz w:val="20"/>
                <w:szCs w:val="20"/>
              </w:rPr>
              <w:t>데이터를</w:t>
            </w:r>
            <w:r w:rsidR="007A1C63">
              <w:rPr>
                <w:rFonts w:cs="Times New Roman" w:hint="eastAsia"/>
                <w:sz w:val="20"/>
                <w:szCs w:val="20"/>
              </w:rPr>
              <w:t xml:space="preserve"> </w:t>
            </w:r>
            <w:r w:rsidR="007A1C63">
              <w:rPr>
                <w:rFonts w:cs="Times New Roman" w:hint="eastAsia"/>
                <w:sz w:val="20"/>
                <w:szCs w:val="20"/>
              </w:rPr>
              <w:t>바탕으로</w:t>
            </w:r>
            <w:r w:rsidR="007A1C63">
              <w:rPr>
                <w:rFonts w:cs="Times New Roman" w:hint="eastAsia"/>
                <w:sz w:val="20"/>
                <w:szCs w:val="20"/>
              </w:rPr>
              <w:t xml:space="preserve"> </w:t>
            </w:r>
            <w:r w:rsidR="007A1C63">
              <w:rPr>
                <w:rFonts w:cs="Times New Roman" w:hint="eastAsia"/>
                <w:sz w:val="20"/>
                <w:szCs w:val="20"/>
              </w:rPr>
              <w:t>대상회사가</w:t>
            </w:r>
            <w:r w:rsidR="007A1C63">
              <w:rPr>
                <w:rFonts w:cs="Times New Roman" w:hint="eastAsia"/>
                <w:sz w:val="20"/>
                <w:szCs w:val="20"/>
              </w:rPr>
              <w:t xml:space="preserve"> </w:t>
            </w:r>
            <w:r w:rsidR="007A1C63">
              <w:rPr>
                <w:rFonts w:cs="Times New Roman" w:hint="eastAsia"/>
                <w:sz w:val="20"/>
                <w:szCs w:val="20"/>
              </w:rPr>
              <w:t>가공하여</w:t>
            </w:r>
            <w:r w:rsidR="007A1C63">
              <w:rPr>
                <w:rFonts w:cs="Times New Roman" w:hint="eastAsia"/>
                <w:sz w:val="20"/>
                <w:szCs w:val="20"/>
              </w:rPr>
              <w:t xml:space="preserve"> </w:t>
            </w:r>
            <w:r w:rsidR="007A1C63">
              <w:rPr>
                <w:rFonts w:cs="Times New Roman" w:hint="eastAsia"/>
                <w:sz w:val="20"/>
                <w:szCs w:val="20"/>
              </w:rPr>
              <w:t>제공하는</w:t>
            </w:r>
            <w:r w:rsidR="007A1C63">
              <w:rPr>
                <w:rFonts w:cs="Times New Roman" w:hint="eastAsia"/>
                <w:sz w:val="20"/>
                <w:szCs w:val="20"/>
              </w:rPr>
              <w:t xml:space="preserve"> </w:t>
            </w:r>
            <w:r w:rsidR="007A1C63">
              <w:rPr>
                <w:rFonts w:cs="Times New Roman" w:hint="eastAsia"/>
                <w:sz w:val="20"/>
                <w:szCs w:val="20"/>
              </w:rPr>
              <w:t>방식임</w:t>
            </w:r>
            <w:r w:rsidR="009A22B4">
              <w:rPr>
                <w:rFonts w:cs="Times New Roman" w:hint="eastAsia"/>
                <w:sz w:val="20"/>
                <w:szCs w:val="20"/>
              </w:rPr>
              <w:t>(</w:t>
            </w:r>
            <w:r w:rsidR="009A22B4">
              <w:rPr>
                <w:rFonts w:cs="Times New Roman" w:hint="eastAsia"/>
                <w:sz w:val="20"/>
                <w:szCs w:val="20"/>
              </w:rPr>
              <w:t>반대로</w:t>
            </w:r>
            <w:r w:rsidR="009A22B4">
              <w:rPr>
                <w:rFonts w:cs="Times New Roman" w:hint="eastAsia"/>
                <w:sz w:val="20"/>
                <w:szCs w:val="20"/>
              </w:rPr>
              <w:t xml:space="preserve"> </w:t>
            </w:r>
            <w:r w:rsidR="009A22B4">
              <w:rPr>
                <w:rFonts w:cs="Times New Roman" w:hint="eastAsia"/>
                <w:sz w:val="20"/>
                <w:szCs w:val="20"/>
              </w:rPr>
              <w:t>내비</w:t>
            </w:r>
            <w:r w:rsidR="00B279DC">
              <w:rPr>
                <w:rFonts w:cs="Times New Roman" w:hint="eastAsia"/>
                <w:sz w:val="20"/>
                <w:szCs w:val="20"/>
              </w:rPr>
              <w:t>게이션</w:t>
            </w:r>
            <w:r w:rsidR="009A22B4">
              <w:rPr>
                <w:rFonts w:cs="Times New Roman" w:hint="eastAsia"/>
                <w:sz w:val="20"/>
                <w:szCs w:val="20"/>
              </w:rPr>
              <w:t xml:space="preserve"> </w:t>
            </w:r>
            <w:r w:rsidR="009A22B4">
              <w:rPr>
                <w:rFonts w:cs="Times New Roman" w:hint="eastAsia"/>
                <w:sz w:val="20"/>
                <w:szCs w:val="20"/>
              </w:rPr>
              <w:t>길안내</w:t>
            </w:r>
            <w:r w:rsidR="009A22B4">
              <w:rPr>
                <w:rFonts w:cs="Times New Roman" w:hint="eastAsia"/>
                <w:sz w:val="20"/>
                <w:szCs w:val="20"/>
              </w:rPr>
              <w:t xml:space="preserve"> </w:t>
            </w:r>
            <w:r w:rsidR="009A22B4">
              <w:rPr>
                <w:rFonts w:cs="Times New Roman"/>
                <w:sz w:val="20"/>
                <w:szCs w:val="20"/>
              </w:rPr>
              <w:t>API</w:t>
            </w:r>
            <w:r w:rsidR="009A22B4">
              <w:rPr>
                <w:rFonts w:cs="Times New Roman" w:hint="eastAsia"/>
                <w:sz w:val="20"/>
                <w:szCs w:val="20"/>
              </w:rPr>
              <w:t>는</w:t>
            </w:r>
            <w:r w:rsidR="009A22B4">
              <w:rPr>
                <w:rFonts w:cs="Times New Roman" w:hint="eastAsia"/>
                <w:sz w:val="20"/>
                <w:szCs w:val="20"/>
              </w:rPr>
              <w:t xml:space="preserve"> </w:t>
            </w:r>
            <w:r w:rsidR="009A22B4">
              <w:rPr>
                <w:rFonts w:cs="Times New Roman" w:hint="eastAsia"/>
                <w:sz w:val="20"/>
                <w:szCs w:val="20"/>
              </w:rPr>
              <w:t>대상회사가</w:t>
            </w:r>
            <w:r w:rsidR="009A22B4">
              <w:rPr>
                <w:rFonts w:cs="Times New Roman" w:hint="eastAsia"/>
                <w:sz w:val="20"/>
                <w:szCs w:val="20"/>
              </w:rPr>
              <w:t xml:space="preserve"> </w:t>
            </w:r>
            <w:r w:rsidR="009A22B4">
              <w:rPr>
                <w:rFonts w:cs="Times New Roman" w:hint="eastAsia"/>
                <w:sz w:val="20"/>
                <w:szCs w:val="20"/>
              </w:rPr>
              <w:t>㈜카카오에</w:t>
            </w:r>
            <w:r w:rsidR="009A22B4">
              <w:rPr>
                <w:rFonts w:cs="Times New Roman" w:hint="eastAsia"/>
                <w:sz w:val="20"/>
                <w:szCs w:val="20"/>
              </w:rPr>
              <w:t xml:space="preserve"> </w:t>
            </w:r>
            <w:r w:rsidR="009A22B4">
              <w:rPr>
                <w:rFonts w:cs="Times New Roman" w:hint="eastAsia"/>
                <w:sz w:val="20"/>
                <w:szCs w:val="20"/>
              </w:rPr>
              <w:t>제공하고</w:t>
            </w:r>
            <w:r w:rsidR="009A22B4">
              <w:rPr>
                <w:rFonts w:cs="Times New Roman" w:hint="eastAsia"/>
                <w:sz w:val="20"/>
                <w:szCs w:val="20"/>
              </w:rPr>
              <w:t xml:space="preserve"> </w:t>
            </w:r>
            <w:r w:rsidR="009A22B4">
              <w:rPr>
                <w:rFonts w:cs="Times New Roman" w:hint="eastAsia"/>
                <w:sz w:val="20"/>
                <w:szCs w:val="20"/>
              </w:rPr>
              <w:t>있음</w:t>
            </w:r>
            <w:r w:rsidR="009A22B4">
              <w:rPr>
                <w:rFonts w:cs="Times New Roman" w:hint="eastAsia"/>
                <w:sz w:val="20"/>
                <w:szCs w:val="20"/>
              </w:rPr>
              <w:t>).</w:t>
            </w:r>
            <w:r>
              <w:rPr>
                <w:rFonts w:cs="Times New Roman"/>
                <w:sz w:val="20"/>
                <w:szCs w:val="20"/>
              </w:rPr>
              <w:t xml:space="preserve"> </w:t>
            </w:r>
          </w:p>
          <w:tbl>
            <w:tblPr>
              <w:tblStyle w:val="a5"/>
              <w:tblW w:w="4905" w:type="dxa"/>
              <w:tblInd w:w="284" w:type="dxa"/>
              <w:tblCellMar>
                <w:left w:w="85" w:type="dxa"/>
                <w:right w:w="85" w:type="dxa"/>
              </w:tblCellMar>
              <w:tblLook w:val="04A0" w:firstRow="1" w:lastRow="0" w:firstColumn="1" w:lastColumn="0" w:noHBand="0" w:noVBand="1"/>
            </w:tblPr>
            <w:tblGrid>
              <w:gridCol w:w="634"/>
              <w:gridCol w:w="993"/>
              <w:gridCol w:w="1981"/>
              <w:gridCol w:w="1297"/>
            </w:tblGrid>
            <w:tr w:rsidR="008F7415" w:rsidRPr="009A2958" w14:paraId="6CDA7288" w14:textId="77777777" w:rsidTr="009F33AB">
              <w:trPr>
                <w:trHeight w:val="20"/>
              </w:trPr>
              <w:tc>
                <w:tcPr>
                  <w:tcW w:w="634" w:type="dxa"/>
                  <w:shd w:val="clear" w:color="auto" w:fill="D9D9D9" w:themeFill="background1" w:themeFillShade="D9"/>
                  <w:vAlign w:val="center"/>
                </w:tcPr>
                <w:p w14:paraId="3BAAEB63" w14:textId="77777777" w:rsidR="008F7415" w:rsidRPr="009A2958" w:rsidRDefault="008F7415" w:rsidP="008F7415">
                  <w:pPr>
                    <w:pStyle w:val="a8"/>
                    <w:widowControl/>
                    <w:spacing w:before="40" w:after="40" w:line="240" w:lineRule="auto"/>
                    <w:ind w:left="0"/>
                    <w:jc w:val="center"/>
                    <w:rPr>
                      <w:rFonts w:cs="Times New Roman"/>
                      <w:b/>
                      <w:sz w:val="20"/>
                      <w:szCs w:val="20"/>
                    </w:rPr>
                  </w:pPr>
                  <w:r>
                    <w:rPr>
                      <w:rFonts w:cs="Times New Roman" w:hint="eastAsia"/>
                      <w:b/>
                      <w:sz w:val="20"/>
                      <w:szCs w:val="20"/>
                    </w:rPr>
                    <w:t>항목</w:t>
                  </w:r>
                </w:p>
              </w:tc>
              <w:tc>
                <w:tcPr>
                  <w:tcW w:w="993" w:type="dxa"/>
                  <w:shd w:val="clear" w:color="auto" w:fill="D9D9D9" w:themeFill="background1" w:themeFillShade="D9"/>
                  <w:vAlign w:val="center"/>
                </w:tcPr>
                <w:p w14:paraId="6D467E25" w14:textId="1FEE91EA" w:rsidR="008F7415" w:rsidRPr="009A2958" w:rsidRDefault="008F7415" w:rsidP="008F7415">
                  <w:pPr>
                    <w:pStyle w:val="a8"/>
                    <w:widowControl/>
                    <w:spacing w:before="40" w:after="40" w:line="240" w:lineRule="auto"/>
                    <w:ind w:left="0"/>
                    <w:jc w:val="center"/>
                    <w:rPr>
                      <w:rFonts w:cs="Times New Roman"/>
                      <w:b/>
                      <w:sz w:val="20"/>
                      <w:szCs w:val="20"/>
                    </w:rPr>
                  </w:pPr>
                  <w:r>
                    <w:rPr>
                      <w:rFonts w:cs="Times New Roman" w:hint="eastAsia"/>
                      <w:b/>
                      <w:sz w:val="20"/>
                      <w:szCs w:val="20"/>
                    </w:rPr>
                    <w:t>제공주체</w:t>
                  </w:r>
                </w:p>
              </w:tc>
              <w:tc>
                <w:tcPr>
                  <w:tcW w:w="1981" w:type="dxa"/>
                  <w:shd w:val="clear" w:color="auto" w:fill="D9D9D9" w:themeFill="background1" w:themeFillShade="D9"/>
                  <w:vAlign w:val="center"/>
                </w:tcPr>
                <w:p w14:paraId="36D697B1" w14:textId="54321478" w:rsidR="008F7415" w:rsidRDefault="008F7415" w:rsidP="008F7415">
                  <w:pPr>
                    <w:pStyle w:val="a8"/>
                    <w:widowControl/>
                    <w:spacing w:before="40" w:after="40" w:line="240" w:lineRule="auto"/>
                    <w:ind w:left="0"/>
                    <w:jc w:val="center"/>
                    <w:rPr>
                      <w:rFonts w:cs="Times New Roman"/>
                      <w:b/>
                      <w:sz w:val="20"/>
                      <w:szCs w:val="20"/>
                    </w:rPr>
                  </w:pPr>
                  <w:r>
                    <w:rPr>
                      <w:rFonts w:cs="Times New Roman" w:hint="eastAsia"/>
                      <w:b/>
                      <w:sz w:val="20"/>
                      <w:szCs w:val="20"/>
                    </w:rPr>
                    <w:t>공유</w:t>
                  </w:r>
                  <w:r>
                    <w:rPr>
                      <w:rFonts w:cs="Times New Roman" w:hint="eastAsia"/>
                      <w:b/>
                      <w:sz w:val="20"/>
                      <w:szCs w:val="20"/>
                    </w:rPr>
                    <w:t xml:space="preserve"> </w:t>
                  </w:r>
                  <w:r>
                    <w:rPr>
                      <w:rFonts w:cs="Times New Roman" w:hint="eastAsia"/>
                      <w:b/>
                      <w:sz w:val="20"/>
                      <w:szCs w:val="20"/>
                    </w:rPr>
                    <w:t>데이터</w:t>
                  </w:r>
                </w:p>
              </w:tc>
              <w:tc>
                <w:tcPr>
                  <w:tcW w:w="1297" w:type="dxa"/>
                  <w:shd w:val="clear" w:color="auto" w:fill="D9D9D9" w:themeFill="background1" w:themeFillShade="D9"/>
                  <w:vAlign w:val="center"/>
                </w:tcPr>
                <w:p w14:paraId="271507D6" w14:textId="6662FAD8" w:rsidR="008F7415" w:rsidRPr="009A22B4" w:rsidRDefault="008F7415" w:rsidP="008F7415">
                  <w:pPr>
                    <w:pStyle w:val="a8"/>
                    <w:widowControl/>
                    <w:spacing w:before="40" w:after="40" w:line="240" w:lineRule="auto"/>
                    <w:ind w:left="0"/>
                    <w:jc w:val="center"/>
                    <w:rPr>
                      <w:rFonts w:cs="Times New Roman"/>
                      <w:b/>
                      <w:sz w:val="20"/>
                      <w:szCs w:val="20"/>
                    </w:rPr>
                  </w:pPr>
                  <w:r w:rsidRPr="009A22B4">
                    <w:rPr>
                      <w:rFonts w:cs="Times New Roman" w:hint="eastAsia"/>
                      <w:b/>
                      <w:sz w:val="20"/>
                      <w:szCs w:val="20"/>
                    </w:rPr>
                    <w:t>비용</w:t>
                  </w:r>
                </w:p>
              </w:tc>
            </w:tr>
            <w:tr w:rsidR="008F7415" w:rsidRPr="000C2FB6" w14:paraId="29CC0990" w14:textId="77777777" w:rsidTr="009F33AB">
              <w:trPr>
                <w:trHeight w:val="2006"/>
              </w:trPr>
              <w:tc>
                <w:tcPr>
                  <w:tcW w:w="634" w:type="dxa"/>
                  <w:vAlign w:val="center"/>
                </w:tcPr>
                <w:p w14:paraId="1368CACA" w14:textId="01CA2A03" w:rsidR="008F7415" w:rsidRPr="00044F23" w:rsidRDefault="008F7415" w:rsidP="008F7415">
                  <w:pPr>
                    <w:pStyle w:val="a8"/>
                    <w:widowControl/>
                    <w:spacing w:before="40" w:after="40" w:line="240" w:lineRule="auto"/>
                    <w:ind w:left="0"/>
                    <w:jc w:val="center"/>
                    <w:rPr>
                      <w:rFonts w:cs="Times New Roman"/>
                      <w:sz w:val="20"/>
                      <w:szCs w:val="20"/>
                    </w:rPr>
                  </w:pPr>
                  <w:r>
                    <w:rPr>
                      <w:rFonts w:cs="Times New Roman" w:hint="eastAsia"/>
                      <w:sz w:val="20"/>
                      <w:szCs w:val="20"/>
                    </w:rPr>
                    <w:t>지도</w:t>
                  </w:r>
                  <w:r w:rsidR="00C63AFF">
                    <w:rPr>
                      <w:rFonts w:cs="Times New Roman" w:hint="eastAsia"/>
                      <w:sz w:val="20"/>
                      <w:szCs w:val="20"/>
                    </w:rPr>
                    <w:t xml:space="preserve"> </w:t>
                  </w:r>
                  <w:r>
                    <w:rPr>
                      <w:rFonts w:cs="Times New Roman" w:hint="eastAsia"/>
                      <w:sz w:val="20"/>
                      <w:szCs w:val="20"/>
                    </w:rPr>
                    <w:t>API</w:t>
                  </w:r>
                </w:p>
              </w:tc>
              <w:tc>
                <w:tcPr>
                  <w:tcW w:w="993" w:type="dxa"/>
                  <w:shd w:val="clear" w:color="auto" w:fill="auto"/>
                  <w:vAlign w:val="center"/>
                </w:tcPr>
                <w:p w14:paraId="538E3A78" w14:textId="425C89E1" w:rsidR="008F7415" w:rsidRPr="000C2FB6" w:rsidRDefault="008F7415" w:rsidP="008F7415">
                  <w:pPr>
                    <w:widowControl/>
                    <w:spacing w:before="40" w:after="40" w:line="240" w:lineRule="auto"/>
                    <w:jc w:val="center"/>
                    <w:rPr>
                      <w:rFonts w:cs="Times New Roman"/>
                      <w:spacing w:val="-6"/>
                      <w:sz w:val="20"/>
                      <w:szCs w:val="20"/>
                    </w:rPr>
                  </w:pPr>
                  <w:r>
                    <w:rPr>
                      <w:rFonts w:cs="Times New Roman" w:hint="eastAsia"/>
                      <w:spacing w:val="-6"/>
                      <w:sz w:val="20"/>
                      <w:szCs w:val="20"/>
                    </w:rPr>
                    <w:t>㈜카카오</w:t>
                  </w:r>
                </w:p>
              </w:tc>
              <w:tc>
                <w:tcPr>
                  <w:tcW w:w="1981" w:type="dxa"/>
                  <w:vAlign w:val="center"/>
                </w:tcPr>
                <w:p w14:paraId="75B46474" w14:textId="466AB7D7" w:rsidR="008F7415" w:rsidRPr="008F7415" w:rsidRDefault="008F7415" w:rsidP="008F7415">
                  <w:pPr>
                    <w:widowControl/>
                    <w:spacing w:before="40" w:after="40" w:line="240" w:lineRule="auto"/>
                    <w:rPr>
                      <w:rFonts w:cs="Times New Roman"/>
                      <w:sz w:val="20"/>
                      <w:szCs w:val="20"/>
                    </w:rPr>
                  </w:pPr>
                  <w:r w:rsidRPr="008F7415">
                    <w:rPr>
                      <w:rFonts w:cs="Times New Roman" w:hint="eastAsia"/>
                      <w:sz w:val="20"/>
                      <w:szCs w:val="20"/>
                    </w:rPr>
                    <w:t>㈜카카오가</w:t>
                  </w:r>
                  <w:r w:rsidRPr="008F7415">
                    <w:rPr>
                      <w:rFonts w:cs="Times New Roman" w:hint="eastAsia"/>
                      <w:sz w:val="20"/>
                      <w:szCs w:val="20"/>
                    </w:rPr>
                    <w:t xml:space="preserve"> </w:t>
                  </w:r>
                  <w:r w:rsidRPr="008F7415">
                    <w:rPr>
                      <w:rFonts w:cs="Times New Roman" w:hint="eastAsia"/>
                      <w:sz w:val="20"/>
                      <w:szCs w:val="20"/>
                    </w:rPr>
                    <w:t>제공하는</w:t>
                  </w:r>
                  <w:r w:rsidRPr="008F7415">
                    <w:rPr>
                      <w:rFonts w:cs="Times New Roman" w:hint="eastAsia"/>
                      <w:sz w:val="20"/>
                      <w:szCs w:val="20"/>
                    </w:rPr>
                    <w:t xml:space="preserve"> </w:t>
                  </w:r>
                  <w:r w:rsidRPr="008F7415">
                    <w:rPr>
                      <w:rFonts w:cs="Times New Roman" w:hint="eastAsia"/>
                      <w:sz w:val="20"/>
                      <w:szCs w:val="20"/>
                    </w:rPr>
                    <w:t>지도</w:t>
                  </w:r>
                  <w:r w:rsidRPr="008F7415">
                    <w:rPr>
                      <w:rFonts w:cs="Times New Roman" w:hint="eastAsia"/>
                      <w:sz w:val="20"/>
                      <w:szCs w:val="20"/>
                    </w:rPr>
                    <w:t xml:space="preserve"> </w:t>
                  </w:r>
                  <w:r w:rsidRPr="008F7415">
                    <w:rPr>
                      <w:rFonts w:cs="Times New Roman" w:hint="eastAsia"/>
                      <w:sz w:val="20"/>
                      <w:szCs w:val="20"/>
                    </w:rPr>
                    <w:t>앱</w:t>
                  </w:r>
                  <w:r w:rsidRPr="008F7415">
                    <w:rPr>
                      <w:rFonts w:cs="Times New Roman" w:hint="eastAsia"/>
                      <w:sz w:val="20"/>
                      <w:szCs w:val="20"/>
                    </w:rPr>
                    <w:t xml:space="preserve"> </w:t>
                  </w:r>
                  <w:r w:rsidRPr="008F7415">
                    <w:rPr>
                      <w:rFonts w:cs="Times New Roman" w:hint="eastAsia"/>
                      <w:sz w:val="20"/>
                      <w:szCs w:val="20"/>
                    </w:rPr>
                    <w:t>프로그래밍</w:t>
                  </w:r>
                  <w:r w:rsidRPr="008F7415">
                    <w:rPr>
                      <w:rFonts w:cs="Times New Roman" w:hint="eastAsia"/>
                      <w:sz w:val="20"/>
                      <w:szCs w:val="20"/>
                    </w:rPr>
                    <w:t xml:space="preserve"> </w:t>
                  </w:r>
                  <w:r w:rsidRPr="008F7415">
                    <w:rPr>
                      <w:rFonts w:cs="Times New Roman" w:hint="eastAsia"/>
                      <w:sz w:val="20"/>
                      <w:szCs w:val="20"/>
                    </w:rPr>
                    <w:t>툴로</w:t>
                  </w:r>
                  <w:r w:rsidRPr="008F7415">
                    <w:rPr>
                      <w:rFonts w:cs="Times New Roman" w:hint="eastAsia"/>
                      <w:sz w:val="20"/>
                      <w:szCs w:val="20"/>
                    </w:rPr>
                    <w:t xml:space="preserve">, </w:t>
                  </w:r>
                  <w:r w:rsidRPr="008F7415">
                    <w:rPr>
                      <w:rFonts w:cs="Times New Roman" w:hint="eastAsia"/>
                      <w:sz w:val="20"/>
                      <w:szCs w:val="20"/>
                    </w:rPr>
                    <w:t>㈜카카오의</w:t>
                  </w:r>
                  <w:r w:rsidRPr="008F7415">
                    <w:rPr>
                      <w:rFonts w:cs="Times New Roman" w:hint="eastAsia"/>
                      <w:sz w:val="20"/>
                      <w:szCs w:val="20"/>
                    </w:rPr>
                    <w:t xml:space="preserve"> </w:t>
                  </w:r>
                  <w:r w:rsidRPr="008F7415">
                    <w:rPr>
                      <w:rFonts w:cs="Times New Roman" w:hint="eastAsia"/>
                      <w:sz w:val="20"/>
                      <w:szCs w:val="20"/>
                    </w:rPr>
                    <w:t>기본</w:t>
                  </w:r>
                  <w:r w:rsidRPr="008F7415">
                    <w:rPr>
                      <w:rFonts w:cs="Times New Roman" w:hint="eastAsia"/>
                      <w:sz w:val="20"/>
                      <w:szCs w:val="20"/>
                    </w:rPr>
                    <w:t xml:space="preserve"> </w:t>
                  </w:r>
                  <w:r w:rsidRPr="008F7415">
                    <w:rPr>
                      <w:rFonts w:cs="Times New Roman" w:hint="eastAsia"/>
                      <w:sz w:val="20"/>
                      <w:szCs w:val="20"/>
                    </w:rPr>
                    <w:t>지도</w:t>
                  </w:r>
                  <w:r w:rsidRPr="008F7415">
                    <w:rPr>
                      <w:rFonts w:cs="Times New Roman" w:hint="eastAsia"/>
                      <w:sz w:val="20"/>
                      <w:szCs w:val="20"/>
                    </w:rPr>
                    <w:t xml:space="preserve"> </w:t>
                  </w:r>
                  <w:r w:rsidRPr="008F7415">
                    <w:rPr>
                      <w:rFonts w:cs="Times New Roman" w:hint="eastAsia"/>
                      <w:sz w:val="20"/>
                      <w:szCs w:val="20"/>
                    </w:rPr>
                    <w:t>위에</w:t>
                  </w:r>
                  <w:r w:rsidRPr="008F7415">
                    <w:rPr>
                      <w:rFonts w:cs="Times New Roman" w:hint="eastAsia"/>
                      <w:sz w:val="20"/>
                      <w:szCs w:val="20"/>
                    </w:rPr>
                    <w:t xml:space="preserve"> </w:t>
                  </w:r>
                  <w:r w:rsidRPr="008F7415">
                    <w:rPr>
                      <w:rFonts w:cs="Times New Roman" w:hint="eastAsia"/>
                      <w:sz w:val="20"/>
                      <w:szCs w:val="20"/>
                    </w:rPr>
                    <w:t>원하는</w:t>
                  </w:r>
                  <w:r w:rsidRPr="008F7415">
                    <w:rPr>
                      <w:rFonts w:cs="Times New Roman" w:hint="eastAsia"/>
                      <w:sz w:val="20"/>
                      <w:szCs w:val="20"/>
                    </w:rPr>
                    <w:t xml:space="preserve"> </w:t>
                  </w:r>
                  <w:r w:rsidRPr="008F7415">
                    <w:rPr>
                      <w:rFonts w:cs="Times New Roman" w:hint="eastAsia"/>
                      <w:sz w:val="20"/>
                      <w:szCs w:val="20"/>
                    </w:rPr>
                    <w:t>콘텐츠를</w:t>
                  </w:r>
                  <w:r w:rsidRPr="008F7415">
                    <w:rPr>
                      <w:rFonts w:cs="Times New Roman" w:hint="eastAsia"/>
                      <w:sz w:val="20"/>
                      <w:szCs w:val="20"/>
                    </w:rPr>
                    <w:t xml:space="preserve"> </w:t>
                  </w:r>
                  <w:r w:rsidRPr="008F7415">
                    <w:rPr>
                      <w:rFonts w:cs="Times New Roman" w:hint="eastAsia"/>
                      <w:sz w:val="20"/>
                      <w:szCs w:val="20"/>
                    </w:rPr>
                    <w:t>추가할</w:t>
                  </w:r>
                  <w:r w:rsidRPr="008F7415">
                    <w:rPr>
                      <w:rFonts w:cs="Times New Roman" w:hint="eastAsia"/>
                      <w:sz w:val="20"/>
                      <w:szCs w:val="20"/>
                    </w:rPr>
                    <w:t xml:space="preserve"> </w:t>
                  </w:r>
                  <w:r w:rsidRPr="008F7415">
                    <w:rPr>
                      <w:rFonts w:cs="Times New Roman" w:hint="eastAsia"/>
                      <w:sz w:val="20"/>
                      <w:szCs w:val="20"/>
                    </w:rPr>
                    <w:t>수</w:t>
                  </w:r>
                  <w:r w:rsidRPr="008F7415">
                    <w:rPr>
                      <w:rFonts w:cs="Times New Roman" w:hint="eastAsia"/>
                      <w:sz w:val="20"/>
                      <w:szCs w:val="20"/>
                    </w:rPr>
                    <w:t xml:space="preserve"> </w:t>
                  </w:r>
                  <w:r w:rsidRPr="008F7415">
                    <w:rPr>
                      <w:rFonts w:cs="Times New Roman" w:hint="eastAsia"/>
                      <w:sz w:val="20"/>
                      <w:szCs w:val="20"/>
                    </w:rPr>
                    <w:t>있도록</w:t>
                  </w:r>
                  <w:r w:rsidRPr="008F7415">
                    <w:rPr>
                      <w:rFonts w:cs="Times New Roman" w:hint="eastAsia"/>
                      <w:sz w:val="20"/>
                      <w:szCs w:val="20"/>
                    </w:rPr>
                    <w:t xml:space="preserve"> </w:t>
                  </w:r>
                  <w:r w:rsidRPr="008F7415">
                    <w:rPr>
                      <w:rFonts w:cs="Times New Roman" w:hint="eastAsia"/>
                      <w:sz w:val="20"/>
                      <w:szCs w:val="20"/>
                    </w:rPr>
                    <w:t>지원하는</w:t>
                  </w:r>
                  <w:r w:rsidRPr="008F7415">
                    <w:rPr>
                      <w:rFonts w:cs="Times New Roman" w:hint="eastAsia"/>
                      <w:sz w:val="20"/>
                      <w:szCs w:val="20"/>
                    </w:rPr>
                    <w:t xml:space="preserve"> </w:t>
                  </w:r>
                  <w:r w:rsidRPr="008F7415">
                    <w:rPr>
                      <w:rFonts w:cs="Times New Roman" w:hint="eastAsia"/>
                      <w:sz w:val="20"/>
                      <w:szCs w:val="20"/>
                    </w:rPr>
                    <w:t>프로그램</w:t>
                  </w:r>
                </w:p>
              </w:tc>
              <w:tc>
                <w:tcPr>
                  <w:tcW w:w="1297" w:type="dxa"/>
                  <w:shd w:val="clear" w:color="auto" w:fill="auto"/>
                  <w:vAlign w:val="center"/>
                </w:tcPr>
                <w:p w14:paraId="363852C4" w14:textId="51051578" w:rsidR="00DA41E0" w:rsidRPr="009A22B4" w:rsidRDefault="008F7415" w:rsidP="009A22B4">
                  <w:pPr>
                    <w:widowControl/>
                    <w:spacing w:before="40" w:after="40" w:line="240" w:lineRule="auto"/>
                    <w:jc w:val="center"/>
                    <w:rPr>
                      <w:rFonts w:cs="Times New Roman"/>
                      <w:sz w:val="20"/>
                      <w:szCs w:val="20"/>
                    </w:rPr>
                  </w:pPr>
                  <w:r w:rsidRPr="009A22B4">
                    <w:rPr>
                      <w:rFonts w:cs="Times New Roman" w:hint="eastAsia"/>
                      <w:sz w:val="20"/>
                      <w:szCs w:val="20"/>
                    </w:rPr>
                    <w:t>없음</w:t>
                  </w:r>
                </w:p>
              </w:tc>
            </w:tr>
            <w:tr w:rsidR="008F7415" w14:paraId="2E8A2475" w14:textId="77777777" w:rsidTr="009F33AB">
              <w:trPr>
                <w:trHeight w:val="20"/>
              </w:trPr>
              <w:tc>
                <w:tcPr>
                  <w:tcW w:w="634" w:type="dxa"/>
                  <w:vAlign w:val="center"/>
                </w:tcPr>
                <w:p w14:paraId="1397A36B" w14:textId="2200A564" w:rsidR="008F7415" w:rsidRDefault="00DA41E0" w:rsidP="008F7415">
                  <w:pPr>
                    <w:pStyle w:val="a8"/>
                    <w:widowControl/>
                    <w:spacing w:before="40" w:after="40" w:line="240" w:lineRule="auto"/>
                    <w:ind w:left="0"/>
                    <w:jc w:val="center"/>
                    <w:rPr>
                      <w:rFonts w:cs="Times New Roman"/>
                      <w:sz w:val="20"/>
                      <w:szCs w:val="20"/>
                    </w:rPr>
                  </w:pPr>
                  <w:r>
                    <w:rPr>
                      <w:rFonts w:cs="Times New Roman" w:hint="eastAsia"/>
                      <w:sz w:val="20"/>
                      <w:szCs w:val="20"/>
                    </w:rPr>
                    <w:t>추가</w:t>
                  </w:r>
                  <w:r>
                    <w:rPr>
                      <w:rFonts w:cs="Times New Roman" w:hint="eastAsia"/>
                      <w:sz w:val="20"/>
                      <w:szCs w:val="20"/>
                    </w:rPr>
                    <w:t xml:space="preserve"> </w:t>
                  </w:r>
                  <w:r w:rsidR="008F7415">
                    <w:rPr>
                      <w:rFonts w:cs="Times New Roman" w:hint="eastAsia"/>
                      <w:sz w:val="20"/>
                      <w:szCs w:val="20"/>
                    </w:rPr>
                    <w:t>지도</w:t>
                  </w:r>
                  <w:r w:rsidR="008F7415">
                    <w:rPr>
                      <w:rFonts w:cs="Times New Roman" w:hint="eastAsia"/>
                      <w:sz w:val="20"/>
                      <w:szCs w:val="20"/>
                    </w:rPr>
                    <w:t xml:space="preserve"> </w:t>
                  </w:r>
                  <w:r w:rsidR="008F7415">
                    <w:rPr>
                      <w:rFonts w:cs="Times New Roman" w:hint="eastAsia"/>
                      <w:sz w:val="20"/>
                      <w:szCs w:val="20"/>
                    </w:rPr>
                    <w:t>데이터</w:t>
                  </w:r>
                </w:p>
              </w:tc>
              <w:tc>
                <w:tcPr>
                  <w:tcW w:w="993" w:type="dxa"/>
                  <w:shd w:val="clear" w:color="auto" w:fill="auto"/>
                  <w:vAlign w:val="center"/>
                </w:tcPr>
                <w:p w14:paraId="59482EBE" w14:textId="32B85E71" w:rsidR="008F7415" w:rsidRDefault="008F7415" w:rsidP="008F7415">
                  <w:pPr>
                    <w:widowControl/>
                    <w:spacing w:before="40" w:after="40" w:line="240" w:lineRule="auto"/>
                    <w:jc w:val="center"/>
                    <w:rPr>
                      <w:rFonts w:cs="Times New Roman"/>
                      <w:sz w:val="20"/>
                      <w:szCs w:val="20"/>
                    </w:rPr>
                  </w:pPr>
                  <w:r>
                    <w:rPr>
                      <w:rFonts w:cs="Times New Roman" w:hint="eastAsia"/>
                      <w:sz w:val="20"/>
                      <w:szCs w:val="20"/>
                    </w:rPr>
                    <w:t>㈜카카오</w:t>
                  </w:r>
                </w:p>
              </w:tc>
              <w:tc>
                <w:tcPr>
                  <w:tcW w:w="1981" w:type="dxa"/>
                  <w:vAlign w:val="center"/>
                </w:tcPr>
                <w:p w14:paraId="2BA7A568" w14:textId="6F46B188" w:rsidR="008F7415" w:rsidRPr="008E1C23" w:rsidRDefault="00DA41E0" w:rsidP="007364E6">
                  <w:pPr>
                    <w:widowControl/>
                    <w:spacing w:before="40" w:after="40" w:line="240" w:lineRule="auto"/>
                    <w:rPr>
                      <w:rFonts w:cs="Times New Roman"/>
                      <w:sz w:val="20"/>
                      <w:szCs w:val="20"/>
                    </w:rPr>
                  </w:pPr>
                  <w:r>
                    <w:rPr>
                      <w:rFonts w:cs="Times New Roman" w:hint="eastAsia"/>
                      <w:sz w:val="20"/>
                      <w:szCs w:val="20"/>
                    </w:rPr>
                    <w:t>지도</w:t>
                  </w:r>
                  <w:r>
                    <w:rPr>
                      <w:rFonts w:cs="Times New Roman" w:hint="eastAsia"/>
                      <w:sz w:val="20"/>
                      <w:szCs w:val="20"/>
                    </w:rPr>
                    <w:t>API</w:t>
                  </w:r>
                  <w:r>
                    <w:rPr>
                      <w:rFonts w:cs="Times New Roman"/>
                      <w:sz w:val="20"/>
                      <w:szCs w:val="20"/>
                    </w:rPr>
                    <w:t xml:space="preserve"> </w:t>
                  </w:r>
                  <w:r>
                    <w:rPr>
                      <w:rFonts w:cs="Times New Roman" w:hint="eastAsia"/>
                      <w:sz w:val="20"/>
                      <w:szCs w:val="20"/>
                    </w:rPr>
                    <w:t>외에</w:t>
                  </w:r>
                  <w:r>
                    <w:rPr>
                      <w:rFonts w:cs="Times New Roman" w:hint="eastAsia"/>
                      <w:sz w:val="20"/>
                      <w:szCs w:val="20"/>
                    </w:rPr>
                    <w:t xml:space="preserve"> </w:t>
                  </w:r>
                  <w:r>
                    <w:rPr>
                      <w:rFonts w:cs="Times New Roman" w:hint="eastAsia"/>
                      <w:sz w:val="20"/>
                      <w:szCs w:val="20"/>
                    </w:rPr>
                    <w:t>지도</w:t>
                  </w:r>
                  <w:r>
                    <w:rPr>
                      <w:rFonts w:cs="Times New Roman" w:hint="eastAsia"/>
                      <w:sz w:val="20"/>
                      <w:szCs w:val="20"/>
                    </w:rPr>
                    <w:t xml:space="preserve"> </w:t>
                  </w:r>
                  <w:r>
                    <w:rPr>
                      <w:rFonts w:cs="Times New Roman" w:hint="eastAsia"/>
                      <w:sz w:val="20"/>
                      <w:szCs w:val="20"/>
                    </w:rPr>
                    <w:t>서비스</w:t>
                  </w:r>
                  <w:r>
                    <w:rPr>
                      <w:rFonts w:cs="Times New Roman" w:hint="eastAsia"/>
                      <w:sz w:val="20"/>
                      <w:szCs w:val="20"/>
                    </w:rPr>
                    <w:t xml:space="preserve"> </w:t>
                  </w:r>
                  <w:r>
                    <w:rPr>
                      <w:rFonts w:cs="Times New Roman" w:hint="eastAsia"/>
                      <w:sz w:val="20"/>
                      <w:szCs w:val="20"/>
                    </w:rPr>
                    <w:t>제공을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필요한</w:t>
                  </w:r>
                  <w:r>
                    <w:rPr>
                      <w:rFonts w:cs="Times New Roman" w:hint="eastAsia"/>
                      <w:sz w:val="20"/>
                      <w:szCs w:val="20"/>
                    </w:rPr>
                    <w:t xml:space="preserve"> </w:t>
                  </w:r>
                  <w:r>
                    <w:rPr>
                      <w:rFonts w:cs="Times New Roman" w:hint="eastAsia"/>
                      <w:sz w:val="20"/>
                      <w:szCs w:val="20"/>
                    </w:rPr>
                    <w:t>도로정보</w:t>
                  </w:r>
                  <w:r>
                    <w:rPr>
                      <w:rFonts w:cs="Times New Roman" w:hint="eastAsia"/>
                      <w:sz w:val="20"/>
                      <w:szCs w:val="20"/>
                    </w:rPr>
                    <w:t>,</w:t>
                  </w:r>
                  <w:r>
                    <w:rPr>
                      <w:rFonts w:cs="Times New Roman"/>
                      <w:sz w:val="20"/>
                      <w:szCs w:val="20"/>
                    </w:rPr>
                    <w:t xml:space="preserve"> </w:t>
                  </w:r>
                  <w:r>
                    <w:rPr>
                      <w:rFonts w:cs="Times New Roman" w:hint="eastAsia"/>
                      <w:sz w:val="20"/>
                      <w:szCs w:val="20"/>
                    </w:rPr>
                    <w:t>복합교차로</w:t>
                  </w:r>
                  <w:r>
                    <w:rPr>
                      <w:rFonts w:cs="Times New Roman" w:hint="eastAsia"/>
                      <w:sz w:val="20"/>
                      <w:szCs w:val="20"/>
                    </w:rPr>
                    <w:t xml:space="preserve"> </w:t>
                  </w:r>
                  <w:r>
                    <w:rPr>
                      <w:rFonts w:cs="Times New Roman" w:hint="eastAsia"/>
                      <w:sz w:val="20"/>
                      <w:szCs w:val="20"/>
                    </w:rPr>
                    <w:t>등의</w:t>
                  </w:r>
                  <w:r>
                    <w:rPr>
                      <w:rFonts w:cs="Times New Roman" w:hint="eastAsia"/>
                      <w:sz w:val="20"/>
                      <w:szCs w:val="20"/>
                    </w:rPr>
                    <w:t xml:space="preserve"> </w:t>
                  </w:r>
                  <w:r>
                    <w:rPr>
                      <w:rFonts w:cs="Times New Roman" w:hint="eastAsia"/>
                      <w:sz w:val="20"/>
                      <w:szCs w:val="20"/>
                    </w:rPr>
                    <w:t>지도데이터로서</w:t>
                  </w:r>
                  <w:r>
                    <w:rPr>
                      <w:rFonts w:cs="Times New Roman"/>
                      <w:sz w:val="20"/>
                      <w:szCs w:val="20"/>
                    </w:rPr>
                    <w:t xml:space="preserve"> </w:t>
                  </w:r>
                  <w:r>
                    <w:rPr>
                      <w:rFonts w:cs="Times New Roman" w:hint="eastAsia"/>
                      <w:sz w:val="20"/>
                      <w:szCs w:val="20"/>
                    </w:rPr>
                    <w:t>㈜카카오가</w:t>
                  </w:r>
                  <w:r>
                    <w:rPr>
                      <w:rFonts w:cs="Times New Roman" w:hint="eastAsia"/>
                      <w:sz w:val="20"/>
                      <w:szCs w:val="20"/>
                    </w:rPr>
                    <w:t xml:space="preserve"> </w:t>
                  </w:r>
                  <w:r w:rsidR="007364E6">
                    <w:rPr>
                      <w:rFonts w:cs="Times New Roman" w:hint="eastAsia"/>
                      <w:sz w:val="20"/>
                      <w:szCs w:val="20"/>
                    </w:rPr>
                    <w:t>이미</w:t>
                  </w:r>
                  <w:r w:rsidR="007364E6">
                    <w:rPr>
                      <w:rFonts w:cs="Times New Roman" w:hint="eastAsia"/>
                      <w:sz w:val="20"/>
                      <w:szCs w:val="20"/>
                    </w:rPr>
                    <w:t xml:space="preserve"> </w:t>
                  </w:r>
                  <w:r w:rsidR="007364E6">
                    <w:rPr>
                      <w:rFonts w:cs="Times New Roman" w:hint="eastAsia"/>
                      <w:sz w:val="20"/>
                      <w:szCs w:val="20"/>
                    </w:rPr>
                    <w:t>제</w:t>
                  </w:r>
                  <w:r w:rsidR="007364E6">
                    <w:rPr>
                      <w:rFonts w:cs="Times New Roman" w:hint="eastAsia"/>
                      <w:sz w:val="20"/>
                      <w:szCs w:val="20"/>
                    </w:rPr>
                    <w:t>3</w:t>
                  </w:r>
                  <w:r w:rsidR="007364E6">
                    <w:rPr>
                      <w:rFonts w:cs="Times New Roman" w:hint="eastAsia"/>
                      <w:sz w:val="20"/>
                      <w:szCs w:val="20"/>
                    </w:rPr>
                    <w:t>자에게</w:t>
                  </w:r>
                  <w:r w:rsidR="007364E6">
                    <w:rPr>
                      <w:rFonts w:cs="Times New Roman" w:hint="eastAsia"/>
                      <w:sz w:val="20"/>
                      <w:szCs w:val="20"/>
                    </w:rPr>
                    <w:t xml:space="preserve"> </w:t>
                  </w:r>
                  <w:r w:rsidR="007364E6">
                    <w:rPr>
                      <w:rFonts w:cs="Times New Roman" w:hint="eastAsia"/>
                      <w:sz w:val="20"/>
                      <w:szCs w:val="20"/>
                    </w:rPr>
                    <w:t>구축을</w:t>
                  </w:r>
                  <w:r w:rsidR="007364E6">
                    <w:rPr>
                      <w:rFonts w:cs="Times New Roman" w:hint="eastAsia"/>
                      <w:sz w:val="20"/>
                      <w:szCs w:val="20"/>
                    </w:rPr>
                    <w:t xml:space="preserve"> </w:t>
                  </w:r>
                  <w:r w:rsidR="007364E6">
                    <w:rPr>
                      <w:rFonts w:cs="Times New Roman" w:hint="eastAsia"/>
                      <w:sz w:val="20"/>
                      <w:szCs w:val="20"/>
                    </w:rPr>
                    <w:t>위탁한</w:t>
                  </w:r>
                  <w:r>
                    <w:rPr>
                      <w:rFonts w:cs="Times New Roman" w:hint="eastAsia"/>
                      <w:sz w:val="20"/>
                      <w:szCs w:val="20"/>
                    </w:rPr>
                    <w:t xml:space="preserve"> </w:t>
                  </w:r>
                  <w:r>
                    <w:rPr>
                      <w:rFonts w:cs="Times New Roman" w:hint="eastAsia"/>
                      <w:sz w:val="20"/>
                      <w:szCs w:val="20"/>
                    </w:rPr>
                    <w:t>데이터</w:t>
                  </w:r>
                </w:p>
              </w:tc>
              <w:tc>
                <w:tcPr>
                  <w:tcW w:w="1297" w:type="dxa"/>
                  <w:shd w:val="clear" w:color="auto" w:fill="auto"/>
                  <w:vAlign w:val="center"/>
                </w:tcPr>
                <w:p w14:paraId="3B650C00" w14:textId="701354D9" w:rsidR="008F7415" w:rsidRDefault="00032D20" w:rsidP="00B1628C">
                  <w:pPr>
                    <w:widowControl/>
                    <w:spacing w:before="40" w:after="40" w:line="240" w:lineRule="auto"/>
                    <w:rPr>
                      <w:rFonts w:cs="Times New Roman"/>
                      <w:sz w:val="20"/>
                      <w:szCs w:val="20"/>
                    </w:rPr>
                  </w:pPr>
                  <w:r>
                    <w:rPr>
                      <w:rFonts w:cs="Times New Roman" w:hint="eastAsia"/>
                      <w:sz w:val="20"/>
                      <w:szCs w:val="20"/>
                    </w:rPr>
                    <w:t>기본적으로</w:t>
                  </w:r>
                  <w:r>
                    <w:rPr>
                      <w:rFonts w:cs="Times New Roman" w:hint="eastAsia"/>
                      <w:sz w:val="20"/>
                      <w:szCs w:val="20"/>
                    </w:rPr>
                    <w:t xml:space="preserve"> </w:t>
                  </w:r>
                  <w:r>
                    <w:rPr>
                      <w:rFonts w:cs="Times New Roman"/>
                      <w:sz w:val="20"/>
                      <w:szCs w:val="20"/>
                    </w:rPr>
                    <w:t>5:5</w:t>
                  </w:r>
                  <w:r>
                    <w:rPr>
                      <w:rFonts w:cs="Times New Roman" w:hint="eastAsia"/>
                      <w:sz w:val="20"/>
                      <w:szCs w:val="20"/>
                    </w:rPr>
                    <w:t>로</w:t>
                  </w:r>
                  <w:r>
                    <w:rPr>
                      <w:rFonts w:cs="Times New Roman" w:hint="eastAsia"/>
                      <w:sz w:val="20"/>
                      <w:szCs w:val="20"/>
                    </w:rPr>
                    <w:t xml:space="preserve"> </w:t>
                  </w:r>
                  <w:r>
                    <w:rPr>
                      <w:rFonts w:cs="Times New Roman" w:hint="eastAsia"/>
                      <w:sz w:val="20"/>
                      <w:szCs w:val="20"/>
                    </w:rPr>
                    <w:t>비용</w:t>
                  </w:r>
                  <w:r>
                    <w:rPr>
                      <w:rFonts w:cs="Times New Roman" w:hint="eastAsia"/>
                      <w:sz w:val="20"/>
                      <w:szCs w:val="20"/>
                    </w:rPr>
                    <w:t xml:space="preserve"> </w:t>
                  </w:r>
                  <w:r>
                    <w:rPr>
                      <w:rFonts w:cs="Times New Roman" w:hint="eastAsia"/>
                      <w:sz w:val="20"/>
                      <w:szCs w:val="20"/>
                    </w:rPr>
                    <w:t>부담하나</w:t>
                  </w:r>
                  <w:r>
                    <w:rPr>
                      <w:rFonts w:cs="Times New Roman" w:hint="eastAsia"/>
                      <w:sz w:val="20"/>
                      <w:szCs w:val="20"/>
                    </w:rPr>
                    <w:t>,</w:t>
                  </w:r>
                  <w:r>
                    <w:rPr>
                      <w:rFonts w:cs="Times New Roman"/>
                      <w:sz w:val="20"/>
                      <w:szCs w:val="20"/>
                    </w:rPr>
                    <w:t xml:space="preserve"> </w:t>
                  </w:r>
                  <w:r w:rsidR="008F7415" w:rsidRPr="008F7415">
                    <w:rPr>
                      <w:rFonts w:cs="Times New Roman" w:hint="eastAsia"/>
                      <w:sz w:val="20"/>
                      <w:szCs w:val="20"/>
                    </w:rPr>
                    <w:t>복합교차로</w:t>
                  </w:r>
                  <w:r w:rsidR="008F7415" w:rsidRPr="008F7415">
                    <w:rPr>
                      <w:rFonts w:cs="Times New Roman" w:hint="eastAsia"/>
                      <w:sz w:val="20"/>
                      <w:szCs w:val="20"/>
                    </w:rPr>
                    <w:t xml:space="preserve"> </w:t>
                  </w:r>
                  <w:r w:rsidR="008F7415" w:rsidRPr="008F7415">
                    <w:rPr>
                      <w:rFonts w:cs="Times New Roman" w:hint="eastAsia"/>
                      <w:sz w:val="20"/>
                      <w:szCs w:val="20"/>
                    </w:rPr>
                    <w:t>이미지</w:t>
                  </w:r>
                  <w:r>
                    <w:rPr>
                      <w:rFonts w:cs="Times New Roman" w:hint="eastAsia"/>
                      <w:sz w:val="20"/>
                      <w:szCs w:val="20"/>
                    </w:rPr>
                    <w:t>는</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sidR="008F7415" w:rsidRPr="008F7415">
                    <w:rPr>
                      <w:rFonts w:cs="Times New Roman" w:hint="eastAsia"/>
                      <w:sz w:val="20"/>
                      <w:szCs w:val="20"/>
                    </w:rPr>
                    <w:t>100%</w:t>
                  </w:r>
                  <w:r>
                    <w:rPr>
                      <w:rFonts w:cs="Times New Roman"/>
                      <w:sz w:val="20"/>
                      <w:szCs w:val="20"/>
                    </w:rPr>
                    <w:t xml:space="preserve"> </w:t>
                  </w:r>
                  <w:r>
                    <w:rPr>
                      <w:rFonts w:cs="Times New Roman" w:hint="eastAsia"/>
                      <w:sz w:val="20"/>
                      <w:szCs w:val="20"/>
                    </w:rPr>
                    <w:t>부담</w:t>
                  </w:r>
                </w:p>
              </w:tc>
            </w:tr>
            <w:tr w:rsidR="008F7415" w14:paraId="137395DC" w14:textId="77777777" w:rsidTr="009F33AB">
              <w:trPr>
                <w:trHeight w:val="20"/>
              </w:trPr>
              <w:tc>
                <w:tcPr>
                  <w:tcW w:w="634" w:type="dxa"/>
                  <w:vAlign w:val="center"/>
                </w:tcPr>
                <w:p w14:paraId="61A979ED" w14:textId="63E25445" w:rsidR="008F7415" w:rsidRDefault="008F7415" w:rsidP="008F7415">
                  <w:pPr>
                    <w:pStyle w:val="a8"/>
                    <w:widowControl/>
                    <w:spacing w:before="40" w:after="40" w:line="240" w:lineRule="auto"/>
                    <w:ind w:left="0"/>
                    <w:jc w:val="center"/>
                    <w:rPr>
                      <w:rFonts w:cs="Times New Roman"/>
                      <w:sz w:val="20"/>
                      <w:szCs w:val="20"/>
                    </w:rPr>
                  </w:pPr>
                  <w:r>
                    <w:rPr>
                      <w:rFonts w:cs="Times New Roman" w:hint="eastAsia"/>
                      <w:sz w:val="20"/>
                      <w:szCs w:val="20"/>
                    </w:rPr>
                    <w:t>추가</w:t>
                  </w:r>
                  <w:r>
                    <w:rPr>
                      <w:rFonts w:cs="Times New Roman" w:hint="eastAsia"/>
                      <w:sz w:val="20"/>
                      <w:szCs w:val="20"/>
                    </w:rPr>
                    <w:t xml:space="preserve"> </w:t>
                  </w:r>
                  <w:r w:rsidRPr="00911DE1">
                    <w:rPr>
                      <w:rFonts w:cs="Times New Roman" w:hint="eastAsia"/>
                      <w:sz w:val="20"/>
                      <w:szCs w:val="20"/>
                    </w:rPr>
                    <w:t>지도</w:t>
                  </w:r>
                  <w:r w:rsidRPr="00911DE1">
                    <w:rPr>
                      <w:rFonts w:cs="Times New Roman" w:hint="eastAsia"/>
                      <w:sz w:val="20"/>
                      <w:szCs w:val="20"/>
                    </w:rPr>
                    <w:t xml:space="preserve"> </w:t>
                  </w:r>
                  <w:r w:rsidRPr="00911DE1">
                    <w:rPr>
                      <w:rFonts w:cs="Times New Roman" w:hint="eastAsia"/>
                      <w:sz w:val="20"/>
                      <w:szCs w:val="20"/>
                    </w:rPr>
                    <w:t>데이터</w:t>
                  </w:r>
                </w:p>
              </w:tc>
              <w:tc>
                <w:tcPr>
                  <w:tcW w:w="993" w:type="dxa"/>
                  <w:shd w:val="clear" w:color="auto" w:fill="auto"/>
                  <w:vAlign w:val="center"/>
                </w:tcPr>
                <w:p w14:paraId="3DB76B71" w14:textId="38EBA623" w:rsidR="008F7415" w:rsidRDefault="008F7415" w:rsidP="008F7415">
                  <w:pPr>
                    <w:widowControl/>
                    <w:spacing w:before="40" w:after="40" w:line="240" w:lineRule="auto"/>
                    <w:jc w:val="center"/>
                    <w:rPr>
                      <w:rFonts w:cs="Times New Roman"/>
                      <w:sz w:val="20"/>
                      <w:szCs w:val="20"/>
                    </w:rPr>
                  </w:pPr>
                  <w:r>
                    <w:rPr>
                      <w:rFonts w:cs="Times New Roman" w:hint="eastAsia"/>
                      <w:sz w:val="20"/>
                      <w:szCs w:val="20"/>
                    </w:rPr>
                    <w:t>㈜케이앤웍스</w:t>
                  </w:r>
                </w:p>
              </w:tc>
              <w:tc>
                <w:tcPr>
                  <w:tcW w:w="1981" w:type="dxa"/>
                </w:tcPr>
                <w:p w14:paraId="52CC2C49" w14:textId="7DEB4247" w:rsidR="008F7415" w:rsidRDefault="00032D20" w:rsidP="00032D20">
                  <w:pPr>
                    <w:widowControl/>
                    <w:spacing w:before="40" w:after="120" w:line="276" w:lineRule="auto"/>
                    <w:rPr>
                      <w:rFonts w:cs="Times New Roman"/>
                      <w:sz w:val="20"/>
                      <w:szCs w:val="20"/>
                    </w:rPr>
                  </w:pPr>
                  <w:r>
                    <w:rPr>
                      <w:rFonts w:cs="Times New Roman" w:hint="eastAsia"/>
                      <w:sz w:val="20"/>
                      <w:szCs w:val="20"/>
                    </w:rPr>
                    <w:t>지도</w:t>
                  </w:r>
                  <w:r>
                    <w:rPr>
                      <w:rFonts w:cs="Times New Roman" w:hint="eastAsia"/>
                      <w:sz w:val="20"/>
                      <w:szCs w:val="20"/>
                    </w:rPr>
                    <w:t>API</w:t>
                  </w:r>
                  <w:r>
                    <w:rPr>
                      <w:rFonts w:cs="Times New Roman"/>
                      <w:sz w:val="20"/>
                      <w:szCs w:val="20"/>
                    </w:rPr>
                    <w:t xml:space="preserve"> </w:t>
                  </w:r>
                  <w:r>
                    <w:rPr>
                      <w:rFonts w:cs="Times New Roman" w:hint="eastAsia"/>
                      <w:sz w:val="20"/>
                      <w:szCs w:val="20"/>
                    </w:rPr>
                    <w:t>외에</w:t>
                  </w:r>
                  <w:r>
                    <w:rPr>
                      <w:rFonts w:cs="Times New Roman" w:hint="eastAsia"/>
                      <w:sz w:val="20"/>
                      <w:szCs w:val="20"/>
                    </w:rPr>
                    <w:t xml:space="preserve"> </w:t>
                  </w:r>
                  <w:r>
                    <w:rPr>
                      <w:rFonts w:cs="Times New Roman" w:hint="eastAsia"/>
                      <w:sz w:val="20"/>
                      <w:szCs w:val="20"/>
                    </w:rPr>
                    <w:t>지도</w:t>
                  </w:r>
                  <w:r>
                    <w:rPr>
                      <w:rFonts w:cs="Times New Roman" w:hint="eastAsia"/>
                      <w:sz w:val="20"/>
                      <w:szCs w:val="20"/>
                    </w:rPr>
                    <w:t xml:space="preserve"> </w:t>
                  </w:r>
                  <w:r>
                    <w:rPr>
                      <w:rFonts w:cs="Times New Roman" w:hint="eastAsia"/>
                      <w:sz w:val="20"/>
                      <w:szCs w:val="20"/>
                    </w:rPr>
                    <w:t>서비스</w:t>
                  </w:r>
                  <w:r>
                    <w:rPr>
                      <w:rFonts w:cs="Times New Roman" w:hint="eastAsia"/>
                      <w:sz w:val="20"/>
                      <w:szCs w:val="20"/>
                    </w:rPr>
                    <w:t xml:space="preserve"> </w:t>
                  </w:r>
                  <w:r>
                    <w:rPr>
                      <w:rFonts w:cs="Times New Roman" w:hint="eastAsia"/>
                      <w:sz w:val="20"/>
                      <w:szCs w:val="20"/>
                    </w:rPr>
                    <w:t>제공을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필요한</w:t>
                  </w:r>
                  <w:r>
                    <w:rPr>
                      <w:rFonts w:cs="Times New Roman" w:hint="eastAsia"/>
                      <w:sz w:val="20"/>
                      <w:szCs w:val="20"/>
                    </w:rPr>
                    <w:t xml:space="preserve"> </w:t>
                  </w:r>
                  <w:r>
                    <w:rPr>
                      <w:rFonts w:cs="Times New Roman" w:hint="eastAsia"/>
                      <w:sz w:val="20"/>
                      <w:szCs w:val="20"/>
                    </w:rPr>
                    <w:t>도로정보</w:t>
                  </w:r>
                  <w:r>
                    <w:rPr>
                      <w:rFonts w:cs="Times New Roman" w:hint="eastAsia"/>
                      <w:sz w:val="20"/>
                      <w:szCs w:val="20"/>
                    </w:rPr>
                    <w:t>,</w:t>
                  </w:r>
                  <w:r>
                    <w:rPr>
                      <w:rFonts w:cs="Times New Roman"/>
                      <w:sz w:val="20"/>
                      <w:szCs w:val="20"/>
                    </w:rPr>
                    <w:t xml:space="preserve"> </w:t>
                  </w:r>
                  <w:r>
                    <w:rPr>
                      <w:rFonts w:cs="Times New Roman" w:hint="eastAsia"/>
                      <w:sz w:val="20"/>
                      <w:szCs w:val="20"/>
                    </w:rPr>
                    <w:t>복합교차로</w:t>
                  </w:r>
                  <w:r>
                    <w:rPr>
                      <w:rFonts w:cs="Times New Roman" w:hint="eastAsia"/>
                      <w:sz w:val="20"/>
                      <w:szCs w:val="20"/>
                    </w:rPr>
                    <w:t xml:space="preserve"> </w:t>
                  </w:r>
                  <w:r>
                    <w:rPr>
                      <w:rFonts w:cs="Times New Roman" w:hint="eastAsia"/>
                      <w:sz w:val="20"/>
                      <w:szCs w:val="20"/>
                    </w:rPr>
                    <w:t>등의</w:t>
                  </w:r>
                  <w:r>
                    <w:rPr>
                      <w:rFonts w:cs="Times New Roman" w:hint="eastAsia"/>
                      <w:sz w:val="20"/>
                      <w:szCs w:val="20"/>
                    </w:rPr>
                    <w:t xml:space="preserve"> </w:t>
                  </w:r>
                  <w:r>
                    <w:rPr>
                      <w:rFonts w:cs="Times New Roman" w:hint="eastAsia"/>
                      <w:sz w:val="20"/>
                      <w:szCs w:val="20"/>
                    </w:rPr>
                    <w:t>지도데이터로서</w:t>
                  </w:r>
                  <w:r>
                    <w:rPr>
                      <w:rFonts w:cs="Times New Roman" w:hint="eastAsia"/>
                      <w:sz w:val="20"/>
                      <w:szCs w:val="20"/>
                    </w:rPr>
                    <w:t xml:space="preserve"> </w:t>
                  </w:r>
                  <w:r w:rsidR="00D4205A">
                    <w:rPr>
                      <w:rFonts w:cs="Times New Roman" w:hint="eastAsia"/>
                      <w:sz w:val="20"/>
                      <w:szCs w:val="20"/>
                    </w:rPr>
                    <w:t>대상회사가</w:t>
                  </w:r>
                  <w:r w:rsidR="00D4205A" w:rsidRPr="00911DE1">
                    <w:rPr>
                      <w:rFonts w:cs="Times New Roman" w:hint="eastAsia"/>
                      <w:sz w:val="20"/>
                      <w:szCs w:val="20"/>
                    </w:rPr>
                    <w:t xml:space="preserve"> </w:t>
                  </w:r>
                  <w:r w:rsidR="00D4205A" w:rsidRPr="00911DE1">
                    <w:rPr>
                      <w:rFonts w:cs="Times New Roman" w:hint="eastAsia"/>
                      <w:sz w:val="20"/>
                      <w:szCs w:val="20"/>
                    </w:rPr>
                    <w:t>㈜카카오</w:t>
                  </w:r>
                  <w:r w:rsidR="00D4205A" w:rsidRPr="00911DE1">
                    <w:rPr>
                      <w:rFonts w:cs="Times New Roman" w:hint="eastAsia"/>
                      <w:sz w:val="20"/>
                      <w:szCs w:val="20"/>
                    </w:rPr>
                    <w:t xml:space="preserve"> </w:t>
                  </w:r>
                  <w:r w:rsidR="00D4205A" w:rsidRPr="00911DE1">
                    <w:rPr>
                      <w:rFonts w:cs="Times New Roman" w:hint="eastAsia"/>
                      <w:sz w:val="20"/>
                      <w:szCs w:val="20"/>
                    </w:rPr>
                    <w:t>및</w:t>
                  </w:r>
                  <w:r w:rsidR="00D4205A" w:rsidRPr="00911DE1">
                    <w:rPr>
                      <w:rFonts w:cs="Times New Roman" w:hint="eastAsia"/>
                      <w:sz w:val="20"/>
                      <w:szCs w:val="20"/>
                    </w:rPr>
                    <w:t xml:space="preserve"> </w:t>
                  </w:r>
                  <w:r w:rsidR="00D4205A">
                    <w:rPr>
                      <w:rFonts w:cs="Times New Roman" w:hint="eastAsia"/>
                      <w:sz w:val="20"/>
                      <w:szCs w:val="20"/>
                    </w:rPr>
                    <w:t>㈜케이엔웍스</w:t>
                  </w:r>
                  <w:r w:rsidR="00D4205A" w:rsidRPr="00911DE1">
                    <w:rPr>
                      <w:rFonts w:cs="Times New Roman" w:hint="eastAsia"/>
                      <w:sz w:val="20"/>
                      <w:szCs w:val="20"/>
                    </w:rPr>
                    <w:t>와</w:t>
                  </w:r>
                  <w:r w:rsidR="00D4205A" w:rsidRPr="00911DE1">
                    <w:rPr>
                      <w:rFonts w:cs="Times New Roman" w:hint="eastAsia"/>
                      <w:sz w:val="20"/>
                      <w:szCs w:val="20"/>
                    </w:rPr>
                    <w:t xml:space="preserve"> 3</w:t>
                  </w:r>
                  <w:r w:rsidR="00D4205A" w:rsidRPr="00911DE1">
                    <w:rPr>
                      <w:rFonts w:cs="Times New Roman" w:hint="eastAsia"/>
                      <w:sz w:val="20"/>
                      <w:szCs w:val="20"/>
                    </w:rPr>
                    <w:t>자계약을</w:t>
                  </w:r>
                  <w:r w:rsidR="00D4205A" w:rsidRPr="00911DE1">
                    <w:rPr>
                      <w:rFonts w:cs="Times New Roman" w:hint="eastAsia"/>
                      <w:sz w:val="20"/>
                      <w:szCs w:val="20"/>
                    </w:rPr>
                    <w:t xml:space="preserve"> </w:t>
                  </w:r>
                  <w:r w:rsidR="00D4205A" w:rsidRPr="00911DE1">
                    <w:rPr>
                      <w:rFonts w:cs="Times New Roman" w:hint="eastAsia"/>
                      <w:sz w:val="20"/>
                      <w:szCs w:val="20"/>
                    </w:rPr>
                    <w:t>통해</w:t>
                  </w:r>
                  <w:r w:rsidR="007364E6">
                    <w:rPr>
                      <w:rFonts w:cs="Times New Roman" w:hint="eastAsia"/>
                      <w:sz w:val="20"/>
                      <w:szCs w:val="20"/>
                    </w:rPr>
                    <w:t xml:space="preserve"> </w:t>
                  </w:r>
                  <w:r>
                    <w:rPr>
                      <w:rFonts w:cs="Times New Roman" w:hint="eastAsia"/>
                      <w:sz w:val="20"/>
                      <w:szCs w:val="20"/>
                    </w:rPr>
                    <w:lastRenderedPageBreak/>
                    <w:t>새롭게</w:t>
                  </w:r>
                  <w:r>
                    <w:rPr>
                      <w:rFonts w:cs="Times New Roman" w:hint="eastAsia"/>
                      <w:sz w:val="20"/>
                      <w:szCs w:val="20"/>
                    </w:rPr>
                    <w:t xml:space="preserve"> </w:t>
                  </w:r>
                  <w:r w:rsidR="007364E6">
                    <w:rPr>
                      <w:rFonts w:cs="Times New Roman" w:hint="eastAsia"/>
                      <w:sz w:val="20"/>
                      <w:szCs w:val="20"/>
                    </w:rPr>
                    <w:t>구축을</w:t>
                  </w:r>
                  <w:r w:rsidR="007364E6">
                    <w:rPr>
                      <w:rFonts w:cs="Times New Roman" w:hint="eastAsia"/>
                      <w:sz w:val="20"/>
                      <w:szCs w:val="20"/>
                    </w:rPr>
                    <w:t xml:space="preserve"> </w:t>
                  </w:r>
                  <w:r w:rsidR="007364E6">
                    <w:rPr>
                      <w:rFonts w:cs="Times New Roman" w:hint="eastAsia"/>
                      <w:sz w:val="20"/>
                      <w:szCs w:val="20"/>
                    </w:rPr>
                    <w:t>위탁한</w:t>
                  </w:r>
                  <w:r w:rsidR="00D4205A" w:rsidRPr="00911DE1">
                    <w:rPr>
                      <w:rFonts w:cs="Times New Roman" w:hint="eastAsia"/>
                      <w:sz w:val="20"/>
                      <w:szCs w:val="20"/>
                    </w:rPr>
                    <w:t xml:space="preserve"> </w:t>
                  </w:r>
                  <w:r>
                    <w:rPr>
                      <w:rFonts w:cs="Times New Roman" w:hint="eastAsia"/>
                      <w:sz w:val="20"/>
                      <w:szCs w:val="20"/>
                    </w:rPr>
                    <w:t>데이터</w:t>
                  </w:r>
                </w:p>
              </w:tc>
              <w:tc>
                <w:tcPr>
                  <w:tcW w:w="1297" w:type="dxa"/>
                  <w:shd w:val="clear" w:color="auto" w:fill="auto"/>
                  <w:vAlign w:val="center"/>
                </w:tcPr>
                <w:p w14:paraId="40A19F93" w14:textId="34D66E4B" w:rsidR="008F7415" w:rsidRDefault="00032D20" w:rsidP="00C63AFF">
                  <w:pPr>
                    <w:widowControl/>
                    <w:spacing w:before="40" w:after="40" w:line="240" w:lineRule="auto"/>
                    <w:rPr>
                      <w:rFonts w:cs="Times New Roman"/>
                      <w:sz w:val="20"/>
                      <w:szCs w:val="20"/>
                    </w:rPr>
                  </w:pPr>
                  <w:r>
                    <w:rPr>
                      <w:rFonts w:cs="Times New Roman" w:hint="eastAsia"/>
                      <w:sz w:val="20"/>
                      <w:szCs w:val="20"/>
                    </w:rPr>
                    <w:lastRenderedPageBreak/>
                    <w:t>기본적으로</w:t>
                  </w:r>
                  <w:r>
                    <w:rPr>
                      <w:rFonts w:cs="Times New Roman" w:hint="eastAsia"/>
                      <w:sz w:val="20"/>
                      <w:szCs w:val="20"/>
                    </w:rPr>
                    <w:t xml:space="preserve"> </w:t>
                  </w:r>
                  <w:r>
                    <w:rPr>
                      <w:rFonts w:cs="Times New Roman"/>
                      <w:sz w:val="20"/>
                      <w:szCs w:val="20"/>
                    </w:rPr>
                    <w:t>5:5</w:t>
                  </w:r>
                  <w:r>
                    <w:rPr>
                      <w:rFonts w:cs="Times New Roman" w:hint="eastAsia"/>
                      <w:sz w:val="20"/>
                      <w:szCs w:val="20"/>
                    </w:rPr>
                    <w:t>로</w:t>
                  </w:r>
                  <w:r>
                    <w:rPr>
                      <w:rFonts w:cs="Times New Roman" w:hint="eastAsia"/>
                      <w:sz w:val="20"/>
                      <w:szCs w:val="20"/>
                    </w:rPr>
                    <w:t xml:space="preserve"> </w:t>
                  </w:r>
                  <w:r>
                    <w:rPr>
                      <w:rFonts w:cs="Times New Roman" w:hint="eastAsia"/>
                      <w:sz w:val="20"/>
                      <w:szCs w:val="20"/>
                    </w:rPr>
                    <w:t>비용</w:t>
                  </w:r>
                  <w:r>
                    <w:rPr>
                      <w:rFonts w:cs="Times New Roman" w:hint="eastAsia"/>
                      <w:sz w:val="20"/>
                      <w:szCs w:val="20"/>
                    </w:rPr>
                    <w:t xml:space="preserve"> </w:t>
                  </w:r>
                  <w:r>
                    <w:rPr>
                      <w:rFonts w:cs="Times New Roman" w:hint="eastAsia"/>
                      <w:sz w:val="20"/>
                      <w:szCs w:val="20"/>
                    </w:rPr>
                    <w:t>부담하나</w:t>
                  </w:r>
                  <w:r>
                    <w:rPr>
                      <w:rFonts w:cs="Times New Roman" w:hint="eastAsia"/>
                      <w:sz w:val="20"/>
                      <w:szCs w:val="20"/>
                    </w:rPr>
                    <w:t>,</w:t>
                  </w:r>
                  <w:r w:rsidRPr="008F7415">
                    <w:rPr>
                      <w:rFonts w:cs="Times New Roman" w:hint="eastAsia"/>
                      <w:sz w:val="20"/>
                      <w:szCs w:val="20"/>
                    </w:rPr>
                    <w:t xml:space="preserve"> </w:t>
                  </w:r>
                  <w:r w:rsidRPr="008F7415">
                    <w:rPr>
                      <w:rFonts w:cs="Times New Roman" w:hint="eastAsia"/>
                      <w:sz w:val="20"/>
                      <w:szCs w:val="20"/>
                    </w:rPr>
                    <w:t>복합교차로</w:t>
                  </w:r>
                  <w:r w:rsidRPr="008F7415">
                    <w:rPr>
                      <w:rFonts w:cs="Times New Roman" w:hint="eastAsia"/>
                      <w:sz w:val="20"/>
                      <w:szCs w:val="20"/>
                    </w:rPr>
                    <w:t xml:space="preserve"> </w:t>
                  </w:r>
                  <w:r w:rsidRPr="008F7415">
                    <w:rPr>
                      <w:rFonts w:cs="Times New Roman" w:hint="eastAsia"/>
                      <w:sz w:val="20"/>
                      <w:szCs w:val="20"/>
                    </w:rPr>
                    <w:t>이미지</w:t>
                  </w:r>
                  <w:r>
                    <w:rPr>
                      <w:rFonts w:cs="Times New Roman" w:hint="eastAsia"/>
                      <w:sz w:val="20"/>
                      <w:szCs w:val="20"/>
                    </w:rPr>
                    <w:t>는</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sidRPr="008F7415">
                    <w:rPr>
                      <w:rFonts w:cs="Times New Roman" w:hint="eastAsia"/>
                      <w:sz w:val="20"/>
                      <w:szCs w:val="20"/>
                    </w:rPr>
                    <w:t>100%</w:t>
                  </w:r>
                  <w:r>
                    <w:rPr>
                      <w:rFonts w:cs="Times New Roman"/>
                      <w:sz w:val="20"/>
                      <w:szCs w:val="20"/>
                    </w:rPr>
                    <w:t xml:space="preserve"> </w:t>
                  </w:r>
                  <w:r>
                    <w:rPr>
                      <w:rFonts w:cs="Times New Roman" w:hint="eastAsia"/>
                      <w:sz w:val="20"/>
                      <w:szCs w:val="20"/>
                    </w:rPr>
                    <w:t>부담</w:t>
                  </w:r>
                </w:p>
              </w:tc>
            </w:tr>
          </w:tbl>
          <w:p w14:paraId="0E4DC92F" w14:textId="5FA8D9CE" w:rsidR="00BC4488" w:rsidRDefault="00BC4488" w:rsidP="007A1C63">
            <w:pPr>
              <w:pStyle w:val="a8"/>
              <w:widowControl/>
              <w:numPr>
                <w:ilvl w:val="0"/>
                <w:numId w:val="2"/>
              </w:numPr>
              <w:spacing w:before="12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위와</w:t>
            </w:r>
            <w:r>
              <w:rPr>
                <w:rFonts w:cs="Times New Roman" w:hint="eastAsia"/>
                <w:sz w:val="20"/>
                <w:szCs w:val="20"/>
              </w:rPr>
              <w:t xml:space="preserve"> </w:t>
            </w:r>
            <w:r>
              <w:rPr>
                <w:rFonts w:cs="Times New Roman" w:hint="eastAsia"/>
                <w:sz w:val="20"/>
                <w:szCs w:val="20"/>
              </w:rPr>
              <w:t>같은</w:t>
            </w:r>
            <w:r>
              <w:rPr>
                <w:rFonts w:cs="Times New Roman" w:hint="eastAsia"/>
                <w:sz w:val="20"/>
                <w:szCs w:val="20"/>
              </w:rPr>
              <w:t xml:space="preserve"> </w:t>
            </w:r>
            <w:r>
              <w:rPr>
                <w:rFonts w:cs="Times New Roman" w:hint="eastAsia"/>
                <w:sz w:val="20"/>
                <w:szCs w:val="20"/>
              </w:rPr>
              <w:t>지도</w:t>
            </w:r>
            <w:r>
              <w:rPr>
                <w:rFonts w:cs="Times New Roman" w:hint="eastAsia"/>
                <w:sz w:val="20"/>
                <w:szCs w:val="20"/>
              </w:rPr>
              <w:t xml:space="preserve"> </w:t>
            </w:r>
            <w:r>
              <w:rPr>
                <w:rFonts w:cs="Times New Roman" w:hint="eastAsia"/>
                <w:sz w:val="20"/>
                <w:szCs w:val="20"/>
              </w:rPr>
              <w:t>데이터를</w:t>
            </w:r>
            <w:r>
              <w:rPr>
                <w:rFonts w:cs="Times New Roman" w:hint="eastAsia"/>
                <w:sz w:val="20"/>
                <w:szCs w:val="20"/>
              </w:rPr>
              <w:t xml:space="preserve"> </w:t>
            </w:r>
            <w:r>
              <w:rPr>
                <w:rFonts w:cs="Times New Roman" w:hint="eastAsia"/>
                <w:sz w:val="20"/>
                <w:szCs w:val="20"/>
              </w:rPr>
              <w:t>사용하기</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㈜카카오와</w:t>
            </w:r>
            <w:r>
              <w:rPr>
                <w:rFonts w:cs="Times New Roman" w:hint="eastAsia"/>
                <w:sz w:val="20"/>
                <w:szCs w:val="20"/>
              </w:rPr>
              <w:t xml:space="preserve"> </w:t>
            </w:r>
            <w:r w:rsidR="005A567B">
              <w:rPr>
                <w:rFonts w:cs="Times New Roman"/>
                <w:sz w:val="20"/>
                <w:szCs w:val="20"/>
              </w:rPr>
              <w:t>‘</w:t>
            </w:r>
            <w:r>
              <w:rPr>
                <w:rFonts w:cs="Times New Roman"/>
                <w:sz w:val="20"/>
                <w:szCs w:val="20"/>
              </w:rPr>
              <w:t xml:space="preserve">API </w:t>
            </w:r>
            <w:r>
              <w:rPr>
                <w:rFonts w:cs="Times New Roman" w:hint="eastAsia"/>
                <w:sz w:val="20"/>
                <w:szCs w:val="20"/>
              </w:rPr>
              <w:t>제공</w:t>
            </w:r>
            <w:r>
              <w:rPr>
                <w:rFonts w:cs="Times New Roman" w:hint="eastAsia"/>
                <w:sz w:val="20"/>
                <w:szCs w:val="20"/>
              </w:rPr>
              <w:t xml:space="preserve"> </w:t>
            </w:r>
            <w:r>
              <w:rPr>
                <w:rFonts w:cs="Times New Roman" w:hint="eastAsia"/>
                <w:sz w:val="20"/>
                <w:szCs w:val="20"/>
              </w:rPr>
              <w:t>계약</w:t>
            </w:r>
            <w:r w:rsidR="005A567B">
              <w:rPr>
                <w:rFonts w:cs="Times New Roman"/>
                <w:sz w:val="20"/>
                <w:szCs w:val="20"/>
              </w:rPr>
              <w:t>’</w:t>
            </w:r>
            <w:r>
              <w:rPr>
                <w:rFonts w:cs="Times New Roman" w:hint="eastAsia"/>
                <w:sz w:val="20"/>
                <w:szCs w:val="20"/>
              </w:rPr>
              <w:t>과</w:t>
            </w:r>
            <w:r>
              <w:rPr>
                <w:rFonts w:cs="Times New Roman" w:hint="eastAsia"/>
                <w:sz w:val="20"/>
                <w:szCs w:val="20"/>
              </w:rPr>
              <w:t xml:space="preserve"> </w:t>
            </w:r>
            <w:r w:rsidR="005A567B">
              <w:rPr>
                <w:rFonts w:cs="Times New Roman"/>
                <w:sz w:val="20"/>
                <w:szCs w:val="20"/>
              </w:rPr>
              <w:t>‘</w:t>
            </w:r>
            <w:r>
              <w:rPr>
                <w:rFonts w:cs="Times New Roman" w:hint="eastAsia"/>
                <w:sz w:val="20"/>
                <w:szCs w:val="20"/>
              </w:rPr>
              <w:t>데이터</w:t>
            </w:r>
            <w:r>
              <w:rPr>
                <w:rFonts w:cs="Times New Roman" w:hint="eastAsia"/>
                <w:sz w:val="20"/>
                <w:szCs w:val="20"/>
              </w:rPr>
              <w:t xml:space="preserve"> </w:t>
            </w:r>
            <w:r>
              <w:rPr>
                <w:rFonts w:cs="Times New Roman" w:hint="eastAsia"/>
                <w:sz w:val="20"/>
                <w:szCs w:val="20"/>
              </w:rPr>
              <w:t>공유계약</w:t>
            </w:r>
            <w:r w:rsidR="005A567B">
              <w:rPr>
                <w:rFonts w:cs="Times New Roman"/>
                <w:sz w:val="20"/>
                <w:szCs w:val="20"/>
              </w:rPr>
              <w:t>’</w:t>
            </w:r>
            <w:r>
              <w:rPr>
                <w:rFonts w:cs="Times New Roman" w:hint="eastAsia"/>
                <w:sz w:val="20"/>
                <w:szCs w:val="20"/>
              </w:rPr>
              <w:t>을</w:t>
            </w:r>
            <w:r>
              <w:rPr>
                <w:rFonts w:cs="Times New Roman" w:hint="eastAsia"/>
                <w:sz w:val="20"/>
                <w:szCs w:val="20"/>
              </w:rPr>
              <w:t xml:space="preserve"> </w:t>
            </w:r>
            <w:r>
              <w:rPr>
                <w:rFonts w:cs="Times New Roman" w:hint="eastAsia"/>
                <w:sz w:val="20"/>
                <w:szCs w:val="20"/>
              </w:rPr>
              <w:t>체결하고</w:t>
            </w:r>
            <w:r>
              <w:rPr>
                <w:rFonts w:cs="Times New Roman" w:hint="eastAsia"/>
                <w:sz w:val="20"/>
                <w:szCs w:val="20"/>
              </w:rPr>
              <w:t xml:space="preserve"> </w:t>
            </w:r>
            <w:r>
              <w:rPr>
                <w:rFonts w:cs="Times New Roman" w:hint="eastAsia"/>
                <w:sz w:val="20"/>
                <w:szCs w:val="20"/>
              </w:rPr>
              <w:t>있음</w:t>
            </w:r>
          </w:p>
          <w:p w14:paraId="592BBD68" w14:textId="3D99C11A" w:rsidR="00BC4488" w:rsidRDefault="005A567B" w:rsidP="004D618E">
            <w:pPr>
              <w:pStyle w:val="a8"/>
              <w:widowControl/>
              <w:numPr>
                <w:ilvl w:val="0"/>
                <w:numId w:val="21"/>
              </w:numPr>
              <w:spacing w:before="40" w:after="120" w:line="276" w:lineRule="auto"/>
              <w:rPr>
                <w:rFonts w:cs="Times New Roman"/>
                <w:sz w:val="20"/>
                <w:szCs w:val="20"/>
              </w:rPr>
            </w:pPr>
            <w:r>
              <w:rPr>
                <w:rFonts w:cs="Times New Roman"/>
                <w:sz w:val="20"/>
                <w:szCs w:val="20"/>
              </w:rPr>
              <w:t>‘</w:t>
            </w:r>
            <w:r w:rsidR="00BC4488">
              <w:rPr>
                <w:rFonts w:cs="Times New Roman" w:hint="eastAsia"/>
                <w:sz w:val="20"/>
                <w:szCs w:val="20"/>
              </w:rPr>
              <w:t>데이터</w:t>
            </w:r>
            <w:r w:rsidR="00BC4488">
              <w:rPr>
                <w:rFonts w:cs="Times New Roman" w:hint="eastAsia"/>
                <w:sz w:val="20"/>
                <w:szCs w:val="20"/>
              </w:rPr>
              <w:t xml:space="preserve"> </w:t>
            </w:r>
            <w:r w:rsidR="00BC4488">
              <w:rPr>
                <w:rFonts w:cs="Times New Roman" w:hint="eastAsia"/>
                <w:sz w:val="20"/>
                <w:szCs w:val="20"/>
              </w:rPr>
              <w:t>공유계약</w:t>
            </w:r>
            <w:r>
              <w:rPr>
                <w:rFonts w:cs="Times New Roman"/>
                <w:sz w:val="20"/>
                <w:szCs w:val="20"/>
              </w:rPr>
              <w:t>’</w:t>
            </w:r>
            <w:r w:rsidR="00BC4488">
              <w:rPr>
                <w:rFonts w:cs="Times New Roman" w:hint="eastAsia"/>
                <w:sz w:val="20"/>
                <w:szCs w:val="20"/>
              </w:rPr>
              <w:t>의</w:t>
            </w:r>
            <w:r w:rsidR="00BC4488">
              <w:rPr>
                <w:rFonts w:cs="Times New Roman" w:hint="eastAsia"/>
                <w:sz w:val="20"/>
                <w:szCs w:val="20"/>
              </w:rPr>
              <w:t xml:space="preserve"> </w:t>
            </w:r>
            <w:r w:rsidR="00BC4488">
              <w:rPr>
                <w:rFonts w:cs="Times New Roman" w:hint="eastAsia"/>
                <w:sz w:val="20"/>
                <w:szCs w:val="20"/>
              </w:rPr>
              <w:t>경우</w:t>
            </w:r>
            <w:r w:rsidR="00BC4488">
              <w:rPr>
                <w:rFonts w:cs="Times New Roman" w:hint="eastAsia"/>
                <w:sz w:val="20"/>
                <w:szCs w:val="20"/>
              </w:rPr>
              <w:t>,</w:t>
            </w:r>
            <w:r w:rsidR="00BC4488">
              <w:rPr>
                <w:rFonts w:cs="Times New Roman"/>
                <w:sz w:val="20"/>
                <w:szCs w:val="20"/>
              </w:rPr>
              <w:t xml:space="preserve"> </w:t>
            </w:r>
            <w:r w:rsidR="00BC4488">
              <w:rPr>
                <w:rFonts w:cs="Times New Roman" w:hint="eastAsia"/>
                <w:sz w:val="20"/>
                <w:szCs w:val="20"/>
              </w:rPr>
              <w:t>㈜카카오가</w:t>
            </w:r>
            <w:r w:rsidR="00BC4488">
              <w:rPr>
                <w:rFonts w:cs="Times New Roman" w:hint="eastAsia"/>
                <w:sz w:val="20"/>
                <w:szCs w:val="20"/>
              </w:rPr>
              <w:t xml:space="preserve"> </w:t>
            </w:r>
            <w:r w:rsidR="00BC4488">
              <w:rPr>
                <w:rFonts w:cs="Times New Roman" w:hint="eastAsia"/>
                <w:sz w:val="20"/>
                <w:szCs w:val="20"/>
              </w:rPr>
              <w:t>사전에</w:t>
            </w:r>
            <w:r w:rsidR="00BC4488">
              <w:rPr>
                <w:rFonts w:cs="Times New Roman" w:hint="eastAsia"/>
                <w:sz w:val="20"/>
                <w:szCs w:val="20"/>
              </w:rPr>
              <w:t xml:space="preserve"> </w:t>
            </w:r>
            <w:r w:rsidR="00BC4488">
              <w:rPr>
                <w:rFonts w:cs="Times New Roman" w:hint="eastAsia"/>
                <w:sz w:val="20"/>
                <w:szCs w:val="20"/>
              </w:rPr>
              <w:t>구축한</w:t>
            </w:r>
            <w:r w:rsidR="00BC4488">
              <w:rPr>
                <w:rFonts w:cs="Times New Roman" w:hint="eastAsia"/>
                <w:sz w:val="20"/>
                <w:szCs w:val="20"/>
              </w:rPr>
              <w:t xml:space="preserve"> </w:t>
            </w:r>
            <w:r w:rsidR="00BC4488">
              <w:rPr>
                <w:rFonts w:cs="Times New Roman" w:hint="eastAsia"/>
                <w:sz w:val="20"/>
                <w:szCs w:val="20"/>
              </w:rPr>
              <w:t>데이터에</w:t>
            </w:r>
            <w:r w:rsidR="00BC4488">
              <w:rPr>
                <w:rFonts w:cs="Times New Roman" w:hint="eastAsia"/>
                <w:sz w:val="20"/>
                <w:szCs w:val="20"/>
              </w:rPr>
              <w:t xml:space="preserve"> </w:t>
            </w:r>
            <w:r w:rsidR="00BC4488">
              <w:rPr>
                <w:rFonts w:cs="Times New Roman" w:hint="eastAsia"/>
                <w:sz w:val="20"/>
                <w:szCs w:val="20"/>
              </w:rPr>
              <w:t>대해서는</w:t>
            </w:r>
            <w:r w:rsidR="00BC4488">
              <w:rPr>
                <w:rFonts w:cs="Times New Roman" w:hint="eastAsia"/>
                <w:sz w:val="20"/>
                <w:szCs w:val="20"/>
              </w:rPr>
              <w:t xml:space="preserve"> </w:t>
            </w:r>
            <w:r w:rsidR="00BC4488">
              <w:rPr>
                <w:rFonts w:cs="Times New Roman" w:hint="eastAsia"/>
                <w:sz w:val="20"/>
                <w:szCs w:val="20"/>
              </w:rPr>
              <w:t>양자</w:t>
            </w:r>
            <w:r w:rsidR="00BC4488">
              <w:rPr>
                <w:rFonts w:cs="Times New Roman" w:hint="eastAsia"/>
                <w:sz w:val="20"/>
                <w:szCs w:val="20"/>
              </w:rPr>
              <w:t xml:space="preserve"> </w:t>
            </w:r>
            <w:r w:rsidR="00BC4488">
              <w:rPr>
                <w:rFonts w:cs="Times New Roman" w:hint="eastAsia"/>
                <w:sz w:val="20"/>
                <w:szCs w:val="20"/>
              </w:rPr>
              <w:t>계약으로</w:t>
            </w:r>
            <w:r w:rsidR="00BC4488">
              <w:rPr>
                <w:rFonts w:cs="Times New Roman" w:hint="eastAsia"/>
                <w:sz w:val="20"/>
                <w:szCs w:val="20"/>
              </w:rPr>
              <w:t xml:space="preserve"> </w:t>
            </w:r>
            <w:r w:rsidR="00BC4488">
              <w:rPr>
                <w:rFonts w:cs="Times New Roman" w:hint="eastAsia"/>
                <w:sz w:val="20"/>
                <w:szCs w:val="20"/>
              </w:rPr>
              <w:t>데이터를</w:t>
            </w:r>
            <w:r w:rsidR="00BC4488">
              <w:rPr>
                <w:rFonts w:cs="Times New Roman" w:hint="eastAsia"/>
                <w:sz w:val="20"/>
                <w:szCs w:val="20"/>
              </w:rPr>
              <w:t xml:space="preserve"> </w:t>
            </w:r>
            <w:r w:rsidR="00BC4488">
              <w:rPr>
                <w:rFonts w:cs="Times New Roman" w:hint="eastAsia"/>
                <w:sz w:val="20"/>
                <w:szCs w:val="20"/>
              </w:rPr>
              <w:t>공유하고</w:t>
            </w:r>
            <w:r w:rsidR="00BC4488">
              <w:rPr>
                <w:rFonts w:cs="Times New Roman" w:hint="eastAsia"/>
                <w:sz w:val="20"/>
                <w:szCs w:val="20"/>
              </w:rPr>
              <w:t xml:space="preserve">, </w:t>
            </w:r>
            <w:r w:rsidR="00BC4488">
              <w:rPr>
                <w:rFonts w:cs="Times New Roman" w:hint="eastAsia"/>
                <w:sz w:val="20"/>
                <w:szCs w:val="20"/>
              </w:rPr>
              <w:t>새로이</w:t>
            </w:r>
            <w:r w:rsidR="00BC4488">
              <w:rPr>
                <w:rFonts w:cs="Times New Roman" w:hint="eastAsia"/>
                <w:sz w:val="20"/>
                <w:szCs w:val="20"/>
              </w:rPr>
              <w:t xml:space="preserve"> </w:t>
            </w:r>
            <w:r w:rsidR="00BC4488">
              <w:rPr>
                <w:rFonts w:cs="Times New Roman" w:hint="eastAsia"/>
                <w:sz w:val="20"/>
                <w:szCs w:val="20"/>
              </w:rPr>
              <w:t>구축하는</w:t>
            </w:r>
            <w:r w:rsidR="00BC4488">
              <w:rPr>
                <w:rFonts w:cs="Times New Roman" w:hint="eastAsia"/>
                <w:sz w:val="20"/>
                <w:szCs w:val="20"/>
              </w:rPr>
              <w:t xml:space="preserve"> </w:t>
            </w:r>
            <w:r w:rsidR="00BC4488">
              <w:rPr>
                <w:rFonts w:cs="Times New Roman" w:hint="eastAsia"/>
                <w:sz w:val="20"/>
                <w:szCs w:val="20"/>
              </w:rPr>
              <w:t>데이터에</w:t>
            </w:r>
            <w:r w:rsidR="00BC4488">
              <w:rPr>
                <w:rFonts w:cs="Times New Roman" w:hint="eastAsia"/>
                <w:sz w:val="20"/>
                <w:szCs w:val="20"/>
              </w:rPr>
              <w:t xml:space="preserve"> </w:t>
            </w:r>
            <w:r w:rsidR="00BC4488">
              <w:rPr>
                <w:rFonts w:cs="Times New Roman" w:hint="eastAsia"/>
                <w:sz w:val="20"/>
                <w:szCs w:val="20"/>
              </w:rPr>
              <w:t>대해서는</w:t>
            </w:r>
            <w:r w:rsidR="00BC4488">
              <w:rPr>
                <w:rFonts w:cs="Times New Roman" w:hint="eastAsia"/>
                <w:sz w:val="20"/>
                <w:szCs w:val="20"/>
              </w:rPr>
              <w:t xml:space="preserve"> </w:t>
            </w:r>
            <w:r w:rsidR="00BC4488">
              <w:rPr>
                <w:rFonts w:cs="Times New Roman" w:hint="eastAsia"/>
                <w:sz w:val="20"/>
                <w:szCs w:val="20"/>
              </w:rPr>
              <w:t>대상회사와</w:t>
            </w:r>
            <w:r w:rsidR="00BC4488">
              <w:rPr>
                <w:rFonts w:cs="Times New Roman" w:hint="eastAsia"/>
                <w:sz w:val="20"/>
                <w:szCs w:val="20"/>
              </w:rPr>
              <w:t xml:space="preserve"> </w:t>
            </w:r>
            <w:r w:rsidR="00BC4488">
              <w:rPr>
                <w:rFonts w:cs="Times New Roman" w:hint="eastAsia"/>
                <w:sz w:val="20"/>
                <w:szCs w:val="20"/>
              </w:rPr>
              <w:t>㈜카카오가</w:t>
            </w:r>
            <w:r w:rsidR="00BC4488">
              <w:rPr>
                <w:rFonts w:cs="Times New Roman" w:hint="eastAsia"/>
                <w:sz w:val="20"/>
                <w:szCs w:val="20"/>
              </w:rPr>
              <w:t xml:space="preserve"> </w:t>
            </w:r>
            <w:r w:rsidR="00BC4488">
              <w:rPr>
                <w:rFonts w:cs="Times New Roman" w:hint="eastAsia"/>
                <w:sz w:val="20"/>
                <w:szCs w:val="20"/>
              </w:rPr>
              <w:t>제</w:t>
            </w:r>
            <w:r w:rsidR="00BC4488">
              <w:rPr>
                <w:rFonts w:cs="Times New Roman" w:hint="eastAsia"/>
                <w:sz w:val="20"/>
                <w:szCs w:val="20"/>
              </w:rPr>
              <w:t>3</w:t>
            </w:r>
            <w:r w:rsidR="00BC4488">
              <w:rPr>
                <w:rFonts w:cs="Times New Roman" w:hint="eastAsia"/>
                <w:sz w:val="20"/>
                <w:szCs w:val="20"/>
              </w:rPr>
              <w:t>자</w:t>
            </w:r>
            <w:r w:rsidR="00BC4488">
              <w:rPr>
                <w:rFonts w:cs="Times New Roman" w:hint="eastAsia"/>
                <w:sz w:val="20"/>
                <w:szCs w:val="20"/>
              </w:rPr>
              <w:t xml:space="preserve"> </w:t>
            </w:r>
            <w:r w:rsidR="00BC4488">
              <w:rPr>
                <w:rFonts w:cs="Times New Roman" w:hint="eastAsia"/>
                <w:sz w:val="20"/>
                <w:szCs w:val="20"/>
              </w:rPr>
              <w:t>업체와</w:t>
            </w:r>
            <w:r w:rsidR="00BC4488">
              <w:rPr>
                <w:rFonts w:cs="Times New Roman" w:hint="eastAsia"/>
                <w:sz w:val="20"/>
                <w:szCs w:val="20"/>
              </w:rPr>
              <w:t xml:space="preserve"> 3</w:t>
            </w:r>
            <w:r w:rsidR="00BC4488">
              <w:rPr>
                <w:rFonts w:cs="Times New Roman" w:hint="eastAsia"/>
                <w:sz w:val="20"/>
                <w:szCs w:val="20"/>
              </w:rPr>
              <w:t>자계약의</w:t>
            </w:r>
            <w:r w:rsidR="00BC4488">
              <w:rPr>
                <w:rFonts w:cs="Times New Roman" w:hint="eastAsia"/>
                <w:sz w:val="20"/>
                <w:szCs w:val="20"/>
              </w:rPr>
              <w:t xml:space="preserve"> </w:t>
            </w:r>
            <w:r w:rsidR="00BC4488">
              <w:rPr>
                <w:rFonts w:cs="Times New Roman" w:hint="eastAsia"/>
                <w:sz w:val="20"/>
                <w:szCs w:val="20"/>
              </w:rPr>
              <w:t>방식으로</w:t>
            </w:r>
            <w:r w:rsidR="00BC4488">
              <w:rPr>
                <w:rFonts w:cs="Times New Roman" w:hint="eastAsia"/>
                <w:sz w:val="20"/>
                <w:szCs w:val="20"/>
              </w:rPr>
              <w:t xml:space="preserve"> </w:t>
            </w:r>
            <w:r w:rsidR="00BC4488">
              <w:rPr>
                <w:rFonts w:cs="Times New Roman" w:hint="eastAsia"/>
                <w:sz w:val="20"/>
                <w:szCs w:val="20"/>
              </w:rPr>
              <w:t>데이터</w:t>
            </w:r>
            <w:r w:rsidR="00BC4488">
              <w:rPr>
                <w:rFonts w:cs="Times New Roman" w:hint="eastAsia"/>
                <w:sz w:val="20"/>
                <w:szCs w:val="20"/>
              </w:rPr>
              <w:t xml:space="preserve"> </w:t>
            </w:r>
            <w:r w:rsidR="00BC4488">
              <w:rPr>
                <w:rFonts w:cs="Times New Roman" w:hint="eastAsia"/>
                <w:sz w:val="20"/>
                <w:szCs w:val="20"/>
              </w:rPr>
              <w:t>생성을</w:t>
            </w:r>
            <w:r w:rsidR="00BC4488">
              <w:rPr>
                <w:rFonts w:cs="Times New Roman" w:hint="eastAsia"/>
                <w:sz w:val="20"/>
                <w:szCs w:val="20"/>
              </w:rPr>
              <w:t xml:space="preserve"> </w:t>
            </w:r>
            <w:r w:rsidR="00BC4488">
              <w:rPr>
                <w:rFonts w:cs="Times New Roman" w:hint="eastAsia"/>
                <w:sz w:val="20"/>
                <w:szCs w:val="20"/>
              </w:rPr>
              <w:t>위탁하는</w:t>
            </w:r>
            <w:r w:rsidR="00BC4488">
              <w:rPr>
                <w:rFonts w:cs="Times New Roman" w:hint="eastAsia"/>
                <w:sz w:val="20"/>
                <w:szCs w:val="20"/>
              </w:rPr>
              <w:t xml:space="preserve"> </w:t>
            </w:r>
            <w:r w:rsidR="00BC4488">
              <w:rPr>
                <w:rFonts w:cs="Times New Roman" w:hint="eastAsia"/>
                <w:sz w:val="20"/>
                <w:szCs w:val="20"/>
              </w:rPr>
              <w:t>방식으로</w:t>
            </w:r>
            <w:r w:rsidR="00BC4488">
              <w:rPr>
                <w:rFonts w:cs="Times New Roman" w:hint="eastAsia"/>
                <w:sz w:val="20"/>
                <w:szCs w:val="20"/>
              </w:rPr>
              <w:t xml:space="preserve"> </w:t>
            </w:r>
            <w:r w:rsidR="00BC4488">
              <w:rPr>
                <w:rFonts w:cs="Times New Roman" w:hint="eastAsia"/>
                <w:sz w:val="20"/>
                <w:szCs w:val="20"/>
              </w:rPr>
              <w:t>체결됨</w:t>
            </w:r>
          </w:p>
          <w:p w14:paraId="6B8DDC50" w14:textId="7679C748" w:rsidR="00926C11" w:rsidRDefault="00BC4488" w:rsidP="00C63AFF">
            <w:pPr>
              <w:pStyle w:val="a8"/>
              <w:widowControl/>
              <w:numPr>
                <w:ilvl w:val="0"/>
                <w:numId w:val="2"/>
              </w:numPr>
              <w:spacing w:before="40" w:after="120" w:line="276" w:lineRule="auto"/>
              <w:rPr>
                <w:rFonts w:cs="Times New Roman"/>
                <w:sz w:val="20"/>
                <w:szCs w:val="20"/>
              </w:rPr>
            </w:pPr>
            <w:r w:rsidRPr="007A1C63">
              <w:rPr>
                <w:rFonts w:cs="Times New Roman" w:hint="eastAsia"/>
                <w:sz w:val="20"/>
                <w:szCs w:val="20"/>
              </w:rPr>
              <w:t>제공된</w:t>
            </w:r>
            <w:r w:rsidRPr="007A1C63">
              <w:rPr>
                <w:rFonts w:cs="Times New Roman" w:hint="eastAsia"/>
                <w:sz w:val="20"/>
                <w:szCs w:val="20"/>
              </w:rPr>
              <w:t xml:space="preserve"> </w:t>
            </w:r>
            <w:r w:rsidRPr="007A1C63">
              <w:rPr>
                <w:rFonts w:cs="Times New Roman" w:hint="eastAsia"/>
                <w:sz w:val="20"/>
                <w:szCs w:val="20"/>
              </w:rPr>
              <w:t>답변에</w:t>
            </w:r>
            <w:r w:rsidRPr="007A1C63">
              <w:rPr>
                <w:rFonts w:cs="Times New Roman" w:hint="eastAsia"/>
                <w:sz w:val="20"/>
                <w:szCs w:val="20"/>
              </w:rPr>
              <w:t xml:space="preserve"> </w:t>
            </w:r>
            <w:r w:rsidRPr="007A1C63">
              <w:rPr>
                <w:rFonts w:cs="Times New Roman" w:hint="eastAsia"/>
                <w:sz w:val="20"/>
                <w:szCs w:val="20"/>
              </w:rPr>
              <w:t>따르면</w:t>
            </w:r>
            <w:r w:rsidRPr="007A1C63">
              <w:rPr>
                <w:rFonts w:cs="Times New Roman" w:hint="eastAsia"/>
                <w:sz w:val="20"/>
                <w:szCs w:val="20"/>
              </w:rPr>
              <w:t>,</w:t>
            </w:r>
            <w:r w:rsidRPr="007A1C63">
              <w:rPr>
                <w:rFonts w:cs="Times New Roman"/>
                <w:sz w:val="20"/>
                <w:szCs w:val="20"/>
              </w:rPr>
              <w:t xml:space="preserve"> </w:t>
            </w:r>
            <w:r w:rsidRPr="007A1C63">
              <w:rPr>
                <w:rFonts w:cs="Times New Roman" w:hint="eastAsia"/>
                <w:sz w:val="20"/>
                <w:szCs w:val="20"/>
              </w:rPr>
              <w:t>대상회사는</w:t>
            </w:r>
            <w:r w:rsidRPr="007A1C63">
              <w:rPr>
                <w:rFonts w:cs="Times New Roman" w:hint="eastAsia"/>
                <w:sz w:val="20"/>
                <w:szCs w:val="20"/>
              </w:rPr>
              <w:t xml:space="preserve"> </w:t>
            </w:r>
            <w:r w:rsidRPr="007A1C63">
              <w:rPr>
                <w:rFonts w:cs="Times New Roman" w:hint="eastAsia"/>
                <w:sz w:val="20"/>
                <w:szCs w:val="20"/>
              </w:rPr>
              <w:t>지도</w:t>
            </w:r>
            <w:r w:rsidRPr="007A1C63">
              <w:rPr>
                <w:rFonts w:cs="Times New Roman" w:hint="eastAsia"/>
                <w:sz w:val="20"/>
                <w:szCs w:val="20"/>
              </w:rPr>
              <w:t xml:space="preserve"> API</w:t>
            </w:r>
            <w:r w:rsidRPr="007A1C63">
              <w:rPr>
                <w:rFonts w:cs="Times New Roman" w:hint="eastAsia"/>
                <w:sz w:val="20"/>
                <w:szCs w:val="20"/>
              </w:rPr>
              <w:t>의</w:t>
            </w:r>
            <w:r w:rsidRPr="007A1C63">
              <w:rPr>
                <w:rFonts w:cs="Times New Roman" w:hint="eastAsia"/>
                <w:sz w:val="20"/>
                <w:szCs w:val="20"/>
              </w:rPr>
              <w:t xml:space="preserve"> </w:t>
            </w:r>
            <w:r w:rsidRPr="007A1C63">
              <w:rPr>
                <w:rFonts w:cs="Times New Roman" w:hint="eastAsia"/>
                <w:sz w:val="20"/>
                <w:szCs w:val="20"/>
              </w:rPr>
              <w:t>경우</w:t>
            </w:r>
            <w:r w:rsidRPr="007A1C63">
              <w:rPr>
                <w:rFonts w:cs="Times New Roman" w:hint="eastAsia"/>
                <w:sz w:val="20"/>
                <w:szCs w:val="20"/>
              </w:rPr>
              <w:t xml:space="preserve"> </w:t>
            </w:r>
            <w:r w:rsidRPr="007A1C63">
              <w:rPr>
                <w:rFonts w:cs="Times New Roman" w:hint="eastAsia"/>
                <w:sz w:val="20"/>
                <w:szCs w:val="20"/>
              </w:rPr>
              <w:t>서비스</w:t>
            </w:r>
            <w:r w:rsidRPr="007A1C63">
              <w:rPr>
                <w:rFonts w:cs="Times New Roman" w:hint="eastAsia"/>
                <w:sz w:val="20"/>
                <w:szCs w:val="20"/>
              </w:rPr>
              <w:t xml:space="preserve"> </w:t>
            </w:r>
            <w:r w:rsidRPr="007A1C63">
              <w:rPr>
                <w:rFonts w:cs="Times New Roman" w:hint="eastAsia"/>
                <w:sz w:val="20"/>
                <w:szCs w:val="20"/>
              </w:rPr>
              <w:t>의존도가</w:t>
            </w:r>
            <w:r w:rsidRPr="007A1C63">
              <w:rPr>
                <w:rFonts w:cs="Times New Roman" w:hint="eastAsia"/>
                <w:sz w:val="20"/>
                <w:szCs w:val="20"/>
              </w:rPr>
              <w:t xml:space="preserve"> </w:t>
            </w:r>
            <w:r w:rsidRPr="007A1C63">
              <w:rPr>
                <w:rFonts w:cs="Times New Roman" w:hint="eastAsia"/>
                <w:sz w:val="20"/>
                <w:szCs w:val="20"/>
              </w:rPr>
              <w:t>높아</w:t>
            </w:r>
            <w:r w:rsidRPr="007A1C63">
              <w:rPr>
                <w:rFonts w:cs="Times New Roman" w:hint="eastAsia"/>
                <w:sz w:val="20"/>
                <w:szCs w:val="20"/>
              </w:rPr>
              <w:t xml:space="preserve"> </w:t>
            </w:r>
            <w:r w:rsidRPr="007A1C63">
              <w:rPr>
                <w:rFonts w:cs="Times New Roman"/>
                <w:sz w:val="20"/>
                <w:szCs w:val="20"/>
              </w:rPr>
              <w:t>Separation</w:t>
            </w:r>
            <w:r w:rsidRPr="007A1C63">
              <w:rPr>
                <w:rFonts w:cs="Times New Roman" w:hint="eastAsia"/>
                <w:sz w:val="20"/>
                <w:szCs w:val="20"/>
              </w:rPr>
              <w:t>이</w:t>
            </w:r>
            <w:r w:rsidRPr="007A1C63">
              <w:rPr>
                <w:rFonts w:cs="Times New Roman" w:hint="eastAsia"/>
                <w:sz w:val="20"/>
                <w:szCs w:val="20"/>
              </w:rPr>
              <w:t xml:space="preserve"> </w:t>
            </w:r>
            <w:r w:rsidRPr="007A1C63">
              <w:rPr>
                <w:rFonts w:cs="Times New Roman" w:hint="eastAsia"/>
                <w:sz w:val="20"/>
                <w:szCs w:val="20"/>
              </w:rPr>
              <w:t>어려운</w:t>
            </w:r>
            <w:r w:rsidRPr="007A1C63">
              <w:rPr>
                <w:rFonts w:cs="Times New Roman" w:hint="eastAsia"/>
                <w:sz w:val="20"/>
                <w:szCs w:val="20"/>
              </w:rPr>
              <w:t xml:space="preserve"> </w:t>
            </w:r>
            <w:r w:rsidRPr="007A1C63">
              <w:rPr>
                <w:rFonts w:cs="Times New Roman" w:hint="eastAsia"/>
                <w:sz w:val="20"/>
                <w:szCs w:val="20"/>
              </w:rPr>
              <w:t>상황이며</w:t>
            </w:r>
            <w:r w:rsidRPr="007A1C63">
              <w:rPr>
                <w:rFonts w:cs="Times New Roman" w:hint="eastAsia"/>
                <w:sz w:val="20"/>
                <w:szCs w:val="20"/>
              </w:rPr>
              <w:t>,</w:t>
            </w:r>
            <w:r w:rsidRPr="007A1C63">
              <w:rPr>
                <w:rFonts w:cs="Times New Roman"/>
                <w:sz w:val="20"/>
                <w:szCs w:val="20"/>
              </w:rPr>
              <w:t xml:space="preserve"> </w:t>
            </w:r>
            <w:r w:rsidRPr="007A1C63">
              <w:rPr>
                <w:rFonts w:cs="Times New Roman" w:hint="eastAsia"/>
                <w:sz w:val="20"/>
                <w:szCs w:val="20"/>
              </w:rPr>
              <w:t>추가</w:t>
            </w:r>
            <w:r w:rsidRPr="007A1C63">
              <w:rPr>
                <w:rFonts w:cs="Times New Roman" w:hint="eastAsia"/>
                <w:sz w:val="20"/>
                <w:szCs w:val="20"/>
              </w:rPr>
              <w:t xml:space="preserve"> </w:t>
            </w:r>
            <w:r w:rsidRPr="007A1C63">
              <w:rPr>
                <w:rFonts w:cs="Times New Roman" w:hint="eastAsia"/>
                <w:sz w:val="20"/>
                <w:szCs w:val="20"/>
              </w:rPr>
              <w:t>지도</w:t>
            </w:r>
            <w:r w:rsidRPr="007A1C63">
              <w:rPr>
                <w:rFonts w:cs="Times New Roman" w:hint="eastAsia"/>
                <w:sz w:val="20"/>
                <w:szCs w:val="20"/>
              </w:rPr>
              <w:t xml:space="preserve"> </w:t>
            </w:r>
            <w:r w:rsidRPr="007A1C63">
              <w:rPr>
                <w:rFonts w:cs="Times New Roman" w:hint="eastAsia"/>
                <w:sz w:val="20"/>
                <w:szCs w:val="20"/>
              </w:rPr>
              <w:t>데이터의</w:t>
            </w:r>
            <w:r w:rsidRPr="007A1C63">
              <w:rPr>
                <w:rFonts w:cs="Times New Roman" w:hint="eastAsia"/>
                <w:sz w:val="20"/>
                <w:szCs w:val="20"/>
              </w:rPr>
              <w:t xml:space="preserve"> </w:t>
            </w:r>
            <w:r w:rsidRPr="007A1C63">
              <w:rPr>
                <w:rFonts w:cs="Times New Roman" w:hint="eastAsia"/>
                <w:sz w:val="20"/>
                <w:szCs w:val="20"/>
              </w:rPr>
              <w:t>경우</w:t>
            </w:r>
            <w:r w:rsidRPr="007A1C63">
              <w:rPr>
                <w:rFonts w:cs="Times New Roman" w:hint="eastAsia"/>
                <w:sz w:val="20"/>
                <w:szCs w:val="20"/>
              </w:rPr>
              <w:t xml:space="preserve"> </w:t>
            </w:r>
            <w:r w:rsidRPr="007A1C63">
              <w:rPr>
                <w:rFonts w:cs="Times New Roman" w:hint="eastAsia"/>
                <w:sz w:val="20"/>
                <w:szCs w:val="20"/>
              </w:rPr>
              <w:t>제</w:t>
            </w:r>
            <w:r w:rsidRPr="007A1C63">
              <w:rPr>
                <w:rFonts w:cs="Times New Roman" w:hint="eastAsia"/>
                <w:sz w:val="20"/>
                <w:szCs w:val="20"/>
              </w:rPr>
              <w:t>3</w:t>
            </w:r>
            <w:r w:rsidRPr="007A1C63">
              <w:rPr>
                <w:rFonts w:cs="Times New Roman" w:hint="eastAsia"/>
                <w:sz w:val="20"/>
                <w:szCs w:val="20"/>
              </w:rPr>
              <w:t>자와</w:t>
            </w:r>
            <w:r w:rsidRPr="007A1C63">
              <w:rPr>
                <w:rFonts w:cs="Times New Roman" w:hint="eastAsia"/>
                <w:sz w:val="20"/>
                <w:szCs w:val="20"/>
              </w:rPr>
              <w:t xml:space="preserve"> </w:t>
            </w:r>
            <w:r w:rsidRPr="007A1C63">
              <w:rPr>
                <w:rFonts w:cs="Times New Roman" w:hint="eastAsia"/>
                <w:sz w:val="20"/>
                <w:szCs w:val="20"/>
              </w:rPr>
              <w:t>직접</w:t>
            </w:r>
            <w:r w:rsidRPr="007A1C63">
              <w:rPr>
                <w:rFonts w:cs="Times New Roman" w:hint="eastAsia"/>
                <w:sz w:val="20"/>
                <w:szCs w:val="20"/>
              </w:rPr>
              <w:t xml:space="preserve"> </w:t>
            </w:r>
            <w:r w:rsidRPr="007A1C63">
              <w:rPr>
                <w:rFonts w:cs="Times New Roman" w:hint="eastAsia"/>
                <w:sz w:val="20"/>
                <w:szCs w:val="20"/>
              </w:rPr>
              <w:t>양자</w:t>
            </w:r>
            <w:r w:rsidRPr="007A1C63">
              <w:rPr>
                <w:rFonts w:cs="Times New Roman" w:hint="eastAsia"/>
                <w:sz w:val="20"/>
                <w:szCs w:val="20"/>
              </w:rPr>
              <w:t xml:space="preserve"> </w:t>
            </w:r>
            <w:r w:rsidRPr="007A1C63">
              <w:rPr>
                <w:rFonts w:cs="Times New Roman" w:hint="eastAsia"/>
                <w:sz w:val="20"/>
                <w:szCs w:val="20"/>
              </w:rPr>
              <w:t>계약을</w:t>
            </w:r>
            <w:r w:rsidRPr="007A1C63">
              <w:rPr>
                <w:rFonts w:cs="Times New Roman" w:hint="eastAsia"/>
                <w:sz w:val="20"/>
                <w:szCs w:val="20"/>
              </w:rPr>
              <w:t xml:space="preserve"> </w:t>
            </w:r>
            <w:r w:rsidRPr="007A1C63">
              <w:rPr>
                <w:rFonts w:cs="Times New Roman" w:hint="eastAsia"/>
                <w:sz w:val="20"/>
                <w:szCs w:val="20"/>
              </w:rPr>
              <w:t>체결하는</w:t>
            </w:r>
            <w:r w:rsidRPr="007A1C63">
              <w:rPr>
                <w:rFonts w:cs="Times New Roman" w:hint="eastAsia"/>
                <w:sz w:val="20"/>
                <w:szCs w:val="20"/>
              </w:rPr>
              <w:t xml:space="preserve"> </w:t>
            </w:r>
            <w:r w:rsidR="007A1C63" w:rsidRPr="007A1C63">
              <w:rPr>
                <w:rFonts w:cs="Times New Roman" w:hint="eastAsia"/>
                <w:sz w:val="20"/>
                <w:szCs w:val="20"/>
              </w:rPr>
              <w:t>것이</w:t>
            </w:r>
            <w:r w:rsidR="007A1C63" w:rsidRPr="007A1C63">
              <w:rPr>
                <w:rFonts w:cs="Times New Roman" w:hint="eastAsia"/>
                <w:sz w:val="20"/>
                <w:szCs w:val="20"/>
              </w:rPr>
              <w:t xml:space="preserve"> </w:t>
            </w:r>
            <w:r w:rsidR="007A1C63" w:rsidRPr="007A1C63">
              <w:rPr>
                <w:rFonts w:cs="Times New Roman" w:hint="eastAsia"/>
                <w:sz w:val="20"/>
                <w:szCs w:val="20"/>
              </w:rPr>
              <w:t>가능할</w:t>
            </w:r>
            <w:r w:rsidR="007A1C63" w:rsidRPr="007A1C63">
              <w:rPr>
                <w:rFonts w:cs="Times New Roman" w:hint="eastAsia"/>
                <w:sz w:val="20"/>
                <w:szCs w:val="20"/>
              </w:rPr>
              <w:t xml:space="preserve"> </w:t>
            </w:r>
            <w:r w:rsidR="007A1C63" w:rsidRPr="007A1C63">
              <w:rPr>
                <w:rFonts w:cs="Times New Roman" w:hint="eastAsia"/>
                <w:sz w:val="20"/>
                <w:szCs w:val="20"/>
              </w:rPr>
              <w:t>것이라고</w:t>
            </w:r>
            <w:r w:rsidR="007A1C63" w:rsidRPr="007A1C63">
              <w:rPr>
                <w:rFonts w:cs="Times New Roman" w:hint="eastAsia"/>
                <w:sz w:val="20"/>
                <w:szCs w:val="20"/>
              </w:rPr>
              <w:t xml:space="preserve"> </w:t>
            </w:r>
            <w:r w:rsidR="007A1C63" w:rsidRPr="007A1C63">
              <w:rPr>
                <w:rFonts w:cs="Times New Roman" w:hint="eastAsia"/>
                <w:sz w:val="20"/>
                <w:szCs w:val="20"/>
              </w:rPr>
              <w:t>함</w:t>
            </w:r>
            <w:r w:rsidR="007A1C63" w:rsidRPr="007A1C63">
              <w:rPr>
                <w:rFonts w:cs="Times New Roman" w:hint="eastAsia"/>
                <w:sz w:val="20"/>
                <w:szCs w:val="20"/>
              </w:rPr>
              <w:t>.</w:t>
            </w:r>
            <w:r w:rsidR="007A1C63" w:rsidRPr="007A1C63">
              <w:rPr>
                <w:rFonts w:cs="Times New Roman"/>
                <w:sz w:val="20"/>
                <w:szCs w:val="20"/>
              </w:rPr>
              <w:t xml:space="preserve"> </w:t>
            </w:r>
            <w:r w:rsidR="007A1C63" w:rsidRPr="007A1C63">
              <w:rPr>
                <w:rFonts w:cs="Times New Roman" w:hint="eastAsia"/>
                <w:sz w:val="20"/>
                <w:szCs w:val="20"/>
              </w:rPr>
              <w:t>또한</w:t>
            </w:r>
            <w:r w:rsidRPr="007A1C63">
              <w:rPr>
                <w:rFonts w:cs="Times New Roman" w:hint="eastAsia"/>
                <w:sz w:val="20"/>
                <w:szCs w:val="20"/>
              </w:rPr>
              <w:t>,</w:t>
            </w:r>
            <w:r w:rsidRPr="007A1C63">
              <w:rPr>
                <w:rFonts w:cs="Times New Roman"/>
                <w:sz w:val="20"/>
                <w:szCs w:val="20"/>
              </w:rPr>
              <w:t xml:space="preserve"> </w:t>
            </w:r>
            <w:r w:rsidRPr="007A1C63">
              <w:rPr>
                <w:rFonts w:cs="Times New Roman" w:hint="eastAsia"/>
                <w:sz w:val="20"/>
                <w:szCs w:val="20"/>
              </w:rPr>
              <w:t>대상회사는</w:t>
            </w:r>
            <w:r w:rsidRPr="007A1C63">
              <w:rPr>
                <w:rFonts w:cs="Times New Roman" w:hint="eastAsia"/>
                <w:sz w:val="20"/>
                <w:szCs w:val="20"/>
              </w:rPr>
              <w:t xml:space="preserve"> </w:t>
            </w:r>
            <w:r w:rsidRPr="007A1C63">
              <w:rPr>
                <w:rFonts w:cs="Times New Roman" w:hint="eastAsia"/>
                <w:sz w:val="20"/>
                <w:szCs w:val="20"/>
              </w:rPr>
              <w:t>장기적으로</w:t>
            </w:r>
            <w:r w:rsidRPr="007A1C63">
              <w:rPr>
                <w:rFonts w:cs="Times New Roman" w:hint="eastAsia"/>
                <w:sz w:val="20"/>
                <w:szCs w:val="20"/>
              </w:rPr>
              <w:t xml:space="preserve"> </w:t>
            </w:r>
            <w:r w:rsidR="00C63AFF">
              <w:rPr>
                <w:rFonts w:cs="Times New Roman" w:hint="eastAsia"/>
                <w:sz w:val="20"/>
                <w:szCs w:val="20"/>
              </w:rPr>
              <w:t>지도</w:t>
            </w:r>
            <w:r w:rsidR="00C63AFF">
              <w:rPr>
                <w:rFonts w:cs="Times New Roman" w:hint="eastAsia"/>
                <w:sz w:val="20"/>
                <w:szCs w:val="20"/>
              </w:rPr>
              <w:t xml:space="preserve"> </w:t>
            </w:r>
            <w:r w:rsidR="00C63AFF">
              <w:rPr>
                <w:rFonts w:cs="Times New Roman"/>
                <w:sz w:val="20"/>
                <w:szCs w:val="20"/>
              </w:rPr>
              <w:t>API</w:t>
            </w:r>
            <w:r w:rsidR="00C63AFF">
              <w:rPr>
                <w:rFonts w:cs="Times New Roman" w:hint="eastAsia"/>
                <w:sz w:val="20"/>
                <w:szCs w:val="20"/>
              </w:rPr>
              <w:t>를</w:t>
            </w:r>
            <w:r w:rsidR="00C63AFF">
              <w:rPr>
                <w:rFonts w:cs="Times New Roman" w:hint="eastAsia"/>
                <w:sz w:val="20"/>
                <w:szCs w:val="20"/>
              </w:rPr>
              <w:t xml:space="preserve"> </w:t>
            </w:r>
            <w:r w:rsidRPr="007A1C63">
              <w:rPr>
                <w:rFonts w:cs="Times New Roman" w:hint="eastAsia"/>
                <w:sz w:val="20"/>
                <w:szCs w:val="20"/>
              </w:rPr>
              <w:t>직접</w:t>
            </w:r>
            <w:r w:rsidRPr="007A1C63">
              <w:rPr>
                <w:rFonts w:cs="Times New Roman" w:hint="eastAsia"/>
                <w:sz w:val="20"/>
                <w:szCs w:val="20"/>
              </w:rPr>
              <w:t xml:space="preserve"> </w:t>
            </w:r>
            <w:r w:rsidRPr="007A1C63">
              <w:rPr>
                <w:rFonts w:cs="Times New Roman" w:hint="eastAsia"/>
                <w:sz w:val="20"/>
                <w:szCs w:val="20"/>
              </w:rPr>
              <w:t>구축할</w:t>
            </w:r>
            <w:r w:rsidRPr="007A1C63">
              <w:rPr>
                <w:rFonts w:cs="Times New Roman" w:hint="eastAsia"/>
                <w:sz w:val="20"/>
                <w:szCs w:val="20"/>
              </w:rPr>
              <w:t xml:space="preserve"> </w:t>
            </w:r>
            <w:r w:rsidRPr="007A1C63">
              <w:rPr>
                <w:rFonts w:cs="Times New Roman" w:hint="eastAsia"/>
                <w:sz w:val="20"/>
                <w:szCs w:val="20"/>
              </w:rPr>
              <w:t>계획은</w:t>
            </w:r>
            <w:r w:rsidRPr="007A1C63">
              <w:rPr>
                <w:rFonts w:cs="Times New Roman" w:hint="eastAsia"/>
                <w:sz w:val="20"/>
                <w:szCs w:val="20"/>
              </w:rPr>
              <w:t xml:space="preserve"> </w:t>
            </w:r>
            <w:r w:rsidRPr="007A1C63">
              <w:rPr>
                <w:rFonts w:cs="Times New Roman" w:hint="eastAsia"/>
                <w:sz w:val="20"/>
                <w:szCs w:val="20"/>
              </w:rPr>
              <w:t>있으나</w:t>
            </w:r>
            <w:r w:rsidRPr="007A1C63">
              <w:rPr>
                <w:rFonts w:cs="Times New Roman" w:hint="eastAsia"/>
                <w:sz w:val="20"/>
                <w:szCs w:val="20"/>
              </w:rPr>
              <w:t>,</w:t>
            </w:r>
            <w:r w:rsidRPr="007A1C63">
              <w:rPr>
                <w:rFonts w:cs="Times New Roman"/>
                <w:sz w:val="20"/>
                <w:szCs w:val="20"/>
              </w:rPr>
              <w:t xml:space="preserve"> </w:t>
            </w:r>
            <w:r w:rsidRPr="007A1C63">
              <w:rPr>
                <w:rFonts w:cs="Times New Roman" w:hint="eastAsia"/>
                <w:sz w:val="20"/>
                <w:szCs w:val="20"/>
              </w:rPr>
              <w:t>이처럼</w:t>
            </w:r>
            <w:r w:rsidRPr="007A1C63">
              <w:rPr>
                <w:rFonts w:cs="Times New Roman" w:hint="eastAsia"/>
                <w:sz w:val="20"/>
                <w:szCs w:val="20"/>
              </w:rPr>
              <w:t xml:space="preserve"> </w:t>
            </w:r>
            <w:r w:rsidR="00C63AFF">
              <w:rPr>
                <w:rFonts w:cs="Times New Roman" w:hint="eastAsia"/>
                <w:sz w:val="20"/>
                <w:szCs w:val="20"/>
              </w:rPr>
              <w:t>지도</w:t>
            </w:r>
            <w:r w:rsidR="00C63AFF">
              <w:rPr>
                <w:rFonts w:cs="Times New Roman" w:hint="eastAsia"/>
                <w:sz w:val="20"/>
                <w:szCs w:val="20"/>
              </w:rPr>
              <w:t xml:space="preserve"> API</w:t>
            </w:r>
            <w:r w:rsidR="00C63AFF">
              <w:rPr>
                <w:rFonts w:cs="Times New Roman" w:hint="eastAsia"/>
                <w:sz w:val="20"/>
                <w:szCs w:val="20"/>
              </w:rPr>
              <w:t>를</w:t>
            </w:r>
            <w:r w:rsidR="00C63AFF">
              <w:rPr>
                <w:rFonts w:cs="Times New Roman" w:hint="eastAsia"/>
                <w:sz w:val="20"/>
                <w:szCs w:val="20"/>
              </w:rPr>
              <w:t xml:space="preserve"> </w:t>
            </w:r>
            <w:r w:rsidRPr="007A1C63">
              <w:rPr>
                <w:rFonts w:cs="Times New Roman" w:hint="eastAsia"/>
                <w:sz w:val="20"/>
                <w:szCs w:val="20"/>
              </w:rPr>
              <w:t>직접</w:t>
            </w:r>
            <w:r w:rsidRPr="007A1C63">
              <w:rPr>
                <w:rFonts w:cs="Times New Roman" w:hint="eastAsia"/>
                <w:sz w:val="20"/>
                <w:szCs w:val="20"/>
              </w:rPr>
              <w:t xml:space="preserve"> </w:t>
            </w:r>
            <w:r w:rsidRPr="007A1C63">
              <w:rPr>
                <w:rFonts w:cs="Times New Roman" w:hint="eastAsia"/>
                <w:sz w:val="20"/>
                <w:szCs w:val="20"/>
              </w:rPr>
              <w:t>구축할</w:t>
            </w:r>
            <w:r w:rsidRPr="007A1C63">
              <w:rPr>
                <w:rFonts w:cs="Times New Roman" w:hint="eastAsia"/>
                <w:sz w:val="20"/>
                <w:szCs w:val="20"/>
              </w:rPr>
              <w:t xml:space="preserve"> </w:t>
            </w:r>
            <w:r w:rsidRPr="007A1C63">
              <w:rPr>
                <w:rFonts w:cs="Times New Roman" w:hint="eastAsia"/>
                <w:sz w:val="20"/>
                <w:szCs w:val="20"/>
              </w:rPr>
              <w:t>경우</w:t>
            </w:r>
            <w:r w:rsidRPr="007A1C63">
              <w:rPr>
                <w:rFonts w:cs="Times New Roman" w:hint="eastAsia"/>
                <w:sz w:val="20"/>
                <w:szCs w:val="20"/>
              </w:rPr>
              <w:t xml:space="preserve"> </w:t>
            </w:r>
            <w:r w:rsidR="009F33AB">
              <w:rPr>
                <w:rFonts w:cs="Times New Roman" w:hint="eastAsia"/>
                <w:sz w:val="20"/>
                <w:szCs w:val="20"/>
              </w:rPr>
              <w:t>지도</w:t>
            </w:r>
            <w:r w:rsidR="009F33AB">
              <w:rPr>
                <w:rFonts w:cs="Times New Roman" w:hint="eastAsia"/>
                <w:sz w:val="20"/>
                <w:szCs w:val="20"/>
              </w:rPr>
              <w:t xml:space="preserve"> </w:t>
            </w:r>
            <w:r w:rsidR="009F33AB">
              <w:rPr>
                <w:rFonts w:cs="Times New Roman"/>
                <w:sz w:val="20"/>
                <w:szCs w:val="20"/>
              </w:rPr>
              <w:t xml:space="preserve">API </w:t>
            </w:r>
            <w:r w:rsidR="009F33AB">
              <w:rPr>
                <w:rFonts w:cs="Times New Roman" w:hint="eastAsia"/>
                <w:sz w:val="20"/>
                <w:szCs w:val="20"/>
              </w:rPr>
              <w:t>구축에만</w:t>
            </w:r>
            <w:r w:rsidR="009F33AB">
              <w:rPr>
                <w:rFonts w:cs="Times New Roman" w:hint="eastAsia"/>
                <w:sz w:val="20"/>
                <w:szCs w:val="20"/>
              </w:rPr>
              <w:t xml:space="preserve"> </w:t>
            </w:r>
            <w:r w:rsidRPr="00C63AFF">
              <w:rPr>
                <w:rFonts w:cs="Times New Roman" w:hint="eastAsia"/>
                <w:sz w:val="20"/>
                <w:szCs w:val="20"/>
              </w:rPr>
              <w:t>연간</w:t>
            </w:r>
            <w:r w:rsidRPr="00C63AFF">
              <w:rPr>
                <w:rFonts w:cs="Times New Roman" w:hint="eastAsia"/>
                <w:sz w:val="20"/>
                <w:szCs w:val="20"/>
              </w:rPr>
              <w:t xml:space="preserve"> </w:t>
            </w:r>
            <w:r w:rsidRPr="00C63AFF">
              <w:rPr>
                <w:rFonts w:cs="Times New Roman"/>
                <w:sz w:val="20"/>
                <w:szCs w:val="20"/>
              </w:rPr>
              <w:t>50~100</w:t>
            </w:r>
            <w:r w:rsidRPr="00C63AFF">
              <w:rPr>
                <w:rFonts w:cs="Times New Roman" w:hint="eastAsia"/>
                <w:sz w:val="20"/>
                <w:szCs w:val="20"/>
              </w:rPr>
              <w:t>억원</w:t>
            </w:r>
            <w:r w:rsidRPr="007A1C63">
              <w:rPr>
                <w:rFonts w:cs="Times New Roman" w:hint="eastAsia"/>
                <w:sz w:val="20"/>
                <w:szCs w:val="20"/>
              </w:rPr>
              <w:t xml:space="preserve"> </w:t>
            </w:r>
            <w:r w:rsidRPr="007A1C63">
              <w:rPr>
                <w:rFonts w:cs="Times New Roman" w:hint="eastAsia"/>
                <w:sz w:val="20"/>
                <w:szCs w:val="20"/>
              </w:rPr>
              <w:t>정도의</w:t>
            </w:r>
            <w:r w:rsidRPr="007A1C63">
              <w:rPr>
                <w:rFonts w:cs="Times New Roman" w:hint="eastAsia"/>
                <w:sz w:val="20"/>
                <w:szCs w:val="20"/>
              </w:rPr>
              <w:t xml:space="preserve"> </w:t>
            </w:r>
            <w:r w:rsidRPr="007A1C63">
              <w:rPr>
                <w:rFonts w:cs="Times New Roman" w:hint="eastAsia"/>
                <w:sz w:val="20"/>
                <w:szCs w:val="20"/>
              </w:rPr>
              <w:t>비용이</w:t>
            </w:r>
            <w:r w:rsidRPr="007A1C63">
              <w:rPr>
                <w:rFonts w:cs="Times New Roman" w:hint="eastAsia"/>
                <w:sz w:val="20"/>
                <w:szCs w:val="20"/>
              </w:rPr>
              <w:t xml:space="preserve"> </w:t>
            </w:r>
            <w:r w:rsidRPr="007A1C63">
              <w:rPr>
                <w:rFonts w:cs="Times New Roman" w:hint="eastAsia"/>
                <w:sz w:val="20"/>
                <w:szCs w:val="20"/>
              </w:rPr>
              <w:t>소요될</w:t>
            </w:r>
            <w:r w:rsidRPr="007A1C63">
              <w:rPr>
                <w:rFonts w:cs="Times New Roman" w:hint="eastAsia"/>
                <w:sz w:val="20"/>
                <w:szCs w:val="20"/>
              </w:rPr>
              <w:t xml:space="preserve"> </w:t>
            </w:r>
            <w:r w:rsidRPr="007A1C63">
              <w:rPr>
                <w:rFonts w:cs="Times New Roman" w:hint="eastAsia"/>
                <w:sz w:val="20"/>
                <w:szCs w:val="20"/>
              </w:rPr>
              <w:t>것으로</w:t>
            </w:r>
            <w:r w:rsidRPr="007A1C63">
              <w:rPr>
                <w:rFonts w:cs="Times New Roman" w:hint="eastAsia"/>
                <w:sz w:val="20"/>
                <w:szCs w:val="20"/>
              </w:rPr>
              <w:t xml:space="preserve"> </w:t>
            </w:r>
            <w:r w:rsidR="007A1C63">
              <w:rPr>
                <w:rFonts w:cs="Times New Roman" w:hint="eastAsia"/>
                <w:sz w:val="20"/>
                <w:szCs w:val="20"/>
              </w:rPr>
              <w:t>예상된다고</w:t>
            </w:r>
            <w:r w:rsidR="007A1C63">
              <w:rPr>
                <w:rFonts w:cs="Times New Roman" w:hint="eastAsia"/>
                <w:sz w:val="20"/>
                <w:szCs w:val="20"/>
              </w:rPr>
              <w:t xml:space="preserve"> </w:t>
            </w:r>
            <w:r w:rsidR="00C235D9">
              <w:rPr>
                <w:rFonts w:cs="Times New Roman" w:hint="eastAsia"/>
                <w:sz w:val="20"/>
                <w:szCs w:val="20"/>
              </w:rPr>
              <w:t>하며</w:t>
            </w:r>
            <w:r w:rsidR="00C235D9">
              <w:rPr>
                <w:rFonts w:cs="Times New Roman" w:hint="eastAsia"/>
                <w:sz w:val="20"/>
                <w:szCs w:val="20"/>
              </w:rPr>
              <w:t>,</w:t>
            </w:r>
            <w:r w:rsidR="00C235D9">
              <w:rPr>
                <w:rFonts w:cs="Times New Roman"/>
                <w:sz w:val="20"/>
                <w:szCs w:val="20"/>
              </w:rPr>
              <w:t xml:space="preserve"> </w:t>
            </w:r>
            <w:r w:rsidR="00C235D9">
              <w:rPr>
                <w:rFonts w:cs="Times New Roman" w:hint="eastAsia"/>
                <w:sz w:val="20"/>
                <w:szCs w:val="20"/>
              </w:rPr>
              <w:t>기간도</w:t>
            </w:r>
            <w:r w:rsidR="00C235D9">
              <w:rPr>
                <w:rFonts w:cs="Times New Roman" w:hint="eastAsia"/>
                <w:sz w:val="20"/>
                <w:szCs w:val="20"/>
              </w:rPr>
              <w:t xml:space="preserve"> </w:t>
            </w:r>
            <w:r w:rsidR="00C235D9">
              <w:rPr>
                <w:rFonts w:cs="Times New Roman"/>
                <w:sz w:val="20"/>
                <w:szCs w:val="20"/>
              </w:rPr>
              <w:t>1</w:t>
            </w:r>
            <w:r w:rsidR="00C235D9">
              <w:rPr>
                <w:rFonts w:cs="Times New Roman" w:hint="eastAsia"/>
                <w:sz w:val="20"/>
                <w:szCs w:val="20"/>
              </w:rPr>
              <w:t>년</w:t>
            </w:r>
            <w:r w:rsidR="00C235D9">
              <w:rPr>
                <w:rFonts w:cs="Times New Roman" w:hint="eastAsia"/>
                <w:sz w:val="20"/>
                <w:szCs w:val="20"/>
              </w:rPr>
              <w:t xml:space="preserve"> </w:t>
            </w:r>
            <w:r w:rsidR="00C235D9">
              <w:rPr>
                <w:rFonts w:cs="Times New Roman" w:hint="eastAsia"/>
                <w:sz w:val="20"/>
                <w:szCs w:val="20"/>
              </w:rPr>
              <w:t>이상의</w:t>
            </w:r>
            <w:r w:rsidR="00C235D9">
              <w:rPr>
                <w:rFonts w:cs="Times New Roman" w:hint="eastAsia"/>
                <w:sz w:val="20"/>
                <w:szCs w:val="20"/>
              </w:rPr>
              <w:t xml:space="preserve"> </w:t>
            </w:r>
            <w:r w:rsidR="00C235D9">
              <w:rPr>
                <w:rFonts w:cs="Times New Roman" w:hint="eastAsia"/>
                <w:sz w:val="20"/>
                <w:szCs w:val="20"/>
              </w:rPr>
              <w:t>준비기간이</w:t>
            </w:r>
            <w:r w:rsidR="00C235D9">
              <w:rPr>
                <w:rFonts w:cs="Times New Roman" w:hint="eastAsia"/>
                <w:sz w:val="20"/>
                <w:szCs w:val="20"/>
              </w:rPr>
              <w:t xml:space="preserve"> </w:t>
            </w:r>
            <w:r w:rsidR="00C235D9">
              <w:rPr>
                <w:rFonts w:cs="Times New Roman" w:hint="eastAsia"/>
                <w:sz w:val="20"/>
                <w:szCs w:val="20"/>
              </w:rPr>
              <w:t>필요할</w:t>
            </w:r>
            <w:r w:rsidR="00C235D9">
              <w:rPr>
                <w:rFonts w:cs="Times New Roman" w:hint="eastAsia"/>
                <w:sz w:val="20"/>
                <w:szCs w:val="20"/>
              </w:rPr>
              <w:t xml:space="preserve"> </w:t>
            </w:r>
            <w:r w:rsidR="00C235D9">
              <w:rPr>
                <w:rFonts w:cs="Times New Roman" w:hint="eastAsia"/>
                <w:sz w:val="20"/>
                <w:szCs w:val="20"/>
              </w:rPr>
              <w:t>것이라고</w:t>
            </w:r>
            <w:r w:rsidR="00C235D9">
              <w:rPr>
                <w:rFonts w:cs="Times New Roman" w:hint="eastAsia"/>
                <w:sz w:val="20"/>
                <w:szCs w:val="20"/>
              </w:rPr>
              <w:t xml:space="preserve"> </w:t>
            </w:r>
            <w:r w:rsidR="007A1C63">
              <w:rPr>
                <w:rFonts w:cs="Times New Roman" w:hint="eastAsia"/>
                <w:sz w:val="20"/>
                <w:szCs w:val="20"/>
              </w:rPr>
              <w:t>함</w:t>
            </w:r>
            <w:r w:rsidR="007A1C63">
              <w:rPr>
                <w:rFonts w:cs="Times New Roman" w:hint="eastAsia"/>
                <w:sz w:val="20"/>
                <w:szCs w:val="20"/>
              </w:rPr>
              <w:t>.</w:t>
            </w:r>
          </w:p>
          <w:p w14:paraId="595A937F" w14:textId="485D340C" w:rsidR="00BC4488" w:rsidRPr="007A1C63" w:rsidRDefault="00926C11" w:rsidP="00926C11">
            <w:pPr>
              <w:pStyle w:val="a8"/>
              <w:widowControl/>
              <w:numPr>
                <w:ilvl w:val="0"/>
                <w:numId w:val="2"/>
              </w:numPr>
              <w:spacing w:before="40" w:after="120" w:line="276" w:lineRule="auto"/>
              <w:rPr>
                <w:rFonts w:cs="Times New Roman"/>
                <w:sz w:val="20"/>
                <w:szCs w:val="20"/>
              </w:rPr>
            </w:pPr>
            <w:r>
              <w:rPr>
                <w:rFonts w:cs="Times New Roman" w:hint="eastAsia"/>
                <w:sz w:val="20"/>
                <w:szCs w:val="20"/>
              </w:rPr>
              <w:t>추가</w:t>
            </w:r>
            <w:r>
              <w:rPr>
                <w:rFonts w:cs="Times New Roman" w:hint="eastAsia"/>
                <w:sz w:val="20"/>
                <w:szCs w:val="20"/>
              </w:rPr>
              <w:t xml:space="preserve"> </w:t>
            </w:r>
            <w:r>
              <w:rPr>
                <w:rFonts w:cs="Times New Roman" w:hint="eastAsia"/>
                <w:sz w:val="20"/>
                <w:szCs w:val="20"/>
              </w:rPr>
              <w:t>지도</w:t>
            </w:r>
            <w:r>
              <w:rPr>
                <w:rFonts w:cs="Times New Roman" w:hint="eastAsia"/>
                <w:sz w:val="20"/>
                <w:szCs w:val="20"/>
              </w:rPr>
              <w:t xml:space="preserve"> </w:t>
            </w:r>
            <w:r>
              <w:rPr>
                <w:rFonts w:cs="Times New Roman" w:hint="eastAsia"/>
                <w:sz w:val="20"/>
                <w:szCs w:val="20"/>
              </w:rPr>
              <w:t>데이터</w:t>
            </w:r>
            <w:r>
              <w:rPr>
                <w:rFonts w:cs="Times New Roman" w:hint="eastAsia"/>
                <w:sz w:val="20"/>
                <w:szCs w:val="20"/>
              </w:rPr>
              <w:t xml:space="preserve"> </w:t>
            </w:r>
            <w:r>
              <w:rPr>
                <w:rFonts w:cs="Times New Roman" w:hint="eastAsia"/>
                <w:sz w:val="20"/>
                <w:szCs w:val="20"/>
              </w:rPr>
              <w:t>구축의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직접</w:t>
            </w:r>
            <w:r>
              <w:rPr>
                <w:rFonts w:cs="Times New Roman" w:hint="eastAsia"/>
                <w:sz w:val="20"/>
                <w:szCs w:val="20"/>
              </w:rPr>
              <w:t xml:space="preserve"> </w:t>
            </w:r>
            <w:r>
              <w:rPr>
                <w:rFonts w:cs="Times New Roman" w:hint="eastAsia"/>
                <w:sz w:val="20"/>
                <w:szCs w:val="20"/>
              </w:rPr>
              <w:t>추가</w:t>
            </w:r>
            <w:r>
              <w:rPr>
                <w:rFonts w:cs="Times New Roman" w:hint="eastAsia"/>
                <w:sz w:val="20"/>
                <w:szCs w:val="20"/>
              </w:rPr>
              <w:t xml:space="preserve"> </w:t>
            </w:r>
            <w:r>
              <w:rPr>
                <w:rFonts w:cs="Times New Roman" w:hint="eastAsia"/>
                <w:sz w:val="20"/>
                <w:szCs w:val="20"/>
              </w:rPr>
              <w:t>데이터를</w:t>
            </w:r>
            <w:r>
              <w:rPr>
                <w:rFonts w:cs="Times New Roman" w:hint="eastAsia"/>
                <w:sz w:val="20"/>
                <w:szCs w:val="20"/>
              </w:rPr>
              <w:t xml:space="preserve"> </w:t>
            </w:r>
            <w:r>
              <w:rPr>
                <w:rFonts w:cs="Times New Roman" w:hint="eastAsia"/>
                <w:sz w:val="20"/>
                <w:szCs w:val="20"/>
              </w:rPr>
              <w:t>구축하는</w:t>
            </w:r>
            <w:r>
              <w:rPr>
                <w:rFonts w:cs="Times New Roman" w:hint="eastAsia"/>
                <w:sz w:val="20"/>
                <w:szCs w:val="20"/>
              </w:rPr>
              <w:t xml:space="preserve"> </w:t>
            </w:r>
            <w:r>
              <w:rPr>
                <w:rFonts w:cs="Times New Roman" w:hint="eastAsia"/>
                <w:sz w:val="20"/>
                <w:szCs w:val="20"/>
              </w:rPr>
              <w:t>것에는</w:t>
            </w:r>
            <w:r>
              <w:rPr>
                <w:rFonts w:cs="Times New Roman" w:hint="eastAsia"/>
                <w:sz w:val="20"/>
                <w:szCs w:val="20"/>
              </w:rPr>
              <w:t xml:space="preserve"> </w:t>
            </w:r>
            <w:r>
              <w:rPr>
                <w:rFonts w:cs="Times New Roman" w:hint="eastAsia"/>
                <w:sz w:val="20"/>
                <w:szCs w:val="20"/>
              </w:rPr>
              <w:t>큰</w:t>
            </w:r>
            <w:r>
              <w:rPr>
                <w:rFonts w:cs="Times New Roman" w:hint="eastAsia"/>
                <w:sz w:val="20"/>
                <w:szCs w:val="20"/>
              </w:rPr>
              <w:t xml:space="preserve"> </w:t>
            </w:r>
            <w:r>
              <w:rPr>
                <w:rFonts w:cs="Times New Roman" w:hint="eastAsia"/>
                <w:sz w:val="20"/>
                <w:szCs w:val="20"/>
              </w:rPr>
              <w:t>어려움이</w:t>
            </w:r>
            <w:r>
              <w:rPr>
                <w:rFonts w:cs="Times New Roman" w:hint="eastAsia"/>
                <w:sz w:val="20"/>
                <w:szCs w:val="20"/>
              </w:rPr>
              <w:t xml:space="preserve"> </w:t>
            </w:r>
            <w:r>
              <w:rPr>
                <w:rFonts w:cs="Times New Roman" w:hint="eastAsia"/>
                <w:sz w:val="20"/>
                <w:szCs w:val="20"/>
              </w:rPr>
              <w:t>없을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보이나</w:t>
            </w:r>
            <w:r>
              <w:rPr>
                <w:rFonts w:cs="Times New Roman" w:hint="eastAsia"/>
                <w:sz w:val="20"/>
                <w:szCs w:val="20"/>
              </w:rPr>
              <w:t xml:space="preserve">, </w:t>
            </w:r>
            <w:r>
              <w:rPr>
                <w:rFonts w:cs="Times New Roman" w:hint="eastAsia"/>
                <w:sz w:val="20"/>
                <w:szCs w:val="20"/>
              </w:rPr>
              <w:t>구체적인</w:t>
            </w:r>
            <w:r>
              <w:rPr>
                <w:rFonts w:cs="Times New Roman" w:hint="eastAsia"/>
                <w:sz w:val="20"/>
                <w:szCs w:val="20"/>
              </w:rPr>
              <w:t xml:space="preserve"> </w:t>
            </w:r>
            <w:r>
              <w:rPr>
                <w:rFonts w:cs="Times New Roman" w:hint="eastAsia"/>
                <w:sz w:val="20"/>
                <w:szCs w:val="20"/>
              </w:rPr>
              <w:t>비용을</w:t>
            </w:r>
            <w:r>
              <w:rPr>
                <w:rFonts w:cs="Times New Roman" w:hint="eastAsia"/>
                <w:sz w:val="20"/>
                <w:szCs w:val="20"/>
              </w:rPr>
              <w:t xml:space="preserve"> </w:t>
            </w:r>
            <w:r>
              <w:rPr>
                <w:rFonts w:cs="Times New Roman" w:hint="eastAsia"/>
                <w:sz w:val="20"/>
                <w:szCs w:val="20"/>
              </w:rPr>
              <w:t>산정하기는</w:t>
            </w:r>
            <w:r>
              <w:rPr>
                <w:rFonts w:cs="Times New Roman" w:hint="eastAsia"/>
                <w:sz w:val="20"/>
                <w:szCs w:val="20"/>
              </w:rPr>
              <w:t xml:space="preserve"> </w:t>
            </w:r>
            <w:r>
              <w:rPr>
                <w:rFonts w:cs="Times New Roman" w:hint="eastAsia"/>
                <w:sz w:val="20"/>
                <w:szCs w:val="20"/>
              </w:rPr>
              <w:t>어려우며</w:t>
            </w:r>
            <w:r>
              <w:rPr>
                <w:rFonts w:cs="Times New Roman" w:hint="eastAsia"/>
                <w:sz w:val="20"/>
                <w:szCs w:val="20"/>
              </w:rPr>
              <w:t>,</w:t>
            </w:r>
            <w:r>
              <w:rPr>
                <w:rFonts w:cs="Times New Roman"/>
                <w:sz w:val="20"/>
                <w:szCs w:val="20"/>
              </w:rPr>
              <w:t xml:space="preserve"> </w:t>
            </w:r>
            <w:r>
              <w:rPr>
                <w:rFonts w:cs="Times New Roman" w:hint="eastAsia"/>
                <w:sz w:val="20"/>
                <w:szCs w:val="20"/>
              </w:rPr>
              <w:t>다만</w:t>
            </w:r>
            <w:r>
              <w:rPr>
                <w:rFonts w:cs="Times New Roman" w:hint="eastAsia"/>
                <w:sz w:val="20"/>
                <w:szCs w:val="20"/>
              </w:rPr>
              <w:t xml:space="preserve"> </w:t>
            </w:r>
            <w:r>
              <w:rPr>
                <w:rFonts w:cs="Times New Roman" w:hint="eastAsia"/>
                <w:sz w:val="20"/>
                <w:szCs w:val="20"/>
              </w:rPr>
              <w:t>현재까지</w:t>
            </w:r>
            <w:r>
              <w:rPr>
                <w:rFonts w:cs="Times New Roman" w:hint="eastAsia"/>
                <w:sz w:val="20"/>
                <w:szCs w:val="20"/>
              </w:rPr>
              <w:t xml:space="preserve"> </w:t>
            </w:r>
            <w:r>
              <w:rPr>
                <w:rFonts w:cs="Times New Roman" w:hint="eastAsia"/>
                <w:sz w:val="20"/>
                <w:szCs w:val="20"/>
              </w:rPr>
              <w:t>㈜카카오와</w:t>
            </w:r>
            <w:r>
              <w:rPr>
                <w:rFonts w:cs="Times New Roman" w:hint="eastAsia"/>
                <w:sz w:val="20"/>
                <w:szCs w:val="20"/>
              </w:rPr>
              <w:t xml:space="preserve"> </w:t>
            </w:r>
            <w:r>
              <w:rPr>
                <w:rFonts w:cs="Times New Roman"/>
                <w:sz w:val="20"/>
                <w:szCs w:val="20"/>
              </w:rPr>
              <w:t>5:5</w:t>
            </w:r>
            <w:r>
              <w:rPr>
                <w:rFonts w:cs="Times New Roman" w:hint="eastAsia"/>
                <w:sz w:val="20"/>
                <w:szCs w:val="20"/>
              </w:rPr>
              <w:t>로</w:t>
            </w:r>
            <w:r>
              <w:rPr>
                <w:rFonts w:cs="Times New Roman"/>
                <w:sz w:val="20"/>
                <w:szCs w:val="20"/>
              </w:rPr>
              <w:t xml:space="preserve"> </w:t>
            </w:r>
            <w:r>
              <w:rPr>
                <w:rFonts w:cs="Times New Roman" w:hint="eastAsia"/>
                <w:sz w:val="20"/>
                <w:szCs w:val="20"/>
              </w:rPr>
              <w:t>분담하던</w:t>
            </w:r>
            <w:r>
              <w:rPr>
                <w:rFonts w:cs="Times New Roman" w:hint="eastAsia"/>
                <w:sz w:val="20"/>
                <w:szCs w:val="20"/>
              </w:rPr>
              <w:t xml:space="preserve"> </w:t>
            </w:r>
            <w:r>
              <w:rPr>
                <w:rFonts w:cs="Times New Roman" w:hint="eastAsia"/>
                <w:sz w:val="20"/>
                <w:szCs w:val="20"/>
              </w:rPr>
              <w:t>데이터</w:t>
            </w:r>
            <w:r>
              <w:rPr>
                <w:rFonts w:cs="Times New Roman" w:hint="eastAsia"/>
                <w:sz w:val="20"/>
                <w:szCs w:val="20"/>
              </w:rPr>
              <w:t xml:space="preserve"> </w:t>
            </w:r>
            <w:r>
              <w:rPr>
                <w:rFonts w:cs="Times New Roman" w:hint="eastAsia"/>
                <w:sz w:val="20"/>
                <w:szCs w:val="20"/>
              </w:rPr>
              <w:t>구축</w:t>
            </w:r>
            <w:r>
              <w:rPr>
                <w:rFonts w:cs="Times New Roman" w:hint="eastAsia"/>
                <w:sz w:val="20"/>
                <w:szCs w:val="20"/>
              </w:rPr>
              <w:t xml:space="preserve"> </w:t>
            </w:r>
            <w:r>
              <w:rPr>
                <w:rFonts w:cs="Times New Roman" w:hint="eastAsia"/>
                <w:sz w:val="20"/>
                <w:szCs w:val="20"/>
              </w:rPr>
              <w:t>비용을</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전적으로</w:t>
            </w:r>
            <w:r>
              <w:rPr>
                <w:rFonts w:cs="Times New Roman" w:hint="eastAsia"/>
                <w:sz w:val="20"/>
                <w:szCs w:val="20"/>
              </w:rPr>
              <w:t xml:space="preserve"> </w:t>
            </w:r>
            <w:r>
              <w:rPr>
                <w:rFonts w:cs="Times New Roman" w:hint="eastAsia"/>
                <w:sz w:val="20"/>
                <w:szCs w:val="20"/>
              </w:rPr>
              <w:t>부담할</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연간</w:t>
            </w:r>
            <w:r>
              <w:rPr>
                <w:rFonts w:cs="Times New Roman" w:hint="eastAsia"/>
                <w:sz w:val="20"/>
                <w:szCs w:val="20"/>
              </w:rPr>
              <w:t xml:space="preserve"> </w:t>
            </w:r>
            <w:r>
              <w:rPr>
                <w:rFonts w:cs="Times New Roman"/>
                <w:sz w:val="20"/>
                <w:szCs w:val="20"/>
              </w:rPr>
              <w:t>30</w:t>
            </w:r>
            <w:r>
              <w:rPr>
                <w:rFonts w:cs="Times New Roman" w:hint="eastAsia"/>
                <w:sz w:val="20"/>
                <w:szCs w:val="20"/>
              </w:rPr>
              <w:t>억원</w:t>
            </w:r>
            <w:r>
              <w:rPr>
                <w:rFonts w:cs="Times New Roman" w:hint="eastAsia"/>
                <w:sz w:val="20"/>
                <w:szCs w:val="20"/>
              </w:rPr>
              <w:t xml:space="preserve"> </w:t>
            </w:r>
            <w:r>
              <w:rPr>
                <w:rFonts w:cs="Times New Roman" w:hint="eastAsia"/>
                <w:sz w:val="20"/>
                <w:szCs w:val="20"/>
              </w:rPr>
              <w:t>정도</w:t>
            </w:r>
            <w:r>
              <w:rPr>
                <w:rFonts w:cs="Times New Roman" w:hint="eastAsia"/>
                <w:sz w:val="20"/>
                <w:szCs w:val="20"/>
              </w:rPr>
              <w:t xml:space="preserve"> </w:t>
            </w:r>
            <w:r>
              <w:rPr>
                <w:rFonts w:cs="Times New Roman" w:hint="eastAsia"/>
                <w:sz w:val="20"/>
                <w:szCs w:val="20"/>
              </w:rPr>
              <w:t>추가</w:t>
            </w:r>
            <w:r>
              <w:rPr>
                <w:rFonts w:cs="Times New Roman" w:hint="eastAsia"/>
                <w:sz w:val="20"/>
                <w:szCs w:val="20"/>
              </w:rPr>
              <w:t xml:space="preserve"> </w:t>
            </w:r>
            <w:r>
              <w:rPr>
                <w:rFonts w:cs="Times New Roman" w:hint="eastAsia"/>
                <w:sz w:val="20"/>
                <w:szCs w:val="20"/>
              </w:rPr>
              <w:t>비용</w:t>
            </w:r>
            <w:r>
              <w:rPr>
                <w:rFonts w:cs="Times New Roman" w:hint="eastAsia"/>
                <w:sz w:val="20"/>
                <w:szCs w:val="20"/>
              </w:rPr>
              <w:t xml:space="preserve"> </w:t>
            </w:r>
            <w:r>
              <w:rPr>
                <w:rFonts w:cs="Times New Roman" w:hint="eastAsia"/>
                <w:sz w:val="20"/>
                <w:szCs w:val="20"/>
              </w:rPr>
              <w:t>부담이</w:t>
            </w:r>
            <w:r>
              <w:rPr>
                <w:rFonts w:cs="Times New Roman" w:hint="eastAsia"/>
                <w:sz w:val="20"/>
                <w:szCs w:val="20"/>
              </w:rPr>
              <w:t xml:space="preserve"> </w:t>
            </w:r>
            <w:r>
              <w:rPr>
                <w:rFonts w:cs="Times New Roman" w:hint="eastAsia"/>
                <w:sz w:val="20"/>
                <w:szCs w:val="20"/>
              </w:rPr>
              <w:t>발생할</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보인다고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p>
        </w:tc>
        <w:tc>
          <w:tcPr>
            <w:tcW w:w="26" w:type="pct"/>
            <w:tcBorders>
              <w:top w:val="nil"/>
              <w:bottom w:val="nil"/>
            </w:tcBorders>
          </w:tcPr>
          <w:p w14:paraId="02D9660D" w14:textId="77777777" w:rsidR="00BC4488" w:rsidRPr="009A2958" w:rsidRDefault="00BC4488" w:rsidP="004D618E">
            <w:pPr>
              <w:widowControl/>
              <w:spacing w:before="40" w:after="120" w:line="276" w:lineRule="auto"/>
              <w:rPr>
                <w:rFonts w:cs="Times New Roman"/>
                <w:sz w:val="20"/>
                <w:szCs w:val="20"/>
              </w:rPr>
            </w:pPr>
          </w:p>
        </w:tc>
        <w:tc>
          <w:tcPr>
            <w:tcW w:w="1728" w:type="pct"/>
          </w:tcPr>
          <w:p w14:paraId="692CBE50" w14:textId="4BF9F558" w:rsidR="00BC4488" w:rsidRDefault="00BC4488" w:rsidP="004D618E">
            <w:pPr>
              <w:pStyle w:val="a8"/>
              <w:widowControl/>
              <w:numPr>
                <w:ilvl w:val="0"/>
                <w:numId w:val="2"/>
              </w:numPr>
              <w:spacing w:before="40" w:after="120" w:line="276" w:lineRule="auto"/>
              <w:rPr>
                <w:rFonts w:cs="Times New Roman"/>
                <w:sz w:val="20"/>
                <w:szCs w:val="20"/>
              </w:rPr>
            </w:pPr>
            <w:r>
              <w:rPr>
                <w:rFonts w:cs="Times New Roman" w:hint="eastAsia"/>
                <w:sz w:val="20"/>
                <w:szCs w:val="20"/>
              </w:rPr>
              <w:t>지도</w:t>
            </w:r>
            <w:r>
              <w:rPr>
                <w:rFonts w:cs="Times New Roman" w:hint="eastAsia"/>
                <w:sz w:val="20"/>
                <w:szCs w:val="20"/>
              </w:rPr>
              <w:t xml:space="preserve"> </w:t>
            </w:r>
            <w:r>
              <w:rPr>
                <w:rFonts w:cs="Times New Roman"/>
                <w:sz w:val="20"/>
                <w:szCs w:val="20"/>
              </w:rPr>
              <w:t>API</w:t>
            </w:r>
            <w:r>
              <w:rPr>
                <w:rFonts w:cs="Times New Roman" w:hint="eastAsia"/>
                <w:sz w:val="20"/>
                <w:szCs w:val="20"/>
              </w:rPr>
              <w:t>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서비스의</w:t>
            </w:r>
            <w:r>
              <w:rPr>
                <w:rFonts w:cs="Times New Roman" w:hint="eastAsia"/>
                <w:sz w:val="20"/>
                <w:szCs w:val="20"/>
              </w:rPr>
              <w:t xml:space="preserve"> </w:t>
            </w:r>
            <w:r>
              <w:rPr>
                <w:rFonts w:cs="Times New Roman" w:hint="eastAsia"/>
                <w:sz w:val="20"/>
                <w:szCs w:val="20"/>
              </w:rPr>
              <w:t>기초가</w:t>
            </w:r>
            <w:r>
              <w:rPr>
                <w:rFonts w:cs="Times New Roman" w:hint="eastAsia"/>
                <w:sz w:val="20"/>
                <w:szCs w:val="20"/>
              </w:rPr>
              <w:t xml:space="preserve"> </w:t>
            </w:r>
            <w:r>
              <w:rPr>
                <w:rFonts w:cs="Times New Roman" w:hint="eastAsia"/>
                <w:sz w:val="20"/>
                <w:szCs w:val="20"/>
              </w:rPr>
              <w:t>되는</w:t>
            </w:r>
            <w:r>
              <w:rPr>
                <w:rFonts w:cs="Times New Roman" w:hint="eastAsia"/>
                <w:sz w:val="20"/>
                <w:szCs w:val="20"/>
              </w:rPr>
              <w:t xml:space="preserve"> </w:t>
            </w:r>
            <w:r>
              <w:rPr>
                <w:rFonts w:cs="Times New Roman" w:hint="eastAsia"/>
                <w:sz w:val="20"/>
                <w:szCs w:val="20"/>
              </w:rPr>
              <w:t>요소로</w:t>
            </w:r>
            <w:r>
              <w:rPr>
                <w:rFonts w:cs="Times New Roman" w:hint="eastAsia"/>
                <w:sz w:val="20"/>
                <w:szCs w:val="20"/>
              </w:rPr>
              <w:t xml:space="preserve"> </w:t>
            </w:r>
            <w:r w:rsidR="007A1C63">
              <w:rPr>
                <w:rFonts w:cs="Times New Roman"/>
                <w:sz w:val="20"/>
                <w:szCs w:val="20"/>
              </w:rPr>
              <w:t>S</w:t>
            </w:r>
            <w:r>
              <w:rPr>
                <w:rFonts w:cs="Times New Roman" w:hint="eastAsia"/>
                <w:sz w:val="20"/>
                <w:szCs w:val="20"/>
              </w:rPr>
              <w:t>ep</w:t>
            </w:r>
            <w:r>
              <w:rPr>
                <w:rFonts w:cs="Times New Roman"/>
                <w:sz w:val="20"/>
                <w:szCs w:val="20"/>
              </w:rPr>
              <w:t>a</w:t>
            </w:r>
            <w:r>
              <w:rPr>
                <w:rFonts w:cs="Times New Roman" w:hint="eastAsia"/>
                <w:sz w:val="20"/>
                <w:szCs w:val="20"/>
              </w:rPr>
              <w:t>ration</w:t>
            </w:r>
            <w:r>
              <w:rPr>
                <w:rFonts w:cs="Times New Roman" w:hint="eastAsia"/>
                <w:sz w:val="20"/>
                <w:szCs w:val="20"/>
              </w:rPr>
              <w:t>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필요한</w:t>
            </w:r>
            <w:r>
              <w:rPr>
                <w:rFonts w:cs="Times New Roman" w:hint="eastAsia"/>
                <w:sz w:val="20"/>
                <w:szCs w:val="20"/>
              </w:rPr>
              <w:t xml:space="preserve"> </w:t>
            </w:r>
            <w:r>
              <w:rPr>
                <w:rFonts w:cs="Times New Roman" w:hint="eastAsia"/>
                <w:sz w:val="20"/>
                <w:szCs w:val="20"/>
              </w:rPr>
              <w:t>비용이나</w:t>
            </w:r>
            <w:r>
              <w:rPr>
                <w:rFonts w:cs="Times New Roman" w:hint="eastAsia"/>
                <w:sz w:val="20"/>
                <w:szCs w:val="20"/>
              </w:rPr>
              <w:t xml:space="preserve"> </w:t>
            </w:r>
            <w:r>
              <w:rPr>
                <w:rFonts w:cs="Times New Roman" w:hint="eastAsia"/>
                <w:sz w:val="20"/>
                <w:szCs w:val="20"/>
              </w:rPr>
              <w:t>시간이</w:t>
            </w:r>
            <w:r>
              <w:rPr>
                <w:rFonts w:cs="Times New Roman" w:hint="eastAsia"/>
                <w:sz w:val="20"/>
                <w:szCs w:val="20"/>
              </w:rPr>
              <w:t xml:space="preserve"> </w:t>
            </w:r>
            <w:r>
              <w:rPr>
                <w:rFonts w:cs="Times New Roman" w:hint="eastAsia"/>
                <w:sz w:val="20"/>
                <w:szCs w:val="20"/>
              </w:rPr>
              <w:t>상당할</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예상되고</w:t>
            </w:r>
            <w:r>
              <w:rPr>
                <w:rFonts w:cs="Times New Roman" w:hint="eastAsia"/>
                <w:sz w:val="20"/>
                <w:szCs w:val="20"/>
              </w:rPr>
              <w:t>,</w:t>
            </w:r>
            <w:r>
              <w:rPr>
                <w:rFonts w:cs="Times New Roman"/>
                <w:sz w:val="20"/>
                <w:szCs w:val="20"/>
              </w:rPr>
              <w:t xml:space="preserve"> </w:t>
            </w:r>
            <w:r>
              <w:rPr>
                <w:rFonts w:cs="Times New Roman" w:hint="eastAsia"/>
                <w:sz w:val="20"/>
                <w:szCs w:val="20"/>
              </w:rPr>
              <w:t>㈜카카오와</w:t>
            </w:r>
            <w:r>
              <w:rPr>
                <w:rFonts w:cs="Times New Roman" w:hint="eastAsia"/>
                <w:sz w:val="20"/>
                <w:szCs w:val="20"/>
              </w:rPr>
              <w:t xml:space="preserve"> </w:t>
            </w:r>
            <w:r>
              <w:rPr>
                <w:rFonts w:cs="Times New Roman" w:hint="eastAsia"/>
                <w:sz w:val="20"/>
                <w:szCs w:val="20"/>
              </w:rPr>
              <w:t>유사한</w:t>
            </w:r>
            <w:r>
              <w:rPr>
                <w:rFonts w:cs="Times New Roman" w:hint="eastAsia"/>
                <w:sz w:val="20"/>
                <w:szCs w:val="20"/>
              </w:rPr>
              <w:t xml:space="preserve"> </w:t>
            </w:r>
            <w:r>
              <w:rPr>
                <w:rFonts w:cs="Times New Roman" w:hint="eastAsia"/>
                <w:sz w:val="20"/>
                <w:szCs w:val="20"/>
              </w:rPr>
              <w:t>수준으로</w:t>
            </w:r>
            <w:r>
              <w:rPr>
                <w:rFonts w:cs="Times New Roman" w:hint="eastAsia"/>
                <w:sz w:val="20"/>
                <w:szCs w:val="20"/>
              </w:rPr>
              <w:t xml:space="preserve"> </w:t>
            </w:r>
            <w:r>
              <w:rPr>
                <w:rFonts w:cs="Times New Roman" w:hint="eastAsia"/>
                <w:sz w:val="20"/>
                <w:szCs w:val="20"/>
              </w:rPr>
              <w:lastRenderedPageBreak/>
              <w:t>지도</w:t>
            </w:r>
            <w:r>
              <w:rPr>
                <w:rFonts w:cs="Times New Roman" w:hint="eastAsia"/>
                <w:sz w:val="20"/>
                <w:szCs w:val="20"/>
              </w:rPr>
              <w:t xml:space="preserve"> </w:t>
            </w:r>
            <w:r>
              <w:rPr>
                <w:rFonts w:cs="Times New Roman"/>
                <w:sz w:val="20"/>
                <w:szCs w:val="20"/>
              </w:rPr>
              <w:t>API</w:t>
            </w:r>
            <w:r>
              <w:rPr>
                <w:rFonts w:cs="Times New Roman" w:hint="eastAsia"/>
                <w:sz w:val="20"/>
                <w:szCs w:val="20"/>
              </w:rPr>
              <w:t>를</w:t>
            </w:r>
            <w:r>
              <w:rPr>
                <w:rFonts w:cs="Times New Roman" w:hint="eastAsia"/>
                <w:sz w:val="20"/>
                <w:szCs w:val="20"/>
              </w:rPr>
              <w:t xml:space="preserve"> </w:t>
            </w:r>
            <w:r>
              <w:rPr>
                <w:rFonts w:cs="Times New Roman" w:hint="eastAsia"/>
                <w:sz w:val="20"/>
                <w:szCs w:val="20"/>
              </w:rPr>
              <w:t>제공할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사업자</w:t>
            </w:r>
            <w:r>
              <w:rPr>
                <w:rFonts w:cs="Times New Roman" w:hint="eastAsia"/>
                <w:sz w:val="20"/>
                <w:szCs w:val="20"/>
              </w:rPr>
              <w:t xml:space="preserve"> </w:t>
            </w:r>
            <w:r>
              <w:rPr>
                <w:rFonts w:cs="Times New Roman" w:hint="eastAsia"/>
                <w:sz w:val="20"/>
                <w:szCs w:val="20"/>
              </w:rPr>
              <w:t>또한</w:t>
            </w:r>
            <w:r>
              <w:rPr>
                <w:rFonts w:cs="Times New Roman" w:hint="eastAsia"/>
                <w:sz w:val="20"/>
                <w:szCs w:val="20"/>
              </w:rPr>
              <w:t xml:space="preserve"> </w:t>
            </w:r>
            <w:r>
              <w:rPr>
                <w:rFonts w:cs="Times New Roman" w:hint="eastAsia"/>
                <w:sz w:val="20"/>
                <w:szCs w:val="20"/>
              </w:rPr>
              <w:t>네이버</w:t>
            </w:r>
            <w:r>
              <w:rPr>
                <w:rFonts w:cs="Times New Roman" w:hint="eastAsia"/>
                <w:sz w:val="20"/>
                <w:szCs w:val="20"/>
              </w:rPr>
              <w:t>,</w:t>
            </w:r>
            <w:r>
              <w:rPr>
                <w:rFonts w:cs="Times New Roman"/>
                <w:sz w:val="20"/>
                <w:szCs w:val="20"/>
              </w:rPr>
              <w:t xml:space="preserve"> </w:t>
            </w:r>
            <w:r>
              <w:rPr>
                <w:rFonts w:cs="Times New Roman" w:hint="eastAsia"/>
                <w:sz w:val="20"/>
                <w:szCs w:val="20"/>
              </w:rPr>
              <w:t>티맵모빌리티</w:t>
            </w:r>
            <w:r>
              <w:rPr>
                <w:rFonts w:cs="Times New Roman" w:hint="eastAsia"/>
                <w:sz w:val="20"/>
                <w:szCs w:val="20"/>
              </w:rPr>
              <w:t xml:space="preserve"> </w:t>
            </w:r>
            <w:r>
              <w:rPr>
                <w:rFonts w:cs="Times New Roman" w:hint="eastAsia"/>
                <w:sz w:val="20"/>
                <w:szCs w:val="20"/>
              </w:rPr>
              <w:t>정도로</w:t>
            </w:r>
            <w:r>
              <w:rPr>
                <w:rFonts w:cs="Times New Roman" w:hint="eastAsia"/>
                <w:sz w:val="20"/>
                <w:szCs w:val="20"/>
              </w:rPr>
              <w:t xml:space="preserve"> </w:t>
            </w:r>
            <w:r>
              <w:rPr>
                <w:rFonts w:cs="Times New Roman" w:hint="eastAsia"/>
                <w:sz w:val="20"/>
                <w:szCs w:val="20"/>
              </w:rPr>
              <w:t>제한되어</w:t>
            </w:r>
            <w:r>
              <w:rPr>
                <w:rFonts w:cs="Times New Roman" w:hint="eastAsia"/>
                <w:sz w:val="20"/>
                <w:szCs w:val="20"/>
              </w:rPr>
              <w:t xml:space="preserve"> </w:t>
            </w:r>
            <w:r>
              <w:rPr>
                <w:rFonts w:cs="Times New Roman" w:hint="eastAsia"/>
                <w:sz w:val="20"/>
                <w:szCs w:val="20"/>
              </w:rPr>
              <w:t>있</w:t>
            </w:r>
            <w:r w:rsidR="00C63AFF">
              <w:rPr>
                <w:rFonts w:cs="Times New Roman" w:hint="eastAsia"/>
                <w:sz w:val="20"/>
                <w:szCs w:val="20"/>
              </w:rPr>
              <w:t>고</w:t>
            </w:r>
            <w:r w:rsidR="00C63AFF">
              <w:rPr>
                <w:rFonts w:cs="Times New Roman" w:hint="eastAsia"/>
                <w:sz w:val="20"/>
                <w:szCs w:val="20"/>
              </w:rPr>
              <w:t xml:space="preserve">, </w:t>
            </w:r>
            <w:r w:rsidR="00C63AFF">
              <w:rPr>
                <w:rFonts w:cs="Times New Roman" w:hint="eastAsia"/>
                <w:sz w:val="20"/>
                <w:szCs w:val="20"/>
              </w:rPr>
              <w:t>현재</w:t>
            </w:r>
            <w:r w:rsidR="00C63AFF">
              <w:rPr>
                <w:rFonts w:cs="Times New Roman" w:hint="eastAsia"/>
                <w:sz w:val="20"/>
                <w:szCs w:val="20"/>
              </w:rPr>
              <w:t xml:space="preserve"> </w:t>
            </w:r>
            <w:r w:rsidR="00C63AFF">
              <w:rPr>
                <w:rFonts w:cs="Times New Roman" w:hint="eastAsia"/>
                <w:sz w:val="20"/>
                <w:szCs w:val="20"/>
              </w:rPr>
              <w:t>대상회사의</w:t>
            </w:r>
            <w:r w:rsidR="00C63AFF">
              <w:rPr>
                <w:rFonts w:cs="Times New Roman" w:hint="eastAsia"/>
                <w:sz w:val="20"/>
                <w:szCs w:val="20"/>
              </w:rPr>
              <w:t xml:space="preserve"> </w:t>
            </w:r>
            <w:r w:rsidR="00C63AFF">
              <w:rPr>
                <w:rFonts w:cs="Times New Roman" w:hint="eastAsia"/>
                <w:sz w:val="20"/>
                <w:szCs w:val="20"/>
              </w:rPr>
              <w:t>서비스도</w:t>
            </w:r>
            <w:r w:rsidR="00C63AFF">
              <w:rPr>
                <w:rFonts w:cs="Times New Roman" w:hint="eastAsia"/>
                <w:sz w:val="20"/>
                <w:szCs w:val="20"/>
              </w:rPr>
              <w:t xml:space="preserve"> </w:t>
            </w:r>
            <w:r w:rsidR="00C63AFF">
              <w:rPr>
                <w:rFonts w:cs="Times New Roman" w:hint="eastAsia"/>
                <w:sz w:val="20"/>
                <w:szCs w:val="20"/>
              </w:rPr>
              <w:t>카카오</w:t>
            </w:r>
            <w:r w:rsidR="00C63AFF">
              <w:rPr>
                <w:rFonts w:cs="Times New Roman" w:hint="eastAsia"/>
                <w:sz w:val="20"/>
                <w:szCs w:val="20"/>
              </w:rPr>
              <w:t xml:space="preserve"> </w:t>
            </w:r>
            <w:r w:rsidR="00C63AFF">
              <w:rPr>
                <w:rFonts w:cs="Times New Roman" w:hint="eastAsia"/>
                <w:sz w:val="20"/>
                <w:szCs w:val="20"/>
              </w:rPr>
              <w:t>지도</w:t>
            </w:r>
            <w:r w:rsidR="00C63AFF">
              <w:rPr>
                <w:rFonts w:cs="Times New Roman" w:hint="eastAsia"/>
                <w:sz w:val="20"/>
                <w:szCs w:val="20"/>
              </w:rPr>
              <w:t xml:space="preserve"> </w:t>
            </w:r>
            <w:r w:rsidR="00C63AFF">
              <w:rPr>
                <w:rFonts w:cs="Times New Roman"/>
                <w:sz w:val="20"/>
                <w:szCs w:val="20"/>
              </w:rPr>
              <w:t>API</w:t>
            </w:r>
            <w:r w:rsidR="00C63AFF">
              <w:rPr>
                <w:rFonts w:cs="Times New Roman" w:hint="eastAsia"/>
                <w:sz w:val="20"/>
                <w:szCs w:val="20"/>
              </w:rPr>
              <w:t>에</w:t>
            </w:r>
            <w:r w:rsidR="00C63AFF">
              <w:rPr>
                <w:rFonts w:cs="Times New Roman" w:hint="eastAsia"/>
                <w:sz w:val="20"/>
                <w:szCs w:val="20"/>
              </w:rPr>
              <w:t xml:space="preserve"> </w:t>
            </w:r>
            <w:r w:rsidR="00C63AFF">
              <w:rPr>
                <w:rFonts w:cs="Times New Roman" w:hint="eastAsia"/>
                <w:sz w:val="20"/>
                <w:szCs w:val="20"/>
              </w:rPr>
              <w:t>적합하게</w:t>
            </w:r>
            <w:r w:rsidR="00C63AFF">
              <w:rPr>
                <w:rFonts w:cs="Times New Roman" w:hint="eastAsia"/>
                <w:sz w:val="20"/>
                <w:szCs w:val="20"/>
              </w:rPr>
              <w:t xml:space="preserve"> </w:t>
            </w:r>
            <w:r w:rsidR="00C63AFF">
              <w:rPr>
                <w:rFonts w:cs="Times New Roman" w:hint="eastAsia"/>
                <w:sz w:val="20"/>
                <w:szCs w:val="20"/>
              </w:rPr>
              <w:t>구현되어</w:t>
            </w:r>
            <w:r w:rsidR="00C63AFF">
              <w:rPr>
                <w:rFonts w:cs="Times New Roman" w:hint="eastAsia"/>
                <w:sz w:val="20"/>
                <w:szCs w:val="20"/>
              </w:rPr>
              <w:t xml:space="preserve"> </w:t>
            </w:r>
            <w:r w:rsidR="00C63AFF">
              <w:rPr>
                <w:rFonts w:cs="Times New Roman" w:hint="eastAsia"/>
                <w:sz w:val="20"/>
                <w:szCs w:val="20"/>
              </w:rPr>
              <w:t>있다는</w:t>
            </w:r>
            <w:r w:rsidR="00C63AFF">
              <w:rPr>
                <w:rFonts w:cs="Times New Roman" w:hint="eastAsia"/>
                <w:sz w:val="20"/>
                <w:szCs w:val="20"/>
              </w:rPr>
              <w:t xml:space="preserve"> </w:t>
            </w:r>
            <w:r w:rsidR="00C63AFF">
              <w:rPr>
                <w:rFonts w:cs="Times New Roman" w:hint="eastAsia"/>
                <w:sz w:val="20"/>
                <w:szCs w:val="20"/>
              </w:rPr>
              <w:t>점에서</w:t>
            </w:r>
            <w:r w:rsidR="00C63AFF">
              <w:rPr>
                <w:rFonts w:cs="Times New Roman" w:hint="eastAsia"/>
                <w:sz w:val="20"/>
                <w:szCs w:val="20"/>
              </w:rPr>
              <w:t xml:space="preserve"> </w:t>
            </w:r>
            <w:r w:rsidR="00C63AFF">
              <w:rPr>
                <w:rFonts w:cs="Times New Roman" w:hint="eastAsia"/>
                <w:sz w:val="20"/>
                <w:szCs w:val="20"/>
              </w:rPr>
              <w:t>추후</w:t>
            </w:r>
            <w:r w:rsidR="007A1C63">
              <w:rPr>
                <w:rFonts w:cs="Times New Roman" w:hint="eastAsia"/>
                <w:sz w:val="20"/>
                <w:szCs w:val="20"/>
              </w:rPr>
              <w:t xml:space="preserve"> S</w:t>
            </w:r>
            <w:r>
              <w:rPr>
                <w:rFonts w:cs="Times New Roman" w:hint="eastAsia"/>
                <w:sz w:val="20"/>
                <w:szCs w:val="20"/>
              </w:rPr>
              <w:t>ep</w:t>
            </w:r>
            <w:r>
              <w:rPr>
                <w:rFonts w:cs="Times New Roman"/>
                <w:sz w:val="20"/>
                <w:szCs w:val="20"/>
              </w:rPr>
              <w:t>a</w:t>
            </w:r>
            <w:r>
              <w:rPr>
                <w:rFonts w:cs="Times New Roman" w:hint="eastAsia"/>
                <w:sz w:val="20"/>
                <w:szCs w:val="20"/>
              </w:rPr>
              <w:t>ration</w:t>
            </w:r>
            <w:r>
              <w:rPr>
                <w:rFonts w:cs="Times New Roman" w:hint="eastAsia"/>
                <w:sz w:val="20"/>
                <w:szCs w:val="20"/>
              </w:rPr>
              <w:t>이</w:t>
            </w:r>
            <w:r>
              <w:rPr>
                <w:rFonts w:cs="Times New Roman" w:hint="eastAsia"/>
                <w:sz w:val="20"/>
                <w:szCs w:val="20"/>
              </w:rPr>
              <w:t xml:space="preserve"> </w:t>
            </w:r>
            <w:r>
              <w:rPr>
                <w:rFonts w:cs="Times New Roman" w:hint="eastAsia"/>
                <w:sz w:val="20"/>
                <w:szCs w:val="20"/>
              </w:rPr>
              <w:t>어려울</w:t>
            </w:r>
            <w:r>
              <w:rPr>
                <w:rFonts w:cs="Times New Roman" w:hint="eastAsia"/>
                <w:sz w:val="20"/>
                <w:szCs w:val="20"/>
              </w:rPr>
              <w:t xml:space="preserve"> </w:t>
            </w:r>
            <w:r>
              <w:rPr>
                <w:rFonts w:cs="Times New Roman" w:hint="eastAsia"/>
                <w:sz w:val="20"/>
                <w:szCs w:val="20"/>
              </w:rPr>
              <w:t>가능성이</w:t>
            </w:r>
            <w:r>
              <w:rPr>
                <w:rFonts w:cs="Times New Roman" w:hint="eastAsia"/>
                <w:sz w:val="20"/>
                <w:szCs w:val="20"/>
              </w:rPr>
              <w:t xml:space="preserve"> </w:t>
            </w:r>
            <w:r>
              <w:rPr>
                <w:rFonts w:cs="Times New Roman" w:hint="eastAsia"/>
                <w:sz w:val="20"/>
                <w:szCs w:val="20"/>
              </w:rPr>
              <w:t>있음</w:t>
            </w:r>
            <w:r w:rsidR="007A1C63">
              <w:rPr>
                <w:rFonts w:cs="Times New Roman" w:hint="eastAsia"/>
                <w:sz w:val="20"/>
                <w:szCs w:val="20"/>
              </w:rPr>
              <w:t>.</w:t>
            </w:r>
          </w:p>
          <w:p w14:paraId="0E7633CF" w14:textId="54564EF6" w:rsidR="009C5FD3" w:rsidRPr="00FC6369" w:rsidRDefault="00BC4488" w:rsidP="00C50FF8">
            <w:pPr>
              <w:pStyle w:val="a8"/>
              <w:widowControl/>
              <w:numPr>
                <w:ilvl w:val="0"/>
                <w:numId w:val="2"/>
              </w:numPr>
              <w:spacing w:before="40" w:after="120" w:line="276" w:lineRule="auto"/>
              <w:rPr>
                <w:rFonts w:cs="Times New Roman"/>
                <w:sz w:val="20"/>
                <w:szCs w:val="20"/>
              </w:rPr>
            </w:pPr>
            <w:r>
              <w:rPr>
                <w:rFonts w:cs="Times New Roman" w:hint="eastAsia"/>
                <w:sz w:val="20"/>
                <w:szCs w:val="20"/>
              </w:rPr>
              <w:t>추가</w:t>
            </w:r>
            <w:r>
              <w:rPr>
                <w:rFonts w:cs="Times New Roman" w:hint="eastAsia"/>
                <w:sz w:val="20"/>
                <w:szCs w:val="20"/>
              </w:rPr>
              <w:t xml:space="preserve"> </w:t>
            </w:r>
            <w:r>
              <w:rPr>
                <w:rFonts w:cs="Times New Roman" w:hint="eastAsia"/>
                <w:sz w:val="20"/>
                <w:szCs w:val="20"/>
              </w:rPr>
              <w:t>지도</w:t>
            </w:r>
            <w:r>
              <w:rPr>
                <w:rFonts w:cs="Times New Roman" w:hint="eastAsia"/>
                <w:sz w:val="20"/>
                <w:szCs w:val="20"/>
              </w:rPr>
              <w:t xml:space="preserve"> </w:t>
            </w:r>
            <w:r>
              <w:rPr>
                <w:rFonts w:cs="Times New Roman" w:hint="eastAsia"/>
                <w:sz w:val="20"/>
                <w:szCs w:val="20"/>
              </w:rPr>
              <w:t>데이터</w:t>
            </w:r>
            <w:r>
              <w:rPr>
                <w:rFonts w:cs="Times New Roman" w:hint="eastAsia"/>
                <w:sz w:val="20"/>
                <w:szCs w:val="20"/>
              </w:rPr>
              <w:t xml:space="preserve"> </w:t>
            </w:r>
            <w:r>
              <w:rPr>
                <w:rFonts w:cs="Times New Roman" w:hint="eastAsia"/>
                <w:sz w:val="20"/>
                <w:szCs w:val="20"/>
              </w:rPr>
              <w:t>구축의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직접</w:t>
            </w:r>
            <w:r>
              <w:rPr>
                <w:rFonts w:cs="Times New Roman" w:hint="eastAsia"/>
                <w:sz w:val="20"/>
                <w:szCs w:val="20"/>
              </w:rPr>
              <w:t xml:space="preserve"> </w:t>
            </w:r>
            <w:r>
              <w:rPr>
                <w:rFonts w:cs="Times New Roman" w:hint="eastAsia"/>
                <w:sz w:val="20"/>
                <w:szCs w:val="20"/>
              </w:rPr>
              <w:t>추가</w:t>
            </w:r>
            <w:r>
              <w:rPr>
                <w:rFonts w:cs="Times New Roman" w:hint="eastAsia"/>
                <w:sz w:val="20"/>
                <w:szCs w:val="20"/>
              </w:rPr>
              <w:t xml:space="preserve"> </w:t>
            </w:r>
            <w:r>
              <w:rPr>
                <w:rFonts w:cs="Times New Roman" w:hint="eastAsia"/>
                <w:sz w:val="20"/>
                <w:szCs w:val="20"/>
              </w:rPr>
              <w:t>데이터를</w:t>
            </w:r>
            <w:r>
              <w:rPr>
                <w:rFonts w:cs="Times New Roman" w:hint="eastAsia"/>
                <w:sz w:val="20"/>
                <w:szCs w:val="20"/>
              </w:rPr>
              <w:t xml:space="preserve"> </w:t>
            </w:r>
            <w:r>
              <w:rPr>
                <w:rFonts w:cs="Times New Roman" w:hint="eastAsia"/>
                <w:sz w:val="20"/>
                <w:szCs w:val="20"/>
              </w:rPr>
              <w:t>구축하는</w:t>
            </w:r>
            <w:r>
              <w:rPr>
                <w:rFonts w:cs="Times New Roman" w:hint="eastAsia"/>
                <w:sz w:val="20"/>
                <w:szCs w:val="20"/>
              </w:rPr>
              <w:t xml:space="preserve"> </w:t>
            </w:r>
            <w:r>
              <w:rPr>
                <w:rFonts w:cs="Times New Roman" w:hint="eastAsia"/>
                <w:sz w:val="20"/>
                <w:szCs w:val="20"/>
              </w:rPr>
              <w:t>것에는</w:t>
            </w:r>
            <w:r>
              <w:rPr>
                <w:rFonts w:cs="Times New Roman" w:hint="eastAsia"/>
                <w:sz w:val="20"/>
                <w:szCs w:val="20"/>
              </w:rPr>
              <w:t xml:space="preserve"> </w:t>
            </w:r>
            <w:r>
              <w:rPr>
                <w:rFonts w:cs="Times New Roman" w:hint="eastAsia"/>
                <w:sz w:val="20"/>
                <w:szCs w:val="20"/>
              </w:rPr>
              <w:t>큰</w:t>
            </w:r>
            <w:r>
              <w:rPr>
                <w:rFonts w:cs="Times New Roman" w:hint="eastAsia"/>
                <w:sz w:val="20"/>
                <w:szCs w:val="20"/>
              </w:rPr>
              <w:t xml:space="preserve"> </w:t>
            </w:r>
            <w:r>
              <w:rPr>
                <w:rFonts w:cs="Times New Roman" w:hint="eastAsia"/>
                <w:sz w:val="20"/>
                <w:szCs w:val="20"/>
              </w:rPr>
              <w:t>어려움이</w:t>
            </w:r>
            <w:r>
              <w:rPr>
                <w:rFonts w:cs="Times New Roman" w:hint="eastAsia"/>
                <w:sz w:val="20"/>
                <w:szCs w:val="20"/>
              </w:rPr>
              <w:t xml:space="preserve"> </w:t>
            </w:r>
            <w:r>
              <w:rPr>
                <w:rFonts w:cs="Times New Roman" w:hint="eastAsia"/>
                <w:sz w:val="20"/>
                <w:szCs w:val="20"/>
              </w:rPr>
              <w:t>없을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보이나</w:t>
            </w:r>
            <w:r>
              <w:rPr>
                <w:rFonts w:cs="Times New Roman" w:hint="eastAsia"/>
                <w:sz w:val="20"/>
                <w:szCs w:val="20"/>
              </w:rPr>
              <w:t xml:space="preserve">, </w:t>
            </w:r>
            <w:r w:rsidR="009C5FD3">
              <w:rPr>
                <w:rFonts w:cs="Times New Roman" w:hint="eastAsia"/>
                <w:sz w:val="20"/>
                <w:szCs w:val="20"/>
              </w:rPr>
              <w:t>추가</w:t>
            </w:r>
            <w:r w:rsidR="009C5FD3">
              <w:rPr>
                <w:rFonts w:cs="Times New Roman" w:hint="eastAsia"/>
                <w:sz w:val="20"/>
                <w:szCs w:val="20"/>
              </w:rPr>
              <w:t xml:space="preserve"> </w:t>
            </w:r>
            <w:r w:rsidR="009C5FD3">
              <w:rPr>
                <w:rFonts w:cs="Times New Roman" w:hint="eastAsia"/>
                <w:sz w:val="20"/>
                <w:szCs w:val="20"/>
              </w:rPr>
              <w:t>비용</w:t>
            </w:r>
            <w:r w:rsidR="009C5FD3">
              <w:rPr>
                <w:rFonts w:cs="Times New Roman" w:hint="eastAsia"/>
                <w:sz w:val="20"/>
                <w:szCs w:val="20"/>
              </w:rPr>
              <w:t xml:space="preserve"> </w:t>
            </w:r>
            <w:r w:rsidR="009C5FD3">
              <w:rPr>
                <w:rFonts w:cs="Times New Roman" w:hint="eastAsia"/>
                <w:sz w:val="20"/>
                <w:szCs w:val="20"/>
              </w:rPr>
              <w:t>부담이</w:t>
            </w:r>
            <w:r w:rsidR="009C5FD3">
              <w:rPr>
                <w:rFonts w:cs="Times New Roman" w:hint="eastAsia"/>
                <w:sz w:val="20"/>
                <w:szCs w:val="20"/>
              </w:rPr>
              <w:t xml:space="preserve"> </w:t>
            </w:r>
            <w:r w:rsidR="009C5FD3">
              <w:rPr>
                <w:rFonts w:cs="Times New Roman" w:hint="eastAsia"/>
                <w:sz w:val="20"/>
                <w:szCs w:val="20"/>
              </w:rPr>
              <w:t>발생</w:t>
            </w:r>
            <w:r>
              <w:rPr>
                <w:rFonts w:cs="Times New Roman" w:hint="eastAsia"/>
                <w:sz w:val="20"/>
                <w:szCs w:val="20"/>
              </w:rPr>
              <w:t>한다는</w:t>
            </w:r>
            <w:r>
              <w:rPr>
                <w:rFonts w:cs="Times New Roman" w:hint="eastAsia"/>
                <w:sz w:val="20"/>
                <w:szCs w:val="20"/>
              </w:rPr>
              <w:t xml:space="preserve"> </w:t>
            </w:r>
            <w:r>
              <w:rPr>
                <w:rFonts w:cs="Times New Roman" w:hint="eastAsia"/>
                <w:sz w:val="20"/>
                <w:szCs w:val="20"/>
              </w:rPr>
              <w:t>점</w:t>
            </w:r>
            <w:r w:rsidR="00C50FF8">
              <w:rPr>
                <w:rFonts w:cs="Times New Roman" w:hint="eastAsia"/>
                <w:sz w:val="20"/>
                <w:szCs w:val="20"/>
              </w:rPr>
              <w:t>은</w:t>
            </w:r>
            <w:r>
              <w:rPr>
                <w:rFonts w:cs="Times New Roman" w:hint="eastAsia"/>
                <w:sz w:val="20"/>
                <w:szCs w:val="20"/>
              </w:rPr>
              <w:t xml:space="preserve"> </w:t>
            </w:r>
            <w:r>
              <w:rPr>
                <w:rFonts w:cs="Times New Roman" w:hint="eastAsia"/>
                <w:sz w:val="20"/>
                <w:szCs w:val="20"/>
              </w:rPr>
              <w:t>고려할</w:t>
            </w:r>
            <w:r>
              <w:rPr>
                <w:rFonts w:cs="Times New Roman" w:hint="eastAsia"/>
                <w:sz w:val="20"/>
                <w:szCs w:val="20"/>
              </w:rPr>
              <w:t xml:space="preserve"> </w:t>
            </w:r>
            <w:r>
              <w:rPr>
                <w:rFonts w:cs="Times New Roman" w:hint="eastAsia"/>
                <w:sz w:val="20"/>
                <w:szCs w:val="20"/>
              </w:rPr>
              <w:t>필요</w:t>
            </w:r>
            <w:r>
              <w:rPr>
                <w:rFonts w:cs="Times New Roman" w:hint="eastAsia"/>
                <w:sz w:val="20"/>
                <w:szCs w:val="20"/>
              </w:rPr>
              <w:t xml:space="preserve"> </w:t>
            </w:r>
            <w:r>
              <w:rPr>
                <w:rFonts w:cs="Times New Roman" w:hint="eastAsia"/>
                <w:sz w:val="20"/>
                <w:szCs w:val="20"/>
              </w:rPr>
              <w:t>있음</w:t>
            </w:r>
            <w:r w:rsidR="007A1C63">
              <w:rPr>
                <w:rFonts w:cs="Times New Roman" w:hint="eastAsia"/>
                <w:sz w:val="20"/>
                <w:szCs w:val="20"/>
              </w:rPr>
              <w:t xml:space="preserve">. </w:t>
            </w:r>
          </w:p>
        </w:tc>
        <w:tc>
          <w:tcPr>
            <w:tcW w:w="27" w:type="pct"/>
            <w:tcBorders>
              <w:top w:val="nil"/>
              <w:bottom w:val="nil"/>
            </w:tcBorders>
          </w:tcPr>
          <w:p w14:paraId="67AE54BA" w14:textId="77777777" w:rsidR="00BC4488" w:rsidRPr="009A2958" w:rsidRDefault="00BC4488" w:rsidP="004D618E">
            <w:pPr>
              <w:widowControl/>
              <w:spacing w:before="40" w:after="120" w:line="276" w:lineRule="auto"/>
              <w:rPr>
                <w:rFonts w:cs="Times New Roman"/>
                <w:sz w:val="20"/>
                <w:szCs w:val="20"/>
              </w:rPr>
            </w:pPr>
          </w:p>
        </w:tc>
        <w:tc>
          <w:tcPr>
            <w:tcW w:w="770" w:type="pct"/>
          </w:tcPr>
          <w:p w14:paraId="25F55D2E" w14:textId="55F0FAD5" w:rsidR="00BC4488" w:rsidRPr="00B37DBD" w:rsidRDefault="00C50FF8" w:rsidP="00C235D9">
            <w:pPr>
              <w:pStyle w:val="a8"/>
              <w:widowControl/>
              <w:numPr>
                <w:ilvl w:val="0"/>
                <w:numId w:val="2"/>
              </w:numPr>
              <w:spacing w:before="40" w:after="120" w:line="276" w:lineRule="auto"/>
              <w:rPr>
                <w:rFonts w:cs="Times New Roman"/>
                <w:spacing w:val="-2"/>
                <w:sz w:val="20"/>
                <w:szCs w:val="20"/>
              </w:rPr>
            </w:pPr>
            <w:r>
              <w:rPr>
                <w:rFonts w:cs="Times New Roman" w:hint="eastAsia"/>
                <w:spacing w:val="-2"/>
                <w:sz w:val="20"/>
                <w:szCs w:val="20"/>
              </w:rPr>
              <w:t>추후</w:t>
            </w:r>
            <w:r>
              <w:rPr>
                <w:rFonts w:cs="Times New Roman" w:hint="eastAsia"/>
                <w:spacing w:val="-2"/>
                <w:sz w:val="20"/>
                <w:szCs w:val="20"/>
              </w:rPr>
              <w:t xml:space="preserve"> </w:t>
            </w:r>
            <w:r w:rsidR="00BC4488">
              <w:rPr>
                <w:rFonts w:cs="Times New Roman" w:hint="eastAsia"/>
                <w:spacing w:val="-2"/>
                <w:sz w:val="20"/>
                <w:szCs w:val="20"/>
              </w:rPr>
              <w:t>대상회사가</w:t>
            </w:r>
            <w:r w:rsidR="00BC4488">
              <w:rPr>
                <w:rFonts w:cs="Times New Roman" w:hint="eastAsia"/>
                <w:spacing w:val="-2"/>
                <w:sz w:val="20"/>
                <w:szCs w:val="20"/>
              </w:rPr>
              <w:t xml:space="preserve"> </w:t>
            </w:r>
            <w:r w:rsidR="00BC4488">
              <w:rPr>
                <w:rFonts w:cs="Times New Roman" w:hint="eastAsia"/>
                <w:spacing w:val="-2"/>
                <w:sz w:val="20"/>
                <w:szCs w:val="20"/>
              </w:rPr>
              <w:t>자체</w:t>
            </w:r>
            <w:r w:rsidR="00C63AFF">
              <w:rPr>
                <w:rFonts w:cs="Times New Roman" w:hint="eastAsia"/>
                <w:spacing w:val="-2"/>
                <w:sz w:val="20"/>
                <w:szCs w:val="20"/>
              </w:rPr>
              <w:t>적으로</w:t>
            </w:r>
            <w:r w:rsidR="00C63AFF">
              <w:rPr>
                <w:rFonts w:cs="Times New Roman" w:hint="eastAsia"/>
                <w:spacing w:val="-2"/>
                <w:sz w:val="20"/>
                <w:szCs w:val="20"/>
              </w:rPr>
              <w:t xml:space="preserve"> </w:t>
            </w:r>
            <w:r w:rsidR="00C63AFF">
              <w:rPr>
                <w:rFonts w:cs="Times New Roman" w:hint="eastAsia"/>
                <w:spacing w:val="-2"/>
                <w:sz w:val="20"/>
                <w:szCs w:val="20"/>
              </w:rPr>
              <w:t>지도</w:t>
            </w:r>
            <w:r w:rsidR="00C63AFF">
              <w:rPr>
                <w:rFonts w:cs="Times New Roman" w:hint="eastAsia"/>
                <w:spacing w:val="-2"/>
                <w:sz w:val="20"/>
                <w:szCs w:val="20"/>
              </w:rPr>
              <w:t xml:space="preserve"> API</w:t>
            </w:r>
            <w:r w:rsidR="00BC4488">
              <w:rPr>
                <w:rFonts w:cs="Times New Roman" w:hint="eastAsia"/>
                <w:spacing w:val="-2"/>
                <w:sz w:val="20"/>
                <w:szCs w:val="20"/>
              </w:rPr>
              <w:t>를</w:t>
            </w:r>
            <w:r w:rsidR="00BC4488">
              <w:rPr>
                <w:rFonts w:cs="Times New Roman" w:hint="eastAsia"/>
                <w:spacing w:val="-2"/>
                <w:sz w:val="20"/>
                <w:szCs w:val="20"/>
              </w:rPr>
              <w:t xml:space="preserve"> </w:t>
            </w:r>
            <w:r w:rsidR="00BC4488">
              <w:rPr>
                <w:rFonts w:cs="Times New Roman" w:hint="eastAsia"/>
                <w:spacing w:val="-2"/>
                <w:sz w:val="20"/>
                <w:szCs w:val="20"/>
              </w:rPr>
              <w:t>구축</w:t>
            </w:r>
            <w:r>
              <w:rPr>
                <w:rFonts w:cs="Times New Roman" w:hint="eastAsia"/>
                <w:spacing w:val="-2"/>
                <w:sz w:val="20"/>
                <w:szCs w:val="20"/>
              </w:rPr>
              <w:t>하기로</w:t>
            </w:r>
            <w:r>
              <w:rPr>
                <w:rFonts w:cs="Times New Roman" w:hint="eastAsia"/>
                <w:spacing w:val="-2"/>
                <w:sz w:val="20"/>
                <w:szCs w:val="20"/>
              </w:rPr>
              <w:t xml:space="preserve"> </w:t>
            </w:r>
            <w:r>
              <w:rPr>
                <w:rFonts w:cs="Times New Roman" w:hint="eastAsia"/>
                <w:spacing w:val="-2"/>
                <w:sz w:val="20"/>
                <w:szCs w:val="20"/>
              </w:rPr>
              <w:t>할</w:t>
            </w:r>
            <w:r>
              <w:rPr>
                <w:rFonts w:cs="Times New Roman" w:hint="eastAsia"/>
                <w:spacing w:val="-2"/>
                <w:sz w:val="20"/>
                <w:szCs w:val="20"/>
              </w:rPr>
              <w:t xml:space="preserve"> </w:t>
            </w:r>
            <w:r>
              <w:rPr>
                <w:rFonts w:cs="Times New Roman" w:hint="eastAsia"/>
                <w:spacing w:val="-2"/>
                <w:sz w:val="20"/>
                <w:szCs w:val="20"/>
              </w:rPr>
              <w:t>경</w:t>
            </w:r>
            <w:r>
              <w:rPr>
                <w:rFonts w:cs="Times New Roman" w:hint="eastAsia"/>
                <w:spacing w:val="-2"/>
                <w:sz w:val="20"/>
                <w:szCs w:val="20"/>
              </w:rPr>
              <w:lastRenderedPageBreak/>
              <w:t>우</w:t>
            </w:r>
            <w:r>
              <w:rPr>
                <w:rFonts w:cs="Times New Roman" w:hint="eastAsia"/>
                <w:spacing w:val="-2"/>
                <w:sz w:val="20"/>
                <w:szCs w:val="20"/>
              </w:rPr>
              <w:t xml:space="preserve"> </w:t>
            </w:r>
            <w:r w:rsidR="00BC4488" w:rsidRPr="00C63AFF">
              <w:rPr>
                <w:rFonts w:cs="Times New Roman" w:hint="eastAsia"/>
                <w:spacing w:val="-2"/>
                <w:sz w:val="20"/>
                <w:szCs w:val="20"/>
              </w:rPr>
              <w:t>연간</w:t>
            </w:r>
            <w:r w:rsidR="00BC4488" w:rsidRPr="00C63AFF">
              <w:rPr>
                <w:rFonts w:cs="Times New Roman" w:hint="eastAsia"/>
                <w:spacing w:val="-2"/>
                <w:sz w:val="20"/>
                <w:szCs w:val="20"/>
              </w:rPr>
              <w:t xml:space="preserve"> </w:t>
            </w:r>
            <w:r w:rsidR="00BC4488" w:rsidRPr="00C63AFF">
              <w:rPr>
                <w:rFonts w:cs="Times New Roman"/>
                <w:spacing w:val="-2"/>
                <w:sz w:val="20"/>
                <w:szCs w:val="20"/>
              </w:rPr>
              <w:t>50~100</w:t>
            </w:r>
            <w:r w:rsidR="00BC4488" w:rsidRPr="00C63AFF">
              <w:rPr>
                <w:rFonts w:cs="Times New Roman" w:hint="eastAsia"/>
                <w:spacing w:val="-2"/>
                <w:sz w:val="20"/>
                <w:szCs w:val="20"/>
              </w:rPr>
              <w:t>억원</w:t>
            </w:r>
            <w:r w:rsidR="00BC4488">
              <w:rPr>
                <w:rFonts w:cs="Times New Roman" w:hint="eastAsia"/>
                <w:spacing w:val="-2"/>
                <w:sz w:val="20"/>
                <w:szCs w:val="20"/>
              </w:rPr>
              <w:t xml:space="preserve"> </w:t>
            </w:r>
            <w:r w:rsidR="00BC4488">
              <w:rPr>
                <w:rFonts w:cs="Times New Roman" w:hint="eastAsia"/>
                <w:spacing w:val="-2"/>
                <w:sz w:val="20"/>
                <w:szCs w:val="20"/>
              </w:rPr>
              <w:t>가량이</w:t>
            </w:r>
            <w:r w:rsidR="0098464A">
              <w:rPr>
                <w:rFonts w:cs="Times New Roman" w:hint="eastAsia"/>
                <w:spacing w:val="-2"/>
                <w:sz w:val="20"/>
                <w:szCs w:val="20"/>
              </w:rPr>
              <w:t xml:space="preserve"> </w:t>
            </w:r>
            <w:r w:rsidR="0098464A">
              <w:rPr>
                <w:rFonts w:cs="Times New Roman" w:hint="eastAsia"/>
                <w:spacing w:val="-2"/>
                <w:sz w:val="20"/>
                <w:szCs w:val="20"/>
              </w:rPr>
              <w:t>소요될</w:t>
            </w:r>
            <w:r w:rsidR="0098464A">
              <w:rPr>
                <w:rFonts w:cs="Times New Roman" w:hint="eastAsia"/>
                <w:spacing w:val="-2"/>
                <w:sz w:val="20"/>
                <w:szCs w:val="20"/>
              </w:rPr>
              <w:t xml:space="preserve"> </w:t>
            </w:r>
            <w:r>
              <w:rPr>
                <w:rFonts w:cs="Times New Roman" w:hint="eastAsia"/>
                <w:spacing w:val="-2"/>
                <w:sz w:val="20"/>
                <w:szCs w:val="20"/>
              </w:rPr>
              <w:t>수</w:t>
            </w:r>
            <w:r>
              <w:rPr>
                <w:rFonts w:cs="Times New Roman" w:hint="eastAsia"/>
                <w:spacing w:val="-2"/>
                <w:sz w:val="20"/>
                <w:szCs w:val="20"/>
              </w:rPr>
              <w:t xml:space="preserve"> </w:t>
            </w:r>
            <w:r>
              <w:rPr>
                <w:rFonts w:cs="Times New Roman" w:hint="eastAsia"/>
                <w:spacing w:val="-2"/>
                <w:sz w:val="20"/>
                <w:szCs w:val="20"/>
              </w:rPr>
              <w:t>있</w:t>
            </w:r>
            <w:r w:rsidR="00C235D9">
              <w:rPr>
                <w:rFonts w:cs="Times New Roman" w:hint="eastAsia"/>
                <w:spacing w:val="-2"/>
                <w:sz w:val="20"/>
                <w:szCs w:val="20"/>
              </w:rPr>
              <w:t>고</w:t>
            </w:r>
            <w:r w:rsidR="00C235D9">
              <w:rPr>
                <w:rFonts w:cs="Times New Roman" w:hint="eastAsia"/>
                <w:spacing w:val="-2"/>
                <w:sz w:val="20"/>
                <w:szCs w:val="20"/>
              </w:rPr>
              <w:t>,</w:t>
            </w:r>
            <w:r w:rsidR="00C235D9">
              <w:rPr>
                <w:rFonts w:cs="Times New Roman"/>
                <w:spacing w:val="-2"/>
                <w:sz w:val="20"/>
                <w:szCs w:val="20"/>
              </w:rPr>
              <w:t xml:space="preserve"> </w:t>
            </w:r>
            <w:r w:rsidR="00C235D9">
              <w:rPr>
                <w:rFonts w:cs="Times New Roman" w:hint="eastAsia"/>
                <w:spacing w:val="-2"/>
                <w:sz w:val="20"/>
                <w:szCs w:val="20"/>
              </w:rPr>
              <w:t>추가</w:t>
            </w:r>
            <w:r w:rsidR="00C235D9">
              <w:rPr>
                <w:rFonts w:cs="Times New Roman" w:hint="eastAsia"/>
                <w:spacing w:val="-2"/>
                <w:sz w:val="20"/>
                <w:szCs w:val="20"/>
              </w:rPr>
              <w:t xml:space="preserve"> </w:t>
            </w:r>
            <w:r w:rsidR="00C235D9">
              <w:rPr>
                <w:rFonts w:cs="Times New Roman" w:hint="eastAsia"/>
                <w:spacing w:val="-2"/>
                <w:sz w:val="20"/>
                <w:szCs w:val="20"/>
              </w:rPr>
              <w:t>지도</w:t>
            </w:r>
            <w:r w:rsidR="00C235D9">
              <w:rPr>
                <w:rFonts w:cs="Times New Roman" w:hint="eastAsia"/>
                <w:spacing w:val="-2"/>
                <w:sz w:val="20"/>
                <w:szCs w:val="20"/>
              </w:rPr>
              <w:t xml:space="preserve"> </w:t>
            </w:r>
            <w:r w:rsidR="00C235D9">
              <w:rPr>
                <w:rFonts w:cs="Times New Roman" w:hint="eastAsia"/>
                <w:spacing w:val="-2"/>
                <w:sz w:val="20"/>
                <w:szCs w:val="20"/>
              </w:rPr>
              <w:t>데이터</w:t>
            </w:r>
            <w:r w:rsidR="00C235D9">
              <w:rPr>
                <w:rFonts w:cs="Times New Roman" w:hint="eastAsia"/>
                <w:spacing w:val="-2"/>
                <w:sz w:val="20"/>
                <w:szCs w:val="20"/>
              </w:rPr>
              <w:t xml:space="preserve"> </w:t>
            </w:r>
            <w:r w:rsidR="00C235D9">
              <w:rPr>
                <w:rFonts w:cs="Times New Roman" w:hint="eastAsia"/>
                <w:spacing w:val="-2"/>
                <w:sz w:val="20"/>
                <w:szCs w:val="20"/>
              </w:rPr>
              <w:t>구축과</w:t>
            </w:r>
            <w:r w:rsidR="00C235D9">
              <w:rPr>
                <w:rFonts w:cs="Times New Roman" w:hint="eastAsia"/>
                <w:spacing w:val="-2"/>
                <w:sz w:val="20"/>
                <w:szCs w:val="20"/>
              </w:rPr>
              <w:t xml:space="preserve"> </w:t>
            </w:r>
            <w:r w:rsidR="00C235D9">
              <w:rPr>
                <w:rFonts w:cs="Times New Roman" w:hint="eastAsia"/>
                <w:spacing w:val="-2"/>
                <w:sz w:val="20"/>
                <w:szCs w:val="20"/>
              </w:rPr>
              <w:t>관련해서는</w:t>
            </w:r>
            <w:r w:rsidR="00C235D9">
              <w:rPr>
                <w:rFonts w:cs="Times New Roman" w:hint="eastAsia"/>
                <w:spacing w:val="-2"/>
                <w:sz w:val="20"/>
                <w:szCs w:val="20"/>
              </w:rPr>
              <w:t xml:space="preserve"> </w:t>
            </w:r>
            <w:r w:rsidR="009C5FD3">
              <w:rPr>
                <w:rFonts w:cs="Times New Roman" w:hint="eastAsia"/>
                <w:spacing w:val="-2"/>
                <w:sz w:val="20"/>
                <w:szCs w:val="20"/>
              </w:rPr>
              <w:t>연간</w:t>
            </w:r>
            <w:r w:rsidR="009C5FD3">
              <w:rPr>
                <w:rFonts w:cs="Times New Roman" w:hint="eastAsia"/>
                <w:spacing w:val="-2"/>
                <w:sz w:val="20"/>
                <w:szCs w:val="20"/>
              </w:rPr>
              <w:t xml:space="preserve"> </w:t>
            </w:r>
            <w:r w:rsidR="009C5FD3">
              <w:rPr>
                <w:rFonts w:cs="Times New Roman" w:hint="eastAsia"/>
                <w:spacing w:val="-2"/>
                <w:sz w:val="20"/>
                <w:szCs w:val="20"/>
              </w:rPr>
              <w:t>약</w:t>
            </w:r>
            <w:r w:rsidR="009C5FD3">
              <w:rPr>
                <w:rFonts w:cs="Times New Roman" w:hint="eastAsia"/>
                <w:spacing w:val="-2"/>
                <w:sz w:val="20"/>
                <w:szCs w:val="20"/>
              </w:rPr>
              <w:t xml:space="preserve"> 3</w:t>
            </w:r>
            <w:r w:rsidR="009C5FD3">
              <w:rPr>
                <w:rFonts w:cs="Times New Roman"/>
                <w:spacing w:val="-2"/>
                <w:sz w:val="20"/>
                <w:szCs w:val="20"/>
              </w:rPr>
              <w:t>0</w:t>
            </w:r>
            <w:r w:rsidR="009C5FD3">
              <w:rPr>
                <w:rFonts w:cs="Times New Roman" w:hint="eastAsia"/>
                <w:spacing w:val="-2"/>
                <w:sz w:val="20"/>
                <w:szCs w:val="20"/>
              </w:rPr>
              <w:t>억원</w:t>
            </w:r>
            <w:r w:rsidR="00C235D9">
              <w:rPr>
                <w:rFonts w:cs="Times New Roman" w:hint="eastAsia"/>
                <w:spacing w:val="-2"/>
                <w:sz w:val="20"/>
                <w:szCs w:val="20"/>
              </w:rPr>
              <w:t>의</w:t>
            </w:r>
            <w:r w:rsidR="00C235D9">
              <w:rPr>
                <w:rFonts w:cs="Times New Roman" w:hint="eastAsia"/>
                <w:spacing w:val="-2"/>
                <w:sz w:val="20"/>
                <w:szCs w:val="20"/>
              </w:rPr>
              <w:t xml:space="preserve"> </w:t>
            </w:r>
            <w:r w:rsidR="00B37DBD">
              <w:rPr>
                <w:rFonts w:cs="Times New Roman" w:hint="eastAsia"/>
                <w:spacing w:val="-2"/>
                <w:sz w:val="20"/>
                <w:szCs w:val="20"/>
              </w:rPr>
              <w:t>추가</w:t>
            </w:r>
            <w:r w:rsidR="00B37DBD">
              <w:rPr>
                <w:rFonts w:cs="Times New Roman" w:hint="eastAsia"/>
                <w:spacing w:val="-2"/>
                <w:sz w:val="20"/>
                <w:szCs w:val="20"/>
              </w:rPr>
              <w:t xml:space="preserve"> </w:t>
            </w:r>
            <w:r w:rsidR="009C5FD3">
              <w:rPr>
                <w:rFonts w:cs="Times New Roman" w:hint="eastAsia"/>
                <w:spacing w:val="-2"/>
                <w:sz w:val="20"/>
                <w:szCs w:val="20"/>
              </w:rPr>
              <w:t>비용</w:t>
            </w:r>
            <w:r w:rsidR="00B37DBD">
              <w:rPr>
                <w:rFonts w:cs="Times New Roman" w:hint="eastAsia"/>
                <w:spacing w:val="-2"/>
                <w:sz w:val="20"/>
                <w:szCs w:val="20"/>
              </w:rPr>
              <w:t>부담이</w:t>
            </w:r>
            <w:r w:rsidR="00B37DBD">
              <w:rPr>
                <w:rFonts w:cs="Times New Roman" w:hint="eastAsia"/>
                <w:spacing w:val="-2"/>
                <w:sz w:val="20"/>
                <w:szCs w:val="20"/>
              </w:rPr>
              <w:t xml:space="preserve"> </w:t>
            </w:r>
            <w:r w:rsidR="00B37DBD">
              <w:rPr>
                <w:rFonts w:cs="Times New Roman" w:hint="eastAsia"/>
                <w:spacing w:val="-2"/>
                <w:sz w:val="20"/>
                <w:szCs w:val="20"/>
              </w:rPr>
              <w:t>발생할</w:t>
            </w:r>
            <w:r w:rsidR="00B37DBD">
              <w:rPr>
                <w:rFonts w:cs="Times New Roman" w:hint="eastAsia"/>
                <w:spacing w:val="-2"/>
                <w:sz w:val="20"/>
                <w:szCs w:val="20"/>
              </w:rPr>
              <w:t xml:space="preserve"> </w:t>
            </w:r>
            <w:r w:rsidR="00B37DBD">
              <w:rPr>
                <w:rFonts w:cs="Times New Roman" w:hint="eastAsia"/>
                <w:spacing w:val="-2"/>
                <w:sz w:val="20"/>
                <w:szCs w:val="20"/>
              </w:rPr>
              <w:t>수</w:t>
            </w:r>
            <w:r w:rsidR="00B37DBD">
              <w:rPr>
                <w:rFonts w:cs="Times New Roman" w:hint="eastAsia"/>
                <w:spacing w:val="-2"/>
                <w:sz w:val="20"/>
                <w:szCs w:val="20"/>
              </w:rPr>
              <w:t xml:space="preserve"> </w:t>
            </w:r>
            <w:r w:rsidR="00B37DBD">
              <w:rPr>
                <w:rFonts w:cs="Times New Roman" w:hint="eastAsia"/>
                <w:spacing w:val="-2"/>
                <w:sz w:val="20"/>
                <w:szCs w:val="20"/>
              </w:rPr>
              <w:t>있</w:t>
            </w:r>
            <w:r w:rsidR="00C235D9">
              <w:rPr>
                <w:rFonts w:cs="Times New Roman" w:hint="eastAsia"/>
                <w:spacing w:val="-2"/>
                <w:sz w:val="20"/>
                <w:szCs w:val="20"/>
              </w:rPr>
              <w:t>음</w:t>
            </w:r>
            <w:r w:rsidR="00C235D9">
              <w:rPr>
                <w:rFonts w:cs="Times New Roman" w:hint="eastAsia"/>
                <w:spacing w:val="-2"/>
                <w:sz w:val="20"/>
                <w:szCs w:val="20"/>
              </w:rPr>
              <w:t>(</w:t>
            </w:r>
            <w:r w:rsidR="00C235D9">
              <w:rPr>
                <w:rFonts w:cs="Times New Roman" w:hint="eastAsia"/>
                <w:spacing w:val="-2"/>
                <w:sz w:val="20"/>
                <w:szCs w:val="20"/>
              </w:rPr>
              <w:t>대략적인</w:t>
            </w:r>
            <w:r w:rsidR="00C235D9">
              <w:rPr>
                <w:rFonts w:cs="Times New Roman" w:hint="eastAsia"/>
                <w:spacing w:val="-2"/>
                <w:sz w:val="20"/>
                <w:szCs w:val="20"/>
              </w:rPr>
              <w:t xml:space="preserve"> </w:t>
            </w:r>
            <w:r w:rsidR="00C235D9">
              <w:rPr>
                <w:rFonts w:cs="Times New Roman" w:hint="eastAsia"/>
                <w:spacing w:val="-2"/>
                <w:sz w:val="20"/>
                <w:szCs w:val="20"/>
              </w:rPr>
              <w:t>산정이므로</w:t>
            </w:r>
            <w:r w:rsidR="00C235D9">
              <w:rPr>
                <w:rFonts w:cs="Times New Roman" w:hint="eastAsia"/>
                <w:spacing w:val="-2"/>
                <w:sz w:val="20"/>
                <w:szCs w:val="20"/>
              </w:rPr>
              <w:t xml:space="preserve"> </w:t>
            </w:r>
            <w:r w:rsidR="00C235D9">
              <w:rPr>
                <w:rFonts w:cs="Times New Roman" w:hint="eastAsia"/>
                <w:spacing w:val="-2"/>
                <w:sz w:val="20"/>
                <w:szCs w:val="20"/>
              </w:rPr>
              <w:t>실제</w:t>
            </w:r>
            <w:r w:rsidR="00C235D9">
              <w:rPr>
                <w:rFonts w:cs="Times New Roman" w:hint="eastAsia"/>
                <w:spacing w:val="-2"/>
                <w:sz w:val="20"/>
                <w:szCs w:val="20"/>
              </w:rPr>
              <w:t xml:space="preserve"> </w:t>
            </w:r>
            <w:r w:rsidR="00C235D9">
              <w:rPr>
                <w:rFonts w:cs="Times New Roman" w:hint="eastAsia"/>
                <w:spacing w:val="-2"/>
                <w:sz w:val="20"/>
                <w:szCs w:val="20"/>
              </w:rPr>
              <w:t>실행</w:t>
            </w:r>
            <w:r w:rsidR="00C235D9">
              <w:rPr>
                <w:rFonts w:cs="Times New Roman" w:hint="eastAsia"/>
                <w:spacing w:val="-2"/>
                <w:sz w:val="20"/>
                <w:szCs w:val="20"/>
              </w:rPr>
              <w:t xml:space="preserve"> </w:t>
            </w:r>
            <w:r w:rsidR="00C235D9">
              <w:rPr>
                <w:rFonts w:cs="Times New Roman" w:hint="eastAsia"/>
                <w:spacing w:val="-2"/>
                <w:sz w:val="20"/>
                <w:szCs w:val="20"/>
              </w:rPr>
              <w:t>시점에</w:t>
            </w:r>
            <w:r w:rsidR="00C235D9">
              <w:rPr>
                <w:rFonts w:cs="Times New Roman" w:hint="eastAsia"/>
                <w:spacing w:val="-2"/>
                <w:sz w:val="20"/>
                <w:szCs w:val="20"/>
              </w:rPr>
              <w:t xml:space="preserve"> </w:t>
            </w:r>
            <w:r w:rsidR="00C235D9">
              <w:rPr>
                <w:rFonts w:cs="Times New Roman" w:hint="eastAsia"/>
                <w:spacing w:val="-2"/>
                <w:sz w:val="20"/>
                <w:szCs w:val="20"/>
              </w:rPr>
              <w:t>달라질</w:t>
            </w:r>
            <w:r w:rsidR="00C235D9">
              <w:rPr>
                <w:rFonts w:cs="Times New Roman" w:hint="eastAsia"/>
                <w:spacing w:val="-2"/>
                <w:sz w:val="20"/>
                <w:szCs w:val="20"/>
              </w:rPr>
              <w:t xml:space="preserve"> </w:t>
            </w:r>
            <w:r w:rsidR="00C235D9">
              <w:rPr>
                <w:rFonts w:cs="Times New Roman" w:hint="eastAsia"/>
                <w:spacing w:val="-2"/>
                <w:sz w:val="20"/>
                <w:szCs w:val="20"/>
              </w:rPr>
              <w:t>수</w:t>
            </w:r>
            <w:r w:rsidR="00C235D9">
              <w:rPr>
                <w:rFonts w:cs="Times New Roman" w:hint="eastAsia"/>
                <w:spacing w:val="-2"/>
                <w:sz w:val="20"/>
                <w:szCs w:val="20"/>
              </w:rPr>
              <w:t xml:space="preserve"> </w:t>
            </w:r>
            <w:r w:rsidR="00C235D9">
              <w:rPr>
                <w:rFonts w:cs="Times New Roman" w:hint="eastAsia"/>
                <w:spacing w:val="-2"/>
                <w:sz w:val="20"/>
                <w:szCs w:val="20"/>
              </w:rPr>
              <w:t>있음</w:t>
            </w:r>
            <w:r w:rsidR="00C235D9">
              <w:rPr>
                <w:rFonts w:cs="Times New Roman" w:hint="eastAsia"/>
                <w:spacing w:val="-2"/>
                <w:sz w:val="20"/>
                <w:szCs w:val="20"/>
              </w:rPr>
              <w:t>).</w:t>
            </w:r>
          </w:p>
        </w:tc>
      </w:tr>
      <w:tr w:rsidR="00C25E3D" w:rsidRPr="009A2958" w14:paraId="1A62491B" w14:textId="77777777" w:rsidTr="00061A1F">
        <w:trPr>
          <w:trHeight w:val="132"/>
        </w:trPr>
        <w:tc>
          <w:tcPr>
            <w:tcW w:w="619" w:type="pct"/>
          </w:tcPr>
          <w:p w14:paraId="6E68CF96" w14:textId="2B84C114" w:rsidR="00C25E3D" w:rsidRPr="00D14513" w:rsidRDefault="00C25E3D" w:rsidP="00F86CF7">
            <w:pPr>
              <w:widowControl/>
              <w:spacing w:before="40" w:after="120" w:line="276" w:lineRule="auto"/>
              <w:jc w:val="center"/>
              <w:outlineLvl w:val="0"/>
              <w:rPr>
                <w:rFonts w:cs="Times New Roman"/>
                <w:b/>
                <w:color w:val="404040" w:themeColor="text1" w:themeTint="BF"/>
                <w:kern w:val="0"/>
                <w:sz w:val="20"/>
                <w:szCs w:val="20"/>
              </w:rPr>
            </w:pPr>
            <w:bookmarkStart w:id="18" w:name="_Toc108480406"/>
            <w:bookmarkStart w:id="19" w:name="_Toc108512962"/>
            <w:r w:rsidRPr="00D14513">
              <w:rPr>
                <w:rFonts w:cs="Times New Roman"/>
                <w:b/>
                <w:color w:val="404040" w:themeColor="text1" w:themeTint="BF"/>
                <w:kern w:val="0"/>
                <w:sz w:val="20"/>
                <w:szCs w:val="20"/>
              </w:rPr>
              <w:lastRenderedPageBreak/>
              <w:t>Separation –</w:t>
            </w:r>
            <w:r w:rsidRPr="00D14513">
              <w:rPr>
                <w:rFonts w:cs="Times New Roman"/>
                <w:b/>
                <w:color w:val="404040" w:themeColor="text1" w:themeTint="BF"/>
                <w:kern w:val="0"/>
                <w:sz w:val="20"/>
                <w:szCs w:val="20"/>
              </w:rPr>
              <w:br/>
            </w:r>
            <w:r w:rsidR="00606A06">
              <w:rPr>
                <w:rFonts w:cs="Times New Roman" w:hint="eastAsia"/>
                <w:b/>
                <w:color w:val="404040" w:themeColor="text1" w:themeTint="BF"/>
                <w:kern w:val="0"/>
                <w:sz w:val="20"/>
                <w:szCs w:val="20"/>
              </w:rPr>
              <w:t>카카오</w:t>
            </w:r>
            <w:r w:rsidR="00606A06">
              <w:rPr>
                <w:rFonts w:cs="Times New Roman" w:hint="eastAsia"/>
                <w:b/>
                <w:color w:val="404040" w:themeColor="text1" w:themeTint="BF"/>
                <w:kern w:val="0"/>
                <w:sz w:val="20"/>
                <w:szCs w:val="20"/>
              </w:rPr>
              <w:t xml:space="preserve"> </w:t>
            </w:r>
            <w:r w:rsidR="00606A06">
              <w:rPr>
                <w:rFonts w:cs="Times New Roman"/>
                <w:b/>
                <w:color w:val="404040" w:themeColor="text1" w:themeTint="BF"/>
                <w:kern w:val="0"/>
                <w:sz w:val="20"/>
                <w:szCs w:val="20"/>
              </w:rPr>
              <w:t>IDC</w:t>
            </w:r>
            <w:bookmarkEnd w:id="18"/>
            <w:bookmarkEnd w:id="19"/>
          </w:p>
        </w:tc>
        <w:tc>
          <w:tcPr>
            <w:tcW w:w="26" w:type="pct"/>
            <w:tcBorders>
              <w:top w:val="nil"/>
              <w:bottom w:val="nil"/>
            </w:tcBorders>
          </w:tcPr>
          <w:p w14:paraId="45F0A06F" w14:textId="77777777" w:rsidR="00C25E3D" w:rsidRPr="00956ADE" w:rsidRDefault="00C25E3D" w:rsidP="0080170A">
            <w:pPr>
              <w:widowControl/>
              <w:spacing w:before="40" w:after="120" w:line="276" w:lineRule="auto"/>
              <w:rPr>
                <w:rFonts w:cs="Times New Roman"/>
                <w:b/>
                <w:sz w:val="20"/>
                <w:szCs w:val="20"/>
                <w:highlight w:val="yellow"/>
              </w:rPr>
            </w:pPr>
          </w:p>
        </w:tc>
        <w:tc>
          <w:tcPr>
            <w:tcW w:w="1804" w:type="pct"/>
          </w:tcPr>
          <w:p w14:paraId="077FDC8D" w14:textId="0EF523D9" w:rsidR="00800706" w:rsidRDefault="003C3DBF" w:rsidP="00E30EC9">
            <w:pPr>
              <w:pStyle w:val="a8"/>
              <w:widowControl/>
              <w:numPr>
                <w:ilvl w:val="0"/>
                <w:numId w:val="2"/>
              </w:numPr>
              <w:spacing w:before="40" w:after="120" w:line="276" w:lineRule="auto"/>
              <w:rPr>
                <w:rFonts w:cs="Times New Roman"/>
                <w:sz w:val="20"/>
                <w:szCs w:val="20"/>
              </w:rPr>
            </w:pPr>
            <w:r w:rsidRPr="00C015B8">
              <w:rPr>
                <w:rFonts w:cs="Times New Roman" w:hint="eastAsia"/>
                <w:sz w:val="20"/>
                <w:szCs w:val="20"/>
              </w:rPr>
              <w:t>제공된</w:t>
            </w:r>
            <w:r w:rsidRPr="00C015B8">
              <w:rPr>
                <w:rFonts w:cs="Times New Roman" w:hint="eastAsia"/>
                <w:sz w:val="20"/>
                <w:szCs w:val="20"/>
              </w:rPr>
              <w:t xml:space="preserve"> </w:t>
            </w:r>
            <w:r w:rsidRPr="00C015B8">
              <w:rPr>
                <w:rFonts w:cs="Times New Roman" w:hint="eastAsia"/>
                <w:sz w:val="20"/>
                <w:szCs w:val="20"/>
              </w:rPr>
              <w:t>답변에</w:t>
            </w:r>
            <w:r w:rsidRPr="00C015B8">
              <w:rPr>
                <w:rFonts w:cs="Times New Roman" w:hint="eastAsia"/>
                <w:sz w:val="20"/>
                <w:szCs w:val="20"/>
              </w:rPr>
              <w:t xml:space="preserve"> </w:t>
            </w:r>
            <w:r w:rsidRPr="00C015B8">
              <w:rPr>
                <w:rFonts w:cs="Times New Roman" w:hint="eastAsia"/>
                <w:sz w:val="20"/>
                <w:szCs w:val="20"/>
              </w:rPr>
              <w:t>따르면</w:t>
            </w:r>
            <w:r w:rsidRPr="00C015B8">
              <w:rPr>
                <w:rFonts w:cs="Times New Roman" w:hint="eastAsia"/>
                <w:sz w:val="20"/>
                <w:szCs w:val="20"/>
              </w:rPr>
              <w:t xml:space="preserve"> </w:t>
            </w:r>
            <w:r w:rsidR="00C25E3D">
              <w:rPr>
                <w:rFonts w:cs="Times New Roman" w:hint="eastAsia"/>
                <w:sz w:val="20"/>
                <w:szCs w:val="20"/>
              </w:rPr>
              <w:t>대상회사는</w:t>
            </w:r>
            <w:r w:rsidR="00C25E3D" w:rsidRPr="00D97FBA">
              <w:rPr>
                <w:rFonts w:cs="Times New Roman" w:hint="eastAsia"/>
                <w:sz w:val="20"/>
                <w:szCs w:val="20"/>
              </w:rPr>
              <w:t xml:space="preserve"> </w:t>
            </w:r>
            <w:r w:rsidR="00C25E3D" w:rsidRPr="00D97FBA">
              <w:rPr>
                <w:rFonts w:cs="Times New Roman" w:hint="eastAsia"/>
                <w:sz w:val="20"/>
                <w:szCs w:val="20"/>
              </w:rPr>
              <w:t>현재</w:t>
            </w:r>
            <w:r w:rsidR="00C25E3D" w:rsidRPr="00D97FBA">
              <w:rPr>
                <w:rFonts w:cs="Times New Roman" w:hint="eastAsia"/>
                <w:sz w:val="20"/>
                <w:szCs w:val="20"/>
              </w:rPr>
              <w:t xml:space="preserve"> </w:t>
            </w:r>
            <w:r w:rsidR="00C25E3D">
              <w:rPr>
                <w:rFonts w:cs="Times New Roman" w:hint="eastAsia"/>
                <w:sz w:val="20"/>
                <w:szCs w:val="20"/>
              </w:rPr>
              <w:t>㈜</w:t>
            </w:r>
            <w:r w:rsidR="00C25E3D" w:rsidRPr="00D97FBA">
              <w:rPr>
                <w:rFonts w:cs="Times New Roman" w:hint="eastAsia"/>
                <w:sz w:val="20"/>
                <w:szCs w:val="20"/>
              </w:rPr>
              <w:t>카카오</w:t>
            </w:r>
            <w:r w:rsidR="00C25E3D">
              <w:rPr>
                <w:rFonts w:cs="Times New Roman" w:hint="eastAsia"/>
                <w:sz w:val="20"/>
                <w:szCs w:val="20"/>
              </w:rPr>
              <w:t>의</w:t>
            </w:r>
            <w:r w:rsidR="00C25E3D" w:rsidRPr="00D97FBA">
              <w:rPr>
                <w:rFonts w:cs="Times New Roman" w:hint="eastAsia"/>
                <w:sz w:val="20"/>
                <w:szCs w:val="20"/>
              </w:rPr>
              <w:t xml:space="preserve"> IDC </w:t>
            </w:r>
            <w:r w:rsidR="00C25E3D" w:rsidRPr="00D97FBA">
              <w:rPr>
                <w:rFonts w:cs="Times New Roman" w:hint="eastAsia"/>
                <w:sz w:val="20"/>
                <w:szCs w:val="20"/>
              </w:rPr>
              <w:t>와</w:t>
            </w:r>
            <w:r w:rsidR="00C25E3D" w:rsidRPr="00D97FBA">
              <w:rPr>
                <w:rFonts w:cs="Times New Roman" w:hint="eastAsia"/>
                <w:sz w:val="20"/>
                <w:szCs w:val="20"/>
              </w:rPr>
              <w:t xml:space="preserve"> </w:t>
            </w:r>
            <w:r w:rsidR="00C25E3D" w:rsidRPr="00D97FBA">
              <w:rPr>
                <w:rFonts w:cs="Times New Roman" w:hint="eastAsia"/>
                <w:sz w:val="20"/>
                <w:szCs w:val="20"/>
              </w:rPr>
              <w:t>구글</w:t>
            </w:r>
            <w:r w:rsidR="00C25E3D" w:rsidRPr="00D97FBA">
              <w:rPr>
                <w:rFonts w:cs="Times New Roman" w:hint="eastAsia"/>
                <w:sz w:val="20"/>
                <w:szCs w:val="20"/>
              </w:rPr>
              <w:t xml:space="preserve"> </w:t>
            </w:r>
            <w:r w:rsidR="00C25E3D" w:rsidRPr="00D97FBA">
              <w:rPr>
                <w:rFonts w:cs="Times New Roman" w:hint="eastAsia"/>
                <w:sz w:val="20"/>
                <w:szCs w:val="20"/>
              </w:rPr>
              <w:t>클라우드</w:t>
            </w:r>
            <w:r w:rsidR="00C25E3D" w:rsidRPr="00D97FBA">
              <w:rPr>
                <w:rFonts w:cs="Times New Roman" w:hint="eastAsia"/>
                <w:sz w:val="20"/>
                <w:szCs w:val="20"/>
              </w:rPr>
              <w:t xml:space="preserve"> </w:t>
            </w:r>
            <w:r w:rsidR="00C25E3D" w:rsidRPr="00D97FBA">
              <w:rPr>
                <w:rFonts w:cs="Times New Roman" w:hint="eastAsia"/>
                <w:sz w:val="20"/>
                <w:szCs w:val="20"/>
              </w:rPr>
              <w:t>양쪽</w:t>
            </w:r>
            <w:r w:rsidR="00C25E3D" w:rsidRPr="00D97FBA">
              <w:rPr>
                <w:rFonts w:cs="Times New Roman" w:hint="eastAsia"/>
                <w:sz w:val="20"/>
                <w:szCs w:val="20"/>
              </w:rPr>
              <w:t xml:space="preserve"> </w:t>
            </w:r>
            <w:r w:rsidR="00C25E3D" w:rsidRPr="00D97FBA">
              <w:rPr>
                <w:rFonts w:cs="Times New Roman" w:hint="eastAsia"/>
                <w:sz w:val="20"/>
                <w:szCs w:val="20"/>
              </w:rPr>
              <w:t>인프라를</w:t>
            </w:r>
            <w:r w:rsidR="00C25E3D" w:rsidRPr="00D97FBA">
              <w:rPr>
                <w:rFonts w:cs="Times New Roman" w:hint="eastAsia"/>
                <w:sz w:val="20"/>
                <w:szCs w:val="20"/>
              </w:rPr>
              <w:t xml:space="preserve"> </w:t>
            </w:r>
            <w:r w:rsidR="00C25E3D" w:rsidRPr="00D97FBA">
              <w:rPr>
                <w:rFonts w:cs="Times New Roman" w:hint="eastAsia"/>
                <w:sz w:val="20"/>
                <w:szCs w:val="20"/>
              </w:rPr>
              <w:t>사용하고</w:t>
            </w:r>
            <w:r w:rsidR="00C25E3D" w:rsidRPr="00D97FBA">
              <w:rPr>
                <w:rFonts w:cs="Times New Roman" w:hint="eastAsia"/>
                <w:sz w:val="20"/>
                <w:szCs w:val="20"/>
              </w:rPr>
              <w:t xml:space="preserve"> </w:t>
            </w:r>
            <w:r w:rsidR="00C25E3D" w:rsidRPr="00D97FBA">
              <w:rPr>
                <w:rFonts w:cs="Times New Roman" w:hint="eastAsia"/>
                <w:sz w:val="20"/>
                <w:szCs w:val="20"/>
              </w:rPr>
              <w:t>있으나</w:t>
            </w:r>
            <w:r w:rsidR="00C25E3D" w:rsidRPr="00D97FBA">
              <w:rPr>
                <w:rFonts w:cs="Times New Roman" w:hint="eastAsia"/>
                <w:sz w:val="20"/>
                <w:szCs w:val="20"/>
              </w:rPr>
              <w:t xml:space="preserve">, </w:t>
            </w:r>
            <w:r w:rsidR="00C25E3D" w:rsidRPr="00D97FBA">
              <w:rPr>
                <w:rFonts w:cs="Times New Roman" w:hint="eastAsia"/>
                <w:sz w:val="20"/>
                <w:szCs w:val="20"/>
              </w:rPr>
              <w:t>대부분</w:t>
            </w:r>
            <w:r w:rsidR="00C25E3D" w:rsidRPr="00D97FBA">
              <w:rPr>
                <w:rFonts w:cs="Times New Roman" w:hint="eastAsia"/>
                <w:sz w:val="20"/>
                <w:szCs w:val="20"/>
              </w:rPr>
              <w:t xml:space="preserve"> </w:t>
            </w:r>
            <w:r w:rsidR="00C25E3D">
              <w:rPr>
                <w:rFonts w:cs="Times New Roman" w:hint="eastAsia"/>
                <w:sz w:val="20"/>
                <w:szCs w:val="20"/>
              </w:rPr>
              <w:t>㈜</w:t>
            </w:r>
            <w:r w:rsidR="00C25E3D" w:rsidRPr="00D97FBA">
              <w:rPr>
                <w:rFonts w:cs="Times New Roman" w:hint="eastAsia"/>
                <w:sz w:val="20"/>
                <w:szCs w:val="20"/>
              </w:rPr>
              <w:t>카카오</w:t>
            </w:r>
            <w:r w:rsidR="00C25E3D" w:rsidRPr="00D97FBA">
              <w:rPr>
                <w:rFonts w:cs="Times New Roman" w:hint="eastAsia"/>
                <w:sz w:val="20"/>
                <w:szCs w:val="20"/>
              </w:rPr>
              <w:t xml:space="preserve"> IDC </w:t>
            </w:r>
            <w:r w:rsidR="00C25E3D" w:rsidRPr="00D97FBA">
              <w:rPr>
                <w:rFonts w:cs="Times New Roman" w:hint="eastAsia"/>
                <w:sz w:val="20"/>
                <w:szCs w:val="20"/>
              </w:rPr>
              <w:t>에</w:t>
            </w:r>
            <w:r w:rsidR="00C25E3D" w:rsidRPr="00D97FBA">
              <w:rPr>
                <w:rFonts w:cs="Times New Roman" w:hint="eastAsia"/>
                <w:sz w:val="20"/>
                <w:szCs w:val="20"/>
              </w:rPr>
              <w:t xml:space="preserve"> </w:t>
            </w:r>
            <w:r w:rsidR="00C25E3D" w:rsidRPr="00D97FBA">
              <w:rPr>
                <w:rFonts w:cs="Times New Roman" w:hint="eastAsia"/>
                <w:sz w:val="20"/>
                <w:szCs w:val="20"/>
              </w:rPr>
              <w:t>의존하고</w:t>
            </w:r>
            <w:r w:rsidR="00C25E3D" w:rsidRPr="00D97FBA">
              <w:rPr>
                <w:rFonts w:cs="Times New Roman" w:hint="eastAsia"/>
                <w:sz w:val="20"/>
                <w:szCs w:val="20"/>
              </w:rPr>
              <w:t xml:space="preserve"> </w:t>
            </w:r>
            <w:r w:rsidR="00C25E3D" w:rsidRPr="00D97FBA">
              <w:rPr>
                <w:rFonts w:cs="Times New Roman" w:hint="eastAsia"/>
                <w:sz w:val="20"/>
                <w:szCs w:val="20"/>
              </w:rPr>
              <w:t>있</w:t>
            </w:r>
            <w:r w:rsidR="008D6327">
              <w:rPr>
                <w:rFonts w:cs="Times New Roman" w:hint="eastAsia"/>
                <w:sz w:val="20"/>
                <w:szCs w:val="20"/>
              </w:rPr>
              <w:t>고</w:t>
            </w:r>
            <w:r w:rsidR="008D6327">
              <w:rPr>
                <w:rFonts w:cs="Times New Roman" w:hint="eastAsia"/>
                <w:sz w:val="20"/>
                <w:szCs w:val="20"/>
              </w:rPr>
              <w:t xml:space="preserve">, </w:t>
            </w:r>
            <w:r w:rsidR="008D6327">
              <w:rPr>
                <w:rFonts w:cs="Times New Roman" w:hint="eastAsia"/>
                <w:sz w:val="20"/>
                <w:szCs w:val="20"/>
              </w:rPr>
              <w:t>예외적으로</w:t>
            </w:r>
            <w:r w:rsidR="008D6327">
              <w:rPr>
                <w:rFonts w:cs="Times New Roman" w:hint="eastAsia"/>
                <w:sz w:val="20"/>
                <w:szCs w:val="20"/>
              </w:rPr>
              <w:t xml:space="preserve"> </w:t>
            </w:r>
            <w:r w:rsidR="009F20D2">
              <w:rPr>
                <w:rFonts w:cs="Times New Roman"/>
                <w:sz w:val="20"/>
                <w:szCs w:val="20"/>
              </w:rPr>
              <w:t>API</w:t>
            </w:r>
            <w:r w:rsidR="00800706">
              <w:rPr>
                <w:rFonts w:cs="Times New Roman"/>
                <w:sz w:val="20"/>
                <w:szCs w:val="20"/>
              </w:rPr>
              <w:t>(</w:t>
            </w:r>
            <w:r w:rsidR="00800706">
              <w:rPr>
                <w:rFonts w:cs="Times New Roman" w:hint="eastAsia"/>
                <w:sz w:val="20"/>
                <w:szCs w:val="20"/>
              </w:rPr>
              <w:t>길</w:t>
            </w:r>
            <w:r w:rsidR="00800706">
              <w:rPr>
                <w:rFonts w:cs="Times New Roman" w:hint="eastAsia"/>
                <w:sz w:val="20"/>
                <w:szCs w:val="20"/>
              </w:rPr>
              <w:t xml:space="preserve"> </w:t>
            </w:r>
            <w:r w:rsidR="00800706">
              <w:rPr>
                <w:rFonts w:cs="Times New Roman" w:hint="eastAsia"/>
                <w:sz w:val="20"/>
                <w:szCs w:val="20"/>
              </w:rPr>
              <w:t>안내</w:t>
            </w:r>
            <w:r w:rsidR="00800706">
              <w:rPr>
                <w:rFonts w:cs="Times New Roman" w:hint="eastAsia"/>
                <w:sz w:val="20"/>
                <w:szCs w:val="20"/>
              </w:rPr>
              <w:t xml:space="preserve"> </w:t>
            </w:r>
            <w:r w:rsidR="00800706">
              <w:rPr>
                <w:rFonts w:cs="Times New Roman" w:hint="eastAsia"/>
                <w:sz w:val="20"/>
                <w:szCs w:val="20"/>
              </w:rPr>
              <w:t>서비스</w:t>
            </w:r>
            <w:r w:rsidR="00800706">
              <w:rPr>
                <w:rFonts w:cs="Times New Roman" w:hint="eastAsia"/>
                <w:sz w:val="20"/>
                <w:szCs w:val="20"/>
              </w:rPr>
              <w:t xml:space="preserve"> </w:t>
            </w:r>
            <w:r w:rsidR="00800706">
              <w:rPr>
                <w:rFonts w:cs="Times New Roman"/>
                <w:sz w:val="20"/>
                <w:szCs w:val="20"/>
              </w:rPr>
              <w:t>–</w:t>
            </w:r>
            <w:r w:rsidR="00800706">
              <w:rPr>
                <w:rFonts w:cs="Times New Roman" w:hint="eastAsia"/>
                <w:sz w:val="20"/>
                <w:szCs w:val="20"/>
              </w:rPr>
              <w:t xml:space="preserve"> </w:t>
            </w:r>
            <w:r w:rsidR="00800706">
              <w:rPr>
                <w:rFonts w:cs="Times New Roman" w:hint="eastAsia"/>
                <w:sz w:val="20"/>
                <w:szCs w:val="20"/>
              </w:rPr>
              <w:t>사용량이</w:t>
            </w:r>
            <w:r w:rsidR="00800706">
              <w:rPr>
                <w:rFonts w:cs="Times New Roman" w:hint="eastAsia"/>
                <w:sz w:val="20"/>
                <w:szCs w:val="20"/>
              </w:rPr>
              <w:t xml:space="preserve"> </w:t>
            </w:r>
            <w:r w:rsidR="00800706">
              <w:rPr>
                <w:rFonts w:cs="Times New Roman" w:hint="eastAsia"/>
                <w:sz w:val="20"/>
                <w:szCs w:val="20"/>
              </w:rPr>
              <w:t>불규칙한</w:t>
            </w:r>
            <w:r w:rsidR="00800706">
              <w:rPr>
                <w:rFonts w:cs="Times New Roman" w:hint="eastAsia"/>
                <w:sz w:val="20"/>
                <w:szCs w:val="20"/>
              </w:rPr>
              <w:t xml:space="preserve"> </w:t>
            </w:r>
            <w:r w:rsidR="00800706">
              <w:rPr>
                <w:rFonts w:cs="Times New Roman" w:hint="eastAsia"/>
                <w:sz w:val="20"/>
                <w:szCs w:val="20"/>
              </w:rPr>
              <w:t>점을</w:t>
            </w:r>
            <w:r w:rsidR="00800706">
              <w:rPr>
                <w:rFonts w:cs="Times New Roman" w:hint="eastAsia"/>
                <w:sz w:val="20"/>
                <w:szCs w:val="20"/>
              </w:rPr>
              <w:t xml:space="preserve"> </w:t>
            </w:r>
            <w:r w:rsidR="00800706">
              <w:rPr>
                <w:rFonts w:cs="Times New Roman" w:hint="eastAsia"/>
                <w:sz w:val="20"/>
                <w:szCs w:val="20"/>
              </w:rPr>
              <w:t>고려</w:t>
            </w:r>
            <w:r w:rsidR="00800706">
              <w:rPr>
                <w:rFonts w:cs="Times New Roman" w:hint="eastAsia"/>
                <w:sz w:val="20"/>
                <w:szCs w:val="20"/>
              </w:rPr>
              <w:t>)</w:t>
            </w:r>
            <w:r w:rsidR="009F20D2">
              <w:rPr>
                <w:rFonts w:cs="Times New Roman"/>
                <w:sz w:val="20"/>
                <w:szCs w:val="20"/>
              </w:rPr>
              <w:t xml:space="preserve">, </w:t>
            </w:r>
            <w:r w:rsidR="009F20D2">
              <w:rPr>
                <w:rFonts w:cs="Times New Roman" w:hint="eastAsia"/>
                <w:sz w:val="20"/>
                <w:szCs w:val="20"/>
              </w:rPr>
              <w:t>빅데이터</w:t>
            </w:r>
            <w:r w:rsidR="009F20D2">
              <w:rPr>
                <w:rFonts w:cs="Times New Roman" w:hint="eastAsia"/>
                <w:sz w:val="20"/>
                <w:szCs w:val="20"/>
              </w:rPr>
              <w:t xml:space="preserve"> </w:t>
            </w:r>
            <w:r w:rsidR="009F20D2">
              <w:rPr>
                <w:rFonts w:cs="Times New Roman" w:hint="eastAsia"/>
                <w:sz w:val="20"/>
                <w:szCs w:val="20"/>
              </w:rPr>
              <w:t>분석</w:t>
            </w:r>
            <w:r w:rsidR="009F20D2">
              <w:rPr>
                <w:rFonts w:cs="Times New Roman" w:hint="eastAsia"/>
                <w:sz w:val="20"/>
                <w:szCs w:val="20"/>
              </w:rPr>
              <w:t xml:space="preserve"> </w:t>
            </w:r>
            <w:r w:rsidR="009F20D2">
              <w:rPr>
                <w:rFonts w:cs="Times New Roman" w:hint="eastAsia"/>
                <w:sz w:val="20"/>
                <w:szCs w:val="20"/>
              </w:rPr>
              <w:t>관련</w:t>
            </w:r>
            <w:r w:rsidR="008D6327">
              <w:rPr>
                <w:rFonts w:cs="Times New Roman" w:hint="eastAsia"/>
                <w:sz w:val="20"/>
                <w:szCs w:val="20"/>
              </w:rPr>
              <w:t>하여서만</w:t>
            </w:r>
            <w:r w:rsidR="008D6327">
              <w:rPr>
                <w:rFonts w:cs="Times New Roman" w:hint="eastAsia"/>
                <w:sz w:val="20"/>
                <w:szCs w:val="20"/>
              </w:rPr>
              <w:t xml:space="preserve"> </w:t>
            </w:r>
            <w:r w:rsidR="008D6327">
              <w:rPr>
                <w:rFonts w:cs="Times New Roman" w:hint="eastAsia"/>
                <w:sz w:val="20"/>
                <w:szCs w:val="20"/>
              </w:rPr>
              <w:t>구글</w:t>
            </w:r>
            <w:r w:rsidR="008D6327">
              <w:rPr>
                <w:rFonts w:cs="Times New Roman" w:hint="eastAsia"/>
                <w:sz w:val="20"/>
                <w:szCs w:val="20"/>
              </w:rPr>
              <w:t xml:space="preserve"> </w:t>
            </w:r>
            <w:r w:rsidR="008D6327">
              <w:rPr>
                <w:rFonts w:cs="Times New Roman" w:hint="eastAsia"/>
                <w:sz w:val="20"/>
                <w:szCs w:val="20"/>
              </w:rPr>
              <w:t>클라우드를</w:t>
            </w:r>
            <w:r w:rsidR="009F20D2">
              <w:rPr>
                <w:rFonts w:cs="Times New Roman" w:hint="eastAsia"/>
                <w:sz w:val="20"/>
                <w:szCs w:val="20"/>
              </w:rPr>
              <w:t xml:space="preserve"> </w:t>
            </w:r>
            <w:r w:rsidR="009F20D2">
              <w:rPr>
                <w:rFonts w:cs="Times New Roman" w:hint="eastAsia"/>
                <w:sz w:val="20"/>
                <w:szCs w:val="20"/>
              </w:rPr>
              <w:t>활용하고</w:t>
            </w:r>
            <w:r w:rsidR="009F20D2">
              <w:rPr>
                <w:rFonts w:cs="Times New Roman" w:hint="eastAsia"/>
                <w:sz w:val="20"/>
                <w:szCs w:val="20"/>
              </w:rPr>
              <w:t xml:space="preserve"> </w:t>
            </w:r>
            <w:r w:rsidR="009F20D2">
              <w:rPr>
                <w:rFonts w:cs="Times New Roman" w:hint="eastAsia"/>
                <w:sz w:val="20"/>
                <w:szCs w:val="20"/>
              </w:rPr>
              <w:t>있</w:t>
            </w:r>
            <w:r w:rsidR="008D6327">
              <w:rPr>
                <w:rFonts w:cs="Times New Roman" w:hint="eastAsia"/>
                <w:sz w:val="20"/>
                <w:szCs w:val="20"/>
              </w:rPr>
              <w:t>다고</w:t>
            </w:r>
            <w:r w:rsidR="008D6327">
              <w:rPr>
                <w:rFonts w:cs="Times New Roman" w:hint="eastAsia"/>
                <w:sz w:val="20"/>
                <w:szCs w:val="20"/>
              </w:rPr>
              <w:t xml:space="preserve"> </w:t>
            </w:r>
            <w:r w:rsidR="008D6327">
              <w:rPr>
                <w:rFonts w:cs="Times New Roman" w:hint="eastAsia"/>
                <w:sz w:val="20"/>
                <w:szCs w:val="20"/>
              </w:rPr>
              <w:t>함</w:t>
            </w:r>
            <w:r w:rsidR="008D6327">
              <w:rPr>
                <w:rFonts w:cs="Times New Roman" w:hint="eastAsia"/>
                <w:sz w:val="20"/>
                <w:szCs w:val="20"/>
              </w:rPr>
              <w:t xml:space="preserve">. </w:t>
            </w:r>
          </w:p>
          <w:p w14:paraId="23CCB9C6" w14:textId="77777777" w:rsidR="00763EDB" w:rsidRDefault="00763EDB" w:rsidP="00763EDB">
            <w:pPr>
              <w:pStyle w:val="a8"/>
              <w:widowControl/>
              <w:numPr>
                <w:ilvl w:val="0"/>
                <w:numId w:val="2"/>
              </w:numPr>
              <w:spacing w:before="40" w:after="120" w:line="276" w:lineRule="auto"/>
              <w:rPr>
                <w:rFonts w:cs="Times New Roman"/>
                <w:sz w:val="20"/>
                <w:szCs w:val="20"/>
              </w:rPr>
            </w:pPr>
            <w:r w:rsidRPr="005F7861">
              <w:rPr>
                <w:rFonts w:cs="Times New Roman" w:hint="eastAsia"/>
                <w:sz w:val="20"/>
                <w:szCs w:val="20"/>
              </w:rPr>
              <w:t>대상회사</w:t>
            </w:r>
            <w:r>
              <w:rPr>
                <w:rFonts w:cs="Times New Roman" w:hint="eastAsia"/>
                <w:sz w:val="20"/>
                <w:szCs w:val="20"/>
              </w:rPr>
              <w:t>와</w:t>
            </w:r>
            <w:r w:rsidRPr="005F7861">
              <w:rPr>
                <w:rFonts w:cs="Times New Roman" w:hint="eastAsia"/>
                <w:sz w:val="20"/>
                <w:szCs w:val="20"/>
              </w:rPr>
              <w:t xml:space="preserve"> </w:t>
            </w:r>
            <w:r w:rsidRPr="005F7861">
              <w:rPr>
                <w:rFonts w:cs="Times New Roman" w:hint="eastAsia"/>
                <w:sz w:val="20"/>
                <w:szCs w:val="20"/>
              </w:rPr>
              <w:t>㈜카카오</w:t>
            </w:r>
            <w:r w:rsidRPr="005F7861">
              <w:rPr>
                <w:rFonts w:cs="Times New Roman" w:hint="eastAsia"/>
                <w:sz w:val="20"/>
                <w:szCs w:val="20"/>
              </w:rPr>
              <w:t xml:space="preserve"> </w:t>
            </w:r>
            <w:r w:rsidRPr="005F7861">
              <w:rPr>
                <w:rFonts w:cs="Times New Roman" w:hint="eastAsia"/>
                <w:sz w:val="20"/>
                <w:szCs w:val="20"/>
              </w:rPr>
              <w:t>간에</w:t>
            </w:r>
            <w:r w:rsidRPr="005F7861">
              <w:rPr>
                <w:rFonts w:cs="Times New Roman" w:hint="eastAsia"/>
                <w:sz w:val="20"/>
                <w:szCs w:val="20"/>
              </w:rPr>
              <w:t xml:space="preserve"> </w:t>
            </w:r>
            <w:r w:rsidRPr="005F7861">
              <w:rPr>
                <w:rFonts w:cs="Times New Roman" w:hint="eastAsia"/>
                <w:sz w:val="20"/>
                <w:szCs w:val="20"/>
              </w:rPr>
              <w:t>체결한</w:t>
            </w:r>
            <w:r w:rsidRPr="005F7861">
              <w:rPr>
                <w:rFonts w:cs="Times New Roman" w:hint="eastAsia"/>
                <w:sz w:val="20"/>
                <w:szCs w:val="20"/>
              </w:rPr>
              <w:t xml:space="preserve"> </w:t>
            </w:r>
            <w:r w:rsidRPr="00474770">
              <w:rPr>
                <w:rFonts w:hint="eastAsia"/>
                <w:sz w:val="20"/>
                <w:szCs w:val="20"/>
              </w:rPr>
              <w:t>인프라</w:t>
            </w:r>
            <w:r w:rsidRPr="00474770">
              <w:rPr>
                <w:sz w:val="20"/>
                <w:szCs w:val="20"/>
              </w:rPr>
              <w:t xml:space="preserve"> </w:t>
            </w:r>
            <w:r w:rsidRPr="00474770">
              <w:rPr>
                <w:rFonts w:hint="eastAsia"/>
                <w:sz w:val="20"/>
                <w:szCs w:val="20"/>
              </w:rPr>
              <w:t>서비스</w:t>
            </w:r>
            <w:r w:rsidRPr="00474770">
              <w:rPr>
                <w:sz w:val="20"/>
                <w:szCs w:val="20"/>
              </w:rPr>
              <w:t xml:space="preserve"> </w:t>
            </w:r>
            <w:r w:rsidRPr="00474770">
              <w:rPr>
                <w:rFonts w:hint="eastAsia"/>
                <w:sz w:val="20"/>
                <w:szCs w:val="20"/>
              </w:rPr>
              <w:t>제공</w:t>
            </w:r>
            <w:r w:rsidRPr="00474770">
              <w:rPr>
                <w:sz w:val="20"/>
                <w:szCs w:val="20"/>
              </w:rPr>
              <w:t xml:space="preserve"> </w:t>
            </w:r>
            <w:r w:rsidRPr="00474770">
              <w:rPr>
                <w:rFonts w:hint="eastAsia"/>
                <w:sz w:val="20"/>
                <w:szCs w:val="20"/>
              </w:rPr>
              <w:t>계약</w:t>
            </w:r>
            <w:r w:rsidRPr="005F7861">
              <w:rPr>
                <w:rFonts w:cs="Times New Roman" w:hint="eastAsia"/>
                <w:sz w:val="20"/>
                <w:szCs w:val="20"/>
              </w:rPr>
              <w:t>의</w:t>
            </w:r>
            <w:r w:rsidRPr="005F7861">
              <w:rPr>
                <w:rFonts w:cs="Times New Roman" w:hint="eastAsia"/>
                <w:sz w:val="20"/>
                <w:szCs w:val="20"/>
              </w:rPr>
              <w:t xml:space="preserve"> </w:t>
            </w:r>
            <w:r w:rsidRPr="005F7861">
              <w:rPr>
                <w:rFonts w:cs="Times New Roman" w:hint="eastAsia"/>
                <w:sz w:val="20"/>
                <w:szCs w:val="20"/>
              </w:rPr>
              <w:t>주요</w:t>
            </w:r>
            <w:r w:rsidRPr="005F7861">
              <w:rPr>
                <w:rFonts w:cs="Times New Roman" w:hint="eastAsia"/>
                <w:sz w:val="20"/>
                <w:szCs w:val="20"/>
              </w:rPr>
              <w:t xml:space="preserve"> </w:t>
            </w:r>
            <w:r w:rsidRPr="005F7861">
              <w:rPr>
                <w:rFonts w:cs="Times New Roman" w:hint="eastAsia"/>
                <w:sz w:val="20"/>
                <w:szCs w:val="20"/>
              </w:rPr>
              <w:t>내용은</w:t>
            </w:r>
            <w:r w:rsidRPr="005F7861">
              <w:rPr>
                <w:rFonts w:cs="Times New Roman" w:hint="eastAsia"/>
                <w:sz w:val="20"/>
                <w:szCs w:val="20"/>
              </w:rPr>
              <w:t xml:space="preserve"> </w:t>
            </w:r>
            <w:r w:rsidRPr="005F7861">
              <w:rPr>
                <w:rFonts w:cs="Times New Roman" w:hint="eastAsia"/>
                <w:sz w:val="20"/>
                <w:szCs w:val="20"/>
              </w:rPr>
              <w:t>아래와</w:t>
            </w:r>
            <w:r w:rsidRPr="005F7861">
              <w:rPr>
                <w:rFonts w:cs="Times New Roman" w:hint="eastAsia"/>
                <w:sz w:val="20"/>
                <w:szCs w:val="20"/>
              </w:rPr>
              <w:t xml:space="preserve"> </w:t>
            </w:r>
            <w:r w:rsidRPr="005F7861">
              <w:rPr>
                <w:rFonts w:cs="Times New Roman" w:hint="eastAsia"/>
                <w:sz w:val="20"/>
                <w:szCs w:val="20"/>
              </w:rPr>
              <w:t>같음</w:t>
            </w:r>
            <w:r w:rsidRPr="005F7861">
              <w:rPr>
                <w:rFonts w:cs="Times New Roman" w:hint="eastAsia"/>
                <w:sz w:val="20"/>
                <w:szCs w:val="20"/>
              </w:rPr>
              <w:t>.</w:t>
            </w:r>
          </w:p>
          <w:tbl>
            <w:tblPr>
              <w:tblStyle w:val="a5"/>
              <w:tblW w:w="4875" w:type="dxa"/>
              <w:tblInd w:w="284" w:type="dxa"/>
              <w:tblCellMar>
                <w:left w:w="85" w:type="dxa"/>
                <w:right w:w="85" w:type="dxa"/>
              </w:tblCellMar>
              <w:tblLook w:val="04A0" w:firstRow="1" w:lastRow="0" w:firstColumn="1" w:lastColumn="0" w:noHBand="0" w:noVBand="1"/>
            </w:tblPr>
            <w:tblGrid>
              <w:gridCol w:w="1417"/>
              <w:gridCol w:w="3458"/>
            </w:tblGrid>
            <w:tr w:rsidR="007B0D35" w:rsidRPr="009A2958" w14:paraId="565196FE" w14:textId="77777777" w:rsidTr="003C296E">
              <w:trPr>
                <w:trHeight w:val="20"/>
              </w:trPr>
              <w:tc>
                <w:tcPr>
                  <w:tcW w:w="1417" w:type="dxa"/>
                  <w:shd w:val="clear" w:color="auto" w:fill="D9D9D9" w:themeFill="background1" w:themeFillShade="D9"/>
                  <w:vAlign w:val="center"/>
                </w:tcPr>
                <w:p w14:paraId="10CE97E5" w14:textId="77777777" w:rsidR="007B0D35" w:rsidRPr="009A2958" w:rsidRDefault="007B0D35" w:rsidP="007B0D35">
                  <w:pPr>
                    <w:pStyle w:val="a8"/>
                    <w:widowControl/>
                    <w:spacing w:before="40" w:after="40" w:line="240" w:lineRule="auto"/>
                    <w:ind w:left="0"/>
                    <w:jc w:val="center"/>
                    <w:rPr>
                      <w:rFonts w:cs="Times New Roman"/>
                      <w:b/>
                      <w:sz w:val="20"/>
                      <w:szCs w:val="20"/>
                    </w:rPr>
                  </w:pPr>
                  <w:r>
                    <w:rPr>
                      <w:rFonts w:cs="Times New Roman" w:hint="eastAsia"/>
                      <w:b/>
                      <w:sz w:val="20"/>
                      <w:szCs w:val="20"/>
                    </w:rPr>
                    <w:t>항목</w:t>
                  </w:r>
                </w:p>
              </w:tc>
              <w:tc>
                <w:tcPr>
                  <w:tcW w:w="3458" w:type="dxa"/>
                  <w:shd w:val="clear" w:color="auto" w:fill="D9D9D9" w:themeFill="background1" w:themeFillShade="D9"/>
                  <w:vAlign w:val="center"/>
                </w:tcPr>
                <w:p w14:paraId="60A5DE64" w14:textId="77777777" w:rsidR="007B0D35" w:rsidRPr="009A2958" w:rsidRDefault="007B0D35" w:rsidP="007B0D35">
                  <w:pPr>
                    <w:pStyle w:val="a8"/>
                    <w:widowControl/>
                    <w:spacing w:before="40" w:after="40" w:line="240" w:lineRule="auto"/>
                    <w:ind w:left="0"/>
                    <w:jc w:val="center"/>
                    <w:rPr>
                      <w:rFonts w:cs="Times New Roman"/>
                      <w:b/>
                      <w:sz w:val="20"/>
                      <w:szCs w:val="20"/>
                    </w:rPr>
                  </w:pPr>
                  <w:r>
                    <w:rPr>
                      <w:rFonts w:cs="Times New Roman" w:hint="eastAsia"/>
                      <w:b/>
                      <w:sz w:val="20"/>
                      <w:szCs w:val="20"/>
                    </w:rPr>
                    <w:t>계약내용</w:t>
                  </w:r>
                </w:p>
              </w:tc>
            </w:tr>
            <w:tr w:rsidR="007B0D35" w:rsidRPr="00044F23" w14:paraId="26EF6908" w14:textId="77777777" w:rsidTr="003C296E">
              <w:trPr>
                <w:trHeight w:val="20"/>
              </w:trPr>
              <w:tc>
                <w:tcPr>
                  <w:tcW w:w="1417" w:type="dxa"/>
                  <w:vAlign w:val="center"/>
                </w:tcPr>
                <w:p w14:paraId="131A60FF" w14:textId="77777777" w:rsidR="007B0D35" w:rsidRPr="00044F23" w:rsidRDefault="007B0D35" w:rsidP="007B0D35">
                  <w:pPr>
                    <w:pStyle w:val="a8"/>
                    <w:widowControl/>
                    <w:spacing w:before="40" w:after="40" w:line="240" w:lineRule="auto"/>
                    <w:ind w:left="0"/>
                    <w:jc w:val="center"/>
                    <w:rPr>
                      <w:rFonts w:cs="Times New Roman"/>
                      <w:sz w:val="20"/>
                      <w:szCs w:val="20"/>
                    </w:rPr>
                  </w:pPr>
                  <w:r>
                    <w:rPr>
                      <w:rFonts w:cs="Times New Roman" w:hint="eastAsia"/>
                      <w:sz w:val="20"/>
                      <w:szCs w:val="20"/>
                    </w:rPr>
                    <w:t>계약내용</w:t>
                  </w:r>
                </w:p>
              </w:tc>
              <w:tc>
                <w:tcPr>
                  <w:tcW w:w="3458" w:type="dxa"/>
                  <w:vAlign w:val="center"/>
                </w:tcPr>
                <w:p w14:paraId="7607DE7D" w14:textId="40B6D38A" w:rsidR="007B0D35" w:rsidRPr="00044F23" w:rsidRDefault="007B0D35" w:rsidP="007B0D35">
                  <w:pPr>
                    <w:widowControl/>
                    <w:spacing w:before="40" w:after="40" w:line="240" w:lineRule="auto"/>
                    <w:rPr>
                      <w:rFonts w:cs="Times New Roman"/>
                      <w:sz w:val="20"/>
                      <w:szCs w:val="20"/>
                    </w:rPr>
                  </w:pPr>
                  <w:r w:rsidRPr="007B0D35">
                    <w:rPr>
                      <w:rFonts w:cs="Times New Roman" w:hint="eastAsia"/>
                      <w:sz w:val="20"/>
                      <w:szCs w:val="20"/>
                    </w:rPr>
                    <w:t>㈜카카오가</w:t>
                  </w:r>
                  <w:r w:rsidRPr="007B0D35">
                    <w:rPr>
                      <w:rFonts w:cs="Times New Roman" w:hint="eastAsia"/>
                      <w:sz w:val="20"/>
                      <w:szCs w:val="20"/>
                    </w:rPr>
                    <w:t xml:space="preserve"> </w:t>
                  </w:r>
                  <w:r w:rsidRPr="007B0D35">
                    <w:rPr>
                      <w:rFonts w:cs="Times New Roman" w:hint="eastAsia"/>
                      <w:sz w:val="20"/>
                      <w:szCs w:val="20"/>
                    </w:rPr>
                    <w:t>서버</w:t>
                  </w:r>
                  <w:r w:rsidRPr="007B0D35">
                    <w:rPr>
                      <w:rFonts w:cs="Times New Roman" w:hint="eastAsia"/>
                      <w:sz w:val="20"/>
                      <w:szCs w:val="20"/>
                    </w:rPr>
                    <w:t xml:space="preserve">, </w:t>
                  </w:r>
                  <w:r w:rsidRPr="007B0D35">
                    <w:rPr>
                      <w:rFonts w:cs="Times New Roman" w:hint="eastAsia"/>
                      <w:sz w:val="20"/>
                      <w:szCs w:val="20"/>
                    </w:rPr>
                    <w:t>네트워크</w:t>
                  </w:r>
                  <w:r w:rsidRPr="007B0D35">
                    <w:rPr>
                      <w:rFonts w:cs="Times New Roman" w:hint="eastAsia"/>
                      <w:sz w:val="20"/>
                      <w:szCs w:val="20"/>
                    </w:rPr>
                    <w:t xml:space="preserve"> </w:t>
                  </w:r>
                  <w:r w:rsidRPr="007B0D35">
                    <w:rPr>
                      <w:rFonts w:cs="Times New Roman" w:hint="eastAsia"/>
                      <w:sz w:val="20"/>
                      <w:szCs w:val="20"/>
                    </w:rPr>
                    <w:t>장비</w:t>
                  </w:r>
                  <w:r w:rsidRPr="007B0D35">
                    <w:rPr>
                      <w:rFonts w:cs="Times New Roman" w:hint="eastAsia"/>
                      <w:sz w:val="20"/>
                      <w:szCs w:val="20"/>
                    </w:rPr>
                    <w:t xml:space="preserve">, </w:t>
                  </w:r>
                  <w:r w:rsidRPr="007B0D35">
                    <w:rPr>
                      <w:rFonts w:cs="Times New Roman" w:hint="eastAsia"/>
                      <w:sz w:val="20"/>
                      <w:szCs w:val="20"/>
                    </w:rPr>
                    <w:t>소프트웨어</w:t>
                  </w:r>
                  <w:r w:rsidRPr="007B0D35">
                    <w:rPr>
                      <w:rFonts w:cs="Times New Roman" w:hint="eastAsia"/>
                      <w:sz w:val="20"/>
                      <w:szCs w:val="20"/>
                    </w:rPr>
                    <w:t xml:space="preserve"> </w:t>
                  </w:r>
                  <w:r w:rsidRPr="007B0D35">
                    <w:rPr>
                      <w:rFonts w:cs="Times New Roman" w:hint="eastAsia"/>
                      <w:sz w:val="20"/>
                      <w:szCs w:val="20"/>
                    </w:rPr>
                    <w:t>라이선스</w:t>
                  </w:r>
                  <w:r w:rsidRPr="007B0D35">
                    <w:rPr>
                      <w:rFonts w:cs="Times New Roman" w:hint="eastAsia"/>
                      <w:sz w:val="20"/>
                      <w:szCs w:val="20"/>
                    </w:rPr>
                    <w:t xml:space="preserve">, DB </w:t>
                  </w:r>
                  <w:r w:rsidRPr="007B0D35">
                    <w:rPr>
                      <w:rFonts w:cs="Times New Roman" w:hint="eastAsia"/>
                      <w:sz w:val="20"/>
                      <w:szCs w:val="20"/>
                    </w:rPr>
                    <w:t>시스템</w:t>
                  </w:r>
                  <w:r w:rsidRPr="007B0D35">
                    <w:rPr>
                      <w:rFonts w:cs="Times New Roman" w:hint="eastAsia"/>
                      <w:sz w:val="20"/>
                      <w:szCs w:val="20"/>
                    </w:rPr>
                    <w:t xml:space="preserve"> </w:t>
                  </w:r>
                  <w:r w:rsidRPr="007B0D35">
                    <w:rPr>
                      <w:rFonts w:cs="Times New Roman" w:hint="eastAsia"/>
                      <w:sz w:val="20"/>
                      <w:szCs w:val="20"/>
                    </w:rPr>
                    <w:t>등</w:t>
                  </w:r>
                  <w:r w:rsidRPr="007B0D35">
                    <w:rPr>
                      <w:rFonts w:cs="Times New Roman" w:hint="eastAsia"/>
                      <w:sz w:val="20"/>
                      <w:szCs w:val="20"/>
                    </w:rPr>
                    <w:t xml:space="preserve"> </w:t>
                  </w:r>
                  <w:r w:rsidRPr="007B0D35">
                    <w:rPr>
                      <w:rFonts w:cs="Times New Roman" w:hint="eastAsia"/>
                      <w:sz w:val="20"/>
                      <w:szCs w:val="20"/>
                    </w:rPr>
                    <w:t>인프라</w:t>
                  </w:r>
                  <w:r w:rsidRPr="007B0D35">
                    <w:rPr>
                      <w:rFonts w:cs="Times New Roman" w:hint="eastAsia"/>
                      <w:sz w:val="20"/>
                      <w:szCs w:val="20"/>
                    </w:rPr>
                    <w:t xml:space="preserve"> </w:t>
                  </w:r>
                  <w:r w:rsidRPr="007B0D35">
                    <w:rPr>
                      <w:rFonts w:cs="Times New Roman" w:hint="eastAsia"/>
                      <w:sz w:val="20"/>
                      <w:szCs w:val="20"/>
                    </w:rPr>
                    <w:t>서비스를</w:t>
                  </w:r>
                  <w:r w:rsidRPr="007B0D35">
                    <w:rPr>
                      <w:rFonts w:cs="Times New Roman" w:hint="eastAsia"/>
                      <w:sz w:val="20"/>
                      <w:szCs w:val="20"/>
                    </w:rPr>
                    <w:t xml:space="preserve"> </w:t>
                  </w:r>
                  <w:r w:rsidRPr="007B0D35">
                    <w:rPr>
                      <w:rFonts w:cs="Times New Roman" w:hint="eastAsia"/>
                      <w:sz w:val="20"/>
                      <w:szCs w:val="20"/>
                    </w:rPr>
                    <w:t>대상회사에게</w:t>
                  </w:r>
                  <w:r w:rsidRPr="007B0D35">
                    <w:rPr>
                      <w:rFonts w:cs="Times New Roman" w:hint="eastAsia"/>
                      <w:sz w:val="20"/>
                      <w:szCs w:val="20"/>
                    </w:rPr>
                    <w:t xml:space="preserve"> </w:t>
                  </w:r>
                  <w:r w:rsidRPr="007B0D35">
                    <w:rPr>
                      <w:rFonts w:cs="Times New Roman" w:hint="eastAsia"/>
                      <w:sz w:val="20"/>
                      <w:szCs w:val="20"/>
                    </w:rPr>
                    <w:t>제공</w:t>
                  </w:r>
                  <w:r>
                    <w:rPr>
                      <w:rFonts w:cs="Times New Roman" w:hint="eastAsia"/>
                      <w:sz w:val="20"/>
                      <w:szCs w:val="20"/>
                    </w:rPr>
                    <w:t>하고</w:t>
                  </w:r>
                  <w:r>
                    <w:rPr>
                      <w:rFonts w:cs="Times New Roman" w:hint="eastAsia"/>
                      <w:sz w:val="20"/>
                      <w:szCs w:val="20"/>
                    </w:rPr>
                    <w:t>,</w:t>
                  </w:r>
                  <w:r>
                    <w:rPr>
                      <w:rFonts w:cs="Times New Roman"/>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대가로</w:t>
                  </w:r>
                  <w:r>
                    <w:rPr>
                      <w:rFonts w:cs="Times New Roman" w:hint="eastAsia"/>
                      <w:sz w:val="20"/>
                      <w:szCs w:val="20"/>
                    </w:rPr>
                    <w:t xml:space="preserve"> </w:t>
                  </w:r>
                  <w:r>
                    <w:rPr>
                      <w:rFonts w:cs="Times New Roman" w:hint="eastAsia"/>
                      <w:sz w:val="20"/>
                      <w:szCs w:val="20"/>
                    </w:rPr>
                    <w:t>사용료를</w:t>
                  </w:r>
                  <w:r>
                    <w:rPr>
                      <w:rFonts w:cs="Times New Roman" w:hint="eastAsia"/>
                      <w:sz w:val="20"/>
                      <w:szCs w:val="20"/>
                    </w:rPr>
                    <w:t xml:space="preserve"> </w:t>
                  </w:r>
                  <w:r>
                    <w:rPr>
                      <w:rFonts w:cs="Times New Roman" w:hint="eastAsia"/>
                      <w:sz w:val="20"/>
                      <w:szCs w:val="20"/>
                    </w:rPr>
                    <w:t>㈜카카오에</w:t>
                  </w:r>
                  <w:r>
                    <w:rPr>
                      <w:rFonts w:cs="Times New Roman" w:hint="eastAsia"/>
                      <w:sz w:val="20"/>
                      <w:szCs w:val="20"/>
                    </w:rPr>
                    <w:t xml:space="preserve"> </w:t>
                  </w:r>
                  <w:r>
                    <w:rPr>
                      <w:rFonts w:cs="Times New Roman" w:hint="eastAsia"/>
                      <w:sz w:val="20"/>
                      <w:szCs w:val="20"/>
                    </w:rPr>
                    <w:t>지급</w:t>
                  </w:r>
                </w:p>
              </w:tc>
            </w:tr>
            <w:tr w:rsidR="007B0D35" w:rsidRPr="00044F23" w14:paraId="1ABEC8A7" w14:textId="77777777" w:rsidTr="003C296E">
              <w:trPr>
                <w:trHeight w:val="20"/>
              </w:trPr>
              <w:tc>
                <w:tcPr>
                  <w:tcW w:w="1417" w:type="dxa"/>
                  <w:vAlign w:val="center"/>
                </w:tcPr>
                <w:p w14:paraId="5B6C0221" w14:textId="77777777" w:rsidR="007B0D35" w:rsidRPr="00044F23" w:rsidRDefault="007B0D35" w:rsidP="007B0D35">
                  <w:pPr>
                    <w:pStyle w:val="a8"/>
                    <w:widowControl/>
                    <w:spacing w:before="40" w:after="40" w:line="240" w:lineRule="auto"/>
                    <w:ind w:left="0"/>
                    <w:jc w:val="center"/>
                    <w:rPr>
                      <w:rFonts w:cs="Times New Roman"/>
                      <w:sz w:val="20"/>
                      <w:szCs w:val="20"/>
                    </w:rPr>
                  </w:pPr>
                  <w:r>
                    <w:rPr>
                      <w:rFonts w:hint="eastAsia"/>
                      <w:sz w:val="20"/>
                      <w:szCs w:val="20"/>
                    </w:rPr>
                    <w:t>계약기간</w:t>
                  </w:r>
                </w:p>
              </w:tc>
              <w:tc>
                <w:tcPr>
                  <w:tcW w:w="3458" w:type="dxa"/>
                  <w:vAlign w:val="center"/>
                </w:tcPr>
                <w:p w14:paraId="599A97CF" w14:textId="720E20CF" w:rsidR="007B0D35" w:rsidRPr="0084443D" w:rsidRDefault="007B0D35" w:rsidP="007B0D35">
                  <w:pPr>
                    <w:widowControl/>
                    <w:spacing w:before="40" w:after="40" w:line="240" w:lineRule="auto"/>
                    <w:rPr>
                      <w:rFonts w:cs="Times New Roman"/>
                      <w:spacing w:val="-2"/>
                      <w:sz w:val="20"/>
                      <w:szCs w:val="20"/>
                    </w:rPr>
                  </w:pPr>
                  <w:r w:rsidRPr="0084443D">
                    <w:rPr>
                      <w:rFonts w:cs="Times New Roman" w:hint="eastAsia"/>
                      <w:spacing w:val="-2"/>
                      <w:sz w:val="20"/>
                      <w:szCs w:val="20"/>
                    </w:rPr>
                    <w:t>2017</w:t>
                  </w:r>
                  <w:r w:rsidRPr="0084443D">
                    <w:rPr>
                      <w:rFonts w:cs="Times New Roman" w:hint="eastAsia"/>
                      <w:spacing w:val="-2"/>
                      <w:sz w:val="20"/>
                      <w:szCs w:val="20"/>
                    </w:rPr>
                    <w:t>년</w:t>
                  </w:r>
                  <w:r w:rsidRPr="0084443D">
                    <w:rPr>
                      <w:rFonts w:cs="Times New Roman" w:hint="eastAsia"/>
                      <w:spacing w:val="-2"/>
                      <w:sz w:val="20"/>
                      <w:szCs w:val="20"/>
                    </w:rPr>
                    <w:t xml:space="preserve"> 8</w:t>
                  </w:r>
                  <w:r w:rsidRPr="0084443D">
                    <w:rPr>
                      <w:rFonts w:cs="Times New Roman" w:hint="eastAsia"/>
                      <w:spacing w:val="-2"/>
                      <w:sz w:val="20"/>
                      <w:szCs w:val="20"/>
                    </w:rPr>
                    <w:t>월</w:t>
                  </w:r>
                  <w:r w:rsidRPr="0084443D">
                    <w:rPr>
                      <w:rFonts w:cs="Times New Roman" w:hint="eastAsia"/>
                      <w:spacing w:val="-2"/>
                      <w:sz w:val="20"/>
                      <w:szCs w:val="20"/>
                    </w:rPr>
                    <w:t xml:space="preserve"> 1</w:t>
                  </w:r>
                  <w:r w:rsidRPr="0084443D">
                    <w:rPr>
                      <w:rFonts w:cs="Times New Roman" w:hint="eastAsia"/>
                      <w:spacing w:val="-2"/>
                      <w:sz w:val="20"/>
                      <w:szCs w:val="20"/>
                    </w:rPr>
                    <w:t>일부터</w:t>
                  </w:r>
                  <w:r w:rsidRPr="0084443D">
                    <w:rPr>
                      <w:rFonts w:cs="Times New Roman" w:hint="eastAsia"/>
                      <w:spacing w:val="-2"/>
                      <w:sz w:val="20"/>
                      <w:szCs w:val="20"/>
                    </w:rPr>
                    <w:t xml:space="preserve"> </w:t>
                  </w:r>
                  <w:r w:rsidRPr="0084443D">
                    <w:rPr>
                      <w:rFonts w:cs="Times New Roman"/>
                      <w:spacing w:val="-2"/>
                      <w:sz w:val="20"/>
                      <w:szCs w:val="20"/>
                    </w:rPr>
                    <w:t>1</w:t>
                  </w:r>
                  <w:r w:rsidRPr="0084443D">
                    <w:rPr>
                      <w:rFonts w:cs="Times New Roman" w:hint="eastAsia"/>
                      <w:spacing w:val="-2"/>
                      <w:sz w:val="20"/>
                      <w:szCs w:val="20"/>
                    </w:rPr>
                    <w:t>년</w:t>
                  </w:r>
                  <w:r w:rsidRPr="0084443D">
                    <w:rPr>
                      <w:rFonts w:cs="Times New Roman" w:hint="eastAsia"/>
                      <w:spacing w:val="-2"/>
                      <w:sz w:val="20"/>
                      <w:szCs w:val="20"/>
                    </w:rPr>
                    <w:t>(</w:t>
                  </w:r>
                  <w:r w:rsidRPr="0084443D">
                    <w:rPr>
                      <w:rFonts w:cs="Times New Roman" w:hint="eastAsia"/>
                      <w:spacing w:val="-2"/>
                      <w:sz w:val="20"/>
                      <w:szCs w:val="20"/>
                    </w:rPr>
                    <w:t>단</w:t>
                  </w:r>
                  <w:r w:rsidRPr="0084443D">
                    <w:rPr>
                      <w:rFonts w:cs="Times New Roman" w:hint="eastAsia"/>
                      <w:spacing w:val="-2"/>
                      <w:sz w:val="20"/>
                      <w:szCs w:val="20"/>
                    </w:rPr>
                    <w:t xml:space="preserve">, </w:t>
                  </w:r>
                  <w:r w:rsidRPr="0084443D">
                    <w:rPr>
                      <w:rFonts w:cs="Times New Roman" w:hint="eastAsia"/>
                      <w:spacing w:val="-2"/>
                      <w:sz w:val="20"/>
                      <w:szCs w:val="20"/>
                    </w:rPr>
                    <w:t>만료일로부터</w:t>
                  </w:r>
                  <w:r w:rsidRPr="0084443D">
                    <w:rPr>
                      <w:rFonts w:cs="Times New Roman" w:hint="eastAsia"/>
                      <w:spacing w:val="-2"/>
                      <w:sz w:val="20"/>
                      <w:szCs w:val="20"/>
                    </w:rPr>
                    <w:t xml:space="preserve"> 1</w:t>
                  </w:r>
                  <w:r w:rsidRPr="0084443D">
                    <w:rPr>
                      <w:rFonts w:cs="Times New Roman" w:hint="eastAsia"/>
                      <w:spacing w:val="-2"/>
                      <w:sz w:val="20"/>
                      <w:szCs w:val="20"/>
                    </w:rPr>
                    <w:t>개월</w:t>
                  </w:r>
                  <w:r w:rsidRPr="0084443D">
                    <w:rPr>
                      <w:rFonts w:cs="Times New Roman" w:hint="eastAsia"/>
                      <w:spacing w:val="-2"/>
                      <w:sz w:val="20"/>
                      <w:szCs w:val="20"/>
                    </w:rPr>
                    <w:t xml:space="preserve"> </w:t>
                  </w:r>
                  <w:r w:rsidRPr="0084443D">
                    <w:rPr>
                      <w:rFonts w:cs="Times New Roman" w:hint="eastAsia"/>
                      <w:spacing w:val="-2"/>
                      <w:sz w:val="20"/>
                      <w:szCs w:val="20"/>
                    </w:rPr>
                    <w:t>전까지</w:t>
                  </w:r>
                  <w:r w:rsidRPr="0084443D">
                    <w:rPr>
                      <w:rFonts w:cs="Times New Roman" w:hint="eastAsia"/>
                      <w:spacing w:val="-2"/>
                      <w:sz w:val="20"/>
                      <w:szCs w:val="20"/>
                    </w:rPr>
                    <w:t xml:space="preserve"> </w:t>
                  </w:r>
                  <w:r w:rsidRPr="0084443D">
                    <w:rPr>
                      <w:rFonts w:cs="Times New Roman" w:hint="eastAsia"/>
                      <w:spacing w:val="-2"/>
                      <w:sz w:val="20"/>
                      <w:szCs w:val="20"/>
                    </w:rPr>
                    <w:t>대상회사가</w:t>
                  </w:r>
                  <w:r w:rsidRPr="0084443D">
                    <w:rPr>
                      <w:rFonts w:cs="Times New Roman" w:hint="eastAsia"/>
                      <w:spacing w:val="-2"/>
                      <w:sz w:val="20"/>
                      <w:szCs w:val="20"/>
                    </w:rPr>
                    <w:t xml:space="preserve"> </w:t>
                  </w:r>
                  <w:r w:rsidRPr="0084443D">
                    <w:rPr>
                      <w:rFonts w:cs="Times New Roman" w:hint="eastAsia"/>
                      <w:spacing w:val="-2"/>
                      <w:sz w:val="20"/>
                      <w:szCs w:val="20"/>
                    </w:rPr>
                    <w:t>계약</w:t>
                  </w:r>
                  <w:r w:rsidRPr="0084443D">
                    <w:rPr>
                      <w:rFonts w:cs="Times New Roman" w:hint="eastAsia"/>
                      <w:spacing w:val="-2"/>
                      <w:sz w:val="20"/>
                      <w:szCs w:val="20"/>
                    </w:rPr>
                    <w:t xml:space="preserve"> </w:t>
                  </w:r>
                  <w:r w:rsidRPr="0084443D">
                    <w:rPr>
                      <w:rFonts w:cs="Times New Roman" w:hint="eastAsia"/>
                      <w:spacing w:val="-2"/>
                      <w:sz w:val="20"/>
                      <w:szCs w:val="20"/>
                    </w:rPr>
                    <w:t>변경</w:t>
                  </w:r>
                  <w:r w:rsidRPr="0084443D">
                    <w:rPr>
                      <w:rFonts w:cs="Times New Roman" w:hint="eastAsia"/>
                      <w:spacing w:val="-2"/>
                      <w:sz w:val="20"/>
                      <w:szCs w:val="20"/>
                    </w:rPr>
                    <w:t xml:space="preserve"> </w:t>
                  </w:r>
                  <w:r w:rsidRPr="0084443D">
                    <w:rPr>
                      <w:rFonts w:cs="Times New Roman" w:hint="eastAsia"/>
                      <w:spacing w:val="-2"/>
                      <w:sz w:val="20"/>
                      <w:szCs w:val="20"/>
                    </w:rPr>
                    <w:t>또는</w:t>
                  </w:r>
                  <w:r w:rsidRPr="0084443D">
                    <w:rPr>
                      <w:rFonts w:cs="Times New Roman" w:hint="eastAsia"/>
                      <w:spacing w:val="-2"/>
                      <w:sz w:val="20"/>
                      <w:szCs w:val="20"/>
                    </w:rPr>
                    <w:t xml:space="preserve"> </w:t>
                  </w:r>
                  <w:r w:rsidRPr="0084443D">
                    <w:rPr>
                      <w:rFonts w:cs="Times New Roman" w:hint="eastAsia"/>
                      <w:spacing w:val="-2"/>
                      <w:sz w:val="20"/>
                      <w:szCs w:val="20"/>
                    </w:rPr>
                    <w:t>종료에</w:t>
                  </w:r>
                  <w:r w:rsidRPr="0084443D">
                    <w:rPr>
                      <w:rFonts w:cs="Times New Roman" w:hint="eastAsia"/>
                      <w:spacing w:val="-2"/>
                      <w:sz w:val="20"/>
                      <w:szCs w:val="20"/>
                    </w:rPr>
                    <w:t xml:space="preserve"> </w:t>
                  </w:r>
                  <w:r w:rsidRPr="0084443D">
                    <w:rPr>
                      <w:rFonts w:cs="Times New Roman" w:hint="eastAsia"/>
                      <w:spacing w:val="-2"/>
                      <w:sz w:val="20"/>
                      <w:szCs w:val="20"/>
                    </w:rPr>
                    <w:t>대한</w:t>
                  </w:r>
                  <w:r w:rsidRPr="0084443D">
                    <w:rPr>
                      <w:rFonts w:cs="Times New Roman" w:hint="eastAsia"/>
                      <w:spacing w:val="-2"/>
                      <w:sz w:val="20"/>
                      <w:szCs w:val="20"/>
                    </w:rPr>
                    <w:t xml:space="preserve"> </w:t>
                  </w:r>
                  <w:r w:rsidRPr="0084443D">
                    <w:rPr>
                      <w:rFonts w:cs="Times New Roman" w:hint="eastAsia"/>
                      <w:spacing w:val="-2"/>
                      <w:sz w:val="20"/>
                      <w:szCs w:val="20"/>
                    </w:rPr>
                    <w:t>서면</w:t>
                  </w:r>
                  <w:r w:rsidRPr="0084443D">
                    <w:rPr>
                      <w:rFonts w:cs="Times New Roman" w:hint="eastAsia"/>
                      <w:spacing w:val="-2"/>
                      <w:sz w:val="20"/>
                      <w:szCs w:val="20"/>
                    </w:rPr>
                    <w:t xml:space="preserve"> </w:t>
                  </w:r>
                  <w:r w:rsidRPr="0084443D">
                    <w:rPr>
                      <w:rFonts w:cs="Times New Roman" w:hint="eastAsia"/>
                      <w:spacing w:val="-2"/>
                      <w:sz w:val="20"/>
                      <w:szCs w:val="20"/>
                    </w:rPr>
                    <w:t>통지를</w:t>
                  </w:r>
                  <w:r w:rsidRPr="0084443D">
                    <w:rPr>
                      <w:rFonts w:cs="Times New Roman" w:hint="eastAsia"/>
                      <w:spacing w:val="-2"/>
                      <w:sz w:val="20"/>
                      <w:szCs w:val="20"/>
                    </w:rPr>
                    <w:t xml:space="preserve"> </w:t>
                  </w:r>
                  <w:r w:rsidRPr="0084443D">
                    <w:rPr>
                      <w:rFonts w:cs="Times New Roman" w:hint="eastAsia"/>
                      <w:spacing w:val="-2"/>
                      <w:sz w:val="20"/>
                      <w:szCs w:val="20"/>
                    </w:rPr>
                    <w:t>하지</w:t>
                  </w:r>
                  <w:r w:rsidRPr="0084443D">
                    <w:rPr>
                      <w:rFonts w:cs="Times New Roman" w:hint="eastAsia"/>
                      <w:spacing w:val="-2"/>
                      <w:sz w:val="20"/>
                      <w:szCs w:val="20"/>
                    </w:rPr>
                    <w:t xml:space="preserve"> </w:t>
                  </w:r>
                  <w:r w:rsidRPr="0084443D">
                    <w:rPr>
                      <w:rFonts w:cs="Times New Roman" w:hint="eastAsia"/>
                      <w:spacing w:val="-2"/>
                      <w:sz w:val="20"/>
                      <w:szCs w:val="20"/>
                    </w:rPr>
                    <w:t>않는</w:t>
                  </w:r>
                  <w:r w:rsidRPr="0084443D">
                    <w:rPr>
                      <w:rFonts w:cs="Times New Roman" w:hint="eastAsia"/>
                      <w:spacing w:val="-2"/>
                      <w:sz w:val="20"/>
                      <w:szCs w:val="20"/>
                    </w:rPr>
                    <w:t xml:space="preserve"> </w:t>
                  </w:r>
                  <w:r w:rsidRPr="0084443D">
                    <w:rPr>
                      <w:rFonts w:cs="Times New Roman" w:hint="eastAsia"/>
                      <w:spacing w:val="-2"/>
                      <w:sz w:val="20"/>
                      <w:szCs w:val="20"/>
                    </w:rPr>
                    <w:t>경우</w:t>
                  </w:r>
                  <w:r w:rsidRPr="0084443D">
                    <w:rPr>
                      <w:rFonts w:cs="Times New Roman" w:hint="eastAsia"/>
                      <w:spacing w:val="-2"/>
                      <w:sz w:val="20"/>
                      <w:szCs w:val="20"/>
                    </w:rPr>
                    <w:t xml:space="preserve"> 1</w:t>
                  </w:r>
                  <w:r w:rsidRPr="0084443D">
                    <w:rPr>
                      <w:rFonts w:cs="Times New Roman" w:hint="eastAsia"/>
                      <w:spacing w:val="-2"/>
                      <w:sz w:val="20"/>
                      <w:szCs w:val="20"/>
                    </w:rPr>
                    <w:t>년씩</w:t>
                  </w:r>
                  <w:r w:rsidRPr="0084443D">
                    <w:rPr>
                      <w:rFonts w:cs="Times New Roman" w:hint="eastAsia"/>
                      <w:spacing w:val="-2"/>
                      <w:sz w:val="20"/>
                      <w:szCs w:val="20"/>
                    </w:rPr>
                    <w:t xml:space="preserve"> </w:t>
                  </w:r>
                  <w:r w:rsidRPr="0084443D">
                    <w:rPr>
                      <w:rFonts w:cs="Times New Roman" w:hint="eastAsia"/>
                      <w:spacing w:val="-2"/>
                      <w:sz w:val="20"/>
                      <w:szCs w:val="20"/>
                    </w:rPr>
                    <w:t>자동</w:t>
                  </w:r>
                  <w:r w:rsidRPr="0084443D">
                    <w:rPr>
                      <w:rFonts w:cs="Times New Roman" w:hint="eastAsia"/>
                      <w:spacing w:val="-2"/>
                      <w:sz w:val="20"/>
                      <w:szCs w:val="20"/>
                    </w:rPr>
                    <w:t xml:space="preserve"> </w:t>
                  </w:r>
                  <w:r w:rsidRPr="0084443D">
                    <w:rPr>
                      <w:rFonts w:cs="Times New Roman" w:hint="eastAsia"/>
                      <w:spacing w:val="-2"/>
                      <w:sz w:val="20"/>
                      <w:szCs w:val="20"/>
                    </w:rPr>
                    <w:t>연장</w:t>
                  </w:r>
                  <w:r w:rsidRPr="0084443D">
                    <w:rPr>
                      <w:rFonts w:cs="Times New Roman" w:hint="eastAsia"/>
                      <w:spacing w:val="-2"/>
                      <w:sz w:val="20"/>
                      <w:szCs w:val="20"/>
                    </w:rPr>
                    <w:t>)</w:t>
                  </w:r>
                </w:p>
              </w:tc>
            </w:tr>
            <w:tr w:rsidR="007B0D35" w:rsidRPr="00310099" w14:paraId="2E9DC556" w14:textId="77777777" w:rsidTr="003C296E">
              <w:trPr>
                <w:trHeight w:val="20"/>
              </w:trPr>
              <w:tc>
                <w:tcPr>
                  <w:tcW w:w="1417" w:type="dxa"/>
                  <w:vAlign w:val="center"/>
                </w:tcPr>
                <w:p w14:paraId="24246A17" w14:textId="6F76484E" w:rsidR="007B0D35" w:rsidRDefault="007B0D35" w:rsidP="007B0D35">
                  <w:pPr>
                    <w:pStyle w:val="a8"/>
                    <w:widowControl/>
                    <w:spacing w:before="40" w:after="40" w:line="240" w:lineRule="auto"/>
                    <w:ind w:left="0"/>
                    <w:jc w:val="center"/>
                    <w:rPr>
                      <w:sz w:val="20"/>
                      <w:szCs w:val="20"/>
                    </w:rPr>
                  </w:pPr>
                  <w:r>
                    <w:rPr>
                      <w:rFonts w:hint="eastAsia"/>
                      <w:sz w:val="20"/>
                      <w:szCs w:val="20"/>
                    </w:rPr>
                    <w:t>사용료</w:t>
                  </w:r>
                </w:p>
              </w:tc>
              <w:tc>
                <w:tcPr>
                  <w:tcW w:w="3458" w:type="dxa"/>
                  <w:vAlign w:val="center"/>
                </w:tcPr>
                <w:p w14:paraId="189075C6" w14:textId="03F5E82C" w:rsidR="00C837DB" w:rsidRPr="009E1315" w:rsidRDefault="00C837DB" w:rsidP="0084443D">
                  <w:pPr>
                    <w:pStyle w:val="a8"/>
                    <w:widowControl/>
                    <w:numPr>
                      <w:ilvl w:val="0"/>
                      <w:numId w:val="40"/>
                    </w:numPr>
                    <w:spacing w:before="40" w:after="40" w:line="240" w:lineRule="auto"/>
                    <w:ind w:left="227" w:hanging="227"/>
                    <w:rPr>
                      <w:rFonts w:cs="Times New Roman"/>
                      <w:sz w:val="20"/>
                      <w:szCs w:val="20"/>
                    </w:rPr>
                  </w:pPr>
                  <w:r w:rsidRPr="009E1315">
                    <w:rPr>
                      <w:rFonts w:cs="Times New Roman" w:hint="eastAsia"/>
                      <w:sz w:val="20"/>
                      <w:szCs w:val="20"/>
                    </w:rPr>
                    <w:t>하드웨어</w:t>
                  </w:r>
                  <w:r w:rsidRPr="009E1315">
                    <w:rPr>
                      <w:rFonts w:cs="Times New Roman"/>
                      <w:sz w:val="20"/>
                      <w:szCs w:val="20"/>
                    </w:rPr>
                    <w:t>(</w:t>
                  </w:r>
                  <w:r w:rsidRPr="009E1315">
                    <w:rPr>
                      <w:rFonts w:cs="Times New Roman" w:hint="eastAsia"/>
                      <w:sz w:val="20"/>
                      <w:szCs w:val="20"/>
                    </w:rPr>
                    <w:t>서버</w:t>
                  </w:r>
                  <w:r w:rsidRPr="009E1315">
                    <w:rPr>
                      <w:rFonts w:cs="Times New Roman"/>
                      <w:sz w:val="20"/>
                      <w:szCs w:val="20"/>
                    </w:rPr>
                    <w:t xml:space="preserve">, </w:t>
                  </w:r>
                  <w:r w:rsidRPr="009E1315">
                    <w:rPr>
                      <w:rFonts w:cs="Times New Roman" w:hint="eastAsia"/>
                      <w:sz w:val="20"/>
                      <w:szCs w:val="20"/>
                    </w:rPr>
                    <w:t>스토리지</w:t>
                  </w:r>
                  <w:r w:rsidRPr="009E1315">
                    <w:rPr>
                      <w:rFonts w:cs="Times New Roman"/>
                      <w:sz w:val="20"/>
                      <w:szCs w:val="20"/>
                    </w:rPr>
                    <w:t xml:space="preserve">, </w:t>
                  </w:r>
                  <w:r w:rsidRPr="009E1315">
                    <w:rPr>
                      <w:rFonts w:cs="Times New Roman" w:hint="eastAsia"/>
                      <w:sz w:val="20"/>
                      <w:szCs w:val="20"/>
                    </w:rPr>
                    <w:t>네트워크</w:t>
                  </w:r>
                  <w:r w:rsidRPr="009E1315">
                    <w:rPr>
                      <w:rFonts w:cs="Times New Roman"/>
                      <w:sz w:val="20"/>
                      <w:szCs w:val="20"/>
                    </w:rPr>
                    <w:t xml:space="preserve">, </w:t>
                  </w:r>
                  <w:r w:rsidRPr="009E1315">
                    <w:rPr>
                      <w:rFonts w:cs="Times New Roman" w:hint="eastAsia"/>
                      <w:sz w:val="20"/>
                      <w:szCs w:val="20"/>
                    </w:rPr>
                    <w:t>보안</w:t>
                  </w:r>
                  <w:r w:rsidRPr="009E1315">
                    <w:rPr>
                      <w:rFonts w:cs="Times New Roman"/>
                      <w:sz w:val="20"/>
                      <w:szCs w:val="20"/>
                    </w:rPr>
                    <w:t xml:space="preserve"> </w:t>
                  </w:r>
                  <w:r w:rsidRPr="009E1315">
                    <w:rPr>
                      <w:rFonts w:cs="Times New Roman" w:hint="eastAsia"/>
                      <w:sz w:val="20"/>
                      <w:szCs w:val="20"/>
                    </w:rPr>
                    <w:t>등</w:t>
                  </w:r>
                  <w:r w:rsidRPr="009E1315">
                    <w:rPr>
                      <w:rFonts w:cs="Times New Roman"/>
                      <w:sz w:val="20"/>
                      <w:szCs w:val="20"/>
                    </w:rPr>
                    <w:t xml:space="preserve">): </w:t>
                  </w:r>
                  <w:r w:rsidR="009E1315" w:rsidRPr="009E1315">
                    <w:rPr>
                      <w:rFonts w:cs="Times New Roman" w:hint="eastAsia"/>
                      <w:sz w:val="20"/>
                      <w:szCs w:val="20"/>
                    </w:rPr>
                    <w:t>해당</w:t>
                  </w:r>
                  <w:r w:rsidR="009E1315" w:rsidRPr="009E1315">
                    <w:rPr>
                      <w:rFonts w:cs="Times New Roman" w:hint="eastAsia"/>
                      <w:sz w:val="20"/>
                      <w:szCs w:val="20"/>
                    </w:rPr>
                    <w:t xml:space="preserve"> </w:t>
                  </w:r>
                  <w:r w:rsidR="009E1315" w:rsidRPr="009E1315">
                    <w:rPr>
                      <w:rFonts w:cs="Times New Roman" w:hint="eastAsia"/>
                      <w:sz w:val="20"/>
                      <w:szCs w:val="20"/>
                    </w:rPr>
                    <w:t>장비의</w:t>
                  </w:r>
                  <w:r w:rsidRPr="009E1315">
                    <w:rPr>
                      <w:rFonts w:cs="Times New Roman"/>
                      <w:sz w:val="20"/>
                      <w:szCs w:val="20"/>
                    </w:rPr>
                    <w:t xml:space="preserve"> </w:t>
                  </w:r>
                  <w:r w:rsidRPr="009E1315">
                    <w:rPr>
                      <w:rFonts w:cs="Times New Roman" w:hint="eastAsia"/>
                      <w:sz w:val="20"/>
                      <w:szCs w:val="20"/>
                    </w:rPr>
                    <w:t>취득가액</w:t>
                  </w:r>
                  <w:r w:rsidRPr="009E1315">
                    <w:rPr>
                      <w:rFonts w:cs="Times New Roman"/>
                      <w:sz w:val="20"/>
                      <w:szCs w:val="20"/>
                    </w:rPr>
                    <w:t>/60</w:t>
                  </w:r>
                  <w:r w:rsidRPr="009E1315">
                    <w:rPr>
                      <w:rFonts w:cs="Times New Roman" w:hint="eastAsia"/>
                      <w:sz w:val="20"/>
                      <w:szCs w:val="20"/>
                    </w:rPr>
                    <w:t>개월</w:t>
                  </w:r>
                </w:p>
                <w:p w14:paraId="7902EE90" w14:textId="77777777" w:rsidR="00C837DB" w:rsidRPr="00C837DB" w:rsidRDefault="00C837DB" w:rsidP="0084443D">
                  <w:pPr>
                    <w:pStyle w:val="a8"/>
                    <w:widowControl/>
                    <w:numPr>
                      <w:ilvl w:val="0"/>
                      <w:numId w:val="40"/>
                    </w:numPr>
                    <w:spacing w:before="40" w:after="40" w:line="240" w:lineRule="auto"/>
                    <w:ind w:left="227" w:hanging="227"/>
                    <w:rPr>
                      <w:rFonts w:cs="Times New Roman"/>
                      <w:sz w:val="20"/>
                      <w:szCs w:val="20"/>
                    </w:rPr>
                  </w:pPr>
                  <w:r w:rsidRPr="00C837DB">
                    <w:rPr>
                      <w:rFonts w:cs="Times New Roman" w:hint="eastAsia"/>
                      <w:sz w:val="20"/>
                      <w:szCs w:val="20"/>
                    </w:rPr>
                    <w:t>소프트웨어</w:t>
                  </w:r>
                  <w:r w:rsidRPr="00C837DB">
                    <w:rPr>
                      <w:rFonts w:cs="Times New Roman"/>
                      <w:sz w:val="20"/>
                      <w:szCs w:val="20"/>
                    </w:rPr>
                    <w:t>(</w:t>
                  </w:r>
                  <w:r w:rsidRPr="00C837DB">
                    <w:rPr>
                      <w:rFonts w:cs="Times New Roman" w:hint="eastAsia"/>
                      <w:sz w:val="20"/>
                      <w:szCs w:val="20"/>
                    </w:rPr>
                    <w:t>서버용</w:t>
                  </w:r>
                  <w:r w:rsidRPr="00C837DB">
                    <w:rPr>
                      <w:rFonts w:cs="Times New Roman"/>
                      <w:sz w:val="20"/>
                      <w:szCs w:val="20"/>
                    </w:rPr>
                    <w:t xml:space="preserve"> OS, DBMS, </w:t>
                  </w:r>
                  <w:r w:rsidRPr="00C837DB">
                    <w:rPr>
                      <w:rFonts w:cs="Times New Roman" w:hint="eastAsia"/>
                      <w:sz w:val="20"/>
                      <w:szCs w:val="20"/>
                    </w:rPr>
                    <w:t>백신프로그램</w:t>
                  </w:r>
                  <w:r w:rsidRPr="00C837DB">
                    <w:rPr>
                      <w:rFonts w:cs="Times New Roman"/>
                      <w:sz w:val="20"/>
                      <w:szCs w:val="20"/>
                    </w:rPr>
                    <w:t xml:space="preserve"> </w:t>
                  </w:r>
                  <w:r w:rsidRPr="00C837DB">
                    <w:rPr>
                      <w:rFonts w:cs="Times New Roman" w:hint="eastAsia"/>
                      <w:sz w:val="20"/>
                      <w:szCs w:val="20"/>
                    </w:rPr>
                    <w:t>등</w:t>
                  </w:r>
                  <w:r w:rsidRPr="00C837DB">
                    <w:rPr>
                      <w:rFonts w:cs="Times New Roman"/>
                      <w:sz w:val="20"/>
                      <w:szCs w:val="20"/>
                    </w:rPr>
                    <w:t xml:space="preserve">): </w:t>
                  </w:r>
                  <w:r w:rsidRPr="00C837DB">
                    <w:rPr>
                      <w:rFonts w:cs="Times New Roman" w:hint="eastAsia"/>
                      <w:sz w:val="20"/>
                      <w:szCs w:val="20"/>
                    </w:rPr>
                    <w:t>매월</w:t>
                  </w:r>
                  <w:r w:rsidRPr="00C837DB">
                    <w:rPr>
                      <w:rFonts w:cs="Times New Roman"/>
                      <w:sz w:val="20"/>
                      <w:szCs w:val="20"/>
                    </w:rPr>
                    <w:t xml:space="preserve"> </w:t>
                  </w:r>
                  <w:r w:rsidRPr="00C837DB">
                    <w:rPr>
                      <w:rFonts w:cs="Times New Roman" w:hint="eastAsia"/>
                      <w:sz w:val="20"/>
                      <w:szCs w:val="20"/>
                    </w:rPr>
                    <w:t>실비</w:t>
                  </w:r>
                </w:p>
                <w:p w14:paraId="00870F04" w14:textId="77777777" w:rsidR="00C837DB" w:rsidRPr="00C837DB" w:rsidRDefault="00C837DB" w:rsidP="0084443D">
                  <w:pPr>
                    <w:pStyle w:val="a8"/>
                    <w:widowControl/>
                    <w:numPr>
                      <w:ilvl w:val="0"/>
                      <w:numId w:val="40"/>
                    </w:numPr>
                    <w:spacing w:before="40" w:after="40" w:line="240" w:lineRule="auto"/>
                    <w:ind w:left="227" w:hanging="227"/>
                    <w:rPr>
                      <w:rFonts w:cs="Times New Roman"/>
                      <w:sz w:val="20"/>
                      <w:szCs w:val="20"/>
                    </w:rPr>
                  </w:pPr>
                  <w:r w:rsidRPr="00C837DB">
                    <w:rPr>
                      <w:rFonts w:cs="Times New Roman" w:hint="eastAsia"/>
                      <w:sz w:val="20"/>
                      <w:szCs w:val="20"/>
                    </w:rPr>
                    <w:t>공통플랫폼</w:t>
                  </w:r>
                  <w:r w:rsidRPr="00C837DB">
                    <w:rPr>
                      <w:rFonts w:cs="Times New Roman"/>
                      <w:sz w:val="20"/>
                      <w:szCs w:val="20"/>
                    </w:rPr>
                    <w:t xml:space="preserve">(Kpusher, Kage, KIMS, Tenth </w:t>
                  </w:r>
                  <w:r w:rsidRPr="00C837DB">
                    <w:rPr>
                      <w:rFonts w:cs="Times New Roman" w:hint="eastAsia"/>
                      <w:sz w:val="20"/>
                      <w:szCs w:val="20"/>
                    </w:rPr>
                    <w:t>등</w:t>
                  </w:r>
                  <w:r w:rsidRPr="00C837DB">
                    <w:rPr>
                      <w:rFonts w:cs="Times New Roman"/>
                      <w:sz w:val="20"/>
                      <w:szCs w:val="20"/>
                    </w:rPr>
                    <w:t xml:space="preserve">): </w:t>
                  </w:r>
                  <w:r w:rsidRPr="00C837DB">
                    <w:rPr>
                      <w:rFonts w:cs="Times New Roman" w:hint="eastAsia"/>
                      <w:sz w:val="20"/>
                      <w:szCs w:val="20"/>
                    </w:rPr>
                    <w:t>매월</w:t>
                  </w:r>
                  <w:r w:rsidRPr="00C837DB">
                    <w:rPr>
                      <w:rFonts w:cs="Times New Roman"/>
                      <w:sz w:val="20"/>
                      <w:szCs w:val="20"/>
                    </w:rPr>
                    <w:t xml:space="preserve"> </w:t>
                  </w:r>
                  <w:r w:rsidRPr="00C837DB">
                    <w:rPr>
                      <w:rFonts w:cs="Times New Roman" w:hint="eastAsia"/>
                      <w:sz w:val="20"/>
                      <w:szCs w:val="20"/>
                    </w:rPr>
                    <w:t>실비</w:t>
                  </w:r>
                </w:p>
                <w:p w14:paraId="5857B3F0" w14:textId="77777777" w:rsidR="00C837DB" w:rsidRPr="00C837DB" w:rsidRDefault="00C837DB" w:rsidP="0084443D">
                  <w:pPr>
                    <w:pStyle w:val="a8"/>
                    <w:widowControl/>
                    <w:numPr>
                      <w:ilvl w:val="0"/>
                      <w:numId w:val="40"/>
                    </w:numPr>
                    <w:spacing w:before="40" w:after="40" w:line="240" w:lineRule="auto"/>
                    <w:ind w:left="227" w:hanging="227"/>
                    <w:rPr>
                      <w:rFonts w:cs="Times New Roman"/>
                      <w:sz w:val="20"/>
                      <w:szCs w:val="20"/>
                    </w:rPr>
                  </w:pPr>
                  <w:r w:rsidRPr="00C837DB">
                    <w:rPr>
                      <w:rFonts w:cs="Times New Roman"/>
                      <w:sz w:val="20"/>
                      <w:szCs w:val="20"/>
                    </w:rPr>
                    <w:t>IDC(</w:t>
                  </w:r>
                  <w:r w:rsidRPr="00C837DB">
                    <w:rPr>
                      <w:rFonts w:cs="Times New Roman" w:hint="eastAsia"/>
                      <w:sz w:val="20"/>
                      <w:szCs w:val="20"/>
                    </w:rPr>
                    <w:t>상면</w:t>
                  </w:r>
                  <w:r w:rsidRPr="00C837DB">
                    <w:rPr>
                      <w:rFonts w:cs="Times New Roman"/>
                      <w:sz w:val="20"/>
                      <w:szCs w:val="20"/>
                    </w:rPr>
                    <w:t xml:space="preserve">, </w:t>
                  </w:r>
                  <w:r w:rsidRPr="00C837DB">
                    <w:rPr>
                      <w:rFonts w:cs="Times New Roman" w:hint="eastAsia"/>
                      <w:sz w:val="20"/>
                      <w:szCs w:val="20"/>
                    </w:rPr>
                    <w:t>전력</w:t>
                  </w:r>
                  <w:r w:rsidRPr="00C837DB">
                    <w:rPr>
                      <w:rFonts w:cs="Times New Roman"/>
                      <w:sz w:val="20"/>
                      <w:szCs w:val="20"/>
                    </w:rPr>
                    <w:t xml:space="preserve"> </w:t>
                  </w:r>
                  <w:r w:rsidRPr="00C837DB">
                    <w:rPr>
                      <w:rFonts w:cs="Times New Roman" w:hint="eastAsia"/>
                      <w:sz w:val="20"/>
                      <w:szCs w:val="20"/>
                    </w:rPr>
                    <w:t>비용</w:t>
                  </w:r>
                  <w:r w:rsidRPr="00C837DB">
                    <w:rPr>
                      <w:rFonts w:cs="Times New Roman"/>
                      <w:sz w:val="20"/>
                      <w:szCs w:val="20"/>
                    </w:rPr>
                    <w:t xml:space="preserve"> </w:t>
                  </w:r>
                  <w:r w:rsidRPr="00C837DB">
                    <w:rPr>
                      <w:rFonts w:cs="Times New Roman" w:hint="eastAsia"/>
                      <w:sz w:val="20"/>
                      <w:szCs w:val="20"/>
                    </w:rPr>
                    <w:t>등</w:t>
                  </w:r>
                  <w:r w:rsidRPr="00C837DB">
                    <w:rPr>
                      <w:rFonts w:cs="Times New Roman"/>
                      <w:sz w:val="20"/>
                      <w:szCs w:val="20"/>
                    </w:rPr>
                    <w:t xml:space="preserve">): </w:t>
                  </w:r>
                  <w:r w:rsidRPr="00C837DB">
                    <w:rPr>
                      <w:rFonts w:cs="Times New Roman" w:hint="eastAsia"/>
                      <w:sz w:val="20"/>
                      <w:szCs w:val="20"/>
                    </w:rPr>
                    <w:t>랙</w:t>
                  </w:r>
                  <w:r w:rsidRPr="00C837DB">
                    <w:rPr>
                      <w:rFonts w:cs="Times New Roman"/>
                      <w:sz w:val="20"/>
                      <w:szCs w:val="20"/>
                    </w:rPr>
                    <w:t xml:space="preserve"> </w:t>
                  </w:r>
                  <w:r w:rsidRPr="00C837DB">
                    <w:rPr>
                      <w:rFonts w:cs="Times New Roman" w:hint="eastAsia"/>
                      <w:sz w:val="20"/>
                      <w:szCs w:val="20"/>
                    </w:rPr>
                    <w:t>수량</w:t>
                  </w:r>
                  <w:r w:rsidRPr="00C837DB">
                    <w:rPr>
                      <w:rFonts w:cs="Times New Roman"/>
                      <w:sz w:val="20"/>
                      <w:szCs w:val="20"/>
                    </w:rPr>
                    <w:t>x</w:t>
                  </w:r>
                  <w:r w:rsidRPr="00C837DB">
                    <w:rPr>
                      <w:rFonts w:cs="Times New Roman" w:hint="eastAsia"/>
                      <w:sz w:val="20"/>
                      <w:szCs w:val="20"/>
                    </w:rPr>
                    <w:t>랙당</w:t>
                  </w:r>
                  <w:r w:rsidRPr="00C837DB">
                    <w:rPr>
                      <w:rFonts w:cs="Times New Roman"/>
                      <w:sz w:val="20"/>
                      <w:szCs w:val="20"/>
                    </w:rPr>
                    <w:t xml:space="preserve"> </w:t>
                  </w:r>
                  <w:r w:rsidRPr="00C837DB">
                    <w:rPr>
                      <w:rFonts w:cs="Times New Roman" w:hint="eastAsia"/>
                      <w:sz w:val="20"/>
                      <w:szCs w:val="20"/>
                    </w:rPr>
                    <w:t>단가</w:t>
                  </w:r>
                </w:p>
                <w:p w14:paraId="379EF3D4" w14:textId="77777777" w:rsidR="00C837DB" w:rsidRPr="00C837DB" w:rsidRDefault="00C837DB" w:rsidP="0084443D">
                  <w:pPr>
                    <w:pStyle w:val="a8"/>
                    <w:widowControl/>
                    <w:numPr>
                      <w:ilvl w:val="0"/>
                      <w:numId w:val="40"/>
                    </w:numPr>
                    <w:spacing w:before="40" w:after="40" w:line="240" w:lineRule="auto"/>
                    <w:ind w:left="227" w:hanging="227"/>
                    <w:rPr>
                      <w:rFonts w:cs="Times New Roman"/>
                      <w:sz w:val="20"/>
                      <w:szCs w:val="20"/>
                    </w:rPr>
                  </w:pPr>
                  <w:r w:rsidRPr="00C837DB">
                    <w:rPr>
                      <w:rFonts w:cs="Times New Roman" w:hint="eastAsia"/>
                      <w:sz w:val="20"/>
                      <w:szCs w:val="20"/>
                    </w:rPr>
                    <w:lastRenderedPageBreak/>
                    <w:t>인터넷트래픽이용료</w:t>
                  </w:r>
                  <w:r w:rsidRPr="00C837DB">
                    <w:rPr>
                      <w:rFonts w:cs="Times New Roman"/>
                      <w:sz w:val="20"/>
                      <w:szCs w:val="20"/>
                    </w:rPr>
                    <w:t xml:space="preserve">(Transit, CDN </w:t>
                  </w:r>
                  <w:r w:rsidRPr="00C837DB">
                    <w:rPr>
                      <w:rFonts w:cs="Times New Roman" w:hint="eastAsia"/>
                      <w:sz w:val="20"/>
                      <w:szCs w:val="20"/>
                    </w:rPr>
                    <w:t>등</w:t>
                  </w:r>
                  <w:r w:rsidRPr="00C837DB">
                    <w:rPr>
                      <w:rFonts w:cs="Times New Roman"/>
                      <w:sz w:val="20"/>
                      <w:szCs w:val="20"/>
                    </w:rPr>
                    <w:t xml:space="preserve">): </w:t>
                  </w:r>
                  <w:r w:rsidRPr="00C837DB">
                    <w:rPr>
                      <w:rFonts w:cs="Times New Roman" w:hint="eastAsia"/>
                      <w:sz w:val="20"/>
                      <w:szCs w:val="20"/>
                    </w:rPr>
                    <w:t>매월</w:t>
                  </w:r>
                  <w:r w:rsidRPr="00C837DB">
                    <w:rPr>
                      <w:rFonts w:cs="Times New Roman"/>
                      <w:sz w:val="20"/>
                      <w:szCs w:val="20"/>
                    </w:rPr>
                    <w:t xml:space="preserve"> </w:t>
                  </w:r>
                  <w:r w:rsidRPr="00C837DB">
                    <w:rPr>
                      <w:rFonts w:cs="Times New Roman" w:hint="eastAsia"/>
                      <w:sz w:val="20"/>
                      <w:szCs w:val="20"/>
                    </w:rPr>
                    <w:t>실비</w:t>
                  </w:r>
                </w:p>
                <w:p w14:paraId="67FCD1B2" w14:textId="77777777" w:rsidR="00C837DB" w:rsidRPr="00C837DB" w:rsidRDefault="00C837DB" w:rsidP="0084443D">
                  <w:pPr>
                    <w:pStyle w:val="a8"/>
                    <w:widowControl/>
                    <w:numPr>
                      <w:ilvl w:val="0"/>
                      <w:numId w:val="40"/>
                    </w:numPr>
                    <w:spacing w:before="40" w:after="40" w:line="240" w:lineRule="auto"/>
                    <w:ind w:left="227" w:hanging="227"/>
                    <w:rPr>
                      <w:rFonts w:cs="Times New Roman"/>
                      <w:sz w:val="20"/>
                      <w:szCs w:val="20"/>
                    </w:rPr>
                  </w:pPr>
                  <w:r w:rsidRPr="00C837DB">
                    <w:rPr>
                      <w:rFonts w:cs="Times New Roman" w:hint="eastAsia"/>
                      <w:sz w:val="20"/>
                      <w:szCs w:val="20"/>
                    </w:rPr>
                    <w:t>전용회선</w:t>
                  </w:r>
                  <w:r w:rsidRPr="00C837DB">
                    <w:rPr>
                      <w:rFonts w:cs="Times New Roman"/>
                      <w:sz w:val="20"/>
                      <w:szCs w:val="20"/>
                    </w:rPr>
                    <w:t>(</w:t>
                  </w:r>
                  <w:r w:rsidRPr="00C837DB">
                    <w:rPr>
                      <w:rFonts w:cs="Times New Roman" w:hint="eastAsia"/>
                      <w:sz w:val="20"/>
                      <w:szCs w:val="20"/>
                    </w:rPr>
                    <w:t>서비스</w:t>
                  </w:r>
                  <w:r w:rsidRPr="00C837DB">
                    <w:rPr>
                      <w:rFonts w:cs="Times New Roman"/>
                      <w:sz w:val="20"/>
                      <w:szCs w:val="20"/>
                    </w:rPr>
                    <w:t xml:space="preserve"> </w:t>
                  </w:r>
                  <w:r w:rsidRPr="00C837DB">
                    <w:rPr>
                      <w:rFonts w:cs="Times New Roman" w:hint="eastAsia"/>
                      <w:sz w:val="20"/>
                      <w:szCs w:val="20"/>
                    </w:rPr>
                    <w:t>및</w:t>
                  </w:r>
                  <w:r w:rsidRPr="00C837DB">
                    <w:rPr>
                      <w:rFonts w:cs="Times New Roman"/>
                      <w:sz w:val="20"/>
                      <w:szCs w:val="20"/>
                    </w:rPr>
                    <w:t xml:space="preserve"> </w:t>
                  </w:r>
                  <w:r w:rsidRPr="00C837DB">
                    <w:rPr>
                      <w:rFonts w:cs="Times New Roman" w:hint="eastAsia"/>
                      <w:sz w:val="20"/>
                      <w:szCs w:val="20"/>
                    </w:rPr>
                    <w:t>오피스</w:t>
                  </w:r>
                  <w:r w:rsidRPr="00C837DB">
                    <w:rPr>
                      <w:rFonts w:cs="Times New Roman"/>
                      <w:sz w:val="20"/>
                      <w:szCs w:val="20"/>
                    </w:rPr>
                    <w:t xml:space="preserve">, </w:t>
                  </w:r>
                  <w:r w:rsidRPr="00C837DB">
                    <w:rPr>
                      <w:rFonts w:cs="Times New Roman" w:hint="eastAsia"/>
                      <w:sz w:val="20"/>
                      <w:szCs w:val="20"/>
                    </w:rPr>
                    <w:t>데이터센터</w:t>
                  </w:r>
                  <w:r w:rsidRPr="00C837DB">
                    <w:rPr>
                      <w:rFonts w:cs="Times New Roman"/>
                      <w:sz w:val="20"/>
                      <w:szCs w:val="20"/>
                    </w:rPr>
                    <w:t xml:space="preserve"> </w:t>
                  </w:r>
                  <w:r w:rsidRPr="00C837DB">
                    <w:rPr>
                      <w:rFonts w:cs="Times New Roman" w:hint="eastAsia"/>
                      <w:sz w:val="20"/>
                      <w:szCs w:val="20"/>
                    </w:rPr>
                    <w:t>회선</w:t>
                  </w:r>
                  <w:r w:rsidRPr="00C837DB">
                    <w:rPr>
                      <w:rFonts w:cs="Times New Roman"/>
                      <w:sz w:val="20"/>
                      <w:szCs w:val="20"/>
                    </w:rPr>
                    <w:t xml:space="preserve"> </w:t>
                  </w:r>
                  <w:r w:rsidRPr="00C837DB">
                    <w:rPr>
                      <w:rFonts w:cs="Times New Roman" w:hint="eastAsia"/>
                      <w:sz w:val="20"/>
                      <w:szCs w:val="20"/>
                    </w:rPr>
                    <w:t>등</w:t>
                  </w:r>
                  <w:r w:rsidRPr="00C837DB">
                    <w:rPr>
                      <w:rFonts w:cs="Times New Roman"/>
                      <w:sz w:val="20"/>
                      <w:szCs w:val="20"/>
                    </w:rPr>
                    <w:t xml:space="preserve">): </w:t>
                  </w:r>
                  <w:r w:rsidRPr="00C837DB">
                    <w:rPr>
                      <w:rFonts w:cs="Times New Roman" w:hint="eastAsia"/>
                      <w:sz w:val="20"/>
                      <w:szCs w:val="20"/>
                    </w:rPr>
                    <w:t>매월</w:t>
                  </w:r>
                  <w:r w:rsidRPr="00C837DB">
                    <w:rPr>
                      <w:rFonts w:cs="Times New Roman"/>
                      <w:sz w:val="20"/>
                      <w:szCs w:val="20"/>
                    </w:rPr>
                    <w:t xml:space="preserve"> </w:t>
                  </w:r>
                  <w:r w:rsidRPr="00C837DB">
                    <w:rPr>
                      <w:rFonts w:cs="Times New Roman" w:hint="eastAsia"/>
                      <w:sz w:val="20"/>
                      <w:szCs w:val="20"/>
                    </w:rPr>
                    <w:t>실비</w:t>
                  </w:r>
                </w:p>
                <w:p w14:paraId="2406A968" w14:textId="0A034CD2" w:rsidR="007B0D35" w:rsidRPr="00C837DB" w:rsidRDefault="00C837DB" w:rsidP="0084443D">
                  <w:pPr>
                    <w:pStyle w:val="a8"/>
                    <w:widowControl/>
                    <w:numPr>
                      <w:ilvl w:val="0"/>
                      <w:numId w:val="40"/>
                    </w:numPr>
                    <w:spacing w:before="40" w:after="40" w:line="240" w:lineRule="auto"/>
                    <w:ind w:left="227" w:hanging="227"/>
                    <w:rPr>
                      <w:rFonts w:cs="Times New Roman"/>
                      <w:sz w:val="20"/>
                      <w:szCs w:val="20"/>
                    </w:rPr>
                  </w:pPr>
                  <w:r w:rsidRPr="00C837DB">
                    <w:rPr>
                      <w:rFonts w:cs="Times New Roman" w:hint="eastAsia"/>
                      <w:sz w:val="20"/>
                      <w:szCs w:val="20"/>
                    </w:rPr>
                    <w:t>시스템</w:t>
                  </w:r>
                  <w:r w:rsidRPr="00C837DB">
                    <w:rPr>
                      <w:rFonts w:cs="Times New Roman" w:hint="eastAsia"/>
                      <w:sz w:val="20"/>
                      <w:szCs w:val="20"/>
                    </w:rPr>
                    <w:t xml:space="preserve"> </w:t>
                  </w:r>
                  <w:r w:rsidRPr="00C837DB">
                    <w:rPr>
                      <w:rFonts w:cs="Times New Roman" w:hint="eastAsia"/>
                      <w:sz w:val="20"/>
                      <w:szCs w:val="20"/>
                    </w:rPr>
                    <w:t>운영</w:t>
                  </w:r>
                  <w:r w:rsidRPr="00C837DB">
                    <w:rPr>
                      <w:rFonts w:cs="Times New Roman" w:hint="eastAsia"/>
                      <w:sz w:val="20"/>
                      <w:szCs w:val="20"/>
                    </w:rPr>
                    <w:t xml:space="preserve">, </w:t>
                  </w:r>
                  <w:r w:rsidRPr="00C837DB">
                    <w:rPr>
                      <w:rFonts w:cs="Times New Roman" w:hint="eastAsia"/>
                      <w:sz w:val="20"/>
                      <w:szCs w:val="20"/>
                    </w:rPr>
                    <w:t>정보보호</w:t>
                  </w:r>
                  <w:r w:rsidRPr="00C837DB">
                    <w:rPr>
                      <w:rFonts w:cs="Times New Roman" w:hint="eastAsia"/>
                      <w:sz w:val="20"/>
                      <w:szCs w:val="20"/>
                    </w:rPr>
                    <w:t xml:space="preserve">, DB </w:t>
                  </w:r>
                  <w:r w:rsidRPr="00C837DB">
                    <w:rPr>
                      <w:rFonts w:cs="Times New Roman" w:hint="eastAsia"/>
                      <w:sz w:val="20"/>
                      <w:szCs w:val="20"/>
                    </w:rPr>
                    <w:t>관리</w:t>
                  </w:r>
                  <w:r w:rsidRPr="00C837DB">
                    <w:rPr>
                      <w:rFonts w:cs="Times New Roman" w:hint="eastAsia"/>
                      <w:sz w:val="20"/>
                      <w:szCs w:val="20"/>
                    </w:rPr>
                    <w:t xml:space="preserve"> </w:t>
                  </w:r>
                  <w:r w:rsidRPr="00C837DB">
                    <w:rPr>
                      <w:rFonts w:cs="Times New Roman" w:hint="eastAsia"/>
                      <w:sz w:val="20"/>
                      <w:szCs w:val="20"/>
                    </w:rPr>
                    <w:t>등</w:t>
                  </w:r>
                  <w:r w:rsidRPr="00C837DB">
                    <w:rPr>
                      <w:rFonts w:cs="Times New Roman" w:hint="eastAsia"/>
                      <w:sz w:val="20"/>
                      <w:szCs w:val="20"/>
                    </w:rPr>
                    <w:t xml:space="preserve"> </w:t>
                  </w:r>
                  <w:r w:rsidRPr="00C837DB">
                    <w:rPr>
                      <w:rFonts w:cs="Times New Roman" w:hint="eastAsia"/>
                      <w:sz w:val="20"/>
                      <w:szCs w:val="20"/>
                    </w:rPr>
                    <w:t>운영지원</w:t>
                  </w:r>
                  <w:r w:rsidRPr="00C837DB">
                    <w:rPr>
                      <w:rFonts w:cs="Times New Roman" w:hint="eastAsia"/>
                      <w:sz w:val="20"/>
                      <w:szCs w:val="20"/>
                    </w:rPr>
                    <w:t>: SW</w:t>
                  </w:r>
                  <w:r w:rsidRPr="00C837DB">
                    <w:rPr>
                      <w:rFonts w:cs="Times New Roman" w:hint="eastAsia"/>
                      <w:sz w:val="20"/>
                      <w:szCs w:val="20"/>
                    </w:rPr>
                    <w:t>중급기술자</w:t>
                  </w:r>
                  <w:r w:rsidRPr="00C837DB">
                    <w:rPr>
                      <w:rFonts w:cs="Times New Roman" w:hint="eastAsia"/>
                      <w:sz w:val="20"/>
                      <w:szCs w:val="20"/>
                    </w:rPr>
                    <w:t xml:space="preserve"> </w:t>
                  </w:r>
                  <w:r w:rsidRPr="00C837DB">
                    <w:rPr>
                      <w:rFonts w:cs="Times New Roman" w:hint="eastAsia"/>
                      <w:sz w:val="20"/>
                      <w:szCs w:val="20"/>
                    </w:rPr>
                    <w:t>노임단가</w:t>
                  </w:r>
                  <w:r w:rsidRPr="00C837DB">
                    <w:rPr>
                      <w:rFonts w:cs="Times New Roman" w:hint="eastAsia"/>
                      <w:sz w:val="20"/>
                      <w:szCs w:val="20"/>
                    </w:rPr>
                    <w:t>x 1.65</w:t>
                  </w:r>
                </w:p>
              </w:tc>
            </w:tr>
          </w:tbl>
          <w:p w14:paraId="3B478E61" w14:textId="062C1C84" w:rsidR="007B0D35" w:rsidRPr="007B0D35" w:rsidRDefault="00443145" w:rsidP="00443145">
            <w:pPr>
              <w:pStyle w:val="a8"/>
              <w:widowControl/>
              <w:spacing w:line="240" w:lineRule="auto"/>
              <w:ind w:left="284"/>
              <w:rPr>
                <w:rFonts w:cs="Times New Roman"/>
                <w:sz w:val="20"/>
                <w:szCs w:val="20"/>
              </w:rPr>
            </w:pPr>
            <w:r>
              <w:rPr>
                <w:rFonts w:cs="Times New Roman" w:hint="eastAsia"/>
                <w:sz w:val="20"/>
                <w:szCs w:val="20"/>
              </w:rPr>
              <w:lastRenderedPageBreak/>
              <w:t xml:space="preserve"> </w:t>
            </w:r>
          </w:p>
        </w:tc>
        <w:tc>
          <w:tcPr>
            <w:tcW w:w="26" w:type="pct"/>
            <w:tcBorders>
              <w:top w:val="nil"/>
              <w:bottom w:val="nil"/>
            </w:tcBorders>
          </w:tcPr>
          <w:p w14:paraId="432DE0BA" w14:textId="77777777" w:rsidR="00C25E3D" w:rsidRPr="00D97FBA" w:rsidRDefault="00C25E3D" w:rsidP="0080170A">
            <w:pPr>
              <w:widowControl/>
              <w:spacing w:before="40" w:after="120" w:line="276" w:lineRule="auto"/>
              <w:rPr>
                <w:rFonts w:cs="Times New Roman"/>
                <w:sz w:val="20"/>
                <w:szCs w:val="20"/>
              </w:rPr>
            </w:pPr>
          </w:p>
        </w:tc>
        <w:tc>
          <w:tcPr>
            <w:tcW w:w="1728" w:type="pct"/>
          </w:tcPr>
          <w:p w14:paraId="52130FF8" w14:textId="18D3AFA6" w:rsidR="00C25E3D" w:rsidRPr="00D97FBA" w:rsidRDefault="00525C5D" w:rsidP="00E30EC9">
            <w:pPr>
              <w:pStyle w:val="a8"/>
              <w:widowControl/>
              <w:numPr>
                <w:ilvl w:val="0"/>
                <w:numId w:val="2"/>
              </w:numPr>
              <w:spacing w:before="40" w:after="120" w:line="276" w:lineRule="auto"/>
              <w:rPr>
                <w:rFonts w:cs="Times New Roman"/>
                <w:sz w:val="20"/>
                <w:szCs w:val="20"/>
              </w:rPr>
            </w:pPr>
            <w:r>
              <w:rPr>
                <w:rFonts w:cs="Times New Roman" w:hint="eastAsia"/>
                <w:sz w:val="20"/>
                <w:szCs w:val="20"/>
              </w:rPr>
              <w:t>대상</w:t>
            </w:r>
            <w:r w:rsidRPr="00525C5D">
              <w:rPr>
                <w:rFonts w:cs="Times New Roman" w:hint="eastAsia"/>
                <w:sz w:val="20"/>
                <w:szCs w:val="20"/>
              </w:rPr>
              <w:t>회사는</w:t>
            </w:r>
            <w:r w:rsidRPr="00525C5D">
              <w:rPr>
                <w:rFonts w:cs="Times New Roman" w:hint="eastAsia"/>
                <w:sz w:val="20"/>
                <w:szCs w:val="20"/>
              </w:rPr>
              <w:t xml:space="preserve"> </w:t>
            </w:r>
            <w:r w:rsidRPr="00C015B8">
              <w:rPr>
                <w:rFonts w:cs="Times New Roman" w:hint="eastAsia"/>
                <w:sz w:val="20"/>
                <w:szCs w:val="20"/>
              </w:rPr>
              <w:t>카카오</w:t>
            </w:r>
            <w:r w:rsidRPr="00C015B8">
              <w:rPr>
                <w:rFonts w:cs="Times New Roman" w:hint="eastAsia"/>
                <w:sz w:val="20"/>
                <w:szCs w:val="20"/>
              </w:rPr>
              <w:t xml:space="preserve"> </w:t>
            </w:r>
            <w:r w:rsidRPr="00C015B8">
              <w:rPr>
                <w:rFonts w:cs="Times New Roman"/>
                <w:sz w:val="20"/>
                <w:szCs w:val="20"/>
              </w:rPr>
              <w:t>IDC</w:t>
            </w:r>
            <w:r w:rsidRPr="00C015B8">
              <w:rPr>
                <w:rFonts w:cs="Times New Roman" w:hint="eastAsia"/>
                <w:sz w:val="20"/>
                <w:szCs w:val="20"/>
              </w:rPr>
              <w:t>를</w:t>
            </w:r>
            <w:r w:rsidRPr="00C015B8">
              <w:rPr>
                <w:rFonts w:cs="Times New Roman" w:hint="eastAsia"/>
                <w:sz w:val="20"/>
                <w:szCs w:val="20"/>
              </w:rPr>
              <w:t xml:space="preserve"> </w:t>
            </w:r>
            <w:r w:rsidRPr="00C015B8">
              <w:rPr>
                <w:rFonts w:cs="Times New Roman" w:hint="eastAsia"/>
                <w:sz w:val="20"/>
                <w:szCs w:val="20"/>
              </w:rPr>
              <w:t>사용하지</w:t>
            </w:r>
            <w:r w:rsidRPr="00C015B8">
              <w:rPr>
                <w:rFonts w:cs="Times New Roman" w:hint="eastAsia"/>
                <w:sz w:val="20"/>
                <w:szCs w:val="20"/>
              </w:rPr>
              <w:t xml:space="preserve"> </w:t>
            </w:r>
            <w:r w:rsidRPr="00C015B8">
              <w:rPr>
                <w:rFonts w:cs="Times New Roman" w:hint="eastAsia"/>
                <w:sz w:val="20"/>
                <w:szCs w:val="20"/>
              </w:rPr>
              <w:t>않고</w:t>
            </w:r>
            <w:r w:rsidRPr="00C015B8">
              <w:rPr>
                <w:rFonts w:cs="Times New Roman" w:hint="eastAsia"/>
                <w:sz w:val="20"/>
                <w:szCs w:val="20"/>
              </w:rPr>
              <w:t xml:space="preserve"> </w:t>
            </w:r>
            <w:r w:rsidRPr="00C015B8">
              <w:rPr>
                <w:rFonts w:cs="Times New Roman" w:hint="eastAsia"/>
                <w:sz w:val="20"/>
                <w:szCs w:val="20"/>
              </w:rPr>
              <w:t>독립적인</w:t>
            </w:r>
            <w:r w:rsidRPr="00C015B8">
              <w:rPr>
                <w:rFonts w:cs="Times New Roman" w:hint="eastAsia"/>
                <w:sz w:val="20"/>
                <w:szCs w:val="20"/>
              </w:rPr>
              <w:t xml:space="preserve"> </w:t>
            </w:r>
            <w:r w:rsidRPr="00C015B8">
              <w:rPr>
                <w:rFonts w:cs="Times New Roman" w:hint="eastAsia"/>
                <w:sz w:val="20"/>
                <w:szCs w:val="20"/>
              </w:rPr>
              <w:t>인프라</w:t>
            </w:r>
            <w:r w:rsidRPr="00C015B8">
              <w:rPr>
                <w:rFonts w:cs="Times New Roman" w:hint="eastAsia"/>
                <w:sz w:val="20"/>
                <w:szCs w:val="20"/>
              </w:rPr>
              <w:t xml:space="preserve"> </w:t>
            </w:r>
            <w:r w:rsidRPr="00C015B8">
              <w:rPr>
                <w:rFonts w:cs="Times New Roman" w:hint="eastAsia"/>
                <w:sz w:val="20"/>
                <w:szCs w:val="20"/>
              </w:rPr>
              <w:t>시스템을</w:t>
            </w:r>
            <w:r w:rsidRPr="00C015B8">
              <w:rPr>
                <w:rFonts w:cs="Times New Roman" w:hint="eastAsia"/>
                <w:sz w:val="20"/>
                <w:szCs w:val="20"/>
              </w:rPr>
              <w:t xml:space="preserve"> </w:t>
            </w:r>
            <w:r w:rsidRPr="00C015B8">
              <w:rPr>
                <w:rFonts w:cs="Times New Roman" w:hint="eastAsia"/>
                <w:sz w:val="20"/>
                <w:szCs w:val="20"/>
              </w:rPr>
              <w:t>구축하는</w:t>
            </w:r>
            <w:r w:rsidRPr="00C015B8">
              <w:rPr>
                <w:rFonts w:cs="Times New Roman" w:hint="eastAsia"/>
                <w:sz w:val="20"/>
                <w:szCs w:val="20"/>
              </w:rPr>
              <w:t xml:space="preserve"> </w:t>
            </w:r>
            <w:r w:rsidRPr="00C015B8">
              <w:rPr>
                <w:rFonts w:cs="Times New Roman" w:hint="eastAsia"/>
                <w:sz w:val="20"/>
                <w:szCs w:val="20"/>
              </w:rPr>
              <w:t>데에는</w:t>
            </w:r>
            <w:r w:rsidRPr="00C015B8">
              <w:rPr>
                <w:rFonts w:cs="Times New Roman" w:hint="eastAsia"/>
                <w:sz w:val="20"/>
                <w:szCs w:val="20"/>
              </w:rPr>
              <w:t xml:space="preserve"> </w:t>
            </w:r>
            <w:r w:rsidRPr="00C015B8">
              <w:rPr>
                <w:rFonts w:cs="Times New Roman"/>
                <w:sz w:val="20"/>
                <w:szCs w:val="20"/>
              </w:rPr>
              <w:t>1</w:t>
            </w:r>
            <w:r w:rsidRPr="00C015B8">
              <w:rPr>
                <w:rFonts w:cs="Times New Roman" w:hint="eastAsia"/>
                <w:sz w:val="20"/>
                <w:szCs w:val="20"/>
              </w:rPr>
              <w:t>년</w:t>
            </w:r>
            <w:r w:rsidRPr="00C015B8">
              <w:rPr>
                <w:rFonts w:cs="Times New Roman" w:hint="eastAsia"/>
                <w:sz w:val="20"/>
                <w:szCs w:val="20"/>
              </w:rPr>
              <w:t xml:space="preserve"> </w:t>
            </w:r>
            <w:r w:rsidRPr="00C015B8">
              <w:rPr>
                <w:rFonts w:cs="Times New Roman" w:hint="eastAsia"/>
                <w:sz w:val="20"/>
                <w:szCs w:val="20"/>
              </w:rPr>
              <w:t>이상</w:t>
            </w:r>
            <w:r w:rsidRPr="00C015B8">
              <w:rPr>
                <w:rFonts w:cs="Times New Roman" w:hint="eastAsia"/>
                <w:sz w:val="20"/>
                <w:szCs w:val="20"/>
              </w:rPr>
              <w:t xml:space="preserve"> </w:t>
            </w:r>
            <w:r w:rsidRPr="00C015B8">
              <w:rPr>
                <w:rFonts w:cs="Times New Roman" w:hint="eastAsia"/>
                <w:sz w:val="20"/>
                <w:szCs w:val="20"/>
              </w:rPr>
              <w:t>소요될</w:t>
            </w:r>
            <w:r w:rsidRPr="00C015B8">
              <w:rPr>
                <w:rFonts w:cs="Times New Roman" w:hint="eastAsia"/>
                <w:sz w:val="20"/>
                <w:szCs w:val="20"/>
              </w:rPr>
              <w:t xml:space="preserve"> </w:t>
            </w:r>
            <w:r w:rsidRPr="00C015B8">
              <w:rPr>
                <w:rFonts w:cs="Times New Roman" w:hint="eastAsia"/>
                <w:sz w:val="20"/>
                <w:szCs w:val="20"/>
              </w:rPr>
              <w:t>것이</w:t>
            </w:r>
            <w:r w:rsidR="008D6327">
              <w:rPr>
                <w:rFonts w:cs="Times New Roman" w:hint="eastAsia"/>
                <w:sz w:val="20"/>
                <w:szCs w:val="20"/>
              </w:rPr>
              <w:t>고</w:t>
            </w:r>
            <w:r w:rsidR="008D6327">
              <w:rPr>
                <w:rFonts w:cs="Times New Roman" w:hint="eastAsia"/>
                <w:sz w:val="20"/>
                <w:szCs w:val="20"/>
              </w:rPr>
              <w:t xml:space="preserve">, </w:t>
            </w:r>
            <w:r w:rsidR="008D6327">
              <w:rPr>
                <w:rFonts w:cs="Times New Roman" w:hint="eastAsia"/>
                <w:sz w:val="20"/>
                <w:szCs w:val="20"/>
              </w:rPr>
              <w:t>자체구축을</w:t>
            </w:r>
            <w:r w:rsidR="008D6327">
              <w:rPr>
                <w:rFonts w:cs="Times New Roman" w:hint="eastAsia"/>
                <w:sz w:val="20"/>
                <w:szCs w:val="20"/>
              </w:rPr>
              <w:t xml:space="preserve"> </w:t>
            </w:r>
            <w:r w:rsidR="008D6327">
              <w:rPr>
                <w:rFonts w:cs="Times New Roman" w:hint="eastAsia"/>
                <w:sz w:val="20"/>
                <w:szCs w:val="20"/>
              </w:rPr>
              <w:t>하거나</w:t>
            </w:r>
            <w:r w:rsidR="008D6327">
              <w:rPr>
                <w:rFonts w:cs="Times New Roman" w:hint="eastAsia"/>
                <w:sz w:val="20"/>
                <w:szCs w:val="20"/>
              </w:rPr>
              <w:t xml:space="preserve"> </w:t>
            </w:r>
            <w:r w:rsidR="008D6327">
              <w:rPr>
                <w:rFonts w:cs="Times New Roman" w:hint="eastAsia"/>
                <w:sz w:val="20"/>
                <w:szCs w:val="20"/>
              </w:rPr>
              <w:t>퍼</w:t>
            </w:r>
            <w:r w:rsidR="00E30EC9">
              <w:rPr>
                <w:rFonts w:cs="Times New Roman" w:hint="eastAsia"/>
                <w:sz w:val="20"/>
                <w:szCs w:val="20"/>
              </w:rPr>
              <w:t>블</w:t>
            </w:r>
            <w:r w:rsidR="008D6327">
              <w:rPr>
                <w:rFonts w:cs="Times New Roman" w:hint="eastAsia"/>
                <w:sz w:val="20"/>
                <w:szCs w:val="20"/>
              </w:rPr>
              <w:t>릭</w:t>
            </w:r>
            <w:r w:rsidR="008D6327">
              <w:rPr>
                <w:rFonts w:cs="Times New Roman" w:hint="eastAsia"/>
                <w:sz w:val="20"/>
                <w:szCs w:val="20"/>
              </w:rPr>
              <w:t xml:space="preserve"> </w:t>
            </w:r>
            <w:r w:rsidR="008D6327">
              <w:rPr>
                <w:rFonts w:cs="Times New Roman" w:hint="eastAsia"/>
                <w:sz w:val="20"/>
                <w:szCs w:val="20"/>
              </w:rPr>
              <w:t>클라우드를</w:t>
            </w:r>
            <w:r w:rsidR="008D6327">
              <w:rPr>
                <w:rFonts w:cs="Times New Roman" w:hint="eastAsia"/>
                <w:sz w:val="20"/>
                <w:szCs w:val="20"/>
              </w:rPr>
              <w:t xml:space="preserve"> </w:t>
            </w:r>
            <w:r w:rsidR="008D6327">
              <w:rPr>
                <w:rFonts w:cs="Times New Roman" w:hint="eastAsia"/>
                <w:sz w:val="20"/>
                <w:szCs w:val="20"/>
              </w:rPr>
              <w:t>이용하는</w:t>
            </w:r>
            <w:r w:rsidR="008D6327">
              <w:rPr>
                <w:rFonts w:cs="Times New Roman" w:hint="eastAsia"/>
                <w:sz w:val="20"/>
                <w:szCs w:val="20"/>
              </w:rPr>
              <w:t xml:space="preserve"> </w:t>
            </w:r>
            <w:r w:rsidR="008D6327">
              <w:rPr>
                <w:rFonts w:cs="Times New Roman" w:hint="eastAsia"/>
                <w:sz w:val="20"/>
                <w:szCs w:val="20"/>
              </w:rPr>
              <w:t>것보다</w:t>
            </w:r>
            <w:r w:rsidR="008D6327">
              <w:rPr>
                <w:rFonts w:cs="Times New Roman" w:hint="eastAsia"/>
                <w:sz w:val="20"/>
                <w:szCs w:val="20"/>
              </w:rPr>
              <w:t xml:space="preserve"> </w:t>
            </w:r>
            <w:r>
              <w:rPr>
                <w:rFonts w:cs="Times New Roman" w:hint="eastAsia"/>
                <w:sz w:val="20"/>
                <w:szCs w:val="20"/>
              </w:rPr>
              <w:t>현재</w:t>
            </w:r>
            <w:r w:rsidR="008D6327">
              <w:rPr>
                <w:rFonts w:cs="Times New Roman" w:hint="eastAsia"/>
                <w:sz w:val="20"/>
                <w:szCs w:val="20"/>
              </w:rPr>
              <w:t>와</w:t>
            </w:r>
            <w:r w:rsidR="008D6327">
              <w:rPr>
                <w:rFonts w:cs="Times New Roman" w:hint="eastAsia"/>
                <w:sz w:val="20"/>
                <w:szCs w:val="20"/>
              </w:rPr>
              <w:t xml:space="preserve"> </w:t>
            </w:r>
            <w:r w:rsidR="008D6327">
              <w:rPr>
                <w:rFonts w:cs="Times New Roman" w:hint="eastAsia"/>
                <w:sz w:val="20"/>
                <w:szCs w:val="20"/>
              </w:rPr>
              <w:t>동일하게</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sz w:val="20"/>
                <w:szCs w:val="20"/>
              </w:rPr>
              <w:t>IDC</w:t>
            </w:r>
            <w:r>
              <w:rPr>
                <w:rFonts w:cs="Times New Roman" w:hint="eastAsia"/>
                <w:sz w:val="20"/>
                <w:szCs w:val="20"/>
              </w:rPr>
              <w:t>를</w:t>
            </w:r>
            <w:r>
              <w:rPr>
                <w:rFonts w:cs="Times New Roman" w:hint="eastAsia"/>
                <w:sz w:val="20"/>
                <w:szCs w:val="20"/>
              </w:rPr>
              <w:t xml:space="preserve"> </w:t>
            </w:r>
            <w:r>
              <w:rPr>
                <w:rFonts w:cs="Times New Roman" w:hint="eastAsia"/>
                <w:sz w:val="20"/>
                <w:szCs w:val="20"/>
              </w:rPr>
              <w:t>이용하는</w:t>
            </w:r>
            <w:r>
              <w:rPr>
                <w:rFonts w:cs="Times New Roman" w:hint="eastAsia"/>
                <w:sz w:val="20"/>
                <w:szCs w:val="20"/>
              </w:rPr>
              <w:t xml:space="preserve"> </w:t>
            </w:r>
            <w:r>
              <w:rPr>
                <w:rFonts w:cs="Times New Roman" w:hint="eastAsia"/>
                <w:sz w:val="20"/>
                <w:szCs w:val="20"/>
              </w:rPr>
              <w:t>것이</w:t>
            </w:r>
            <w:r>
              <w:rPr>
                <w:rFonts w:cs="Times New Roman" w:hint="eastAsia"/>
                <w:sz w:val="20"/>
                <w:szCs w:val="20"/>
              </w:rPr>
              <w:t xml:space="preserve"> </w:t>
            </w:r>
            <w:r w:rsidR="008D6327">
              <w:rPr>
                <w:rFonts w:cs="Times New Roman" w:hint="eastAsia"/>
                <w:sz w:val="20"/>
                <w:szCs w:val="20"/>
              </w:rPr>
              <w:t>운영</w:t>
            </w:r>
            <w:r w:rsidR="008D6327">
              <w:rPr>
                <w:rFonts w:cs="Times New Roman" w:hint="eastAsia"/>
                <w:sz w:val="20"/>
                <w:szCs w:val="20"/>
              </w:rPr>
              <w:t xml:space="preserve"> </w:t>
            </w:r>
            <w:r w:rsidR="008D6327">
              <w:rPr>
                <w:rFonts w:cs="Times New Roman" w:hint="eastAsia"/>
                <w:sz w:val="20"/>
                <w:szCs w:val="20"/>
              </w:rPr>
              <w:t>측면이나</w:t>
            </w:r>
            <w:r w:rsidR="008D6327">
              <w:rPr>
                <w:rFonts w:cs="Times New Roman" w:hint="eastAsia"/>
                <w:sz w:val="20"/>
                <w:szCs w:val="20"/>
              </w:rPr>
              <w:t xml:space="preserve"> </w:t>
            </w:r>
            <w:r>
              <w:rPr>
                <w:rFonts w:cs="Times New Roman" w:hint="eastAsia"/>
                <w:sz w:val="20"/>
                <w:szCs w:val="20"/>
              </w:rPr>
              <w:t>비용적으로</w:t>
            </w:r>
            <w:r>
              <w:rPr>
                <w:rFonts w:cs="Times New Roman" w:hint="eastAsia"/>
                <w:sz w:val="20"/>
                <w:szCs w:val="20"/>
              </w:rPr>
              <w:t xml:space="preserve"> </w:t>
            </w:r>
            <w:r>
              <w:rPr>
                <w:rFonts w:cs="Times New Roman" w:hint="eastAsia"/>
                <w:sz w:val="20"/>
                <w:szCs w:val="20"/>
              </w:rPr>
              <w:t>경쟁력이</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상황이기</w:t>
            </w:r>
            <w:r>
              <w:rPr>
                <w:rFonts w:cs="Times New Roman" w:hint="eastAsia"/>
                <w:sz w:val="20"/>
                <w:szCs w:val="20"/>
              </w:rPr>
              <w:t xml:space="preserve"> </w:t>
            </w:r>
            <w:r>
              <w:rPr>
                <w:rFonts w:cs="Times New Roman" w:hint="eastAsia"/>
                <w:sz w:val="20"/>
                <w:szCs w:val="20"/>
              </w:rPr>
              <w:t>때문에</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sz w:val="20"/>
                <w:szCs w:val="20"/>
              </w:rPr>
              <w:t>IDC</w:t>
            </w:r>
            <w:r>
              <w:rPr>
                <w:rFonts w:cs="Times New Roman" w:hint="eastAsia"/>
                <w:sz w:val="20"/>
                <w:szCs w:val="20"/>
              </w:rPr>
              <w:t>의</w:t>
            </w:r>
            <w:r>
              <w:rPr>
                <w:rFonts w:cs="Times New Roman" w:hint="eastAsia"/>
                <w:sz w:val="20"/>
                <w:szCs w:val="20"/>
              </w:rPr>
              <w:t xml:space="preserve"> </w:t>
            </w:r>
            <w:r>
              <w:rPr>
                <w:rFonts w:cs="Times New Roman" w:hint="eastAsia"/>
                <w:sz w:val="20"/>
                <w:szCs w:val="20"/>
              </w:rPr>
              <w:t>사용</w:t>
            </w:r>
            <w:r>
              <w:rPr>
                <w:rFonts w:cs="Times New Roman" w:hint="eastAsia"/>
                <w:sz w:val="20"/>
                <w:szCs w:val="20"/>
              </w:rPr>
              <w:t xml:space="preserve"> </w:t>
            </w:r>
            <w:r>
              <w:rPr>
                <w:rFonts w:cs="Times New Roman" w:hint="eastAsia"/>
                <w:sz w:val="20"/>
                <w:szCs w:val="20"/>
              </w:rPr>
              <w:t>관계는</w:t>
            </w:r>
            <w:r>
              <w:rPr>
                <w:rFonts w:cs="Times New Roman" w:hint="eastAsia"/>
                <w:sz w:val="20"/>
                <w:szCs w:val="20"/>
              </w:rPr>
              <w:t xml:space="preserve"> </w:t>
            </w:r>
            <w:r>
              <w:rPr>
                <w:rFonts w:cs="Times New Roman" w:hint="eastAsia"/>
                <w:sz w:val="20"/>
                <w:szCs w:val="20"/>
              </w:rPr>
              <w:t>계속</w:t>
            </w:r>
            <w:r>
              <w:rPr>
                <w:rFonts w:cs="Times New Roman" w:hint="eastAsia"/>
                <w:sz w:val="20"/>
                <w:szCs w:val="20"/>
              </w:rPr>
              <w:t xml:space="preserve"> </w:t>
            </w:r>
            <w:r>
              <w:rPr>
                <w:rFonts w:cs="Times New Roman" w:hint="eastAsia"/>
                <w:sz w:val="20"/>
                <w:szCs w:val="20"/>
              </w:rPr>
              <w:t>유지하는</w:t>
            </w:r>
            <w:r>
              <w:rPr>
                <w:rFonts w:cs="Times New Roman" w:hint="eastAsia"/>
                <w:sz w:val="20"/>
                <w:szCs w:val="20"/>
              </w:rPr>
              <w:t xml:space="preserve"> </w:t>
            </w:r>
            <w:r>
              <w:rPr>
                <w:rFonts w:cs="Times New Roman" w:hint="eastAsia"/>
                <w:sz w:val="20"/>
                <w:szCs w:val="20"/>
              </w:rPr>
              <w:t>것이</w:t>
            </w:r>
            <w:r>
              <w:rPr>
                <w:rFonts w:cs="Times New Roman" w:hint="eastAsia"/>
                <w:sz w:val="20"/>
                <w:szCs w:val="20"/>
              </w:rPr>
              <w:t xml:space="preserve"> </w:t>
            </w:r>
            <w:r>
              <w:rPr>
                <w:rFonts w:cs="Times New Roman" w:hint="eastAsia"/>
                <w:sz w:val="20"/>
                <w:szCs w:val="20"/>
              </w:rPr>
              <w:t>필요하다는</w:t>
            </w:r>
            <w:r>
              <w:rPr>
                <w:rFonts w:cs="Times New Roman" w:hint="eastAsia"/>
                <w:sz w:val="20"/>
                <w:szCs w:val="20"/>
              </w:rPr>
              <w:t xml:space="preserve"> </w:t>
            </w:r>
            <w:r>
              <w:rPr>
                <w:rFonts w:cs="Times New Roman" w:hint="eastAsia"/>
                <w:sz w:val="20"/>
                <w:szCs w:val="20"/>
              </w:rPr>
              <w:t>입장임</w:t>
            </w:r>
            <w:r>
              <w:rPr>
                <w:rFonts w:cs="Times New Roman" w:hint="eastAsia"/>
                <w:sz w:val="20"/>
                <w:szCs w:val="20"/>
              </w:rPr>
              <w:t xml:space="preserve">. </w:t>
            </w:r>
          </w:p>
        </w:tc>
        <w:tc>
          <w:tcPr>
            <w:tcW w:w="27" w:type="pct"/>
            <w:tcBorders>
              <w:top w:val="nil"/>
              <w:bottom w:val="nil"/>
            </w:tcBorders>
          </w:tcPr>
          <w:p w14:paraId="4058731D" w14:textId="77777777" w:rsidR="00C25E3D" w:rsidRPr="00D97FBA" w:rsidRDefault="00C25E3D" w:rsidP="0080170A">
            <w:pPr>
              <w:widowControl/>
              <w:spacing w:before="40" w:after="120" w:line="276" w:lineRule="auto"/>
              <w:rPr>
                <w:rFonts w:cs="Times New Roman"/>
                <w:sz w:val="20"/>
                <w:szCs w:val="20"/>
              </w:rPr>
            </w:pPr>
          </w:p>
        </w:tc>
        <w:tc>
          <w:tcPr>
            <w:tcW w:w="770" w:type="pct"/>
          </w:tcPr>
          <w:p w14:paraId="1C44E718" w14:textId="61833F4B" w:rsidR="00C25E3D" w:rsidRPr="00763EDB" w:rsidRDefault="00763EDB" w:rsidP="00763EDB">
            <w:pPr>
              <w:pStyle w:val="a8"/>
              <w:widowControl/>
              <w:numPr>
                <w:ilvl w:val="0"/>
                <w:numId w:val="2"/>
              </w:numPr>
              <w:spacing w:before="40" w:after="120" w:line="276" w:lineRule="auto"/>
              <w:rPr>
                <w:rFonts w:cs="Times New Roman"/>
                <w:spacing w:val="-2"/>
                <w:sz w:val="20"/>
                <w:szCs w:val="20"/>
              </w:rPr>
            </w:pPr>
            <w:r w:rsidRPr="00474770">
              <w:rPr>
                <w:rFonts w:hint="eastAsia"/>
                <w:sz w:val="20"/>
                <w:szCs w:val="20"/>
              </w:rPr>
              <w:t>인프라</w:t>
            </w:r>
            <w:r w:rsidRPr="00474770">
              <w:rPr>
                <w:sz w:val="20"/>
                <w:szCs w:val="20"/>
              </w:rPr>
              <w:t xml:space="preserve"> </w:t>
            </w:r>
            <w:r w:rsidRPr="00474770">
              <w:rPr>
                <w:rFonts w:hint="eastAsia"/>
                <w:sz w:val="20"/>
                <w:szCs w:val="20"/>
              </w:rPr>
              <w:t>서비스</w:t>
            </w:r>
            <w:r w:rsidRPr="00474770">
              <w:rPr>
                <w:sz w:val="20"/>
                <w:szCs w:val="20"/>
              </w:rPr>
              <w:t xml:space="preserve"> </w:t>
            </w:r>
            <w:r w:rsidRPr="00474770">
              <w:rPr>
                <w:rFonts w:hint="eastAsia"/>
                <w:sz w:val="20"/>
                <w:szCs w:val="20"/>
              </w:rPr>
              <w:t>제공</w:t>
            </w:r>
            <w:r w:rsidRPr="00474770">
              <w:rPr>
                <w:sz w:val="20"/>
                <w:szCs w:val="20"/>
              </w:rPr>
              <w:t xml:space="preserve"> </w:t>
            </w:r>
            <w:r w:rsidRPr="00474770">
              <w:rPr>
                <w:rFonts w:hint="eastAsia"/>
                <w:sz w:val="20"/>
                <w:szCs w:val="20"/>
              </w:rPr>
              <w:t>계약</w:t>
            </w:r>
            <w:r w:rsidRPr="00763EDB">
              <w:rPr>
                <w:rFonts w:cs="Times New Roman" w:hint="eastAsia"/>
                <w:spacing w:val="-2"/>
                <w:sz w:val="20"/>
                <w:szCs w:val="20"/>
              </w:rPr>
              <w:t>을</w:t>
            </w:r>
            <w:r w:rsidRPr="00763EDB">
              <w:rPr>
                <w:rFonts w:cs="Times New Roman" w:hint="eastAsia"/>
                <w:spacing w:val="-2"/>
                <w:sz w:val="20"/>
                <w:szCs w:val="20"/>
              </w:rPr>
              <w:t xml:space="preserve"> </w:t>
            </w:r>
            <w:r w:rsidRPr="00763EDB">
              <w:rPr>
                <w:rFonts w:cs="Times New Roman" w:hint="eastAsia"/>
                <w:spacing w:val="-2"/>
                <w:sz w:val="20"/>
                <w:szCs w:val="20"/>
              </w:rPr>
              <w:t>해지할</w:t>
            </w:r>
            <w:r w:rsidRPr="00763EDB">
              <w:rPr>
                <w:rFonts w:cs="Times New Roman" w:hint="eastAsia"/>
                <w:spacing w:val="-2"/>
                <w:sz w:val="20"/>
                <w:szCs w:val="20"/>
              </w:rPr>
              <w:t xml:space="preserve"> </w:t>
            </w:r>
            <w:r w:rsidRPr="00763EDB">
              <w:rPr>
                <w:rFonts w:cs="Times New Roman" w:hint="eastAsia"/>
                <w:spacing w:val="-2"/>
                <w:sz w:val="20"/>
                <w:szCs w:val="20"/>
              </w:rPr>
              <w:t>경우</w:t>
            </w:r>
            <w:r w:rsidRPr="00763EDB">
              <w:rPr>
                <w:rFonts w:cs="Times New Roman" w:hint="eastAsia"/>
                <w:spacing w:val="-2"/>
                <w:sz w:val="20"/>
                <w:szCs w:val="20"/>
              </w:rPr>
              <w:t xml:space="preserve"> </w:t>
            </w:r>
            <w:r w:rsidRPr="00763EDB">
              <w:rPr>
                <w:rFonts w:cs="Times New Roman" w:hint="eastAsia"/>
                <w:spacing w:val="-2"/>
                <w:sz w:val="20"/>
                <w:szCs w:val="20"/>
              </w:rPr>
              <w:t>사용료는</w:t>
            </w:r>
            <w:r w:rsidRPr="00763EDB">
              <w:rPr>
                <w:rFonts w:cs="Times New Roman" w:hint="eastAsia"/>
                <w:spacing w:val="-2"/>
                <w:sz w:val="20"/>
                <w:szCs w:val="20"/>
              </w:rPr>
              <w:t xml:space="preserve"> </w:t>
            </w:r>
            <w:r w:rsidRPr="00763EDB">
              <w:rPr>
                <w:rFonts w:cs="Times New Roman" w:hint="eastAsia"/>
                <w:spacing w:val="-2"/>
                <w:sz w:val="20"/>
                <w:szCs w:val="20"/>
              </w:rPr>
              <w:t>더</w:t>
            </w:r>
            <w:r w:rsidRPr="00763EDB">
              <w:rPr>
                <w:rFonts w:cs="Times New Roman" w:hint="eastAsia"/>
                <w:spacing w:val="-2"/>
                <w:sz w:val="20"/>
                <w:szCs w:val="20"/>
              </w:rPr>
              <w:t xml:space="preserve"> </w:t>
            </w:r>
            <w:r w:rsidRPr="00763EDB">
              <w:rPr>
                <w:rFonts w:cs="Times New Roman" w:hint="eastAsia"/>
                <w:spacing w:val="-2"/>
                <w:sz w:val="20"/>
                <w:szCs w:val="20"/>
              </w:rPr>
              <w:t>이상</w:t>
            </w:r>
            <w:r w:rsidRPr="00763EDB">
              <w:rPr>
                <w:rFonts w:cs="Times New Roman" w:hint="eastAsia"/>
                <w:spacing w:val="-2"/>
                <w:sz w:val="20"/>
                <w:szCs w:val="20"/>
              </w:rPr>
              <w:t xml:space="preserve"> </w:t>
            </w:r>
            <w:r w:rsidRPr="00763EDB">
              <w:rPr>
                <w:rFonts w:cs="Times New Roman" w:hint="eastAsia"/>
                <w:spacing w:val="-2"/>
                <w:sz w:val="20"/>
                <w:szCs w:val="20"/>
              </w:rPr>
              <w:t>부담하지</w:t>
            </w:r>
            <w:r w:rsidRPr="00763EDB">
              <w:rPr>
                <w:rFonts w:cs="Times New Roman" w:hint="eastAsia"/>
                <w:spacing w:val="-2"/>
                <w:sz w:val="20"/>
                <w:szCs w:val="20"/>
              </w:rPr>
              <w:t xml:space="preserve"> </w:t>
            </w:r>
            <w:r w:rsidRPr="00763EDB">
              <w:rPr>
                <w:rFonts w:cs="Times New Roman" w:hint="eastAsia"/>
                <w:spacing w:val="-2"/>
                <w:sz w:val="20"/>
                <w:szCs w:val="20"/>
              </w:rPr>
              <w:t>않아도</w:t>
            </w:r>
            <w:r w:rsidRPr="00763EDB">
              <w:rPr>
                <w:rFonts w:cs="Times New Roman" w:hint="eastAsia"/>
                <w:spacing w:val="-2"/>
                <w:sz w:val="20"/>
                <w:szCs w:val="20"/>
              </w:rPr>
              <w:t xml:space="preserve"> </w:t>
            </w:r>
            <w:r w:rsidRPr="00763EDB">
              <w:rPr>
                <w:rFonts w:cs="Times New Roman" w:hint="eastAsia"/>
                <w:spacing w:val="-2"/>
                <w:sz w:val="20"/>
                <w:szCs w:val="20"/>
              </w:rPr>
              <w:t>되지만</w:t>
            </w:r>
            <w:r w:rsidRPr="00763EDB">
              <w:rPr>
                <w:rFonts w:cs="Times New Roman" w:hint="eastAsia"/>
                <w:spacing w:val="-2"/>
                <w:sz w:val="20"/>
                <w:szCs w:val="20"/>
              </w:rPr>
              <w:t xml:space="preserve">, </w:t>
            </w:r>
            <w:r>
              <w:rPr>
                <w:rFonts w:cs="Times New Roman" w:hint="eastAsia"/>
                <w:spacing w:val="-2"/>
                <w:sz w:val="20"/>
                <w:szCs w:val="20"/>
              </w:rPr>
              <w:t>새로운</w:t>
            </w:r>
            <w:r>
              <w:rPr>
                <w:rFonts w:cs="Times New Roman" w:hint="eastAsia"/>
                <w:spacing w:val="-2"/>
                <w:sz w:val="20"/>
                <w:szCs w:val="20"/>
              </w:rPr>
              <w:t xml:space="preserve"> </w:t>
            </w:r>
            <w:r>
              <w:rPr>
                <w:rFonts w:cs="Times New Roman"/>
                <w:spacing w:val="-2"/>
                <w:sz w:val="20"/>
                <w:szCs w:val="20"/>
              </w:rPr>
              <w:t xml:space="preserve">IDC </w:t>
            </w:r>
            <w:r>
              <w:rPr>
                <w:rFonts w:cs="Times New Roman" w:hint="eastAsia"/>
                <w:spacing w:val="-2"/>
                <w:sz w:val="20"/>
                <w:szCs w:val="20"/>
              </w:rPr>
              <w:t>또는</w:t>
            </w:r>
            <w:r>
              <w:rPr>
                <w:rFonts w:cs="Times New Roman" w:hint="eastAsia"/>
                <w:spacing w:val="-2"/>
                <w:sz w:val="20"/>
                <w:szCs w:val="20"/>
              </w:rPr>
              <w:t xml:space="preserve"> </w:t>
            </w:r>
            <w:r>
              <w:rPr>
                <w:rFonts w:cs="Times New Roman" w:hint="eastAsia"/>
                <w:spacing w:val="-2"/>
                <w:sz w:val="20"/>
                <w:szCs w:val="20"/>
              </w:rPr>
              <w:t>클라우드로의</w:t>
            </w:r>
            <w:r>
              <w:rPr>
                <w:rFonts w:cs="Times New Roman" w:hint="eastAsia"/>
                <w:spacing w:val="-2"/>
                <w:sz w:val="20"/>
                <w:szCs w:val="20"/>
              </w:rPr>
              <w:t xml:space="preserve"> </w:t>
            </w:r>
            <w:r>
              <w:rPr>
                <w:rFonts w:cs="Times New Roman" w:hint="eastAsia"/>
                <w:spacing w:val="-2"/>
                <w:sz w:val="20"/>
                <w:szCs w:val="20"/>
              </w:rPr>
              <w:t>교체</w:t>
            </w:r>
            <w:r>
              <w:rPr>
                <w:rFonts w:cs="Times New Roman" w:hint="eastAsia"/>
                <w:spacing w:val="-2"/>
                <w:sz w:val="20"/>
                <w:szCs w:val="20"/>
              </w:rPr>
              <w:t>/</w:t>
            </w:r>
            <w:r>
              <w:rPr>
                <w:rFonts w:cs="Times New Roman" w:hint="eastAsia"/>
                <w:spacing w:val="-2"/>
                <w:sz w:val="20"/>
                <w:szCs w:val="20"/>
              </w:rPr>
              <w:t>이전을</w:t>
            </w:r>
            <w:r>
              <w:rPr>
                <w:rFonts w:cs="Times New Roman" w:hint="eastAsia"/>
                <w:spacing w:val="-2"/>
                <w:sz w:val="20"/>
                <w:szCs w:val="20"/>
              </w:rPr>
              <w:t xml:space="preserve"> </w:t>
            </w:r>
            <w:r>
              <w:rPr>
                <w:rFonts w:cs="Times New Roman" w:hint="eastAsia"/>
                <w:spacing w:val="-2"/>
                <w:sz w:val="20"/>
                <w:szCs w:val="20"/>
              </w:rPr>
              <w:t>위해서</w:t>
            </w:r>
            <w:r>
              <w:rPr>
                <w:rFonts w:cs="Times New Roman" w:hint="eastAsia"/>
                <w:spacing w:val="-2"/>
                <w:sz w:val="20"/>
                <w:szCs w:val="20"/>
              </w:rPr>
              <w:t xml:space="preserve"> </w:t>
            </w:r>
            <w:r>
              <w:rPr>
                <w:rFonts w:cs="Times New Roman" w:hint="eastAsia"/>
                <w:spacing w:val="-2"/>
                <w:sz w:val="20"/>
                <w:szCs w:val="20"/>
              </w:rPr>
              <w:t>상당한</w:t>
            </w:r>
            <w:r>
              <w:rPr>
                <w:rFonts w:cs="Times New Roman" w:hint="eastAsia"/>
                <w:spacing w:val="-2"/>
                <w:sz w:val="20"/>
                <w:szCs w:val="20"/>
              </w:rPr>
              <w:t xml:space="preserve"> </w:t>
            </w:r>
            <w:r>
              <w:rPr>
                <w:rFonts w:cs="Times New Roman" w:hint="eastAsia"/>
                <w:spacing w:val="-2"/>
                <w:sz w:val="20"/>
                <w:szCs w:val="20"/>
              </w:rPr>
              <w:t>비용과</w:t>
            </w:r>
            <w:r>
              <w:rPr>
                <w:rFonts w:cs="Times New Roman" w:hint="eastAsia"/>
                <w:spacing w:val="-2"/>
                <w:sz w:val="20"/>
                <w:szCs w:val="20"/>
              </w:rPr>
              <w:t xml:space="preserve"> </w:t>
            </w:r>
            <w:r>
              <w:rPr>
                <w:rFonts w:cs="Times New Roman" w:hint="eastAsia"/>
                <w:spacing w:val="-2"/>
                <w:sz w:val="20"/>
                <w:szCs w:val="20"/>
              </w:rPr>
              <w:t>시간이</w:t>
            </w:r>
            <w:r>
              <w:rPr>
                <w:rFonts w:cs="Times New Roman" w:hint="eastAsia"/>
                <w:spacing w:val="-2"/>
                <w:sz w:val="20"/>
                <w:szCs w:val="20"/>
              </w:rPr>
              <w:t xml:space="preserve"> </w:t>
            </w:r>
            <w:r>
              <w:rPr>
                <w:rFonts w:cs="Times New Roman" w:hint="eastAsia"/>
                <w:spacing w:val="-2"/>
                <w:sz w:val="20"/>
                <w:szCs w:val="20"/>
              </w:rPr>
              <w:t>소요될</w:t>
            </w:r>
            <w:r>
              <w:rPr>
                <w:rFonts w:cs="Times New Roman" w:hint="eastAsia"/>
                <w:spacing w:val="-2"/>
                <w:sz w:val="20"/>
                <w:szCs w:val="20"/>
              </w:rPr>
              <w:t xml:space="preserve"> </w:t>
            </w:r>
            <w:r>
              <w:rPr>
                <w:rFonts w:cs="Times New Roman" w:hint="eastAsia"/>
                <w:spacing w:val="-2"/>
                <w:sz w:val="20"/>
                <w:szCs w:val="20"/>
              </w:rPr>
              <w:t>수</w:t>
            </w:r>
            <w:r>
              <w:rPr>
                <w:rFonts w:cs="Times New Roman" w:hint="eastAsia"/>
                <w:spacing w:val="-2"/>
                <w:sz w:val="20"/>
                <w:szCs w:val="20"/>
              </w:rPr>
              <w:t xml:space="preserve"> </w:t>
            </w:r>
            <w:r>
              <w:rPr>
                <w:rFonts w:cs="Times New Roman" w:hint="eastAsia"/>
                <w:spacing w:val="-2"/>
                <w:sz w:val="20"/>
                <w:szCs w:val="20"/>
              </w:rPr>
              <w:t>있음</w:t>
            </w:r>
            <w:r>
              <w:rPr>
                <w:rFonts w:cs="Times New Roman" w:hint="eastAsia"/>
                <w:spacing w:val="-2"/>
                <w:sz w:val="20"/>
                <w:szCs w:val="20"/>
              </w:rPr>
              <w:t>.</w:t>
            </w:r>
          </w:p>
        </w:tc>
      </w:tr>
      <w:tr w:rsidR="00061A1F" w:rsidRPr="00BC7C01" w14:paraId="41BFEE26" w14:textId="77777777" w:rsidTr="00061A1F">
        <w:trPr>
          <w:trHeight w:val="132"/>
        </w:trPr>
        <w:tc>
          <w:tcPr>
            <w:tcW w:w="619" w:type="pct"/>
          </w:tcPr>
          <w:p w14:paraId="4E4F5167" w14:textId="038E804E" w:rsidR="00061A1F" w:rsidRPr="00FA1F5F" w:rsidRDefault="00061A1F" w:rsidP="00061A1F">
            <w:pPr>
              <w:widowControl/>
              <w:spacing w:before="40" w:after="120" w:line="276" w:lineRule="auto"/>
              <w:jc w:val="center"/>
              <w:outlineLvl w:val="0"/>
              <w:rPr>
                <w:rFonts w:cs="Times New Roman"/>
                <w:b/>
                <w:color w:val="404040" w:themeColor="text1" w:themeTint="BF"/>
                <w:kern w:val="0"/>
                <w:sz w:val="20"/>
                <w:szCs w:val="20"/>
                <w:highlight w:val="yellow"/>
              </w:rPr>
            </w:pPr>
            <w:bookmarkStart w:id="20" w:name="_Toc108480407"/>
            <w:bookmarkStart w:id="21" w:name="_Toc108512963"/>
            <w:r w:rsidRPr="002473DA">
              <w:rPr>
                <w:rFonts w:cs="Times New Roman"/>
                <w:b/>
                <w:color w:val="404040" w:themeColor="text1" w:themeTint="BF"/>
                <w:kern w:val="0"/>
                <w:sz w:val="20"/>
                <w:szCs w:val="20"/>
              </w:rPr>
              <w:t>Separation –</w:t>
            </w:r>
            <w:r w:rsidRPr="002473DA">
              <w:rPr>
                <w:rFonts w:cs="Times New Roman"/>
                <w:b/>
                <w:color w:val="404040" w:themeColor="text1" w:themeTint="BF"/>
                <w:kern w:val="0"/>
                <w:sz w:val="20"/>
                <w:szCs w:val="20"/>
              </w:rPr>
              <w:br/>
            </w:r>
            <w:r w:rsidRPr="002473DA">
              <w:rPr>
                <w:rFonts w:cs="Times New Roman" w:hint="eastAsia"/>
                <w:b/>
                <w:color w:val="404040" w:themeColor="text1" w:themeTint="BF"/>
                <w:kern w:val="0"/>
                <w:sz w:val="20"/>
                <w:szCs w:val="20"/>
              </w:rPr>
              <w:t>결제</w:t>
            </w:r>
            <w:r w:rsidRPr="002473DA">
              <w:rPr>
                <w:rFonts w:cs="Times New Roman" w:hint="eastAsia"/>
                <w:b/>
                <w:color w:val="404040" w:themeColor="text1" w:themeTint="BF"/>
                <w:kern w:val="0"/>
                <w:sz w:val="20"/>
                <w:szCs w:val="20"/>
              </w:rPr>
              <w:t xml:space="preserve"> </w:t>
            </w:r>
            <w:r w:rsidRPr="002473DA">
              <w:rPr>
                <w:rFonts w:cs="Times New Roman" w:hint="eastAsia"/>
                <w:b/>
                <w:color w:val="404040" w:themeColor="text1" w:themeTint="BF"/>
                <w:kern w:val="0"/>
                <w:sz w:val="20"/>
                <w:szCs w:val="20"/>
              </w:rPr>
              <w:t>및</w:t>
            </w:r>
            <w:r w:rsidRPr="002473DA">
              <w:rPr>
                <w:rFonts w:cs="Times New Roman" w:hint="eastAsia"/>
                <w:b/>
                <w:color w:val="404040" w:themeColor="text1" w:themeTint="BF"/>
                <w:kern w:val="0"/>
                <w:sz w:val="20"/>
                <w:szCs w:val="20"/>
              </w:rPr>
              <w:t xml:space="preserve"> </w:t>
            </w:r>
            <w:r w:rsidRPr="002473DA">
              <w:rPr>
                <w:rFonts w:cs="Times New Roman" w:hint="eastAsia"/>
                <w:b/>
                <w:color w:val="404040" w:themeColor="text1" w:themeTint="BF"/>
                <w:kern w:val="0"/>
                <w:sz w:val="20"/>
                <w:szCs w:val="20"/>
              </w:rPr>
              <w:t>정산</w:t>
            </w:r>
            <w:bookmarkEnd w:id="20"/>
            <w:bookmarkEnd w:id="21"/>
          </w:p>
        </w:tc>
        <w:tc>
          <w:tcPr>
            <w:tcW w:w="26" w:type="pct"/>
            <w:tcBorders>
              <w:top w:val="nil"/>
              <w:bottom w:val="nil"/>
            </w:tcBorders>
          </w:tcPr>
          <w:p w14:paraId="53F2C445" w14:textId="77777777" w:rsidR="00061A1F" w:rsidRPr="009A2958" w:rsidRDefault="00061A1F" w:rsidP="00061A1F">
            <w:pPr>
              <w:widowControl/>
              <w:spacing w:before="40" w:after="120" w:line="276" w:lineRule="auto"/>
              <w:rPr>
                <w:rFonts w:cs="Times New Roman"/>
                <w:b/>
                <w:sz w:val="20"/>
                <w:szCs w:val="20"/>
              </w:rPr>
            </w:pPr>
          </w:p>
        </w:tc>
        <w:tc>
          <w:tcPr>
            <w:tcW w:w="1804" w:type="pct"/>
          </w:tcPr>
          <w:p w14:paraId="7B131FA5" w14:textId="77777777" w:rsidR="00061A1F" w:rsidRPr="00E8551E" w:rsidRDefault="00061A1F" w:rsidP="00061A1F">
            <w:pPr>
              <w:pStyle w:val="a8"/>
              <w:widowControl/>
              <w:numPr>
                <w:ilvl w:val="0"/>
                <w:numId w:val="2"/>
              </w:numPr>
              <w:spacing w:before="40" w:after="120" w:line="276" w:lineRule="auto"/>
              <w:rPr>
                <w:rFonts w:cs="Times New Roman"/>
                <w:sz w:val="20"/>
                <w:szCs w:val="20"/>
              </w:rPr>
            </w:pPr>
            <w:r w:rsidRPr="00E8551E">
              <w:rPr>
                <w:rFonts w:cs="Times New Roman" w:hint="eastAsia"/>
                <w:sz w:val="20"/>
                <w:szCs w:val="20"/>
              </w:rPr>
              <w:t>대상회사의</w:t>
            </w:r>
            <w:r w:rsidRPr="00E8551E">
              <w:rPr>
                <w:rFonts w:cs="Times New Roman" w:hint="eastAsia"/>
                <w:sz w:val="20"/>
                <w:szCs w:val="20"/>
              </w:rPr>
              <w:t xml:space="preserve"> </w:t>
            </w:r>
            <w:r w:rsidRPr="00E8551E">
              <w:rPr>
                <w:rFonts w:cs="Times New Roman" w:hint="eastAsia"/>
                <w:sz w:val="20"/>
                <w:szCs w:val="20"/>
              </w:rPr>
              <w:t>서비스</w:t>
            </w:r>
            <w:r w:rsidRPr="00E8551E">
              <w:rPr>
                <w:rFonts w:cs="Times New Roman" w:hint="eastAsia"/>
                <w:sz w:val="20"/>
                <w:szCs w:val="20"/>
              </w:rPr>
              <w:t xml:space="preserve"> </w:t>
            </w:r>
            <w:r w:rsidRPr="00E8551E">
              <w:rPr>
                <w:rFonts w:cs="Times New Roman" w:hint="eastAsia"/>
                <w:sz w:val="20"/>
                <w:szCs w:val="20"/>
              </w:rPr>
              <w:t>유형</w:t>
            </w:r>
            <w:r w:rsidRPr="00E8551E">
              <w:rPr>
                <w:rFonts w:cs="Times New Roman" w:hint="eastAsia"/>
                <w:sz w:val="20"/>
                <w:szCs w:val="20"/>
              </w:rPr>
              <w:t xml:space="preserve"> </w:t>
            </w:r>
            <w:r w:rsidRPr="00E8551E">
              <w:rPr>
                <w:rFonts w:cs="Times New Roman" w:hint="eastAsia"/>
                <w:sz w:val="20"/>
                <w:szCs w:val="20"/>
              </w:rPr>
              <w:t>및</w:t>
            </w:r>
            <w:r w:rsidRPr="00E8551E">
              <w:rPr>
                <w:rFonts w:cs="Times New Roman" w:hint="eastAsia"/>
                <w:sz w:val="20"/>
                <w:szCs w:val="20"/>
              </w:rPr>
              <w:t xml:space="preserve"> </w:t>
            </w:r>
            <w:r w:rsidRPr="00E8551E">
              <w:rPr>
                <w:rFonts w:cs="Times New Roman" w:hint="eastAsia"/>
                <w:sz w:val="20"/>
                <w:szCs w:val="20"/>
              </w:rPr>
              <w:t>결제수단</w:t>
            </w:r>
            <w:r>
              <w:rPr>
                <w:rFonts w:cs="Times New Roman" w:hint="eastAsia"/>
                <w:sz w:val="20"/>
                <w:szCs w:val="20"/>
              </w:rPr>
              <w:t xml:space="preserve"> </w:t>
            </w:r>
            <w:r>
              <w:rPr>
                <w:rFonts w:cs="Times New Roman" w:hint="eastAsia"/>
                <w:sz w:val="20"/>
                <w:szCs w:val="20"/>
              </w:rPr>
              <w:t>별</w:t>
            </w:r>
            <w:r w:rsidRPr="00E8551E">
              <w:rPr>
                <w:rFonts w:cs="Times New Roman" w:hint="eastAsia"/>
                <w:sz w:val="20"/>
                <w:szCs w:val="20"/>
              </w:rPr>
              <w:t xml:space="preserve"> </w:t>
            </w:r>
            <w:r w:rsidRPr="00E8551E">
              <w:rPr>
                <w:rFonts w:cs="Times New Roman" w:hint="eastAsia"/>
                <w:sz w:val="20"/>
                <w:szCs w:val="20"/>
              </w:rPr>
              <w:t>대행업체와</w:t>
            </w:r>
            <w:r w:rsidRPr="00E8551E">
              <w:rPr>
                <w:rFonts w:cs="Times New Roman" w:hint="eastAsia"/>
                <w:sz w:val="20"/>
                <w:szCs w:val="20"/>
              </w:rPr>
              <w:t xml:space="preserve"> </w:t>
            </w:r>
            <w:r w:rsidRPr="00E8551E">
              <w:rPr>
                <w:rFonts w:cs="Times New Roman" w:hint="eastAsia"/>
                <w:sz w:val="20"/>
                <w:szCs w:val="20"/>
              </w:rPr>
              <w:t>수수료는</w:t>
            </w:r>
            <w:r w:rsidRPr="00E8551E">
              <w:rPr>
                <w:rFonts w:cs="Times New Roman" w:hint="eastAsia"/>
                <w:sz w:val="20"/>
                <w:szCs w:val="20"/>
              </w:rPr>
              <w:t xml:space="preserve"> </w:t>
            </w:r>
            <w:r w:rsidRPr="00E8551E">
              <w:rPr>
                <w:rFonts w:cs="Times New Roman" w:hint="eastAsia"/>
                <w:sz w:val="20"/>
                <w:szCs w:val="20"/>
              </w:rPr>
              <w:t>다음과</w:t>
            </w:r>
            <w:r w:rsidRPr="00E8551E">
              <w:rPr>
                <w:rFonts w:cs="Times New Roman" w:hint="eastAsia"/>
                <w:sz w:val="20"/>
                <w:szCs w:val="20"/>
              </w:rPr>
              <w:t xml:space="preserve"> </w:t>
            </w:r>
            <w:r w:rsidRPr="00E8551E">
              <w:rPr>
                <w:rFonts w:cs="Times New Roman" w:hint="eastAsia"/>
                <w:sz w:val="20"/>
                <w:szCs w:val="20"/>
              </w:rPr>
              <w:t>같음</w:t>
            </w:r>
            <w:r w:rsidRPr="00E8551E">
              <w:rPr>
                <w:rFonts w:cs="Times New Roman" w:hint="eastAsia"/>
                <w:sz w:val="20"/>
                <w:szCs w:val="20"/>
              </w:rPr>
              <w:t xml:space="preserve">. </w:t>
            </w:r>
          </w:p>
          <w:tbl>
            <w:tblPr>
              <w:tblW w:w="4802" w:type="pct"/>
              <w:tblInd w:w="205" w:type="dxa"/>
              <w:tblCellMar>
                <w:left w:w="0" w:type="dxa"/>
                <w:right w:w="0" w:type="dxa"/>
              </w:tblCellMar>
              <w:tblLook w:val="04A0" w:firstRow="1" w:lastRow="0" w:firstColumn="1" w:lastColumn="0" w:noHBand="0" w:noVBand="1"/>
            </w:tblPr>
            <w:tblGrid>
              <w:gridCol w:w="1134"/>
              <w:gridCol w:w="1275"/>
              <w:gridCol w:w="1134"/>
              <w:gridCol w:w="1433"/>
            </w:tblGrid>
            <w:tr w:rsidR="00061A1F" w14:paraId="1DD17D20" w14:textId="77777777" w:rsidTr="00061A1F">
              <w:trPr>
                <w:tblHeader/>
              </w:trPr>
              <w:tc>
                <w:tcPr>
                  <w:tcW w:w="1139" w:type="pct"/>
                  <w:tcBorders>
                    <w:top w:val="single" w:sz="8" w:space="0" w:color="808080"/>
                    <w:left w:val="single" w:sz="8" w:space="0" w:color="808080"/>
                    <w:bottom w:val="single" w:sz="8" w:space="0" w:color="808080"/>
                    <w:right w:val="single" w:sz="8" w:space="0" w:color="808080"/>
                  </w:tcBorders>
                  <w:shd w:val="clear" w:color="auto" w:fill="D9D9D9"/>
                  <w:tcMar>
                    <w:top w:w="0" w:type="dxa"/>
                    <w:left w:w="108" w:type="dxa"/>
                    <w:bottom w:w="0" w:type="dxa"/>
                    <w:right w:w="108" w:type="dxa"/>
                  </w:tcMar>
                  <w:vAlign w:val="center"/>
                  <w:hideMark/>
                </w:tcPr>
                <w:p w14:paraId="27B1EB16" w14:textId="77777777" w:rsidR="00061A1F" w:rsidRPr="00E8551E" w:rsidRDefault="00061A1F" w:rsidP="00061A1F">
                  <w:pPr>
                    <w:pStyle w:val="a8"/>
                    <w:spacing w:before="40" w:after="40" w:line="240" w:lineRule="auto"/>
                    <w:ind w:left="0"/>
                    <w:jc w:val="center"/>
                    <w:rPr>
                      <w:b/>
                      <w:bCs/>
                      <w:sz w:val="20"/>
                      <w:szCs w:val="20"/>
                    </w:rPr>
                  </w:pPr>
                  <w:r w:rsidRPr="00E8551E">
                    <w:rPr>
                      <w:rFonts w:hint="eastAsia"/>
                      <w:b/>
                      <w:bCs/>
                      <w:sz w:val="20"/>
                      <w:szCs w:val="20"/>
                    </w:rPr>
                    <w:t>서비스명</w:t>
                  </w:r>
                </w:p>
              </w:tc>
              <w:tc>
                <w:tcPr>
                  <w:tcW w:w="1281" w:type="pct"/>
                  <w:tcBorders>
                    <w:top w:val="single" w:sz="8" w:space="0" w:color="808080"/>
                    <w:left w:val="nil"/>
                    <w:bottom w:val="single" w:sz="8" w:space="0" w:color="808080"/>
                    <w:right w:val="single" w:sz="8" w:space="0" w:color="808080"/>
                  </w:tcBorders>
                  <w:shd w:val="clear" w:color="auto" w:fill="D9D9D9"/>
                  <w:tcMar>
                    <w:top w:w="0" w:type="dxa"/>
                    <w:left w:w="108" w:type="dxa"/>
                    <w:bottom w:w="0" w:type="dxa"/>
                    <w:right w:w="108" w:type="dxa"/>
                  </w:tcMar>
                  <w:vAlign w:val="center"/>
                  <w:hideMark/>
                </w:tcPr>
                <w:p w14:paraId="6F94856E" w14:textId="77777777" w:rsidR="00061A1F" w:rsidRPr="00E8551E" w:rsidRDefault="00061A1F" w:rsidP="00061A1F">
                  <w:pPr>
                    <w:pStyle w:val="a8"/>
                    <w:spacing w:before="40" w:after="40" w:line="240" w:lineRule="auto"/>
                    <w:ind w:left="0"/>
                    <w:jc w:val="center"/>
                    <w:rPr>
                      <w:b/>
                      <w:bCs/>
                      <w:sz w:val="20"/>
                      <w:szCs w:val="20"/>
                    </w:rPr>
                  </w:pPr>
                  <w:r w:rsidRPr="00E8551E">
                    <w:rPr>
                      <w:rFonts w:hint="eastAsia"/>
                      <w:b/>
                      <w:bCs/>
                      <w:sz w:val="20"/>
                      <w:szCs w:val="20"/>
                    </w:rPr>
                    <w:t>결제수단</w:t>
                  </w:r>
                </w:p>
              </w:tc>
              <w:tc>
                <w:tcPr>
                  <w:tcW w:w="1139" w:type="pct"/>
                  <w:tcBorders>
                    <w:top w:val="single" w:sz="8" w:space="0" w:color="808080"/>
                    <w:left w:val="nil"/>
                    <w:bottom w:val="single" w:sz="8" w:space="0" w:color="808080"/>
                    <w:right w:val="single" w:sz="8" w:space="0" w:color="808080"/>
                  </w:tcBorders>
                  <w:shd w:val="clear" w:color="auto" w:fill="D9D9D9"/>
                  <w:tcMar>
                    <w:top w:w="0" w:type="dxa"/>
                    <w:left w:w="108" w:type="dxa"/>
                    <w:bottom w:w="0" w:type="dxa"/>
                    <w:right w:w="108" w:type="dxa"/>
                  </w:tcMar>
                  <w:vAlign w:val="center"/>
                  <w:hideMark/>
                </w:tcPr>
                <w:p w14:paraId="2FCFB004" w14:textId="77777777" w:rsidR="00061A1F" w:rsidRPr="00E8551E" w:rsidRDefault="00061A1F" w:rsidP="00061A1F">
                  <w:pPr>
                    <w:pStyle w:val="a8"/>
                    <w:spacing w:before="40" w:after="40" w:line="240" w:lineRule="auto"/>
                    <w:ind w:left="0"/>
                    <w:jc w:val="center"/>
                    <w:rPr>
                      <w:b/>
                      <w:bCs/>
                      <w:sz w:val="20"/>
                      <w:szCs w:val="20"/>
                    </w:rPr>
                  </w:pPr>
                  <w:r w:rsidRPr="00E8551E">
                    <w:rPr>
                      <w:rFonts w:hint="eastAsia"/>
                      <w:b/>
                      <w:bCs/>
                      <w:sz w:val="20"/>
                      <w:szCs w:val="20"/>
                    </w:rPr>
                    <w:t>결제</w:t>
                  </w:r>
                  <w:r w:rsidRPr="00E8551E">
                    <w:rPr>
                      <w:rFonts w:hint="eastAsia"/>
                      <w:b/>
                      <w:bCs/>
                      <w:sz w:val="20"/>
                      <w:szCs w:val="20"/>
                    </w:rPr>
                    <w:t>PG</w:t>
                  </w:r>
                  <w:r w:rsidRPr="00E8551E">
                    <w:rPr>
                      <w:rFonts w:hint="eastAsia"/>
                      <w:b/>
                      <w:bCs/>
                      <w:sz w:val="20"/>
                      <w:szCs w:val="20"/>
                    </w:rPr>
                    <w:br/>
                    <w:t>(</w:t>
                  </w:r>
                  <w:r w:rsidRPr="00E8551E">
                    <w:rPr>
                      <w:rFonts w:hint="eastAsia"/>
                      <w:b/>
                      <w:bCs/>
                      <w:sz w:val="20"/>
                      <w:szCs w:val="20"/>
                    </w:rPr>
                    <w:t>수수료</w:t>
                  </w:r>
                  <w:r w:rsidRPr="00E8551E">
                    <w:rPr>
                      <w:rFonts w:hint="eastAsia"/>
                      <w:b/>
                      <w:bCs/>
                      <w:sz w:val="20"/>
                      <w:szCs w:val="20"/>
                    </w:rPr>
                    <w:t>)</w:t>
                  </w:r>
                </w:p>
              </w:tc>
              <w:tc>
                <w:tcPr>
                  <w:tcW w:w="1440" w:type="pct"/>
                  <w:tcBorders>
                    <w:top w:val="single" w:sz="8" w:space="0" w:color="808080"/>
                    <w:left w:val="nil"/>
                    <w:bottom w:val="single" w:sz="8" w:space="0" w:color="808080"/>
                    <w:right w:val="single" w:sz="8" w:space="0" w:color="808080"/>
                  </w:tcBorders>
                  <w:shd w:val="clear" w:color="auto" w:fill="D9D9D9"/>
                  <w:tcMar>
                    <w:top w:w="0" w:type="dxa"/>
                    <w:left w:w="108" w:type="dxa"/>
                    <w:bottom w:w="0" w:type="dxa"/>
                    <w:right w:w="108" w:type="dxa"/>
                  </w:tcMar>
                  <w:vAlign w:val="center"/>
                  <w:hideMark/>
                </w:tcPr>
                <w:p w14:paraId="4DA06863" w14:textId="77777777" w:rsidR="00061A1F" w:rsidRPr="00E8551E" w:rsidRDefault="00061A1F" w:rsidP="00061A1F">
                  <w:pPr>
                    <w:pStyle w:val="a8"/>
                    <w:spacing w:before="40" w:after="40" w:line="240" w:lineRule="auto"/>
                    <w:ind w:left="0"/>
                    <w:jc w:val="center"/>
                    <w:rPr>
                      <w:b/>
                      <w:bCs/>
                      <w:sz w:val="20"/>
                      <w:szCs w:val="20"/>
                    </w:rPr>
                  </w:pPr>
                  <w:r w:rsidRPr="00E8551E">
                    <w:rPr>
                      <w:rFonts w:hint="eastAsia"/>
                      <w:b/>
                      <w:bCs/>
                      <w:sz w:val="20"/>
                      <w:szCs w:val="20"/>
                    </w:rPr>
                    <w:t>정산</w:t>
                  </w:r>
                  <w:r w:rsidRPr="00E8551E">
                    <w:rPr>
                      <w:rFonts w:hint="eastAsia"/>
                      <w:b/>
                      <w:bCs/>
                      <w:sz w:val="20"/>
                      <w:szCs w:val="20"/>
                    </w:rPr>
                    <w:t>PG</w:t>
                  </w:r>
                  <w:r w:rsidRPr="00E8551E">
                    <w:rPr>
                      <w:rFonts w:hint="eastAsia"/>
                      <w:b/>
                      <w:bCs/>
                      <w:sz w:val="20"/>
                      <w:szCs w:val="20"/>
                    </w:rPr>
                    <w:br/>
                    <w:t>(</w:t>
                  </w:r>
                  <w:r w:rsidRPr="00E8551E">
                    <w:rPr>
                      <w:rFonts w:hint="eastAsia"/>
                      <w:b/>
                      <w:bCs/>
                      <w:sz w:val="20"/>
                      <w:szCs w:val="20"/>
                    </w:rPr>
                    <w:t>수수료</w:t>
                  </w:r>
                  <w:r w:rsidRPr="00E8551E">
                    <w:rPr>
                      <w:rFonts w:hint="eastAsia"/>
                      <w:b/>
                      <w:bCs/>
                      <w:sz w:val="20"/>
                      <w:szCs w:val="20"/>
                    </w:rPr>
                    <w:t>)</w:t>
                  </w:r>
                </w:p>
              </w:tc>
            </w:tr>
            <w:tr w:rsidR="00061A1F" w14:paraId="463EA8A0" w14:textId="77777777" w:rsidTr="00061A1F">
              <w:tc>
                <w:tcPr>
                  <w:tcW w:w="1139" w:type="pct"/>
                  <w:vMerge w:val="restart"/>
                  <w:tcBorders>
                    <w:top w:val="nil"/>
                    <w:left w:val="single" w:sz="8" w:space="0" w:color="808080"/>
                    <w:bottom w:val="single" w:sz="8" w:space="0" w:color="808080"/>
                    <w:right w:val="single" w:sz="8" w:space="0" w:color="808080"/>
                  </w:tcBorders>
                  <w:tcMar>
                    <w:top w:w="0" w:type="dxa"/>
                    <w:left w:w="108" w:type="dxa"/>
                    <w:bottom w:w="0" w:type="dxa"/>
                    <w:right w:w="108" w:type="dxa"/>
                  </w:tcMar>
                  <w:vAlign w:val="center"/>
                  <w:hideMark/>
                </w:tcPr>
                <w:p w14:paraId="08BA0254" w14:textId="77777777" w:rsidR="00061A1F" w:rsidRPr="00E8551E" w:rsidRDefault="00061A1F" w:rsidP="00061A1F">
                  <w:pPr>
                    <w:widowControl/>
                    <w:spacing w:before="40" w:after="40" w:line="240" w:lineRule="auto"/>
                    <w:jc w:val="center"/>
                    <w:rPr>
                      <w:rFonts w:cs="Times New Roman"/>
                      <w:spacing w:val="-2"/>
                      <w:sz w:val="20"/>
                      <w:szCs w:val="20"/>
                    </w:rPr>
                  </w:pPr>
                  <w:r w:rsidRPr="00E8551E">
                    <w:rPr>
                      <w:rFonts w:cs="Times New Roman" w:hint="eastAsia"/>
                      <w:spacing w:val="-2"/>
                      <w:sz w:val="20"/>
                      <w:szCs w:val="20"/>
                    </w:rPr>
                    <w:t>택시</w:t>
                  </w:r>
                </w:p>
              </w:tc>
              <w:tc>
                <w:tcPr>
                  <w:tcW w:w="1281"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62F811DA" w14:textId="77777777" w:rsidR="00061A1F" w:rsidRPr="00E8551E" w:rsidRDefault="00061A1F" w:rsidP="00061A1F">
                  <w:pPr>
                    <w:widowControl/>
                    <w:spacing w:before="40" w:after="40" w:line="240" w:lineRule="auto"/>
                    <w:rPr>
                      <w:rFonts w:cs="Times New Roman"/>
                      <w:spacing w:val="-2"/>
                      <w:sz w:val="20"/>
                      <w:szCs w:val="20"/>
                    </w:rPr>
                  </w:pPr>
                  <w:r w:rsidRPr="00E8551E">
                    <w:rPr>
                      <w:rFonts w:cs="Times New Roman" w:hint="eastAsia"/>
                      <w:spacing w:val="-2"/>
                      <w:sz w:val="20"/>
                      <w:szCs w:val="20"/>
                    </w:rPr>
                    <w:t>신용카드</w:t>
                  </w:r>
                  <w:r w:rsidRPr="00E8551E">
                    <w:rPr>
                      <w:rFonts w:cs="Times New Roman" w:hint="eastAsia"/>
                      <w:spacing w:val="-2"/>
                      <w:sz w:val="20"/>
                      <w:szCs w:val="20"/>
                    </w:rPr>
                    <w:t>/</w:t>
                  </w:r>
                  <w:r w:rsidRPr="00E8551E">
                    <w:rPr>
                      <w:rFonts w:cs="Times New Roman" w:hint="eastAsia"/>
                      <w:spacing w:val="-2"/>
                      <w:sz w:val="20"/>
                      <w:szCs w:val="20"/>
                    </w:rPr>
                    <w:t>체크카드</w:t>
                  </w:r>
                </w:p>
                <w:p w14:paraId="61D1C105" w14:textId="77777777" w:rsidR="00061A1F" w:rsidRPr="00E8551E" w:rsidRDefault="00061A1F" w:rsidP="00061A1F">
                  <w:pPr>
                    <w:widowControl/>
                    <w:spacing w:before="40" w:after="40" w:line="240" w:lineRule="auto"/>
                    <w:rPr>
                      <w:rFonts w:cs="Times New Roman"/>
                      <w:spacing w:val="-2"/>
                      <w:sz w:val="20"/>
                      <w:szCs w:val="20"/>
                    </w:rPr>
                  </w:pPr>
                  <w:r w:rsidRPr="00E8551E">
                    <w:rPr>
                      <w:rFonts w:cs="Times New Roman" w:hint="eastAsia"/>
                      <w:spacing w:val="-2"/>
                      <w:sz w:val="20"/>
                      <w:szCs w:val="20"/>
                    </w:rPr>
                    <w:t>(</w:t>
                  </w:r>
                  <w:r w:rsidRPr="00E8551E">
                    <w:rPr>
                      <w:rFonts w:cs="Times New Roman" w:hint="eastAsia"/>
                      <w:spacing w:val="-2"/>
                      <w:sz w:val="20"/>
                      <w:szCs w:val="20"/>
                    </w:rPr>
                    <w:t>자동결제</w:t>
                  </w:r>
                  <w:r w:rsidRPr="00E8551E">
                    <w:rPr>
                      <w:rFonts w:cs="Times New Roman" w:hint="eastAsia"/>
                      <w:spacing w:val="-2"/>
                      <w:sz w:val="20"/>
                      <w:szCs w:val="20"/>
                    </w:rPr>
                    <w:t xml:space="preserve"> </w:t>
                  </w:r>
                  <w:r w:rsidRPr="00E8551E">
                    <w:rPr>
                      <w:rFonts w:cs="Times New Roman" w:hint="eastAsia"/>
                      <w:spacing w:val="-2"/>
                      <w:sz w:val="20"/>
                      <w:szCs w:val="20"/>
                    </w:rPr>
                    <w:t>포함</w:t>
                  </w:r>
                  <w:r w:rsidRPr="00E8551E">
                    <w:rPr>
                      <w:rFonts w:cs="Times New Roman" w:hint="eastAsia"/>
                      <w:spacing w:val="-2"/>
                      <w:sz w:val="20"/>
                      <w:szCs w:val="20"/>
                    </w:rPr>
                    <w:t>)</w:t>
                  </w:r>
                </w:p>
              </w:tc>
              <w:tc>
                <w:tcPr>
                  <w:tcW w:w="1139"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46E6BB13" w14:textId="77777777" w:rsidR="00061A1F" w:rsidRPr="00E8551E" w:rsidRDefault="00061A1F" w:rsidP="00061A1F">
                  <w:pPr>
                    <w:widowControl/>
                    <w:spacing w:before="40" w:after="40" w:line="240" w:lineRule="auto"/>
                    <w:rPr>
                      <w:rFonts w:cs="Times New Roman"/>
                      <w:b/>
                      <w:spacing w:val="-2"/>
                      <w:sz w:val="20"/>
                      <w:szCs w:val="20"/>
                    </w:rPr>
                  </w:pPr>
                  <w:r w:rsidRPr="00E8551E">
                    <w:rPr>
                      <w:rFonts w:cs="Times New Roman" w:hint="eastAsia"/>
                      <w:b/>
                      <w:spacing w:val="-2"/>
                      <w:sz w:val="20"/>
                      <w:szCs w:val="20"/>
                    </w:rPr>
                    <w:t>㈜카카오</w:t>
                  </w:r>
                  <w:r w:rsidRPr="00E8551E">
                    <w:rPr>
                      <w:rFonts w:cs="Times New Roman" w:hint="eastAsia"/>
                      <w:b/>
                      <w:spacing w:val="-2"/>
                      <w:sz w:val="20"/>
                      <w:szCs w:val="20"/>
                    </w:rPr>
                    <w:t xml:space="preserve"> </w:t>
                  </w:r>
                  <w:r w:rsidRPr="00E8551E">
                    <w:rPr>
                      <w:rFonts w:cs="Times New Roman" w:hint="eastAsia"/>
                      <w:b/>
                      <w:spacing w:val="-2"/>
                      <w:sz w:val="20"/>
                      <w:szCs w:val="20"/>
                    </w:rPr>
                    <w:t>및</w:t>
                  </w:r>
                  <w:r w:rsidRPr="00E8551E">
                    <w:rPr>
                      <w:rFonts w:cs="Times New Roman" w:hint="eastAsia"/>
                      <w:b/>
                      <w:spacing w:val="-2"/>
                      <w:sz w:val="20"/>
                      <w:szCs w:val="20"/>
                    </w:rPr>
                    <w:t xml:space="preserve"> </w:t>
                  </w:r>
                  <w:r w:rsidRPr="00E8551E">
                    <w:rPr>
                      <w:rFonts w:cs="Times New Roman" w:hint="eastAsia"/>
                      <w:b/>
                      <w:spacing w:val="-2"/>
                      <w:sz w:val="20"/>
                      <w:szCs w:val="20"/>
                    </w:rPr>
                    <w:t>카카오페이</w:t>
                  </w:r>
                </w:p>
                <w:p w14:paraId="1CA3B513" w14:textId="77777777" w:rsidR="00061A1F" w:rsidRPr="00E8551E" w:rsidRDefault="00061A1F" w:rsidP="00061A1F">
                  <w:pPr>
                    <w:widowControl/>
                    <w:spacing w:before="40" w:after="40" w:line="240" w:lineRule="auto"/>
                    <w:rPr>
                      <w:rFonts w:cs="Times New Roman"/>
                      <w:spacing w:val="-2"/>
                      <w:sz w:val="20"/>
                      <w:szCs w:val="20"/>
                    </w:rPr>
                  </w:pPr>
                  <w:r w:rsidRPr="00E8551E">
                    <w:rPr>
                      <w:rFonts w:cs="Times New Roman" w:hint="eastAsia"/>
                      <w:spacing w:val="-2"/>
                      <w:sz w:val="20"/>
                      <w:szCs w:val="20"/>
                    </w:rPr>
                    <w:t>(2.28%)</w:t>
                  </w:r>
                </w:p>
              </w:tc>
              <w:tc>
                <w:tcPr>
                  <w:tcW w:w="1440"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4F666654" w14:textId="7ED00165" w:rsidR="00061A1F" w:rsidRPr="00E8551E" w:rsidRDefault="00AF4C22" w:rsidP="00061A1F">
                  <w:pPr>
                    <w:widowControl/>
                    <w:spacing w:before="40" w:after="40" w:line="240" w:lineRule="auto"/>
                    <w:rPr>
                      <w:rFonts w:cs="Times New Roman"/>
                      <w:spacing w:val="-2"/>
                      <w:sz w:val="20"/>
                      <w:szCs w:val="20"/>
                    </w:rPr>
                  </w:pPr>
                  <w:r>
                    <w:rPr>
                      <w:rFonts w:cs="Times New Roman" w:hint="eastAsia"/>
                      <w:spacing w:val="-2"/>
                      <w:sz w:val="20"/>
                      <w:szCs w:val="20"/>
                    </w:rPr>
                    <w:t>㈜</w:t>
                  </w:r>
                  <w:r w:rsidR="00061A1F" w:rsidRPr="00E8551E">
                    <w:rPr>
                      <w:rFonts w:cs="Times New Roman" w:hint="eastAsia"/>
                      <w:spacing w:val="-2"/>
                      <w:sz w:val="20"/>
                      <w:szCs w:val="20"/>
                    </w:rPr>
                    <w:t>티머니</w:t>
                  </w:r>
                  <w:r w:rsidR="00061A1F" w:rsidRPr="00E8551E">
                    <w:rPr>
                      <w:rFonts w:cs="Times New Roman" w:hint="eastAsia"/>
                      <w:spacing w:val="-2"/>
                      <w:sz w:val="20"/>
                      <w:szCs w:val="20"/>
                    </w:rPr>
                    <w:t>/</w:t>
                  </w:r>
                  <w:r w:rsidR="00061A1F" w:rsidRPr="00E8551E">
                    <w:rPr>
                      <w:rFonts w:cs="Times New Roman" w:hint="eastAsia"/>
                      <w:spacing w:val="-2"/>
                      <w:sz w:val="20"/>
                      <w:szCs w:val="20"/>
                    </w:rPr>
                    <w:t>로카모빌리티</w:t>
                  </w:r>
                  <w:r>
                    <w:rPr>
                      <w:rFonts w:cs="Times New Roman" w:hint="eastAsia"/>
                      <w:spacing w:val="-2"/>
                      <w:sz w:val="20"/>
                      <w:szCs w:val="20"/>
                    </w:rPr>
                    <w:t>㈜</w:t>
                  </w:r>
                </w:p>
                <w:p w14:paraId="267088D9" w14:textId="71DC4C2D" w:rsidR="00061A1F" w:rsidRPr="00E8551E" w:rsidRDefault="00061A1F" w:rsidP="00061A1F">
                  <w:pPr>
                    <w:widowControl/>
                    <w:spacing w:before="40" w:after="40" w:line="240" w:lineRule="auto"/>
                    <w:rPr>
                      <w:rFonts w:cs="Times New Roman"/>
                      <w:spacing w:val="-2"/>
                      <w:sz w:val="20"/>
                      <w:szCs w:val="20"/>
                    </w:rPr>
                  </w:pPr>
                  <w:r w:rsidRPr="00E8551E">
                    <w:rPr>
                      <w:rFonts w:cs="Times New Roman" w:hint="eastAsia"/>
                      <w:spacing w:val="-2"/>
                      <w:sz w:val="20"/>
                      <w:szCs w:val="20"/>
                    </w:rPr>
                    <w:t>(</w:t>
                  </w:r>
                  <w:r w:rsidRPr="00E8551E">
                    <w:rPr>
                      <w:rFonts w:cs="Times New Roman" w:hint="eastAsia"/>
                      <w:spacing w:val="-2"/>
                      <w:sz w:val="20"/>
                      <w:szCs w:val="20"/>
                    </w:rPr>
                    <w:t>블루</w:t>
                  </w:r>
                  <w:r w:rsidRPr="00E8551E">
                    <w:rPr>
                      <w:rFonts w:cs="Times New Roman" w:hint="eastAsia"/>
                      <w:spacing w:val="-2"/>
                      <w:sz w:val="20"/>
                      <w:szCs w:val="20"/>
                    </w:rPr>
                    <w:t xml:space="preserve"> </w:t>
                  </w:r>
                  <w:r w:rsidRPr="00E8551E">
                    <w:rPr>
                      <w:rFonts w:cs="Times New Roman" w:hint="eastAsia"/>
                      <w:spacing w:val="-2"/>
                      <w:sz w:val="20"/>
                      <w:szCs w:val="20"/>
                    </w:rPr>
                    <w:t>기준</w:t>
                  </w:r>
                  <w:r w:rsidRPr="00E8551E">
                    <w:rPr>
                      <w:rFonts w:cs="Times New Roman" w:hint="eastAsia"/>
                      <w:spacing w:val="-2"/>
                      <w:sz w:val="20"/>
                      <w:szCs w:val="20"/>
                    </w:rPr>
                    <w:t xml:space="preserve"> </w:t>
                  </w:r>
                  <w:r w:rsidR="00AF4C22">
                    <w:rPr>
                      <w:rFonts w:cs="Times New Roman" w:hint="eastAsia"/>
                      <w:spacing w:val="-2"/>
                      <w:sz w:val="20"/>
                      <w:szCs w:val="20"/>
                    </w:rPr>
                    <w:t>㈜</w:t>
                  </w:r>
                  <w:r w:rsidRPr="00E8551E">
                    <w:rPr>
                      <w:rFonts w:cs="Times New Roman" w:hint="eastAsia"/>
                      <w:spacing w:val="-2"/>
                      <w:sz w:val="20"/>
                      <w:szCs w:val="20"/>
                    </w:rPr>
                    <w:t>티머니</w:t>
                  </w:r>
                  <w:r w:rsidRPr="00E8551E">
                    <w:rPr>
                      <w:rFonts w:cs="Times New Roman" w:hint="eastAsia"/>
                      <w:spacing w:val="-2"/>
                      <w:sz w:val="20"/>
                      <w:szCs w:val="20"/>
                    </w:rPr>
                    <w:t xml:space="preserve"> 2.2%, </w:t>
                  </w:r>
                  <w:r w:rsidRPr="00E8551E">
                    <w:rPr>
                      <w:rFonts w:cs="Times New Roman" w:hint="eastAsia"/>
                      <w:spacing w:val="-2"/>
                      <w:sz w:val="20"/>
                      <w:szCs w:val="20"/>
                    </w:rPr>
                    <w:t>로카</w:t>
                  </w:r>
                  <w:r w:rsidR="00AF4C22">
                    <w:rPr>
                      <w:rFonts w:cs="Times New Roman" w:hint="eastAsia"/>
                      <w:spacing w:val="-2"/>
                      <w:sz w:val="20"/>
                      <w:szCs w:val="20"/>
                    </w:rPr>
                    <w:t>모빌리티㈜</w:t>
                  </w:r>
                  <w:r w:rsidRPr="00E8551E">
                    <w:rPr>
                      <w:rFonts w:cs="Times New Roman" w:hint="eastAsia"/>
                      <w:spacing w:val="-2"/>
                      <w:sz w:val="20"/>
                      <w:szCs w:val="20"/>
                    </w:rPr>
                    <w:t xml:space="preserve"> 2.0%)</w:t>
                  </w:r>
                </w:p>
              </w:tc>
            </w:tr>
            <w:tr w:rsidR="00061A1F" w14:paraId="053B311C" w14:textId="77777777" w:rsidTr="00061A1F">
              <w:trPr>
                <w:trHeight w:val="38"/>
              </w:trPr>
              <w:tc>
                <w:tcPr>
                  <w:tcW w:w="1139" w:type="pct"/>
                  <w:vMerge/>
                  <w:tcBorders>
                    <w:top w:val="nil"/>
                    <w:left w:val="single" w:sz="8" w:space="0" w:color="808080"/>
                    <w:bottom w:val="single" w:sz="8" w:space="0" w:color="808080"/>
                    <w:right w:val="single" w:sz="8" w:space="0" w:color="808080"/>
                  </w:tcBorders>
                  <w:vAlign w:val="center"/>
                  <w:hideMark/>
                </w:tcPr>
                <w:p w14:paraId="6CD7DA03" w14:textId="77777777" w:rsidR="00061A1F" w:rsidRPr="00E8551E" w:rsidRDefault="00061A1F" w:rsidP="00061A1F">
                  <w:pPr>
                    <w:widowControl/>
                    <w:spacing w:before="40" w:after="40" w:line="240" w:lineRule="auto"/>
                    <w:jc w:val="center"/>
                    <w:rPr>
                      <w:rFonts w:cs="Times New Roman"/>
                      <w:spacing w:val="-2"/>
                      <w:sz w:val="20"/>
                      <w:szCs w:val="20"/>
                    </w:rPr>
                  </w:pPr>
                </w:p>
              </w:tc>
              <w:tc>
                <w:tcPr>
                  <w:tcW w:w="1281" w:type="pct"/>
                  <w:vMerge w:val="restar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2FD3A7C4" w14:textId="77777777" w:rsidR="00061A1F" w:rsidRPr="00E8551E" w:rsidRDefault="00061A1F" w:rsidP="00061A1F">
                  <w:pPr>
                    <w:widowControl/>
                    <w:autoSpaceDE w:val="0"/>
                    <w:spacing w:before="40" w:after="40" w:line="240" w:lineRule="auto"/>
                    <w:rPr>
                      <w:rFonts w:cs="Times New Roman"/>
                      <w:spacing w:val="-2"/>
                      <w:sz w:val="20"/>
                      <w:szCs w:val="20"/>
                    </w:rPr>
                  </w:pPr>
                  <w:r w:rsidRPr="00E8551E">
                    <w:rPr>
                      <w:rFonts w:cs="Times New Roman" w:hint="eastAsia"/>
                      <w:spacing w:val="-2"/>
                      <w:sz w:val="20"/>
                      <w:szCs w:val="20"/>
                    </w:rPr>
                    <w:t>카카오</w:t>
                  </w:r>
                  <w:r w:rsidRPr="00E8551E">
                    <w:rPr>
                      <w:rFonts w:cs="Times New Roman" w:hint="eastAsia"/>
                      <w:spacing w:val="-2"/>
                      <w:sz w:val="20"/>
                      <w:szCs w:val="20"/>
                    </w:rPr>
                    <w:t xml:space="preserve"> T </w:t>
                  </w:r>
                  <w:r w:rsidRPr="00E8551E">
                    <w:rPr>
                      <w:rFonts w:cs="Times New Roman" w:hint="eastAsia"/>
                      <w:spacing w:val="-2"/>
                      <w:sz w:val="20"/>
                      <w:szCs w:val="20"/>
                    </w:rPr>
                    <w:t>포인트</w:t>
                  </w:r>
                </w:p>
              </w:tc>
              <w:tc>
                <w:tcPr>
                  <w:tcW w:w="1139" w:type="pct"/>
                  <w:vMerge w:val="restar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65D7DBA6" w14:textId="77777777" w:rsidR="00061A1F" w:rsidRPr="00E8551E" w:rsidRDefault="00061A1F" w:rsidP="00061A1F">
                  <w:pPr>
                    <w:widowControl/>
                    <w:autoSpaceDE w:val="0"/>
                    <w:spacing w:before="40" w:after="40" w:line="240" w:lineRule="auto"/>
                    <w:rPr>
                      <w:rFonts w:cs="Times New Roman"/>
                      <w:spacing w:val="-2"/>
                      <w:sz w:val="20"/>
                      <w:szCs w:val="20"/>
                    </w:rPr>
                  </w:pPr>
                  <w:r w:rsidRPr="00E8551E">
                    <w:rPr>
                      <w:rFonts w:cs="Times New Roman" w:hint="eastAsia"/>
                      <w:spacing w:val="-2"/>
                      <w:sz w:val="20"/>
                      <w:szCs w:val="20"/>
                    </w:rPr>
                    <w:t>대상회사</w:t>
                  </w:r>
                </w:p>
              </w:tc>
              <w:tc>
                <w:tcPr>
                  <w:tcW w:w="1440"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25125A28" w14:textId="194D9C45" w:rsidR="00061A1F" w:rsidRPr="00E8551E" w:rsidRDefault="00AF4C22" w:rsidP="00061A1F">
                  <w:pPr>
                    <w:widowControl/>
                    <w:autoSpaceDE w:val="0"/>
                    <w:spacing w:before="40" w:after="40" w:line="240" w:lineRule="auto"/>
                    <w:rPr>
                      <w:rFonts w:cs="Times New Roman"/>
                      <w:spacing w:val="-2"/>
                      <w:sz w:val="20"/>
                      <w:szCs w:val="20"/>
                    </w:rPr>
                  </w:pPr>
                  <w:r>
                    <w:rPr>
                      <w:rFonts w:cs="Times New Roman" w:hint="eastAsia"/>
                      <w:spacing w:val="-2"/>
                      <w:sz w:val="20"/>
                      <w:szCs w:val="20"/>
                    </w:rPr>
                    <w:t>㈜</w:t>
                  </w:r>
                  <w:r w:rsidR="00061A1F" w:rsidRPr="00E8551E">
                    <w:rPr>
                      <w:rFonts w:cs="Times New Roman" w:hint="eastAsia"/>
                      <w:spacing w:val="-2"/>
                      <w:sz w:val="20"/>
                      <w:szCs w:val="20"/>
                    </w:rPr>
                    <w:t>티머니</w:t>
                  </w:r>
                  <w:r w:rsidR="00061A1F" w:rsidRPr="00E8551E">
                    <w:rPr>
                      <w:rFonts w:cs="Times New Roman" w:hint="eastAsia"/>
                      <w:spacing w:val="-2"/>
                      <w:sz w:val="20"/>
                      <w:szCs w:val="20"/>
                    </w:rPr>
                    <w:t>/</w:t>
                  </w:r>
                  <w:r w:rsidR="00061A1F" w:rsidRPr="00E8551E">
                    <w:rPr>
                      <w:rFonts w:cs="Times New Roman" w:hint="eastAsia"/>
                      <w:spacing w:val="-2"/>
                      <w:sz w:val="20"/>
                      <w:szCs w:val="20"/>
                    </w:rPr>
                    <w:t>로카모빌리티</w:t>
                  </w:r>
                  <w:r>
                    <w:rPr>
                      <w:rFonts w:cs="Times New Roman" w:hint="eastAsia"/>
                      <w:spacing w:val="-2"/>
                      <w:sz w:val="20"/>
                      <w:szCs w:val="20"/>
                    </w:rPr>
                    <w:t>㈜</w:t>
                  </w:r>
                </w:p>
                <w:p w14:paraId="4C1964C2" w14:textId="77777777" w:rsidR="00061A1F" w:rsidRPr="00E8551E" w:rsidRDefault="00061A1F" w:rsidP="00061A1F">
                  <w:pPr>
                    <w:widowControl/>
                    <w:autoSpaceDE w:val="0"/>
                    <w:spacing w:before="40" w:after="40" w:line="240" w:lineRule="auto"/>
                    <w:rPr>
                      <w:rFonts w:cs="Times New Roman"/>
                      <w:spacing w:val="-2"/>
                      <w:sz w:val="20"/>
                      <w:szCs w:val="20"/>
                    </w:rPr>
                  </w:pPr>
                  <w:r w:rsidRPr="00E8551E">
                    <w:rPr>
                      <w:rFonts w:cs="Times New Roman" w:hint="eastAsia"/>
                      <w:spacing w:val="-2"/>
                      <w:sz w:val="20"/>
                      <w:szCs w:val="20"/>
                    </w:rPr>
                    <w:t>(</w:t>
                  </w:r>
                  <w:r w:rsidRPr="00E8551E">
                    <w:rPr>
                      <w:rFonts w:cs="Times New Roman" w:hint="eastAsia"/>
                      <w:spacing w:val="-2"/>
                      <w:sz w:val="20"/>
                      <w:szCs w:val="20"/>
                    </w:rPr>
                    <w:t>택시</w:t>
                  </w:r>
                  <w:r w:rsidRPr="00E8551E">
                    <w:rPr>
                      <w:rFonts w:cs="Times New Roman" w:hint="eastAsia"/>
                      <w:spacing w:val="-2"/>
                      <w:sz w:val="20"/>
                      <w:szCs w:val="20"/>
                    </w:rPr>
                    <w:t xml:space="preserve"> </w:t>
                  </w:r>
                  <w:r w:rsidRPr="00E8551E">
                    <w:rPr>
                      <w:rFonts w:cs="Times New Roman" w:hint="eastAsia"/>
                      <w:spacing w:val="-2"/>
                      <w:sz w:val="20"/>
                      <w:szCs w:val="20"/>
                    </w:rPr>
                    <w:t>운임</w:t>
                  </w:r>
                  <w:r w:rsidRPr="00E8551E">
                    <w:rPr>
                      <w:rFonts w:cs="Times New Roman" w:hint="eastAsia"/>
                      <w:spacing w:val="-2"/>
                      <w:sz w:val="20"/>
                      <w:szCs w:val="20"/>
                    </w:rPr>
                    <w:t>)</w:t>
                  </w:r>
                </w:p>
              </w:tc>
            </w:tr>
            <w:tr w:rsidR="00061A1F" w14:paraId="1768EDFD" w14:textId="77777777" w:rsidTr="00061A1F">
              <w:trPr>
                <w:trHeight w:val="37"/>
              </w:trPr>
              <w:tc>
                <w:tcPr>
                  <w:tcW w:w="1139" w:type="pct"/>
                  <w:vMerge/>
                  <w:tcBorders>
                    <w:top w:val="nil"/>
                    <w:left w:val="single" w:sz="8" w:space="0" w:color="808080"/>
                    <w:bottom w:val="single" w:sz="8" w:space="0" w:color="808080"/>
                    <w:right w:val="single" w:sz="8" w:space="0" w:color="808080"/>
                  </w:tcBorders>
                  <w:vAlign w:val="center"/>
                  <w:hideMark/>
                </w:tcPr>
                <w:p w14:paraId="4AD7AF5A" w14:textId="77777777" w:rsidR="00061A1F" w:rsidRPr="00E8551E" w:rsidRDefault="00061A1F" w:rsidP="00061A1F">
                  <w:pPr>
                    <w:widowControl/>
                    <w:spacing w:before="40" w:after="40" w:line="240" w:lineRule="auto"/>
                    <w:jc w:val="center"/>
                    <w:rPr>
                      <w:rFonts w:cs="Times New Roman"/>
                      <w:spacing w:val="-2"/>
                      <w:sz w:val="20"/>
                      <w:szCs w:val="20"/>
                    </w:rPr>
                  </w:pPr>
                </w:p>
              </w:tc>
              <w:tc>
                <w:tcPr>
                  <w:tcW w:w="1281" w:type="pct"/>
                  <w:vMerge/>
                  <w:tcBorders>
                    <w:top w:val="nil"/>
                    <w:left w:val="nil"/>
                    <w:bottom w:val="single" w:sz="8" w:space="0" w:color="808080"/>
                    <w:right w:val="single" w:sz="8" w:space="0" w:color="808080"/>
                  </w:tcBorders>
                  <w:vAlign w:val="center"/>
                  <w:hideMark/>
                </w:tcPr>
                <w:p w14:paraId="4F6EE1AB" w14:textId="77777777" w:rsidR="00061A1F" w:rsidRPr="00E8551E" w:rsidRDefault="00061A1F" w:rsidP="00061A1F">
                  <w:pPr>
                    <w:widowControl/>
                    <w:spacing w:before="40" w:after="40" w:line="240" w:lineRule="auto"/>
                    <w:rPr>
                      <w:rFonts w:cs="Times New Roman"/>
                      <w:spacing w:val="-2"/>
                      <w:sz w:val="20"/>
                      <w:szCs w:val="20"/>
                    </w:rPr>
                  </w:pPr>
                </w:p>
              </w:tc>
              <w:tc>
                <w:tcPr>
                  <w:tcW w:w="1139" w:type="pct"/>
                  <w:vMerge/>
                  <w:tcBorders>
                    <w:top w:val="nil"/>
                    <w:left w:val="nil"/>
                    <w:bottom w:val="single" w:sz="8" w:space="0" w:color="808080"/>
                    <w:right w:val="single" w:sz="8" w:space="0" w:color="808080"/>
                  </w:tcBorders>
                  <w:vAlign w:val="center"/>
                  <w:hideMark/>
                </w:tcPr>
                <w:p w14:paraId="6BD42C05" w14:textId="77777777" w:rsidR="00061A1F" w:rsidRPr="00E8551E" w:rsidRDefault="00061A1F" w:rsidP="00061A1F">
                  <w:pPr>
                    <w:widowControl/>
                    <w:spacing w:before="40" w:after="40" w:line="240" w:lineRule="auto"/>
                    <w:rPr>
                      <w:rFonts w:cs="Times New Roman"/>
                      <w:spacing w:val="-2"/>
                      <w:sz w:val="20"/>
                      <w:szCs w:val="20"/>
                    </w:rPr>
                  </w:pPr>
                </w:p>
              </w:tc>
              <w:tc>
                <w:tcPr>
                  <w:tcW w:w="1440"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45A99FEC" w14:textId="77777777" w:rsidR="00061A1F" w:rsidRPr="00E8551E" w:rsidRDefault="00061A1F" w:rsidP="00061A1F">
                  <w:pPr>
                    <w:widowControl/>
                    <w:autoSpaceDE w:val="0"/>
                    <w:spacing w:before="40" w:after="40" w:line="240" w:lineRule="auto"/>
                    <w:rPr>
                      <w:rFonts w:cs="Times New Roman"/>
                      <w:spacing w:val="-2"/>
                      <w:sz w:val="20"/>
                      <w:szCs w:val="20"/>
                    </w:rPr>
                  </w:pPr>
                  <w:r w:rsidRPr="00E8551E">
                    <w:rPr>
                      <w:rFonts w:cs="Times New Roman" w:hint="eastAsia"/>
                      <w:spacing w:val="-2"/>
                      <w:sz w:val="20"/>
                      <w:szCs w:val="20"/>
                    </w:rPr>
                    <w:t>대상회사</w:t>
                  </w:r>
                  <w:r w:rsidRPr="00E8551E">
                    <w:rPr>
                      <w:rFonts w:cs="Times New Roman" w:hint="eastAsia"/>
                      <w:spacing w:val="-2"/>
                      <w:sz w:val="20"/>
                      <w:szCs w:val="20"/>
                    </w:rPr>
                    <w:t>(</w:t>
                  </w:r>
                  <w:r w:rsidRPr="00E8551E">
                    <w:rPr>
                      <w:rFonts w:cs="Times New Roman" w:hint="eastAsia"/>
                      <w:spacing w:val="-2"/>
                      <w:sz w:val="20"/>
                      <w:szCs w:val="20"/>
                    </w:rPr>
                    <w:t>블루호출료</w:t>
                  </w:r>
                  <w:r w:rsidRPr="00E8551E">
                    <w:rPr>
                      <w:rFonts w:cs="Times New Roman" w:hint="eastAsia"/>
                      <w:spacing w:val="-2"/>
                      <w:sz w:val="20"/>
                      <w:szCs w:val="20"/>
                    </w:rPr>
                    <w:t>)</w:t>
                  </w:r>
                </w:p>
              </w:tc>
            </w:tr>
            <w:tr w:rsidR="00061A1F" w14:paraId="7765664B" w14:textId="77777777" w:rsidTr="00061A1F">
              <w:tc>
                <w:tcPr>
                  <w:tcW w:w="1139" w:type="pct"/>
                  <w:vMerge w:val="restart"/>
                  <w:tcBorders>
                    <w:top w:val="nil"/>
                    <w:left w:val="single" w:sz="8" w:space="0" w:color="808080"/>
                    <w:bottom w:val="single" w:sz="8" w:space="0" w:color="808080"/>
                    <w:right w:val="single" w:sz="8" w:space="0" w:color="808080"/>
                  </w:tcBorders>
                  <w:tcMar>
                    <w:top w:w="0" w:type="dxa"/>
                    <w:left w:w="108" w:type="dxa"/>
                    <w:bottom w:w="0" w:type="dxa"/>
                    <w:right w:w="108" w:type="dxa"/>
                  </w:tcMar>
                  <w:vAlign w:val="center"/>
                  <w:hideMark/>
                </w:tcPr>
                <w:p w14:paraId="415DFAD0" w14:textId="77777777" w:rsidR="00061A1F" w:rsidRPr="00E8551E" w:rsidRDefault="00061A1F" w:rsidP="00061A1F">
                  <w:pPr>
                    <w:widowControl/>
                    <w:spacing w:before="40" w:after="40" w:line="240" w:lineRule="auto"/>
                    <w:jc w:val="center"/>
                    <w:rPr>
                      <w:rFonts w:cs="Times New Roman"/>
                      <w:spacing w:val="-2"/>
                      <w:sz w:val="20"/>
                      <w:szCs w:val="20"/>
                    </w:rPr>
                  </w:pPr>
                  <w:r w:rsidRPr="00E8551E">
                    <w:rPr>
                      <w:rFonts w:cs="Times New Roman" w:hint="eastAsia"/>
                      <w:spacing w:val="-2"/>
                      <w:sz w:val="20"/>
                      <w:szCs w:val="20"/>
                    </w:rPr>
                    <w:t>대리</w:t>
                  </w:r>
                  <w:r w:rsidRPr="00E8551E">
                    <w:rPr>
                      <w:rFonts w:cs="Times New Roman" w:hint="eastAsia"/>
                      <w:spacing w:val="-2"/>
                      <w:sz w:val="20"/>
                      <w:szCs w:val="20"/>
                    </w:rPr>
                    <w:t>/</w:t>
                  </w:r>
                  <w:r w:rsidRPr="00E8551E">
                    <w:rPr>
                      <w:rFonts w:cs="Times New Roman" w:hint="eastAsia"/>
                      <w:spacing w:val="-2"/>
                      <w:sz w:val="20"/>
                      <w:szCs w:val="20"/>
                    </w:rPr>
                    <w:t>주차</w:t>
                  </w:r>
                  <w:r w:rsidRPr="00E8551E">
                    <w:rPr>
                      <w:rFonts w:cs="Times New Roman" w:hint="eastAsia"/>
                      <w:spacing w:val="-2"/>
                      <w:sz w:val="20"/>
                      <w:szCs w:val="20"/>
                    </w:rPr>
                    <w:t xml:space="preserve"> </w:t>
                  </w:r>
                  <w:r w:rsidRPr="00E8551E">
                    <w:rPr>
                      <w:rFonts w:cs="Times New Roman" w:hint="eastAsia"/>
                      <w:spacing w:val="-2"/>
                      <w:sz w:val="20"/>
                      <w:szCs w:val="20"/>
                    </w:rPr>
                    <w:t>등</w:t>
                  </w:r>
                </w:p>
              </w:tc>
              <w:tc>
                <w:tcPr>
                  <w:tcW w:w="1281"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4D6BD6A7" w14:textId="77777777" w:rsidR="00061A1F" w:rsidRPr="00E8551E" w:rsidRDefault="00061A1F" w:rsidP="00061A1F">
                  <w:pPr>
                    <w:widowControl/>
                    <w:spacing w:before="40" w:after="40" w:line="240" w:lineRule="auto"/>
                    <w:rPr>
                      <w:rFonts w:cs="Times New Roman"/>
                      <w:spacing w:val="-2"/>
                      <w:sz w:val="20"/>
                      <w:szCs w:val="20"/>
                    </w:rPr>
                  </w:pPr>
                  <w:r w:rsidRPr="00E8551E">
                    <w:rPr>
                      <w:rFonts w:cs="Times New Roman" w:hint="eastAsia"/>
                      <w:spacing w:val="-2"/>
                      <w:sz w:val="20"/>
                      <w:szCs w:val="20"/>
                    </w:rPr>
                    <w:t>신용카드</w:t>
                  </w:r>
                  <w:r w:rsidRPr="00E8551E">
                    <w:rPr>
                      <w:rFonts w:cs="Times New Roman" w:hint="eastAsia"/>
                      <w:spacing w:val="-2"/>
                      <w:sz w:val="20"/>
                      <w:szCs w:val="20"/>
                    </w:rPr>
                    <w:t>/</w:t>
                  </w:r>
                  <w:r w:rsidRPr="00E8551E">
                    <w:rPr>
                      <w:rFonts w:cs="Times New Roman" w:hint="eastAsia"/>
                      <w:spacing w:val="-2"/>
                      <w:sz w:val="20"/>
                      <w:szCs w:val="20"/>
                    </w:rPr>
                    <w:t>체크카드</w:t>
                  </w:r>
                </w:p>
                <w:p w14:paraId="3D169D62" w14:textId="77777777" w:rsidR="00061A1F" w:rsidRPr="00E8551E" w:rsidRDefault="00061A1F" w:rsidP="00061A1F">
                  <w:pPr>
                    <w:widowControl/>
                    <w:spacing w:before="40" w:after="40" w:line="240" w:lineRule="auto"/>
                    <w:rPr>
                      <w:rFonts w:cs="Times New Roman"/>
                      <w:spacing w:val="-2"/>
                      <w:sz w:val="20"/>
                      <w:szCs w:val="20"/>
                    </w:rPr>
                  </w:pPr>
                  <w:r w:rsidRPr="00E8551E">
                    <w:rPr>
                      <w:rFonts w:cs="Times New Roman" w:hint="eastAsia"/>
                      <w:spacing w:val="-2"/>
                      <w:sz w:val="20"/>
                      <w:szCs w:val="20"/>
                    </w:rPr>
                    <w:t>(</w:t>
                  </w:r>
                  <w:r w:rsidRPr="00E8551E">
                    <w:rPr>
                      <w:rFonts w:cs="Times New Roman" w:hint="eastAsia"/>
                      <w:spacing w:val="-2"/>
                      <w:sz w:val="20"/>
                      <w:szCs w:val="20"/>
                    </w:rPr>
                    <w:t>자동결제</w:t>
                  </w:r>
                  <w:r w:rsidRPr="00E8551E">
                    <w:rPr>
                      <w:rFonts w:cs="Times New Roman" w:hint="eastAsia"/>
                      <w:spacing w:val="-2"/>
                      <w:sz w:val="20"/>
                      <w:szCs w:val="20"/>
                    </w:rPr>
                    <w:t xml:space="preserve"> </w:t>
                  </w:r>
                  <w:r w:rsidRPr="00E8551E">
                    <w:rPr>
                      <w:rFonts w:cs="Times New Roman" w:hint="eastAsia"/>
                      <w:spacing w:val="-2"/>
                      <w:sz w:val="20"/>
                      <w:szCs w:val="20"/>
                    </w:rPr>
                    <w:t>포함</w:t>
                  </w:r>
                  <w:r w:rsidRPr="00E8551E">
                    <w:rPr>
                      <w:rFonts w:cs="Times New Roman" w:hint="eastAsia"/>
                      <w:spacing w:val="-2"/>
                      <w:sz w:val="20"/>
                      <w:szCs w:val="20"/>
                    </w:rPr>
                    <w:t>)</w:t>
                  </w:r>
                </w:p>
              </w:tc>
              <w:tc>
                <w:tcPr>
                  <w:tcW w:w="1139"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27A094D7" w14:textId="77777777" w:rsidR="00061A1F" w:rsidRPr="00E8551E" w:rsidRDefault="00061A1F" w:rsidP="00061A1F">
                  <w:pPr>
                    <w:widowControl/>
                    <w:spacing w:before="40" w:after="40" w:line="240" w:lineRule="auto"/>
                    <w:rPr>
                      <w:rFonts w:cs="Times New Roman"/>
                      <w:b/>
                      <w:spacing w:val="-2"/>
                      <w:sz w:val="20"/>
                      <w:szCs w:val="20"/>
                    </w:rPr>
                  </w:pPr>
                  <w:r w:rsidRPr="00E8551E">
                    <w:rPr>
                      <w:rFonts w:cs="Times New Roman" w:hint="eastAsia"/>
                      <w:b/>
                      <w:spacing w:val="-2"/>
                      <w:sz w:val="20"/>
                      <w:szCs w:val="20"/>
                    </w:rPr>
                    <w:t>㈜카카오</w:t>
                  </w:r>
                  <w:r w:rsidRPr="00E8551E">
                    <w:rPr>
                      <w:rFonts w:cs="Times New Roman" w:hint="eastAsia"/>
                      <w:b/>
                      <w:spacing w:val="-2"/>
                      <w:sz w:val="20"/>
                      <w:szCs w:val="20"/>
                    </w:rPr>
                    <w:t xml:space="preserve"> </w:t>
                  </w:r>
                  <w:r w:rsidRPr="00E8551E">
                    <w:rPr>
                      <w:rFonts w:cs="Times New Roman" w:hint="eastAsia"/>
                      <w:b/>
                      <w:spacing w:val="-2"/>
                      <w:sz w:val="20"/>
                      <w:szCs w:val="20"/>
                    </w:rPr>
                    <w:t>및</w:t>
                  </w:r>
                  <w:r w:rsidRPr="00E8551E">
                    <w:rPr>
                      <w:rFonts w:cs="Times New Roman" w:hint="eastAsia"/>
                      <w:b/>
                      <w:spacing w:val="-2"/>
                      <w:sz w:val="20"/>
                      <w:szCs w:val="20"/>
                    </w:rPr>
                    <w:t xml:space="preserve"> </w:t>
                  </w:r>
                  <w:r w:rsidRPr="00E8551E">
                    <w:rPr>
                      <w:rFonts w:cs="Times New Roman" w:hint="eastAsia"/>
                      <w:b/>
                      <w:spacing w:val="-2"/>
                      <w:sz w:val="20"/>
                      <w:szCs w:val="20"/>
                    </w:rPr>
                    <w:t>카카오페이</w:t>
                  </w:r>
                </w:p>
                <w:p w14:paraId="567AC695" w14:textId="77777777" w:rsidR="00061A1F" w:rsidRPr="00E8551E" w:rsidRDefault="00061A1F" w:rsidP="00061A1F">
                  <w:pPr>
                    <w:widowControl/>
                    <w:spacing w:before="40" w:after="40" w:line="240" w:lineRule="auto"/>
                    <w:rPr>
                      <w:rFonts w:cs="Times New Roman"/>
                      <w:spacing w:val="-2"/>
                      <w:sz w:val="20"/>
                      <w:szCs w:val="20"/>
                    </w:rPr>
                  </w:pPr>
                  <w:r w:rsidRPr="00E8551E">
                    <w:rPr>
                      <w:rFonts w:cs="Times New Roman" w:hint="eastAsia"/>
                      <w:spacing w:val="-2"/>
                      <w:sz w:val="20"/>
                      <w:szCs w:val="20"/>
                    </w:rPr>
                    <w:t>(2.28%)</w:t>
                  </w:r>
                </w:p>
              </w:tc>
              <w:tc>
                <w:tcPr>
                  <w:tcW w:w="1440"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3F213119" w14:textId="77777777" w:rsidR="00061A1F" w:rsidRPr="00E8551E" w:rsidRDefault="00061A1F" w:rsidP="00061A1F">
                  <w:pPr>
                    <w:widowControl/>
                    <w:spacing w:before="40" w:after="40" w:line="240" w:lineRule="auto"/>
                    <w:rPr>
                      <w:rFonts w:cs="Times New Roman"/>
                      <w:spacing w:val="-2"/>
                      <w:sz w:val="20"/>
                      <w:szCs w:val="20"/>
                    </w:rPr>
                  </w:pPr>
                  <w:r w:rsidRPr="00E8551E">
                    <w:rPr>
                      <w:rFonts w:cs="Times New Roman" w:hint="eastAsia"/>
                      <w:spacing w:val="-2"/>
                      <w:sz w:val="20"/>
                      <w:szCs w:val="20"/>
                    </w:rPr>
                    <w:t>대상회사</w:t>
                  </w:r>
                </w:p>
              </w:tc>
            </w:tr>
            <w:tr w:rsidR="00061A1F" w14:paraId="4909171B" w14:textId="77777777" w:rsidTr="00061A1F">
              <w:tc>
                <w:tcPr>
                  <w:tcW w:w="1139" w:type="pct"/>
                  <w:vMerge/>
                  <w:tcBorders>
                    <w:top w:val="nil"/>
                    <w:left w:val="single" w:sz="8" w:space="0" w:color="808080"/>
                    <w:bottom w:val="single" w:sz="8" w:space="0" w:color="808080"/>
                    <w:right w:val="single" w:sz="8" w:space="0" w:color="808080"/>
                  </w:tcBorders>
                  <w:vAlign w:val="center"/>
                  <w:hideMark/>
                </w:tcPr>
                <w:p w14:paraId="08123FC3" w14:textId="77777777" w:rsidR="00061A1F" w:rsidRPr="00E8551E" w:rsidRDefault="00061A1F" w:rsidP="00061A1F">
                  <w:pPr>
                    <w:widowControl/>
                    <w:spacing w:before="40" w:after="40" w:line="240" w:lineRule="auto"/>
                    <w:rPr>
                      <w:rFonts w:cs="Times New Roman"/>
                      <w:spacing w:val="-2"/>
                      <w:sz w:val="20"/>
                      <w:szCs w:val="20"/>
                    </w:rPr>
                  </w:pPr>
                </w:p>
              </w:tc>
              <w:tc>
                <w:tcPr>
                  <w:tcW w:w="1281"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3F24E0B3" w14:textId="77777777" w:rsidR="00061A1F" w:rsidRPr="00E8551E" w:rsidRDefault="00061A1F" w:rsidP="00061A1F">
                  <w:pPr>
                    <w:widowControl/>
                    <w:autoSpaceDE w:val="0"/>
                    <w:spacing w:before="40" w:after="40" w:line="240" w:lineRule="auto"/>
                    <w:rPr>
                      <w:rFonts w:cs="Times New Roman"/>
                      <w:spacing w:val="-2"/>
                      <w:sz w:val="20"/>
                      <w:szCs w:val="20"/>
                    </w:rPr>
                  </w:pPr>
                  <w:r w:rsidRPr="00E8551E">
                    <w:rPr>
                      <w:rFonts w:cs="Times New Roman" w:hint="eastAsia"/>
                      <w:spacing w:val="-2"/>
                      <w:sz w:val="20"/>
                      <w:szCs w:val="20"/>
                    </w:rPr>
                    <w:t>카카오</w:t>
                  </w:r>
                  <w:r w:rsidRPr="00E8551E">
                    <w:rPr>
                      <w:rFonts w:cs="Times New Roman" w:hint="eastAsia"/>
                      <w:spacing w:val="-2"/>
                      <w:sz w:val="20"/>
                      <w:szCs w:val="20"/>
                    </w:rPr>
                    <w:t xml:space="preserve"> T </w:t>
                  </w:r>
                  <w:r w:rsidRPr="00E8551E">
                    <w:rPr>
                      <w:rFonts w:cs="Times New Roman" w:hint="eastAsia"/>
                      <w:spacing w:val="-2"/>
                      <w:sz w:val="20"/>
                      <w:szCs w:val="20"/>
                    </w:rPr>
                    <w:t>포인트</w:t>
                  </w:r>
                </w:p>
              </w:tc>
              <w:tc>
                <w:tcPr>
                  <w:tcW w:w="2579" w:type="pct"/>
                  <w:gridSpan w:val="2"/>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04CD0A19" w14:textId="77777777" w:rsidR="00061A1F" w:rsidRPr="00E8551E" w:rsidRDefault="00061A1F" w:rsidP="00061A1F">
                  <w:pPr>
                    <w:widowControl/>
                    <w:autoSpaceDE w:val="0"/>
                    <w:spacing w:before="40" w:after="40" w:line="240" w:lineRule="auto"/>
                    <w:rPr>
                      <w:rFonts w:cs="Times New Roman"/>
                      <w:spacing w:val="-2"/>
                      <w:sz w:val="20"/>
                      <w:szCs w:val="20"/>
                    </w:rPr>
                  </w:pPr>
                  <w:r w:rsidRPr="00E8551E">
                    <w:rPr>
                      <w:rFonts w:cs="Times New Roman" w:hint="eastAsia"/>
                      <w:spacing w:val="-2"/>
                      <w:sz w:val="20"/>
                      <w:szCs w:val="20"/>
                    </w:rPr>
                    <w:t>대상회사</w:t>
                  </w:r>
                </w:p>
              </w:tc>
            </w:tr>
            <w:tr w:rsidR="00061A1F" w14:paraId="0AC31ADD" w14:textId="77777777" w:rsidTr="00061A1F">
              <w:tc>
                <w:tcPr>
                  <w:tcW w:w="1139" w:type="pct"/>
                  <w:vMerge/>
                  <w:tcBorders>
                    <w:top w:val="nil"/>
                    <w:left w:val="single" w:sz="8" w:space="0" w:color="808080"/>
                    <w:bottom w:val="single" w:sz="8" w:space="0" w:color="808080"/>
                    <w:right w:val="single" w:sz="8" w:space="0" w:color="808080"/>
                  </w:tcBorders>
                  <w:vAlign w:val="center"/>
                  <w:hideMark/>
                </w:tcPr>
                <w:p w14:paraId="7CC83F38" w14:textId="77777777" w:rsidR="00061A1F" w:rsidRPr="00E8551E" w:rsidRDefault="00061A1F" w:rsidP="00061A1F">
                  <w:pPr>
                    <w:widowControl/>
                    <w:spacing w:before="40" w:after="40" w:line="240" w:lineRule="auto"/>
                    <w:rPr>
                      <w:rFonts w:cs="Times New Roman"/>
                      <w:spacing w:val="-2"/>
                      <w:sz w:val="20"/>
                      <w:szCs w:val="20"/>
                    </w:rPr>
                  </w:pPr>
                </w:p>
              </w:tc>
              <w:tc>
                <w:tcPr>
                  <w:tcW w:w="1281" w:type="pct"/>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292E546F" w14:textId="77777777" w:rsidR="00061A1F" w:rsidRPr="00E8551E" w:rsidRDefault="00061A1F" w:rsidP="00061A1F">
                  <w:pPr>
                    <w:widowControl/>
                    <w:autoSpaceDE w:val="0"/>
                    <w:spacing w:before="40" w:after="40" w:line="240" w:lineRule="auto"/>
                    <w:rPr>
                      <w:rFonts w:cs="Times New Roman"/>
                      <w:spacing w:val="-2"/>
                      <w:sz w:val="20"/>
                      <w:szCs w:val="20"/>
                    </w:rPr>
                  </w:pPr>
                  <w:r w:rsidRPr="00E8551E">
                    <w:rPr>
                      <w:rFonts w:cs="Times New Roman" w:hint="eastAsia"/>
                      <w:spacing w:val="-2"/>
                      <w:sz w:val="20"/>
                      <w:szCs w:val="20"/>
                    </w:rPr>
                    <w:t>휴대폰</w:t>
                  </w:r>
                </w:p>
              </w:tc>
              <w:tc>
                <w:tcPr>
                  <w:tcW w:w="2579" w:type="pct"/>
                  <w:gridSpan w:val="2"/>
                  <w:tcBorders>
                    <w:top w:val="nil"/>
                    <w:left w:val="nil"/>
                    <w:bottom w:val="single" w:sz="8" w:space="0" w:color="808080"/>
                    <w:right w:val="single" w:sz="8" w:space="0" w:color="808080"/>
                  </w:tcBorders>
                  <w:tcMar>
                    <w:top w:w="0" w:type="dxa"/>
                    <w:left w:w="108" w:type="dxa"/>
                    <w:bottom w:w="0" w:type="dxa"/>
                    <w:right w:w="108" w:type="dxa"/>
                  </w:tcMar>
                  <w:vAlign w:val="center"/>
                  <w:hideMark/>
                </w:tcPr>
                <w:p w14:paraId="716A015C" w14:textId="77777777" w:rsidR="00061A1F" w:rsidRPr="00E8551E" w:rsidRDefault="00061A1F" w:rsidP="00061A1F">
                  <w:pPr>
                    <w:widowControl/>
                    <w:autoSpaceDE w:val="0"/>
                    <w:spacing w:before="40" w:after="40" w:line="240" w:lineRule="auto"/>
                    <w:rPr>
                      <w:rFonts w:cs="Times New Roman"/>
                      <w:spacing w:val="-2"/>
                      <w:sz w:val="20"/>
                      <w:szCs w:val="20"/>
                    </w:rPr>
                  </w:pPr>
                  <w:r w:rsidRPr="00E8551E">
                    <w:rPr>
                      <w:rFonts w:cs="Times New Roman" w:hint="eastAsia"/>
                      <w:spacing w:val="-2"/>
                      <w:sz w:val="20"/>
                      <w:szCs w:val="20"/>
                    </w:rPr>
                    <w:t>다날</w:t>
                  </w:r>
                  <w:r w:rsidRPr="00E8551E">
                    <w:rPr>
                      <w:rFonts w:cs="Times New Roman" w:hint="eastAsia"/>
                      <w:spacing w:val="-2"/>
                      <w:sz w:val="20"/>
                      <w:szCs w:val="20"/>
                    </w:rPr>
                    <w:t>(</w:t>
                  </w:r>
                  <w:r w:rsidRPr="00E8551E">
                    <w:rPr>
                      <w:rFonts w:cs="Times New Roman" w:hint="eastAsia"/>
                      <w:spacing w:val="-2"/>
                      <w:sz w:val="20"/>
                      <w:szCs w:val="20"/>
                    </w:rPr>
                    <w:t>카카오대리</w:t>
                  </w:r>
                  <w:r w:rsidRPr="00E8551E">
                    <w:rPr>
                      <w:rFonts w:cs="Times New Roman" w:hint="eastAsia"/>
                      <w:spacing w:val="-2"/>
                      <w:sz w:val="20"/>
                      <w:szCs w:val="20"/>
                    </w:rPr>
                    <w:t xml:space="preserve"> </w:t>
                  </w:r>
                  <w:r w:rsidRPr="00E8551E">
                    <w:rPr>
                      <w:rFonts w:cs="Times New Roman" w:hint="eastAsia"/>
                      <w:spacing w:val="-2"/>
                      <w:sz w:val="20"/>
                      <w:szCs w:val="20"/>
                    </w:rPr>
                    <w:t>기준</w:t>
                  </w:r>
                  <w:r w:rsidRPr="00E8551E">
                    <w:rPr>
                      <w:rFonts w:cs="Times New Roman" w:hint="eastAsia"/>
                      <w:spacing w:val="-2"/>
                      <w:sz w:val="20"/>
                      <w:szCs w:val="20"/>
                    </w:rPr>
                    <w:t xml:space="preserve"> 2.32%)</w:t>
                  </w:r>
                </w:p>
              </w:tc>
            </w:tr>
          </w:tbl>
          <w:p w14:paraId="79EA4E3F" w14:textId="50539A2D" w:rsidR="00061A1F" w:rsidRDefault="00061A1F" w:rsidP="000B7456">
            <w:pPr>
              <w:pStyle w:val="a8"/>
              <w:widowControl/>
              <w:numPr>
                <w:ilvl w:val="0"/>
                <w:numId w:val="2"/>
              </w:numPr>
              <w:spacing w:before="160" w:after="120" w:line="276" w:lineRule="auto"/>
              <w:rPr>
                <w:ins w:id="22" w:author="bokyu.choe" w:date="2022-07-17T15:35:00Z"/>
                <w:rFonts w:cs="Times New Roman"/>
                <w:sz w:val="20"/>
                <w:szCs w:val="20"/>
              </w:rPr>
            </w:pPr>
            <w:r w:rsidRPr="00E8551E">
              <w:rPr>
                <w:rFonts w:cs="Times New Roman" w:hint="eastAsia"/>
                <w:sz w:val="20"/>
                <w:szCs w:val="20"/>
              </w:rPr>
              <w:t>결제</w:t>
            </w:r>
            <w:r w:rsidRPr="00E8551E">
              <w:rPr>
                <w:rFonts w:cs="Times New Roman" w:hint="eastAsia"/>
                <w:sz w:val="20"/>
                <w:szCs w:val="20"/>
              </w:rPr>
              <w:t xml:space="preserve">PG </w:t>
            </w:r>
            <w:r w:rsidRPr="00E8551E">
              <w:rPr>
                <w:rFonts w:cs="Times New Roman" w:hint="eastAsia"/>
                <w:sz w:val="20"/>
                <w:szCs w:val="20"/>
              </w:rPr>
              <w:t>역할</w:t>
            </w:r>
            <w:r w:rsidRPr="00E8551E">
              <w:rPr>
                <w:rFonts w:cs="Times New Roman" w:hint="eastAsia"/>
                <w:sz w:val="20"/>
                <w:szCs w:val="20"/>
              </w:rPr>
              <w:t xml:space="preserve"> </w:t>
            </w:r>
            <w:r w:rsidRPr="00E8551E">
              <w:rPr>
                <w:rFonts w:cs="Times New Roman" w:hint="eastAsia"/>
                <w:sz w:val="20"/>
                <w:szCs w:val="20"/>
              </w:rPr>
              <w:t>관련하여</w:t>
            </w:r>
            <w:r w:rsidRPr="00E8551E">
              <w:rPr>
                <w:rFonts w:cs="Times New Roman" w:hint="eastAsia"/>
                <w:sz w:val="20"/>
                <w:szCs w:val="20"/>
              </w:rPr>
              <w:t xml:space="preserve">, </w:t>
            </w:r>
            <w:r w:rsidRPr="00E8551E">
              <w:rPr>
                <w:rFonts w:cs="Times New Roman" w:hint="eastAsia"/>
                <w:sz w:val="20"/>
                <w:szCs w:val="20"/>
              </w:rPr>
              <w:t>㈜카카오는</w:t>
            </w:r>
            <w:r w:rsidRPr="00E8551E">
              <w:rPr>
                <w:rFonts w:cs="Times New Roman" w:hint="eastAsia"/>
                <w:sz w:val="20"/>
                <w:szCs w:val="20"/>
              </w:rPr>
              <w:t xml:space="preserve"> </w:t>
            </w:r>
            <w:r w:rsidRPr="00E8551E">
              <w:rPr>
                <w:rFonts w:cs="Times New Roman" w:hint="eastAsia"/>
                <w:sz w:val="20"/>
                <w:szCs w:val="20"/>
              </w:rPr>
              <w:t>카카오페이로부터</w:t>
            </w:r>
            <w:r w:rsidRPr="00E8551E">
              <w:rPr>
                <w:rFonts w:cs="Times New Roman" w:hint="eastAsia"/>
                <w:sz w:val="20"/>
                <w:szCs w:val="20"/>
              </w:rPr>
              <w:t xml:space="preserve"> </w:t>
            </w:r>
            <w:r w:rsidRPr="00E8551E">
              <w:rPr>
                <w:rFonts w:cs="Times New Roman" w:hint="eastAsia"/>
                <w:sz w:val="20"/>
                <w:szCs w:val="20"/>
              </w:rPr>
              <w:t>결제서비스</w:t>
            </w:r>
            <w:r w:rsidRPr="00E8551E">
              <w:rPr>
                <w:rFonts w:cs="Times New Roman" w:hint="eastAsia"/>
                <w:sz w:val="20"/>
                <w:szCs w:val="20"/>
              </w:rPr>
              <w:t>(</w:t>
            </w:r>
            <w:r w:rsidRPr="00E8551E">
              <w:rPr>
                <w:rFonts w:cs="Times New Roman" w:hint="eastAsia"/>
                <w:sz w:val="20"/>
                <w:szCs w:val="20"/>
              </w:rPr>
              <w:t>거래승인</w:t>
            </w:r>
            <w:r w:rsidRPr="00E8551E">
              <w:rPr>
                <w:rFonts w:cs="Times New Roman" w:hint="eastAsia"/>
                <w:sz w:val="20"/>
                <w:szCs w:val="20"/>
              </w:rPr>
              <w:t xml:space="preserve"> </w:t>
            </w:r>
            <w:r w:rsidRPr="00E8551E">
              <w:rPr>
                <w:rFonts w:cs="Times New Roman" w:hint="eastAsia"/>
                <w:sz w:val="20"/>
                <w:szCs w:val="20"/>
              </w:rPr>
              <w:t>및</w:t>
            </w:r>
            <w:r w:rsidRPr="00E8551E">
              <w:rPr>
                <w:rFonts w:cs="Times New Roman" w:hint="eastAsia"/>
                <w:sz w:val="20"/>
                <w:szCs w:val="20"/>
              </w:rPr>
              <w:t xml:space="preserve"> </w:t>
            </w:r>
            <w:r w:rsidRPr="00E8551E">
              <w:rPr>
                <w:rFonts w:cs="Times New Roman" w:hint="eastAsia"/>
                <w:sz w:val="20"/>
                <w:szCs w:val="20"/>
              </w:rPr>
              <w:t>매입대행</w:t>
            </w:r>
            <w:r w:rsidRPr="00E8551E">
              <w:rPr>
                <w:rFonts w:cs="Times New Roman" w:hint="eastAsia"/>
                <w:sz w:val="20"/>
                <w:szCs w:val="20"/>
              </w:rPr>
              <w:t>)</w:t>
            </w:r>
            <w:r w:rsidRPr="00E8551E">
              <w:rPr>
                <w:rFonts w:cs="Times New Roman" w:hint="eastAsia"/>
                <w:sz w:val="20"/>
                <w:szCs w:val="20"/>
              </w:rPr>
              <w:t>를</w:t>
            </w:r>
            <w:r w:rsidRPr="00E8551E">
              <w:rPr>
                <w:rFonts w:cs="Times New Roman" w:hint="eastAsia"/>
                <w:sz w:val="20"/>
                <w:szCs w:val="20"/>
              </w:rPr>
              <w:t xml:space="preserve"> </w:t>
            </w:r>
            <w:r w:rsidRPr="00E8551E">
              <w:rPr>
                <w:rFonts w:cs="Times New Roman" w:hint="eastAsia"/>
                <w:sz w:val="20"/>
                <w:szCs w:val="20"/>
              </w:rPr>
              <w:t>제공받아</w:t>
            </w:r>
            <w:r w:rsidRPr="00E8551E">
              <w:rPr>
                <w:rFonts w:cs="Times New Roman" w:hint="eastAsia"/>
                <w:sz w:val="20"/>
                <w:szCs w:val="20"/>
              </w:rPr>
              <w:t xml:space="preserve">, </w:t>
            </w:r>
            <w:r w:rsidRPr="00E8551E">
              <w:rPr>
                <w:rFonts w:cs="Times New Roman" w:hint="eastAsia"/>
                <w:sz w:val="20"/>
                <w:szCs w:val="20"/>
              </w:rPr>
              <w:t>다시</w:t>
            </w:r>
            <w:r w:rsidRPr="00E8551E">
              <w:rPr>
                <w:rFonts w:cs="Times New Roman" w:hint="eastAsia"/>
                <w:sz w:val="20"/>
                <w:szCs w:val="20"/>
              </w:rPr>
              <w:t xml:space="preserve"> </w:t>
            </w:r>
            <w:r w:rsidRPr="00E8551E">
              <w:rPr>
                <w:rFonts w:cs="Times New Roman" w:hint="eastAsia"/>
                <w:sz w:val="20"/>
                <w:szCs w:val="20"/>
              </w:rPr>
              <w:t>대상회사에</w:t>
            </w:r>
            <w:r w:rsidRPr="00E8551E">
              <w:rPr>
                <w:rFonts w:cs="Times New Roman" w:hint="eastAsia"/>
                <w:sz w:val="20"/>
                <w:szCs w:val="20"/>
              </w:rPr>
              <w:t xml:space="preserve"> </w:t>
            </w:r>
            <w:r w:rsidRPr="00E8551E">
              <w:rPr>
                <w:rFonts w:cs="Times New Roman" w:hint="eastAsia"/>
                <w:sz w:val="20"/>
                <w:szCs w:val="20"/>
              </w:rPr>
              <w:t>결제대행</w:t>
            </w:r>
            <w:r w:rsidRPr="00E8551E">
              <w:rPr>
                <w:rFonts w:cs="Times New Roman" w:hint="eastAsia"/>
                <w:sz w:val="20"/>
                <w:szCs w:val="20"/>
              </w:rPr>
              <w:t xml:space="preserve"> </w:t>
            </w:r>
            <w:r w:rsidRPr="00E8551E">
              <w:rPr>
                <w:rFonts w:cs="Times New Roman" w:hint="eastAsia"/>
                <w:sz w:val="20"/>
                <w:szCs w:val="20"/>
              </w:rPr>
              <w:t>서비스를</w:t>
            </w:r>
            <w:r w:rsidRPr="00E8551E">
              <w:rPr>
                <w:rFonts w:cs="Times New Roman" w:hint="eastAsia"/>
                <w:sz w:val="20"/>
                <w:szCs w:val="20"/>
              </w:rPr>
              <w:t xml:space="preserve"> </w:t>
            </w:r>
            <w:r w:rsidRPr="00E8551E">
              <w:rPr>
                <w:rFonts w:cs="Times New Roman" w:hint="eastAsia"/>
                <w:sz w:val="20"/>
                <w:szCs w:val="20"/>
              </w:rPr>
              <w:t>제공하고</w:t>
            </w:r>
            <w:r w:rsidRPr="00E8551E">
              <w:rPr>
                <w:rFonts w:cs="Times New Roman" w:hint="eastAsia"/>
                <w:sz w:val="20"/>
                <w:szCs w:val="20"/>
              </w:rPr>
              <w:t xml:space="preserve"> </w:t>
            </w:r>
            <w:r w:rsidRPr="00E8551E">
              <w:rPr>
                <w:rFonts w:cs="Times New Roman" w:hint="eastAsia"/>
                <w:sz w:val="20"/>
                <w:szCs w:val="20"/>
              </w:rPr>
              <w:t>있음</w:t>
            </w:r>
            <w:r w:rsidRPr="00E8551E">
              <w:rPr>
                <w:rFonts w:cs="Times New Roman" w:hint="eastAsia"/>
                <w:sz w:val="20"/>
                <w:szCs w:val="20"/>
              </w:rPr>
              <w:t xml:space="preserve">. </w:t>
            </w:r>
            <w:r w:rsidRPr="00E8551E">
              <w:rPr>
                <w:rFonts w:cs="Times New Roman" w:hint="eastAsia"/>
                <w:sz w:val="20"/>
                <w:szCs w:val="20"/>
              </w:rPr>
              <w:t>즉</w:t>
            </w:r>
            <w:r w:rsidRPr="00E8551E">
              <w:rPr>
                <w:rFonts w:cs="Times New Roman" w:hint="eastAsia"/>
                <w:sz w:val="20"/>
                <w:szCs w:val="20"/>
              </w:rPr>
              <w:t xml:space="preserve"> </w:t>
            </w:r>
            <w:r w:rsidRPr="00E8551E">
              <w:rPr>
                <w:rFonts w:cs="Times New Roman" w:hint="eastAsia"/>
                <w:sz w:val="20"/>
                <w:szCs w:val="20"/>
              </w:rPr>
              <w:t>카카오페이가</w:t>
            </w:r>
            <w:r w:rsidRPr="00E8551E">
              <w:rPr>
                <w:rFonts w:cs="Times New Roman" w:hint="eastAsia"/>
                <w:sz w:val="20"/>
                <w:szCs w:val="20"/>
              </w:rPr>
              <w:t xml:space="preserve"> </w:t>
            </w:r>
            <w:r w:rsidRPr="00E8551E">
              <w:rPr>
                <w:rFonts w:cs="Times New Roman" w:hint="eastAsia"/>
                <w:sz w:val="20"/>
                <w:szCs w:val="20"/>
              </w:rPr>
              <w:t>카드사와</w:t>
            </w:r>
            <w:r w:rsidRPr="00E8551E">
              <w:rPr>
                <w:rFonts w:cs="Times New Roman" w:hint="eastAsia"/>
                <w:sz w:val="20"/>
                <w:szCs w:val="20"/>
              </w:rPr>
              <w:t xml:space="preserve"> </w:t>
            </w:r>
            <w:r w:rsidRPr="00E8551E">
              <w:rPr>
                <w:rFonts w:cs="Times New Roman" w:hint="eastAsia"/>
                <w:sz w:val="20"/>
                <w:szCs w:val="20"/>
              </w:rPr>
              <w:t>가맹계약을</w:t>
            </w:r>
            <w:r w:rsidRPr="00E8551E">
              <w:rPr>
                <w:rFonts w:cs="Times New Roman" w:hint="eastAsia"/>
                <w:sz w:val="20"/>
                <w:szCs w:val="20"/>
              </w:rPr>
              <w:t xml:space="preserve"> </w:t>
            </w:r>
            <w:r w:rsidRPr="00E8551E">
              <w:rPr>
                <w:rFonts w:cs="Times New Roman" w:hint="eastAsia"/>
                <w:sz w:val="20"/>
                <w:szCs w:val="20"/>
              </w:rPr>
              <w:t>체결하고</w:t>
            </w:r>
            <w:r w:rsidRPr="00E8551E">
              <w:rPr>
                <w:rFonts w:cs="Times New Roman" w:hint="eastAsia"/>
                <w:sz w:val="20"/>
                <w:szCs w:val="20"/>
              </w:rPr>
              <w:t xml:space="preserve"> 1</w:t>
            </w:r>
            <w:r w:rsidRPr="00E8551E">
              <w:rPr>
                <w:rFonts w:cs="Times New Roman" w:hint="eastAsia"/>
                <w:sz w:val="20"/>
                <w:szCs w:val="20"/>
              </w:rPr>
              <w:t>차</w:t>
            </w:r>
            <w:r w:rsidRPr="00E8551E">
              <w:rPr>
                <w:rFonts w:cs="Times New Roman" w:hint="eastAsia"/>
                <w:sz w:val="20"/>
                <w:szCs w:val="20"/>
              </w:rPr>
              <w:t xml:space="preserve"> PG </w:t>
            </w:r>
            <w:r w:rsidRPr="00E8551E">
              <w:rPr>
                <w:rFonts w:cs="Times New Roman" w:hint="eastAsia"/>
                <w:sz w:val="20"/>
                <w:szCs w:val="20"/>
              </w:rPr>
              <w:t>역할을</w:t>
            </w:r>
            <w:r w:rsidRPr="00E8551E">
              <w:rPr>
                <w:rFonts w:cs="Times New Roman" w:hint="eastAsia"/>
                <w:sz w:val="20"/>
                <w:szCs w:val="20"/>
              </w:rPr>
              <w:t xml:space="preserve">, </w:t>
            </w:r>
            <w:r w:rsidRPr="00E8551E">
              <w:rPr>
                <w:rFonts w:cs="Times New Roman" w:hint="eastAsia"/>
                <w:sz w:val="20"/>
                <w:szCs w:val="20"/>
              </w:rPr>
              <w:t>㈜카카오가</w:t>
            </w:r>
            <w:r w:rsidRPr="00E8551E">
              <w:rPr>
                <w:rFonts w:cs="Times New Roman" w:hint="eastAsia"/>
                <w:sz w:val="20"/>
                <w:szCs w:val="20"/>
              </w:rPr>
              <w:t xml:space="preserve"> </w:t>
            </w:r>
            <w:r w:rsidRPr="00E8551E">
              <w:rPr>
                <w:rFonts w:cs="Times New Roman" w:hint="eastAsia"/>
                <w:sz w:val="20"/>
                <w:szCs w:val="20"/>
              </w:rPr>
              <w:t>자동결제시스템을</w:t>
            </w:r>
            <w:r w:rsidRPr="00E8551E">
              <w:rPr>
                <w:rFonts w:cs="Times New Roman" w:hint="eastAsia"/>
                <w:sz w:val="20"/>
                <w:szCs w:val="20"/>
              </w:rPr>
              <w:t xml:space="preserve"> </w:t>
            </w:r>
            <w:r w:rsidRPr="00E8551E">
              <w:rPr>
                <w:rFonts w:cs="Times New Roman" w:hint="eastAsia"/>
                <w:sz w:val="20"/>
                <w:szCs w:val="20"/>
              </w:rPr>
              <w:t>제공하여</w:t>
            </w:r>
            <w:r w:rsidRPr="00E8551E">
              <w:rPr>
                <w:rFonts w:cs="Times New Roman" w:hint="eastAsia"/>
                <w:sz w:val="20"/>
                <w:szCs w:val="20"/>
              </w:rPr>
              <w:t xml:space="preserve"> 2</w:t>
            </w:r>
            <w:r w:rsidRPr="00E8551E">
              <w:rPr>
                <w:rFonts w:cs="Times New Roman" w:hint="eastAsia"/>
                <w:sz w:val="20"/>
                <w:szCs w:val="20"/>
              </w:rPr>
              <w:t>차</w:t>
            </w:r>
            <w:r w:rsidRPr="00E8551E">
              <w:rPr>
                <w:rFonts w:cs="Times New Roman" w:hint="eastAsia"/>
                <w:sz w:val="20"/>
                <w:szCs w:val="20"/>
              </w:rPr>
              <w:t xml:space="preserve"> PG </w:t>
            </w:r>
            <w:r w:rsidRPr="00E8551E">
              <w:rPr>
                <w:rFonts w:cs="Times New Roman" w:hint="eastAsia"/>
                <w:sz w:val="20"/>
                <w:szCs w:val="20"/>
              </w:rPr>
              <w:t>역할을</w:t>
            </w:r>
            <w:r w:rsidRPr="00E8551E">
              <w:rPr>
                <w:rFonts w:cs="Times New Roman" w:hint="eastAsia"/>
                <w:sz w:val="20"/>
                <w:szCs w:val="20"/>
              </w:rPr>
              <w:t xml:space="preserve"> </w:t>
            </w:r>
            <w:r w:rsidRPr="00E8551E">
              <w:rPr>
                <w:rFonts w:cs="Times New Roman" w:hint="eastAsia"/>
                <w:sz w:val="20"/>
                <w:szCs w:val="20"/>
              </w:rPr>
              <w:t>각</w:t>
            </w:r>
            <w:r w:rsidRPr="00E8551E">
              <w:rPr>
                <w:rFonts w:cs="Times New Roman" w:hint="eastAsia"/>
                <w:sz w:val="20"/>
                <w:szCs w:val="20"/>
              </w:rPr>
              <w:t xml:space="preserve"> </w:t>
            </w:r>
            <w:r w:rsidRPr="00E8551E">
              <w:rPr>
                <w:rFonts w:cs="Times New Roman" w:hint="eastAsia"/>
                <w:sz w:val="20"/>
                <w:szCs w:val="20"/>
              </w:rPr>
              <w:t>수행함</w:t>
            </w:r>
            <w:r>
              <w:rPr>
                <w:rFonts w:cs="Times New Roman" w:hint="eastAsia"/>
                <w:sz w:val="20"/>
                <w:szCs w:val="20"/>
              </w:rPr>
              <w:t>.</w:t>
            </w:r>
          </w:p>
          <w:p w14:paraId="324E80E6" w14:textId="4DEBA2A2" w:rsidR="00047D59" w:rsidRDefault="00AF45FB" w:rsidP="00AF45FB">
            <w:pPr>
              <w:pStyle w:val="a8"/>
              <w:widowControl/>
              <w:numPr>
                <w:ilvl w:val="0"/>
                <w:numId w:val="3"/>
              </w:numPr>
              <w:spacing w:before="40" w:after="120" w:line="276" w:lineRule="auto"/>
              <w:ind w:left="568" w:hanging="284"/>
              <w:rPr>
                <w:rFonts w:cs="Times New Roman"/>
                <w:sz w:val="20"/>
                <w:szCs w:val="20"/>
              </w:rPr>
            </w:pPr>
            <w:ins w:id="23" w:author="bokyu.choe" w:date="2022-07-17T15:35:00Z">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답변에</w:t>
              </w:r>
              <w:r>
                <w:rPr>
                  <w:rFonts w:cs="Times New Roman" w:hint="eastAsia"/>
                  <w:sz w:val="20"/>
                  <w:szCs w:val="20"/>
                </w:rPr>
                <w:t xml:space="preserve"> </w:t>
              </w:r>
              <w:r>
                <w:rPr>
                  <w:rFonts w:cs="Times New Roman" w:hint="eastAsia"/>
                  <w:sz w:val="20"/>
                  <w:szCs w:val="20"/>
                </w:rPr>
                <w:t>따르면</w:t>
              </w:r>
              <w:r>
                <w:rPr>
                  <w:rFonts w:cs="Times New Roman" w:hint="eastAsia"/>
                  <w:sz w:val="20"/>
                  <w:szCs w:val="20"/>
                </w:rPr>
                <w:t>,</w:t>
              </w:r>
              <w:r>
                <w:rPr>
                  <w:rFonts w:cs="Times New Roman"/>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직접</w:t>
              </w:r>
              <w:r>
                <w:rPr>
                  <w:rFonts w:cs="Times New Roman" w:hint="eastAsia"/>
                  <w:sz w:val="20"/>
                  <w:szCs w:val="20"/>
                </w:rPr>
                <w:t xml:space="preserve"> </w:t>
              </w:r>
              <w:r>
                <w:rPr>
                  <w:rFonts w:cs="Times New Roman" w:hint="eastAsia"/>
                  <w:sz w:val="20"/>
                  <w:szCs w:val="20"/>
                </w:rPr>
                <w:t>자동결제시스템을</w:t>
              </w:r>
              <w:r>
                <w:rPr>
                  <w:rFonts w:cs="Times New Roman" w:hint="eastAsia"/>
                  <w:sz w:val="20"/>
                  <w:szCs w:val="20"/>
                </w:rPr>
                <w:t xml:space="preserve"> </w:t>
              </w:r>
              <w:r>
                <w:rPr>
                  <w:rFonts w:cs="Times New Roman" w:hint="eastAsia"/>
                  <w:sz w:val="20"/>
                  <w:szCs w:val="20"/>
                </w:rPr>
                <w:t>구축하기</w:t>
              </w:r>
              <w:r>
                <w:rPr>
                  <w:rFonts w:cs="Times New Roman" w:hint="eastAsia"/>
                  <w:sz w:val="20"/>
                  <w:szCs w:val="20"/>
                </w:rPr>
                <w:t xml:space="preserve"> </w:t>
              </w:r>
              <w:r>
                <w:rPr>
                  <w:rFonts w:cs="Times New Roman" w:hint="eastAsia"/>
                  <w:sz w:val="20"/>
                  <w:szCs w:val="20"/>
                </w:rPr>
                <w:t>위해</w:t>
              </w:r>
              <w:r>
                <w:rPr>
                  <w:rFonts w:cs="Times New Roman" w:hint="eastAsia"/>
                  <w:sz w:val="20"/>
                  <w:szCs w:val="20"/>
                </w:rPr>
                <w:t xml:space="preserve"> </w:t>
              </w:r>
              <w:r>
                <w:rPr>
                  <w:rFonts w:cs="Times New Roman" w:hint="eastAsia"/>
                  <w:sz w:val="20"/>
                  <w:szCs w:val="20"/>
                </w:rPr>
                <w:t>소요되는</w:t>
              </w:r>
              <w:r>
                <w:rPr>
                  <w:rFonts w:cs="Times New Roman" w:hint="eastAsia"/>
                  <w:sz w:val="20"/>
                  <w:szCs w:val="20"/>
                </w:rPr>
                <w:t xml:space="preserve"> </w:t>
              </w:r>
              <w:r>
                <w:rPr>
                  <w:rFonts w:cs="Times New Roman" w:hint="eastAsia"/>
                  <w:sz w:val="20"/>
                  <w:szCs w:val="20"/>
                </w:rPr>
                <w:t>시간이나</w:t>
              </w:r>
              <w:r>
                <w:rPr>
                  <w:rFonts w:cs="Times New Roman" w:hint="eastAsia"/>
                  <w:sz w:val="20"/>
                  <w:szCs w:val="20"/>
                </w:rPr>
                <w:t xml:space="preserve"> </w:t>
              </w:r>
              <w:r>
                <w:rPr>
                  <w:rFonts w:cs="Times New Roman" w:hint="eastAsia"/>
                  <w:sz w:val="20"/>
                  <w:szCs w:val="20"/>
                </w:rPr>
                <w:t>비용에</w:t>
              </w:r>
              <w:r>
                <w:rPr>
                  <w:rFonts w:cs="Times New Roman" w:hint="eastAsia"/>
                  <w:sz w:val="20"/>
                  <w:szCs w:val="20"/>
                </w:rPr>
                <w:t xml:space="preserve"> </w:t>
              </w:r>
              <w:r>
                <w:rPr>
                  <w:rFonts w:cs="Times New Roman" w:hint="eastAsia"/>
                  <w:sz w:val="20"/>
                  <w:szCs w:val="20"/>
                </w:rPr>
                <w:t>대하여는</w:t>
              </w:r>
              <w:r>
                <w:rPr>
                  <w:rFonts w:cs="Times New Roman" w:hint="eastAsia"/>
                  <w:sz w:val="20"/>
                  <w:szCs w:val="20"/>
                </w:rPr>
                <w:t xml:space="preserve"> </w:t>
              </w:r>
              <w:r>
                <w:rPr>
                  <w:rFonts w:cs="Times New Roman" w:hint="eastAsia"/>
                  <w:sz w:val="20"/>
                  <w:szCs w:val="20"/>
                </w:rPr>
                <w:t>현재</w:t>
              </w:r>
              <w:r>
                <w:rPr>
                  <w:rFonts w:cs="Times New Roman" w:hint="eastAsia"/>
                  <w:sz w:val="20"/>
                  <w:szCs w:val="20"/>
                </w:rPr>
                <w:t xml:space="preserve"> </w:t>
              </w:r>
              <w:r>
                <w:rPr>
                  <w:rFonts w:cs="Times New Roman" w:hint="eastAsia"/>
                  <w:sz w:val="20"/>
                  <w:szCs w:val="20"/>
                </w:rPr>
                <w:t>상황에</w:t>
              </w:r>
            </w:ins>
            <w:ins w:id="24" w:author="bokyu.choe" w:date="2022-07-17T15:36:00Z">
              <w:r>
                <w:rPr>
                  <w:rFonts w:cs="Times New Roman" w:hint="eastAsia"/>
                  <w:sz w:val="20"/>
                  <w:szCs w:val="20"/>
                </w:rPr>
                <w:t>서는</w:t>
              </w:r>
              <w:r>
                <w:rPr>
                  <w:rFonts w:cs="Times New Roman" w:hint="eastAsia"/>
                  <w:sz w:val="20"/>
                  <w:szCs w:val="20"/>
                </w:rPr>
                <w:t xml:space="preserve"> </w:t>
              </w:r>
              <w:r>
                <w:rPr>
                  <w:rFonts w:cs="Times New Roman" w:hint="eastAsia"/>
                  <w:sz w:val="20"/>
                  <w:szCs w:val="20"/>
                </w:rPr>
                <w:t>예상이</w:t>
              </w:r>
              <w:r>
                <w:rPr>
                  <w:rFonts w:cs="Times New Roman" w:hint="eastAsia"/>
                  <w:sz w:val="20"/>
                  <w:szCs w:val="20"/>
                </w:rPr>
                <w:t xml:space="preserve"> </w:t>
              </w:r>
              <w:r>
                <w:rPr>
                  <w:rFonts w:cs="Times New Roman" w:hint="eastAsia"/>
                  <w:sz w:val="20"/>
                  <w:szCs w:val="20"/>
                </w:rPr>
                <w:t>어렵다고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ins>
          </w:p>
          <w:p w14:paraId="765ED86F" w14:textId="490F3585" w:rsidR="00061A1F" w:rsidRPr="00CD0DF3" w:rsidRDefault="00061A1F" w:rsidP="00061A1F">
            <w:pPr>
              <w:pStyle w:val="a8"/>
              <w:widowControl/>
              <w:numPr>
                <w:ilvl w:val="0"/>
                <w:numId w:val="2"/>
              </w:numPr>
              <w:spacing w:before="40" w:after="120" w:line="276" w:lineRule="auto"/>
              <w:rPr>
                <w:rFonts w:cs="Times New Roman"/>
                <w:sz w:val="20"/>
                <w:szCs w:val="20"/>
              </w:rPr>
            </w:pPr>
            <w:r w:rsidRPr="00670392">
              <w:rPr>
                <w:rFonts w:cs="Times New Roman" w:hint="eastAsia"/>
                <w:sz w:val="20"/>
                <w:szCs w:val="20"/>
              </w:rPr>
              <w:t>정산</w:t>
            </w:r>
            <w:r w:rsidRPr="00670392">
              <w:rPr>
                <w:rFonts w:cs="Times New Roman" w:hint="eastAsia"/>
                <w:sz w:val="20"/>
                <w:szCs w:val="20"/>
              </w:rPr>
              <w:t xml:space="preserve"> </w:t>
            </w:r>
            <w:r w:rsidRPr="00670392">
              <w:rPr>
                <w:rFonts w:cs="Times New Roman"/>
                <w:sz w:val="20"/>
                <w:szCs w:val="20"/>
              </w:rPr>
              <w:t xml:space="preserve">PG </w:t>
            </w:r>
            <w:r w:rsidRPr="00670392">
              <w:rPr>
                <w:rFonts w:cs="Times New Roman" w:hint="eastAsia"/>
                <w:sz w:val="20"/>
                <w:szCs w:val="20"/>
              </w:rPr>
              <w:t>역할</w:t>
            </w:r>
            <w:r w:rsidRPr="00670392">
              <w:rPr>
                <w:rFonts w:cs="Times New Roman" w:hint="eastAsia"/>
                <w:sz w:val="20"/>
                <w:szCs w:val="20"/>
              </w:rPr>
              <w:t xml:space="preserve"> </w:t>
            </w:r>
            <w:r w:rsidRPr="00670392">
              <w:rPr>
                <w:rFonts w:cs="Times New Roman" w:hint="eastAsia"/>
                <w:sz w:val="20"/>
                <w:szCs w:val="20"/>
              </w:rPr>
              <w:t>관련하여</w:t>
            </w:r>
            <w:r w:rsidRPr="00670392">
              <w:rPr>
                <w:rFonts w:cs="Times New Roman" w:hint="eastAsia"/>
                <w:sz w:val="20"/>
                <w:szCs w:val="20"/>
              </w:rPr>
              <w:t>,</w:t>
            </w:r>
            <w:r w:rsidRPr="00670392">
              <w:rPr>
                <w:rFonts w:cs="Times New Roman"/>
                <w:sz w:val="20"/>
                <w:szCs w:val="20"/>
              </w:rPr>
              <w:t xml:space="preserve"> </w:t>
            </w:r>
            <w:r w:rsidRPr="00670392">
              <w:rPr>
                <w:rFonts w:cs="Times New Roman" w:hint="eastAsia"/>
                <w:sz w:val="20"/>
                <w:szCs w:val="20"/>
              </w:rPr>
              <w:t>㈜카카오는</w:t>
            </w:r>
            <w:r w:rsidRPr="00670392">
              <w:rPr>
                <w:rFonts w:cs="Times New Roman" w:hint="eastAsia"/>
                <w:sz w:val="20"/>
                <w:szCs w:val="20"/>
              </w:rPr>
              <w:t xml:space="preserve"> </w:t>
            </w:r>
            <w:r w:rsidRPr="00670392">
              <w:rPr>
                <w:rFonts w:cs="Times New Roman" w:hint="eastAsia"/>
                <w:sz w:val="20"/>
                <w:szCs w:val="20"/>
              </w:rPr>
              <w:t>과거</w:t>
            </w:r>
            <w:r w:rsidRPr="00670392">
              <w:rPr>
                <w:rFonts w:cs="Times New Roman" w:hint="eastAsia"/>
                <w:sz w:val="20"/>
                <w:szCs w:val="20"/>
              </w:rPr>
              <w:t xml:space="preserve"> </w:t>
            </w:r>
            <w:r w:rsidRPr="00670392">
              <w:rPr>
                <w:rFonts w:cs="Times New Roman" w:hint="eastAsia"/>
                <w:sz w:val="20"/>
                <w:szCs w:val="20"/>
              </w:rPr>
              <w:t>대상회사가</w:t>
            </w:r>
            <w:r w:rsidRPr="00670392">
              <w:rPr>
                <w:rFonts w:cs="Times New Roman" w:hint="eastAsia"/>
                <w:sz w:val="20"/>
                <w:szCs w:val="20"/>
              </w:rPr>
              <w:t xml:space="preserve"> PG</w:t>
            </w:r>
            <w:r w:rsidRPr="00670392">
              <w:rPr>
                <w:rFonts w:cs="Times New Roman" w:hint="eastAsia"/>
                <w:sz w:val="20"/>
                <w:szCs w:val="20"/>
              </w:rPr>
              <w:t>라이선스를</w:t>
            </w:r>
            <w:r w:rsidRPr="00670392">
              <w:rPr>
                <w:rFonts w:cs="Times New Roman" w:hint="eastAsia"/>
                <w:sz w:val="20"/>
                <w:szCs w:val="20"/>
              </w:rPr>
              <w:t xml:space="preserve"> </w:t>
            </w:r>
            <w:r w:rsidRPr="00670392">
              <w:rPr>
                <w:rFonts w:cs="Times New Roman" w:hint="eastAsia"/>
                <w:sz w:val="20"/>
                <w:szCs w:val="20"/>
              </w:rPr>
              <w:t>취득하기</w:t>
            </w:r>
            <w:r w:rsidRPr="00670392">
              <w:rPr>
                <w:rFonts w:cs="Times New Roman" w:hint="eastAsia"/>
                <w:sz w:val="20"/>
                <w:szCs w:val="20"/>
              </w:rPr>
              <w:t xml:space="preserve"> </w:t>
            </w:r>
            <w:r w:rsidRPr="00670392">
              <w:rPr>
                <w:rFonts w:cs="Times New Roman" w:hint="eastAsia"/>
                <w:sz w:val="20"/>
                <w:szCs w:val="20"/>
              </w:rPr>
              <w:t>전까지</w:t>
            </w:r>
            <w:r w:rsidRPr="00670392">
              <w:rPr>
                <w:rFonts w:cs="Times New Roman" w:hint="eastAsia"/>
                <w:sz w:val="20"/>
                <w:szCs w:val="20"/>
              </w:rPr>
              <w:t xml:space="preserve"> </w:t>
            </w:r>
            <w:r w:rsidRPr="00670392">
              <w:rPr>
                <w:rFonts w:cs="Times New Roman" w:hint="eastAsia"/>
                <w:sz w:val="20"/>
                <w:szCs w:val="20"/>
              </w:rPr>
              <w:t>한시적으로</w:t>
            </w:r>
            <w:r w:rsidRPr="00670392">
              <w:rPr>
                <w:rFonts w:cs="Times New Roman" w:hint="eastAsia"/>
                <w:sz w:val="20"/>
                <w:szCs w:val="20"/>
              </w:rPr>
              <w:t xml:space="preserve"> </w:t>
            </w:r>
            <w:r w:rsidRPr="00670392">
              <w:rPr>
                <w:rFonts w:cs="Times New Roman" w:hint="eastAsia"/>
                <w:sz w:val="20"/>
                <w:szCs w:val="20"/>
              </w:rPr>
              <w:t>정산대행</w:t>
            </w:r>
            <w:r w:rsidRPr="00670392">
              <w:rPr>
                <w:rFonts w:cs="Times New Roman" w:hint="eastAsia"/>
                <w:sz w:val="20"/>
                <w:szCs w:val="20"/>
              </w:rPr>
              <w:t xml:space="preserve"> </w:t>
            </w:r>
            <w:r w:rsidRPr="00670392">
              <w:rPr>
                <w:rFonts w:cs="Times New Roman" w:hint="eastAsia"/>
                <w:sz w:val="20"/>
                <w:szCs w:val="20"/>
              </w:rPr>
              <w:t>업무를</w:t>
            </w:r>
            <w:r w:rsidRPr="00670392">
              <w:rPr>
                <w:rFonts w:cs="Times New Roman" w:hint="eastAsia"/>
                <w:sz w:val="20"/>
                <w:szCs w:val="20"/>
              </w:rPr>
              <w:t xml:space="preserve"> </w:t>
            </w:r>
            <w:r w:rsidRPr="00670392">
              <w:rPr>
                <w:rFonts w:cs="Times New Roman" w:hint="eastAsia"/>
                <w:sz w:val="20"/>
                <w:szCs w:val="20"/>
              </w:rPr>
              <w:t>수행한</w:t>
            </w:r>
            <w:r w:rsidRPr="00670392">
              <w:rPr>
                <w:rFonts w:cs="Times New Roman" w:hint="eastAsia"/>
                <w:sz w:val="20"/>
                <w:szCs w:val="20"/>
              </w:rPr>
              <w:t xml:space="preserve"> </w:t>
            </w:r>
            <w:r w:rsidRPr="00670392">
              <w:rPr>
                <w:rFonts w:cs="Times New Roman" w:hint="eastAsia"/>
                <w:sz w:val="20"/>
                <w:szCs w:val="20"/>
              </w:rPr>
              <w:t>적이</w:t>
            </w:r>
            <w:r w:rsidRPr="00670392">
              <w:rPr>
                <w:rFonts w:cs="Times New Roman" w:hint="eastAsia"/>
                <w:sz w:val="20"/>
                <w:szCs w:val="20"/>
              </w:rPr>
              <w:t xml:space="preserve"> </w:t>
            </w:r>
            <w:r w:rsidRPr="00670392">
              <w:rPr>
                <w:rFonts w:cs="Times New Roman" w:hint="eastAsia"/>
                <w:sz w:val="20"/>
                <w:szCs w:val="20"/>
              </w:rPr>
              <w:t>있으나</w:t>
            </w:r>
            <w:r w:rsidRPr="00670392">
              <w:rPr>
                <w:rFonts w:cs="Times New Roman" w:hint="eastAsia"/>
                <w:sz w:val="20"/>
                <w:szCs w:val="20"/>
              </w:rPr>
              <w:t>,</w:t>
            </w:r>
            <w:r w:rsidRPr="00670392">
              <w:rPr>
                <w:rFonts w:cs="Times New Roman"/>
                <w:sz w:val="20"/>
                <w:szCs w:val="20"/>
              </w:rPr>
              <w:t xml:space="preserve"> </w:t>
            </w:r>
            <w:r w:rsidRPr="00670392">
              <w:rPr>
                <w:rFonts w:cs="Times New Roman" w:hint="eastAsia"/>
                <w:sz w:val="20"/>
                <w:szCs w:val="20"/>
              </w:rPr>
              <w:t>현재는</w:t>
            </w:r>
            <w:r w:rsidRPr="00670392">
              <w:rPr>
                <w:rFonts w:cs="Times New Roman" w:hint="eastAsia"/>
                <w:sz w:val="20"/>
                <w:szCs w:val="20"/>
              </w:rPr>
              <w:t xml:space="preserve"> </w:t>
            </w:r>
            <w:r w:rsidRPr="00670392">
              <w:rPr>
                <w:rFonts w:cs="Times New Roman" w:hint="eastAsia"/>
                <w:sz w:val="20"/>
                <w:szCs w:val="20"/>
              </w:rPr>
              <w:t>수행하지</w:t>
            </w:r>
            <w:r w:rsidRPr="00670392">
              <w:rPr>
                <w:rFonts w:cs="Times New Roman" w:hint="eastAsia"/>
                <w:sz w:val="20"/>
                <w:szCs w:val="20"/>
              </w:rPr>
              <w:t xml:space="preserve"> </w:t>
            </w:r>
            <w:r w:rsidRPr="00670392">
              <w:rPr>
                <w:rFonts w:cs="Times New Roman" w:hint="eastAsia"/>
                <w:sz w:val="20"/>
                <w:szCs w:val="20"/>
              </w:rPr>
              <w:t>않고</w:t>
            </w:r>
            <w:r w:rsidRPr="00670392">
              <w:rPr>
                <w:rFonts w:cs="Times New Roman" w:hint="eastAsia"/>
                <w:sz w:val="20"/>
                <w:szCs w:val="20"/>
              </w:rPr>
              <w:t xml:space="preserve"> </w:t>
            </w:r>
            <w:r w:rsidRPr="00670392">
              <w:rPr>
                <w:rFonts w:cs="Times New Roman" w:hint="eastAsia"/>
                <w:sz w:val="20"/>
                <w:szCs w:val="20"/>
              </w:rPr>
              <w:t>있음</w:t>
            </w:r>
            <w:r w:rsidRPr="00670392">
              <w:rPr>
                <w:rFonts w:cs="Times New Roman" w:hint="eastAsia"/>
                <w:sz w:val="20"/>
                <w:szCs w:val="20"/>
              </w:rPr>
              <w:t>.</w:t>
            </w:r>
            <w:r w:rsidRPr="00670392">
              <w:rPr>
                <w:rFonts w:cs="Times New Roman"/>
                <w:sz w:val="20"/>
                <w:szCs w:val="20"/>
              </w:rPr>
              <w:t xml:space="preserve"> </w:t>
            </w:r>
            <w:r w:rsidRPr="00670392">
              <w:rPr>
                <w:rFonts w:cs="Times New Roman" w:hint="eastAsia"/>
                <w:sz w:val="20"/>
                <w:szCs w:val="20"/>
              </w:rPr>
              <w:t>대리</w:t>
            </w:r>
            <w:r w:rsidRPr="00670392">
              <w:rPr>
                <w:rFonts w:cs="Times New Roman" w:hint="eastAsia"/>
                <w:sz w:val="20"/>
                <w:szCs w:val="20"/>
              </w:rPr>
              <w:t>/</w:t>
            </w:r>
            <w:r w:rsidRPr="00670392">
              <w:rPr>
                <w:rFonts w:cs="Times New Roman" w:hint="eastAsia"/>
                <w:sz w:val="20"/>
                <w:szCs w:val="20"/>
              </w:rPr>
              <w:t>주차</w:t>
            </w:r>
            <w:r w:rsidRPr="00670392">
              <w:rPr>
                <w:rFonts w:cs="Times New Roman" w:hint="eastAsia"/>
                <w:sz w:val="20"/>
                <w:szCs w:val="20"/>
              </w:rPr>
              <w:t xml:space="preserve"> </w:t>
            </w:r>
            <w:r w:rsidRPr="00670392">
              <w:rPr>
                <w:rFonts w:cs="Times New Roman" w:hint="eastAsia"/>
                <w:sz w:val="20"/>
                <w:szCs w:val="20"/>
              </w:rPr>
              <w:t>등</w:t>
            </w:r>
            <w:r w:rsidRPr="00670392">
              <w:rPr>
                <w:rFonts w:cs="Times New Roman" w:hint="eastAsia"/>
                <w:sz w:val="20"/>
                <w:szCs w:val="20"/>
              </w:rPr>
              <w:t xml:space="preserve"> </w:t>
            </w:r>
            <w:r w:rsidRPr="00670392">
              <w:rPr>
                <w:rFonts w:cs="Times New Roman" w:hint="eastAsia"/>
                <w:sz w:val="20"/>
                <w:szCs w:val="20"/>
              </w:rPr>
              <w:t>서비스의</w:t>
            </w:r>
            <w:r w:rsidRPr="00670392">
              <w:rPr>
                <w:rFonts w:cs="Times New Roman" w:hint="eastAsia"/>
                <w:sz w:val="20"/>
                <w:szCs w:val="20"/>
              </w:rPr>
              <w:t xml:space="preserve"> </w:t>
            </w:r>
            <w:r w:rsidRPr="00670392">
              <w:rPr>
                <w:rFonts w:cs="Times New Roman" w:hint="eastAsia"/>
                <w:sz w:val="20"/>
                <w:szCs w:val="20"/>
              </w:rPr>
              <w:t>경우</w:t>
            </w:r>
            <w:r w:rsidRPr="00670392">
              <w:rPr>
                <w:rFonts w:cs="Times New Roman" w:hint="eastAsia"/>
                <w:sz w:val="20"/>
                <w:szCs w:val="20"/>
              </w:rPr>
              <w:t xml:space="preserve"> </w:t>
            </w:r>
            <w:r w:rsidRPr="00670392">
              <w:rPr>
                <w:rFonts w:cs="Times New Roman" w:hint="eastAsia"/>
                <w:sz w:val="20"/>
                <w:szCs w:val="20"/>
              </w:rPr>
              <w:t>㈜카카오와</w:t>
            </w:r>
            <w:r w:rsidRPr="00670392">
              <w:rPr>
                <w:rFonts w:cs="Times New Roman" w:hint="eastAsia"/>
                <w:sz w:val="20"/>
                <w:szCs w:val="20"/>
              </w:rPr>
              <w:t xml:space="preserve"> </w:t>
            </w:r>
            <w:r w:rsidRPr="00670392">
              <w:rPr>
                <w:rFonts w:cs="Times New Roman" w:hint="eastAsia"/>
                <w:sz w:val="20"/>
                <w:szCs w:val="20"/>
              </w:rPr>
              <w:t>카카오페이는</w:t>
            </w:r>
            <w:r w:rsidRPr="00670392">
              <w:rPr>
                <w:rFonts w:cs="Times New Roman" w:hint="eastAsia"/>
                <w:sz w:val="20"/>
                <w:szCs w:val="20"/>
              </w:rPr>
              <w:t xml:space="preserve"> </w:t>
            </w:r>
            <w:r w:rsidRPr="00670392">
              <w:rPr>
                <w:rFonts w:cs="Times New Roman" w:hint="eastAsia"/>
                <w:sz w:val="20"/>
                <w:szCs w:val="20"/>
              </w:rPr>
              <w:t>대금을</w:t>
            </w:r>
            <w:r w:rsidRPr="00670392">
              <w:rPr>
                <w:rFonts w:cs="Times New Roman" w:hint="eastAsia"/>
                <w:sz w:val="20"/>
                <w:szCs w:val="20"/>
              </w:rPr>
              <w:t xml:space="preserve"> </w:t>
            </w:r>
            <w:r w:rsidRPr="00670392">
              <w:rPr>
                <w:rFonts w:cs="Times New Roman" w:hint="eastAsia"/>
                <w:sz w:val="20"/>
                <w:szCs w:val="20"/>
              </w:rPr>
              <w:t>대상회사에</w:t>
            </w:r>
            <w:r w:rsidRPr="00670392">
              <w:rPr>
                <w:rFonts w:cs="Times New Roman" w:hint="eastAsia"/>
                <w:sz w:val="20"/>
                <w:szCs w:val="20"/>
              </w:rPr>
              <w:t xml:space="preserve"> </w:t>
            </w:r>
            <w:r w:rsidRPr="00670392">
              <w:rPr>
                <w:rFonts w:cs="Times New Roman" w:hint="eastAsia"/>
                <w:sz w:val="20"/>
                <w:szCs w:val="20"/>
              </w:rPr>
              <w:t>전달하는</w:t>
            </w:r>
            <w:r w:rsidRPr="00670392">
              <w:rPr>
                <w:rFonts w:cs="Times New Roman" w:hint="eastAsia"/>
                <w:sz w:val="20"/>
                <w:szCs w:val="20"/>
              </w:rPr>
              <w:t xml:space="preserve"> </w:t>
            </w:r>
            <w:r w:rsidRPr="00670392">
              <w:rPr>
                <w:rFonts w:cs="Times New Roman" w:hint="eastAsia"/>
                <w:sz w:val="20"/>
                <w:szCs w:val="20"/>
              </w:rPr>
              <w:t>역할만</w:t>
            </w:r>
            <w:r w:rsidRPr="00670392">
              <w:rPr>
                <w:rFonts w:cs="Times New Roman" w:hint="eastAsia"/>
                <w:sz w:val="20"/>
                <w:szCs w:val="20"/>
              </w:rPr>
              <w:t xml:space="preserve"> </w:t>
            </w:r>
            <w:r w:rsidRPr="00670392">
              <w:rPr>
                <w:rFonts w:cs="Times New Roman" w:hint="eastAsia"/>
                <w:sz w:val="20"/>
                <w:szCs w:val="20"/>
              </w:rPr>
              <w:t>하며</w:t>
            </w:r>
            <w:r w:rsidRPr="00670392">
              <w:rPr>
                <w:rFonts w:cs="Times New Roman" w:hint="eastAsia"/>
                <w:sz w:val="20"/>
                <w:szCs w:val="20"/>
              </w:rPr>
              <w:t>,</w:t>
            </w:r>
            <w:r w:rsidRPr="00670392">
              <w:rPr>
                <w:rFonts w:cs="Times New Roman"/>
                <w:sz w:val="20"/>
                <w:szCs w:val="20"/>
              </w:rPr>
              <w:t xml:space="preserve"> </w:t>
            </w:r>
            <w:r w:rsidRPr="00670392">
              <w:rPr>
                <w:rFonts w:cs="Times New Roman" w:hint="eastAsia"/>
                <w:sz w:val="20"/>
                <w:szCs w:val="20"/>
              </w:rPr>
              <w:t>대상회사가</w:t>
            </w:r>
            <w:r w:rsidRPr="00670392">
              <w:rPr>
                <w:rFonts w:cs="Times New Roman" w:hint="eastAsia"/>
                <w:sz w:val="20"/>
                <w:szCs w:val="20"/>
              </w:rPr>
              <w:t xml:space="preserve"> </w:t>
            </w:r>
            <w:r w:rsidRPr="00670392">
              <w:rPr>
                <w:rFonts w:cs="Times New Roman" w:hint="eastAsia"/>
                <w:sz w:val="20"/>
                <w:szCs w:val="20"/>
              </w:rPr>
              <w:t>직접</w:t>
            </w:r>
            <w:r w:rsidRPr="00670392">
              <w:rPr>
                <w:rFonts w:cs="Times New Roman" w:hint="eastAsia"/>
                <w:sz w:val="20"/>
                <w:szCs w:val="20"/>
              </w:rPr>
              <w:t xml:space="preserve"> </w:t>
            </w:r>
            <w:r w:rsidRPr="00670392">
              <w:rPr>
                <w:rFonts w:cs="Times New Roman" w:hint="eastAsia"/>
                <w:sz w:val="20"/>
                <w:szCs w:val="20"/>
              </w:rPr>
              <w:t>대리기사</w:t>
            </w:r>
            <w:r w:rsidRPr="00670392">
              <w:rPr>
                <w:rFonts w:cs="Times New Roman" w:hint="eastAsia"/>
                <w:sz w:val="20"/>
                <w:szCs w:val="20"/>
              </w:rPr>
              <w:t xml:space="preserve"> </w:t>
            </w:r>
            <w:r w:rsidRPr="00670392">
              <w:rPr>
                <w:rFonts w:cs="Times New Roman" w:hint="eastAsia"/>
                <w:sz w:val="20"/>
                <w:szCs w:val="20"/>
              </w:rPr>
              <w:t>등에게</w:t>
            </w:r>
            <w:r w:rsidRPr="00670392">
              <w:rPr>
                <w:rFonts w:cs="Times New Roman" w:hint="eastAsia"/>
                <w:sz w:val="20"/>
                <w:szCs w:val="20"/>
              </w:rPr>
              <w:t xml:space="preserve"> </w:t>
            </w:r>
            <w:r w:rsidRPr="00670392">
              <w:rPr>
                <w:rFonts w:cs="Times New Roman" w:hint="eastAsia"/>
                <w:sz w:val="20"/>
                <w:szCs w:val="20"/>
              </w:rPr>
              <w:t>정산함</w:t>
            </w:r>
            <w:r>
              <w:rPr>
                <w:rFonts w:cs="Times New Roman" w:hint="eastAsia"/>
                <w:sz w:val="20"/>
                <w:szCs w:val="20"/>
              </w:rPr>
              <w:t>.</w:t>
            </w:r>
          </w:p>
        </w:tc>
        <w:tc>
          <w:tcPr>
            <w:tcW w:w="26" w:type="pct"/>
            <w:tcBorders>
              <w:top w:val="nil"/>
              <w:bottom w:val="nil"/>
            </w:tcBorders>
          </w:tcPr>
          <w:p w14:paraId="2FA2137C" w14:textId="77777777" w:rsidR="00061A1F" w:rsidRPr="009A2958" w:rsidRDefault="00061A1F" w:rsidP="00061A1F">
            <w:pPr>
              <w:widowControl/>
              <w:spacing w:before="40" w:after="120" w:line="276" w:lineRule="auto"/>
              <w:rPr>
                <w:rFonts w:cs="Times New Roman"/>
                <w:sz w:val="20"/>
                <w:szCs w:val="20"/>
              </w:rPr>
            </w:pPr>
          </w:p>
        </w:tc>
        <w:tc>
          <w:tcPr>
            <w:tcW w:w="1728" w:type="pct"/>
          </w:tcPr>
          <w:p w14:paraId="082B828B" w14:textId="0C0626DC" w:rsidR="00061A1F" w:rsidRPr="00E8551E" w:rsidRDefault="00061A1F" w:rsidP="00061A1F">
            <w:pPr>
              <w:pStyle w:val="a8"/>
              <w:widowControl/>
              <w:numPr>
                <w:ilvl w:val="0"/>
                <w:numId w:val="2"/>
              </w:numPr>
              <w:spacing w:before="40" w:after="120" w:line="276" w:lineRule="auto"/>
              <w:rPr>
                <w:rFonts w:cs="Times New Roman"/>
                <w:sz w:val="20"/>
                <w:szCs w:val="20"/>
              </w:rPr>
            </w:pPr>
            <w:r w:rsidRPr="00E8551E">
              <w:rPr>
                <w:rFonts w:cs="Times New Roman" w:hint="eastAsia"/>
                <w:sz w:val="20"/>
                <w:szCs w:val="20"/>
              </w:rPr>
              <w:t>㈜카카오가</w:t>
            </w:r>
            <w:r w:rsidRPr="00E8551E">
              <w:rPr>
                <w:rFonts w:cs="Times New Roman" w:hint="eastAsia"/>
                <w:sz w:val="20"/>
                <w:szCs w:val="20"/>
              </w:rPr>
              <w:t xml:space="preserve"> </w:t>
            </w:r>
            <w:r w:rsidRPr="00E8551E">
              <w:rPr>
                <w:rFonts w:cs="Times New Roman" w:hint="eastAsia"/>
                <w:sz w:val="20"/>
                <w:szCs w:val="20"/>
              </w:rPr>
              <w:t>제공하는</w:t>
            </w:r>
            <w:r w:rsidRPr="00E8551E">
              <w:rPr>
                <w:rFonts w:cs="Times New Roman" w:hint="eastAsia"/>
                <w:sz w:val="20"/>
                <w:szCs w:val="20"/>
              </w:rPr>
              <w:t xml:space="preserve"> </w:t>
            </w:r>
            <w:r w:rsidRPr="00E8551E">
              <w:rPr>
                <w:rFonts w:cs="Times New Roman" w:hint="eastAsia"/>
                <w:sz w:val="20"/>
                <w:szCs w:val="20"/>
              </w:rPr>
              <w:t>자동결제시스템이나</w:t>
            </w:r>
            <w:r w:rsidRPr="00E8551E">
              <w:rPr>
                <w:rFonts w:cs="Times New Roman" w:hint="eastAsia"/>
                <w:sz w:val="20"/>
                <w:szCs w:val="20"/>
              </w:rPr>
              <w:t xml:space="preserve"> </w:t>
            </w:r>
            <w:r w:rsidRPr="00E8551E">
              <w:rPr>
                <w:rFonts w:cs="Times New Roman" w:hint="eastAsia"/>
                <w:sz w:val="20"/>
                <w:szCs w:val="20"/>
              </w:rPr>
              <w:t>카카오페이가</w:t>
            </w:r>
            <w:r w:rsidRPr="00E8551E">
              <w:rPr>
                <w:rFonts w:cs="Times New Roman" w:hint="eastAsia"/>
                <w:sz w:val="20"/>
                <w:szCs w:val="20"/>
              </w:rPr>
              <w:t xml:space="preserve"> 1</w:t>
            </w:r>
            <w:r w:rsidRPr="00E8551E">
              <w:rPr>
                <w:rFonts w:cs="Times New Roman" w:hint="eastAsia"/>
                <w:sz w:val="20"/>
                <w:szCs w:val="20"/>
              </w:rPr>
              <w:t>차</w:t>
            </w:r>
            <w:r w:rsidRPr="00E8551E">
              <w:rPr>
                <w:rFonts w:cs="Times New Roman" w:hint="eastAsia"/>
                <w:sz w:val="20"/>
                <w:szCs w:val="20"/>
              </w:rPr>
              <w:t>PG</w:t>
            </w:r>
            <w:r w:rsidRPr="00E8551E">
              <w:rPr>
                <w:rFonts w:cs="Times New Roman" w:hint="eastAsia"/>
                <w:sz w:val="20"/>
                <w:szCs w:val="20"/>
              </w:rPr>
              <w:t>로</w:t>
            </w:r>
            <w:r w:rsidRPr="00E8551E">
              <w:rPr>
                <w:rFonts w:cs="Times New Roman" w:hint="eastAsia"/>
                <w:sz w:val="20"/>
                <w:szCs w:val="20"/>
              </w:rPr>
              <w:t xml:space="preserve"> </w:t>
            </w:r>
            <w:r w:rsidRPr="00E8551E">
              <w:rPr>
                <w:rFonts w:cs="Times New Roman" w:hint="eastAsia"/>
                <w:sz w:val="20"/>
                <w:szCs w:val="20"/>
              </w:rPr>
              <w:t>카드사와</w:t>
            </w:r>
            <w:r w:rsidRPr="00E8551E">
              <w:rPr>
                <w:rFonts w:cs="Times New Roman" w:hint="eastAsia"/>
                <w:sz w:val="20"/>
                <w:szCs w:val="20"/>
              </w:rPr>
              <w:t xml:space="preserve"> </w:t>
            </w:r>
            <w:r w:rsidRPr="00E8551E">
              <w:rPr>
                <w:rFonts w:cs="Times New Roman" w:hint="eastAsia"/>
                <w:sz w:val="20"/>
                <w:szCs w:val="20"/>
              </w:rPr>
              <w:t>가맹계약을</w:t>
            </w:r>
            <w:r w:rsidRPr="00E8551E">
              <w:rPr>
                <w:rFonts w:cs="Times New Roman" w:hint="eastAsia"/>
                <w:sz w:val="20"/>
                <w:szCs w:val="20"/>
              </w:rPr>
              <w:t xml:space="preserve"> </w:t>
            </w:r>
            <w:r w:rsidRPr="00E8551E">
              <w:rPr>
                <w:rFonts w:cs="Times New Roman" w:hint="eastAsia"/>
                <w:sz w:val="20"/>
                <w:szCs w:val="20"/>
              </w:rPr>
              <w:t>체결하고</w:t>
            </w:r>
            <w:r w:rsidRPr="00E8551E">
              <w:rPr>
                <w:rFonts w:cs="Times New Roman" w:hint="eastAsia"/>
                <w:sz w:val="20"/>
                <w:szCs w:val="20"/>
              </w:rPr>
              <w:t xml:space="preserve"> </w:t>
            </w:r>
            <w:r w:rsidRPr="00E8551E">
              <w:rPr>
                <w:rFonts w:cs="Times New Roman" w:hint="eastAsia"/>
                <w:sz w:val="20"/>
                <w:szCs w:val="20"/>
              </w:rPr>
              <w:t>지급결제정보를</w:t>
            </w:r>
            <w:r w:rsidRPr="00E8551E">
              <w:rPr>
                <w:rFonts w:cs="Times New Roman" w:hint="eastAsia"/>
                <w:sz w:val="20"/>
                <w:szCs w:val="20"/>
              </w:rPr>
              <w:t xml:space="preserve"> </w:t>
            </w:r>
            <w:r w:rsidRPr="00E8551E">
              <w:rPr>
                <w:rFonts w:cs="Times New Roman" w:hint="eastAsia"/>
                <w:sz w:val="20"/>
                <w:szCs w:val="20"/>
              </w:rPr>
              <w:t>송수신하는</w:t>
            </w:r>
            <w:r w:rsidRPr="00E8551E">
              <w:rPr>
                <w:rFonts w:cs="Times New Roman" w:hint="eastAsia"/>
                <w:sz w:val="20"/>
                <w:szCs w:val="20"/>
              </w:rPr>
              <w:t xml:space="preserve"> </w:t>
            </w:r>
            <w:r w:rsidRPr="00E8551E">
              <w:rPr>
                <w:rFonts w:cs="Times New Roman" w:hint="eastAsia"/>
                <w:sz w:val="20"/>
                <w:szCs w:val="20"/>
              </w:rPr>
              <w:t>인프라는</w:t>
            </w:r>
            <w:r w:rsidRPr="00E8551E">
              <w:rPr>
                <w:rFonts w:cs="Times New Roman" w:hint="eastAsia"/>
                <w:sz w:val="20"/>
                <w:szCs w:val="20"/>
              </w:rPr>
              <w:t xml:space="preserve"> </w:t>
            </w:r>
            <w:r w:rsidRPr="00E8551E">
              <w:rPr>
                <w:rFonts w:cs="Times New Roman" w:hint="eastAsia"/>
                <w:sz w:val="20"/>
                <w:szCs w:val="20"/>
              </w:rPr>
              <w:t>제</w:t>
            </w:r>
            <w:r w:rsidRPr="00E8551E">
              <w:rPr>
                <w:rFonts w:cs="Times New Roman" w:hint="eastAsia"/>
                <w:sz w:val="20"/>
                <w:szCs w:val="20"/>
              </w:rPr>
              <w:t>3</w:t>
            </w:r>
            <w:r w:rsidRPr="00E8551E">
              <w:rPr>
                <w:rFonts w:cs="Times New Roman" w:hint="eastAsia"/>
                <w:sz w:val="20"/>
                <w:szCs w:val="20"/>
              </w:rPr>
              <w:t>의</w:t>
            </w:r>
            <w:r w:rsidRPr="00E8551E">
              <w:rPr>
                <w:rFonts w:cs="Times New Roman" w:hint="eastAsia"/>
                <w:sz w:val="20"/>
                <w:szCs w:val="20"/>
              </w:rPr>
              <w:t xml:space="preserve"> PG</w:t>
            </w:r>
            <w:r w:rsidRPr="00E8551E">
              <w:rPr>
                <w:rFonts w:cs="Times New Roman" w:hint="eastAsia"/>
                <w:sz w:val="20"/>
                <w:szCs w:val="20"/>
              </w:rPr>
              <w:t>사도</w:t>
            </w:r>
            <w:r w:rsidRPr="00E8551E">
              <w:rPr>
                <w:rFonts w:cs="Times New Roman" w:hint="eastAsia"/>
                <w:sz w:val="20"/>
                <w:szCs w:val="20"/>
              </w:rPr>
              <w:t xml:space="preserve"> </w:t>
            </w:r>
            <w:r w:rsidRPr="00E8551E">
              <w:rPr>
                <w:rFonts w:cs="Times New Roman" w:hint="eastAsia"/>
                <w:sz w:val="20"/>
                <w:szCs w:val="20"/>
              </w:rPr>
              <w:t>보유하고</w:t>
            </w:r>
            <w:r w:rsidRPr="00E8551E">
              <w:rPr>
                <w:rFonts w:cs="Times New Roman" w:hint="eastAsia"/>
                <w:sz w:val="20"/>
                <w:szCs w:val="20"/>
              </w:rPr>
              <w:t xml:space="preserve"> </w:t>
            </w:r>
            <w:r w:rsidRPr="00E8551E">
              <w:rPr>
                <w:rFonts w:cs="Times New Roman" w:hint="eastAsia"/>
                <w:sz w:val="20"/>
                <w:szCs w:val="20"/>
              </w:rPr>
              <w:t>있을</w:t>
            </w:r>
            <w:r w:rsidRPr="00E8551E">
              <w:rPr>
                <w:rFonts w:cs="Times New Roman" w:hint="eastAsia"/>
                <w:sz w:val="20"/>
                <w:szCs w:val="20"/>
              </w:rPr>
              <w:t xml:space="preserve"> </w:t>
            </w:r>
            <w:r w:rsidRPr="00E8551E">
              <w:rPr>
                <w:rFonts w:cs="Times New Roman" w:hint="eastAsia"/>
                <w:sz w:val="20"/>
                <w:szCs w:val="20"/>
              </w:rPr>
              <w:t>가능성이</w:t>
            </w:r>
            <w:r w:rsidRPr="00E8551E">
              <w:rPr>
                <w:rFonts w:cs="Times New Roman" w:hint="eastAsia"/>
                <w:sz w:val="20"/>
                <w:szCs w:val="20"/>
              </w:rPr>
              <w:t xml:space="preserve"> </w:t>
            </w:r>
            <w:r w:rsidRPr="00E8551E">
              <w:rPr>
                <w:rFonts w:cs="Times New Roman" w:hint="eastAsia"/>
                <w:sz w:val="20"/>
                <w:szCs w:val="20"/>
              </w:rPr>
              <w:t>높기에</w:t>
            </w:r>
            <w:r w:rsidRPr="00E8551E">
              <w:rPr>
                <w:rFonts w:cs="Times New Roman" w:hint="eastAsia"/>
                <w:sz w:val="20"/>
                <w:szCs w:val="20"/>
              </w:rPr>
              <w:t xml:space="preserve">, </w:t>
            </w:r>
            <w:r w:rsidRPr="00E8551E">
              <w:rPr>
                <w:rFonts w:cs="Times New Roman" w:hint="eastAsia"/>
                <w:sz w:val="20"/>
                <w:szCs w:val="20"/>
              </w:rPr>
              <w:t>분리가</w:t>
            </w:r>
            <w:r w:rsidRPr="00E8551E">
              <w:rPr>
                <w:rFonts w:cs="Times New Roman" w:hint="eastAsia"/>
                <w:sz w:val="20"/>
                <w:szCs w:val="20"/>
              </w:rPr>
              <w:t xml:space="preserve"> </w:t>
            </w:r>
            <w:r w:rsidRPr="00E8551E">
              <w:rPr>
                <w:rFonts w:cs="Times New Roman" w:hint="eastAsia"/>
                <w:sz w:val="20"/>
                <w:szCs w:val="20"/>
              </w:rPr>
              <w:t>크게</w:t>
            </w:r>
            <w:r w:rsidRPr="00E8551E">
              <w:rPr>
                <w:rFonts w:cs="Times New Roman" w:hint="eastAsia"/>
                <w:sz w:val="20"/>
                <w:szCs w:val="20"/>
              </w:rPr>
              <w:t xml:space="preserve"> </w:t>
            </w:r>
            <w:r w:rsidRPr="00E8551E">
              <w:rPr>
                <w:rFonts w:cs="Times New Roman" w:hint="eastAsia"/>
                <w:sz w:val="20"/>
                <w:szCs w:val="20"/>
              </w:rPr>
              <w:t>어렵지는</w:t>
            </w:r>
            <w:r w:rsidRPr="00E8551E">
              <w:rPr>
                <w:rFonts w:cs="Times New Roman" w:hint="eastAsia"/>
                <w:sz w:val="20"/>
                <w:szCs w:val="20"/>
              </w:rPr>
              <w:t xml:space="preserve"> </w:t>
            </w:r>
            <w:r w:rsidRPr="00E8551E">
              <w:rPr>
                <w:rFonts w:cs="Times New Roman" w:hint="eastAsia"/>
                <w:sz w:val="20"/>
                <w:szCs w:val="20"/>
              </w:rPr>
              <w:t>않을</w:t>
            </w:r>
            <w:r w:rsidRPr="00E8551E">
              <w:rPr>
                <w:rFonts w:cs="Times New Roman" w:hint="eastAsia"/>
                <w:sz w:val="20"/>
                <w:szCs w:val="20"/>
              </w:rPr>
              <w:t xml:space="preserve"> </w:t>
            </w:r>
            <w:r w:rsidRPr="00E8551E">
              <w:rPr>
                <w:rFonts w:cs="Times New Roman" w:hint="eastAsia"/>
                <w:sz w:val="20"/>
                <w:szCs w:val="20"/>
              </w:rPr>
              <w:t>것으로</w:t>
            </w:r>
            <w:r w:rsidRPr="00E8551E">
              <w:rPr>
                <w:rFonts w:cs="Times New Roman" w:hint="eastAsia"/>
                <w:sz w:val="20"/>
                <w:szCs w:val="20"/>
              </w:rPr>
              <w:t xml:space="preserve"> </w:t>
            </w:r>
            <w:r w:rsidRPr="00E8551E">
              <w:rPr>
                <w:rFonts w:cs="Times New Roman" w:hint="eastAsia"/>
                <w:sz w:val="20"/>
                <w:szCs w:val="20"/>
              </w:rPr>
              <w:t>보임</w:t>
            </w:r>
            <w:r w:rsidRPr="00E8551E">
              <w:rPr>
                <w:rFonts w:cs="Times New Roman" w:hint="eastAsia"/>
                <w:sz w:val="20"/>
                <w:szCs w:val="20"/>
              </w:rPr>
              <w:t xml:space="preserve">. </w:t>
            </w:r>
            <w:r w:rsidRPr="00E8551E">
              <w:rPr>
                <w:rFonts w:cs="Times New Roman" w:hint="eastAsia"/>
                <w:sz w:val="20"/>
                <w:szCs w:val="20"/>
              </w:rPr>
              <w:t>다만</w:t>
            </w:r>
            <w:r w:rsidRPr="00E8551E">
              <w:rPr>
                <w:rFonts w:cs="Times New Roman" w:hint="eastAsia"/>
                <w:sz w:val="20"/>
                <w:szCs w:val="20"/>
              </w:rPr>
              <w:t>, PG</w:t>
            </w:r>
            <w:r w:rsidRPr="00E8551E">
              <w:rPr>
                <w:rFonts w:cs="Times New Roman" w:hint="eastAsia"/>
                <w:sz w:val="20"/>
                <w:szCs w:val="20"/>
              </w:rPr>
              <w:t>사를</w:t>
            </w:r>
            <w:r w:rsidRPr="00E8551E">
              <w:rPr>
                <w:rFonts w:cs="Times New Roman" w:hint="eastAsia"/>
                <w:sz w:val="20"/>
                <w:szCs w:val="20"/>
              </w:rPr>
              <w:t xml:space="preserve"> </w:t>
            </w:r>
            <w:r w:rsidRPr="00E8551E">
              <w:rPr>
                <w:rFonts w:cs="Times New Roman" w:hint="eastAsia"/>
                <w:sz w:val="20"/>
                <w:szCs w:val="20"/>
              </w:rPr>
              <w:t>교체하면</w:t>
            </w:r>
            <w:r w:rsidRPr="00E8551E">
              <w:rPr>
                <w:rFonts w:cs="Times New Roman" w:hint="eastAsia"/>
                <w:sz w:val="20"/>
                <w:szCs w:val="20"/>
              </w:rPr>
              <w:t xml:space="preserve"> </w:t>
            </w:r>
            <w:r w:rsidRPr="00E8551E">
              <w:rPr>
                <w:rFonts w:cs="Times New Roman" w:hint="eastAsia"/>
                <w:sz w:val="20"/>
                <w:szCs w:val="20"/>
              </w:rPr>
              <w:t>이용자가</w:t>
            </w:r>
            <w:r w:rsidRPr="00E8551E">
              <w:rPr>
                <w:rFonts w:cs="Times New Roman" w:hint="eastAsia"/>
                <w:sz w:val="20"/>
                <w:szCs w:val="20"/>
              </w:rPr>
              <w:t xml:space="preserve"> </w:t>
            </w:r>
            <w:r w:rsidRPr="00E8551E">
              <w:rPr>
                <w:rFonts w:cs="Times New Roman" w:hint="eastAsia"/>
                <w:sz w:val="20"/>
                <w:szCs w:val="20"/>
              </w:rPr>
              <w:t>다시</w:t>
            </w:r>
            <w:r w:rsidRPr="00E8551E">
              <w:rPr>
                <w:rFonts w:cs="Times New Roman" w:hint="eastAsia"/>
                <w:sz w:val="20"/>
                <w:szCs w:val="20"/>
              </w:rPr>
              <w:t xml:space="preserve"> </w:t>
            </w:r>
            <w:r w:rsidRPr="00E8551E">
              <w:rPr>
                <w:rFonts w:cs="Times New Roman" w:hint="eastAsia"/>
                <w:sz w:val="20"/>
                <w:szCs w:val="20"/>
              </w:rPr>
              <w:t>결제수단정보를</w:t>
            </w:r>
            <w:r w:rsidRPr="00E8551E">
              <w:rPr>
                <w:rFonts w:cs="Times New Roman" w:hint="eastAsia"/>
                <w:sz w:val="20"/>
                <w:szCs w:val="20"/>
              </w:rPr>
              <w:t xml:space="preserve"> </w:t>
            </w:r>
            <w:r w:rsidRPr="00E8551E">
              <w:rPr>
                <w:rFonts w:cs="Times New Roman" w:hint="eastAsia"/>
                <w:sz w:val="20"/>
                <w:szCs w:val="20"/>
              </w:rPr>
              <w:t>등록해야</w:t>
            </w:r>
            <w:r w:rsidRPr="00E8551E">
              <w:rPr>
                <w:rFonts w:cs="Times New Roman" w:hint="eastAsia"/>
                <w:sz w:val="20"/>
                <w:szCs w:val="20"/>
              </w:rPr>
              <w:t xml:space="preserve"> </w:t>
            </w:r>
            <w:r w:rsidRPr="00E8551E">
              <w:rPr>
                <w:rFonts w:cs="Times New Roman" w:hint="eastAsia"/>
                <w:sz w:val="20"/>
                <w:szCs w:val="20"/>
              </w:rPr>
              <w:t>하는</w:t>
            </w:r>
            <w:r w:rsidRPr="00E8551E">
              <w:rPr>
                <w:rFonts w:cs="Times New Roman" w:hint="eastAsia"/>
                <w:sz w:val="20"/>
                <w:szCs w:val="20"/>
              </w:rPr>
              <w:t xml:space="preserve"> </w:t>
            </w:r>
            <w:r w:rsidRPr="00E8551E">
              <w:rPr>
                <w:rFonts w:cs="Times New Roman" w:hint="eastAsia"/>
                <w:sz w:val="20"/>
                <w:szCs w:val="20"/>
              </w:rPr>
              <w:t>큰</w:t>
            </w:r>
            <w:r w:rsidRPr="00E8551E">
              <w:rPr>
                <w:rFonts w:cs="Times New Roman" w:hint="eastAsia"/>
                <w:sz w:val="20"/>
                <w:szCs w:val="20"/>
              </w:rPr>
              <w:t xml:space="preserve"> </w:t>
            </w:r>
            <w:r w:rsidRPr="00E8551E">
              <w:rPr>
                <w:rFonts w:cs="Times New Roman" w:hint="eastAsia"/>
                <w:sz w:val="20"/>
                <w:szCs w:val="20"/>
              </w:rPr>
              <w:t>불편이</w:t>
            </w:r>
            <w:r w:rsidRPr="00E8551E">
              <w:rPr>
                <w:rFonts w:cs="Times New Roman" w:hint="eastAsia"/>
                <w:sz w:val="20"/>
                <w:szCs w:val="20"/>
              </w:rPr>
              <w:t xml:space="preserve"> </w:t>
            </w:r>
            <w:r w:rsidRPr="00E8551E">
              <w:rPr>
                <w:rFonts w:cs="Times New Roman" w:hint="eastAsia"/>
                <w:sz w:val="20"/>
                <w:szCs w:val="20"/>
              </w:rPr>
              <w:t>있어</w:t>
            </w:r>
            <w:r w:rsidRPr="00E8551E">
              <w:rPr>
                <w:rFonts w:cs="Times New Roman" w:hint="eastAsia"/>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sz w:val="20"/>
                <w:szCs w:val="20"/>
              </w:rPr>
              <w:t xml:space="preserve">PG </w:t>
            </w:r>
            <w:r w:rsidRPr="00E8551E">
              <w:rPr>
                <w:rFonts w:cs="Times New Roman" w:hint="eastAsia"/>
                <w:sz w:val="20"/>
                <w:szCs w:val="20"/>
              </w:rPr>
              <w:t>교체보단</w:t>
            </w:r>
            <w:r w:rsidRPr="00E8551E">
              <w:rPr>
                <w:rFonts w:cs="Times New Roman" w:hint="eastAsia"/>
                <w:sz w:val="20"/>
                <w:szCs w:val="20"/>
              </w:rPr>
              <w:t xml:space="preserve"> </w:t>
            </w:r>
            <w:r w:rsidRPr="00E8551E">
              <w:rPr>
                <w:rFonts w:cs="Times New Roman" w:hint="eastAsia"/>
                <w:sz w:val="20"/>
                <w:szCs w:val="20"/>
              </w:rPr>
              <w:t>복수의</w:t>
            </w:r>
            <w:r w:rsidRPr="00E8551E">
              <w:rPr>
                <w:rFonts w:cs="Times New Roman" w:hint="eastAsia"/>
                <w:sz w:val="20"/>
                <w:szCs w:val="20"/>
              </w:rPr>
              <w:t xml:space="preserve"> </w:t>
            </w:r>
            <w:r w:rsidRPr="00E8551E">
              <w:rPr>
                <w:rFonts w:cs="Times New Roman" w:hint="eastAsia"/>
                <w:sz w:val="20"/>
                <w:szCs w:val="20"/>
              </w:rPr>
              <w:t>결제</w:t>
            </w:r>
            <w:r w:rsidRPr="00E8551E">
              <w:rPr>
                <w:rFonts w:cs="Times New Roman" w:hint="eastAsia"/>
                <w:sz w:val="20"/>
                <w:szCs w:val="20"/>
              </w:rPr>
              <w:t xml:space="preserve"> PG </w:t>
            </w:r>
            <w:r w:rsidRPr="00E8551E">
              <w:rPr>
                <w:rFonts w:cs="Times New Roman" w:hint="eastAsia"/>
                <w:sz w:val="20"/>
                <w:szCs w:val="20"/>
              </w:rPr>
              <w:t>사업자를</w:t>
            </w:r>
            <w:r w:rsidRPr="00E8551E">
              <w:rPr>
                <w:rFonts w:cs="Times New Roman" w:hint="eastAsia"/>
                <w:sz w:val="20"/>
                <w:szCs w:val="20"/>
              </w:rPr>
              <w:t xml:space="preserve"> </w:t>
            </w:r>
            <w:r w:rsidRPr="00E8551E">
              <w:rPr>
                <w:rFonts w:cs="Times New Roman" w:hint="eastAsia"/>
                <w:sz w:val="20"/>
                <w:szCs w:val="20"/>
              </w:rPr>
              <w:t>사용하는</w:t>
            </w:r>
            <w:r w:rsidRPr="00E8551E">
              <w:rPr>
                <w:rFonts w:cs="Times New Roman" w:hint="eastAsia"/>
                <w:sz w:val="20"/>
                <w:szCs w:val="20"/>
              </w:rPr>
              <w:t xml:space="preserve"> </w:t>
            </w:r>
            <w:r w:rsidRPr="00E8551E">
              <w:rPr>
                <w:rFonts w:cs="Times New Roman" w:hint="eastAsia"/>
                <w:sz w:val="20"/>
                <w:szCs w:val="20"/>
              </w:rPr>
              <w:t>방향으로</w:t>
            </w:r>
            <w:r w:rsidRPr="00E8551E">
              <w:rPr>
                <w:rFonts w:cs="Times New Roman" w:hint="eastAsia"/>
                <w:sz w:val="20"/>
                <w:szCs w:val="20"/>
              </w:rPr>
              <w:t xml:space="preserve"> </w:t>
            </w:r>
            <w:r w:rsidRPr="00E8551E">
              <w:rPr>
                <w:rFonts w:cs="Times New Roman" w:hint="eastAsia"/>
                <w:sz w:val="20"/>
                <w:szCs w:val="20"/>
              </w:rPr>
              <w:t>고려하고</w:t>
            </w:r>
            <w:r w:rsidRPr="00E8551E">
              <w:rPr>
                <w:rFonts w:cs="Times New Roman" w:hint="eastAsia"/>
                <w:sz w:val="20"/>
                <w:szCs w:val="20"/>
              </w:rPr>
              <w:t xml:space="preserve"> </w:t>
            </w:r>
            <w:r w:rsidRPr="00E8551E">
              <w:rPr>
                <w:rFonts w:cs="Times New Roman" w:hint="eastAsia"/>
                <w:sz w:val="20"/>
                <w:szCs w:val="20"/>
              </w:rPr>
              <w:t>있다고</w:t>
            </w:r>
            <w:r w:rsidRPr="00E8551E">
              <w:rPr>
                <w:rFonts w:cs="Times New Roman" w:hint="eastAsia"/>
                <w:sz w:val="20"/>
                <w:szCs w:val="20"/>
              </w:rPr>
              <w:t xml:space="preserve"> </w:t>
            </w:r>
            <w:r w:rsidRPr="00E8551E">
              <w:rPr>
                <w:rFonts w:cs="Times New Roman" w:hint="eastAsia"/>
                <w:sz w:val="20"/>
                <w:szCs w:val="20"/>
              </w:rPr>
              <w:t>하고</w:t>
            </w:r>
            <w:r w:rsidRPr="00E8551E">
              <w:rPr>
                <w:rFonts w:cs="Times New Roman" w:hint="eastAsia"/>
                <w:sz w:val="20"/>
                <w:szCs w:val="20"/>
              </w:rPr>
              <w:t xml:space="preserve">, </w:t>
            </w:r>
            <w:r w:rsidRPr="00E8551E">
              <w:rPr>
                <w:rFonts w:cs="Times New Roman" w:hint="eastAsia"/>
                <w:sz w:val="20"/>
                <w:szCs w:val="20"/>
              </w:rPr>
              <w:t>신규</w:t>
            </w:r>
            <w:r w:rsidRPr="00E8551E">
              <w:rPr>
                <w:rFonts w:cs="Times New Roman" w:hint="eastAsia"/>
                <w:sz w:val="20"/>
                <w:szCs w:val="20"/>
              </w:rPr>
              <w:t xml:space="preserve"> </w:t>
            </w:r>
            <w:r w:rsidRPr="00E8551E">
              <w:rPr>
                <w:rFonts w:cs="Times New Roman" w:hint="eastAsia"/>
                <w:sz w:val="20"/>
                <w:szCs w:val="20"/>
              </w:rPr>
              <w:t>결제</w:t>
            </w:r>
            <w:r w:rsidRPr="00E8551E">
              <w:rPr>
                <w:rFonts w:cs="Times New Roman" w:hint="eastAsia"/>
                <w:sz w:val="20"/>
                <w:szCs w:val="20"/>
              </w:rPr>
              <w:t xml:space="preserve"> PG </w:t>
            </w:r>
            <w:r w:rsidRPr="00E8551E">
              <w:rPr>
                <w:rFonts w:cs="Times New Roman" w:hint="eastAsia"/>
                <w:sz w:val="20"/>
                <w:szCs w:val="20"/>
              </w:rPr>
              <w:t>사업자를</w:t>
            </w:r>
            <w:r w:rsidRPr="00E8551E">
              <w:rPr>
                <w:rFonts w:cs="Times New Roman" w:hint="eastAsia"/>
                <w:sz w:val="20"/>
                <w:szCs w:val="20"/>
              </w:rPr>
              <w:t xml:space="preserve"> </w:t>
            </w:r>
            <w:r w:rsidRPr="00E8551E">
              <w:rPr>
                <w:rFonts w:cs="Times New Roman" w:hint="eastAsia"/>
                <w:sz w:val="20"/>
                <w:szCs w:val="20"/>
              </w:rPr>
              <w:t>추가하기</w:t>
            </w:r>
            <w:r w:rsidRPr="00E8551E">
              <w:rPr>
                <w:rFonts w:cs="Times New Roman" w:hint="eastAsia"/>
                <w:sz w:val="20"/>
                <w:szCs w:val="20"/>
              </w:rPr>
              <w:t xml:space="preserve"> </w:t>
            </w:r>
            <w:r w:rsidRPr="00E8551E">
              <w:rPr>
                <w:rFonts w:cs="Times New Roman" w:hint="eastAsia"/>
                <w:sz w:val="20"/>
                <w:szCs w:val="20"/>
              </w:rPr>
              <w:t>위해서는</w:t>
            </w:r>
            <w:r w:rsidRPr="00E8551E">
              <w:rPr>
                <w:rFonts w:cs="Times New Roman" w:hint="eastAsia"/>
                <w:sz w:val="20"/>
                <w:szCs w:val="20"/>
              </w:rPr>
              <w:t xml:space="preserve"> 3</w:t>
            </w:r>
            <w:r w:rsidRPr="00E8551E">
              <w:rPr>
                <w:rFonts w:cs="Times New Roman" w:hint="eastAsia"/>
                <w:sz w:val="20"/>
                <w:szCs w:val="20"/>
              </w:rPr>
              <w:t>개월</w:t>
            </w:r>
            <w:r w:rsidRPr="00E8551E">
              <w:rPr>
                <w:rFonts w:cs="Times New Roman" w:hint="eastAsia"/>
                <w:sz w:val="20"/>
                <w:szCs w:val="20"/>
              </w:rPr>
              <w:t xml:space="preserve"> </w:t>
            </w:r>
            <w:r w:rsidRPr="00E8551E">
              <w:rPr>
                <w:rFonts w:cs="Times New Roman" w:hint="eastAsia"/>
                <w:sz w:val="20"/>
                <w:szCs w:val="20"/>
              </w:rPr>
              <w:t>정도가</w:t>
            </w:r>
            <w:r w:rsidRPr="00E8551E">
              <w:rPr>
                <w:rFonts w:cs="Times New Roman" w:hint="eastAsia"/>
                <w:sz w:val="20"/>
                <w:szCs w:val="20"/>
              </w:rPr>
              <w:t xml:space="preserve"> </w:t>
            </w:r>
            <w:r w:rsidRPr="00E8551E">
              <w:rPr>
                <w:rFonts w:cs="Times New Roman" w:hint="eastAsia"/>
                <w:sz w:val="20"/>
                <w:szCs w:val="20"/>
              </w:rPr>
              <w:t>소요된다고</w:t>
            </w:r>
            <w:r w:rsidRPr="00E8551E">
              <w:rPr>
                <w:rFonts w:cs="Times New Roman" w:hint="eastAsia"/>
                <w:sz w:val="20"/>
                <w:szCs w:val="20"/>
              </w:rPr>
              <w:t xml:space="preserve"> </w:t>
            </w:r>
            <w:r w:rsidRPr="00E8551E">
              <w:rPr>
                <w:rFonts w:cs="Times New Roman" w:hint="eastAsia"/>
                <w:sz w:val="20"/>
                <w:szCs w:val="20"/>
              </w:rPr>
              <w:t>함</w:t>
            </w:r>
            <w:r w:rsidRPr="00E8551E">
              <w:rPr>
                <w:rFonts w:cs="Times New Roman" w:hint="eastAsia"/>
                <w:sz w:val="20"/>
                <w:szCs w:val="20"/>
              </w:rPr>
              <w:t>.</w:t>
            </w:r>
          </w:p>
          <w:p w14:paraId="083BB157" w14:textId="77777777" w:rsidR="00061A1F" w:rsidRPr="00E8551E" w:rsidRDefault="00061A1F" w:rsidP="00061A1F">
            <w:pPr>
              <w:pStyle w:val="a8"/>
              <w:widowControl/>
              <w:numPr>
                <w:ilvl w:val="0"/>
                <w:numId w:val="2"/>
              </w:numPr>
              <w:spacing w:before="40" w:after="120" w:line="276" w:lineRule="auto"/>
              <w:rPr>
                <w:rFonts w:cs="Times New Roman"/>
                <w:sz w:val="20"/>
                <w:szCs w:val="20"/>
              </w:rPr>
            </w:pPr>
            <w:r w:rsidRPr="00E8551E">
              <w:rPr>
                <w:rFonts w:cs="Times New Roman" w:hint="eastAsia"/>
                <w:sz w:val="20"/>
                <w:szCs w:val="20"/>
              </w:rPr>
              <w:t>한편</w:t>
            </w:r>
            <w:r w:rsidRPr="00E8551E">
              <w:rPr>
                <w:rFonts w:cs="Times New Roman" w:hint="eastAsia"/>
                <w:sz w:val="20"/>
                <w:szCs w:val="20"/>
              </w:rPr>
              <w:t xml:space="preserve">, </w:t>
            </w:r>
            <w:r w:rsidRPr="00E8551E">
              <w:rPr>
                <w:rFonts w:cs="Times New Roman" w:hint="eastAsia"/>
                <w:sz w:val="20"/>
                <w:szCs w:val="20"/>
              </w:rPr>
              <w:t>대상회사가</w:t>
            </w:r>
            <w:r w:rsidRPr="00E8551E">
              <w:rPr>
                <w:rFonts w:cs="Times New Roman" w:hint="eastAsia"/>
                <w:sz w:val="20"/>
                <w:szCs w:val="20"/>
              </w:rPr>
              <w:t xml:space="preserve"> 1</w:t>
            </w:r>
            <w:r w:rsidRPr="00E8551E">
              <w:rPr>
                <w:rFonts w:cs="Times New Roman" w:hint="eastAsia"/>
                <w:sz w:val="20"/>
                <w:szCs w:val="20"/>
              </w:rPr>
              <w:t>차</w:t>
            </w:r>
            <w:r w:rsidRPr="00E8551E">
              <w:rPr>
                <w:rFonts w:cs="Times New Roman" w:hint="eastAsia"/>
                <w:sz w:val="20"/>
                <w:szCs w:val="20"/>
              </w:rPr>
              <w:t xml:space="preserve"> PG</w:t>
            </w:r>
            <w:r w:rsidRPr="00E8551E">
              <w:rPr>
                <w:rFonts w:cs="Times New Roman" w:hint="eastAsia"/>
                <w:sz w:val="20"/>
                <w:szCs w:val="20"/>
              </w:rPr>
              <w:t>의</w:t>
            </w:r>
            <w:r w:rsidRPr="00E8551E">
              <w:rPr>
                <w:rFonts w:cs="Times New Roman" w:hint="eastAsia"/>
                <w:sz w:val="20"/>
                <w:szCs w:val="20"/>
              </w:rPr>
              <w:t xml:space="preserve"> </w:t>
            </w:r>
            <w:r w:rsidRPr="00E8551E">
              <w:rPr>
                <w:rFonts w:cs="Times New Roman" w:hint="eastAsia"/>
                <w:sz w:val="20"/>
                <w:szCs w:val="20"/>
              </w:rPr>
              <w:t>역할까지</w:t>
            </w:r>
            <w:r w:rsidRPr="00E8551E">
              <w:rPr>
                <w:rFonts w:cs="Times New Roman" w:hint="eastAsia"/>
                <w:sz w:val="20"/>
                <w:szCs w:val="20"/>
              </w:rPr>
              <w:t xml:space="preserve"> </w:t>
            </w:r>
            <w:r w:rsidRPr="00E8551E">
              <w:rPr>
                <w:rFonts w:cs="Times New Roman" w:hint="eastAsia"/>
                <w:sz w:val="20"/>
                <w:szCs w:val="20"/>
              </w:rPr>
              <w:t>직접</w:t>
            </w:r>
            <w:r w:rsidRPr="00E8551E">
              <w:rPr>
                <w:rFonts w:cs="Times New Roman" w:hint="eastAsia"/>
                <w:sz w:val="20"/>
                <w:szCs w:val="20"/>
              </w:rPr>
              <w:t xml:space="preserve"> </w:t>
            </w:r>
            <w:r w:rsidRPr="00E8551E">
              <w:rPr>
                <w:rFonts w:cs="Times New Roman" w:hint="eastAsia"/>
                <w:sz w:val="20"/>
                <w:szCs w:val="20"/>
              </w:rPr>
              <w:t>수행하기</w:t>
            </w:r>
            <w:r w:rsidRPr="00E8551E">
              <w:rPr>
                <w:rFonts w:cs="Times New Roman" w:hint="eastAsia"/>
                <w:sz w:val="20"/>
                <w:szCs w:val="20"/>
              </w:rPr>
              <w:t xml:space="preserve"> </w:t>
            </w:r>
            <w:r w:rsidRPr="00E8551E">
              <w:rPr>
                <w:rFonts w:cs="Times New Roman" w:hint="eastAsia"/>
                <w:sz w:val="20"/>
                <w:szCs w:val="20"/>
              </w:rPr>
              <w:t>위해서는</w:t>
            </w:r>
            <w:r w:rsidRPr="00E8551E">
              <w:rPr>
                <w:rFonts w:cs="Times New Roman" w:hint="eastAsia"/>
                <w:sz w:val="20"/>
                <w:szCs w:val="20"/>
              </w:rPr>
              <w:t xml:space="preserve"> </w:t>
            </w:r>
            <w:r w:rsidRPr="00E8551E">
              <w:rPr>
                <w:rFonts w:cs="Times New Roman" w:hint="eastAsia"/>
                <w:sz w:val="20"/>
                <w:szCs w:val="20"/>
              </w:rPr>
              <w:t>안정적인</w:t>
            </w:r>
            <w:r w:rsidRPr="00E8551E">
              <w:rPr>
                <w:rFonts w:cs="Times New Roman" w:hint="eastAsia"/>
                <w:sz w:val="20"/>
                <w:szCs w:val="20"/>
              </w:rPr>
              <w:t xml:space="preserve"> </w:t>
            </w:r>
            <w:r w:rsidRPr="00E8551E">
              <w:rPr>
                <w:rFonts w:cs="Times New Roman" w:hint="eastAsia"/>
                <w:sz w:val="20"/>
                <w:szCs w:val="20"/>
              </w:rPr>
              <w:t>결제를</w:t>
            </w:r>
            <w:r w:rsidRPr="00E8551E">
              <w:rPr>
                <w:rFonts w:cs="Times New Roman" w:hint="eastAsia"/>
                <w:sz w:val="20"/>
                <w:szCs w:val="20"/>
              </w:rPr>
              <w:t xml:space="preserve"> </w:t>
            </w:r>
            <w:r w:rsidRPr="00E8551E">
              <w:rPr>
                <w:rFonts w:cs="Times New Roman" w:hint="eastAsia"/>
                <w:sz w:val="20"/>
                <w:szCs w:val="20"/>
              </w:rPr>
              <w:t>처리하기</w:t>
            </w:r>
            <w:r w:rsidRPr="00E8551E">
              <w:rPr>
                <w:rFonts w:cs="Times New Roman" w:hint="eastAsia"/>
                <w:sz w:val="20"/>
                <w:szCs w:val="20"/>
              </w:rPr>
              <w:t xml:space="preserve"> </w:t>
            </w:r>
            <w:r w:rsidRPr="00E8551E">
              <w:rPr>
                <w:rFonts w:cs="Times New Roman" w:hint="eastAsia"/>
                <w:sz w:val="20"/>
                <w:szCs w:val="20"/>
              </w:rPr>
              <w:t>위한</w:t>
            </w:r>
            <w:r w:rsidRPr="00E8551E">
              <w:rPr>
                <w:rFonts w:cs="Times New Roman" w:hint="eastAsia"/>
                <w:sz w:val="20"/>
                <w:szCs w:val="20"/>
              </w:rPr>
              <w:t xml:space="preserve"> </w:t>
            </w:r>
            <w:r w:rsidRPr="00E8551E">
              <w:rPr>
                <w:rFonts w:cs="Times New Roman" w:hint="eastAsia"/>
                <w:sz w:val="20"/>
                <w:szCs w:val="20"/>
              </w:rPr>
              <w:t>인프라</w:t>
            </w:r>
            <w:r w:rsidRPr="00E8551E">
              <w:rPr>
                <w:rFonts w:cs="Times New Roman" w:hint="eastAsia"/>
                <w:sz w:val="20"/>
                <w:szCs w:val="20"/>
              </w:rPr>
              <w:t xml:space="preserve"> </w:t>
            </w:r>
            <w:r w:rsidRPr="00E8551E">
              <w:rPr>
                <w:rFonts w:cs="Times New Roman" w:hint="eastAsia"/>
                <w:sz w:val="20"/>
                <w:szCs w:val="20"/>
              </w:rPr>
              <w:t>구축이</w:t>
            </w:r>
            <w:r w:rsidRPr="00E8551E">
              <w:rPr>
                <w:rFonts w:cs="Times New Roman" w:hint="eastAsia"/>
                <w:sz w:val="20"/>
                <w:szCs w:val="20"/>
              </w:rPr>
              <w:t xml:space="preserve"> </w:t>
            </w:r>
            <w:r w:rsidRPr="00E8551E">
              <w:rPr>
                <w:rFonts w:cs="Times New Roman" w:hint="eastAsia"/>
                <w:sz w:val="20"/>
                <w:szCs w:val="20"/>
              </w:rPr>
              <w:t>필요하고</w:t>
            </w:r>
            <w:r w:rsidRPr="00E8551E">
              <w:rPr>
                <w:rFonts w:cs="Times New Roman" w:hint="eastAsia"/>
                <w:sz w:val="20"/>
                <w:szCs w:val="20"/>
              </w:rPr>
              <w:t xml:space="preserve"> </w:t>
            </w:r>
            <w:r w:rsidRPr="00E8551E">
              <w:rPr>
                <w:rFonts w:cs="Times New Roman" w:hint="eastAsia"/>
                <w:sz w:val="20"/>
                <w:szCs w:val="20"/>
              </w:rPr>
              <w:t>카드사와</w:t>
            </w:r>
            <w:r w:rsidRPr="00E8551E">
              <w:rPr>
                <w:rFonts w:cs="Times New Roman" w:hint="eastAsia"/>
                <w:sz w:val="20"/>
                <w:szCs w:val="20"/>
              </w:rPr>
              <w:t xml:space="preserve"> </w:t>
            </w:r>
            <w:r w:rsidRPr="00E8551E">
              <w:rPr>
                <w:rFonts w:cs="Times New Roman" w:hint="eastAsia"/>
                <w:sz w:val="20"/>
                <w:szCs w:val="20"/>
              </w:rPr>
              <w:t>개별적으로</w:t>
            </w:r>
            <w:r w:rsidRPr="00E8551E">
              <w:rPr>
                <w:rFonts w:cs="Times New Roman" w:hint="eastAsia"/>
                <w:sz w:val="20"/>
                <w:szCs w:val="20"/>
              </w:rPr>
              <w:t xml:space="preserve"> </w:t>
            </w:r>
            <w:r w:rsidRPr="00E8551E">
              <w:rPr>
                <w:rFonts w:cs="Times New Roman" w:hint="eastAsia"/>
                <w:sz w:val="20"/>
                <w:szCs w:val="20"/>
              </w:rPr>
              <w:t>가맹계약을</w:t>
            </w:r>
            <w:r w:rsidRPr="00E8551E">
              <w:rPr>
                <w:rFonts w:cs="Times New Roman" w:hint="eastAsia"/>
                <w:sz w:val="20"/>
                <w:szCs w:val="20"/>
              </w:rPr>
              <w:t xml:space="preserve"> </w:t>
            </w:r>
            <w:r w:rsidRPr="00E8551E">
              <w:rPr>
                <w:rFonts w:cs="Times New Roman" w:hint="eastAsia"/>
                <w:sz w:val="20"/>
                <w:szCs w:val="20"/>
              </w:rPr>
              <w:t>체결하여야</w:t>
            </w:r>
            <w:r w:rsidRPr="00E8551E">
              <w:rPr>
                <w:rFonts w:cs="Times New Roman" w:hint="eastAsia"/>
                <w:sz w:val="20"/>
                <w:szCs w:val="20"/>
              </w:rPr>
              <w:t xml:space="preserve"> </w:t>
            </w:r>
            <w:r w:rsidRPr="00E8551E">
              <w:rPr>
                <w:rFonts w:cs="Times New Roman" w:hint="eastAsia"/>
                <w:sz w:val="20"/>
                <w:szCs w:val="20"/>
              </w:rPr>
              <w:t>할</w:t>
            </w:r>
            <w:r w:rsidRPr="00E8551E">
              <w:rPr>
                <w:rFonts w:cs="Times New Roman" w:hint="eastAsia"/>
                <w:sz w:val="20"/>
                <w:szCs w:val="20"/>
              </w:rPr>
              <w:t xml:space="preserve"> </w:t>
            </w:r>
            <w:r w:rsidRPr="00E8551E">
              <w:rPr>
                <w:rFonts w:cs="Times New Roman" w:hint="eastAsia"/>
                <w:sz w:val="20"/>
                <w:szCs w:val="20"/>
              </w:rPr>
              <w:t>것이어서</w:t>
            </w:r>
            <w:r w:rsidRPr="00E8551E">
              <w:rPr>
                <w:rFonts w:cs="Times New Roman" w:hint="eastAsia"/>
                <w:sz w:val="20"/>
                <w:szCs w:val="20"/>
              </w:rPr>
              <w:t xml:space="preserve">, </w:t>
            </w:r>
            <w:r w:rsidRPr="00E8551E">
              <w:rPr>
                <w:rFonts w:cs="Times New Roman" w:hint="eastAsia"/>
                <w:sz w:val="20"/>
                <w:szCs w:val="20"/>
              </w:rPr>
              <w:t>초기</w:t>
            </w:r>
            <w:r w:rsidRPr="00E8551E">
              <w:rPr>
                <w:rFonts w:cs="Times New Roman" w:hint="eastAsia"/>
                <w:sz w:val="20"/>
                <w:szCs w:val="20"/>
              </w:rPr>
              <w:t xml:space="preserve"> </w:t>
            </w:r>
            <w:r w:rsidRPr="00E8551E">
              <w:rPr>
                <w:rFonts w:cs="Times New Roman" w:hint="eastAsia"/>
                <w:sz w:val="20"/>
                <w:szCs w:val="20"/>
              </w:rPr>
              <w:t>투자</w:t>
            </w:r>
            <w:r w:rsidRPr="00E8551E">
              <w:rPr>
                <w:rFonts w:cs="Times New Roman" w:hint="eastAsia"/>
                <w:sz w:val="20"/>
                <w:szCs w:val="20"/>
              </w:rPr>
              <w:t xml:space="preserve"> </w:t>
            </w:r>
            <w:r w:rsidRPr="00E8551E">
              <w:rPr>
                <w:rFonts w:cs="Times New Roman" w:hint="eastAsia"/>
                <w:sz w:val="20"/>
                <w:szCs w:val="20"/>
              </w:rPr>
              <w:t>비용이</w:t>
            </w:r>
            <w:r w:rsidRPr="00E8551E">
              <w:rPr>
                <w:rFonts w:cs="Times New Roman" w:hint="eastAsia"/>
                <w:sz w:val="20"/>
                <w:szCs w:val="20"/>
              </w:rPr>
              <w:t xml:space="preserve"> </w:t>
            </w:r>
            <w:r w:rsidRPr="00E8551E">
              <w:rPr>
                <w:rFonts w:cs="Times New Roman" w:hint="eastAsia"/>
                <w:sz w:val="20"/>
                <w:szCs w:val="20"/>
              </w:rPr>
              <w:t>발생할</w:t>
            </w:r>
            <w:r w:rsidRPr="00E8551E">
              <w:rPr>
                <w:rFonts w:cs="Times New Roman" w:hint="eastAsia"/>
                <w:sz w:val="20"/>
                <w:szCs w:val="20"/>
              </w:rPr>
              <w:t xml:space="preserve"> </w:t>
            </w:r>
            <w:r w:rsidRPr="00E8551E">
              <w:rPr>
                <w:rFonts w:cs="Times New Roman" w:hint="eastAsia"/>
                <w:sz w:val="20"/>
                <w:szCs w:val="20"/>
              </w:rPr>
              <w:t>수</w:t>
            </w:r>
            <w:r w:rsidRPr="00E8551E">
              <w:rPr>
                <w:rFonts w:cs="Times New Roman" w:hint="eastAsia"/>
                <w:sz w:val="20"/>
                <w:szCs w:val="20"/>
              </w:rPr>
              <w:t xml:space="preserve"> </w:t>
            </w:r>
            <w:r w:rsidRPr="00E8551E">
              <w:rPr>
                <w:rFonts w:cs="Times New Roman" w:hint="eastAsia"/>
                <w:sz w:val="20"/>
                <w:szCs w:val="20"/>
              </w:rPr>
              <w:t>있음</w:t>
            </w:r>
            <w:r w:rsidRPr="00E8551E">
              <w:rPr>
                <w:rFonts w:cs="Times New Roman" w:hint="eastAsia"/>
                <w:sz w:val="20"/>
                <w:szCs w:val="20"/>
              </w:rPr>
              <w:t xml:space="preserve">. </w:t>
            </w:r>
          </w:p>
          <w:p w14:paraId="59920A04" w14:textId="3E812302" w:rsidR="00061A1F" w:rsidRPr="009A2958" w:rsidRDefault="00061A1F" w:rsidP="00061A1F">
            <w:pPr>
              <w:pStyle w:val="a8"/>
              <w:widowControl/>
              <w:numPr>
                <w:ilvl w:val="0"/>
                <w:numId w:val="2"/>
              </w:numPr>
              <w:spacing w:before="40" w:after="120" w:line="276" w:lineRule="auto"/>
              <w:rPr>
                <w:rFonts w:cs="Times New Roman"/>
                <w:sz w:val="20"/>
                <w:szCs w:val="20"/>
              </w:rPr>
            </w:pPr>
            <w:r>
              <w:rPr>
                <w:rFonts w:cs="Times New Roman" w:hint="eastAsia"/>
                <w:sz w:val="20"/>
                <w:szCs w:val="20"/>
              </w:rPr>
              <w:t>정산과</w:t>
            </w:r>
            <w:r>
              <w:rPr>
                <w:rFonts w:cs="Times New Roman" w:hint="eastAsia"/>
                <w:sz w:val="20"/>
                <w:szCs w:val="20"/>
              </w:rPr>
              <w:t xml:space="preserve"> </w:t>
            </w:r>
            <w:r>
              <w:rPr>
                <w:rFonts w:cs="Times New Roman" w:hint="eastAsia"/>
                <w:sz w:val="20"/>
                <w:szCs w:val="20"/>
              </w:rPr>
              <w:t>관련해서는</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카카오페이가</w:t>
            </w:r>
            <w:r>
              <w:rPr>
                <w:rFonts w:cs="Times New Roman" w:hint="eastAsia"/>
                <w:sz w:val="20"/>
                <w:szCs w:val="20"/>
              </w:rPr>
              <w:t xml:space="preserve"> </w:t>
            </w:r>
            <w:r>
              <w:rPr>
                <w:rFonts w:cs="Times New Roman" w:hint="eastAsia"/>
                <w:sz w:val="20"/>
                <w:szCs w:val="20"/>
              </w:rPr>
              <w:t>더</w:t>
            </w:r>
            <w:r>
              <w:rPr>
                <w:rFonts w:cs="Times New Roman" w:hint="eastAsia"/>
                <w:sz w:val="20"/>
                <w:szCs w:val="20"/>
              </w:rPr>
              <w:t xml:space="preserve"> </w:t>
            </w:r>
            <w:r>
              <w:rPr>
                <w:rFonts w:cs="Times New Roman" w:hint="eastAsia"/>
                <w:sz w:val="20"/>
                <w:szCs w:val="20"/>
              </w:rPr>
              <w:t>이상</w:t>
            </w:r>
            <w:r>
              <w:rPr>
                <w:rFonts w:cs="Times New Roman" w:hint="eastAsia"/>
                <w:sz w:val="20"/>
                <w:szCs w:val="20"/>
              </w:rPr>
              <w:t xml:space="preserve"> </w:t>
            </w:r>
            <w:r>
              <w:rPr>
                <w:rFonts w:cs="Times New Roman" w:hint="eastAsia"/>
                <w:sz w:val="20"/>
                <w:szCs w:val="20"/>
              </w:rPr>
              <w:t>정산대행업무를</w:t>
            </w:r>
            <w:r>
              <w:rPr>
                <w:rFonts w:cs="Times New Roman" w:hint="eastAsia"/>
                <w:sz w:val="20"/>
                <w:szCs w:val="20"/>
              </w:rPr>
              <w:t xml:space="preserve"> </w:t>
            </w:r>
            <w:r>
              <w:rPr>
                <w:rFonts w:cs="Times New Roman" w:hint="eastAsia"/>
                <w:sz w:val="20"/>
                <w:szCs w:val="20"/>
              </w:rPr>
              <w:t>수행하지</w:t>
            </w:r>
            <w:r>
              <w:rPr>
                <w:rFonts w:cs="Times New Roman" w:hint="eastAsia"/>
                <w:sz w:val="20"/>
                <w:szCs w:val="20"/>
              </w:rPr>
              <w:t xml:space="preserve"> </w:t>
            </w:r>
            <w:r>
              <w:rPr>
                <w:rFonts w:cs="Times New Roman" w:hint="eastAsia"/>
                <w:sz w:val="20"/>
                <w:szCs w:val="20"/>
              </w:rPr>
              <w:t>않고</w:t>
            </w:r>
            <w:r>
              <w:rPr>
                <w:rFonts w:cs="Times New Roman" w:hint="eastAsia"/>
                <w:sz w:val="20"/>
                <w:szCs w:val="20"/>
              </w:rPr>
              <w:t xml:space="preserve"> </w:t>
            </w:r>
            <w:r>
              <w:rPr>
                <w:rFonts w:cs="Times New Roman" w:hint="eastAsia"/>
                <w:sz w:val="20"/>
                <w:szCs w:val="20"/>
              </w:rPr>
              <w:t>있기에</w:t>
            </w:r>
            <w:r>
              <w:rPr>
                <w:rFonts w:cs="Times New Roman" w:hint="eastAsia"/>
                <w:sz w:val="20"/>
                <w:szCs w:val="20"/>
              </w:rPr>
              <w:t xml:space="preserve"> </w:t>
            </w:r>
            <w:r>
              <w:rPr>
                <w:rFonts w:cs="Times New Roman" w:hint="eastAsia"/>
                <w:sz w:val="20"/>
                <w:szCs w:val="20"/>
              </w:rPr>
              <w:t>분리에</w:t>
            </w:r>
            <w:r>
              <w:rPr>
                <w:rFonts w:cs="Times New Roman" w:hint="eastAsia"/>
                <w:sz w:val="20"/>
                <w:szCs w:val="20"/>
              </w:rPr>
              <w:t xml:space="preserve"> </w:t>
            </w:r>
            <w:r>
              <w:rPr>
                <w:rFonts w:cs="Times New Roman" w:hint="eastAsia"/>
                <w:sz w:val="20"/>
                <w:szCs w:val="20"/>
              </w:rPr>
              <w:t>문제</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c>
          <w:tcPr>
            <w:tcW w:w="27" w:type="pct"/>
            <w:tcBorders>
              <w:top w:val="nil"/>
              <w:bottom w:val="nil"/>
            </w:tcBorders>
          </w:tcPr>
          <w:p w14:paraId="52972F11" w14:textId="77777777" w:rsidR="00061A1F" w:rsidRPr="009A2958" w:rsidRDefault="00061A1F" w:rsidP="00061A1F">
            <w:pPr>
              <w:widowControl/>
              <w:spacing w:before="40" w:after="120" w:line="276" w:lineRule="auto"/>
              <w:rPr>
                <w:rFonts w:cs="Times New Roman"/>
                <w:sz w:val="20"/>
                <w:szCs w:val="20"/>
              </w:rPr>
            </w:pPr>
          </w:p>
        </w:tc>
        <w:tc>
          <w:tcPr>
            <w:tcW w:w="770" w:type="pct"/>
          </w:tcPr>
          <w:p w14:paraId="5EF00086" w14:textId="29C76637" w:rsidR="00061A1F" w:rsidRPr="00D21ACC" w:rsidRDefault="00061A1F" w:rsidP="00061A1F">
            <w:pPr>
              <w:pStyle w:val="a8"/>
              <w:widowControl/>
              <w:numPr>
                <w:ilvl w:val="0"/>
                <w:numId w:val="2"/>
              </w:numPr>
              <w:spacing w:before="40" w:after="120" w:line="276" w:lineRule="auto"/>
              <w:rPr>
                <w:rFonts w:cs="Times New Roman"/>
                <w:spacing w:val="-2"/>
                <w:sz w:val="20"/>
                <w:szCs w:val="20"/>
              </w:rPr>
            </w:pPr>
            <w:r>
              <w:rPr>
                <w:rFonts w:cs="Times New Roman" w:hint="eastAsia"/>
                <w:sz w:val="20"/>
                <w:szCs w:val="20"/>
              </w:rPr>
              <w:t>㈜카카오나</w:t>
            </w:r>
            <w:r>
              <w:rPr>
                <w:rFonts w:cs="Times New Roman" w:hint="eastAsia"/>
                <w:sz w:val="20"/>
                <w:szCs w:val="20"/>
              </w:rPr>
              <w:t xml:space="preserve"> </w:t>
            </w:r>
            <w:r>
              <w:rPr>
                <w:rFonts w:cs="Times New Roman" w:hint="eastAsia"/>
                <w:sz w:val="20"/>
                <w:szCs w:val="20"/>
              </w:rPr>
              <w:t>카카오페이와의</w:t>
            </w:r>
            <w:r>
              <w:rPr>
                <w:rFonts w:cs="Times New Roman" w:hint="eastAsia"/>
                <w:sz w:val="20"/>
                <w:szCs w:val="20"/>
              </w:rPr>
              <w:t xml:space="preserve"> </w:t>
            </w:r>
            <w:r>
              <w:rPr>
                <w:rFonts w:cs="Times New Roman" w:hint="eastAsia"/>
                <w:sz w:val="20"/>
                <w:szCs w:val="20"/>
              </w:rPr>
              <w:t>결제대행</w:t>
            </w:r>
            <w:r>
              <w:rPr>
                <w:rFonts w:cs="Times New Roman" w:hint="eastAsia"/>
                <w:sz w:val="20"/>
                <w:szCs w:val="20"/>
              </w:rPr>
              <w:t xml:space="preserve"> </w:t>
            </w:r>
            <w:r>
              <w:rPr>
                <w:rFonts w:cs="Times New Roman" w:hint="eastAsia"/>
                <w:sz w:val="20"/>
                <w:szCs w:val="20"/>
              </w:rPr>
              <w:t>관계를</w:t>
            </w:r>
            <w:r>
              <w:rPr>
                <w:rFonts w:cs="Times New Roman" w:hint="eastAsia"/>
                <w:sz w:val="20"/>
                <w:szCs w:val="20"/>
              </w:rPr>
              <w:t xml:space="preserve"> </w:t>
            </w:r>
            <w:r>
              <w:rPr>
                <w:rFonts w:cs="Times New Roman" w:hint="eastAsia"/>
                <w:sz w:val="20"/>
                <w:szCs w:val="20"/>
              </w:rPr>
              <w:t>단절하고</w:t>
            </w:r>
            <w:r>
              <w:rPr>
                <w:rFonts w:cs="Times New Roman" w:hint="eastAsia"/>
                <w:sz w:val="20"/>
                <w:szCs w:val="20"/>
              </w:rPr>
              <w:t xml:space="preserve"> </w:t>
            </w:r>
            <w:r>
              <w:rPr>
                <w:rFonts w:cs="Times New Roman" w:hint="eastAsia"/>
                <w:sz w:val="20"/>
                <w:szCs w:val="20"/>
              </w:rPr>
              <w:t>제</w:t>
            </w:r>
            <w:r>
              <w:rPr>
                <w:rFonts w:cs="Times New Roman" w:hint="eastAsia"/>
                <w:sz w:val="20"/>
                <w:szCs w:val="20"/>
              </w:rPr>
              <w:t>3</w:t>
            </w:r>
            <w:r>
              <w:rPr>
                <w:rFonts w:cs="Times New Roman" w:hint="eastAsia"/>
                <w:sz w:val="20"/>
                <w:szCs w:val="20"/>
              </w:rPr>
              <w:t>의</w:t>
            </w:r>
            <w:r>
              <w:rPr>
                <w:rFonts w:cs="Times New Roman" w:hint="eastAsia"/>
                <w:sz w:val="20"/>
                <w:szCs w:val="20"/>
              </w:rPr>
              <w:t xml:space="preserve"> </w:t>
            </w:r>
            <w:r>
              <w:rPr>
                <w:rFonts w:cs="Times New Roman"/>
                <w:sz w:val="20"/>
                <w:szCs w:val="20"/>
              </w:rPr>
              <w:t xml:space="preserve">PG </w:t>
            </w:r>
            <w:r>
              <w:rPr>
                <w:rFonts w:cs="Times New Roman" w:hint="eastAsia"/>
                <w:sz w:val="20"/>
                <w:szCs w:val="20"/>
              </w:rPr>
              <w:t>업체로</w:t>
            </w:r>
            <w:r>
              <w:rPr>
                <w:rFonts w:cs="Times New Roman" w:hint="eastAsia"/>
                <w:sz w:val="20"/>
                <w:szCs w:val="20"/>
              </w:rPr>
              <w:t xml:space="preserve"> </w:t>
            </w:r>
            <w:r>
              <w:rPr>
                <w:rFonts w:cs="Times New Roman" w:hint="eastAsia"/>
                <w:sz w:val="20"/>
                <w:szCs w:val="20"/>
              </w:rPr>
              <w:t>교체하는</w:t>
            </w:r>
            <w:r>
              <w:rPr>
                <w:rFonts w:cs="Times New Roman" w:hint="eastAsia"/>
                <w:sz w:val="20"/>
                <w:szCs w:val="20"/>
              </w:rPr>
              <w:t xml:space="preserve"> </w:t>
            </w:r>
            <w:r>
              <w:rPr>
                <w:rFonts w:cs="Times New Roman" w:hint="eastAsia"/>
                <w:sz w:val="20"/>
                <w:szCs w:val="20"/>
              </w:rPr>
              <w:t>것은</w:t>
            </w:r>
            <w:r>
              <w:rPr>
                <w:rFonts w:cs="Times New Roman" w:hint="eastAsia"/>
                <w:sz w:val="20"/>
                <w:szCs w:val="20"/>
              </w:rPr>
              <w:t xml:space="preserve"> </w:t>
            </w:r>
            <w:r>
              <w:rPr>
                <w:rFonts w:cs="Times New Roman" w:hint="eastAsia"/>
                <w:sz w:val="20"/>
                <w:szCs w:val="20"/>
              </w:rPr>
              <w:t>특별한</w:t>
            </w:r>
            <w:r>
              <w:rPr>
                <w:rFonts w:cs="Times New Roman" w:hint="eastAsia"/>
                <w:sz w:val="20"/>
                <w:szCs w:val="20"/>
              </w:rPr>
              <w:t xml:space="preserve"> </w:t>
            </w:r>
            <w:r>
              <w:rPr>
                <w:rFonts w:cs="Times New Roman" w:hint="eastAsia"/>
                <w:sz w:val="20"/>
                <w:szCs w:val="20"/>
              </w:rPr>
              <w:t>비용이</w:t>
            </w:r>
            <w:r>
              <w:rPr>
                <w:rFonts w:cs="Times New Roman" w:hint="eastAsia"/>
                <w:sz w:val="20"/>
                <w:szCs w:val="20"/>
              </w:rPr>
              <w:t xml:space="preserve"> </w:t>
            </w:r>
            <w:r>
              <w:rPr>
                <w:rFonts w:cs="Times New Roman" w:hint="eastAsia"/>
                <w:sz w:val="20"/>
                <w:szCs w:val="20"/>
              </w:rPr>
              <w:t>소요되지</w:t>
            </w:r>
            <w:r>
              <w:rPr>
                <w:rFonts w:cs="Times New Roman" w:hint="eastAsia"/>
                <w:sz w:val="20"/>
                <w:szCs w:val="20"/>
              </w:rPr>
              <w:t xml:space="preserve"> </w:t>
            </w:r>
            <w:r>
              <w:rPr>
                <w:rFonts w:cs="Times New Roman" w:hint="eastAsia"/>
                <w:sz w:val="20"/>
                <w:szCs w:val="20"/>
              </w:rPr>
              <w:t>않음</w:t>
            </w:r>
            <w:r w:rsidR="00C235D9">
              <w:rPr>
                <w:rFonts w:cs="Times New Roman" w:hint="eastAsia"/>
                <w:sz w:val="20"/>
                <w:szCs w:val="20"/>
              </w:rPr>
              <w:t>(</w:t>
            </w:r>
            <w:r w:rsidR="00C235D9">
              <w:rPr>
                <w:rFonts w:cs="Times New Roman" w:hint="eastAsia"/>
                <w:sz w:val="20"/>
                <w:szCs w:val="20"/>
              </w:rPr>
              <w:t>다만</w:t>
            </w:r>
            <w:r w:rsidR="00C235D9">
              <w:rPr>
                <w:rFonts w:cs="Times New Roman" w:hint="eastAsia"/>
                <w:sz w:val="20"/>
                <w:szCs w:val="20"/>
              </w:rPr>
              <w:t>,</w:t>
            </w:r>
            <w:r w:rsidR="00C235D9">
              <w:rPr>
                <w:rFonts w:cs="Times New Roman"/>
                <w:sz w:val="20"/>
                <w:szCs w:val="20"/>
              </w:rPr>
              <w:t xml:space="preserve"> </w:t>
            </w:r>
            <w:r w:rsidR="00C235D9">
              <w:rPr>
                <w:rFonts w:cs="Times New Roman" w:hint="eastAsia"/>
                <w:sz w:val="20"/>
                <w:szCs w:val="20"/>
              </w:rPr>
              <w:t>이용자의</w:t>
            </w:r>
            <w:r w:rsidR="00C235D9">
              <w:rPr>
                <w:rFonts w:cs="Times New Roman" w:hint="eastAsia"/>
                <w:sz w:val="20"/>
                <w:szCs w:val="20"/>
              </w:rPr>
              <w:t xml:space="preserve"> </w:t>
            </w:r>
            <w:r w:rsidR="00C235D9">
              <w:rPr>
                <w:rFonts w:cs="Times New Roman" w:hint="eastAsia"/>
                <w:sz w:val="20"/>
                <w:szCs w:val="20"/>
              </w:rPr>
              <w:t>불편을</w:t>
            </w:r>
            <w:r w:rsidR="00C235D9">
              <w:rPr>
                <w:rFonts w:cs="Times New Roman" w:hint="eastAsia"/>
                <w:sz w:val="20"/>
                <w:szCs w:val="20"/>
              </w:rPr>
              <w:t xml:space="preserve"> </w:t>
            </w:r>
            <w:r w:rsidR="00C235D9">
              <w:rPr>
                <w:rFonts w:cs="Times New Roman" w:hint="eastAsia"/>
                <w:sz w:val="20"/>
                <w:szCs w:val="20"/>
              </w:rPr>
              <w:t>초래함에</w:t>
            </w:r>
            <w:r w:rsidR="00C235D9">
              <w:rPr>
                <w:rFonts w:cs="Times New Roman" w:hint="eastAsia"/>
                <w:sz w:val="20"/>
                <w:szCs w:val="20"/>
              </w:rPr>
              <w:t xml:space="preserve"> </w:t>
            </w:r>
            <w:r w:rsidR="00C235D9">
              <w:rPr>
                <w:rFonts w:cs="Times New Roman" w:hint="eastAsia"/>
                <w:sz w:val="20"/>
                <w:szCs w:val="20"/>
              </w:rPr>
              <w:t>따른</w:t>
            </w:r>
            <w:r w:rsidR="00C235D9">
              <w:rPr>
                <w:rFonts w:cs="Times New Roman" w:hint="eastAsia"/>
                <w:sz w:val="20"/>
                <w:szCs w:val="20"/>
              </w:rPr>
              <w:t xml:space="preserve"> </w:t>
            </w:r>
            <w:r w:rsidR="00C235D9">
              <w:rPr>
                <w:rFonts w:cs="Times New Roman" w:hint="eastAsia"/>
                <w:sz w:val="20"/>
                <w:szCs w:val="20"/>
              </w:rPr>
              <w:t>사업적인</w:t>
            </w:r>
            <w:r w:rsidR="00C235D9">
              <w:rPr>
                <w:rFonts w:cs="Times New Roman" w:hint="eastAsia"/>
                <w:sz w:val="20"/>
                <w:szCs w:val="20"/>
              </w:rPr>
              <w:t xml:space="preserve"> </w:t>
            </w:r>
            <w:r w:rsidR="00C235D9">
              <w:rPr>
                <w:rFonts w:cs="Times New Roman" w:hint="eastAsia"/>
                <w:sz w:val="20"/>
                <w:szCs w:val="20"/>
              </w:rPr>
              <w:t>영향은</w:t>
            </w:r>
            <w:r w:rsidR="00C235D9">
              <w:rPr>
                <w:rFonts w:cs="Times New Roman" w:hint="eastAsia"/>
                <w:sz w:val="20"/>
                <w:szCs w:val="20"/>
              </w:rPr>
              <w:t xml:space="preserve"> </w:t>
            </w:r>
            <w:r w:rsidR="00C235D9">
              <w:rPr>
                <w:rFonts w:cs="Times New Roman" w:hint="eastAsia"/>
                <w:sz w:val="20"/>
                <w:szCs w:val="20"/>
              </w:rPr>
              <w:t>있을</w:t>
            </w:r>
            <w:r w:rsidR="00C235D9">
              <w:rPr>
                <w:rFonts w:cs="Times New Roman" w:hint="eastAsia"/>
                <w:sz w:val="20"/>
                <w:szCs w:val="20"/>
              </w:rPr>
              <w:t xml:space="preserve"> </w:t>
            </w:r>
            <w:r w:rsidR="00C235D9">
              <w:rPr>
                <w:rFonts w:cs="Times New Roman" w:hint="eastAsia"/>
                <w:sz w:val="20"/>
                <w:szCs w:val="20"/>
              </w:rPr>
              <w:t>수</w:t>
            </w:r>
            <w:r w:rsidR="00C235D9">
              <w:rPr>
                <w:rFonts w:cs="Times New Roman" w:hint="eastAsia"/>
                <w:sz w:val="20"/>
                <w:szCs w:val="20"/>
              </w:rPr>
              <w:t xml:space="preserve"> </w:t>
            </w:r>
            <w:r w:rsidR="00C235D9">
              <w:rPr>
                <w:rFonts w:cs="Times New Roman" w:hint="eastAsia"/>
                <w:sz w:val="20"/>
                <w:szCs w:val="20"/>
              </w:rPr>
              <w:t>있음</w:t>
            </w:r>
            <w:r w:rsidR="00C235D9">
              <w:rPr>
                <w:rFonts w:cs="Times New Roman" w:hint="eastAsia"/>
                <w:sz w:val="20"/>
                <w:szCs w:val="20"/>
              </w:rPr>
              <w:t>)</w:t>
            </w:r>
            <w:r>
              <w:rPr>
                <w:rFonts w:cs="Times New Roman" w:hint="eastAsia"/>
                <w:sz w:val="20"/>
                <w:szCs w:val="20"/>
              </w:rPr>
              <w:t>.</w:t>
            </w:r>
          </w:p>
          <w:p w14:paraId="0CF5836F" w14:textId="3850F5F0" w:rsidR="00061A1F" w:rsidRPr="00187B1B" w:rsidRDefault="00061A1F" w:rsidP="00061A1F">
            <w:pPr>
              <w:pStyle w:val="a8"/>
              <w:widowControl/>
              <w:numPr>
                <w:ilvl w:val="0"/>
                <w:numId w:val="2"/>
              </w:numPr>
              <w:spacing w:before="40" w:after="120" w:line="276" w:lineRule="auto"/>
              <w:rPr>
                <w:rFonts w:cs="Times New Roman"/>
                <w:spacing w:val="-2"/>
                <w:sz w:val="20"/>
                <w:szCs w:val="20"/>
              </w:rPr>
            </w:pPr>
            <w:r>
              <w:rPr>
                <w:rFonts w:cs="Times New Roman" w:hint="eastAsia"/>
                <w:sz w:val="20"/>
                <w:szCs w:val="20"/>
              </w:rPr>
              <w:t>다만</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sidRPr="00C90880">
              <w:rPr>
                <w:rFonts w:cs="Times New Roman"/>
                <w:sz w:val="20"/>
                <w:szCs w:val="20"/>
              </w:rPr>
              <w:t>1</w:t>
            </w:r>
            <w:r w:rsidRPr="00C90880">
              <w:rPr>
                <w:rFonts w:cs="Times New Roman" w:hint="eastAsia"/>
                <w:sz w:val="20"/>
                <w:szCs w:val="20"/>
              </w:rPr>
              <w:t>차</w:t>
            </w:r>
            <w:r w:rsidRPr="00C90880">
              <w:rPr>
                <w:rFonts w:cs="Times New Roman" w:hint="eastAsia"/>
                <w:sz w:val="20"/>
                <w:szCs w:val="20"/>
              </w:rPr>
              <w:t xml:space="preserve"> </w:t>
            </w:r>
            <w:r w:rsidRPr="00C90880">
              <w:rPr>
                <w:rFonts w:cs="Times New Roman"/>
                <w:sz w:val="20"/>
                <w:szCs w:val="20"/>
              </w:rPr>
              <w:t xml:space="preserve">PG </w:t>
            </w:r>
            <w:r w:rsidRPr="00C90880">
              <w:rPr>
                <w:rFonts w:cs="Times New Roman" w:hint="eastAsia"/>
                <w:sz w:val="20"/>
                <w:szCs w:val="20"/>
              </w:rPr>
              <w:t>역할을</w:t>
            </w:r>
            <w:r w:rsidRPr="00C90880">
              <w:rPr>
                <w:rFonts w:cs="Times New Roman" w:hint="eastAsia"/>
                <w:sz w:val="20"/>
                <w:szCs w:val="20"/>
              </w:rPr>
              <w:t xml:space="preserve"> </w:t>
            </w:r>
            <w:r w:rsidRPr="00C90880">
              <w:rPr>
                <w:rFonts w:cs="Times New Roman" w:hint="eastAsia"/>
                <w:sz w:val="20"/>
                <w:szCs w:val="20"/>
              </w:rPr>
              <w:t>직접</w:t>
            </w:r>
            <w:r w:rsidRPr="00C90880">
              <w:rPr>
                <w:rFonts w:cs="Times New Roman" w:hint="eastAsia"/>
                <w:sz w:val="20"/>
                <w:szCs w:val="20"/>
              </w:rPr>
              <w:t xml:space="preserve"> </w:t>
            </w:r>
            <w:r w:rsidRPr="00C90880">
              <w:rPr>
                <w:rFonts w:cs="Times New Roman" w:hint="eastAsia"/>
                <w:sz w:val="20"/>
                <w:szCs w:val="20"/>
              </w:rPr>
              <w:t>수행할</w:t>
            </w:r>
            <w:r w:rsidRPr="00C90880">
              <w:rPr>
                <w:rFonts w:cs="Times New Roman" w:hint="eastAsia"/>
                <w:sz w:val="20"/>
                <w:szCs w:val="20"/>
              </w:rPr>
              <w:t xml:space="preserve"> </w:t>
            </w:r>
            <w:r w:rsidRPr="00C90880">
              <w:rPr>
                <w:rFonts w:cs="Times New Roman" w:hint="eastAsia"/>
                <w:sz w:val="20"/>
                <w:szCs w:val="20"/>
              </w:rPr>
              <w:t>경우</w:t>
            </w:r>
            <w:r w:rsidRPr="00C90880">
              <w:rPr>
                <w:rFonts w:cs="Times New Roman" w:hint="eastAsia"/>
                <w:sz w:val="20"/>
                <w:szCs w:val="20"/>
              </w:rPr>
              <w:t xml:space="preserve"> </w:t>
            </w:r>
            <w:r w:rsidRPr="00C90880">
              <w:rPr>
                <w:rFonts w:cs="Times New Roman" w:hint="eastAsia"/>
                <w:sz w:val="20"/>
                <w:szCs w:val="20"/>
              </w:rPr>
              <w:t>이에</w:t>
            </w:r>
            <w:r w:rsidRPr="00C90880">
              <w:rPr>
                <w:rFonts w:cs="Times New Roman" w:hint="eastAsia"/>
                <w:sz w:val="20"/>
                <w:szCs w:val="20"/>
              </w:rPr>
              <w:t xml:space="preserve"> </w:t>
            </w:r>
            <w:r w:rsidRPr="00C90880">
              <w:rPr>
                <w:rFonts w:cs="Times New Roman" w:hint="eastAsia"/>
                <w:sz w:val="20"/>
                <w:szCs w:val="20"/>
              </w:rPr>
              <w:t>따른</w:t>
            </w:r>
            <w:r w:rsidRPr="00C90880">
              <w:rPr>
                <w:rFonts w:cs="Times New Roman" w:hint="eastAsia"/>
                <w:sz w:val="20"/>
                <w:szCs w:val="20"/>
              </w:rPr>
              <w:t xml:space="preserve"> </w:t>
            </w:r>
            <w:r w:rsidRPr="00C90880">
              <w:rPr>
                <w:rFonts w:cs="Times New Roman" w:hint="eastAsia"/>
                <w:sz w:val="20"/>
                <w:szCs w:val="20"/>
              </w:rPr>
              <w:t>초기</w:t>
            </w:r>
            <w:r w:rsidRPr="00C90880">
              <w:rPr>
                <w:rFonts w:cs="Times New Roman" w:hint="eastAsia"/>
                <w:sz w:val="20"/>
                <w:szCs w:val="20"/>
              </w:rPr>
              <w:t xml:space="preserve"> </w:t>
            </w:r>
            <w:r w:rsidRPr="00C90880">
              <w:rPr>
                <w:rFonts w:cs="Times New Roman" w:hint="eastAsia"/>
                <w:sz w:val="20"/>
                <w:szCs w:val="20"/>
              </w:rPr>
              <w:t>투자비용이</w:t>
            </w:r>
            <w:r w:rsidRPr="00C90880">
              <w:rPr>
                <w:rFonts w:cs="Times New Roman" w:hint="eastAsia"/>
                <w:sz w:val="20"/>
                <w:szCs w:val="20"/>
              </w:rPr>
              <w:t xml:space="preserve"> </w:t>
            </w:r>
            <w:r w:rsidRPr="00C90880">
              <w:rPr>
                <w:rFonts w:cs="Times New Roman" w:hint="eastAsia"/>
                <w:sz w:val="20"/>
                <w:szCs w:val="20"/>
              </w:rPr>
              <w:t>발생할</w:t>
            </w:r>
            <w:r w:rsidRPr="00C90880">
              <w:rPr>
                <w:rFonts w:cs="Times New Roman" w:hint="eastAsia"/>
                <w:sz w:val="20"/>
                <w:szCs w:val="20"/>
              </w:rPr>
              <w:t xml:space="preserve"> </w:t>
            </w:r>
            <w:r w:rsidRPr="00C90880">
              <w:rPr>
                <w:rFonts w:cs="Times New Roman" w:hint="eastAsia"/>
                <w:sz w:val="20"/>
                <w:szCs w:val="20"/>
              </w:rPr>
              <w:t>수</w:t>
            </w:r>
            <w:r w:rsidRPr="00C90880">
              <w:rPr>
                <w:rFonts w:cs="Times New Roman" w:hint="eastAsia"/>
                <w:sz w:val="20"/>
                <w:szCs w:val="20"/>
              </w:rPr>
              <w:t xml:space="preserve"> </w:t>
            </w:r>
            <w:r w:rsidRPr="00C90880">
              <w:rPr>
                <w:rFonts w:cs="Times New Roman" w:hint="eastAsia"/>
                <w:sz w:val="20"/>
                <w:szCs w:val="20"/>
              </w:rPr>
              <w:t>있음</w:t>
            </w:r>
            <w:r w:rsidRPr="00C90880">
              <w:rPr>
                <w:rFonts w:cs="Times New Roman" w:hint="eastAsia"/>
                <w:sz w:val="20"/>
                <w:szCs w:val="20"/>
              </w:rPr>
              <w:t>.</w:t>
            </w:r>
          </w:p>
        </w:tc>
      </w:tr>
      <w:tr w:rsidR="005335C7" w:rsidRPr="009A2958" w14:paraId="707FB80F" w14:textId="77777777" w:rsidTr="00061A1F">
        <w:trPr>
          <w:trHeight w:val="132"/>
        </w:trPr>
        <w:tc>
          <w:tcPr>
            <w:tcW w:w="619" w:type="pct"/>
          </w:tcPr>
          <w:p w14:paraId="2D4FDE97" w14:textId="3AD3D8B5"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25" w:name="_Toc108480408"/>
            <w:bookmarkStart w:id="26" w:name="_Toc108512964"/>
            <w:r w:rsidRPr="00250EEB">
              <w:rPr>
                <w:rFonts w:cs="Times New Roman"/>
                <w:b/>
                <w:color w:val="404040" w:themeColor="text1" w:themeTint="BF"/>
                <w:kern w:val="0"/>
                <w:sz w:val="20"/>
                <w:szCs w:val="20"/>
              </w:rPr>
              <w:t>공정거래위원회</w:t>
            </w:r>
            <w:r>
              <w:rPr>
                <w:rFonts w:cs="Times New Roman"/>
                <w:b/>
                <w:color w:val="404040" w:themeColor="text1" w:themeTint="BF"/>
                <w:kern w:val="0"/>
                <w:sz w:val="20"/>
                <w:szCs w:val="20"/>
              </w:rPr>
              <w:br/>
            </w:r>
            <w:r w:rsidRPr="00250EEB">
              <w:rPr>
                <w:rFonts w:cs="Times New Roman"/>
                <w:b/>
                <w:color w:val="404040" w:themeColor="text1" w:themeTint="BF"/>
                <w:kern w:val="0"/>
                <w:sz w:val="20"/>
                <w:szCs w:val="20"/>
              </w:rPr>
              <w:t>‘</w:t>
            </w:r>
            <w:r w:rsidRPr="00250EEB">
              <w:rPr>
                <w:rFonts w:cs="Times New Roman"/>
                <w:b/>
                <w:color w:val="404040" w:themeColor="text1" w:themeTint="BF"/>
                <w:kern w:val="0"/>
                <w:sz w:val="20"/>
                <w:szCs w:val="20"/>
              </w:rPr>
              <w:t>콜</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몰아주기</w:t>
            </w:r>
            <w:r w:rsidRPr="00250EEB">
              <w:rPr>
                <w:rFonts w:cs="Times New Roman"/>
                <w:b/>
                <w:color w:val="404040" w:themeColor="text1" w:themeTint="BF"/>
                <w:kern w:val="0"/>
                <w:sz w:val="20"/>
                <w:szCs w:val="20"/>
              </w:rPr>
              <w:t>’</w:t>
            </w:r>
            <w:r>
              <w:rPr>
                <w:rFonts w:cs="Times New Roman"/>
                <w:b/>
                <w:color w:val="404040" w:themeColor="text1" w:themeTint="BF"/>
                <w:kern w:val="0"/>
                <w:sz w:val="20"/>
                <w:szCs w:val="20"/>
              </w:rPr>
              <w:br/>
            </w:r>
            <w:r w:rsidRPr="00250EEB">
              <w:rPr>
                <w:rFonts w:cs="Times New Roman"/>
                <w:b/>
                <w:color w:val="404040" w:themeColor="text1" w:themeTint="BF"/>
                <w:kern w:val="0"/>
                <w:sz w:val="20"/>
                <w:szCs w:val="20"/>
              </w:rPr>
              <w:t>조사</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관련</w:t>
            </w:r>
            <w:bookmarkEnd w:id="25"/>
            <w:bookmarkEnd w:id="26"/>
          </w:p>
        </w:tc>
        <w:tc>
          <w:tcPr>
            <w:tcW w:w="26" w:type="pct"/>
            <w:tcBorders>
              <w:top w:val="nil"/>
              <w:bottom w:val="nil"/>
            </w:tcBorders>
          </w:tcPr>
          <w:p w14:paraId="6C1B0C03"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64A8C207"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공정거래위원회</w:t>
            </w:r>
            <w:r w:rsidRPr="009A2958">
              <w:rPr>
                <w:rFonts w:cs="Times New Roman"/>
                <w:sz w:val="20"/>
                <w:szCs w:val="20"/>
              </w:rPr>
              <w:t>(“</w:t>
            </w:r>
            <w:r w:rsidRPr="00026C02">
              <w:rPr>
                <w:rFonts w:cs="Times New Roman"/>
                <w:b/>
                <w:sz w:val="20"/>
                <w:szCs w:val="20"/>
                <w:u w:val="single"/>
              </w:rPr>
              <w:t>공정위</w:t>
            </w:r>
            <w:r w:rsidRPr="009A2958">
              <w:rPr>
                <w:rFonts w:cs="Times New Roman"/>
                <w:sz w:val="20"/>
                <w:szCs w:val="20"/>
              </w:rPr>
              <w:t>”)</w:t>
            </w:r>
            <w:r w:rsidRPr="009A2958">
              <w:rPr>
                <w:rFonts w:cs="Times New Roman"/>
                <w:sz w:val="20"/>
                <w:szCs w:val="20"/>
              </w:rPr>
              <w:t>는</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가맹택시에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소위</w:t>
            </w:r>
            <w:r w:rsidRPr="009A2958">
              <w:rPr>
                <w:rFonts w:cs="Times New Roman"/>
                <w:sz w:val="20"/>
                <w:szCs w:val="20"/>
              </w:rPr>
              <w:t xml:space="preserve"> ‘</w:t>
            </w:r>
            <w:r w:rsidRPr="009A2958">
              <w:rPr>
                <w:rFonts w:cs="Times New Roman"/>
                <w:sz w:val="20"/>
                <w:szCs w:val="20"/>
              </w:rPr>
              <w:t>콜</w:t>
            </w:r>
            <w:r w:rsidRPr="009A2958">
              <w:rPr>
                <w:rFonts w:cs="Times New Roman"/>
                <w:sz w:val="20"/>
                <w:szCs w:val="20"/>
              </w:rPr>
              <w:t xml:space="preserve"> </w:t>
            </w:r>
            <w:r w:rsidRPr="009A2958">
              <w:rPr>
                <w:rFonts w:cs="Times New Roman"/>
                <w:sz w:val="20"/>
                <w:szCs w:val="20"/>
              </w:rPr>
              <w:t>몰아주기</w:t>
            </w:r>
            <w:r w:rsidRPr="009A2958">
              <w:rPr>
                <w:rFonts w:cs="Times New Roman"/>
                <w:sz w:val="20"/>
                <w:szCs w:val="20"/>
              </w:rPr>
              <w:t>’</w:t>
            </w:r>
            <w:r w:rsidRPr="009A2958">
              <w:rPr>
                <w:rFonts w:cs="Times New Roman"/>
                <w:sz w:val="20"/>
                <w:szCs w:val="20"/>
              </w:rPr>
              <w:t>를</w:t>
            </w:r>
            <w:r w:rsidRPr="009A2958">
              <w:rPr>
                <w:rFonts w:cs="Times New Roman"/>
                <w:sz w:val="20"/>
                <w:szCs w:val="20"/>
              </w:rPr>
              <w:t xml:space="preserve"> </w:t>
            </w:r>
            <w:r w:rsidRPr="009A2958">
              <w:rPr>
                <w:rFonts w:cs="Times New Roman"/>
                <w:sz w:val="20"/>
                <w:szCs w:val="20"/>
              </w:rPr>
              <w:t>통해</w:t>
            </w:r>
            <w:r w:rsidRPr="009A2958">
              <w:rPr>
                <w:rFonts w:cs="Times New Roman"/>
                <w:sz w:val="20"/>
                <w:szCs w:val="20"/>
              </w:rPr>
              <w:t xml:space="preserve"> </w:t>
            </w:r>
            <w:r w:rsidRPr="009A2958">
              <w:rPr>
                <w:rFonts w:cs="Times New Roman"/>
                <w:sz w:val="20"/>
                <w:szCs w:val="20"/>
              </w:rPr>
              <w:t>비가맹택시와의</w:t>
            </w:r>
            <w:r w:rsidRPr="009A2958">
              <w:rPr>
                <w:rFonts w:cs="Times New Roman"/>
                <w:sz w:val="20"/>
                <w:szCs w:val="20"/>
              </w:rPr>
              <w:t xml:space="preserve"> </w:t>
            </w:r>
            <w:r w:rsidRPr="009A2958">
              <w:rPr>
                <w:rFonts w:cs="Times New Roman"/>
                <w:sz w:val="20"/>
                <w:szCs w:val="20"/>
              </w:rPr>
              <w:t>거래조건을</w:t>
            </w:r>
            <w:r w:rsidRPr="009A2958">
              <w:rPr>
                <w:rFonts w:cs="Times New Roman"/>
                <w:sz w:val="20"/>
                <w:szCs w:val="20"/>
              </w:rPr>
              <w:t xml:space="preserve"> </w:t>
            </w:r>
            <w:r w:rsidRPr="009A2958">
              <w:rPr>
                <w:rFonts w:cs="Times New Roman"/>
                <w:sz w:val="20"/>
                <w:szCs w:val="20"/>
              </w:rPr>
              <w:t>차별하였다고</w:t>
            </w:r>
            <w:r w:rsidRPr="009A2958">
              <w:rPr>
                <w:rFonts w:cs="Times New Roman"/>
                <w:sz w:val="20"/>
                <w:szCs w:val="20"/>
              </w:rPr>
              <w:t xml:space="preserve"> </w:t>
            </w:r>
            <w:r w:rsidRPr="009A2958">
              <w:rPr>
                <w:rFonts w:cs="Times New Roman"/>
                <w:sz w:val="20"/>
                <w:szCs w:val="20"/>
              </w:rPr>
              <w:t>판단하였고</w:t>
            </w:r>
            <w:r w:rsidRPr="009A2958">
              <w:rPr>
                <w:rFonts w:cs="Times New Roman"/>
                <w:sz w:val="20"/>
                <w:szCs w:val="20"/>
              </w:rPr>
              <w:t xml:space="preserve">, </w:t>
            </w:r>
            <w:r w:rsidRPr="009A2958">
              <w:rPr>
                <w:rFonts w:cs="Times New Roman"/>
                <w:sz w:val="20"/>
                <w:szCs w:val="20"/>
              </w:rPr>
              <w:t>이에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2022</w:t>
            </w:r>
            <w:r w:rsidRPr="009A2958">
              <w:rPr>
                <w:rFonts w:cs="Times New Roman"/>
                <w:sz w:val="20"/>
                <w:szCs w:val="20"/>
              </w:rPr>
              <w:t>년</w:t>
            </w:r>
            <w:r w:rsidRPr="009A2958">
              <w:rPr>
                <w:rFonts w:cs="Times New Roman"/>
                <w:sz w:val="20"/>
                <w:szCs w:val="20"/>
              </w:rPr>
              <w:t xml:space="preserve"> 4</w:t>
            </w:r>
            <w:r w:rsidRPr="009A2958">
              <w:rPr>
                <w:rFonts w:cs="Times New Roman"/>
                <w:sz w:val="20"/>
                <w:szCs w:val="20"/>
              </w:rPr>
              <w:t>월</w:t>
            </w:r>
            <w:r w:rsidRPr="009A2958">
              <w:rPr>
                <w:rFonts w:cs="Times New Roman"/>
                <w:sz w:val="20"/>
                <w:szCs w:val="20"/>
              </w:rPr>
              <w:t xml:space="preserve"> 25</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시정명령</w:t>
            </w:r>
            <w:r w:rsidRPr="009A2958">
              <w:rPr>
                <w:rFonts w:cs="Times New Roman"/>
                <w:sz w:val="20"/>
                <w:szCs w:val="20"/>
              </w:rPr>
              <w:t xml:space="preserve"> </w:t>
            </w:r>
            <w:r w:rsidRPr="009A2958">
              <w:rPr>
                <w:rFonts w:cs="Times New Roman"/>
                <w:sz w:val="20"/>
                <w:szCs w:val="20"/>
              </w:rPr>
              <w:t>등을</w:t>
            </w:r>
            <w:r w:rsidRPr="009A2958">
              <w:rPr>
                <w:rFonts w:cs="Times New Roman"/>
                <w:sz w:val="20"/>
                <w:szCs w:val="20"/>
              </w:rPr>
              <w:t xml:space="preserve"> </w:t>
            </w:r>
            <w:r w:rsidRPr="009A2958">
              <w:rPr>
                <w:rFonts w:cs="Times New Roman"/>
                <w:sz w:val="20"/>
                <w:szCs w:val="20"/>
              </w:rPr>
              <w:t>포함한</w:t>
            </w:r>
            <w:r w:rsidRPr="009A2958">
              <w:rPr>
                <w:rFonts w:cs="Times New Roman"/>
                <w:sz w:val="20"/>
                <w:szCs w:val="20"/>
              </w:rPr>
              <w:t xml:space="preserve"> </w:t>
            </w:r>
            <w:r w:rsidRPr="009A2958">
              <w:rPr>
                <w:rFonts w:cs="Times New Roman"/>
                <w:sz w:val="20"/>
                <w:szCs w:val="20"/>
              </w:rPr>
              <w:t>심사보고서를</w:t>
            </w:r>
            <w:r w:rsidRPr="009A2958">
              <w:rPr>
                <w:rFonts w:cs="Times New Roman"/>
                <w:sz w:val="20"/>
                <w:szCs w:val="20"/>
              </w:rPr>
              <w:t xml:space="preserve"> </w:t>
            </w:r>
            <w:r w:rsidRPr="009A2958">
              <w:rPr>
                <w:rFonts w:cs="Times New Roman"/>
                <w:sz w:val="20"/>
                <w:szCs w:val="20"/>
              </w:rPr>
              <w:t>대상회사에게</w:t>
            </w:r>
            <w:r w:rsidRPr="009A2958">
              <w:rPr>
                <w:rFonts w:cs="Times New Roman"/>
                <w:sz w:val="20"/>
                <w:szCs w:val="20"/>
              </w:rPr>
              <w:t xml:space="preserve"> </w:t>
            </w:r>
            <w:r w:rsidRPr="009A2958">
              <w:rPr>
                <w:rFonts w:cs="Times New Roman"/>
                <w:sz w:val="20"/>
                <w:szCs w:val="20"/>
              </w:rPr>
              <w:t>송부하였으며</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이에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의견서</w:t>
            </w:r>
            <w:r w:rsidRPr="009A2958">
              <w:rPr>
                <w:rFonts w:cs="Times New Roman"/>
                <w:sz w:val="20"/>
                <w:szCs w:val="20"/>
              </w:rPr>
              <w:t xml:space="preserve"> </w:t>
            </w:r>
            <w:r w:rsidRPr="009A2958">
              <w:rPr>
                <w:rFonts w:cs="Times New Roman"/>
                <w:sz w:val="20"/>
                <w:szCs w:val="20"/>
              </w:rPr>
              <w:t>제출을</w:t>
            </w:r>
            <w:r w:rsidRPr="009A2958">
              <w:rPr>
                <w:rFonts w:cs="Times New Roman"/>
                <w:sz w:val="20"/>
                <w:szCs w:val="20"/>
              </w:rPr>
              <w:t xml:space="preserve"> </w:t>
            </w:r>
            <w:r w:rsidRPr="009A2958">
              <w:rPr>
                <w:rFonts w:cs="Times New Roman"/>
                <w:sz w:val="20"/>
                <w:szCs w:val="20"/>
              </w:rPr>
              <w:t>준비</w:t>
            </w:r>
            <w:r w:rsidRPr="009A2958">
              <w:rPr>
                <w:rFonts w:cs="Times New Roman"/>
                <w:sz w:val="20"/>
                <w:szCs w:val="20"/>
              </w:rPr>
              <w:t xml:space="preserve"> </w:t>
            </w:r>
            <w:r w:rsidRPr="009A2958">
              <w:rPr>
                <w:rFonts w:cs="Times New Roman"/>
                <w:sz w:val="20"/>
                <w:szCs w:val="20"/>
              </w:rPr>
              <w:t>중이라고</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p>
          <w:p w14:paraId="392878F6"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lastRenderedPageBreak/>
              <w:t>심사보고서에서</w:t>
            </w:r>
            <w:r w:rsidRPr="009A2958">
              <w:rPr>
                <w:rFonts w:cs="Times New Roman"/>
                <w:sz w:val="20"/>
                <w:szCs w:val="20"/>
              </w:rPr>
              <w:t xml:space="preserve"> </w:t>
            </w:r>
            <w:r w:rsidRPr="009A2958">
              <w:rPr>
                <w:rFonts w:cs="Times New Roman"/>
                <w:sz w:val="20"/>
                <w:szCs w:val="20"/>
              </w:rPr>
              <w:t>문제</w:t>
            </w:r>
            <w:r w:rsidRPr="009A2958">
              <w:rPr>
                <w:rFonts w:cs="Times New Roman"/>
                <w:sz w:val="20"/>
                <w:szCs w:val="20"/>
              </w:rPr>
              <w:t xml:space="preserve"> </w:t>
            </w:r>
            <w:r w:rsidRPr="009A2958">
              <w:rPr>
                <w:rFonts w:cs="Times New Roman"/>
                <w:sz w:val="20"/>
                <w:szCs w:val="20"/>
              </w:rPr>
              <w:t>삼고</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행위사실</w:t>
            </w:r>
            <w:r w:rsidRPr="009A2958">
              <w:rPr>
                <w:rFonts w:cs="Times New Roman"/>
                <w:sz w:val="20"/>
                <w:szCs w:val="20"/>
              </w:rPr>
              <w:t xml:space="preserve">, </w:t>
            </w:r>
            <w:r w:rsidRPr="009A2958">
              <w:rPr>
                <w:rFonts w:cs="Times New Roman"/>
                <w:sz w:val="20"/>
                <w:szCs w:val="20"/>
              </w:rPr>
              <w:t>관련시장</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경쟁제한성은</w:t>
            </w:r>
            <w:r w:rsidRPr="009A2958">
              <w:rPr>
                <w:rFonts w:cs="Times New Roman"/>
                <w:sz w:val="20"/>
                <w:szCs w:val="20"/>
              </w:rPr>
              <w:t xml:space="preserve"> </w:t>
            </w:r>
            <w:r w:rsidRPr="009A2958">
              <w:rPr>
                <w:rFonts w:cs="Times New Roman"/>
                <w:sz w:val="20"/>
                <w:szCs w:val="20"/>
              </w:rPr>
              <w:t>아래와</w:t>
            </w:r>
            <w:r w:rsidRPr="009A2958">
              <w:rPr>
                <w:rFonts w:cs="Times New Roman"/>
                <w:sz w:val="20"/>
                <w:szCs w:val="20"/>
              </w:rPr>
              <w:t xml:space="preserve"> </w:t>
            </w:r>
            <w:r w:rsidRPr="009A2958">
              <w:rPr>
                <w:rFonts w:cs="Times New Roman"/>
                <w:sz w:val="20"/>
                <w:szCs w:val="20"/>
              </w:rPr>
              <w:t>같음</w:t>
            </w:r>
            <w:r w:rsidRPr="009A2958">
              <w:rPr>
                <w:rFonts w:cs="Times New Roman"/>
                <w:sz w:val="20"/>
                <w:szCs w:val="20"/>
              </w:rPr>
              <w:t>.</w:t>
            </w:r>
          </w:p>
          <w:p w14:paraId="60B536DA" w14:textId="2334A7E7" w:rsidR="005335C7" w:rsidRPr="009A2958" w:rsidRDefault="005335C7" w:rsidP="005335C7">
            <w:pPr>
              <w:pStyle w:val="a8"/>
              <w:widowControl/>
              <w:numPr>
                <w:ilvl w:val="0"/>
                <w:numId w:val="3"/>
              </w:numPr>
              <w:spacing w:before="40" w:after="120" w:line="276" w:lineRule="auto"/>
              <w:ind w:left="568" w:hanging="284"/>
              <w:rPr>
                <w:rFonts w:cs="Times New Roman"/>
                <w:sz w:val="20"/>
                <w:szCs w:val="20"/>
              </w:rPr>
            </w:pPr>
            <w:r w:rsidRPr="009A2958">
              <w:rPr>
                <w:rFonts w:cs="Times New Roman"/>
                <w:sz w:val="20"/>
                <w:szCs w:val="20"/>
                <w:u w:val="single"/>
              </w:rPr>
              <w:t>행위사실</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수락률을</w:t>
            </w:r>
            <w:r w:rsidRPr="009A2958">
              <w:rPr>
                <w:rFonts w:cs="Times New Roman"/>
                <w:sz w:val="20"/>
                <w:szCs w:val="20"/>
              </w:rPr>
              <w:t xml:space="preserve"> </w:t>
            </w:r>
            <w:r w:rsidRPr="009A2958">
              <w:rPr>
                <w:rFonts w:cs="Times New Roman"/>
                <w:sz w:val="20"/>
                <w:szCs w:val="20"/>
              </w:rPr>
              <w:t>배차로직에</w:t>
            </w:r>
            <w:r w:rsidRPr="009A2958">
              <w:rPr>
                <w:rFonts w:cs="Times New Roman"/>
                <w:sz w:val="20"/>
                <w:szCs w:val="20"/>
              </w:rPr>
              <w:t xml:space="preserve"> </w:t>
            </w:r>
            <w:r w:rsidRPr="009A2958">
              <w:rPr>
                <w:rFonts w:cs="Times New Roman"/>
                <w:sz w:val="20"/>
                <w:szCs w:val="20"/>
              </w:rPr>
              <w:t>반영하고</w:t>
            </w:r>
            <w:r w:rsidRPr="009A2958">
              <w:rPr>
                <w:rFonts w:cs="Times New Roman"/>
                <w:sz w:val="20"/>
                <w:szCs w:val="20"/>
              </w:rPr>
              <w:t xml:space="preserve">, 1km </w:t>
            </w:r>
            <w:r w:rsidRPr="009A2958">
              <w:rPr>
                <w:rFonts w:cs="Times New Roman"/>
                <w:sz w:val="20"/>
                <w:szCs w:val="20"/>
              </w:rPr>
              <w:t>미만</w:t>
            </w:r>
            <w:r w:rsidRPr="009A2958">
              <w:rPr>
                <w:rFonts w:cs="Times New Roman"/>
                <w:sz w:val="20"/>
                <w:szCs w:val="20"/>
              </w:rPr>
              <w:t xml:space="preserve"> </w:t>
            </w:r>
            <w:r w:rsidRPr="009A2958">
              <w:rPr>
                <w:rFonts w:cs="Times New Roman"/>
                <w:sz w:val="20"/>
                <w:szCs w:val="20"/>
              </w:rPr>
              <w:t>초단거리</w:t>
            </w:r>
            <w:r w:rsidRPr="009A2958">
              <w:rPr>
                <w:rFonts w:cs="Times New Roman"/>
                <w:sz w:val="20"/>
                <w:szCs w:val="20"/>
              </w:rPr>
              <w:t xml:space="preserve"> </w:t>
            </w:r>
            <w:r w:rsidRPr="009A2958">
              <w:rPr>
                <w:rFonts w:cs="Times New Roman"/>
                <w:sz w:val="20"/>
                <w:szCs w:val="20"/>
              </w:rPr>
              <w:t>호출을</w:t>
            </w:r>
            <w:r w:rsidRPr="009A2958">
              <w:rPr>
                <w:rFonts w:cs="Times New Roman"/>
                <w:sz w:val="20"/>
                <w:szCs w:val="20"/>
              </w:rPr>
              <w:t xml:space="preserve"> </w:t>
            </w:r>
            <w:r w:rsidRPr="009A2958">
              <w:rPr>
                <w:rFonts w:cs="Times New Roman"/>
                <w:sz w:val="20"/>
                <w:szCs w:val="20"/>
              </w:rPr>
              <w:t>제외하는</w:t>
            </w:r>
            <w:r w:rsidRPr="009A2958">
              <w:rPr>
                <w:rFonts w:cs="Times New Roman"/>
                <w:sz w:val="20"/>
                <w:szCs w:val="20"/>
              </w:rPr>
              <w:t xml:space="preserve"> </w:t>
            </w:r>
            <w:r w:rsidRPr="009A2958">
              <w:rPr>
                <w:rFonts w:cs="Times New Roman"/>
                <w:sz w:val="20"/>
                <w:szCs w:val="20"/>
              </w:rPr>
              <w:t>방식으로</w:t>
            </w:r>
            <w:r w:rsidRPr="009A2958">
              <w:rPr>
                <w:rFonts w:cs="Times New Roman"/>
                <w:sz w:val="20"/>
                <w:szCs w:val="20"/>
              </w:rPr>
              <w:t xml:space="preserve"> </w:t>
            </w:r>
            <w:r w:rsidRPr="009A2958">
              <w:rPr>
                <w:rFonts w:cs="Times New Roman"/>
                <w:sz w:val="20"/>
                <w:szCs w:val="20"/>
              </w:rPr>
              <w:t>가맹택시에게</w:t>
            </w:r>
            <w:r w:rsidRPr="009A2958">
              <w:rPr>
                <w:rFonts w:cs="Times New Roman"/>
                <w:sz w:val="20"/>
                <w:szCs w:val="20"/>
              </w:rPr>
              <w:t xml:space="preserve"> </w:t>
            </w:r>
            <w:r w:rsidRPr="009A2958">
              <w:rPr>
                <w:rFonts w:cs="Times New Roman"/>
                <w:sz w:val="20"/>
                <w:szCs w:val="20"/>
              </w:rPr>
              <w:t>유리한</w:t>
            </w:r>
            <w:r w:rsidRPr="009A2958">
              <w:rPr>
                <w:rFonts w:cs="Times New Roman"/>
                <w:sz w:val="20"/>
                <w:szCs w:val="20"/>
              </w:rPr>
              <w:t xml:space="preserve"> </w:t>
            </w:r>
            <w:r w:rsidRPr="009A2958">
              <w:rPr>
                <w:rFonts w:cs="Times New Roman"/>
                <w:sz w:val="20"/>
                <w:szCs w:val="20"/>
              </w:rPr>
              <w:t>배차로직을</w:t>
            </w:r>
            <w:r w:rsidRPr="009A2958">
              <w:rPr>
                <w:rFonts w:cs="Times New Roman"/>
                <w:sz w:val="20"/>
                <w:szCs w:val="20"/>
              </w:rPr>
              <w:t xml:space="preserve"> </w:t>
            </w:r>
            <w:r w:rsidRPr="009A2958">
              <w:rPr>
                <w:rFonts w:cs="Times New Roman"/>
                <w:sz w:val="20"/>
                <w:szCs w:val="20"/>
              </w:rPr>
              <w:t>설정한</w:t>
            </w:r>
            <w:r w:rsidRPr="009A2958">
              <w:rPr>
                <w:rFonts w:cs="Times New Roman"/>
                <w:sz w:val="20"/>
                <w:szCs w:val="20"/>
              </w:rPr>
              <w:t xml:space="preserve"> </w:t>
            </w:r>
            <w:r w:rsidRPr="009A2958">
              <w:rPr>
                <w:rFonts w:cs="Times New Roman"/>
                <w:sz w:val="20"/>
                <w:szCs w:val="20"/>
              </w:rPr>
              <w:t>행위에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sidRPr="009A2958">
              <w:rPr>
                <w:rFonts w:cs="Times New Roman"/>
                <w:sz w:val="20"/>
                <w:szCs w:val="20"/>
              </w:rPr>
              <w:t>공정거래법상</w:t>
            </w:r>
            <w:r w:rsidRPr="009A2958">
              <w:rPr>
                <w:rFonts w:cs="Times New Roman"/>
                <w:sz w:val="20"/>
                <w:szCs w:val="20"/>
              </w:rPr>
              <w:t xml:space="preserve"> </w:t>
            </w:r>
            <w:r w:rsidRPr="009A2958">
              <w:rPr>
                <w:rFonts w:cs="Times New Roman"/>
                <w:sz w:val="20"/>
                <w:szCs w:val="20"/>
              </w:rPr>
              <w:t>시장지배적지위</w:t>
            </w:r>
            <w:r w:rsidRPr="009A2958">
              <w:rPr>
                <w:rFonts w:cs="Times New Roman"/>
                <w:sz w:val="20"/>
                <w:szCs w:val="20"/>
              </w:rPr>
              <w:t xml:space="preserve"> </w:t>
            </w:r>
            <w:r w:rsidRPr="009A2958">
              <w:rPr>
                <w:rFonts w:cs="Times New Roman"/>
                <w:sz w:val="20"/>
                <w:szCs w:val="20"/>
              </w:rPr>
              <w:t>남용행위</w:t>
            </w:r>
            <w:r w:rsidRPr="009A2958">
              <w:rPr>
                <w:rFonts w:cs="Times New Roman"/>
                <w:sz w:val="20"/>
                <w:szCs w:val="20"/>
              </w:rPr>
              <w:t>(</w:t>
            </w:r>
            <w:r w:rsidRPr="009A2958">
              <w:rPr>
                <w:rFonts w:cs="Times New Roman"/>
                <w:sz w:val="20"/>
                <w:szCs w:val="20"/>
              </w:rPr>
              <w:t>기타</w:t>
            </w:r>
            <w:r w:rsidRPr="009A2958">
              <w:rPr>
                <w:rFonts w:cs="Times New Roman"/>
                <w:sz w:val="20"/>
                <w:szCs w:val="20"/>
              </w:rPr>
              <w:t xml:space="preserve"> </w:t>
            </w:r>
            <w:r w:rsidRPr="009A2958">
              <w:rPr>
                <w:rFonts w:cs="Times New Roman"/>
                <w:sz w:val="20"/>
                <w:szCs w:val="20"/>
              </w:rPr>
              <w:t>부당한</w:t>
            </w:r>
            <w:r w:rsidRPr="009A2958">
              <w:rPr>
                <w:rFonts w:cs="Times New Roman"/>
                <w:sz w:val="20"/>
                <w:szCs w:val="20"/>
              </w:rPr>
              <w:t xml:space="preserve"> </w:t>
            </w:r>
            <w:r w:rsidRPr="009A2958">
              <w:rPr>
                <w:rFonts w:cs="Times New Roman"/>
                <w:sz w:val="20"/>
                <w:szCs w:val="20"/>
              </w:rPr>
              <w:t>방법으로</w:t>
            </w:r>
            <w:r w:rsidRPr="009A2958">
              <w:rPr>
                <w:rFonts w:cs="Times New Roman"/>
                <w:sz w:val="20"/>
                <w:szCs w:val="20"/>
              </w:rPr>
              <w:t xml:space="preserve"> </w:t>
            </w:r>
            <w:r w:rsidRPr="009A2958">
              <w:rPr>
                <w:rFonts w:cs="Times New Roman"/>
                <w:sz w:val="20"/>
                <w:szCs w:val="20"/>
              </w:rPr>
              <w:t>다른</w:t>
            </w:r>
            <w:r w:rsidRPr="009A2958">
              <w:rPr>
                <w:rFonts w:cs="Times New Roman"/>
                <w:sz w:val="20"/>
                <w:szCs w:val="20"/>
              </w:rPr>
              <w:t xml:space="preserve"> </w:t>
            </w:r>
            <w:r w:rsidRPr="009A2958">
              <w:rPr>
                <w:rFonts w:cs="Times New Roman"/>
                <w:sz w:val="20"/>
                <w:szCs w:val="20"/>
              </w:rPr>
              <w:t>사업자의</w:t>
            </w:r>
            <w:r w:rsidRPr="009A2958">
              <w:rPr>
                <w:rFonts w:cs="Times New Roman"/>
                <w:sz w:val="20"/>
                <w:szCs w:val="20"/>
              </w:rPr>
              <w:t xml:space="preserve"> </w:t>
            </w:r>
            <w:r w:rsidRPr="009A2958">
              <w:rPr>
                <w:rFonts w:cs="Times New Roman"/>
                <w:sz w:val="20"/>
                <w:szCs w:val="20"/>
              </w:rPr>
              <w:t>사업활동을</w:t>
            </w:r>
            <w:r w:rsidRPr="009A2958">
              <w:rPr>
                <w:rFonts w:cs="Times New Roman"/>
                <w:sz w:val="20"/>
                <w:szCs w:val="20"/>
              </w:rPr>
              <w:t xml:space="preserve"> </w:t>
            </w:r>
            <w:r w:rsidRPr="009A2958">
              <w:rPr>
                <w:rFonts w:cs="Times New Roman"/>
                <w:sz w:val="20"/>
                <w:szCs w:val="20"/>
              </w:rPr>
              <w:t>어렵게</w:t>
            </w:r>
            <w:r w:rsidRPr="009A2958">
              <w:rPr>
                <w:rFonts w:cs="Times New Roman"/>
                <w:sz w:val="20"/>
                <w:szCs w:val="20"/>
              </w:rPr>
              <w:t xml:space="preserve"> </w:t>
            </w:r>
            <w:r w:rsidRPr="009A2958">
              <w:rPr>
                <w:rFonts w:cs="Times New Roman"/>
                <w:sz w:val="20"/>
                <w:szCs w:val="20"/>
              </w:rPr>
              <w:t>하는</w:t>
            </w:r>
            <w:r w:rsidRPr="009A2958">
              <w:rPr>
                <w:rFonts w:cs="Times New Roman"/>
                <w:sz w:val="20"/>
                <w:szCs w:val="20"/>
              </w:rPr>
              <w:t xml:space="preserve"> </w:t>
            </w:r>
            <w:r w:rsidRPr="009A2958">
              <w:rPr>
                <w:rFonts w:cs="Times New Roman"/>
                <w:sz w:val="20"/>
                <w:szCs w:val="20"/>
              </w:rPr>
              <w:t>행위</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불공정거래행위</w:t>
            </w:r>
            <w:r w:rsidRPr="009A2958">
              <w:rPr>
                <w:rFonts w:cs="Times New Roman"/>
                <w:sz w:val="20"/>
                <w:szCs w:val="20"/>
              </w:rPr>
              <w:t>(</w:t>
            </w:r>
            <w:r w:rsidRPr="009A2958">
              <w:rPr>
                <w:rFonts w:cs="Times New Roman"/>
                <w:sz w:val="20"/>
                <w:szCs w:val="20"/>
              </w:rPr>
              <w:t>거래조건</w:t>
            </w:r>
            <w:r w:rsidRPr="009A2958">
              <w:rPr>
                <w:rFonts w:cs="Times New Roman"/>
                <w:sz w:val="20"/>
                <w:szCs w:val="20"/>
              </w:rPr>
              <w:t xml:space="preserve"> </w:t>
            </w:r>
            <w:r w:rsidRPr="009A2958">
              <w:rPr>
                <w:rFonts w:cs="Times New Roman"/>
                <w:sz w:val="20"/>
                <w:szCs w:val="20"/>
              </w:rPr>
              <w:t>차별</w:t>
            </w:r>
            <w:r w:rsidRPr="009A2958">
              <w:rPr>
                <w:rFonts w:cs="Times New Roman"/>
                <w:sz w:val="20"/>
                <w:szCs w:val="20"/>
              </w:rPr>
              <w:t xml:space="preserve">, </w:t>
            </w:r>
            <w:r w:rsidRPr="009A2958">
              <w:rPr>
                <w:rFonts w:cs="Times New Roman"/>
                <w:sz w:val="20"/>
                <w:szCs w:val="20"/>
              </w:rPr>
              <w:t>불이익제공</w:t>
            </w:r>
            <w:r w:rsidRPr="009A2958">
              <w:rPr>
                <w:rFonts w:cs="Times New Roman"/>
                <w:sz w:val="20"/>
                <w:szCs w:val="20"/>
              </w:rPr>
              <w:t>)</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해당한다고</w:t>
            </w:r>
            <w:r w:rsidRPr="009A2958">
              <w:rPr>
                <w:rFonts w:cs="Times New Roman"/>
                <w:sz w:val="20"/>
                <w:szCs w:val="20"/>
              </w:rPr>
              <w:t xml:space="preserve"> </w:t>
            </w:r>
            <w:r w:rsidRPr="009A2958">
              <w:rPr>
                <w:rFonts w:cs="Times New Roman"/>
                <w:sz w:val="20"/>
                <w:szCs w:val="20"/>
              </w:rPr>
              <w:t>판단함</w:t>
            </w:r>
            <w:r w:rsidRPr="009A2958">
              <w:rPr>
                <w:rFonts w:cs="Times New Roman"/>
                <w:sz w:val="20"/>
                <w:szCs w:val="20"/>
              </w:rPr>
              <w:t xml:space="preserve">. </w:t>
            </w:r>
          </w:p>
          <w:p w14:paraId="23063FF5" w14:textId="77777777" w:rsidR="005335C7" w:rsidRPr="00107849" w:rsidRDefault="005335C7" w:rsidP="005335C7">
            <w:pPr>
              <w:pStyle w:val="a8"/>
              <w:widowControl/>
              <w:numPr>
                <w:ilvl w:val="0"/>
                <w:numId w:val="3"/>
              </w:numPr>
              <w:spacing w:before="40" w:after="120" w:line="276" w:lineRule="auto"/>
              <w:ind w:left="568" w:hanging="284"/>
              <w:rPr>
                <w:rFonts w:cs="Times New Roman"/>
                <w:spacing w:val="-3"/>
                <w:sz w:val="20"/>
                <w:szCs w:val="20"/>
              </w:rPr>
            </w:pPr>
            <w:r w:rsidRPr="00107849">
              <w:rPr>
                <w:rFonts w:cs="Times New Roman"/>
                <w:spacing w:val="-3"/>
                <w:sz w:val="20"/>
                <w:szCs w:val="20"/>
                <w:u w:val="single"/>
              </w:rPr>
              <w:t>관련시장</w:t>
            </w:r>
            <w:r w:rsidRPr="00107849">
              <w:rPr>
                <w:rFonts w:cs="Times New Roman"/>
                <w:spacing w:val="-3"/>
                <w:sz w:val="20"/>
                <w:szCs w:val="20"/>
              </w:rPr>
              <w:t xml:space="preserve">: </w:t>
            </w:r>
            <w:r w:rsidRPr="00107849">
              <w:rPr>
                <w:rFonts w:cs="Times New Roman"/>
                <w:spacing w:val="-3"/>
                <w:sz w:val="20"/>
                <w:szCs w:val="20"/>
              </w:rPr>
              <w:t>앱호출</w:t>
            </w:r>
            <w:r w:rsidRPr="00107849">
              <w:rPr>
                <w:rFonts w:cs="Times New Roman"/>
                <w:spacing w:val="-3"/>
                <w:sz w:val="20"/>
                <w:szCs w:val="20"/>
              </w:rPr>
              <w:t xml:space="preserve"> </w:t>
            </w:r>
            <w:r w:rsidRPr="00107849">
              <w:rPr>
                <w:rFonts w:cs="Times New Roman"/>
                <w:spacing w:val="-3"/>
                <w:sz w:val="20"/>
                <w:szCs w:val="20"/>
              </w:rPr>
              <w:t>시장과</w:t>
            </w:r>
            <w:r w:rsidRPr="00107849">
              <w:rPr>
                <w:rFonts w:cs="Times New Roman"/>
                <w:spacing w:val="-3"/>
                <w:sz w:val="20"/>
                <w:szCs w:val="20"/>
              </w:rPr>
              <w:t xml:space="preserve"> </w:t>
            </w:r>
            <w:r w:rsidRPr="00107849">
              <w:rPr>
                <w:rFonts w:cs="Times New Roman"/>
                <w:spacing w:val="-3"/>
                <w:sz w:val="20"/>
                <w:szCs w:val="20"/>
              </w:rPr>
              <w:t>택시</w:t>
            </w:r>
            <w:r w:rsidRPr="00107849">
              <w:rPr>
                <w:rFonts w:cs="Times New Roman"/>
                <w:spacing w:val="-3"/>
                <w:sz w:val="20"/>
                <w:szCs w:val="20"/>
              </w:rPr>
              <w:t xml:space="preserve"> </w:t>
            </w:r>
            <w:r w:rsidRPr="00107849">
              <w:rPr>
                <w:rFonts w:cs="Times New Roman"/>
                <w:spacing w:val="-3"/>
                <w:sz w:val="20"/>
                <w:szCs w:val="20"/>
              </w:rPr>
              <w:t>가맹서비스</w:t>
            </w:r>
            <w:r w:rsidRPr="00107849">
              <w:rPr>
                <w:rFonts w:cs="Times New Roman"/>
                <w:spacing w:val="-3"/>
                <w:sz w:val="20"/>
                <w:szCs w:val="20"/>
              </w:rPr>
              <w:t xml:space="preserve"> </w:t>
            </w:r>
            <w:r w:rsidRPr="00107849">
              <w:rPr>
                <w:rFonts w:cs="Times New Roman"/>
                <w:spacing w:val="-3"/>
                <w:sz w:val="20"/>
                <w:szCs w:val="20"/>
              </w:rPr>
              <w:t>시장을</w:t>
            </w:r>
            <w:r w:rsidRPr="00107849">
              <w:rPr>
                <w:rFonts w:cs="Times New Roman"/>
                <w:spacing w:val="-3"/>
                <w:sz w:val="20"/>
                <w:szCs w:val="20"/>
              </w:rPr>
              <w:t xml:space="preserve"> </w:t>
            </w:r>
            <w:r w:rsidRPr="00107849">
              <w:rPr>
                <w:rFonts w:cs="Times New Roman"/>
                <w:spacing w:val="-3"/>
                <w:sz w:val="20"/>
                <w:szCs w:val="20"/>
              </w:rPr>
              <w:t>관련시장으로</w:t>
            </w:r>
            <w:r w:rsidRPr="00107849">
              <w:rPr>
                <w:rFonts w:cs="Times New Roman"/>
                <w:spacing w:val="-3"/>
                <w:sz w:val="20"/>
                <w:szCs w:val="20"/>
              </w:rPr>
              <w:t xml:space="preserve"> </w:t>
            </w:r>
            <w:r w:rsidRPr="00107849">
              <w:rPr>
                <w:rFonts w:cs="Times New Roman"/>
                <w:spacing w:val="-3"/>
                <w:sz w:val="20"/>
                <w:szCs w:val="20"/>
              </w:rPr>
              <w:t>획정하고</w:t>
            </w:r>
            <w:r w:rsidRPr="00107849">
              <w:rPr>
                <w:rFonts w:cs="Times New Roman"/>
                <w:spacing w:val="-3"/>
                <w:sz w:val="20"/>
                <w:szCs w:val="20"/>
              </w:rPr>
              <w:t xml:space="preserve">, </w:t>
            </w:r>
            <w:r w:rsidRPr="00107849">
              <w:rPr>
                <w:rFonts w:cs="Times New Roman"/>
                <w:spacing w:val="-3"/>
                <w:sz w:val="20"/>
                <w:szCs w:val="20"/>
              </w:rPr>
              <w:t>앱호출</w:t>
            </w:r>
            <w:r w:rsidRPr="00107849">
              <w:rPr>
                <w:rFonts w:cs="Times New Roman"/>
                <w:spacing w:val="-3"/>
                <w:sz w:val="20"/>
                <w:szCs w:val="20"/>
              </w:rPr>
              <w:t xml:space="preserve"> </w:t>
            </w:r>
            <w:r w:rsidRPr="00107849">
              <w:rPr>
                <w:rFonts w:cs="Times New Roman"/>
                <w:spacing w:val="-3"/>
                <w:sz w:val="20"/>
                <w:szCs w:val="20"/>
              </w:rPr>
              <w:t>시장에서는</w:t>
            </w:r>
            <w:r w:rsidRPr="00107849">
              <w:rPr>
                <w:rFonts w:cs="Times New Roman"/>
                <w:spacing w:val="-3"/>
                <w:sz w:val="20"/>
                <w:szCs w:val="20"/>
              </w:rPr>
              <w:t xml:space="preserve"> </w:t>
            </w:r>
            <w:r w:rsidRPr="00107849">
              <w:rPr>
                <w:rFonts w:cs="Times New Roman"/>
                <w:spacing w:val="-3"/>
                <w:sz w:val="20"/>
                <w:szCs w:val="20"/>
              </w:rPr>
              <w:t>앱</w:t>
            </w:r>
            <w:r w:rsidRPr="00107849">
              <w:rPr>
                <w:rFonts w:cs="Times New Roman"/>
                <w:spacing w:val="-3"/>
                <w:sz w:val="20"/>
                <w:szCs w:val="20"/>
              </w:rPr>
              <w:t xml:space="preserve"> </w:t>
            </w:r>
            <w:r w:rsidRPr="00107849">
              <w:rPr>
                <w:rFonts w:cs="Times New Roman"/>
                <w:spacing w:val="-3"/>
                <w:sz w:val="20"/>
                <w:szCs w:val="20"/>
              </w:rPr>
              <w:t>기반</w:t>
            </w:r>
            <w:r w:rsidRPr="00107849">
              <w:rPr>
                <w:rFonts w:cs="Times New Roman"/>
                <w:spacing w:val="-3"/>
                <w:sz w:val="20"/>
                <w:szCs w:val="20"/>
              </w:rPr>
              <w:t xml:space="preserve"> </w:t>
            </w:r>
            <w:r w:rsidRPr="00107849">
              <w:rPr>
                <w:rFonts w:cs="Times New Roman"/>
                <w:spacing w:val="-3"/>
                <w:sz w:val="20"/>
                <w:szCs w:val="20"/>
              </w:rPr>
              <w:t>일반</w:t>
            </w:r>
            <w:r w:rsidRPr="00107849">
              <w:rPr>
                <w:rFonts w:cs="Times New Roman"/>
                <w:spacing w:val="-3"/>
                <w:sz w:val="20"/>
                <w:szCs w:val="20"/>
              </w:rPr>
              <w:t xml:space="preserve"> </w:t>
            </w:r>
            <w:r w:rsidRPr="00107849">
              <w:rPr>
                <w:rFonts w:cs="Times New Roman"/>
                <w:spacing w:val="-3"/>
                <w:sz w:val="20"/>
                <w:szCs w:val="20"/>
              </w:rPr>
              <w:t>중형택시</w:t>
            </w:r>
            <w:r w:rsidRPr="00107849">
              <w:rPr>
                <w:rFonts w:cs="Times New Roman"/>
                <w:spacing w:val="-3"/>
                <w:sz w:val="20"/>
                <w:szCs w:val="20"/>
              </w:rPr>
              <w:t xml:space="preserve"> </w:t>
            </w:r>
            <w:r w:rsidRPr="00107849">
              <w:rPr>
                <w:rFonts w:cs="Times New Roman"/>
                <w:spacing w:val="-3"/>
                <w:sz w:val="20"/>
                <w:szCs w:val="20"/>
              </w:rPr>
              <w:t>호출</w:t>
            </w:r>
            <w:r w:rsidRPr="00107849">
              <w:rPr>
                <w:rFonts w:cs="Times New Roman"/>
                <w:spacing w:val="-3"/>
                <w:sz w:val="20"/>
                <w:szCs w:val="20"/>
              </w:rPr>
              <w:t xml:space="preserve"> </w:t>
            </w:r>
            <w:r w:rsidRPr="00107849">
              <w:rPr>
                <w:rFonts w:cs="Times New Roman"/>
                <w:spacing w:val="-3"/>
                <w:sz w:val="20"/>
                <w:szCs w:val="20"/>
              </w:rPr>
              <w:t>서비스</w:t>
            </w:r>
            <w:r w:rsidRPr="00107849">
              <w:rPr>
                <w:rFonts w:cs="Times New Roman"/>
                <w:spacing w:val="-3"/>
                <w:sz w:val="20"/>
                <w:szCs w:val="20"/>
              </w:rPr>
              <w:t xml:space="preserve"> </w:t>
            </w:r>
            <w:r w:rsidRPr="00107849">
              <w:rPr>
                <w:rFonts w:cs="Times New Roman"/>
                <w:spacing w:val="-3"/>
                <w:sz w:val="20"/>
                <w:szCs w:val="20"/>
              </w:rPr>
              <w:t>시장</w:t>
            </w:r>
            <w:r w:rsidRPr="00107849">
              <w:rPr>
                <w:rFonts w:cs="Times New Roman"/>
                <w:spacing w:val="-3"/>
                <w:sz w:val="20"/>
                <w:szCs w:val="20"/>
              </w:rPr>
              <w:t>(</w:t>
            </w:r>
            <w:r w:rsidRPr="00107849">
              <w:rPr>
                <w:rFonts w:cs="Times New Roman"/>
                <w:spacing w:val="-3"/>
                <w:sz w:val="20"/>
                <w:szCs w:val="20"/>
              </w:rPr>
              <w:t>일반호출</w:t>
            </w:r>
            <w:r w:rsidRPr="00107849">
              <w:rPr>
                <w:rFonts w:cs="Times New Roman"/>
                <w:spacing w:val="-3"/>
                <w:sz w:val="20"/>
                <w:szCs w:val="20"/>
              </w:rPr>
              <w:t xml:space="preserve">, </w:t>
            </w:r>
            <w:r w:rsidRPr="00107849">
              <w:rPr>
                <w:rFonts w:cs="Times New Roman"/>
                <w:spacing w:val="-3"/>
                <w:sz w:val="20"/>
                <w:szCs w:val="20"/>
              </w:rPr>
              <w:t>가맹호출</w:t>
            </w:r>
            <w:r w:rsidRPr="00107849">
              <w:rPr>
                <w:rFonts w:cs="Times New Roman"/>
                <w:spacing w:val="-3"/>
                <w:sz w:val="20"/>
                <w:szCs w:val="20"/>
              </w:rPr>
              <w:t xml:space="preserve"> </w:t>
            </w:r>
            <w:r w:rsidRPr="00107849">
              <w:rPr>
                <w:rFonts w:cs="Times New Roman"/>
                <w:spacing w:val="-3"/>
                <w:sz w:val="20"/>
                <w:szCs w:val="20"/>
              </w:rPr>
              <w:t>모두</w:t>
            </w:r>
            <w:r w:rsidRPr="00107849">
              <w:rPr>
                <w:rFonts w:cs="Times New Roman"/>
                <w:spacing w:val="-3"/>
                <w:sz w:val="20"/>
                <w:szCs w:val="20"/>
              </w:rPr>
              <w:t xml:space="preserve"> </w:t>
            </w:r>
            <w:r w:rsidRPr="00107849">
              <w:rPr>
                <w:rFonts w:cs="Times New Roman"/>
                <w:spacing w:val="-3"/>
                <w:sz w:val="20"/>
                <w:szCs w:val="20"/>
              </w:rPr>
              <w:t>포함</w:t>
            </w:r>
            <w:r w:rsidRPr="00107849">
              <w:rPr>
                <w:rFonts w:cs="Times New Roman"/>
                <w:spacing w:val="-3"/>
                <w:sz w:val="20"/>
                <w:szCs w:val="20"/>
              </w:rPr>
              <w:t>)</w:t>
            </w:r>
            <w:r w:rsidRPr="00107849">
              <w:rPr>
                <w:rFonts w:cs="Times New Roman"/>
                <w:spacing w:val="-3"/>
                <w:sz w:val="20"/>
                <w:szCs w:val="20"/>
              </w:rPr>
              <w:t>으로</w:t>
            </w:r>
            <w:r w:rsidRPr="00107849">
              <w:rPr>
                <w:rFonts w:cs="Times New Roman"/>
                <w:spacing w:val="-3"/>
                <w:sz w:val="20"/>
                <w:szCs w:val="20"/>
              </w:rPr>
              <w:t xml:space="preserve"> </w:t>
            </w:r>
            <w:r w:rsidRPr="00107849">
              <w:rPr>
                <w:rFonts w:cs="Times New Roman"/>
                <w:spacing w:val="-3"/>
                <w:sz w:val="20"/>
                <w:szCs w:val="20"/>
              </w:rPr>
              <w:t>한정하되</w:t>
            </w:r>
            <w:r w:rsidRPr="00107849">
              <w:rPr>
                <w:rFonts w:cs="Times New Roman"/>
                <w:spacing w:val="-3"/>
                <w:sz w:val="20"/>
                <w:szCs w:val="20"/>
              </w:rPr>
              <w:t xml:space="preserve"> </w:t>
            </w:r>
            <w:r w:rsidRPr="00107849">
              <w:rPr>
                <w:rFonts w:cs="Times New Roman"/>
                <w:spacing w:val="-3"/>
                <w:sz w:val="20"/>
                <w:szCs w:val="20"/>
              </w:rPr>
              <w:t>배회영업은</w:t>
            </w:r>
            <w:r w:rsidRPr="00107849">
              <w:rPr>
                <w:rFonts w:cs="Times New Roman"/>
                <w:spacing w:val="-3"/>
                <w:sz w:val="20"/>
                <w:szCs w:val="20"/>
              </w:rPr>
              <w:t xml:space="preserve"> </w:t>
            </w:r>
            <w:r w:rsidRPr="00107849">
              <w:rPr>
                <w:rFonts w:cs="Times New Roman"/>
                <w:spacing w:val="-3"/>
                <w:sz w:val="20"/>
                <w:szCs w:val="20"/>
              </w:rPr>
              <w:t>제외함</w:t>
            </w:r>
            <w:r w:rsidRPr="00107849">
              <w:rPr>
                <w:rFonts w:cs="Times New Roman"/>
                <w:spacing w:val="-3"/>
                <w:sz w:val="20"/>
                <w:szCs w:val="20"/>
              </w:rPr>
              <w:t>.</w:t>
            </w:r>
          </w:p>
          <w:p w14:paraId="41D07006" w14:textId="630D7832" w:rsidR="005335C7" w:rsidRPr="009A2958" w:rsidRDefault="005335C7" w:rsidP="005335C7">
            <w:pPr>
              <w:pStyle w:val="a8"/>
              <w:widowControl/>
              <w:numPr>
                <w:ilvl w:val="0"/>
                <w:numId w:val="3"/>
              </w:numPr>
              <w:spacing w:before="40" w:after="120" w:line="276" w:lineRule="auto"/>
              <w:ind w:left="568" w:hanging="284"/>
              <w:rPr>
                <w:rFonts w:cs="Times New Roman"/>
                <w:sz w:val="20"/>
                <w:szCs w:val="20"/>
              </w:rPr>
            </w:pPr>
            <w:r w:rsidRPr="009A2958">
              <w:rPr>
                <w:rFonts w:cs="Times New Roman"/>
                <w:sz w:val="20"/>
                <w:szCs w:val="20"/>
                <w:u w:val="single"/>
              </w:rPr>
              <w:t>경쟁제한성</w:t>
            </w:r>
            <w:r w:rsidRPr="009A2958">
              <w:rPr>
                <w:rFonts w:cs="Times New Roman"/>
                <w:sz w:val="20"/>
                <w:szCs w:val="20"/>
              </w:rPr>
              <w:t xml:space="preserve">: </w:t>
            </w:r>
            <w:r w:rsidRPr="009A2958">
              <w:rPr>
                <w:rFonts w:cs="Times New Roman"/>
                <w:sz w:val="20"/>
                <w:szCs w:val="20"/>
              </w:rPr>
              <w:t>공정위는</w:t>
            </w:r>
            <w:r w:rsidRPr="009A2958">
              <w:rPr>
                <w:rFonts w:cs="Times New Roman"/>
                <w:sz w:val="20"/>
                <w:szCs w:val="20"/>
              </w:rPr>
              <w:t xml:space="preserve"> </w:t>
            </w:r>
            <w:r w:rsidRPr="009A2958">
              <w:rPr>
                <w:rFonts w:cs="Times New Roman"/>
                <w:sz w:val="20"/>
                <w:szCs w:val="20"/>
              </w:rPr>
              <w:t>앱호출</w:t>
            </w:r>
            <w:r w:rsidRPr="009A2958">
              <w:rPr>
                <w:rFonts w:cs="Times New Roman"/>
                <w:sz w:val="20"/>
                <w:szCs w:val="20"/>
              </w:rPr>
              <w:t xml:space="preserve"> </w:t>
            </w:r>
            <w:r w:rsidRPr="009A2958">
              <w:rPr>
                <w:rFonts w:cs="Times New Roman"/>
                <w:sz w:val="20"/>
                <w:szCs w:val="20"/>
              </w:rPr>
              <w:t>시장에서</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시장지배적</w:t>
            </w:r>
            <w:r w:rsidR="00E734D7">
              <w:rPr>
                <w:rFonts w:cs="Times New Roman" w:hint="eastAsia"/>
                <w:sz w:val="20"/>
                <w:szCs w:val="20"/>
              </w:rPr>
              <w:t xml:space="preserve"> </w:t>
            </w:r>
            <w:r w:rsidRPr="009A2958">
              <w:rPr>
                <w:rFonts w:cs="Times New Roman"/>
                <w:sz w:val="20"/>
                <w:szCs w:val="20"/>
              </w:rPr>
              <w:t>지위</w:t>
            </w:r>
            <w:r w:rsidR="00E734D7">
              <w:rPr>
                <w:rFonts w:cs="Times New Roman" w:hint="eastAsia"/>
                <w:sz w:val="20"/>
                <w:szCs w:val="20"/>
              </w:rPr>
              <w:t>를</w:t>
            </w:r>
            <w:r w:rsidRPr="009A2958">
              <w:rPr>
                <w:rFonts w:cs="Times New Roman"/>
                <w:sz w:val="20"/>
                <w:szCs w:val="20"/>
              </w:rPr>
              <w:t xml:space="preserve"> </w:t>
            </w:r>
            <w:r w:rsidRPr="009A2958">
              <w:rPr>
                <w:rFonts w:cs="Times New Roman"/>
                <w:sz w:val="20"/>
                <w:szCs w:val="20"/>
              </w:rPr>
              <w:t>인정한</w:t>
            </w:r>
            <w:r w:rsidRPr="009A2958">
              <w:rPr>
                <w:rFonts w:cs="Times New Roman"/>
                <w:sz w:val="20"/>
                <w:szCs w:val="20"/>
              </w:rPr>
              <w:t xml:space="preserve"> </w:t>
            </w:r>
            <w:r w:rsidRPr="009A2958">
              <w:rPr>
                <w:rFonts w:cs="Times New Roman"/>
                <w:sz w:val="20"/>
                <w:szCs w:val="20"/>
              </w:rPr>
              <w:t>다음</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거래상대방인</w:t>
            </w:r>
            <w:r w:rsidRPr="009A2958">
              <w:rPr>
                <w:rFonts w:cs="Times New Roman"/>
                <w:sz w:val="20"/>
                <w:szCs w:val="20"/>
              </w:rPr>
              <w:t xml:space="preserve"> </w:t>
            </w:r>
            <w:r w:rsidRPr="009A2958">
              <w:rPr>
                <w:rFonts w:cs="Times New Roman"/>
                <w:sz w:val="20"/>
                <w:szCs w:val="20"/>
              </w:rPr>
              <w:t>일반</w:t>
            </w:r>
            <w:r w:rsidRPr="009A2958">
              <w:rPr>
                <w:rFonts w:cs="Times New Roman"/>
                <w:sz w:val="20"/>
                <w:szCs w:val="20"/>
              </w:rPr>
              <w:t xml:space="preserve"> </w:t>
            </w:r>
            <w:r w:rsidRPr="009A2958">
              <w:rPr>
                <w:rFonts w:cs="Times New Roman"/>
                <w:sz w:val="20"/>
                <w:szCs w:val="20"/>
              </w:rPr>
              <w:t>중형택시</w:t>
            </w:r>
            <w:r w:rsidRPr="009A2958">
              <w:rPr>
                <w:rFonts w:cs="Times New Roman"/>
                <w:sz w:val="20"/>
                <w:szCs w:val="20"/>
              </w:rPr>
              <w:t xml:space="preserve"> </w:t>
            </w:r>
            <w:r w:rsidRPr="009A2958">
              <w:rPr>
                <w:rFonts w:cs="Times New Roman"/>
                <w:sz w:val="20"/>
                <w:szCs w:val="20"/>
              </w:rPr>
              <w:t>기사에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sidRPr="009A2958">
              <w:rPr>
                <w:rFonts w:cs="Times New Roman"/>
                <w:sz w:val="20"/>
                <w:szCs w:val="20"/>
              </w:rPr>
              <w:t>배차순서</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거래조건을</w:t>
            </w:r>
            <w:r w:rsidRPr="009A2958">
              <w:rPr>
                <w:rFonts w:cs="Times New Roman"/>
                <w:sz w:val="20"/>
                <w:szCs w:val="20"/>
              </w:rPr>
              <w:t xml:space="preserve"> </w:t>
            </w:r>
            <w:r w:rsidRPr="009A2958">
              <w:rPr>
                <w:rFonts w:cs="Times New Roman"/>
                <w:sz w:val="20"/>
                <w:szCs w:val="20"/>
              </w:rPr>
              <w:t>차별함으로써</w:t>
            </w:r>
            <w:r w:rsidRPr="009A2958">
              <w:rPr>
                <w:rFonts w:cs="Times New Roman"/>
                <w:sz w:val="20"/>
                <w:szCs w:val="20"/>
              </w:rPr>
              <w:t xml:space="preserve"> </w:t>
            </w:r>
            <w:r w:rsidRPr="009A2958">
              <w:rPr>
                <w:rFonts w:ascii="바탕" w:eastAsia="바탕" w:hAnsi="바탕" w:cs="바탕" w:hint="eastAsia"/>
                <w:sz w:val="20"/>
                <w:szCs w:val="20"/>
              </w:rPr>
              <w:t>①</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앱</w:t>
            </w:r>
            <w:r w:rsidRPr="009A2958">
              <w:rPr>
                <w:rFonts w:cs="Times New Roman"/>
                <w:sz w:val="20"/>
                <w:szCs w:val="20"/>
              </w:rPr>
              <w:t xml:space="preserve"> </w:t>
            </w:r>
            <w:r w:rsidRPr="009A2958">
              <w:rPr>
                <w:rFonts w:cs="Times New Roman"/>
                <w:sz w:val="20"/>
                <w:szCs w:val="20"/>
              </w:rPr>
              <w:t>호출시장에서의</w:t>
            </w:r>
            <w:r w:rsidRPr="009A2958">
              <w:rPr>
                <w:rFonts w:cs="Times New Roman"/>
                <w:sz w:val="20"/>
                <w:szCs w:val="20"/>
              </w:rPr>
              <w:t xml:space="preserve"> </w:t>
            </w:r>
            <w:r w:rsidRPr="009A2958">
              <w:rPr>
                <w:rFonts w:cs="Times New Roman"/>
                <w:sz w:val="20"/>
                <w:szCs w:val="20"/>
              </w:rPr>
              <w:t>시장지배적</w:t>
            </w:r>
            <w:r w:rsidRPr="009A2958">
              <w:rPr>
                <w:rFonts w:cs="Times New Roman"/>
                <w:sz w:val="20"/>
                <w:szCs w:val="20"/>
              </w:rPr>
              <w:t xml:space="preserve"> </w:t>
            </w:r>
            <w:r w:rsidRPr="009A2958">
              <w:rPr>
                <w:rFonts w:cs="Times New Roman"/>
                <w:sz w:val="20"/>
                <w:szCs w:val="20"/>
              </w:rPr>
              <w:t>지위를</w:t>
            </w:r>
            <w:r w:rsidRPr="009A2958">
              <w:rPr>
                <w:rFonts w:cs="Times New Roman"/>
                <w:sz w:val="20"/>
                <w:szCs w:val="20"/>
              </w:rPr>
              <w:t xml:space="preserve"> </w:t>
            </w:r>
            <w:r w:rsidRPr="009A2958">
              <w:rPr>
                <w:rFonts w:cs="Times New Roman"/>
                <w:sz w:val="20"/>
                <w:szCs w:val="20"/>
              </w:rPr>
              <w:t>안정화시키고</w:t>
            </w:r>
            <w:r w:rsidRPr="009A2958">
              <w:rPr>
                <w:rFonts w:cs="Times New Roman"/>
                <w:sz w:val="20"/>
                <w:szCs w:val="20"/>
              </w:rPr>
              <w:t xml:space="preserve">, </w:t>
            </w:r>
            <w:r w:rsidRPr="009A2958">
              <w:rPr>
                <w:rFonts w:ascii="바탕" w:eastAsia="바탕" w:hAnsi="바탕" w:cs="바탕" w:hint="eastAsia"/>
                <w:sz w:val="20"/>
                <w:szCs w:val="20"/>
              </w:rPr>
              <w:t>②</w:t>
            </w:r>
            <w:r w:rsidRPr="009A2958">
              <w:rPr>
                <w:rFonts w:cs="Times New Roman"/>
                <w:sz w:val="20"/>
                <w:szCs w:val="20"/>
              </w:rPr>
              <w:t xml:space="preserve"> </w:t>
            </w:r>
            <w:r w:rsidRPr="009A2958">
              <w:rPr>
                <w:rFonts w:cs="Times New Roman"/>
                <w:sz w:val="20"/>
                <w:szCs w:val="20"/>
              </w:rPr>
              <w:t>이러한</w:t>
            </w:r>
            <w:r w:rsidRPr="009A2958">
              <w:rPr>
                <w:rFonts w:cs="Times New Roman"/>
                <w:sz w:val="20"/>
                <w:szCs w:val="20"/>
              </w:rPr>
              <w:t xml:space="preserve"> </w:t>
            </w:r>
            <w:r w:rsidRPr="009A2958">
              <w:rPr>
                <w:rFonts w:cs="Times New Roman"/>
                <w:sz w:val="20"/>
                <w:szCs w:val="20"/>
              </w:rPr>
              <w:t>시장지배적</w:t>
            </w:r>
            <w:r w:rsidRPr="009A2958">
              <w:rPr>
                <w:rFonts w:cs="Times New Roman"/>
                <w:sz w:val="20"/>
                <w:szCs w:val="20"/>
              </w:rPr>
              <w:t xml:space="preserve"> </w:t>
            </w:r>
            <w:r w:rsidRPr="009A2958">
              <w:rPr>
                <w:rFonts w:cs="Times New Roman"/>
                <w:sz w:val="20"/>
                <w:szCs w:val="20"/>
              </w:rPr>
              <w:t>지위를</w:t>
            </w:r>
            <w:r w:rsidRPr="009A2958">
              <w:rPr>
                <w:rFonts w:cs="Times New Roman"/>
                <w:sz w:val="20"/>
                <w:szCs w:val="20"/>
              </w:rPr>
              <w:t xml:space="preserve"> </w:t>
            </w:r>
            <w:r w:rsidRPr="009A2958">
              <w:rPr>
                <w:rFonts w:cs="Times New Roman"/>
                <w:sz w:val="20"/>
                <w:szCs w:val="20"/>
              </w:rPr>
              <w:t>인접시장인</w:t>
            </w:r>
            <w:r w:rsidRPr="009A2958">
              <w:rPr>
                <w:rFonts w:cs="Times New Roman"/>
                <w:sz w:val="20"/>
                <w:szCs w:val="20"/>
              </w:rPr>
              <w:t xml:space="preserve"> </w:t>
            </w:r>
            <w:r w:rsidRPr="009A2958">
              <w:rPr>
                <w:rFonts w:cs="Times New Roman"/>
                <w:sz w:val="20"/>
                <w:szCs w:val="20"/>
              </w:rPr>
              <w:t>택시</w:t>
            </w:r>
            <w:r w:rsidRPr="009A2958">
              <w:rPr>
                <w:rFonts w:cs="Times New Roman"/>
                <w:sz w:val="20"/>
                <w:szCs w:val="20"/>
              </w:rPr>
              <w:t xml:space="preserve"> </w:t>
            </w:r>
            <w:r w:rsidRPr="009A2958">
              <w:rPr>
                <w:rFonts w:cs="Times New Roman"/>
                <w:sz w:val="20"/>
                <w:szCs w:val="20"/>
              </w:rPr>
              <w:t>가맹서비스</w:t>
            </w:r>
            <w:r w:rsidRPr="009A2958">
              <w:rPr>
                <w:rFonts w:cs="Times New Roman"/>
                <w:sz w:val="20"/>
                <w:szCs w:val="20"/>
              </w:rPr>
              <w:t xml:space="preserve"> </w:t>
            </w:r>
            <w:r w:rsidRPr="009A2958">
              <w:rPr>
                <w:rFonts w:cs="Times New Roman"/>
                <w:sz w:val="20"/>
                <w:szCs w:val="20"/>
              </w:rPr>
              <w:t>시장으로</w:t>
            </w:r>
            <w:r w:rsidRPr="009A2958">
              <w:rPr>
                <w:rFonts w:cs="Times New Roman"/>
                <w:sz w:val="20"/>
                <w:szCs w:val="20"/>
              </w:rPr>
              <w:t xml:space="preserve"> </w:t>
            </w:r>
            <w:r w:rsidRPr="009A2958">
              <w:rPr>
                <w:rFonts w:cs="Times New Roman"/>
                <w:sz w:val="20"/>
                <w:szCs w:val="20"/>
              </w:rPr>
              <w:t>전이시켜</w:t>
            </w:r>
            <w:r w:rsidRPr="009A2958">
              <w:rPr>
                <w:rFonts w:cs="Times New Roman"/>
                <w:sz w:val="20"/>
                <w:szCs w:val="20"/>
              </w:rPr>
              <w:t xml:space="preserve"> </w:t>
            </w:r>
            <w:r w:rsidRPr="009A2958">
              <w:rPr>
                <w:rFonts w:cs="Times New Roman"/>
                <w:sz w:val="20"/>
                <w:szCs w:val="20"/>
              </w:rPr>
              <w:t>가맹기사의</w:t>
            </w:r>
            <w:r w:rsidRPr="009A2958">
              <w:rPr>
                <w:rFonts w:cs="Times New Roman"/>
                <w:sz w:val="20"/>
                <w:szCs w:val="20"/>
              </w:rPr>
              <w:t xml:space="preserve"> </w:t>
            </w:r>
            <w:r w:rsidRPr="009A2958">
              <w:rPr>
                <w:rFonts w:cs="Times New Roman"/>
                <w:sz w:val="20"/>
                <w:szCs w:val="20"/>
              </w:rPr>
              <w:t>수익증대</w:t>
            </w:r>
            <w:r w:rsidRPr="009A2958">
              <w:rPr>
                <w:rFonts w:cs="Times New Roman"/>
                <w:sz w:val="20"/>
                <w:szCs w:val="20"/>
              </w:rPr>
              <w:t xml:space="preserve">, </w:t>
            </w:r>
            <w:r w:rsidRPr="009A2958">
              <w:rPr>
                <w:rFonts w:cs="Times New Roman"/>
                <w:sz w:val="20"/>
                <w:szCs w:val="20"/>
              </w:rPr>
              <w:t>비가맹</w:t>
            </w:r>
            <w:r w:rsidRPr="009A2958">
              <w:rPr>
                <w:rFonts w:cs="Times New Roman"/>
                <w:sz w:val="20"/>
                <w:szCs w:val="20"/>
              </w:rPr>
              <w:t>/</w:t>
            </w:r>
            <w:r w:rsidRPr="009A2958">
              <w:rPr>
                <w:rFonts w:cs="Times New Roman"/>
                <w:sz w:val="20"/>
                <w:szCs w:val="20"/>
              </w:rPr>
              <w:t>타가맹</w:t>
            </w:r>
            <w:r w:rsidRPr="009A2958">
              <w:rPr>
                <w:rFonts w:cs="Times New Roman"/>
                <w:sz w:val="20"/>
                <w:szCs w:val="20"/>
              </w:rPr>
              <w:t xml:space="preserve"> </w:t>
            </w:r>
            <w:r w:rsidRPr="009A2958">
              <w:rPr>
                <w:rFonts w:cs="Times New Roman"/>
                <w:sz w:val="20"/>
                <w:szCs w:val="20"/>
              </w:rPr>
              <w:t>기사</w:t>
            </w:r>
            <w:r w:rsidRPr="009A2958">
              <w:rPr>
                <w:rFonts w:cs="Times New Roman"/>
                <w:sz w:val="20"/>
                <w:szCs w:val="20"/>
              </w:rPr>
              <w:t xml:space="preserve"> </w:t>
            </w:r>
            <w:r w:rsidRPr="009A2958">
              <w:rPr>
                <w:rFonts w:cs="Times New Roman"/>
                <w:sz w:val="20"/>
                <w:szCs w:val="20"/>
              </w:rPr>
              <w:t>모집</w:t>
            </w:r>
            <w:r w:rsidRPr="009A2958">
              <w:rPr>
                <w:rFonts w:cs="Times New Roman"/>
                <w:sz w:val="20"/>
                <w:szCs w:val="20"/>
              </w:rPr>
              <w:t xml:space="preserve"> </w:t>
            </w:r>
            <w:r w:rsidRPr="009A2958">
              <w:rPr>
                <w:rFonts w:cs="Times New Roman"/>
                <w:sz w:val="20"/>
                <w:szCs w:val="20"/>
              </w:rPr>
              <w:t>유인</w:t>
            </w:r>
            <w:r w:rsidRPr="009A2958">
              <w:rPr>
                <w:rFonts w:cs="Times New Roman"/>
                <w:sz w:val="20"/>
                <w:szCs w:val="20"/>
              </w:rPr>
              <w:t xml:space="preserve">, </w:t>
            </w:r>
            <w:r w:rsidRPr="009A2958">
              <w:rPr>
                <w:rFonts w:cs="Times New Roman"/>
                <w:sz w:val="20"/>
                <w:szCs w:val="20"/>
              </w:rPr>
              <w:t>가맹기사</w:t>
            </w:r>
            <w:r w:rsidRPr="009A2958">
              <w:rPr>
                <w:rFonts w:cs="Times New Roman"/>
                <w:sz w:val="20"/>
                <w:szCs w:val="20"/>
              </w:rPr>
              <w:t xml:space="preserve"> </w:t>
            </w:r>
            <w:r w:rsidRPr="009A2958">
              <w:rPr>
                <w:rFonts w:cs="Times New Roman"/>
                <w:sz w:val="20"/>
                <w:szCs w:val="20"/>
              </w:rPr>
              <w:t>이탈</w:t>
            </w:r>
            <w:r w:rsidRPr="009A2958">
              <w:rPr>
                <w:rFonts w:cs="Times New Roman"/>
                <w:sz w:val="20"/>
                <w:szCs w:val="20"/>
              </w:rPr>
              <w:t xml:space="preserve"> </w:t>
            </w:r>
            <w:r w:rsidRPr="009A2958">
              <w:rPr>
                <w:rFonts w:cs="Times New Roman"/>
                <w:sz w:val="20"/>
                <w:szCs w:val="20"/>
              </w:rPr>
              <w:t>방지를</w:t>
            </w:r>
            <w:r w:rsidRPr="009A2958">
              <w:rPr>
                <w:rFonts w:cs="Times New Roman"/>
                <w:sz w:val="20"/>
                <w:szCs w:val="20"/>
              </w:rPr>
              <w:t xml:space="preserve"> </w:t>
            </w:r>
            <w:r w:rsidRPr="009A2958">
              <w:rPr>
                <w:rFonts w:cs="Times New Roman"/>
                <w:sz w:val="20"/>
                <w:szCs w:val="20"/>
              </w:rPr>
              <w:t>도모하였으며</w:t>
            </w:r>
            <w:r w:rsidRPr="009A2958">
              <w:rPr>
                <w:rFonts w:cs="Times New Roman"/>
                <w:sz w:val="20"/>
                <w:szCs w:val="20"/>
              </w:rPr>
              <w:t xml:space="preserve">, </w:t>
            </w:r>
            <w:r w:rsidRPr="009A2958">
              <w:rPr>
                <w:rFonts w:cs="Times New Roman"/>
                <w:sz w:val="20"/>
                <w:szCs w:val="20"/>
              </w:rPr>
              <w:t>다시</w:t>
            </w:r>
            <w:r w:rsidRPr="009A2958">
              <w:rPr>
                <w:rFonts w:cs="Times New Roman"/>
                <w:sz w:val="20"/>
                <w:szCs w:val="20"/>
              </w:rPr>
              <w:t xml:space="preserve"> </w:t>
            </w:r>
            <w:r w:rsidRPr="009A2958">
              <w:rPr>
                <w:rFonts w:cs="Times New Roman"/>
                <w:sz w:val="20"/>
                <w:szCs w:val="20"/>
              </w:rPr>
              <w:t>이를</w:t>
            </w:r>
            <w:r w:rsidRPr="009A2958">
              <w:rPr>
                <w:rFonts w:cs="Times New Roman"/>
                <w:sz w:val="20"/>
                <w:szCs w:val="20"/>
              </w:rPr>
              <w:t xml:space="preserve"> </w:t>
            </w:r>
            <w:r w:rsidRPr="009A2958">
              <w:rPr>
                <w:rFonts w:cs="Times New Roman"/>
                <w:sz w:val="20"/>
                <w:szCs w:val="20"/>
              </w:rPr>
              <w:t>바탕으로</w:t>
            </w:r>
            <w:r w:rsidRPr="009A2958">
              <w:rPr>
                <w:rFonts w:cs="Times New Roman"/>
                <w:sz w:val="20"/>
                <w:szCs w:val="20"/>
              </w:rPr>
              <w:t xml:space="preserve"> </w:t>
            </w:r>
            <w:r w:rsidRPr="009A2958">
              <w:rPr>
                <w:rFonts w:ascii="바탕" w:eastAsia="바탕" w:hAnsi="바탕" w:cs="바탕" w:hint="eastAsia"/>
                <w:sz w:val="20"/>
                <w:szCs w:val="20"/>
              </w:rPr>
              <w:t>③</w:t>
            </w:r>
            <w:r w:rsidRPr="009A2958">
              <w:rPr>
                <w:rFonts w:cs="Times New Roman"/>
                <w:sz w:val="20"/>
                <w:szCs w:val="20"/>
              </w:rPr>
              <w:t xml:space="preserve"> </w:t>
            </w:r>
            <w:r w:rsidRPr="009A2958">
              <w:rPr>
                <w:rFonts w:cs="Times New Roman"/>
                <w:sz w:val="20"/>
                <w:szCs w:val="20"/>
              </w:rPr>
              <w:t>앱</w:t>
            </w:r>
            <w:r w:rsidRPr="009A2958">
              <w:rPr>
                <w:rFonts w:cs="Times New Roman"/>
                <w:sz w:val="20"/>
                <w:szCs w:val="20"/>
              </w:rPr>
              <w:t xml:space="preserve"> </w:t>
            </w:r>
            <w:r w:rsidRPr="009A2958">
              <w:rPr>
                <w:rFonts w:cs="Times New Roman"/>
                <w:sz w:val="20"/>
                <w:szCs w:val="20"/>
              </w:rPr>
              <w:t>호출시장에서의</w:t>
            </w:r>
            <w:r w:rsidRPr="009A2958">
              <w:rPr>
                <w:rFonts w:cs="Times New Roman"/>
                <w:sz w:val="20"/>
                <w:szCs w:val="20"/>
              </w:rPr>
              <w:t xml:space="preserve"> </w:t>
            </w:r>
            <w:r w:rsidRPr="009A2958">
              <w:rPr>
                <w:rFonts w:cs="Times New Roman"/>
                <w:sz w:val="20"/>
                <w:szCs w:val="20"/>
              </w:rPr>
              <w:t>시장지배력을</w:t>
            </w:r>
            <w:r w:rsidRPr="009A2958">
              <w:rPr>
                <w:rFonts w:cs="Times New Roman"/>
                <w:sz w:val="20"/>
                <w:szCs w:val="20"/>
              </w:rPr>
              <w:t xml:space="preserve"> </w:t>
            </w:r>
            <w:r w:rsidRPr="009A2958">
              <w:rPr>
                <w:rFonts w:cs="Times New Roman"/>
                <w:sz w:val="20"/>
                <w:szCs w:val="20"/>
              </w:rPr>
              <w:t>강화하였다고</w:t>
            </w:r>
            <w:r w:rsidRPr="009A2958">
              <w:rPr>
                <w:rFonts w:cs="Times New Roman"/>
                <w:sz w:val="20"/>
                <w:szCs w:val="20"/>
              </w:rPr>
              <w:t xml:space="preserve"> </w:t>
            </w:r>
            <w:r w:rsidRPr="009A2958">
              <w:rPr>
                <w:rFonts w:cs="Times New Roman"/>
                <w:sz w:val="20"/>
                <w:szCs w:val="20"/>
              </w:rPr>
              <w:t>보고</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74665DBC" w14:textId="77777777" w:rsidR="005335C7"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심사보고서는</w:t>
            </w:r>
            <w:r w:rsidRPr="009A2958">
              <w:rPr>
                <w:rFonts w:cs="Times New Roman"/>
                <w:sz w:val="20"/>
                <w:szCs w:val="20"/>
              </w:rPr>
              <w:t xml:space="preserve"> </w:t>
            </w:r>
            <w:r w:rsidRPr="009A2958">
              <w:rPr>
                <w:rFonts w:cs="Times New Roman"/>
                <w:sz w:val="20"/>
                <w:szCs w:val="20"/>
              </w:rPr>
              <w:t>대상회사에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sidRPr="009A2958">
              <w:rPr>
                <w:rFonts w:cs="Times New Roman"/>
                <w:sz w:val="20"/>
                <w:szCs w:val="20"/>
              </w:rPr>
              <w:t>아래와</w:t>
            </w:r>
            <w:r w:rsidRPr="009A2958">
              <w:rPr>
                <w:rFonts w:cs="Times New Roman"/>
                <w:sz w:val="20"/>
                <w:szCs w:val="20"/>
              </w:rPr>
              <w:t xml:space="preserve"> </w:t>
            </w:r>
            <w:r w:rsidRPr="009A2958">
              <w:rPr>
                <w:rFonts w:cs="Times New Roman"/>
                <w:sz w:val="20"/>
                <w:szCs w:val="20"/>
              </w:rPr>
              <w:t>같은</w:t>
            </w:r>
            <w:r w:rsidRPr="009A2958">
              <w:rPr>
                <w:rFonts w:cs="Times New Roman"/>
                <w:sz w:val="20"/>
                <w:szCs w:val="20"/>
              </w:rPr>
              <w:t xml:space="preserve"> </w:t>
            </w:r>
            <w:r w:rsidRPr="009A2958">
              <w:rPr>
                <w:rFonts w:cs="Times New Roman"/>
                <w:sz w:val="20"/>
                <w:szCs w:val="20"/>
              </w:rPr>
              <w:t>처분</w:t>
            </w:r>
            <w:r w:rsidRPr="009A2958">
              <w:rPr>
                <w:rFonts w:cs="Times New Roman"/>
                <w:sz w:val="20"/>
                <w:szCs w:val="20"/>
              </w:rPr>
              <w:t xml:space="preserve"> </w:t>
            </w:r>
            <w:r w:rsidRPr="009A2958">
              <w:rPr>
                <w:rFonts w:cs="Times New Roman"/>
                <w:sz w:val="20"/>
                <w:szCs w:val="20"/>
              </w:rPr>
              <w:t>의견을</w:t>
            </w:r>
            <w:r w:rsidRPr="009A2958">
              <w:rPr>
                <w:rFonts w:cs="Times New Roman"/>
                <w:sz w:val="20"/>
                <w:szCs w:val="20"/>
              </w:rPr>
              <w:t xml:space="preserve"> </w:t>
            </w:r>
            <w:r w:rsidRPr="009A2958">
              <w:rPr>
                <w:rFonts w:cs="Times New Roman"/>
                <w:sz w:val="20"/>
                <w:szCs w:val="20"/>
              </w:rPr>
              <w:t>포함하고</w:t>
            </w:r>
            <w:r w:rsidRPr="009A2958">
              <w:rPr>
                <w:rFonts w:cs="Times New Roman"/>
                <w:sz w:val="20"/>
                <w:szCs w:val="20"/>
              </w:rPr>
              <w:t xml:space="preserve"> </w:t>
            </w:r>
            <w:r w:rsidRPr="009A2958">
              <w:rPr>
                <w:rFonts w:cs="Times New Roman"/>
                <w:sz w:val="20"/>
                <w:szCs w:val="20"/>
              </w:rPr>
              <w:t>있다고</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 xml:space="preserve">. </w:t>
            </w:r>
          </w:p>
          <w:tbl>
            <w:tblPr>
              <w:tblStyle w:val="a5"/>
              <w:tblW w:w="4883" w:type="dxa"/>
              <w:tblInd w:w="284" w:type="dxa"/>
              <w:tblCellMar>
                <w:left w:w="85" w:type="dxa"/>
                <w:right w:w="85" w:type="dxa"/>
              </w:tblCellMar>
              <w:tblLook w:val="04A0" w:firstRow="1" w:lastRow="0" w:firstColumn="1" w:lastColumn="0" w:noHBand="0" w:noVBand="1"/>
            </w:tblPr>
            <w:tblGrid>
              <w:gridCol w:w="1198"/>
              <w:gridCol w:w="3685"/>
            </w:tblGrid>
            <w:tr w:rsidR="005335C7" w:rsidRPr="009A2958" w14:paraId="0F19A1F8" w14:textId="77777777" w:rsidTr="003C296E">
              <w:trPr>
                <w:trHeight w:val="20"/>
              </w:trPr>
              <w:tc>
                <w:tcPr>
                  <w:tcW w:w="1198" w:type="dxa"/>
                  <w:shd w:val="clear" w:color="auto" w:fill="D9D9D9" w:themeFill="background1" w:themeFillShade="D9"/>
                  <w:vAlign w:val="center"/>
                </w:tcPr>
                <w:p w14:paraId="1626E10C"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구분</w:t>
                  </w:r>
                </w:p>
              </w:tc>
              <w:tc>
                <w:tcPr>
                  <w:tcW w:w="3685" w:type="dxa"/>
                  <w:shd w:val="clear" w:color="auto" w:fill="D9D9D9" w:themeFill="background1" w:themeFillShade="D9"/>
                  <w:vAlign w:val="center"/>
                </w:tcPr>
                <w:p w14:paraId="6C9444A0"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처분</w:t>
                  </w:r>
                  <w:r w:rsidRPr="009A2958">
                    <w:rPr>
                      <w:rFonts w:cs="Times New Roman"/>
                      <w:b/>
                      <w:sz w:val="20"/>
                      <w:szCs w:val="20"/>
                    </w:rPr>
                    <w:t xml:space="preserve"> </w:t>
                  </w:r>
                  <w:r w:rsidRPr="009A2958">
                    <w:rPr>
                      <w:rFonts w:cs="Times New Roman"/>
                      <w:b/>
                      <w:sz w:val="20"/>
                      <w:szCs w:val="20"/>
                    </w:rPr>
                    <w:t>의견</w:t>
                  </w:r>
                </w:p>
              </w:tc>
            </w:tr>
            <w:tr w:rsidR="005335C7" w:rsidRPr="009A2958" w14:paraId="0D786592" w14:textId="77777777" w:rsidTr="003C296E">
              <w:trPr>
                <w:trHeight w:val="20"/>
              </w:trPr>
              <w:tc>
                <w:tcPr>
                  <w:tcW w:w="1198" w:type="dxa"/>
                  <w:vAlign w:val="center"/>
                </w:tcPr>
                <w:p w14:paraId="656753AD" w14:textId="77777777" w:rsidR="005335C7" w:rsidRPr="009A2958" w:rsidRDefault="005335C7" w:rsidP="005335C7">
                  <w:pPr>
                    <w:pStyle w:val="a8"/>
                    <w:widowControl/>
                    <w:spacing w:before="40" w:after="40" w:line="240" w:lineRule="auto"/>
                    <w:ind w:left="0"/>
                    <w:rPr>
                      <w:rFonts w:cs="Times New Roman"/>
                      <w:sz w:val="20"/>
                      <w:szCs w:val="20"/>
                    </w:rPr>
                  </w:pPr>
                  <w:r w:rsidRPr="009A2958">
                    <w:rPr>
                      <w:rFonts w:cs="Times New Roman"/>
                      <w:sz w:val="20"/>
                      <w:szCs w:val="20"/>
                    </w:rPr>
                    <w:lastRenderedPageBreak/>
                    <w:t>시정명령</w:t>
                  </w:r>
                </w:p>
              </w:tc>
              <w:tc>
                <w:tcPr>
                  <w:tcW w:w="3685" w:type="dxa"/>
                  <w:vAlign w:val="center"/>
                </w:tcPr>
                <w:p w14:paraId="4801F09C" w14:textId="77777777" w:rsidR="005335C7" w:rsidRPr="009A2958" w:rsidRDefault="005335C7" w:rsidP="005335C7">
                  <w:pPr>
                    <w:widowControl/>
                    <w:spacing w:before="40" w:after="40" w:line="240" w:lineRule="auto"/>
                    <w:rPr>
                      <w:rFonts w:cs="Times New Roman"/>
                      <w:sz w:val="20"/>
                      <w:szCs w:val="20"/>
                    </w:rPr>
                  </w:pPr>
                  <w:r w:rsidRPr="009A2958">
                    <w:rPr>
                      <w:rFonts w:cs="Times New Roman"/>
                      <w:sz w:val="20"/>
                      <w:szCs w:val="20"/>
                    </w:rPr>
                    <w:t xml:space="preserve">1) </w:t>
                  </w:r>
                  <w:r w:rsidRPr="009A2958">
                    <w:rPr>
                      <w:rFonts w:cs="Times New Roman"/>
                      <w:sz w:val="20"/>
                      <w:szCs w:val="20"/>
                    </w:rPr>
                    <w:t>가맹기사에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우선</w:t>
                  </w:r>
                  <w:r w:rsidRPr="009A2958">
                    <w:rPr>
                      <w:rFonts w:cs="Times New Roman"/>
                      <w:sz w:val="20"/>
                      <w:szCs w:val="20"/>
                    </w:rPr>
                    <w:t xml:space="preserve"> </w:t>
                  </w:r>
                  <w:r w:rsidRPr="009A2958">
                    <w:rPr>
                      <w:rFonts w:cs="Times New Roman"/>
                      <w:sz w:val="20"/>
                      <w:szCs w:val="20"/>
                    </w:rPr>
                    <w:t>배차</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1km </w:t>
                  </w:r>
                  <w:r w:rsidRPr="009A2958">
                    <w:rPr>
                      <w:rFonts w:cs="Times New Roman"/>
                      <w:sz w:val="20"/>
                      <w:szCs w:val="20"/>
                    </w:rPr>
                    <w:t>미만</w:t>
                  </w:r>
                  <w:r w:rsidRPr="009A2958">
                    <w:rPr>
                      <w:rFonts w:cs="Times New Roman"/>
                      <w:sz w:val="20"/>
                      <w:szCs w:val="20"/>
                    </w:rPr>
                    <w:t xml:space="preserve"> </w:t>
                  </w:r>
                  <w:r w:rsidRPr="009A2958">
                    <w:rPr>
                      <w:rFonts w:cs="Times New Roman"/>
                      <w:sz w:val="20"/>
                      <w:szCs w:val="20"/>
                    </w:rPr>
                    <w:t>단거리</w:t>
                  </w:r>
                  <w:r w:rsidRPr="009A2958">
                    <w:rPr>
                      <w:rFonts w:cs="Times New Roman"/>
                      <w:sz w:val="20"/>
                      <w:szCs w:val="20"/>
                    </w:rPr>
                    <w:t xml:space="preserve"> </w:t>
                  </w:r>
                  <w:r w:rsidRPr="009A2958">
                    <w:rPr>
                      <w:rFonts w:cs="Times New Roman"/>
                      <w:sz w:val="20"/>
                      <w:szCs w:val="20"/>
                    </w:rPr>
                    <w:t>호출</w:t>
                  </w:r>
                  <w:r w:rsidRPr="009A2958">
                    <w:rPr>
                      <w:rFonts w:cs="Times New Roman"/>
                      <w:sz w:val="20"/>
                      <w:szCs w:val="20"/>
                    </w:rPr>
                    <w:t xml:space="preserve"> </w:t>
                  </w:r>
                  <w:r w:rsidRPr="009A2958">
                    <w:rPr>
                      <w:rFonts w:cs="Times New Roman"/>
                      <w:sz w:val="20"/>
                      <w:szCs w:val="20"/>
                    </w:rPr>
                    <w:t>배차</w:t>
                  </w:r>
                  <w:r w:rsidRPr="009A2958">
                    <w:rPr>
                      <w:rFonts w:cs="Times New Roman"/>
                      <w:sz w:val="20"/>
                      <w:szCs w:val="20"/>
                    </w:rPr>
                    <w:t xml:space="preserve"> </w:t>
                  </w:r>
                  <w:r w:rsidRPr="009A2958">
                    <w:rPr>
                      <w:rFonts w:cs="Times New Roman"/>
                      <w:sz w:val="20"/>
                      <w:szCs w:val="20"/>
                    </w:rPr>
                    <w:t>제외</w:t>
                  </w:r>
                  <w:r w:rsidRPr="009A2958">
                    <w:rPr>
                      <w:rFonts w:cs="Times New Roman"/>
                      <w:sz w:val="20"/>
                      <w:szCs w:val="20"/>
                    </w:rPr>
                    <w:t xml:space="preserve"> </w:t>
                  </w:r>
                  <w:r w:rsidRPr="009A2958">
                    <w:rPr>
                      <w:rFonts w:cs="Times New Roman"/>
                      <w:sz w:val="20"/>
                      <w:szCs w:val="20"/>
                    </w:rPr>
                    <w:t>금지</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2) </w:t>
                  </w:r>
                  <w:r w:rsidRPr="009A2958">
                    <w:rPr>
                      <w:rFonts w:cs="Times New Roman"/>
                      <w:sz w:val="20"/>
                      <w:szCs w:val="20"/>
                    </w:rPr>
                    <w:t>배차수락률이</w:t>
                  </w:r>
                  <w:r w:rsidRPr="009A2958">
                    <w:rPr>
                      <w:rFonts w:cs="Times New Roman"/>
                      <w:sz w:val="20"/>
                      <w:szCs w:val="20"/>
                    </w:rPr>
                    <w:t xml:space="preserve"> </w:t>
                  </w:r>
                  <w:r w:rsidRPr="009A2958">
                    <w:rPr>
                      <w:rFonts w:cs="Times New Roman"/>
                      <w:sz w:val="20"/>
                      <w:szCs w:val="20"/>
                    </w:rPr>
                    <w:t>일정</w:t>
                  </w:r>
                  <w:r w:rsidRPr="009A2958">
                    <w:rPr>
                      <w:rFonts w:cs="Times New Roman"/>
                      <w:sz w:val="20"/>
                      <w:szCs w:val="20"/>
                    </w:rPr>
                    <w:t xml:space="preserve"> </w:t>
                  </w:r>
                  <w:r w:rsidRPr="009A2958">
                    <w:rPr>
                      <w:rFonts w:cs="Times New Roman"/>
                      <w:sz w:val="20"/>
                      <w:szCs w:val="20"/>
                    </w:rPr>
                    <w:t>기준</w:t>
                  </w:r>
                  <w:r w:rsidRPr="009A2958">
                    <w:rPr>
                      <w:rFonts w:cs="Times New Roman"/>
                      <w:sz w:val="20"/>
                      <w:szCs w:val="20"/>
                    </w:rPr>
                    <w:t xml:space="preserve"> </w:t>
                  </w:r>
                  <w:r w:rsidRPr="009A2958">
                    <w:rPr>
                      <w:rFonts w:cs="Times New Roman"/>
                      <w:sz w:val="20"/>
                      <w:szCs w:val="20"/>
                    </w:rPr>
                    <w:t>이상인</w:t>
                  </w:r>
                  <w:r w:rsidRPr="009A2958">
                    <w:rPr>
                      <w:rFonts w:cs="Times New Roman"/>
                      <w:sz w:val="20"/>
                      <w:szCs w:val="20"/>
                    </w:rPr>
                    <w:t xml:space="preserve"> </w:t>
                  </w:r>
                  <w:r w:rsidRPr="009A2958">
                    <w:rPr>
                      <w:rFonts w:cs="Times New Roman"/>
                      <w:sz w:val="20"/>
                      <w:szCs w:val="20"/>
                    </w:rPr>
                    <w:t>기사에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우선</w:t>
                  </w:r>
                  <w:r w:rsidRPr="009A2958">
                    <w:rPr>
                      <w:rFonts w:cs="Times New Roman"/>
                      <w:sz w:val="20"/>
                      <w:szCs w:val="20"/>
                    </w:rPr>
                    <w:t xml:space="preserve"> </w:t>
                  </w:r>
                  <w:r w:rsidRPr="009A2958">
                    <w:rPr>
                      <w:rFonts w:cs="Times New Roman"/>
                      <w:sz w:val="20"/>
                      <w:szCs w:val="20"/>
                    </w:rPr>
                    <w:t>배차</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1km </w:t>
                  </w:r>
                  <w:r w:rsidRPr="009A2958">
                    <w:rPr>
                      <w:rFonts w:cs="Times New Roman"/>
                      <w:sz w:val="20"/>
                      <w:szCs w:val="20"/>
                    </w:rPr>
                    <w:t>미만</w:t>
                  </w:r>
                  <w:r w:rsidRPr="009A2958">
                    <w:rPr>
                      <w:rFonts w:cs="Times New Roman"/>
                      <w:sz w:val="20"/>
                      <w:szCs w:val="20"/>
                    </w:rPr>
                    <w:t xml:space="preserve"> </w:t>
                  </w:r>
                  <w:r w:rsidRPr="009A2958">
                    <w:rPr>
                      <w:rFonts w:cs="Times New Roman"/>
                      <w:sz w:val="20"/>
                      <w:szCs w:val="20"/>
                    </w:rPr>
                    <w:t>단거리</w:t>
                  </w:r>
                  <w:r w:rsidRPr="009A2958">
                    <w:rPr>
                      <w:rFonts w:cs="Times New Roman"/>
                      <w:sz w:val="20"/>
                      <w:szCs w:val="20"/>
                    </w:rPr>
                    <w:t xml:space="preserve"> </w:t>
                  </w:r>
                  <w:r w:rsidRPr="009A2958">
                    <w:rPr>
                      <w:rFonts w:cs="Times New Roman"/>
                      <w:sz w:val="20"/>
                      <w:szCs w:val="20"/>
                    </w:rPr>
                    <w:t>호출</w:t>
                  </w:r>
                  <w:r w:rsidRPr="009A2958">
                    <w:rPr>
                      <w:rFonts w:cs="Times New Roman"/>
                      <w:sz w:val="20"/>
                      <w:szCs w:val="20"/>
                    </w:rPr>
                    <w:t xml:space="preserve"> </w:t>
                  </w:r>
                  <w:r w:rsidRPr="009A2958">
                    <w:rPr>
                      <w:rFonts w:cs="Times New Roman"/>
                      <w:sz w:val="20"/>
                      <w:szCs w:val="20"/>
                    </w:rPr>
                    <w:t>배차</w:t>
                  </w:r>
                  <w:r w:rsidRPr="009A2958">
                    <w:rPr>
                      <w:rFonts w:cs="Times New Roman"/>
                      <w:sz w:val="20"/>
                      <w:szCs w:val="20"/>
                    </w:rPr>
                    <w:t xml:space="preserve"> </w:t>
                  </w:r>
                  <w:r w:rsidRPr="009A2958">
                    <w:rPr>
                      <w:rFonts w:cs="Times New Roman"/>
                      <w:sz w:val="20"/>
                      <w:szCs w:val="20"/>
                    </w:rPr>
                    <w:t>제외</w:t>
                  </w:r>
                  <w:r w:rsidRPr="009A2958">
                    <w:rPr>
                      <w:rFonts w:cs="Times New Roman"/>
                      <w:sz w:val="20"/>
                      <w:szCs w:val="20"/>
                    </w:rPr>
                    <w:t xml:space="preserve"> </w:t>
                  </w:r>
                  <w:r w:rsidRPr="009A2958">
                    <w:rPr>
                      <w:rFonts w:cs="Times New Roman"/>
                      <w:sz w:val="20"/>
                      <w:szCs w:val="20"/>
                    </w:rPr>
                    <w:t>금지</w:t>
                  </w:r>
                </w:p>
              </w:tc>
            </w:tr>
            <w:tr w:rsidR="005335C7" w:rsidRPr="009A2958" w14:paraId="4109FAC7" w14:textId="77777777" w:rsidTr="003C296E">
              <w:trPr>
                <w:trHeight w:val="20"/>
              </w:trPr>
              <w:tc>
                <w:tcPr>
                  <w:tcW w:w="1198" w:type="dxa"/>
                  <w:vAlign w:val="center"/>
                </w:tcPr>
                <w:p w14:paraId="5EDD3DCC" w14:textId="77777777" w:rsidR="005335C7" w:rsidRPr="009A2958" w:rsidRDefault="005335C7" w:rsidP="005335C7">
                  <w:pPr>
                    <w:pStyle w:val="a8"/>
                    <w:widowControl/>
                    <w:spacing w:before="40" w:after="40" w:line="240" w:lineRule="auto"/>
                    <w:ind w:left="0"/>
                    <w:rPr>
                      <w:rFonts w:cs="Times New Roman"/>
                      <w:sz w:val="20"/>
                      <w:szCs w:val="20"/>
                    </w:rPr>
                  </w:pPr>
                  <w:r w:rsidRPr="009A2958">
                    <w:rPr>
                      <w:rFonts w:cs="Times New Roman"/>
                      <w:sz w:val="20"/>
                      <w:szCs w:val="20"/>
                    </w:rPr>
                    <w:t>형사고발</w:t>
                  </w:r>
                </w:p>
              </w:tc>
              <w:tc>
                <w:tcPr>
                  <w:tcW w:w="3685" w:type="dxa"/>
                  <w:vAlign w:val="center"/>
                </w:tcPr>
                <w:p w14:paraId="689897F2" w14:textId="77777777" w:rsidR="005335C7" w:rsidRPr="009A2958" w:rsidRDefault="005335C7" w:rsidP="005335C7">
                  <w:pPr>
                    <w:widowControl/>
                    <w:spacing w:before="40" w:after="40" w:line="240" w:lineRule="auto"/>
                    <w:rPr>
                      <w:rFonts w:cs="Times New Roman"/>
                      <w:sz w:val="20"/>
                      <w:szCs w:val="20"/>
                    </w:rPr>
                  </w:pP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법인</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2</w:t>
                  </w:r>
                  <w:r w:rsidRPr="009A2958">
                    <w:rPr>
                      <w:rFonts w:cs="Times New Roman"/>
                      <w:sz w:val="20"/>
                      <w:szCs w:val="20"/>
                    </w:rPr>
                    <w:t>명의</w:t>
                  </w:r>
                  <w:r w:rsidRPr="009A2958">
                    <w:rPr>
                      <w:rFonts w:cs="Times New Roman"/>
                      <w:sz w:val="20"/>
                      <w:szCs w:val="20"/>
                    </w:rPr>
                    <w:t xml:space="preserve"> </w:t>
                  </w:r>
                  <w:r w:rsidRPr="009A2958">
                    <w:rPr>
                      <w:rFonts w:cs="Times New Roman"/>
                      <w:sz w:val="20"/>
                      <w:szCs w:val="20"/>
                    </w:rPr>
                    <w:t>경영진에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형사고발</w:t>
                  </w:r>
                </w:p>
              </w:tc>
            </w:tr>
            <w:tr w:rsidR="005335C7" w:rsidRPr="009A2958" w14:paraId="51D554D8" w14:textId="77777777" w:rsidTr="003C296E">
              <w:trPr>
                <w:trHeight w:val="20"/>
              </w:trPr>
              <w:tc>
                <w:tcPr>
                  <w:tcW w:w="1198" w:type="dxa"/>
                  <w:vAlign w:val="center"/>
                </w:tcPr>
                <w:p w14:paraId="36E6724B" w14:textId="77777777" w:rsidR="005335C7" w:rsidRPr="009A2958" w:rsidRDefault="005335C7" w:rsidP="005335C7">
                  <w:pPr>
                    <w:pStyle w:val="a8"/>
                    <w:widowControl/>
                    <w:spacing w:before="40" w:after="40" w:line="240" w:lineRule="auto"/>
                    <w:ind w:left="0"/>
                    <w:rPr>
                      <w:rFonts w:cs="Times New Roman"/>
                      <w:sz w:val="20"/>
                      <w:szCs w:val="20"/>
                    </w:rPr>
                  </w:pPr>
                  <w:r w:rsidRPr="009A2958">
                    <w:rPr>
                      <w:rFonts w:cs="Times New Roman"/>
                      <w:sz w:val="20"/>
                      <w:szCs w:val="20"/>
                    </w:rPr>
                    <w:t>과징금</w:t>
                  </w:r>
                  <w:r w:rsidRPr="009A2958">
                    <w:rPr>
                      <w:rStyle w:val="ad"/>
                      <w:rFonts w:cs="Times New Roman"/>
                      <w:sz w:val="20"/>
                      <w:szCs w:val="20"/>
                    </w:rPr>
                    <w:footnoteReference w:id="3"/>
                  </w:r>
                </w:p>
              </w:tc>
              <w:tc>
                <w:tcPr>
                  <w:tcW w:w="3685" w:type="dxa"/>
                  <w:vAlign w:val="center"/>
                </w:tcPr>
                <w:p w14:paraId="41BB8475" w14:textId="77777777" w:rsidR="005335C7" w:rsidRPr="009A2958" w:rsidRDefault="005335C7" w:rsidP="005335C7">
                  <w:pPr>
                    <w:widowControl/>
                    <w:spacing w:before="40" w:after="40" w:line="240" w:lineRule="auto"/>
                    <w:rPr>
                      <w:rFonts w:cs="Times New Roman"/>
                      <w:sz w:val="20"/>
                      <w:szCs w:val="20"/>
                    </w:rPr>
                  </w:pPr>
                  <w:r w:rsidRPr="009A2958">
                    <w:rPr>
                      <w:rFonts w:cs="Times New Roman"/>
                      <w:sz w:val="20"/>
                      <w:szCs w:val="20"/>
                    </w:rPr>
                    <w:t>2021</w:t>
                  </w:r>
                  <w:r w:rsidRPr="009A2958">
                    <w:rPr>
                      <w:rFonts w:cs="Times New Roman"/>
                      <w:sz w:val="20"/>
                      <w:szCs w:val="20"/>
                    </w:rPr>
                    <w:t>년말</w:t>
                  </w:r>
                  <w:r w:rsidRPr="009A2958">
                    <w:rPr>
                      <w:rFonts w:cs="Times New Roman"/>
                      <w:sz w:val="20"/>
                      <w:szCs w:val="20"/>
                    </w:rPr>
                    <w:t xml:space="preserve"> </w:t>
                  </w:r>
                  <w:r w:rsidRPr="009A2958">
                    <w:rPr>
                      <w:rFonts w:cs="Times New Roman"/>
                      <w:sz w:val="20"/>
                      <w:szCs w:val="20"/>
                    </w:rPr>
                    <w:t>관련매출액</w:t>
                  </w:r>
                  <w:r w:rsidRPr="009A2958">
                    <w:rPr>
                      <w:rFonts w:cs="Times New Roman"/>
                      <w:sz w:val="20"/>
                      <w:szCs w:val="20"/>
                    </w:rPr>
                    <w:t xml:space="preserve"> </w:t>
                  </w:r>
                  <w:r w:rsidRPr="009A2958">
                    <w:rPr>
                      <w:rFonts w:cs="Times New Roman"/>
                      <w:sz w:val="20"/>
                      <w:szCs w:val="20"/>
                    </w:rPr>
                    <w:t>기준</w:t>
                  </w:r>
                  <w:r w:rsidRPr="009A2958">
                    <w:rPr>
                      <w:rFonts w:cs="Times New Roman"/>
                      <w:sz w:val="20"/>
                      <w:szCs w:val="20"/>
                    </w:rPr>
                    <w:t>: 154~264</w:t>
                  </w:r>
                  <w:r w:rsidRPr="009A2958">
                    <w:rPr>
                      <w:rFonts w:cs="Times New Roman"/>
                      <w:sz w:val="20"/>
                      <w:szCs w:val="20"/>
                    </w:rPr>
                    <w:t>억원</w:t>
                  </w:r>
                  <w:r w:rsidRPr="009A2958">
                    <w:rPr>
                      <w:rFonts w:cs="Times New Roman"/>
                      <w:sz w:val="20"/>
                      <w:szCs w:val="20"/>
                    </w:rPr>
                    <w:t xml:space="preserve">(80% </w:t>
                  </w:r>
                  <w:r w:rsidRPr="009A2958">
                    <w:rPr>
                      <w:rFonts w:cs="Times New Roman"/>
                      <w:sz w:val="20"/>
                      <w:szCs w:val="20"/>
                    </w:rPr>
                    <w:t>가중</w:t>
                  </w:r>
                  <w:r w:rsidRPr="009A2958">
                    <w:rPr>
                      <w:rFonts w:cs="Times New Roman"/>
                      <w:sz w:val="20"/>
                      <w:szCs w:val="20"/>
                    </w:rPr>
                    <w:t xml:space="preserve"> </w:t>
                  </w:r>
                  <w:r w:rsidRPr="009A2958">
                    <w:rPr>
                      <w:rFonts w:cs="Times New Roman"/>
                      <w:sz w:val="20"/>
                      <w:szCs w:val="20"/>
                    </w:rPr>
                    <w:t>시</w:t>
                  </w:r>
                  <w:r w:rsidRPr="009A2958">
                    <w:rPr>
                      <w:rFonts w:cs="Times New Roman"/>
                      <w:sz w:val="20"/>
                      <w:szCs w:val="20"/>
                    </w:rPr>
                    <w:t xml:space="preserve"> 277~475</w:t>
                  </w:r>
                  <w:r w:rsidRPr="009A2958">
                    <w:rPr>
                      <w:rFonts w:cs="Times New Roman"/>
                      <w:sz w:val="20"/>
                      <w:szCs w:val="20"/>
                    </w:rPr>
                    <w:t>억원</w:t>
                  </w:r>
                  <w:r w:rsidRPr="009A2958">
                    <w:rPr>
                      <w:rFonts w:cs="Times New Roman"/>
                      <w:sz w:val="20"/>
                      <w:szCs w:val="20"/>
                    </w:rPr>
                    <w:t>)</w:t>
                  </w:r>
                </w:p>
              </w:tc>
            </w:tr>
          </w:tbl>
          <w:p w14:paraId="1D3C0A28" w14:textId="77777777" w:rsidR="005335C7" w:rsidRPr="009A2958" w:rsidRDefault="005335C7" w:rsidP="000C2FB6">
            <w:pPr>
              <w:pStyle w:val="a8"/>
              <w:widowControl/>
              <w:numPr>
                <w:ilvl w:val="0"/>
                <w:numId w:val="2"/>
              </w:numPr>
              <w:spacing w:before="160" w:after="120" w:line="276" w:lineRule="auto"/>
              <w:rPr>
                <w:rFonts w:cs="Times New Roman"/>
                <w:sz w:val="20"/>
                <w:szCs w:val="20"/>
              </w:rPr>
            </w:pPr>
            <w:r w:rsidRPr="009A2958">
              <w:rPr>
                <w:rFonts w:cs="Times New Roman"/>
                <w:sz w:val="20"/>
                <w:szCs w:val="20"/>
              </w:rPr>
              <w:t>한편</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심사보고서의</w:t>
            </w:r>
            <w:r w:rsidRPr="009A2958">
              <w:rPr>
                <w:rFonts w:cs="Times New Roman"/>
                <w:sz w:val="20"/>
                <w:szCs w:val="20"/>
              </w:rPr>
              <w:t xml:space="preserve"> </w:t>
            </w:r>
            <w:r w:rsidRPr="009A2958">
              <w:rPr>
                <w:rFonts w:cs="Times New Roman"/>
                <w:sz w:val="20"/>
                <w:szCs w:val="20"/>
              </w:rPr>
              <w:t>관련매출액</w:t>
            </w:r>
            <w:r w:rsidRPr="009A2958">
              <w:rPr>
                <w:rFonts w:cs="Times New Roman"/>
                <w:sz w:val="20"/>
                <w:szCs w:val="20"/>
              </w:rPr>
              <w:t xml:space="preserve"> </w:t>
            </w:r>
            <w:r w:rsidRPr="009A2958">
              <w:rPr>
                <w:rFonts w:cs="Times New Roman"/>
                <w:sz w:val="20"/>
                <w:szCs w:val="20"/>
              </w:rPr>
              <w:t>계산방식에</w:t>
            </w:r>
            <w:r w:rsidRPr="009A2958">
              <w:rPr>
                <w:rFonts w:cs="Times New Roman"/>
                <w:sz w:val="20"/>
                <w:szCs w:val="20"/>
              </w:rPr>
              <w:t xml:space="preserve"> </w:t>
            </w:r>
            <w:r w:rsidRPr="009A2958">
              <w:rPr>
                <w:rFonts w:cs="Times New Roman"/>
                <w:sz w:val="20"/>
                <w:szCs w:val="20"/>
              </w:rPr>
              <w:t>따라</w:t>
            </w:r>
            <w:r w:rsidRPr="009A2958">
              <w:rPr>
                <w:rFonts w:cs="Times New Roman"/>
                <w:sz w:val="20"/>
                <w:szCs w:val="20"/>
              </w:rPr>
              <w:t xml:space="preserve"> </w:t>
            </w:r>
            <w:r w:rsidRPr="009A2958">
              <w:rPr>
                <w:rFonts w:cs="Times New Roman"/>
                <w:sz w:val="20"/>
                <w:szCs w:val="20"/>
              </w:rPr>
              <w:t>추가로</w:t>
            </w:r>
            <w:r w:rsidRPr="009A2958">
              <w:rPr>
                <w:rFonts w:cs="Times New Roman"/>
                <w:sz w:val="20"/>
                <w:szCs w:val="20"/>
              </w:rPr>
              <w:t xml:space="preserve"> </w:t>
            </w:r>
            <w:r w:rsidRPr="009A2958">
              <w:rPr>
                <w:rFonts w:cs="Times New Roman"/>
                <w:sz w:val="20"/>
                <w:szCs w:val="20"/>
              </w:rPr>
              <w:t>계산한</w:t>
            </w:r>
            <w:r w:rsidRPr="009A2958">
              <w:rPr>
                <w:rFonts w:cs="Times New Roman"/>
                <w:sz w:val="20"/>
                <w:szCs w:val="20"/>
              </w:rPr>
              <w:t xml:space="preserve"> 2022</w:t>
            </w:r>
            <w:r w:rsidRPr="009A2958">
              <w:rPr>
                <w:rFonts w:cs="Times New Roman"/>
                <w:sz w:val="20"/>
                <w:szCs w:val="20"/>
              </w:rPr>
              <w:t>년</w:t>
            </w:r>
            <w:r w:rsidRPr="009A2958">
              <w:rPr>
                <w:rFonts w:cs="Times New Roman"/>
                <w:sz w:val="20"/>
                <w:szCs w:val="20"/>
              </w:rPr>
              <w:t xml:space="preserve"> 3</w:t>
            </w:r>
            <w:r w:rsidRPr="009A2958">
              <w:rPr>
                <w:rFonts w:cs="Times New Roman"/>
                <w:sz w:val="20"/>
                <w:szCs w:val="20"/>
              </w:rPr>
              <w:t>분기까지의</w:t>
            </w:r>
            <w:r w:rsidRPr="009A2958">
              <w:rPr>
                <w:rFonts w:cs="Times New Roman"/>
                <w:sz w:val="20"/>
                <w:szCs w:val="20"/>
              </w:rPr>
              <w:t xml:space="preserve"> </w:t>
            </w:r>
            <w:r w:rsidRPr="009A2958">
              <w:rPr>
                <w:rFonts w:cs="Times New Roman"/>
                <w:sz w:val="20"/>
                <w:szCs w:val="20"/>
              </w:rPr>
              <w:t>관련매출액은</w:t>
            </w:r>
            <w:r w:rsidRPr="009A2958">
              <w:rPr>
                <w:rFonts w:cs="Times New Roman"/>
                <w:sz w:val="20"/>
                <w:szCs w:val="20"/>
              </w:rPr>
              <w:t xml:space="preserve"> </w:t>
            </w:r>
            <w:r w:rsidRPr="009A2958">
              <w:rPr>
                <w:rFonts w:cs="Times New Roman"/>
                <w:sz w:val="20"/>
                <w:szCs w:val="20"/>
              </w:rPr>
              <w:t>약</w:t>
            </w:r>
            <w:r w:rsidRPr="009A2958">
              <w:rPr>
                <w:rFonts w:cs="Times New Roman"/>
                <w:sz w:val="20"/>
                <w:szCs w:val="20"/>
              </w:rPr>
              <w:t xml:space="preserve"> 7,616</w:t>
            </w:r>
            <w:r w:rsidRPr="009A2958">
              <w:rPr>
                <w:rFonts w:cs="Times New Roman"/>
                <w:sz w:val="20"/>
                <w:szCs w:val="20"/>
              </w:rPr>
              <w:t>억원임</w:t>
            </w:r>
            <w:r w:rsidRPr="009A2958">
              <w:rPr>
                <w:rFonts w:cs="Times New Roman"/>
                <w:sz w:val="20"/>
                <w:szCs w:val="20"/>
              </w:rPr>
              <w:t>.</w:t>
            </w:r>
          </w:p>
        </w:tc>
        <w:tc>
          <w:tcPr>
            <w:tcW w:w="26" w:type="pct"/>
            <w:tcBorders>
              <w:top w:val="nil"/>
              <w:bottom w:val="nil"/>
            </w:tcBorders>
          </w:tcPr>
          <w:p w14:paraId="235E6744"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77AC6F8B" w14:textId="77777777" w:rsidR="005335C7" w:rsidRPr="0088024E" w:rsidRDefault="005335C7" w:rsidP="005335C7">
            <w:pPr>
              <w:pStyle w:val="a8"/>
              <w:widowControl/>
              <w:numPr>
                <w:ilvl w:val="0"/>
                <w:numId w:val="2"/>
              </w:numPr>
              <w:spacing w:before="40" w:after="120" w:line="276" w:lineRule="auto"/>
              <w:rPr>
                <w:rFonts w:cs="Times New Roman"/>
                <w:spacing w:val="-2"/>
                <w:sz w:val="20"/>
                <w:szCs w:val="20"/>
              </w:rPr>
            </w:pPr>
            <w:r w:rsidRPr="0088024E">
              <w:rPr>
                <w:rFonts w:cs="Times New Roman"/>
                <w:spacing w:val="-2"/>
                <w:sz w:val="20"/>
                <w:szCs w:val="20"/>
              </w:rPr>
              <w:t>공정거래법은</w:t>
            </w:r>
            <w:r w:rsidRPr="0088024E">
              <w:rPr>
                <w:rFonts w:cs="Times New Roman"/>
                <w:spacing w:val="-2"/>
                <w:sz w:val="20"/>
                <w:szCs w:val="20"/>
              </w:rPr>
              <w:t xml:space="preserve"> </w:t>
            </w:r>
            <w:r w:rsidRPr="0088024E">
              <w:rPr>
                <w:rFonts w:cs="Times New Roman"/>
                <w:spacing w:val="-2"/>
                <w:sz w:val="20"/>
                <w:szCs w:val="20"/>
              </w:rPr>
              <w:t>시장지배적</w:t>
            </w:r>
            <w:r w:rsidRPr="0088024E">
              <w:rPr>
                <w:rFonts w:cs="Times New Roman"/>
                <w:spacing w:val="-2"/>
                <w:sz w:val="20"/>
                <w:szCs w:val="20"/>
              </w:rPr>
              <w:t xml:space="preserve"> </w:t>
            </w:r>
            <w:r w:rsidRPr="0088024E">
              <w:rPr>
                <w:rFonts w:cs="Times New Roman"/>
                <w:spacing w:val="-2"/>
                <w:sz w:val="20"/>
                <w:szCs w:val="20"/>
              </w:rPr>
              <w:t>지위를</w:t>
            </w:r>
            <w:r w:rsidRPr="0088024E">
              <w:rPr>
                <w:rFonts w:cs="Times New Roman"/>
                <w:spacing w:val="-2"/>
                <w:sz w:val="20"/>
                <w:szCs w:val="20"/>
              </w:rPr>
              <w:t xml:space="preserve"> </w:t>
            </w:r>
            <w:r w:rsidRPr="0088024E">
              <w:rPr>
                <w:rFonts w:cs="Times New Roman"/>
                <w:spacing w:val="-2"/>
                <w:sz w:val="20"/>
                <w:szCs w:val="20"/>
              </w:rPr>
              <w:t>가진</w:t>
            </w:r>
            <w:r w:rsidRPr="0088024E">
              <w:rPr>
                <w:rFonts w:cs="Times New Roman"/>
                <w:spacing w:val="-2"/>
                <w:sz w:val="20"/>
                <w:szCs w:val="20"/>
              </w:rPr>
              <w:t xml:space="preserve"> </w:t>
            </w:r>
            <w:r w:rsidRPr="0088024E">
              <w:rPr>
                <w:rFonts w:cs="Times New Roman"/>
                <w:spacing w:val="-2"/>
                <w:sz w:val="20"/>
                <w:szCs w:val="20"/>
              </w:rPr>
              <w:t>사업자의</w:t>
            </w:r>
            <w:r w:rsidRPr="0088024E">
              <w:rPr>
                <w:rFonts w:cs="Times New Roman"/>
                <w:spacing w:val="-2"/>
                <w:sz w:val="20"/>
                <w:szCs w:val="20"/>
              </w:rPr>
              <w:t xml:space="preserve"> </w:t>
            </w:r>
            <w:r w:rsidRPr="0088024E">
              <w:rPr>
                <w:rFonts w:cs="Times New Roman"/>
                <w:spacing w:val="-2"/>
                <w:sz w:val="20"/>
                <w:szCs w:val="20"/>
              </w:rPr>
              <w:t>자사</w:t>
            </w:r>
            <w:r w:rsidRPr="0088024E">
              <w:rPr>
                <w:rFonts w:cs="Times New Roman"/>
                <w:spacing w:val="-2"/>
                <w:sz w:val="20"/>
                <w:szCs w:val="20"/>
              </w:rPr>
              <w:t xml:space="preserve"> </w:t>
            </w:r>
            <w:r w:rsidRPr="0088024E">
              <w:rPr>
                <w:rFonts w:cs="Times New Roman"/>
                <w:spacing w:val="-2"/>
                <w:sz w:val="20"/>
                <w:szCs w:val="20"/>
              </w:rPr>
              <w:t>대비</w:t>
            </w:r>
            <w:r w:rsidRPr="0088024E">
              <w:rPr>
                <w:rFonts w:cs="Times New Roman"/>
                <w:spacing w:val="-2"/>
                <w:sz w:val="20"/>
                <w:szCs w:val="20"/>
              </w:rPr>
              <w:t xml:space="preserve"> </w:t>
            </w:r>
            <w:r w:rsidRPr="0088024E">
              <w:rPr>
                <w:rFonts w:cs="Times New Roman"/>
                <w:spacing w:val="-2"/>
                <w:sz w:val="20"/>
                <w:szCs w:val="20"/>
              </w:rPr>
              <w:t>다른</w:t>
            </w:r>
            <w:r w:rsidRPr="0088024E">
              <w:rPr>
                <w:rFonts w:cs="Times New Roman"/>
                <w:spacing w:val="-2"/>
                <w:sz w:val="20"/>
                <w:szCs w:val="20"/>
              </w:rPr>
              <w:t xml:space="preserve"> </w:t>
            </w:r>
            <w:r w:rsidRPr="0088024E">
              <w:rPr>
                <w:rFonts w:cs="Times New Roman"/>
                <w:spacing w:val="-2"/>
                <w:sz w:val="20"/>
                <w:szCs w:val="20"/>
              </w:rPr>
              <w:t>사업자에</w:t>
            </w:r>
            <w:r w:rsidRPr="0088024E">
              <w:rPr>
                <w:rFonts w:cs="Times New Roman"/>
                <w:spacing w:val="-2"/>
                <w:sz w:val="20"/>
                <w:szCs w:val="20"/>
              </w:rPr>
              <w:t xml:space="preserve"> </w:t>
            </w:r>
            <w:r w:rsidRPr="0088024E">
              <w:rPr>
                <w:rFonts w:cs="Times New Roman"/>
                <w:spacing w:val="-2"/>
                <w:sz w:val="20"/>
                <w:szCs w:val="20"/>
              </w:rPr>
              <w:t>대한</w:t>
            </w:r>
            <w:r w:rsidRPr="0088024E">
              <w:rPr>
                <w:rFonts w:cs="Times New Roman"/>
                <w:spacing w:val="-2"/>
                <w:sz w:val="20"/>
                <w:szCs w:val="20"/>
              </w:rPr>
              <w:t xml:space="preserve"> </w:t>
            </w:r>
            <w:r w:rsidRPr="0088024E">
              <w:rPr>
                <w:rFonts w:cs="Times New Roman"/>
                <w:spacing w:val="-2"/>
                <w:sz w:val="20"/>
                <w:szCs w:val="20"/>
              </w:rPr>
              <w:t>차별행위</w:t>
            </w:r>
            <w:r w:rsidRPr="0088024E">
              <w:rPr>
                <w:rFonts w:cs="Times New Roman"/>
                <w:spacing w:val="-2"/>
                <w:sz w:val="20"/>
                <w:szCs w:val="20"/>
              </w:rPr>
              <w:t xml:space="preserve"> </w:t>
            </w:r>
            <w:r w:rsidRPr="0088024E">
              <w:rPr>
                <w:rFonts w:cs="Times New Roman"/>
                <w:spacing w:val="-2"/>
                <w:sz w:val="20"/>
                <w:szCs w:val="20"/>
              </w:rPr>
              <w:t>등을</w:t>
            </w:r>
            <w:r w:rsidRPr="0088024E">
              <w:rPr>
                <w:rFonts w:cs="Times New Roman"/>
                <w:spacing w:val="-2"/>
                <w:sz w:val="20"/>
                <w:szCs w:val="20"/>
              </w:rPr>
              <w:t xml:space="preserve"> </w:t>
            </w:r>
            <w:r w:rsidRPr="0088024E">
              <w:rPr>
                <w:rFonts w:cs="Times New Roman"/>
                <w:spacing w:val="-2"/>
                <w:sz w:val="20"/>
                <w:szCs w:val="20"/>
              </w:rPr>
              <w:t>시장지배적</w:t>
            </w:r>
            <w:r w:rsidRPr="0088024E">
              <w:rPr>
                <w:rFonts w:cs="Times New Roman"/>
                <w:spacing w:val="-2"/>
                <w:sz w:val="20"/>
                <w:szCs w:val="20"/>
              </w:rPr>
              <w:t xml:space="preserve"> </w:t>
            </w:r>
            <w:r w:rsidRPr="0088024E">
              <w:rPr>
                <w:rFonts w:cs="Times New Roman"/>
                <w:spacing w:val="-2"/>
                <w:sz w:val="20"/>
                <w:szCs w:val="20"/>
              </w:rPr>
              <w:t>지위</w:t>
            </w:r>
            <w:r w:rsidRPr="0088024E">
              <w:rPr>
                <w:rFonts w:cs="Times New Roman"/>
                <w:spacing w:val="-2"/>
                <w:sz w:val="20"/>
                <w:szCs w:val="20"/>
              </w:rPr>
              <w:t xml:space="preserve"> </w:t>
            </w:r>
            <w:r w:rsidRPr="0088024E">
              <w:rPr>
                <w:rFonts w:cs="Times New Roman"/>
                <w:spacing w:val="-2"/>
                <w:sz w:val="20"/>
                <w:szCs w:val="20"/>
              </w:rPr>
              <w:t>남용행위로</w:t>
            </w:r>
            <w:r w:rsidRPr="0088024E">
              <w:rPr>
                <w:rFonts w:cs="Times New Roman"/>
                <w:spacing w:val="-2"/>
                <w:sz w:val="20"/>
                <w:szCs w:val="20"/>
              </w:rPr>
              <w:t xml:space="preserve"> </w:t>
            </w:r>
            <w:r w:rsidRPr="0088024E">
              <w:rPr>
                <w:rFonts w:cs="Times New Roman"/>
                <w:spacing w:val="-2"/>
                <w:sz w:val="20"/>
                <w:szCs w:val="20"/>
              </w:rPr>
              <w:t>보아</w:t>
            </w:r>
            <w:r w:rsidRPr="0088024E">
              <w:rPr>
                <w:rFonts w:cs="Times New Roman"/>
                <w:spacing w:val="-2"/>
                <w:sz w:val="20"/>
                <w:szCs w:val="20"/>
              </w:rPr>
              <w:t xml:space="preserve"> </w:t>
            </w:r>
            <w:r w:rsidRPr="0088024E">
              <w:rPr>
                <w:rFonts w:cs="Times New Roman"/>
                <w:spacing w:val="-2"/>
                <w:sz w:val="20"/>
                <w:szCs w:val="20"/>
              </w:rPr>
              <w:t>시정명령</w:t>
            </w:r>
            <w:r w:rsidRPr="0088024E">
              <w:rPr>
                <w:rFonts w:cs="Times New Roman"/>
                <w:spacing w:val="-2"/>
                <w:sz w:val="20"/>
                <w:szCs w:val="20"/>
              </w:rPr>
              <w:t xml:space="preserve">, </w:t>
            </w:r>
            <w:r w:rsidRPr="0088024E">
              <w:rPr>
                <w:rFonts w:cs="Times New Roman"/>
                <w:spacing w:val="-2"/>
                <w:sz w:val="20"/>
                <w:szCs w:val="20"/>
              </w:rPr>
              <w:t>형사고발</w:t>
            </w:r>
            <w:r w:rsidRPr="0088024E">
              <w:rPr>
                <w:rFonts w:cs="Times New Roman"/>
                <w:spacing w:val="-2"/>
                <w:sz w:val="20"/>
                <w:szCs w:val="20"/>
              </w:rPr>
              <w:t xml:space="preserve">, </w:t>
            </w:r>
            <w:r w:rsidRPr="0088024E">
              <w:rPr>
                <w:rFonts w:cs="Times New Roman"/>
                <w:spacing w:val="-2"/>
                <w:sz w:val="20"/>
                <w:szCs w:val="20"/>
              </w:rPr>
              <w:t>과징금</w:t>
            </w:r>
            <w:r w:rsidRPr="0088024E">
              <w:rPr>
                <w:rFonts w:cs="Times New Roman"/>
                <w:spacing w:val="-2"/>
                <w:sz w:val="20"/>
                <w:szCs w:val="20"/>
              </w:rPr>
              <w:t xml:space="preserve"> </w:t>
            </w:r>
            <w:r w:rsidRPr="0088024E">
              <w:rPr>
                <w:rFonts w:cs="Times New Roman"/>
                <w:spacing w:val="-2"/>
                <w:sz w:val="20"/>
                <w:szCs w:val="20"/>
              </w:rPr>
              <w:t>등의</w:t>
            </w:r>
            <w:r w:rsidRPr="0088024E">
              <w:rPr>
                <w:rFonts w:cs="Times New Roman"/>
                <w:spacing w:val="-2"/>
                <w:sz w:val="20"/>
                <w:szCs w:val="20"/>
              </w:rPr>
              <w:t xml:space="preserve"> </w:t>
            </w:r>
            <w:r w:rsidRPr="0088024E">
              <w:rPr>
                <w:rFonts w:cs="Times New Roman"/>
                <w:spacing w:val="-2"/>
                <w:sz w:val="20"/>
                <w:szCs w:val="20"/>
              </w:rPr>
              <w:t>처분을</w:t>
            </w:r>
            <w:r w:rsidRPr="0088024E">
              <w:rPr>
                <w:rFonts w:cs="Times New Roman"/>
                <w:spacing w:val="-2"/>
                <w:sz w:val="20"/>
                <w:szCs w:val="20"/>
              </w:rPr>
              <w:t xml:space="preserve"> </w:t>
            </w:r>
            <w:r w:rsidRPr="0088024E">
              <w:rPr>
                <w:rFonts w:cs="Times New Roman"/>
                <w:spacing w:val="-2"/>
                <w:sz w:val="20"/>
                <w:szCs w:val="20"/>
              </w:rPr>
              <w:t>할</w:t>
            </w:r>
            <w:r w:rsidRPr="0088024E">
              <w:rPr>
                <w:rFonts w:cs="Times New Roman"/>
                <w:spacing w:val="-2"/>
                <w:sz w:val="20"/>
                <w:szCs w:val="20"/>
              </w:rPr>
              <w:t xml:space="preserve"> </w:t>
            </w:r>
            <w:r w:rsidRPr="0088024E">
              <w:rPr>
                <w:rFonts w:cs="Times New Roman"/>
                <w:spacing w:val="-2"/>
                <w:sz w:val="20"/>
                <w:szCs w:val="20"/>
              </w:rPr>
              <w:t>수</w:t>
            </w:r>
            <w:r w:rsidRPr="0088024E">
              <w:rPr>
                <w:rFonts w:cs="Times New Roman"/>
                <w:spacing w:val="-2"/>
                <w:sz w:val="20"/>
                <w:szCs w:val="20"/>
              </w:rPr>
              <w:t xml:space="preserve"> </w:t>
            </w:r>
            <w:r w:rsidRPr="0088024E">
              <w:rPr>
                <w:rFonts w:cs="Times New Roman"/>
                <w:spacing w:val="-2"/>
                <w:sz w:val="20"/>
                <w:szCs w:val="20"/>
              </w:rPr>
              <w:t>있도록</w:t>
            </w:r>
            <w:r w:rsidRPr="0088024E">
              <w:rPr>
                <w:rFonts w:cs="Times New Roman"/>
                <w:spacing w:val="-2"/>
                <w:sz w:val="20"/>
                <w:szCs w:val="20"/>
              </w:rPr>
              <w:t xml:space="preserve"> </w:t>
            </w:r>
            <w:r w:rsidRPr="0088024E">
              <w:rPr>
                <w:rFonts w:cs="Times New Roman"/>
                <w:spacing w:val="-2"/>
                <w:sz w:val="20"/>
                <w:szCs w:val="20"/>
              </w:rPr>
              <w:t>정하고</w:t>
            </w:r>
            <w:r w:rsidRPr="0088024E">
              <w:rPr>
                <w:rFonts w:cs="Times New Roman"/>
                <w:spacing w:val="-2"/>
                <w:sz w:val="20"/>
                <w:szCs w:val="20"/>
              </w:rPr>
              <w:t xml:space="preserve"> </w:t>
            </w:r>
            <w:r w:rsidRPr="0088024E">
              <w:rPr>
                <w:rFonts w:cs="Times New Roman"/>
                <w:spacing w:val="-2"/>
                <w:sz w:val="20"/>
                <w:szCs w:val="20"/>
              </w:rPr>
              <w:t>있으며</w:t>
            </w:r>
            <w:r w:rsidRPr="0088024E">
              <w:rPr>
                <w:rFonts w:cs="Times New Roman"/>
                <w:spacing w:val="-2"/>
                <w:sz w:val="20"/>
                <w:szCs w:val="20"/>
              </w:rPr>
              <w:t xml:space="preserve">, </w:t>
            </w:r>
            <w:r w:rsidRPr="0088024E">
              <w:rPr>
                <w:rFonts w:cs="Times New Roman"/>
                <w:spacing w:val="-2"/>
                <w:sz w:val="20"/>
                <w:szCs w:val="20"/>
              </w:rPr>
              <w:t>대상회사의</w:t>
            </w:r>
            <w:r w:rsidRPr="0088024E">
              <w:rPr>
                <w:rFonts w:cs="Times New Roman"/>
                <w:spacing w:val="-2"/>
                <w:sz w:val="20"/>
                <w:szCs w:val="20"/>
              </w:rPr>
              <w:t xml:space="preserve"> </w:t>
            </w:r>
            <w:r w:rsidRPr="0088024E">
              <w:rPr>
                <w:rFonts w:cs="Times New Roman"/>
                <w:spacing w:val="-2"/>
                <w:sz w:val="20"/>
                <w:szCs w:val="20"/>
              </w:rPr>
              <w:t>관련시장에</w:t>
            </w:r>
            <w:r w:rsidRPr="0088024E">
              <w:rPr>
                <w:rFonts w:cs="Times New Roman"/>
                <w:spacing w:val="-2"/>
                <w:sz w:val="20"/>
                <w:szCs w:val="20"/>
              </w:rPr>
              <w:t xml:space="preserve"> </w:t>
            </w:r>
            <w:r w:rsidRPr="0088024E">
              <w:rPr>
                <w:rFonts w:cs="Times New Roman"/>
                <w:spacing w:val="-2"/>
                <w:sz w:val="20"/>
                <w:szCs w:val="20"/>
              </w:rPr>
              <w:t>대한</w:t>
            </w:r>
            <w:r w:rsidRPr="0088024E">
              <w:rPr>
                <w:rFonts w:cs="Times New Roman"/>
                <w:spacing w:val="-2"/>
                <w:sz w:val="20"/>
                <w:szCs w:val="20"/>
              </w:rPr>
              <w:t xml:space="preserve"> </w:t>
            </w:r>
            <w:r w:rsidRPr="0088024E">
              <w:rPr>
                <w:rFonts w:cs="Times New Roman"/>
                <w:spacing w:val="-2"/>
                <w:sz w:val="20"/>
                <w:szCs w:val="20"/>
              </w:rPr>
              <w:t>점유율</w:t>
            </w:r>
            <w:r w:rsidRPr="0088024E">
              <w:rPr>
                <w:rFonts w:cs="Times New Roman"/>
                <w:spacing w:val="-2"/>
                <w:sz w:val="20"/>
                <w:szCs w:val="20"/>
              </w:rPr>
              <w:t xml:space="preserve"> </w:t>
            </w:r>
            <w:r w:rsidRPr="0088024E">
              <w:rPr>
                <w:rFonts w:cs="Times New Roman"/>
                <w:spacing w:val="-2"/>
                <w:sz w:val="20"/>
                <w:szCs w:val="20"/>
              </w:rPr>
              <w:t>등을</w:t>
            </w:r>
            <w:r w:rsidRPr="0088024E">
              <w:rPr>
                <w:rFonts w:cs="Times New Roman"/>
                <w:spacing w:val="-2"/>
                <w:sz w:val="20"/>
                <w:szCs w:val="20"/>
              </w:rPr>
              <w:t xml:space="preserve"> </w:t>
            </w:r>
            <w:r w:rsidRPr="0088024E">
              <w:rPr>
                <w:rFonts w:cs="Times New Roman"/>
                <w:spacing w:val="-2"/>
                <w:sz w:val="20"/>
                <w:szCs w:val="20"/>
              </w:rPr>
              <w:t>고려하면</w:t>
            </w:r>
            <w:r w:rsidRPr="0088024E">
              <w:rPr>
                <w:rFonts w:cs="Times New Roman"/>
                <w:spacing w:val="-2"/>
                <w:sz w:val="20"/>
                <w:szCs w:val="20"/>
              </w:rPr>
              <w:t xml:space="preserve">, </w:t>
            </w:r>
            <w:r w:rsidRPr="0088024E">
              <w:rPr>
                <w:rFonts w:cs="Times New Roman"/>
                <w:spacing w:val="-2"/>
                <w:sz w:val="20"/>
                <w:szCs w:val="20"/>
              </w:rPr>
              <w:t>시장지배적</w:t>
            </w:r>
            <w:r w:rsidRPr="0088024E">
              <w:rPr>
                <w:rFonts w:cs="Times New Roman"/>
                <w:spacing w:val="-2"/>
                <w:sz w:val="20"/>
                <w:szCs w:val="20"/>
              </w:rPr>
              <w:t xml:space="preserve"> </w:t>
            </w:r>
            <w:r w:rsidRPr="0088024E">
              <w:rPr>
                <w:rFonts w:cs="Times New Roman"/>
                <w:spacing w:val="-2"/>
                <w:sz w:val="20"/>
                <w:szCs w:val="20"/>
              </w:rPr>
              <w:t>지위를</w:t>
            </w:r>
            <w:r w:rsidRPr="0088024E">
              <w:rPr>
                <w:rFonts w:cs="Times New Roman"/>
                <w:spacing w:val="-2"/>
                <w:sz w:val="20"/>
                <w:szCs w:val="20"/>
              </w:rPr>
              <w:t xml:space="preserve"> </w:t>
            </w:r>
            <w:r w:rsidRPr="0088024E">
              <w:rPr>
                <w:rFonts w:cs="Times New Roman"/>
                <w:spacing w:val="-2"/>
                <w:sz w:val="20"/>
                <w:szCs w:val="20"/>
              </w:rPr>
              <w:t>부정하기는</w:t>
            </w:r>
            <w:r w:rsidRPr="0088024E">
              <w:rPr>
                <w:rFonts w:cs="Times New Roman"/>
                <w:spacing w:val="-2"/>
                <w:sz w:val="20"/>
                <w:szCs w:val="20"/>
              </w:rPr>
              <w:t xml:space="preserve"> </w:t>
            </w:r>
            <w:r w:rsidRPr="0088024E">
              <w:rPr>
                <w:rFonts w:cs="Times New Roman"/>
                <w:spacing w:val="-2"/>
                <w:sz w:val="20"/>
                <w:szCs w:val="20"/>
              </w:rPr>
              <w:t>어려울</w:t>
            </w:r>
            <w:r w:rsidRPr="0088024E">
              <w:rPr>
                <w:rFonts w:cs="Times New Roman"/>
                <w:spacing w:val="-2"/>
                <w:sz w:val="20"/>
                <w:szCs w:val="20"/>
              </w:rPr>
              <w:t xml:space="preserve"> </w:t>
            </w:r>
            <w:r w:rsidRPr="0088024E">
              <w:rPr>
                <w:rFonts w:cs="Times New Roman"/>
                <w:spacing w:val="-2"/>
                <w:sz w:val="20"/>
                <w:szCs w:val="20"/>
              </w:rPr>
              <w:t>것으로</w:t>
            </w:r>
            <w:r w:rsidRPr="0088024E">
              <w:rPr>
                <w:rFonts w:cs="Times New Roman"/>
                <w:spacing w:val="-2"/>
                <w:sz w:val="20"/>
                <w:szCs w:val="20"/>
              </w:rPr>
              <w:t xml:space="preserve"> </w:t>
            </w:r>
            <w:r w:rsidRPr="0088024E">
              <w:rPr>
                <w:rFonts w:cs="Times New Roman"/>
                <w:spacing w:val="-2"/>
                <w:sz w:val="20"/>
                <w:szCs w:val="20"/>
              </w:rPr>
              <w:t>보임</w:t>
            </w:r>
            <w:r w:rsidRPr="0088024E">
              <w:rPr>
                <w:rFonts w:cs="Times New Roman"/>
                <w:spacing w:val="-2"/>
                <w:sz w:val="20"/>
                <w:szCs w:val="20"/>
              </w:rPr>
              <w:t xml:space="preserve">. </w:t>
            </w:r>
          </w:p>
          <w:p w14:paraId="2D403184" w14:textId="77777777" w:rsidR="005335C7"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lastRenderedPageBreak/>
              <w:t>대상회사는</w:t>
            </w:r>
            <w:r w:rsidRPr="009A2958">
              <w:rPr>
                <w:rFonts w:cs="Times New Roman"/>
                <w:sz w:val="20"/>
                <w:szCs w:val="20"/>
              </w:rPr>
              <w:t xml:space="preserve"> </w:t>
            </w:r>
            <w:r w:rsidRPr="009A2958">
              <w:rPr>
                <w:rFonts w:cs="Times New Roman"/>
                <w:sz w:val="20"/>
                <w:szCs w:val="20"/>
              </w:rPr>
              <w:t>심사보고서가</w:t>
            </w:r>
            <w:r w:rsidRPr="009A2958">
              <w:rPr>
                <w:rFonts w:cs="Times New Roman"/>
                <w:sz w:val="20"/>
                <w:szCs w:val="20"/>
              </w:rPr>
              <w:t xml:space="preserve"> </w:t>
            </w:r>
            <w:r w:rsidRPr="009A2958">
              <w:rPr>
                <w:rFonts w:cs="Times New Roman"/>
                <w:sz w:val="20"/>
                <w:szCs w:val="20"/>
              </w:rPr>
              <w:t>법위반으로</w:t>
            </w:r>
            <w:r w:rsidRPr="009A2958">
              <w:rPr>
                <w:rFonts w:cs="Times New Roman"/>
                <w:sz w:val="20"/>
                <w:szCs w:val="20"/>
              </w:rPr>
              <w:t xml:space="preserve"> </w:t>
            </w:r>
            <w:r w:rsidRPr="009A2958">
              <w:rPr>
                <w:rFonts w:cs="Times New Roman"/>
                <w:sz w:val="20"/>
                <w:szCs w:val="20"/>
              </w:rPr>
              <w:t>판단한</w:t>
            </w:r>
            <w:r w:rsidRPr="009A2958">
              <w:rPr>
                <w:rFonts w:cs="Times New Roman"/>
                <w:sz w:val="20"/>
                <w:szCs w:val="20"/>
              </w:rPr>
              <w:t xml:space="preserve"> </w:t>
            </w:r>
            <w:r w:rsidRPr="009A2958">
              <w:rPr>
                <w:rFonts w:cs="Times New Roman"/>
                <w:sz w:val="20"/>
                <w:szCs w:val="20"/>
              </w:rPr>
              <w:t>행위사실과</w:t>
            </w:r>
            <w:r w:rsidRPr="009A2958">
              <w:rPr>
                <w:rFonts w:cs="Times New Roman"/>
                <w:sz w:val="20"/>
                <w:szCs w:val="20"/>
              </w:rPr>
              <w:t xml:space="preserve"> </w:t>
            </w:r>
            <w:r w:rsidRPr="009A2958">
              <w:rPr>
                <w:rFonts w:cs="Times New Roman"/>
                <w:sz w:val="20"/>
                <w:szCs w:val="20"/>
              </w:rPr>
              <w:t>관련하여</w:t>
            </w:r>
            <w:r w:rsidRPr="009A2958">
              <w:rPr>
                <w:rFonts w:cs="Times New Roman"/>
                <w:sz w:val="20"/>
                <w:szCs w:val="20"/>
              </w:rPr>
              <w:t xml:space="preserve"> </w:t>
            </w:r>
            <w:r w:rsidRPr="009A2958">
              <w:rPr>
                <w:rFonts w:cs="Times New Roman"/>
                <w:sz w:val="20"/>
                <w:szCs w:val="20"/>
              </w:rPr>
              <w:t>기재된</w:t>
            </w:r>
            <w:r w:rsidRPr="009A2958">
              <w:rPr>
                <w:rFonts w:cs="Times New Roman"/>
                <w:sz w:val="20"/>
                <w:szCs w:val="20"/>
              </w:rPr>
              <w:t xml:space="preserve"> </w:t>
            </w:r>
            <w:r w:rsidRPr="009A2958">
              <w:rPr>
                <w:rFonts w:cs="Times New Roman"/>
                <w:sz w:val="20"/>
                <w:szCs w:val="20"/>
              </w:rPr>
              <w:t>구체적인</w:t>
            </w:r>
            <w:r w:rsidRPr="009A2958">
              <w:rPr>
                <w:rFonts w:cs="Times New Roman"/>
                <w:sz w:val="20"/>
                <w:szCs w:val="20"/>
              </w:rPr>
              <w:t xml:space="preserve"> </w:t>
            </w:r>
            <w:r w:rsidRPr="009A2958">
              <w:rPr>
                <w:rFonts w:cs="Times New Roman"/>
                <w:sz w:val="20"/>
                <w:szCs w:val="20"/>
              </w:rPr>
              <w:t>사실관계나</w:t>
            </w:r>
            <w:r w:rsidRPr="009A2958">
              <w:rPr>
                <w:rFonts w:cs="Times New Roman"/>
                <w:sz w:val="20"/>
                <w:szCs w:val="20"/>
              </w:rPr>
              <w:t xml:space="preserve"> </w:t>
            </w:r>
            <w:r w:rsidRPr="009A2958">
              <w:rPr>
                <w:rFonts w:cs="Times New Roman"/>
                <w:sz w:val="20"/>
                <w:szCs w:val="20"/>
              </w:rPr>
              <w:t>수치</w:t>
            </w:r>
            <w:r w:rsidRPr="009A2958">
              <w:rPr>
                <w:rFonts w:cs="Times New Roman"/>
                <w:sz w:val="20"/>
                <w:szCs w:val="20"/>
              </w:rPr>
              <w:t xml:space="preserve">, </w:t>
            </w:r>
            <w:r w:rsidRPr="009A2958">
              <w:rPr>
                <w:rFonts w:cs="Times New Roman"/>
                <w:sz w:val="20"/>
                <w:szCs w:val="20"/>
              </w:rPr>
              <w:t>과징금</w:t>
            </w:r>
            <w:r w:rsidRPr="009A2958">
              <w:rPr>
                <w:rFonts w:cs="Times New Roman"/>
                <w:sz w:val="20"/>
                <w:szCs w:val="20"/>
              </w:rPr>
              <w:t xml:space="preserve"> </w:t>
            </w:r>
            <w:r w:rsidRPr="009A2958">
              <w:rPr>
                <w:rFonts w:cs="Times New Roman"/>
                <w:sz w:val="20"/>
                <w:szCs w:val="20"/>
              </w:rPr>
              <w:t>산정</w:t>
            </w:r>
            <w:r w:rsidRPr="009A2958">
              <w:rPr>
                <w:rFonts w:cs="Times New Roman"/>
                <w:sz w:val="20"/>
                <w:szCs w:val="20"/>
              </w:rPr>
              <w:t xml:space="preserve"> </w:t>
            </w:r>
            <w:r w:rsidRPr="009A2958">
              <w:rPr>
                <w:rFonts w:cs="Times New Roman"/>
                <w:sz w:val="20"/>
                <w:szCs w:val="20"/>
              </w:rPr>
              <w:t>기준</w:t>
            </w:r>
            <w:r w:rsidRPr="009A2958">
              <w:rPr>
                <w:rFonts w:cs="Times New Roman"/>
                <w:sz w:val="20"/>
                <w:szCs w:val="20"/>
              </w:rPr>
              <w:t xml:space="preserve"> </w:t>
            </w:r>
            <w:r w:rsidRPr="009A2958">
              <w:rPr>
                <w:rFonts w:cs="Times New Roman"/>
                <w:sz w:val="20"/>
                <w:szCs w:val="20"/>
              </w:rPr>
              <w:t>등에</w:t>
            </w:r>
            <w:r w:rsidRPr="009A2958">
              <w:rPr>
                <w:rFonts w:cs="Times New Roman"/>
                <w:sz w:val="20"/>
                <w:szCs w:val="20"/>
              </w:rPr>
              <w:t xml:space="preserve"> </w:t>
            </w:r>
            <w:r w:rsidRPr="009A2958">
              <w:rPr>
                <w:rFonts w:cs="Times New Roman"/>
                <w:sz w:val="20"/>
                <w:szCs w:val="20"/>
              </w:rPr>
              <w:t>있어</w:t>
            </w:r>
            <w:r w:rsidRPr="009A2958">
              <w:rPr>
                <w:rFonts w:cs="Times New Roman"/>
                <w:sz w:val="20"/>
                <w:szCs w:val="20"/>
              </w:rPr>
              <w:t xml:space="preserve"> </w:t>
            </w:r>
            <w:r w:rsidRPr="009A2958">
              <w:rPr>
                <w:rFonts w:cs="Times New Roman"/>
                <w:sz w:val="20"/>
                <w:szCs w:val="20"/>
              </w:rPr>
              <w:t>실제와</w:t>
            </w:r>
            <w:r w:rsidRPr="009A2958">
              <w:rPr>
                <w:rFonts w:cs="Times New Roman"/>
                <w:sz w:val="20"/>
                <w:szCs w:val="20"/>
              </w:rPr>
              <w:t xml:space="preserve"> </w:t>
            </w:r>
            <w:r w:rsidRPr="009A2958">
              <w:rPr>
                <w:rFonts w:cs="Times New Roman"/>
                <w:sz w:val="20"/>
                <w:szCs w:val="20"/>
              </w:rPr>
              <w:t>다른</w:t>
            </w:r>
            <w:r w:rsidRPr="009A2958">
              <w:rPr>
                <w:rFonts w:cs="Times New Roman"/>
                <w:sz w:val="20"/>
                <w:szCs w:val="20"/>
              </w:rPr>
              <w:t xml:space="preserve"> </w:t>
            </w:r>
            <w:r w:rsidRPr="009A2958">
              <w:rPr>
                <w:rFonts w:cs="Times New Roman"/>
                <w:sz w:val="20"/>
                <w:szCs w:val="20"/>
              </w:rPr>
              <w:t>부분이</w:t>
            </w:r>
            <w:r w:rsidRPr="009A2958">
              <w:rPr>
                <w:rFonts w:cs="Times New Roman"/>
                <w:sz w:val="20"/>
                <w:szCs w:val="20"/>
              </w:rPr>
              <w:t xml:space="preserve"> </w:t>
            </w:r>
            <w:r w:rsidRPr="009A2958">
              <w:rPr>
                <w:rFonts w:cs="Times New Roman"/>
                <w:sz w:val="20"/>
                <w:szCs w:val="20"/>
              </w:rPr>
              <w:t>상당히</w:t>
            </w:r>
            <w:r w:rsidRPr="009A2958">
              <w:rPr>
                <w:rFonts w:cs="Times New Roman"/>
                <w:sz w:val="20"/>
                <w:szCs w:val="20"/>
              </w:rPr>
              <w:t xml:space="preserve"> </w:t>
            </w:r>
            <w:r w:rsidRPr="009A2958">
              <w:rPr>
                <w:rFonts w:cs="Times New Roman"/>
                <w:sz w:val="20"/>
                <w:szCs w:val="20"/>
              </w:rPr>
              <w:t>있어</w:t>
            </w:r>
            <w:r w:rsidRPr="009A2958">
              <w:rPr>
                <w:rFonts w:cs="Times New Roman"/>
                <w:sz w:val="20"/>
                <w:szCs w:val="20"/>
              </w:rPr>
              <w:t xml:space="preserve"> </w:t>
            </w:r>
            <w:r w:rsidRPr="009A2958">
              <w:rPr>
                <w:rFonts w:cs="Times New Roman"/>
                <w:sz w:val="20"/>
                <w:szCs w:val="20"/>
              </w:rPr>
              <w:t>적극적으로</w:t>
            </w:r>
            <w:r w:rsidRPr="009A2958">
              <w:rPr>
                <w:rFonts w:cs="Times New Roman"/>
                <w:sz w:val="20"/>
                <w:szCs w:val="20"/>
              </w:rPr>
              <w:t xml:space="preserve"> </w:t>
            </w:r>
            <w:r w:rsidRPr="009A2958">
              <w:rPr>
                <w:rFonts w:cs="Times New Roman"/>
                <w:sz w:val="20"/>
                <w:szCs w:val="20"/>
              </w:rPr>
              <w:t>대응할</w:t>
            </w:r>
            <w:r w:rsidRPr="009A2958">
              <w:rPr>
                <w:rFonts w:cs="Times New Roman"/>
                <w:sz w:val="20"/>
                <w:szCs w:val="20"/>
              </w:rPr>
              <w:t xml:space="preserve"> </w:t>
            </w:r>
            <w:r w:rsidRPr="009A2958">
              <w:rPr>
                <w:rFonts w:cs="Times New Roman"/>
                <w:sz w:val="20"/>
                <w:szCs w:val="20"/>
              </w:rPr>
              <w:t>예정이라고</w:t>
            </w:r>
            <w:r w:rsidRPr="009A2958">
              <w:rPr>
                <w:rFonts w:cs="Times New Roman"/>
                <w:sz w:val="20"/>
                <w:szCs w:val="20"/>
              </w:rPr>
              <w:t xml:space="preserve"> </w:t>
            </w:r>
            <w:r w:rsidRPr="009A2958">
              <w:rPr>
                <w:rFonts w:cs="Times New Roman"/>
                <w:sz w:val="20"/>
                <w:szCs w:val="20"/>
              </w:rPr>
              <w:t>하나</w:t>
            </w:r>
            <w:r w:rsidRPr="009A2958">
              <w:rPr>
                <w:rFonts w:cs="Times New Roman"/>
                <w:sz w:val="20"/>
                <w:szCs w:val="20"/>
              </w:rPr>
              <w:t xml:space="preserve">, </w:t>
            </w:r>
            <w:r w:rsidRPr="009A2958">
              <w:rPr>
                <w:rFonts w:cs="Times New Roman"/>
                <w:sz w:val="20"/>
                <w:szCs w:val="20"/>
              </w:rPr>
              <w:t>현재로서는</w:t>
            </w:r>
            <w:r w:rsidRPr="009A2958">
              <w:rPr>
                <w:rFonts w:cs="Times New Roman"/>
                <w:sz w:val="20"/>
                <w:szCs w:val="20"/>
              </w:rPr>
              <w:t xml:space="preserve"> </w:t>
            </w:r>
            <w:r w:rsidRPr="009A2958">
              <w:rPr>
                <w:rFonts w:cs="Times New Roman"/>
                <w:sz w:val="20"/>
                <w:szCs w:val="20"/>
              </w:rPr>
              <w:t>공정위의</w:t>
            </w:r>
            <w:r w:rsidRPr="009A2958">
              <w:rPr>
                <w:rFonts w:cs="Times New Roman"/>
                <w:sz w:val="20"/>
                <w:szCs w:val="20"/>
              </w:rPr>
              <w:t xml:space="preserve"> </w:t>
            </w:r>
            <w:r w:rsidRPr="009A2958">
              <w:rPr>
                <w:rFonts w:cs="Times New Roman"/>
                <w:sz w:val="20"/>
                <w:szCs w:val="20"/>
              </w:rPr>
              <w:t>최종</w:t>
            </w:r>
            <w:r w:rsidRPr="009A2958">
              <w:rPr>
                <w:rFonts w:cs="Times New Roman"/>
                <w:sz w:val="20"/>
                <w:szCs w:val="20"/>
              </w:rPr>
              <w:t xml:space="preserve"> </w:t>
            </w:r>
            <w:r w:rsidRPr="009A2958">
              <w:rPr>
                <w:rFonts w:cs="Times New Roman"/>
                <w:sz w:val="20"/>
                <w:szCs w:val="20"/>
              </w:rPr>
              <w:t>판단을</w:t>
            </w:r>
            <w:r w:rsidRPr="009A2958">
              <w:rPr>
                <w:rFonts w:cs="Times New Roman"/>
                <w:sz w:val="20"/>
                <w:szCs w:val="20"/>
              </w:rPr>
              <w:t xml:space="preserve"> </w:t>
            </w:r>
            <w:r w:rsidRPr="009A2958">
              <w:rPr>
                <w:rFonts w:cs="Times New Roman"/>
                <w:sz w:val="20"/>
                <w:szCs w:val="20"/>
              </w:rPr>
              <w:t>예상하기는</w:t>
            </w:r>
            <w:r w:rsidRPr="009A2958">
              <w:rPr>
                <w:rFonts w:cs="Times New Roman"/>
                <w:sz w:val="20"/>
                <w:szCs w:val="20"/>
              </w:rPr>
              <w:t xml:space="preserve"> </w:t>
            </w:r>
            <w:r w:rsidRPr="009A2958">
              <w:rPr>
                <w:rFonts w:cs="Times New Roman"/>
                <w:sz w:val="20"/>
                <w:szCs w:val="20"/>
              </w:rPr>
              <w:t>어려우며</w:t>
            </w:r>
            <w:r w:rsidRPr="009A2958">
              <w:rPr>
                <w:rFonts w:cs="Times New Roman"/>
                <w:sz w:val="20"/>
                <w:szCs w:val="20"/>
              </w:rPr>
              <w:t xml:space="preserve">, </w:t>
            </w:r>
            <w:r w:rsidRPr="009A2958">
              <w:rPr>
                <w:rFonts w:cs="Times New Roman"/>
                <w:sz w:val="20"/>
                <w:szCs w:val="20"/>
              </w:rPr>
              <w:t>공정위의</w:t>
            </w:r>
            <w:r w:rsidRPr="009A2958">
              <w:rPr>
                <w:rFonts w:cs="Times New Roman"/>
                <w:sz w:val="20"/>
                <w:szCs w:val="20"/>
              </w:rPr>
              <w:t xml:space="preserve"> </w:t>
            </w:r>
            <w:r w:rsidRPr="009A2958">
              <w:rPr>
                <w:rFonts w:cs="Times New Roman"/>
                <w:sz w:val="20"/>
                <w:szCs w:val="20"/>
              </w:rPr>
              <w:t>결론은</w:t>
            </w:r>
            <w:r w:rsidRPr="009A2958">
              <w:rPr>
                <w:rFonts w:cs="Times New Roman"/>
                <w:sz w:val="20"/>
                <w:szCs w:val="20"/>
              </w:rPr>
              <w:t xml:space="preserve"> 2022</w:t>
            </w:r>
            <w:r w:rsidRPr="009A2958">
              <w:rPr>
                <w:rFonts w:cs="Times New Roman"/>
                <w:sz w:val="20"/>
                <w:szCs w:val="20"/>
              </w:rPr>
              <w:t>년</w:t>
            </w:r>
            <w:r w:rsidRPr="009A2958">
              <w:rPr>
                <w:rFonts w:cs="Times New Roman"/>
                <w:sz w:val="20"/>
                <w:szCs w:val="20"/>
              </w:rPr>
              <w:t xml:space="preserve"> </w:t>
            </w:r>
            <w:r w:rsidRPr="009A2958">
              <w:rPr>
                <w:rFonts w:cs="Times New Roman"/>
                <w:sz w:val="20"/>
                <w:szCs w:val="20"/>
              </w:rPr>
              <w:t>말</w:t>
            </w:r>
            <w:r w:rsidRPr="009A2958">
              <w:rPr>
                <w:rFonts w:cs="Times New Roman"/>
                <w:sz w:val="20"/>
                <w:szCs w:val="20"/>
              </w:rPr>
              <w:t>~2023</w:t>
            </w:r>
            <w:r w:rsidRPr="009A2958">
              <w:rPr>
                <w:rFonts w:cs="Times New Roman"/>
                <w:sz w:val="20"/>
                <w:szCs w:val="20"/>
              </w:rPr>
              <w:t>년</w:t>
            </w:r>
            <w:r w:rsidRPr="009A2958">
              <w:rPr>
                <w:rFonts w:cs="Times New Roman"/>
                <w:sz w:val="20"/>
                <w:szCs w:val="20"/>
              </w:rPr>
              <w:t xml:space="preserve"> </w:t>
            </w:r>
            <w:r w:rsidRPr="009A2958">
              <w:rPr>
                <w:rFonts w:cs="Times New Roman"/>
                <w:sz w:val="20"/>
                <w:szCs w:val="20"/>
              </w:rPr>
              <w:t>초경에</w:t>
            </w:r>
            <w:r w:rsidRPr="009A2958">
              <w:rPr>
                <w:rFonts w:cs="Times New Roman"/>
                <w:sz w:val="20"/>
                <w:szCs w:val="20"/>
              </w:rPr>
              <w:t xml:space="preserve"> </w:t>
            </w:r>
            <w:r w:rsidRPr="009A2958">
              <w:rPr>
                <w:rFonts w:cs="Times New Roman"/>
                <w:sz w:val="20"/>
                <w:szCs w:val="20"/>
              </w:rPr>
              <w:t>내려질</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예상</w:t>
            </w:r>
            <w:r>
              <w:rPr>
                <w:rFonts w:cs="Times New Roman" w:hint="eastAsia"/>
                <w:sz w:val="20"/>
                <w:szCs w:val="20"/>
              </w:rPr>
              <w:t>된다고</w:t>
            </w:r>
            <w:r>
              <w:rPr>
                <w:rFonts w:cs="Times New Roman" w:hint="eastAsia"/>
                <w:sz w:val="20"/>
                <w:szCs w:val="20"/>
              </w:rPr>
              <w:t xml:space="preserve"> </w:t>
            </w:r>
            <w:r>
              <w:rPr>
                <w:rFonts w:cs="Times New Roman" w:hint="eastAsia"/>
                <w:sz w:val="20"/>
                <w:szCs w:val="20"/>
              </w:rPr>
              <w:t>함</w:t>
            </w:r>
            <w:r w:rsidRPr="009A2958">
              <w:rPr>
                <w:rFonts w:cs="Times New Roman"/>
                <w:sz w:val="20"/>
                <w:szCs w:val="20"/>
              </w:rPr>
              <w:t xml:space="preserve">. </w:t>
            </w:r>
          </w:p>
          <w:p w14:paraId="12B85EE9" w14:textId="34BA6C2E" w:rsidR="005335C7" w:rsidRPr="001D1C5F" w:rsidRDefault="005335C7" w:rsidP="005335C7">
            <w:pPr>
              <w:pStyle w:val="a8"/>
              <w:widowControl/>
              <w:numPr>
                <w:ilvl w:val="0"/>
                <w:numId w:val="2"/>
              </w:numPr>
              <w:spacing w:before="40" w:after="120" w:line="276" w:lineRule="auto"/>
              <w:rPr>
                <w:rFonts w:cs="Times New Roman"/>
                <w:sz w:val="20"/>
                <w:szCs w:val="20"/>
              </w:rPr>
            </w:pPr>
            <w:r w:rsidRPr="001D1C5F">
              <w:rPr>
                <w:rFonts w:cs="Times New Roman" w:hint="eastAsia"/>
                <w:sz w:val="20"/>
                <w:szCs w:val="20"/>
              </w:rPr>
              <w:t>다만</w:t>
            </w:r>
            <w:r w:rsidR="00500843">
              <w:rPr>
                <w:rFonts w:cs="Times New Roman" w:hint="eastAsia"/>
                <w:sz w:val="20"/>
                <w:szCs w:val="20"/>
              </w:rPr>
              <w:t>,</w:t>
            </w:r>
            <w:r w:rsidRPr="001D1C5F">
              <w:rPr>
                <w:rFonts w:cs="Times New Roman" w:hint="eastAsia"/>
                <w:sz w:val="20"/>
                <w:szCs w:val="20"/>
              </w:rPr>
              <w:t xml:space="preserve"> </w:t>
            </w:r>
            <w:r w:rsidRPr="001D1C5F">
              <w:rPr>
                <w:rFonts w:cs="Times New Roman" w:hint="eastAsia"/>
                <w:sz w:val="20"/>
                <w:szCs w:val="20"/>
              </w:rPr>
              <w:t>다음과</w:t>
            </w:r>
            <w:r w:rsidRPr="001D1C5F">
              <w:rPr>
                <w:rFonts w:cs="Times New Roman" w:hint="eastAsia"/>
                <w:sz w:val="20"/>
                <w:szCs w:val="20"/>
              </w:rPr>
              <w:t xml:space="preserve"> </w:t>
            </w:r>
            <w:r w:rsidRPr="001D1C5F">
              <w:rPr>
                <w:rFonts w:cs="Times New Roman" w:hint="eastAsia"/>
                <w:sz w:val="20"/>
                <w:szCs w:val="20"/>
              </w:rPr>
              <w:t>같은</w:t>
            </w:r>
            <w:r w:rsidRPr="001D1C5F">
              <w:rPr>
                <w:rFonts w:cs="Times New Roman" w:hint="eastAsia"/>
                <w:sz w:val="20"/>
                <w:szCs w:val="20"/>
              </w:rPr>
              <w:t xml:space="preserve"> </w:t>
            </w:r>
            <w:r w:rsidRPr="001D1C5F">
              <w:rPr>
                <w:rFonts w:cs="Times New Roman" w:hint="eastAsia"/>
                <w:sz w:val="20"/>
                <w:szCs w:val="20"/>
              </w:rPr>
              <w:t>이유에서</w:t>
            </w:r>
            <w:r w:rsidRPr="001D1C5F">
              <w:rPr>
                <w:rFonts w:cs="Times New Roman"/>
                <w:sz w:val="20"/>
                <w:szCs w:val="20"/>
              </w:rPr>
              <w:t xml:space="preserve"> </w:t>
            </w:r>
            <w:r w:rsidRPr="001D1C5F">
              <w:rPr>
                <w:rFonts w:cs="Times New Roman" w:hint="eastAsia"/>
                <w:sz w:val="20"/>
                <w:szCs w:val="20"/>
              </w:rPr>
              <w:t>공정위</w:t>
            </w:r>
            <w:r w:rsidRPr="001D1C5F">
              <w:rPr>
                <w:rFonts w:cs="Times New Roman" w:hint="eastAsia"/>
                <w:sz w:val="20"/>
                <w:szCs w:val="20"/>
              </w:rPr>
              <w:t xml:space="preserve"> </w:t>
            </w:r>
            <w:r w:rsidRPr="001D1C5F">
              <w:rPr>
                <w:rFonts w:cs="Times New Roman" w:hint="eastAsia"/>
                <w:sz w:val="20"/>
                <w:szCs w:val="20"/>
              </w:rPr>
              <w:t>단계에서는</w:t>
            </w:r>
            <w:r w:rsidRPr="001D1C5F">
              <w:rPr>
                <w:rFonts w:cs="Times New Roman" w:hint="eastAsia"/>
                <w:sz w:val="20"/>
                <w:szCs w:val="20"/>
              </w:rPr>
              <w:t xml:space="preserve"> </w:t>
            </w:r>
            <w:r>
              <w:rPr>
                <w:rFonts w:cs="Times New Roman" w:hint="eastAsia"/>
                <w:sz w:val="20"/>
                <w:szCs w:val="20"/>
              </w:rPr>
              <w:t>대상회사가</w:t>
            </w:r>
            <w:r w:rsidRPr="001D1C5F">
              <w:rPr>
                <w:rFonts w:cs="Times New Roman" w:hint="eastAsia"/>
                <w:sz w:val="20"/>
                <w:szCs w:val="20"/>
              </w:rPr>
              <w:t xml:space="preserve"> </w:t>
            </w:r>
            <w:r w:rsidRPr="001D1C5F">
              <w:rPr>
                <w:rFonts w:cs="Times New Roman" w:hint="eastAsia"/>
                <w:sz w:val="20"/>
                <w:szCs w:val="20"/>
              </w:rPr>
              <w:t>완전히</w:t>
            </w:r>
            <w:r w:rsidRPr="001D1C5F">
              <w:rPr>
                <w:rFonts w:cs="Times New Roman" w:hint="eastAsia"/>
                <w:sz w:val="20"/>
                <w:szCs w:val="20"/>
              </w:rPr>
              <w:t xml:space="preserve"> </w:t>
            </w:r>
            <w:r w:rsidRPr="001D1C5F">
              <w:rPr>
                <w:rFonts w:cs="Times New Roman" w:hint="eastAsia"/>
                <w:sz w:val="20"/>
                <w:szCs w:val="20"/>
              </w:rPr>
              <w:t>무혐의를</w:t>
            </w:r>
            <w:r w:rsidRPr="001D1C5F">
              <w:rPr>
                <w:rFonts w:cs="Times New Roman" w:hint="eastAsia"/>
                <w:sz w:val="20"/>
                <w:szCs w:val="20"/>
              </w:rPr>
              <w:t xml:space="preserve"> </w:t>
            </w:r>
            <w:r w:rsidRPr="001D1C5F">
              <w:rPr>
                <w:rFonts w:cs="Times New Roman" w:hint="eastAsia"/>
                <w:sz w:val="20"/>
                <w:szCs w:val="20"/>
              </w:rPr>
              <w:t>받을</w:t>
            </w:r>
            <w:r w:rsidRPr="001D1C5F">
              <w:rPr>
                <w:rFonts w:cs="Times New Roman" w:hint="eastAsia"/>
                <w:sz w:val="20"/>
                <w:szCs w:val="20"/>
              </w:rPr>
              <w:t xml:space="preserve"> </w:t>
            </w:r>
            <w:r w:rsidRPr="001D1C5F">
              <w:rPr>
                <w:rFonts w:cs="Times New Roman" w:hint="eastAsia"/>
                <w:sz w:val="20"/>
                <w:szCs w:val="20"/>
              </w:rPr>
              <w:t>가능성은</w:t>
            </w:r>
            <w:r w:rsidRPr="001D1C5F">
              <w:rPr>
                <w:rFonts w:cs="Times New Roman" w:hint="eastAsia"/>
                <w:sz w:val="20"/>
                <w:szCs w:val="20"/>
              </w:rPr>
              <w:t xml:space="preserve"> </w:t>
            </w:r>
            <w:r w:rsidRPr="001D1C5F">
              <w:rPr>
                <w:rFonts w:cs="Times New Roman" w:hint="eastAsia"/>
                <w:sz w:val="20"/>
                <w:szCs w:val="20"/>
              </w:rPr>
              <w:t>낮을</w:t>
            </w:r>
            <w:r w:rsidRPr="001D1C5F">
              <w:rPr>
                <w:rFonts w:cs="Times New Roman" w:hint="eastAsia"/>
                <w:sz w:val="20"/>
                <w:szCs w:val="20"/>
              </w:rPr>
              <w:t xml:space="preserve"> </w:t>
            </w:r>
            <w:r w:rsidRPr="001D1C5F">
              <w:rPr>
                <w:rFonts w:cs="Times New Roman" w:hint="eastAsia"/>
                <w:sz w:val="20"/>
                <w:szCs w:val="20"/>
              </w:rPr>
              <w:t>것으로</w:t>
            </w:r>
            <w:r w:rsidRPr="001D1C5F">
              <w:rPr>
                <w:rFonts w:cs="Times New Roman" w:hint="eastAsia"/>
                <w:sz w:val="20"/>
                <w:szCs w:val="20"/>
              </w:rPr>
              <w:t xml:space="preserve"> </w:t>
            </w:r>
            <w:r w:rsidRPr="001D1C5F">
              <w:rPr>
                <w:rFonts w:cs="Times New Roman" w:hint="eastAsia"/>
                <w:sz w:val="20"/>
                <w:szCs w:val="20"/>
              </w:rPr>
              <w:t>보임</w:t>
            </w:r>
            <w:r w:rsidR="00500843">
              <w:rPr>
                <w:rFonts w:cs="Times New Roman" w:hint="eastAsia"/>
                <w:sz w:val="20"/>
                <w:szCs w:val="20"/>
              </w:rPr>
              <w:t>.</w:t>
            </w:r>
          </w:p>
          <w:p w14:paraId="461DCED6" w14:textId="77777777" w:rsidR="005335C7" w:rsidRPr="001D1C5F" w:rsidRDefault="005335C7" w:rsidP="005335C7">
            <w:pPr>
              <w:pStyle w:val="a8"/>
              <w:widowControl/>
              <w:numPr>
                <w:ilvl w:val="0"/>
                <w:numId w:val="3"/>
              </w:numPr>
              <w:spacing w:before="40" w:after="120" w:line="276" w:lineRule="auto"/>
              <w:ind w:left="568" w:hanging="284"/>
              <w:rPr>
                <w:rFonts w:cs="Times New Roman"/>
                <w:sz w:val="20"/>
                <w:szCs w:val="20"/>
              </w:rPr>
            </w:pPr>
            <w:r w:rsidRPr="001D1C5F">
              <w:rPr>
                <w:rFonts w:cs="Times New Roman" w:hint="eastAsia"/>
                <w:sz w:val="20"/>
                <w:szCs w:val="20"/>
              </w:rPr>
              <w:t>일반적으로</w:t>
            </w:r>
            <w:r w:rsidRPr="001D1C5F">
              <w:rPr>
                <w:rFonts w:cs="Times New Roman" w:hint="eastAsia"/>
                <w:sz w:val="20"/>
                <w:szCs w:val="20"/>
              </w:rPr>
              <w:t xml:space="preserve"> </w:t>
            </w:r>
            <w:r w:rsidRPr="001D1C5F">
              <w:rPr>
                <w:rFonts w:cs="Times New Roman" w:hint="eastAsia"/>
                <w:sz w:val="20"/>
                <w:szCs w:val="20"/>
              </w:rPr>
              <w:t>심사관은</w:t>
            </w:r>
            <w:r w:rsidRPr="001D1C5F">
              <w:rPr>
                <w:rFonts w:cs="Times New Roman" w:hint="eastAsia"/>
                <w:sz w:val="20"/>
                <w:szCs w:val="20"/>
              </w:rPr>
              <w:t xml:space="preserve"> </w:t>
            </w:r>
            <w:r w:rsidRPr="001D1C5F">
              <w:rPr>
                <w:rFonts w:cs="Times New Roman" w:hint="eastAsia"/>
                <w:sz w:val="20"/>
                <w:szCs w:val="20"/>
              </w:rPr>
              <w:t>피심인에</w:t>
            </w:r>
            <w:r w:rsidRPr="001D1C5F">
              <w:rPr>
                <w:rFonts w:cs="Times New Roman" w:hint="eastAsia"/>
                <w:sz w:val="20"/>
                <w:szCs w:val="20"/>
              </w:rPr>
              <w:t xml:space="preserve"> </w:t>
            </w:r>
            <w:r w:rsidRPr="001D1C5F">
              <w:rPr>
                <w:rFonts w:cs="Times New Roman" w:hint="eastAsia"/>
                <w:sz w:val="20"/>
                <w:szCs w:val="20"/>
              </w:rPr>
              <w:t>대한</w:t>
            </w:r>
            <w:r w:rsidRPr="001D1C5F">
              <w:rPr>
                <w:rFonts w:cs="Times New Roman" w:hint="eastAsia"/>
                <w:sz w:val="20"/>
                <w:szCs w:val="20"/>
              </w:rPr>
              <w:t xml:space="preserve"> </w:t>
            </w:r>
            <w:r w:rsidRPr="001D1C5F">
              <w:rPr>
                <w:rFonts w:cs="Times New Roman" w:hint="eastAsia"/>
                <w:sz w:val="20"/>
                <w:szCs w:val="20"/>
              </w:rPr>
              <w:t>현장조사</w:t>
            </w:r>
            <w:r w:rsidRPr="001D1C5F">
              <w:rPr>
                <w:rFonts w:cs="Times New Roman" w:hint="eastAsia"/>
                <w:sz w:val="20"/>
                <w:szCs w:val="20"/>
              </w:rPr>
              <w:t xml:space="preserve"> </w:t>
            </w:r>
            <w:r w:rsidRPr="001D1C5F">
              <w:rPr>
                <w:rFonts w:cs="Times New Roman" w:hint="eastAsia"/>
                <w:sz w:val="20"/>
                <w:szCs w:val="20"/>
              </w:rPr>
              <w:t>등을</w:t>
            </w:r>
            <w:r w:rsidRPr="001D1C5F">
              <w:rPr>
                <w:rFonts w:cs="Times New Roman" w:hint="eastAsia"/>
                <w:sz w:val="20"/>
                <w:szCs w:val="20"/>
              </w:rPr>
              <w:t xml:space="preserve"> </w:t>
            </w:r>
            <w:r w:rsidRPr="001D1C5F">
              <w:rPr>
                <w:rFonts w:cs="Times New Roman" w:hint="eastAsia"/>
                <w:sz w:val="20"/>
                <w:szCs w:val="20"/>
              </w:rPr>
              <w:t>통해</w:t>
            </w:r>
            <w:r w:rsidRPr="001D1C5F">
              <w:rPr>
                <w:rFonts w:cs="Times New Roman" w:hint="eastAsia"/>
                <w:sz w:val="20"/>
                <w:szCs w:val="20"/>
              </w:rPr>
              <w:t xml:space="preserve"> </w:t>
            </w:r>
            <w:r w:rsidRPr="001D1C5F">
              <w:rPr>
                <w:rFonts w:cs="Times New Roman" w:hint="eastAsia"/>
                <w:sz w:val="20"/>
                <w:szCs w:val="20"/>
              </w:rPr>
              <w:t>자신의</w:t>
            </w:r>
            <w:r w:rsidRPr="001D1C5F">
              <w:rPr>
                <w:rFonts w:cs="Times New Roman" w:hint="eastAsia"/>
                <w:sz w:val="20"/>
                <w:szCs w:val="20"/>
              </w:rPr>
              <w:t xml:space="preserve"> </w:t>
            </w:r>
            <w:r w:rsidRPr="001D1C5F">
              <w:rPr>
                <w:rFonts w:cs="Times New Roman" w:hint="eastAsia"/>
                <w:sz w:val="20"/>
                <w:szCs w:val="20"/>
              </w:rPr>
              <w:t>주장을</w:t>
            </w:r>
            <w:r w:rsidRPr="001D1C5F">
              <w:rPr>
                <w:rFonts w:cs="Times New Roman" w:hint="eastAsia"/>
                <w:sz w:val="20"/>
                <w:szCs w:val="20"/>
              </w:rPr>
              <w:t xml:space="preserve"> </w:t>
            </w:r>
            <w:r w:rsidRPr="001D1C5F">
              <w:rPr>
                <w:rFonts w:cs="Times New Roman" w:hint="eastAsia"/>
                <w:sz w:val="20"/>
                <w:szCs w:val="20"/>
              </w:rPr>
              <w:t>뒷받침할</w:t>
            </w:r>
            <w:r w:rsidRPr="001D1C5F">
              <w:rPr>
                <w:rFonts w:cs="Times New Roman" w:hint="eastAsia"/>
                <w:sz w:val="20"/>
                <w:szCs w:val="20"/>
              </w:rPr>
              <w:t xml:space="preserve"> </w:t>
            </w:r>
            <w:r w:rsidRPr="001D1C5F">
              <w:rPr>
                <w:rFonts w:cs="Times New Roman" w:hint="eastAsia"/>
                <w:sz w:val="20"/>
                <w:szCs w:val="20"/>
              </w:rPr>
              <w:t>수</w:t>
            </w:r>
            <w:r w:rsidRPr="001D1C5F">
              <w:rPr>
                <w:rFonts w:cs="Times New Roman" w:hint="eastAsia"/>
                <w:sz w:val="20"/>
                <w:szCs w:val="20"/>
              </w:rPr>
              <w:t xml:space="preserve"> </w:t>
            </w:r>
            <w:r w:rsidRPr="001D1C5F">
              <w:rPr>
                <w:rFonts w:cs="Times New Roman" w:hint="eastAsia"/>
                <w:sz w:val="20"/>
                <w:szCs w:val="20"/>
              </w:rPr>
              <w:t>있는</w:t>
            </w:r>
            <w:r w:rsidRPr="001D1C5F">
              <w:rPr>
                <w:rFonts w:cs="Times New Roman" w:hint="eastAsia"/>
                <w:sz w:val="20"/>
                <w:szCs w:val="20"/>
              </w:rPr>
              <w:t xml:space="preserve"> </w:t>
            </w:r>
            <w:r w:rsidRPr="001D1C5F">
              <w:rPr>
                <w:rFonts w:cs="Times New Roman" w:hint="eastAsia"/>
                <w:sz w:val="20"/>
                <w:szCs w:val="20"/>
              </w:rPr>
              <w:t>내부자료</w:t>
            </w:r>
            <w:r w:rsidRPr="001D1C5F">
              <w:rPr>
                <w:rFonts w:cs="Times New Roman" w:hint="eastAsia"/>
                <w:sz w:val="20"/>
                <w:szCs w:val="20"/>
              </w:rPr>
              <w:t>(</w:t>
            </w:r>
            <w:r w:rsidRPr="001D1C5F">
              <w:rPr>
                <w:rFonts w:cs="Times New Roman" w:hint="eastAsia"/>
                <w:sz w:val="20"/>
                <w:szCs w:val="20"/>
              </w:rPr>
              <w:t>임직원</w:t>
            </w:r>
            <w:r w:rsidRPr="001D1C5F">
              <w:rPr>
                <w:rFonts w:cs="Times New Roman" w:hint="eastAsia"/>
                <w:sz w:val="20"/>
                <w:szCs w:val="20"/>
              </w:rPr>
              <w:t xml:space="preserve"> </w:t>
            </w:r>
            <w:r w:rsidRPr="001D1C5F">
              <w:rPr>
                <w:rFonts w:cs="Times New Roman" w:hint="eastAsia"/>
                <w:sz w:val="20"/>
                <w:szCs w:val="20"/>
              </w:rPr>
              <w:t>이메일</w:t>
            </w:r>
            <w:r w:rsidRPr="001D1C5F">
              <w:rPr>
                <w:rFonts w:cs="Times New Roman" w:hint="eastAsia"/>
                <w:sz w:val="20"/>
                <w:szCs w:val="20"/>
              </w:rPr>
              <w:t xml:space="preserve">, </w:t>
            </w:r>
            <w:r w:rsidRPr="001D1C5F">
              <w:rPr>
                <w:rFonts w:cs="Times New Roman" w:hint="eastAsia"/>
                <w:sz w:val="20"/>
                <w:szCs w:val="20"/>
              </w:rPr>
              <w:t>보고자료</w:t>
            </w:r>
            <w:r w:rsidRPr="001D1C5F">
              <w:rPr>
                <w:rFonts w:cs="Times New Roman" w:hint="eastAsia"/>
                <w:sz w:val="20"/>
                <w:szCs w:val="20"/>
              </w:rPr>
              <w:t xml:space="preserve"> </w:t>
            </w:r>
            <w:r w:rsidRPr="001D1C5F">
              <w:rPr>
                <w:rFonts w:cs="Times New Roman" w:hint="eastAsia"/>
                <w:sz w:val="20"/>
                <w:szCs w:val="20"/>
              </w:rPr>
              <w:t>등</w:t>
            </w:r>
            <w:r w:rsidRPr="001D1C5F">
              <w:rPr>
                <w:rFonts w:cs="Times New Roman" w:hint="eastAsia"/>
                <w:sz w:val="20"/>
                <w:szCs w:val="20"/>
              </w:rPr>
              <w:t xml:space="preserve">), </w:t>
            </w:r>
            <w:r w:rsidRPr="001D1C5F">
              <w:rPr>
                <w:rFonts w:cs="Times New Roman" w:hint="eastAsia"/>
                <w:sz w:val="20"/>
                <w:szCs w:val="20"/>
              </w:rPr>
              <w:t>시장자료</w:t>
            </w:r>
            <w:r w:rsidRPr="001D1C5F">
              <w:rPr>
                <w:rFonts w:cs="Times New Roman" w:hint="eastAsia"/>
                <w:sz w:val="20"/>
                <w:szCs w:val="20"/>
              </w:rPr>
              <w:t xml:space="preserve"> </w:t>
            </w:r>
            <w:r w:rsidRPr="001D1C5F">
              <w:rPr>
                <w:rFonts w:cs="Times New Roman" w:hint="eastAsia"/>
                <w:sz w:val="20"/>
                <w:szCs w:val="20"/>
              </w:rPr>
              <w:t>등을</w:t>
            </w:r>
            <w:r w:rsidRPr="001D1C5F">
              <w:rPr>
                <w:rFonts w:cs="Times New Roman" w:hint="eastAsia"/>
                <w:sz w:val="20"/>
                <w:szCs w:val="20"/>
              </w:rPr>
              <w:t xml:space="preserve"> </w:t>
            </w:r>
            <w:r w:rsidRPr="001D1C5F">
              <w:rPr>
                <w:rFonts w:cs="Times New Roman" w:hint="eastAsia"/>
                <w:sz w:val="20"/>
                <w:szCs w:val="20"/>
              </w:rPr>
              <w:t>충분히</w:t>
            </w:r>
            <w:r w:rsidRPr="001D1C5F">
              <w:rPr>
                <w:rFonts w:cs="Times New Roman" w:hint="eastAsia"/>
                <w:sz w:val="20"/>
                <w:szCs w:val="20"/>
              </w:rPr>
              <w:t xml:space="preserve"> </w:t>
            </w:r>
            <w:r w:rsidRPr="001D1C5F">
              <w:rPr>
                <w:rFonts w:cs="Times New Roman" w:hint="eastAsia"/>
                <w:sz w:val="20"/>
                <w:szCs w:val="20"/>
              </w:rPr>
              <w:t>첨부하여</w:t>
            </w:r>
            <w:r w:rsidRPr="001D1C5F">
              <w:rPr>
                <w:rFonts w:cs="Times New Roman" w:hint="eastAsia"/>
                <w:sz w:val="20"/>
                <w:szCs w:val="20"/>
              </w:rPr>
              <w:t xml:space="preserve"> </w:t>
            </w:r>
            <w:r w:rsidRPr="001D1C5F">
              <w:rPr>
                <w:rFonts w:cs="Times New Roman" w:hint="eastAsia"/>
                <w:sz w:val="20"/>
                <w:szCs w:val="20"/>
              </w:rPr>
              <w:t>심사보고서를</w:t>
            </w:r>
            <w:r w:rsidRPr="001D1C5F">
              <w:rPr>
                <w:rFonts w:cs="Times New Roman" w:hint="eastAsia"/>
                <w:sz w:val="20"/>
                <w:szCs w:val="20"/>
              </w:rPr>
              <w:t xml:space="preserve"> </w:t>
            </w:r>
            <w:r w:rsidRPr="001D1C5F">
              <w:rPr>
                <w:rFonts w:cs="Times New Roman" w:hint="eastAsia"/>
                <w:sz w:val="20"/>
                <w:szCs w:val="20"/>
              </w:rPr>
              <w:t>작성하여</w:t>
            </w:r>
            <w:r w:rsidRPr="001D1C5F">
              <w:rPr>
                <w:rFonts w:cs="Times New Roman" w:hint="eastAsia"/>
                <w:sz w:val="20"/>
                <w:szCs w:val="20"/>
              </w:rPr>
              <w:t xml:space="preserve"> </w:t>
            </w:r>
            <w:r w:rsidRPr="001D1C5F">
              <w:rPr>
                <w:rFonts w:cs="Times New Roman" w:hint="eastAsia"/>
                <w:sz w:val="20"/>
                <w:szCs w:val="20"/>
              </w:rPr>
              <w:t>상정하므로</w:t>
            </w:r>
            <w:r w:rsidRPr="001D1C5F">
              <w:rPr>
                <w:rFonts w:cs="Times New Roman" w:hint="eastAsia"/>
                <w:sz w:val="20"/>
                <w:szCs w:val="20"/>
              </w:rPr>
              <w:t>,</w:t>
            </w:r>
            <w:r w:rsidRPr="001D1C5F">
              <w:rPr>
                <w:rFonts w:cs="Times New Roman"/>
                <w:sz w:val="20"/>
                <w:szCs w:val="20"/>
              </w:rPr>
              <w:t xml:space="preserve"> </w:t>
            </w:r>
            <w:r w:rsidRPr="001D1C5F">
              <w:rPr>
                <w:rFonts w:cs="Times New Roman" w:hint="eastAsia"/>
                <w:sz w:val="20"/>
                <w:szCs w:val="20"/>
              </w:rPr>
              <w:t>본건에서도</w:t>
            </w:r>
            <w:r w:rsidRPr="001D1C5F">
              <w:rPr>
                <w:rFonts w:cs="Times New Roman" w:hint="eastAsia"/>
                <w:sz w:val="20"/>
                <w:szCs w:val="20"/>
              </w:rPr>
              <w:t xml:space="preserve"> </w:t>
            </w:r>
            <w:r w:rsidRPr="001D1C5F">
              <w:rPr>
                <w:rFonts w:cs="Times New Roman" w:hint="eastAsia"/>
                <w:sz w:val="20"/>
                <w:szCs w:val="20"/>
              </w:rPr>
              <w:t>공정위</w:t>
            </w:r>
            <w:r w:rsidRPr="001D1C5F">
              <w:rPr>
                <w:rFonts w:cs="Times New Roman" w:hint="eastAsia"/>
                <w:sz w:val="20"/>
                <w:szCs w:val="20"/>
              </w:rPr>
              <w:t xml:space="preserve"> </w:t>
            </w:r>
            <w:r w:rsidRPr="001D1C5F">
              <w:rPr>
                <w:rFonts w:cs="Times New Roman" w:hint="eastAsia"/>
                <w:sz w:val="20"/>
                <w:szCs w:val="20"/>
              </w:rPr>
              <w:t>심사보고서에</w:t>
            </w:r>
            <w:r w:rsidRPr="001D1C5F">
              <w:rPr>
                <w:rFonts w:cs="Times New Roman" w:hint="eastAsia"/>
                <w:sz w:val="20"/>
                <w:szCs w:val="20"/>
              </w:rPr>
              <w:t xml:space="preserve"> </w:t>
            </w:r>
            <w:r w:rsidRPr="001D1C5F">
              <w:rPr>
                <w:rFonts w:cs="Times New Roman" w:hint="eastAsia"/>
                <w:sz w:val="20"/>
                <w:szCs w:val="20"/>
              </w:rPr>
              <w:t>상당한</w:t>
            </w:r>
            <w:r w:rsidRPr="001D1C5F">
              <w:rPr>
                <w:rFonts w:cs="Times New Roman" w:hint="eastAsia"/>
                <w:sz w:val="20"/>
                <w:szCs w:val="20"/>
              </w:rPr>
              <w:t xml:space="preserve"> </w:t>
            </w:r>
            <w:r w:rsidRPr="001D1C5F">
              <w:rPr>
                <w:rFonts w:cs="Times New Roman" w:hint="eastAsia"/>
                <w:sz w:val="20"/>
                <w:szCs w:val="20"/>
              </w:rPr>
              <w:t>증거가</w:t>
            </w:r>
            <w:r w:rsidRPr="001D1C5F">
              <w:rPr>
                <w:rFonts w:cs="Times New Roman" w:hint="eastAsia"/>
                <w:sz w:val="20"/>
                <w:szCs w:val="20"/>
              </w:rPr>
              <w:t xml:space="preserve"> </w:t>
            </w:r>
            <w:r w:rsidRPr="001D1C5F">
              <w:rPr>
                <w:rFonts w:cs="Times New Roman" w:hint="eastAsia"/>
                <w:sz w:val="20"/>
                <w:szCs w:val="20"/>
              </w:rPr>
              <w:t>포함되어</w:t>
            </w:r>
            <w:r w:rsidRPr="001D1C5F">
              <w:rPr>
                <w:rFonts w:cs="Times New Roman" w:hint="eastAsia"/>
                <w:sz w:val="20"/>
                <w:szCs w:val="20"/>
              </w:rPr>
              <w:t xml:space="preserve"> </w:t>
            </w:r>
            <w:r w:rsidRPr="001D1C5F">
              <w:rPr>
                <w:rFonts w:cs="Times New Roman" w:hint="eastAsia"/>
                <w:sz w:val="20"/>
                <w:szCs w:val="20"/>
              </w:rPr>
              <w:t>있을</w:t>
            </w:r>
            <w:r w:rsidRPr="001D1C5F">
              <w:rPr>
                <w:rFonts w:cs="Times New Roman" w:hint="eastAsia"/>
                <w:sz w:val="20"/>
                <w:szCs w:val="20"/>
              </w:rPr>
              <w:t xml:space="preserve"> </w:t>
            </w:r>
            <w:r w:rsidRPr="001D1C5F">
              <w:rPr>
                <w:rFonts w:cs="Times New Roman" w:hint="eastAsia"/>
                <w:sz w:val="20"/>
                <w:szCs w:val="20"/>
              </w:rPr>
              <w:t>것임</w:t>
            </w:r>
            <w:r w:rsidRPr="001D1C5F">
              <w:rPr>
                <w:rFonts w:cs="Times New Roman" w:hint="eastAsia"/>
                <w:sz w:val="20"/>
                <w:szCs w:val="20"/>
              </w:rPr>
              <w:t>.</w:t>
            </w:r>
          </w:p>
          <w:p w14:paraId="0094B872" w14:textId="77777777" w:rsidR="005335C7" w:rsidRPr="001D1C5F" w:rsidRDefault="005335C7" w:rsidP="005335C7">
            <w:pPr>
              <w:pStyle w:val="a8"/>
              <w:widowControl/>
              <w:numPr>
                <w:ilvl w:val="0"/>
                <w:numId w:val="3"/>
              </w:numPr>
              <w:spacing w:before="40" w:after="120" w:line="276" w:lineRule="auto"/>
              <w:ind w:left="568" w:hanging="284"/>
              <w:rPr>
                <w:rFonts w:cs="Times New Roman"/>
                <w:sz w:val="20"/>
                <w:szCs w:val="20"/>
              </w:rPr>
            </w:pPr>
            <w:r w:rsidRPr="001D1C5F">
              <w:rPr>
                <w:rFonts w:cs="Times New Roman" w:hint="eastAsia"/>
                <w:sz w:val="20"/>
                <w:szCs w:val="20"/>
              </w:rPr>
              <w:t>공정위는</w:t>
            </w:r>
            <w:r w:rsidRPr="001D1C5F">
              <w:rPr>
                <w:rFonts w:cs="Times New Roman" w:hint="eastAsia"/>
                <w:sz w:val="20"/>
                <w:szCs w:val="20"/>
              </w:rPr>
              <w:t xml:space="preserve"> </w:t>
            </w:r>
            <w:r w:rsidRPr="001D1C5F">
              <w:rPr>
                <w:rFonts w:cs="Times New Roman" w:hint="eastAsia"/>
                <w:sz w:val="20"/>
                <w:szCs w:val="20"/>
              </w:rPr>
              <w:t>심사보고서가</w:t>
            </w:r>
            <w:r w:rsidRPr="001D1C5F">
              <w:rPr>
                <w:rFonts w:cs="Times New Roman" w:hint="eastAsia"/>
                <w:sz w:val="20"/>
                <w:szCs w:val="20"/>
              </w:rPr>
              <w:t xml:space="preserve"> </w:t>
            </w:r>
            <w:r w:rsidRPr="001D1C5F">
              <w:rPr>
                <w:rFonts w:cs="Times New Roman" w:hint="eastAsia"/>
                <w:sz w:val="20"/>
                <w:szCs w:val="20"/>
              </w:rPr>
              <w:t>전원회의에</w:t>
            </w:r>
            <w:r w:rsidRPr="001D1C5F">
              <w:rPr>
                <w:rFonts w:cs="Times New Roman" w:hint="eastAsia"/>
                <w:sz w:val="20"/>
                <w:szCs w:val="20"/>
              </w:rPr>
              <w:t xml:space="preserve"> </w:t>
            </w:r>
            <w:r w:rsidRPr="001D1C5F">
              <w:rPr>
                <w:rFonts w:cs="Times New Roman" w:hint="eastAsia"/>
                <w:sz w:val="20"/>
                <w:szCs w:val="20"/>
              </w:rPr>
              <w:t>상정된</w:t>
            </w:r>
            <w:r w:rsidRPr="001D1C5F">
              <w:rPr>
                <w:rFonts w:cs="Times New Roman" w:hint="eastAsia"/>
                <w:sz w:val="20"/>
                <w:szCs w:val="20"/>
              </w:rPr>
              <w:t xml:space="preserve"> </w:t>
            </w:r>
            <w:r w:rsidRPr="001D1C5F">
              <w:rPr>
                <w:rFonts w:cs="Times New Roman" w:hint="eastAsia"/>
                <w:sz w:val="20"/>
                <w:szCs w:val="20"/>
              </w:rPr>
              <w:t>사건에</w:t>
            </w:r>
            <w:r w:rsidRPr="001D1C5F">
              <w:rPr>
                <w:rFonts w:cs="Times New Roman" w:hint="eastAsia"/>
                <w:sz w:val="20"/>
                <w:szCs w:val="20"/>
              </w:rPr>
              <w:t xml:space="preserve"> </w:t>
            </w:r>
            <w:r w:rsidRPr="001D1C5F">
              <w:rPr>
                <w:rFonts w:cs="Times New Roman" w:hint="eastAsia"/>
                <w:sz w:val="20"/>
                <w:szCs w:val="20"/>
              </w:rPr>
              <w:t>대하여</w:t>
            </w:r>
            <w:r w:rsidRPr="001D1C5F">
              <w:rPr>
                <w:rFonts w:cs="Times New Roman" w:hint="eastAsia"/>
                <w:sz w:val="20"/>
                <w:szCs w:val="20"/>
              </w:rPr>
              <w:t xml:space="preserve"> </w:t>
            </w:r>
            <w:r w:rsidRPr="001D1C5F">
              <w:rPr>
                <w:rFonts w:cs="Times New Roman" w:hint="eastAsia"/>
                <w:sz w:val="20"/>
                <w:szCs w:val="20"/>
              </w:rPr>
              <w:t>무혐의</w:t>
            </w:r>
            <w:r w:rsidRPr="001D1C5F">
              <w:rPr>
                <w:rFonts w:cs="Times New Roman" w:hint="eastAsia"/>
                <w:sz w:val="20"/>
                <w:szCs w:val="20"/>
              </w:rPr>
              <w:t xml:space="preserve"> </w:t>
            </w:r>
            <w:r w:rsidRPr="001D1C5F">
              <w:rPr>
                <w:rFonts w:cs="Times New Roman" w:hint="eastAsia"/>
                <w:sz w:val="20"/>
                <w:szCs w:val="20"/>
              </w:rPr>
              <w:t>결정을</w:t>
            </w:r>
            <w:r w:rsidRPr="001D1C5F">
              <w:rPr>
                <w:rFonts w:cs="Times New Roman" w:hint="eastAsia"/>
                <w:sz w:val="20"/>
                <w:szCs w:val="20"/>
              </w:rPr>
              <w:t xml:space="preserve"> </w:t>
            </w:r>
            <w:r w:rsidRPr="001D1C5F">
              <w:rPr>
                <w:rFonts w:cs="Times New Roman" w:hint="eastAsia"/>
                <w:sz w:val="20"/>
                <w:szCs w:val="20"/>
              </w:rPr>
              <w:t>내리는</w:t>
            </w:r>
            <w:r w:rsidRPr="001D1C5F">
              <w:rPr>
                <w:rFonts w:cs="Times New Roman" w:hint="eastAsia"/>
                <w:sz w:val="20"/>
                <w:szCs w:val="20"/>
              </w:rPr>
              <w:t xml:space="preserve"> </w:t>
            </w:r>
            <w:r w:rsidRPr="001D1C5F">
              <w:rPr>
                <w:rFonts w:cs="Times New Roman" w:hint="eastAsia"/>
                <w:sz w:val="20"/>
                <w:szCs w:val="20"/>
              </w:rPr>
              <w:t>경우가</w:t>
            </w:r>
            <w:r w:rsidRPr="001D1C5F">
              <w:rPr>
                <w:rFonts w:cs="Times New Roman" w:hint="eastAsia"/>
                <w:sz w:val="20"/>
                <w:szCs w:val="20"/>
              </w:rPr>
              <w:t xml:space="preserve"> </w:t>
            </w:r>
            <w:r w:rsidRPr="001D1C5F">
              <w:rPr>
                <w:rFonts w:cs="Times New Roman" w:hint="eastAsia"/>
                <w:sz w:val="20"/>
                <w:szCs w:val="20"/>
              </w:rPr>
              <w:t>매우</w:t>
            </w:r>
            <w:r w:rsidRPr="001D1C5F">
              <w:rPr>
                <w:rFonts w:cs="Times New Roman" w:hint="eastAsia"/>
                <w:sz w:val="20"/>
                <w:szCs w:val="20"/>
              </w:rPr>
              <w:t xml:space="preserve"> </w:t>
            </w:r>
            <w:r w:rsidRPr="001D1C5F">
              <w:rPr>
                <w:rFonts w:cs="Times New Roman" w:hint="eastAsia"/>
                <w:sz w:val="20"/>
                <w:szCs w:val="20"/>
              </w:rPr>
              <w:t>드물고</w:t>
            </w:r>
            <w:r w:rsidRPr="001D1C5F">
              <w:rPr>
                <w:rFonts w:cs="Times New Roman" w:hint="eastAsia"/>
                <w:sz w:val="20"/>
                <w:szCs w:val="20"/>
              </w:rPr>
              <w:t xml:space="preserve">, </w:t>
            </w:r>
            <w:r w:rsidRPr="001D1C5F">
              <w:rPr>
                <w:rFonts w:cs="Times New Roman" w:hint="eastAsia"/>
                <w:sz w:val="20"/>
                <w:szCs w:val="20"/>
              </w:rPr>
              <w:t>최근에는</w:t>
            </w:r>
            <w:r w:rsidRPr="001D1C5F">
              <w:rPr>
                <w:rFonts w:cs="Times New Roman" w:hint="eastAsia"/>
                <w:sz w:val="20"/>
                <w:szCs w:val="20"/>
              </w:rPr>
              <w:t xml:space="preserve"> </w:t>
            </w:r>
            <w:r w:rsidRPr="001D1C5F">
              <w:rPr>
                <w:rFonts w:cs="Times New Roman" w:hint="eastAsia"/>
                <w:sz w:val="20"/>
                <w:szCs w:val="20"/>
              </w:rPr>
              <w:t>거의</w:t>
            </w:r>
            <w:r w:rsidRPr="001D1C5F">
              <w:rPr>
                <w:rFonts w:cs="Times New Roman" w:hint="eastAsia"/>
                <w:sz w:val="20"/>
                <w:szCs w:val="20"/>
              </w:rPr>
              <w:t xml:space="preserve"> </w:t>
            </w:r>
            <w:r w:rsidRPr="001D1C5F">
              <w:rPr>
                <w:rFonts w:cs="Times New Roman" w:hint="eastAsia"/>
                <w:sz w:val="20"/>
                <w:szCs w:val="20"/>
              </w:rPr>
              <w:t>없었으며</w:t>
            </w:r>
            <w:r w:rsidRPr="001D1C5F">
              <w:rPr>
                <w:rFonts w:cs="Times New Roman" w:hint="eastAsia"/>
                <w:sz w:val="20"/>
                <w:szCs w:val="20"/>
              </w:rPr>
              <w:t>,</w:t>
            </w:r>
            <w:r w:rsidRPr="001D1C5F">
              <w:rPr>
                <w:rFonts w:cs="Times New Roman"/>
                <w:sz w:val="20"/>
                <w:szCs w:val="20"/>
              </w:rPr>
              <w:t xml:space="preserve"> </w:t>
            </w:r>
            <w:r w:rsidRPr="001D1C5F">
              <w:rPr>
                <w:rFonts w:cs="Times New Roman" w:hint="eastAsia"/>
                <w:sz w:val="20"/>
                <w:szCs w:val="20"/>
              </w:rPr>
              <w:t>본건와</w:t>
            </w:r>
            <w:r w:rsidRPr="001D1C5F">
              <w:rPr>
                <w:rFonts w:cs="Times New Roman" w:hint="eastAsia"/>
                <w:sz w:val="20"/>
                <w:szCs w:val="20"/>
              </w:rPr>
              <w:t xml:space="preserve"> </w:t>
            </w:r>
            <w:r w:rsidRPr="001D1C5F">
              <w:rPr>
                <w:rFonts w:cs="Times New Roman" w:hint="eastAsia"/>
                <w:sz w:val="20"/>
                <w:szCs w:val="20"/>
              </w:rPr>
              <w:t>같이</w:t>
            </w:r>
            <w:r w:rsidRPr="001D1C5F">
              <w:rPr>
                <w:rFonts w:cs="Times New Roman" w:hint="eastAsia"/>
                <w:sz w:val="20"/>
                <w:szCs w:val="20"/>
              </w:rPr>
              <w:t xml:space="preserve"> </w:t>
            </w:r>
            <w:r w:rsidRPr="001D1C5F">
              <w:rPr>
                <w:rFonts w:cs="Times New Roman"/>
                <w:sz w:val="20"/>
                <w:szCs w:val="20"/>
              </w:rPr>
              <w:t>high profile case</w:t>
            </w:r>
            <w:r w:rsidRPr="001D1C5F">
              <w:rPr>
                <w:rFonts w:cs="Times New Roman" w:hint="eastAsia"/>
                <w:sz w:val="20"/>
                <w:szCs w:val="20"/>
              </w:rPr>
              <w:t>에서는</w:t>
            </w:r>
            <w:r w:rsidRPr="001D1C5F">
              <w:rPr>
                <w:rFonts w:cs="Times New Roman" w:hint="eastAsia"/>
                <w:sz w:val="20"/>
                <w:szCs w:val="20"/>
              </w:rPr>
              <w:t xml:space="preserve"> </w:t>
            </w:r>
            <w:r w:rsidRPr="001D1C5F">
              <w:rPr>
                <w:rFonts w:cs="Times New Roman" w:hint="eastAsia"/>
                <w:sz w:val="20"/>
                <w:szCs w:val="20"/>
              </w:rPr>
              <w:t>더욱</w:t>
            </w:r>
            <w:r w:rsidRPr="001D1C5F">
              <w:rPr>
                <w:rFonts w:cs="Times New Roman" w:hint="eastAsia"/>
                <w:sz w:val="20"/>
                <w:szCs w:val="20"/>
              </w:rPr>
              <w:t xml:space="preserve"> </w:t>
            </w:r>
            <w:r w:rsidRPr="001D1C5F">
              <w:rPr>
                <w:rFonts w:cs="Times New Roman" w:hint="eastAsia"/>
                <w:sz w:val="20"/>
                <w:szCs w:val="20"/>
              </w:rPr>
              <w:t>엄격하게</w:t>
            </w:r>
            <w:r w:rsidRPr="001D1C5F">
              <w:rPr>
                <w:rFonts w:cs="Times New Roman" w:hint="eastAsia"/>
                <w:sz w:val="20"/>
                <w:szCs w:val="20"/>
              </w:rPr>
              <w:t xml:space="preserve"> </w:t>
            </w:r>
            <w:r w:rsidRPr="001D1C5F">
              <w:rPr>
                <w:rFonts w:cs="Times New Roman" w:hint="eastAsia"/>
                <w:sz w:val="20"/>
                <w:szCs w:val="20"/>
              </w:rPr>
              <w:t>결정하는</w:t>
            </w:r>
            <w:r w:rsidRPr="001D1C5F">
              <w:rPr>
                <w:rFonts w:cs="Times New Roman" w:hint="eastAsia"/>
                <w:sz w:val="20"/>
                <w:szCs w:val="20"/>
              </w:rPr>
              <w:t xml:space="preserve"> </w:t>
            </w:r>
            <w:r w:rsidRPr="001D1C5F">
              <w:rPr>
                <w:rFonts w:cs="Times New Roman" w:hint="eastAsia"/>
                <w:sz w:val="20"/>
                <w:szCs w:val="20"/>
              </w:rPr>
              <w:t>경향이</w:t>
            </w:r>
            <w:r w:rsidRPr="001D1C5F">
              <w:rPr>
                <w:rFonts w:cs="Times New Roman" w:hint="eastAsia"/>
                <w:sz w:val="20"/>
                <w:szCs w:val="20"/>
              </w:rPr>
              <w:t xml:space="preserve"> </w:t>
            </w:r>
            <w:r w:rsidRPr="001D1C5F">
              <w:rPr>
                <w:rFonts w:cs="Times New Roman" w:hint="eastAsia"/>
                <w:sz w:val="20"/>
                <w:szCs w:val="20"/>
              </w:rPr>
              <w:t>있음</w:t>
            </w:r>
            <w:r w:rsidRPr="001D1C5F">
              <w:rPr>
                <w:rFonts w:cs="Times New Roman" w:hint="eastAsia"/>
                <w:sz w:val="20"/>
                <w:szCs w:val="20"/>
              </w:rPr>
              <w:t>.</w:t>
            </w:r>
          </w:p>
          <w:p w14:paraId="64749294" w14:textId="77777777" w:rsidR="005335C7" w:rsidRPr="001D1C5F" w:rsidRDefault="005335C7" w:rsidP="005335C7">
            <w:pPr>
              <w:pStyle w:val="a8"/>
              <w:widowControl/>
              <w:numPr>
                <w:ilvl w:val="0"/>
                <w:numId w:val="3"/>
              </w:numPr>
              <w:spacing w:before="40" w:after="120" w:line="276" w:lineRule="auto"/>
              <w:ind w:left="568" w:hanging="284"/>
              <w:rPr>
                <w:rFonts w:cs="Times New Roman"/>
                <w:sz w:val="20"/>
                <w:szCs w:val="20"/>
              </w:rPr>
            </w:pPr>
            <w:r w:rsidRPr="001D1C5F">
              <w:rPr>
                <w:rFonts w:cs="Times New Roman" w:hint="eastAsia"/>
                <w:sz w:val="20"/>
                <w:szCs w:val="20"/>
              </w:rPr>
              <w:t>다만</w:t>
            </w:r>
            <w:r w:rsidRPr="001D1C5F">
              <w:rPr>
                <w:rFonts w:cs="Times New Roman" w:hint="eastAsia"/>
                <w:sz w:val="20"/>
                <w:szCs w:val="20"/>
              </w:rPr>
              <w:t xml:space="preserve"> </w:t>
            </w:r>
            <w:r w:rsidRPr="001D1C5F">
              <w:rPr>
                <w:rFonts w:cs="Times New Roman" w:hint="eastAsia"/>
                <w:sz w:val="20"/>
                <w:szCs w:val="20"/>
              </w:rPr>
              <w:t>공정위에서</w:t>
            </w:r>
            <w:r w:rsidRPr="001D1C5F">
              <w:rPr>
                <w:rFonts w:cs="Times New Roman" w:hint="eastAsia"/>
                <w:sz w:val="20"/>
                <w:szCs w:val="20"/>
              </w:rPr>
              <w:t xml:space="preserve"> </w:t>
            </w:r>
            <w:r w:rsidRPr="001D1C5F">
              <w:rPr>
                <w:rFonts w:cs="Times New Roman" w:hint="eastAsia"/>
                <w:sz w:val="20"/>
                <w:szCs w:val="20"/>
              </w:rPr>
              <w:t>위법성</w:t>
            </w:r>
            <w:r w:rsidRPr="001D1C5F">
              <w:rPr>
                <w:rFonts w:cs="Times New Roman" w:hint="eastAsia"/>
                <w:sz w:val="20"/>
                <w:szCs w:val="20"/>
              </w:rPr>
              <w:t xml:space="preserve"> </w:t>
            </w:r>
            <w:r w:rsidRPr="001D1C5F">
              <w:rPr>
                <w:rFonts w:cs="Times New Roman" w:hint="eastAsia"/>
                <w:sz w:val="20"/>
                <w:szCs w:val="20"/>
              </w:rPr>
              <w:t>인정하더라도</w:t>
            </w:r>
            <w:r w:rsidRPr="001D1C5F">
              <w:rPr>
                <w:rFonts w:cs="Times New Roman" w:hint="eastAsia"/>
                <w:sz w:val="20"/>
                <w:szCs w:val="20"/>
              </w:rPr>
              <w:t xml:space="preserve">, </w:t>
            </w:r>
            <w:r w:rsidRPr="001D1C5F">
              <w:rPr>
                <w:rFonts w:cs="Times New Roman" w:hint="eastAsia"/>
                <w:sz w:val="20"/>
                <w:szCs w:val="20"/>
              </w:rPr>
              <w:t>과징금</w:t>
            </w:r>
            <w:r w:rsidRPr="001D1C5F">
              <w:rPr>
                <w:rFonts w:cs="Times New Roman" w:hint="eastAsia"/>
                <w:sz w:val="20"/>
                <w:szCs w:val="20"/>
              </w:rPr>
              <w:t xml:space="preserve"> </w:t>
            </w:r>
            <w:r w:rsidRPr="001D1C5F">
              <w:rPr>
                <w:rFonts w:cs="Times New Roman" w:hint="eastAsia"/>
                <w:sz w:val="20"/>
                <w:szCs w:val="20"/>
              </w:rPr>
              <w:t>부과기준율은</w:t>
            </w:r>
            <w:r w:rsidRPr="001D1C5F">
              <w:rPr>
                <w:rFonts w:cs="Times New Roman" w:hint="eastAsia"/>
                <w:sz w:val="20"/>
                <w:szCs w:val="20"/>
              </w:rPr>
              <w:t xml:space="preserve"> </w:t>
            </w:r>
            <w:r w:rsidRPr="001D1C5F">
              <w:rPr>
                <w:rFonts w:cs="Times New Roman" w:hint="eastAsia"/>
                <w:sz w:val="20"/>
                <w:szCs w:val="20"/>
              </w:rPr>
              <w:t>심사보고서상</w:t>
            </w:r>
            <w:r w:rsidRPr="001D1C5F">
              <w:rPr>
                <w:rFonts w:cs="Times New Roman" w:hint="eastAsia"/>
                <w:sz w:val="20"/>
                <w:szCs w:val="20"/>
              </w:rPr>
              <w:t xml:space="preserve"> </w:t>
            </w:r>
            <w:r w:rsidRPr="001D1C5F">
              <w:rPr>
                <w:rFonts w:cs="Times New Roman" w:hint="eastAsia"/>
                <w:sz w:val="20"/>
                <w:szCs w:val="20"/>
              </w:rPr>
              <w:t>의견보다</w:t>
            </w:r>
            <w:r w:rsidRPr="001D1C5F">
              <w:rPr>
                <w:rFonts w:cs="Times New Roman" w:hint="eastAsia"/>
                <w:sz w:val="20"/>
                <w:szCs w:val="20"/>
              </w:rPr>
              <w:t xml:space="preserve"> </w:t>
            </w:r>
            <w:r w:rsidRPr="001D1C5F">
              <w:rPr>
                <w:rFonts w:cs="Times New Roman" w:hint="eastAsia"/>
                <w:sz w:val="20"/>
                <w:szCs w:val="20"/>
              </w:rPr>
              <w:t>낮게</w:t>
            </w:r>
            <w:r w:rsidRPr="001D1C5F">
              <w:rPr>
                <w:rFonts w:cs="Times New Roman" w:hint="eastAsia"/>
                <w:sz w:val="20"/>
                <w:szCs w:val="20"/>
              </w:rPr>
              <w:t xml:space="preserve"> </w:t>
            </w:r>
            <w:r w:rsidRPr="001D1C5F">
              <w:rPr>
                <w:rFonts w:cs="Times New Roman" w:hint="eastAsia"/>
                <w:sz w:val="20"/>
                <w:szCs w:val="20"/>
              </w:rPr>
              <w:t>판단되고</w:t>
            </w:r>
            <w:r w:rsidRPr="001D1C5F">
              <w:rPr>
                <w:rFonts w:cs="Times New Roman" w:hint="eastAsia"/>
                <w:sz w:val="20"/>
                <w:szCs w:val="20"/>
              </w:rPr>
              <w:t xml:space="preserve"> </w:t>
            </w:r>
            <w:r w:rsidRPr="001D1C5F">
              <w:rPr>
                <w:rFonts w:cs="Times New Roman" w:hint="eastAsia"/>
                <w:sz w:val="20"/>
                <w:szCs w:val="20"/>
              </w:rPr>
              <w:t>형사고발도</w:t>
            </w:r>
            <w:r w:rsidRPr="001D1C5F">
              <w:rPr>
                <w:rFonts w:cs="Times New Roman" w:hint="eastAsia"/>
                <w:sz w:val="20"/>
                <w:szCs w:val="20"/>
              </w:rPr>
              <w:t xml:space="preserve"> </w:t>
            </w:r>
            <w:r w:rsidRPr="001D1C5F">
              <w:rPr>
                <w:rFonts w:cs="Times New Roman" w:hint="eastAsia"/>
                <w:sz w:val="20"/>
                <w:szCs w:val="20"/>
              </w:rPr>
              <w:t>면제될</w:t>
            </w:r>
            <w:r w:rsidRPr="001D1C5F">
              <w:rPr>
                <w:rFonts w:cs="Times New Roman" w:hint="eastAsia"/>
                <w:sz w:val="20"/>
                <w:szCs w:val="20"/>
              </w:rPr>
              <w:t xml:space="preserve"> </w:t>
            </w:r>
            <w:r w:rsidRPr="001D1C5F">
              <w:rPr>
                <w:rFonts w:cs="Times New Roman" w:hint="eastAsia"/>
                <w:sz w:val="20"/>
                <w:szCs w:val="20"/>
              </w:rPr>
              <w:t>가능성</w:t>
            </w:r>
            <w:r w:rsidRPr="001D1C5F">
              <w:rPr>
                <w:rFonts w:cs="Times New Roman" w:hint="eastAsia"/>
                <w:sz w:val="20"/>
                <w:szCs w:val="20"/>
              </w:rPr>
              <w:t xml:space="preserve"> </w:t>
            </w:r>
            <w:r w:rsidRPr="001D1C5F">
              <w:rPr>
                <w:rFonts w:cs="Times New Roman" w:hint="eastAsia"/>
                <w:sz w:val="20"/>
                <w:szCs w:val="20"/>
              </w:rPr>
              <w:t>커</w:t>
            </w:r>
            <w:r w:rsidRPr="001D1C5F">
              <w:rPr>
                <w:rFonts w:cs="Times New Roman" w:hint="eastAsia"/>
                <w:sz w:val="20"/>
                <w:szCs w:val="20"/>
              </w:rPr>
              <w:t xml:space="preserve"> </w:t>
            </w:r>
            <w:r w:rsidRPr="001D1C5F">
              <w:rPr>
                <w:rFonts w:cs="Times New Roman" w:hint="eastAsia"/>
                <w:sz w:val="20"/>
                <w:szCs w:val="20"/>
              </w:rPr>
              <w:t>보임</w:t>
            </w:r>
            <w:r w:rsidRPr="001D1C5F">
              <w:rPr>
                <w:rFonts w:cs="Times New Roman" w:hint="eastAsia"/>
                <w:sz w:val="20"/>
                <w:szCs w:val="20"/>
              </w:rPr>
              <w:t xml:space="preserve">. </w:t>
            </w:r>
            <w:r w:rsidRPr="001D1C5F">
              <w:rPr>
                <w:rFonts w:cs="Times New Roman" w:hint="eastAsia"/>
                <w:sz w:val="20"/>
                <w:szCs w:val="20"/>
              </w:rPr>
              <w:t>특히</w:t>
            </w:r>
            <w:r w:rsidRPr="001D1C5F">
              <w:rPr>
                <w:rFonts w:cs="Times New Roman" w:hint="eastAsia"/>
                <w:sz w:val="20"/>
                <w:szCs w:val="20"/>
              </w:rPr>
              <w:t xml:space="preserve"> </w:t>
            </w:r>
            <w:r w:rsidRPr="001D1C5F">
              <w:rPr>
                <w:rFonts w:cs="Times New Roman" w:hint="eastAsia"/>
                <w:sz w:val="20"/>
                <w:szCs w:val="20"/>
              </w:rPr>
              <w:t>배차로직</w:t>
            </w:r>
            <w:r w:rsidRPr="001D1C5F">
              <w:rPr>
                <w:rFonts w:cs="Times New Roman" w:hint="eastAsia"/>
                <w:sz w:val="20"/>
                <w:szCs w:val="20"/>
              </w:rPr>
              <w:t xml:space="preserve"> </w:t>
            </w:r>
            <w:r w:rsidRPr="001D1C5F">
              <w:rPr>
                <w:rFonts w:cs="Times New Roman" w:hint="eastAsia"/>
                <w:sz w:val="20"/>
                <w:szCs w:val="20"/>
              </w:rPr>
              <w:t>운영</w:t>
            </w:r>
            <w:r w:rsidRPr="001D1C5F">
              <w:rPr>
                <w:rFonts w:cs="Times New Roman" w:hint="eastAsia"/>
                <w:sz w:val="20"/>
                <w:szCs w:val="20"/>
              </w:rPr>
              <w:t xml:space="preserve"> </w:t>
            </w:r>
            <w:r w:rsidRPr="001D1C5F">
              <w:rPr>
                <w:rFonts w:cs="Times New Roman" w:hint="eastAsia"/>
                <w:sz w:val="20"/>
                <w:szCs w:val="20"/>
              </w:rPr>
              <w:t>취지</w:t>
            </w:r>
            <w:r w:rsidRPr="001D1C5F">
              <w:rPr>
                <w:rFonts w:cs="Times New Roman" w:hint="eastAsia"/>
                <w:sz w:val="20"/>
                <w:szCs w:val="20"/>
              </w:rPr>
              <w:t xml:space="preserve">, </w:t>
            </w:r>
            <w:r w:rsidRPr="001D1C5F">
              <w:rPr>
                <w:rFonts w:cs="Times New Roman" w:hint="eastAsia"/>
                <w:sz w:val="20"/>
                <w:szCs w:val="20"/>
              </w:rPr>
              <w:t>배차로직에</w:t>
            </w:r>
            <w:r w:rsidRPr="001D1C5F">
              <w:rPr>
                <w:rFonts w:cs="Times New Roman" w:hint="eastAsia"/>
                <w:sz w:val="20"/>
                <w:szCs w:val="20"/>
              </w:rPr>
              <w:t xml:space="preserve"> </w:t>
            </w:r>
            <w:r w:rsidRPr="001D1C5F">
              <w:rPr>
                <w:rFonts w:cs="Times New Roman" w:hint="eastAsia"/>
                <w:sz w:val="20"/>
                <w:szCs w:val="20"/>
              </w:rPr>
              <w:t>따른</w:t>
            </w:r>
            <w:r w:rsidRPr="001D1C5F">
              <w:rPr>
                <w:rFonts w:cs="Times New Roman" w:hint="eastAsia"/>
                <w:sz w:val="20"/>
                <w:szCs w:val="20"/>
              </w:rPr>
              <w:t xml:space="preserve"> </w:t>
            </w:r>
            <w:r w:rsidRPr="001D1C5F">
              <w:rPr>
                <w:rFonts w:cs="Times New Roman" w:hint="eastAsia"/>
                <w:sz w:val="20"/>
                <w:szCs w:val="20"/>
              </w:rPr>
              <w:t>효율성증대효과</w:t>
            </w:r>
            <w:r w:rsidRPr="001D1C5F">
              <w:rPr>
                <w:rFonts w:cs="Times New Roman" w:hint="eastAsia"/>
                <w:sz w:val="20"/>
                <w:szCs w:val="20"/>
              </w:rPr>
              <w:t>(</w:t>
            </w:r>
            <w:r w:rsidRPr="001D1C5F">
              <w:rPr>
                <w:rFonts w:cs="Times New Roman" w:hint="eastAsia"/>
                <w:sz w:val="20"/>
                <w:szCs w:val="20"/>
              </w:rPr>
              <w:t>소비자후생증대</w:t>
            </w:r>
            <w:r w:rsidRPr="001D1C5F">
              <w:rPr>
                <w:rFonts w:cs="Times New Roman" w:hint="eastAsia"/>
                <w:sz w:val="20"/>
                <w:szCs w:val="20"/>
              </w:rPr>
              <w:t xml:space="preserve"> </w:t>
            </w:r>
            <w:r w:rsidRPr="001D1C5F">
              <w:rPr>
                <w:rFonts w:cs="Times New Roman" w:hint="eastAsia"/>
                <w:sz w:val="20"/>
                <w:szCs w:val="20"/>
              </w:rPr>
              <w:t>등</w:t>
            </w:r>
            <w:r w:rsidRPr="001D1C5F">
              <w:rPr>
                <w:rFonts w:cs="Times New Roman" w:hint="eastAsia"/>
                <w:sz w:val="20"/>
                <w:szCs w:val="20"/>
              </w:rPr>
              <w:t xml:space="preserve">) </w:t>
            </w:r>
            <w:r w:rsidRPr="001D1C5F">
              <w:rPr>
                <w:rFonts w:cs="Times New Roman" w:hint="eastAsia"/>
                <w:sz w:val="20"/>
                <w:szCs w:val="20"/>
              </w:rPr>
              <w:t>등을</w:t>
            </w:r>
            <w:r w:rsidRPr="001D1C5F">
              <w:rPr>
                <w:rFonts w:cs="Times New Roman" w:hint="eastAsia"/>
                <w:sz w:val="20"/>
                <w:szCs w:val="20"/>
              </w:rPr>
              <w:t xml:space="preserve"> </w:t>
            </w:r>
            <w:r w:rsidRPr="001D1C5F">
              <w:rPr>
                <w:rFonts w:cs="Times New Roman" w:hint="eastAsia"/>
                <w:sz w:val="20"/>
                <w:szCs w:val="20"/>
              </w:rPr>
              <w:t>고려할</w:t>
            </w:r>
            <w:r w:rsidRPr="001D1C5F">
              <w:rPr>
                <w:rFonts w:cs="Times New Roman" w:hint="eastAsia"/>
                <w:sz w:val="20"/>
                <w:szCs w:val="20"/>
              </w:rPr>
              <w:t xml:space="preserve"> </w:t>
            </w:r>
            <w:r w:rsidRPr="001D1C5F">
              <w:rPr>
                <w:rFonts w:cs="Times New Roman" w:hint="eastAsia"/>
                <w:sz w:val="20"/>
                <w:szCs w:val="20"/>
              </w:rPr>
              <w:t>때</w:t>
            </w:r>
            <w:r w:rsidRPr="001D1C5F">
              <w:rPr>
                <w:rFonts w:cs="Times New Roman" w:hint="eastAsia"/>
                <w:sz w:val="20"/>
                <w:szCs w:val="20"/>
              </w:rPr>
              <w:t>,</w:t>
            </w:r>
            <w:r w:rsidRPr="001D1C5F">
              <w:rPr>
                <w:rFonts w:cs="Times New Roman"/>
                <w:sz w:val="20"/>
                <w:szCs w:val="20"/>
              </w:rPr>
              <w:t xml:space="preserve"> </w:t>
            </w:r>
            <w:r w:rsidRPr="001D1C5F">
              <w:rPr>
                <w:rFonts w:cs="Times New Roman" w:hint="eastAsia"/>
                <w:sz w:val="20"/>
                <w:szCs w:val="20"/>
              </w:rPr>
              <w:t>부과기준율을</w:t>
            </w:r>
            <w:r w:rsidRPr="001D1C5F">
              <w:rPr>
                <w:rFonts w:cs="Times New Roman" w:hint="eastAsia"/>
                <w:sz w:val="20"/>
                <w:szCs w:val="20"/>
              </w:rPr>
              <w:t xml:space="preserve"> </w:t>
            </w:r>
            <w:r w:rsidRPr="001D1C5F">
              <w:rPr>
                <w:rFonts w:cs="Times New Roman"/>
                <w:sz w:val="20"/>
                <w:szCs w:val="20"/>
              </w:rPr>
              <w:t xml:space="preserve">2.5%~3.5% </w:t>
            </w:r>
            <w:r w:rsidRPr="001D1C5F">
              <w:rPr>
                <w:rFonts w:cs="Times New Roman" w:hint="eastAsia"/>
                <w:sz w:val="20"/>
                <w:szCs w:val="20"/>
              </w:rPr>
              <w:t>수준으로</w:t>
            </w:r>
            <w:r w:rsidRPr="001D1C5F">
              <w:rPr>
                <w:rFonts w:cs="Times New Roman" w:hint="eastAsia"/>
                <w:sz w:val="20"/>
                <w:szCs w:val="20"/>
              </w:rPr>
              <w:t xml:space="preserve"> </w:t>
            </w:r>
            <w:r w:rsidRPr="001D1C5F">
              <w:rPr>
                <w:rFonts w:cs="Times New Roman" w:hint="eastAsia"/>
                <w:sz w:val="20"/>
                <w:szCs w:val="20"/>
              </w:rPr>
              <w:t>하고</w:t>
            </w:r>
            <w:r w:rsidRPr="001D1C5F">
              <w:rPr>
                <w:rFonts w:cs="Times New Roman" w:hint="eastAsia"/>
                <w:sz w:val="20"/>
                <w:szCs w:val="20"/>
              </w:rPr>
              <w:t>,</w:t>
            </w:r>
            <w:r w:rsidRPr="001D1C5F">
              <w:rPr>
                <w:rFonts w:cs="Times New Roman"/>
                <w:sz w:val="20"/>
                <w:szCs w:val="20"/>
              </w:rPr>
              <w:t xml:space="preserve"> </w:t>
            </w:r>
            <w:r w:rsidRPr="001D1C5F">
              <w:rPr>
                <w:rFonts w:cs="Times New Roman" w:hint="eastAsia"/>
                <w:sz w:val="20"/>
                <w:szCs w:val="20"/>
              </w:rPr>
              <w:t>추가적인</w:t>
            </w:r>
            <w:r w:rsidRPr="001D1C5F">
              <w:rPr>
                <w:rFonts w:cs="Times New Roman" w:hint="eastAsia"/>
                <w:sz w:val="20"/>
                <w:szCs w:val="20"/>
              </w:rPr>
              <w:t xml:space="preserve"> </w:t>
            </w:r>
            <w:r w:rsidRPr="001D1C5F">
              <w:rPr>
                <w:rFonts w:cs="Times New Roman" w:hint="eastAsia"/>
                <w:sz w:val="20"/>
                <w:szCs w:val="20"/>
              </w:rPr>
              <w:lastRenderedPageBreak/>
              <w:t>가중을</w:t>
            </w:r>
            <w:r w:rsidRPr="001D1C5F">
              <w:rPr>
                <w:rFonts w:cs="Times New Roman" w:hint="eastAsia"/>
                <w:sz w:val="20"/>
                <w:szCs w:val="20"/>
              </w:rPr>
              <w:t xml:space="preserve"> </w:t>
            </w:r>
            <w:r w:rsidRPr="001D1C5F">
              <w:rPr>
                <w:rFonts w:cs="Times New Roman" w:hint="eastAsia"/>
                <w:sz w:val="20"/>
                <w:szCs w:val="20"/>
              </w:rPr>
              <w:t>하지</w:t>
            </w:r>
            <w:r w:rsidRPr="001D1C5F">
              <w:rPr>
                <w:rFonts w:cs="Times New Roman" w:hint="eastAsia"/>
                <w:sz w:val="20"/>
                <w:szCs w:val="20"/>
              </w:rPr>
              <w:t xml:space="preserve"> </w:t>
            </w:r>
            <w:r w:rsidRPr="001D1C5F">
              <w:rPr>
                <w:rFonts w:cs="Times New Roman" w:hint="eastAsia"/>
                <w:sz w:val="20"/>
                <w:szCs w:val="20"/>
              </w:rPr>
              <w:t>않을</w:t>
            </w:r>
            <w:r w:rsidRPr="001D1C5F">
              <w:rPr>
                <w:rFonts w:cs="Times New Roman" w:hint="eastAsia"/>
                <w:sz w:val="20"/>
                <w:szCs w:val="20"/>
              </w:rPr>
              <w:t xml:space="preserve"> </w:t>
            </w:r>
            <w:r w:rsidRPr="001D1C5F">
              <w:rPr>
                <w:rFonts w:cs="Times New Roman" w:hint="eastAsia"/>
                <w:sz w:val="20"/>
                <w:szCs w:val="20"/>
              </w:rPr>
              <w:t>가능성이</w:t>
            </w:r>
            <w:r w:rsidRPr="001D1C5F">
              <w:rPr>
                <w:rFonts w:cs="Times New Roman" w:hint="eastAsia"/>
                <w:sz w:val="20"/>
                <w:szCs w:val="20"/>
              </w:rPr>
              <w:t xml:space="preserve"> </w:t>
            </w:r>
            <w:r w:rsidRPr="001D1C5F">
              <w:rPr>
                <w:rFonts w:cs="Times New Roman" w:hint="eastAsia"/>
                <w:sz w:val="20"/>
                <w:szCs w:val="20"/>
              </w:rPr>
              <w:t>높고</w:t>
            </w:r>
            <w:r w:rsidRPr="001D1C5F">
              <w:rPr>
                <w:rFonts w:cs="Times New Roman" w:hint="eastAsia"/>
                <w:sz w:val="20"/>
                <w:szCs w:val="20"/>
              </w:rPr>
              <w:t xml:space="preserve">, </w:t>
            </w:r>
            <w:r w:rsidRPr="001D1C5F">
              <w:rPr>
                <w:rFonts w:cs="Times New Roman" w:hint="eastAsia"/>
                <w:sz w:val="20"/>
                <w:szCs w:val="20"/>
              </w:rPr>
              <w:t>이에</w:t>
            </w:r>
            <w:r w:rsidRPr="001D1C5F">
              <w:rPr>
                <w:rFonts w:cs="Times New Roman" w:hint="eastAsia"/>
                <w:sz w:val="20"/>
                <w:szCs w:val="20"/>
              </w:rPr>
              <w:t xml:space="preserve"> </w:t>
            </w:r>
            <w:r w:rsidRPr="001D1C5F">
              <w:rPr>
                <w:rFonts w:cs="Times New Roman" w:hint="eastAsia"/>
                <w:sz w:val="20"/>
                <w:szCs w:val="20"/>
              </w:rPr>
              <w:t>의할</w:t>
            </w:r>
            <w:r w:rsidRPr="001D1C5F">
              <w:rPr>
                <w:rFonts w:cs="Times New Roman" w:hint="eastAsia"/>
                <w:sz w:val="20"/>
                <w:szCs w:val="20"/>
              </w:rPr>
              <w:t xml:space="preserve"> </w:t>
            </w:r>
            <w:r w:rsidRPr="001D1C5F">
              <w:rPr>
                <w:rFonts w:cs="Times New Roman" w:hint="eastAsia"/>
                <w:sz w:val="20"/>
                <w:szCs w:val="20"/>
              </w:rPr>
              <w:t>때</w:t>
            </w:r>
            <w:r w:rsidRPr="001D1C5F">
              <w:rPr>
                <w:rFonts w:cs="Times New Roman" w:hint="eastAsia"/>
                <w:sz w:val="20"/>
                <w:szCs w:val="20"/>
              </w:rPr>
              <w:t xml:space="preserve"> </w:t>
            </w:r>
            <w:r w:rsidRPr="001D1C5F">
              <w:rPr>
                <w:rFonts w:cs="Times New Roman" w:hint="eastAsia"/>
                <w:sz w:val="20"/>
                <w:szCs w:val="20"/>
              </w:rPr>
              <w:t>부과과징금은</w:t>
            </w:r>
            <w:r w:rsidRPr="001D1C5F">
              <w:rPr>
                <w:rFonts w:cs="Times New Roman" w:hint="eastAsia"/>
                <w:sz w:val="20"/>
                <w:szCs w:val="20"/>
              </w:rPr>
              <w:t xml:space="preserve"> </w:t>
            </w:r>
            <w:r w:rsidRPr="001D1C5F">
              <w:rPr>
                <w:rFonts w:cs="Times New Roman"/>
                <w:sz w:val="20"/>
                <w:szCs w:val="20"/>
              </w:rPr>
              <w:t>190</w:t>
            </w:r>
            <w:r w:rsidRPr="001D1C5F">
              <w:rPr>
                <w:rFonts w:cs="Times New Roman" w:hint="eastAsia"/>
                <w:sz w:val="20"/>
                <w:szCs w:val="20"/>
              </w:rPr>
              <w:t>억</w:t>
            </w:r>
            <w:r w:rsidRPr="001D1C5F">
              <w:rPr>
                <w:rFonts w:cs="Times New Roman" w:hint="eastAsia"/>
                <w:sz w:val="20"/>
                <w:szCs w:val="20"/>
              </w:rPr>
              <w:t>~</w:t>
            </w:r>
            <w:r w:rsidRPr="001D1C5F">
              <w:rPr>
                <w:rFonts w:cs="Times New Roman"/>
                <w:sz w:val="20"/>
                <w:szCs w:val="20"/>
              </w:rPr>
              <w:t>266</w:t>
            </w:r>
            <w:r w:rsidRPr="001D1C5F">
              <w:rPr>
                <w:rFonts w:cs="Times New Roman" w:hint="eastAsia"/>
                <w:sz w:val="20"/>
                <w:szCs w:val="20"/>
              </w:rPr>
              <w:t>억원</w:t>
            </w:r>
            <w:r w:rsidRPr="001D1C5F">
              <w:rPr>
                <w:rFonts w:cs="Times New Roman" w:hint="eastAsia"/>
                <w:sz w:val="20"/>
                <w:szCs w:val="20"/>
              </w:rPr>
              <w:t xml:space="preserve"> </w:t>
            </w:r>
            <w:r w:rsidRPr="001D1C5F">
              <w:rPr>
                <w:rFonts w:cs="Times New Roman" w:hint="eastAsia"/>
                <w:sz w:val="20"/>
                <w:szCs w:val="20"/>
              </w:rPr>
              <w:t>수준으로</w:t>
            </w:r>
            <w:r w:rsidRPr="001D1C5F">
              <w:rPr>
                <w:rFonts w:cs="Times New Roman" w:hint="eastAsia"/>
                <w:sz w:val="20"/>
                <w:szCs w:val="20"/>
              </w:rPr>
              <w:t xml:space="preserve"> </w:t>
            </w:r>
            <w:r w:rsidRPr="001D1C5F">
              <w:rPr>
                <w:rFonts w:cs="Times New Roman" w:hint="eastAsia"/>
                <w:sz w:val="20"/>
                <w:szCs w:val="20"/>
              </w:rPr>
              <w:t>예상됨</w:t>
            </w:r>
            <w:r w:rsidRPr="001D1C5F">
              <w:rPr>
                <w:rFonts w:cs="Times New Roman" w:hint="eastAsia"/>
                <w:sz w:val="20"/>
                <w:szCs w:val="20"/>
              </w:rPr>
              <w:t xml:space="preserve">. </w:t>
            </w:r>
          </w:p>
          <w:p w14:paraId="67281533" w14:textId="77777777" w:rsidR="005335C7" w:rsidRPr="001D1C5F" w:rsidRDefault="005335C7" w:rsidP="005335C7">
            <w:pPr>
              <w:pStyle w:val="a8"/>
              <w:widowControl/>
              <w:numPr>
                <w:ilvl w:val="0"/>
                <w:numId w:val="2"/>
              </w:numPr>
              <w:spacing w:before="40" w:after="120" w:line="276" w:lineRule="auto"/>
              <w:rPr>
                <w:rFonts w:cs="Times New Roman"/>
                <w:sz w:val="20"/>
                <w:szCs w:val="20"/>
              </w:rPr>
            </w:pPr>
            <w:r w:rsidRPr="001D1C5F">
              <w:rPr>
                <w:rFonts w:cs="Times New Roman" w:hint="eastAsia"/>
                <w:sz w:val="20"/>
                <w:szCs w:val="20"/>
              </w:rPr>
              <w:t>공정위의</w:t>
            </w:r>
            <w:r w:rsidRPr="001D1C5F">
              <w:rPr>
                <w:rFonts w:cs="Times New Roman" w:hint="eastAsia"/>
                <w:sz w:val="20"/>
                <w:szCs w:val="20"/>
              </w:rPr>
              <w:t xml:space="preserve"> </w:t>
            </w:r>
            <w:r w:rsidRPr="001D1C5F">
              <w:rPr>
                <w:rFonts w:cs="Times New Roman" w:hint="eastAsia"/>
                <w:sz w:val="20"/>
                <w:szCs w:val="20"/>
              </w:rPr>
              <w:t>처분이</w:t>
            </w:r>
            <w:r w:rsidRPr="001D1C5F">
              <w:rPr>
                <w:rFonts w:cs="Times New Roman" w:hint="eastAsia"/>
                <w:sz w:val="20"/>
                <w:szCs w:val="20"/>
              </w:rPr>
              <w:t xml:space="preserve"> </w:t>
            </w:r>
            <w:r>
              <w:rPr>
                <w:rFonts w:cs="Times New Roman" w:hint="eastAsia"/>
                <w:sz w:val="20"/>
                <w:szCs w:val="20"/>
              </w:rPr>
              <w:t>확정</w:t>
            </w:r>
            <w:r w:rsidRPr="001D1C5F">
              <w:rPr>
                <w:rFonts w:cs="Times New Roman" w:hint="eastAsia"/>
                <w:sz w:val="20"/>
                <w:szCs w:val="20"/>
              </w:rPr>
              <w:t>되면</w:t>
            </w:r>
            <w:r w:rsidRPr="001D1C5F">
              <w:rPr>
                <w:rFonts w:cs="Times New Roman" w:hint="eastAsia"/>
                <w:sz w:val="20"/>
                <w:szCs w:val="20"/>
              </w:rPr>
              <w:t xml:space="preserve"> </w:t>
            </w:r>
            <w:r w:rsidRPr="001D1C5F">
              <w:rPr>
                <w:rFonts w:cs="Times New Roman" w:hint="eastAsia"/>
                <w:sz w:val="20"/>
                <w:szCs w:val="20"/>
              </w:rPr>
              <w:t>법원에</w:t>
            </w:r>
            <w:r w:rsidRPr="001D1C5F">
              <w:rPr>
                <w:rFonts w:cs="Times New Roman" w:hint="eastAsia"/>
                <w:sz w:val="20"/>
                <w:szCs w:val="20"/>
              </w:rPr>
              <w:t xml:space="preserve"> </w:t>
            </w:r>
            <w:r w:rsidRPr="001D1C5F">
              <w:rPr>
                <w:rFonts w:cs="Times New Roman" w:hint="eastAsia"/>
                <w:sz w:val="20"/>
                <w:szCs w:val="20"/>
              </w:rPr>
              <w:t>행정소송을</w:t>
            </w:r>
            <w:r w:rsidRPr="001D1C5F">
              <w:rPr>
                <w:rFonts w:cs="Times New Roman" w:hint="eastAsia"/>
                <w:sz w:val="20"/>
                <w:szCs w:val="20"/>
              </w:rPr>
              <w:t xml:space="preserve"> </w:t>
            </w:r>
            <w:r w:rsidRPr="001D1C5F">
              <w:rPr>
                <w:rFonts w:cs="Times New Roman" w:hint="eastAsia"/>
                <w:sz w:val="20"/>
                <w:szCs w:val="20"/>
              </w:rPr>
              <w:t>제기하여</w:t>
            </w:r>
            <w:r w:rsidRPr="001D1C5F">
              <w:rPr>
                <w:rFonts w:cs="Times New Roman" w:hint="eastAsia"/>
                <w:sz w:val="20"/>
                <w:szCs w:val="20"/>
              </w:rPr>
              <w:t xml:space="preserve"> </w:t>
            </w:r>
            <w:r w:rsidRPr="001D1C5F">
              <w:rPr>
                <w:rFonts w:cs="Times New Roman" w:hint="eastAsia"/>
                <w:sz w:val="20"/>
                <w:szCs w:val="20"/>
              </w:rPr>
              <w:t>다투게</w:t>
            </w:r>
            <w:r w:rsidRPr="001D1C5F">
              <w:rPr>
                <w:rFonts w:cs="Times New Roman" w:hint="eastAsia"/>
                <w:sz w:val="20"/>
                <w:szCs w:val="20"/>
              </w:rPr>
              <w:t xml:space="preserve"> </w:t>
            </w:r>
            <w:r w:rsidRPr="001D1C5F">
              <w:rPr>
                <w:rFonts w:cs="Times New Roman" w:hint="eastAsia"/>
                <w:sz w:val="20"/>
                <w:szCs w:val="20"/>
              </w:rPr>
              <w:t>되는데</w:t>
            </w:r>
            <w:r w:rsidRPr="001D1C5F">
              <w:rPr>
                <w:rFonts w:cs="Times New Roman" w:hint="eastAsia"/>
                <w:sz w:val="20"/>
                <w:szCs w:val="20"/>
              </w:rPr>
              <w:t>,</w:t>
            </w:r>
            <w:r w:rsidRPr="001D1C5F">
              <w:rPr>
                <w:rFonts w:cs="Times New Roman"/>
                <w:sz w:val="20"/>
                <w:szCs w:val="20"/>
              </w:rPr>
              <w:t xml:space="preserve"> </w:t>
            </w:r>
            <w:r w:rsidRPr="001D1C5F">
              <w:rPr>
                <w:rFonts w:cs="Times New Roman" w:hint="eastAsia"/>
                <w:sz w:val="20"/>
                <w:szCs w:val="20"/>
              </w:rPr>
              <w:t>시정명령에</w:t>
            </w:r>
            <w:r w:rsidRPr="001D1C5F">
              <w:rPr>
                <w:rFonts w:cs="Times New Roman" w:hint="eastAsia"/>
                <w:sz w:val="20"/>
                <w:szCs w:val="20"/>
              </w:rPr>
              <w:t xml:space="preserve"> </w:t>
            </w:r>
            <w:r w:rsidRPr="001D1C5F">
              <w:rPr>
                <w:rFonts w:cs="Times New Roman" w:hint="eastAsia"/>
                <w:sz w:val="20"/>
                <w:szCs w:val="20"/>
              </w:rPr>
              <w:t>대한</w:t>
            </w:r>
            <w:r w:rsidRPr="001D1C5F">
              <w:rPr>
                <w:rFonts w:cs="Times New Roman" w:hint="eastAsia"/>
                <w:sz w:val="20"/>
                <w:szCs w:val="20"/>
              </w:rPr>
              <w:t xml:space="preserve"> </w:t>
            </w:r>
            <w:r w:rsidRPr="001D1C5F">
              <w:rPr>
                <w:rFonts w:cs="Times New Roman" w:hint="eastAsia"/>
                <w:sz w:val="20"/>
                <w:szCs w:val="20"/>
              </w:rPr>
              <w:t>집행정지</w:t>
            </w:r>
            <w:r w:rsidRPr="001D1C5F">
              <w:rPr>
                <w:rFonts w:cs="Times New Roman" w:hint="eastAsia"/>
                <w:sz w:val="20"/>
                <w:szCs w:val="20"/>
              </w:rPr>
              <w:t xml:space="preserve"> </w:t>
            </w:r>
            <w:r w:rsidRPr="001D1C5F">
              <w:rPr>
                <w:rFonts w:cs="Times New Roman" w:hint="eastAsia"/>
                <w:sz w:val="20"/>
                <w:szCs w:val="20"/>
              </w:rPr>
              <w:t>신청을</w:t>
            </w:r>
            <w:r w:rsidRPr="001D1C5F">
              <w:rPr>
                <w:rFonts w:cs="Times New Roman" w:hint="eastAsia"/>
                <w:sz w:val="20"/>
                <w:szCs w:val="20"/>
              </w:rPr>
              <w:t xml:space="preserve"> </w:t>
            </w:r>
            <w:r w:rsidRPr="001D1C5F">
              <w:rPr>
                <w:rFonts w:cs="Times New Roman" w:hint="eastAsia"/>
                <w:sz w:val="20"/>
                <w:szCs w:val="20"/>
              </w:rPr>
              <w:t>함께</w:t>
            </w:r>
            <w:r w:rsidRPr="001D1C5F">
              <w:rPr>
                <w:rFonts w:cs="Times New Roman" w:hint="eastAsia"/>
                <w:sz w:val="20"/>
                <w:szCs w:val="20"/>
              </w:rPr>
              <w:t xml:space="preserve"> </w:t>
            </w:r>
            <w:r w:rsidRPr="001D1C5F">
              <w:rPr>
                <w:rFonts w:cs="Times New Roman" w:hint="eastAsia"/>
                <w:sz w:val="20"/>
                <w:szCs w:val="20"/>
              </w:rPr>
              <w:t>제기하는</w:t>
            </w:r>
            <w:r w:rsidRPr="001D1C5F">
              <w:rPr>
                <w:rFonts w:cs="Times New Roman" w:hint="eastAsia"/>
                <w:sz w:val="20"/>
                <w:szCs w:val="20"/>
              </w:rPr>
              <w:t xml:space="preserve"> </w:t>
            </w:r>
            <w:r w:rsidRPr="001D1C5F">
              <w:rPr>
                <w:rFonts w:cs="Times New Roman" w:hint="eastAsia"/>
                <w:sz w:val="20"/>
                <w:szCs w:val="20"/>
              </w:rPr>
              <w:t>것이</w:t>
            </w:r>
            <w:r w:rsidRPr="001D1C5F">
              <w:rPr>
                <w:rFonts w:cs="Times New Roman" w:hint="eastAsia"/>
                <w:sz w:val="20"/>
                <w:szCs w:val="20"/>
              </w:rPr>
              <w:t xml:space="preserve"> </w:t>
            </w:r>
            <w:r w:rsidRPr="001D1C5F">
              <w:rPr>
                <w:rFonts w:cs="Times New Roman" w:hint="eastAsia"/>
                <w:sz w:val="20"/>
                <w:szCs w:val="20"/>
              </w:rPr>
              <w:t>가능함</w:t>
            </w:r>
            <w:r w:rsidRPr="001D1C5F">
              <w:rPr>
                <w:rFonts w:cs="Times New Roman" w:hint="eastAsia"/>
                <w:sz w:val="20"/>
                <w:szCs w:val="20"/>
              </w:rPr>
              <w:t>.</w:t>
            </w:r>
            <w:r w:rsidRPr="001D1C5F">
              <w:rPr>
                <w:rFonts w:cs="Times New Roman"/>
                <w:sz w:val="20"/>
                <w:szCs w:val="20"/>
              </w:rPr>
              <w:t xml:space="preserve"> </w:t>
            </w:r>
          </w:p>
          <w:p w14:paraId="07C23E3E" w14:textId="77777777" w:rsidR="005335C7" w:rsidRPr="001D1C5F" w:rsidRDefault="005335C7" w:rsidP="005335C7">
            <w:pPr>
              <w:pStyle w:val="a8"/>
              <w:widowControl/>
              <w:numPr>
                <w:ilvl w:val="0"/>
                <w:numId w:val="3"/>
              </w:numPr>
              <w:spacing w:before="40" w:after="120" w:line="276" w:lineRule="auto"/>
              <w:ind w:left="568" w:hanging="284"/>
              <w:rPr>
                <w:rFonts w:cs="Times New Roman"/>
                <w:sz w:val="20"/>
                <w:szCs w:val="20"/>
              </w:rPr>
            </w:pPr>
            <w:r w:rsidRPr="001D1C5F">
              <w:rPr>
                <w:rFonts w:cs="Times New Roman" w:hint="eastAsia"/>
                <w:sz w:val="20"/>
                <w:szCs w:val="20"/>
              </w:rPr>
              <w:t>시정명령의</w:t>
            </w:r>
            <w:r w:rsidRPr="001D1C5F">
              <w:rPr>
                <w:rFonts w:cs="Times New Roman" w:hint="eastAsia"/>
                <w:sz w:val="20"/>
                <w:szCs w:val="20"/>
              </w:rPr>
              <w:t xml:space="preserve"> </w:t>
            </w:r>
            <w:r w:rsidRPr="001D1C5F">
              <w:rPr>
                <w:rFonts w:cs="Times New Roman" w:hint="eastAsia"/>
                <w:sz w:val="20"/>
                <w:szCs w:val="20"/>
              </w:rPr>
              <w:t>경우</w:t>
            </w:r>
            <w:r w:rsidRPr="001D1C5F">
              <w:rPr>
                <w:rFonts w:cs="Times New Roman" w:hint="eastAsia"/>
                <w:sz w:val="20"/>
                <w:szCs w:val="20"/>
              </w:rPr>
              <w:t xml:space="preserve">, </w:t>
            </w:r>
            <w:r w:rsidRPr="001D1C5F">
              <w:rPr>
                <w:rFonts w:cs="Times New Roman" w:hint="eastAsia"/>
                <w:sz w:val="20"/>
                <w:szCs w:val="20"/>
              </w:rPr>
              <w:t>배차로직의</w:t>
            </w:r>
            <w:r w:rsidRPr="001D1C5F">
              <w:rPr>
                <w:rFonts w:cs="Times New Roman" w:hint="eastAsia"/>
                <w:sz w:val="20"/>
                <w:szCs w:val="20"/>
              </w:rPr>
              <w:t xml:space="preserve"> </w:t>
            </w:r>
            <w:r w:rsidRPr="001D1C5F">
              <w:rPr>
                <w:rFonts w:cs="Times New Roman" w:hint="eastAsia"/>
                <w:sz w:val="20"/>
                <w:szCs w:val="20"/>
              </w:rPr>
              <w:t>위법성</w:t>
            </w:r>
            <w:r w:rsidRPr="001D1C5F">
              <w:rPr>
                <w:rFonts w:cs="Times New Roman" w:hint="eastAsia"/>
                <w:sz w:val="20"/>
                <w:szCs w:val="20"/>
              </w:rPr>
              <w:t xml:space="preserve"> </w:t>
            </w:r>
            <w:r w:rsidRPr="001D1C5F">
              <w:rPr>
                <w:rFonts w:cs="Times New Roman" w:hint="eastAsia"/>
                <w:sz w:val="20"/>
                <w:szCs w:val="20"/>
              </w:rPr>
              <w:t>여부를</w:t>
            </w:r>
            <w:r w:rsidRPr="001D1C5F">
              <w:rPr>
                <w:rFonts w:cs="Times New Roman" w:hint="eastAsia"/>
                <w:sz w:val="20"/>
                <w:szCs w:val="20"/>
              </w:rPr>
              <w:t xml:space="preserve"> </w:t>
            </w:r>
            <w:r w:rsidRPr="001D1C5F">
              <w:rPr>
                <w:rFonts w:cs="Times New Roman" w:hint="eastAsia"/>
                <w:sz w:val="20"/>
                <w:szCs w:val="20"/>
              </w:rPr>
              <w:t>판단</w:t>
            </w:r>
            <w:r w:rsidRPr="001D1C5F">
              <w:rPr>
                <w:rFonts w:cs="Times New Roman" w:hint="eastAsia"/>
                <w:sz w:val="20"/>
                <w:szCs w:val="20"/>
              </w:rPr>
              <w:t xml:space="preserve"> </w:t>
            </w:r>
            <w:r w:rsidRPr="001D1C5F">
              <w:rPr>
                <w:rFonts w:cs="Times New Roman" w:hint="eastAsia"/>
                <w:sz w:val="20"/>
                <w:szCs w:val="20"/>
              </w:rPr>
              <w:t>받을</w:t>
            </w:r>
            <w:r w:rsidRPr="001D1C5F">
              <w:rPr>
                <w:rFonts w:cs="Times New Roman" w:hint="eastAsia"/>
                <w:sz w:val="20"/>
                <w:szCs w:val="20"/>
              </w:rPr>
              <w:t xml:space="preserve"> </w:t>
            </w:r>
            <w:r w:rsidRPr="001D1C5F">
              <w:rPr>
                <w:rFonts w:cs="Times New Roman" w:hint="eastAsia"/>
                <w:sz w:val="20"/>
                <w:szCs w:val="20"/>
              </w:rPr>
              <w:t>필요성과</w:t>
            </w:r>
            <w:r w:rsidRPr="001D1C5F">
              <w:rPr>
                <w:rFonts w:cs="Times New Roman" w:hint="eastAsia"/>
                <w:sz w:val="20"/>
                <w:szCs w:val="20"/>
              </w:rPr>
              <w:t xml:space="preserve"> </w:t>
            </w:r>
            <w:r w:rsidRPr="001D1C5F">
              <w:rPr>
                <w:rFonts w:cs="Times New Roman" w:hint="eastAsia"/>
                <w:sz w:val="20"/>
                <w:szCs w:val="20"/>
              </w:rPr>
              <w:t>현재</w:t>
            </w:r>
            <w:r w:rsidRPr="001D1C5F">
              <w:rPr>
                <w:rFonts w:cs="Times New Roman" w:hint="eastAsia"/>
                <w:sz w:val="20"/>
                <w:szCs w:val="20"/>
              </w:rPr>
              <w:t xml:space="preserve"> </w:t>
            </w:r>
            <w:r w:rsidRPr="001D1C5F">
              <w:rPr>
                <w:rFonts w:cs="Times New Roman" w:hint="eastAsia"/>
                <w:sz w:val="20"/>
                <w:szCs w:val="20"/>
              </w:rPr>
              <w:t>운영중인</w:t>
            </w:r>
            <w:r w:rsidRPr="001D1C5F">
              <w:rPr>
                <w:rFonts w:cs="Times New Roman" w:hint="eastAsia"/>
                <w:sz w:val="20"/>
                <w:szCs w:val="20"/>
              </w:rPr>
              <w:t xml:space="preserve"> </w:t>
            </w:r>
            <w:r w:rsidRPr="001D1C5F">
              <w:rPr>
                <w:rFonts w:cs="Times New Roman" w:hint="eastAsia"/>
                <w:sz w:val="20"/>
                <w:szCs w:val="20"/>
              </w:rPr>
              <w:t>배차로직</w:t>
            </w:r>
            <w:r w:rsidRPr="001D1C5F">
              <w:rPr>
                <w:rFonts w:cs="Times New Roman" w:hint="eastAsia"/>
                <w:sz w:val="20"/>
                <w:szCs w:val="20"/>
              </w:rPr>
              <w:t xml:space="preserve"> </w:t>
            </w:r>
            <w:r w:rsidRPr="001D1C5F">
              <w:rPr>
                <w:rFonts w:cs="Times New Roman" w:hint="eastAsia"/>
                <w:sz w:val="20"/>
                <w:szCs w:val="20"/>
              </w:rPr>
              <w:t>변경의</w:t>
            </w:r>
            <w:r w:rsidRPr="001D1C5F">
              <w:rPr>
                <w:rFonts w:cs="Times New Roman" w:hint="eastAsia"/>
                <w:sz w:val="20"/>
                <w:szCs w:val="20"/>
              </w:rPr>
              <w:t xml:space="preserve"> </w:t>
            </w:r>
            <w:r w:rsidRPr="001D1C5F">
              <w:rPr>
                <w:rFonts w:cs="Times New Roman" w:hint="eastAsia"/>
                <w:sz w:val="20"/>
                <w:szCs w:val="20"/>
              </w:rPr>
              <w:t>어려움</w:t>
            </w:r>
            <w:r w:rsidRPr="001D1C5F">
              <w:rPr>
                <w:rFonts w:cs="Times New Roman" w:hint="eastAsia"/>
                <w:sz w:val="20"/>
                <w:szCs w:val="20"/>
              </w:rPr>
              <w:t xml:space="preserve"> </w:t>
            </w:r>
            <w:r w:rsidRPr="001D1C5F">
              <w:rPr>
                <w:rFonts w:cs="Times New Roman" w:hint="eastAsia"/>
                <w:sz w:val="20"/>
                <w:szCs w:val="20"/>
              </w:rPr>
              <w:t>등을</w:t>
            </w:r>
            <w:r w:rsidRPr="001D1C5F">
              <w:rPr>
                <w:rFonts w:cs="Times New Roman" w:hint="eastAsia"/>
                <w:sz w:val="20"/>
                <w:szCs w:val="20"/>
              </w:rPr>
              <w:t xml:space="preserve"> </w:t>
            </w:r>
            <w:r w:rsidRPr="001D1C5F">
              <w:rPr>
                <w:rFonts w:cs="Times New Roman" w:hint="eastAsia"/>
                <w:sz w:val="20"/>
                <w:szCs w:val="20"/>
              </w:rPr>
              <w:t>소명할</w:t>
            </w:r>
            <w:r w:rsidRPr="001D1C5F">
              <w:rPr>
                <w:rFonts w:cs="Times New Roman" w:hint="eastAsia"/>
                <w:sz w:val="20"/>
                <w:szCs w:val="20"/>
              </w:rPr>
              <w:t xml:space="preserve"> </w:t>
            </w:r>
            <w:r w:rsidRPr="001D1C5F">
              <w:rPr>
                <w:rFonts w:cs="Times New Roman" w:hint="eastAsia"/>
                <w:sz w:val="20"/>
                <w:szCs w:val="20"/>
              </w:rPr>
              <w:t>경우</w:t>
            </w:r>
            <w:r w:rsidRPr="001D1C5F">
              <w:rPr>
                <w:rFonts w:cs="Times New Roman" w:hint="eastAsia"/>
                <w:sz w:val="20"/>
                <w:szCs w:val="20"/>
              </w:rPr>
              <w:t xml:space="preserve">, </w:t>
            </w:r>
            <w:r w:rsidRPr="001D1C5F">
              <w:rPr>
                <w:rFonts w:cs="Times New Roman" w:hint="eastAsia"/>
                <w:sz w:val="20"/>
                <w:szCs w:val="20"/>
              </w:rPr>
              <w:t>집행정지가</w:t>
            </w:r>
            <w:r w:rsidRPr="001D1C5F">
              <w:rPr>
                <w:rFonts w:cs="Times New Roman" w:hint="eastAsia"/>
                <w:sz w:val="20"/>
                <w:szCs w:val="20"/>
              </w:rPr>
              <w:t xml:space="preserve"> </w:t>
            </w:r>
            <w:r w:rsidRPr="001D1C5F">
              <w:rPr>
                <w:rFonts w:cs="Times New Roman" w:hint="eastAsia"/>
                <w:sz w:val="20"/>
                <w:szCs w:val="20"/>
              </w:rPr>
              <w:t>받아들여질</w:t>
            </w:r>
            <w:r w:rsidRPr="001D1C5F">
              <w:rPr>
                <w:rFonts w:cs="Times New Roman" w:hint="eastAsia"/>
                <w:sz w:val="20"/>
                <w:szCs w:val="20"/>
              </w:rPr>
              <w:t xml:space="preserve"> </w:t>
            </w:r>
            <w:r w:rsidRPr="001D1C5F">
              <w:rPr>
                <w:rFonts w:cs="Times New Roman" w:hint="eastAsia"/>
                <w:sz w:val="20"/>
                <w:szCs w:val="20"/>
              </w:rPr>
              <w:t>가능성이</w:t>
            </w:r>
            <w:r w:rsidRPr="001D1C5F">
              <w:rPr>
                <w:rFonts w:cs="Times New Roman" w:hint="eastAsia"/>
                <w:sz w:val="20"/>
                <w:szCs w:val="20"/>
              </w:rPr>
              <w:t xml:space="preserve"> </w:t>
            </w:r>
            <w:r w:rsidRPr="001D1C5F">
              <w:rPr>
                <w:rFonts w:cs="Times New Roman" w:hint="eastAsia"/>
                <w:sz w:val="20"/>
                <w:szCs w:val="20"/>
              </w:rPr>
              <w:t>높은</w:t>
            </w:r>
            <w:r w:rsidRPr="001D1C5F">
              <w:rPr>
                <w:rFonts w:cs="Times New Roman" w:hint="eastAsia"/>
                <w:sz w:val="20"/>
                <w:szCs w:val="20"/>
              </w:rPr>
              <w:t xml:space="preserve"> </w:t>
            </w:r>
            <w:r w:rsidRPr="001D1C5F">
              <w:rPr>
                <w:rFonts w:cs="Times New Roman" w:hint="eastAsia"/>
                <w:sz w:val="20"/>
                <w:szCs w:val="20"/>
              </w:rPr>
              <w:t>편으로</w:t>
            </w:r>
            <w:r w:rsidRPr="001D1C5F">
              <w:rPr>
                <w:rFonts w:cs="Times New Roman" w:hint="eastAsia"/>
                <w:sz w:val="20"/>
                <w:szCs w:val="20"/>
              </w:rPr>
              <w:t xml:space="preserve"> </w:t>
            </w:r>
            <w:r w:rsidRPr="001D1C5F">
              <w:rPr>
                <w:rFonts w:cs="Times New Roman" w:hint="eastAsia"/>
                <w:sz w:val="20"/>
                <w:szCs w:val="20"/>
              </w:rPr>
              <w:t>보임</w:t>
            </w:r>
            <w:r w:rsidRPr="001D1C5F">
              <w:rPr>
                <w:rFonts w:cs="Times New Roman" w:hint="eastAsia"/>
                <w:sz w:val="20"/>
                <w:szCs w:val="20"/>
              </w:rPr>
              <w:t>.</w:t>
            </w:r>
          </w:p>
          <w:p w14:paraId="41DA758A" w14:textId="1B0AE23C" w:rsidR="005335C7" w:rsidRPr="009A2958" w:rsidRDefault="005335C7" w:rsidP="005335C7">
            <w:pPr>
              <w:pStyle w:val="a8"/>
              <w:widowControl/>
              <w:numPr>
                <w:ilvl w:val="0"/>
                <w:numId w:val="3"/>
              </w:numPr>
              <w:spacing w:before="40" w:after="120" w:line="276" w:lineRule="auto"/>
              <w:ind w:left="568" w:hanging="284"/>
              <w:rPr>
                <w:rFonts w:cs="Times New Roman"/>
                <w:sz w:val="20"/>
                <w:szCs w:val="20"/>
              </w:rPr>
            </w:pPr>
            <w:r w:rsidRPr="001D1C5F">
              <w:rPr>
                <w:rFonts w:cs="Times New Roman" w:hint="eastAsia"/>
                <w:sz w:val="20"/>
                <w:szCs w:val="20"/>
              </w:rPr>
              <w:t>취소소송의</w:t>
            </w:r>
            <w:r w:rsidRPr="001D1C5F">
              <w:rPr>
                <w:rFonts w:cs="Times New Roman" w:hint="eastAsia"/>
                <w:sz w:val="20"/>
                <w:szCs w:val="20"/>
              </w:rPr>
              <w:t xml:space="preserve"> </w:t>
            </w:r>
            <w:r w:rsidRPr="001D1C5F">
              <w:rPr>
                <w:rFonts w:cs="Times New Roman" w:hint="eastAsia"/>
                <w:sz w:val="20"/>
                <w:szCs w:val="20"/>
              </w:rPr>
              <w:t>경우</w:t>
            </w:r>
            <w:r w:rsidRPr="001D1C5F">
              <w:rPr>
                <w:rFonts w:cs="Times New Roman" w:hint="eastAsia"/>
                <w:sz w:val="20"/>
                <w:szCs w:val="20"/>
              </w:rPr>
              <w:t>,</w:t>
            </w:r>
            <w:r w:rsidRPr="001D1C5F">
              <w:rPr>
                <w:rFonts w:cs="Times New Roman"/>
                <w:sz w:val="20"/>
                <w:szCs w:val="20"/>
              </w:rPr>
              <w:t xml:space="preserve"> </w:t>
            </w:r>
            <w:r w:rsidRPr="001D1C5F">
              <w:rPr>
                <w:rFonts w:cs="Times New Roman" w:hint="eastAsia"/>
                <w:sz w:val="20"/>
                <w:szCs w:val="20"/>
              </w:rPr>
              <w:t>기본적으로</w:t>
            </w:r>
            <w:r w:rsidRPr="001D1C5F">
              <w:rPr>
                <w:rFonts w:cs="Times New Roman" w:hint="eastAsia"/>
                <w:sz w:val="20"/>
                <w:szCs w:val="20"/>
              </w:rPr>
              <w:t xml:space="preserve"> </w:t>
            </w:r>
            <w:r w:rsidRPr="001D1C5F">
              <w:rPr>
                <w:rFonts w:cs="Times New Roman" w:hint="eastAsia"/>
                <w:sz w:val="20"/>
                <w:szCs w:val="20"/>
              </w:rPr>
              <w:t>경쟁제한</w:t>
            </w:r>
            <w:r w:rsidRPr="001D1C5F">
              <w:rPr>
                <w:rFonts w:cs="Times New Roman" w:hint="eastAsia"/>
                <w:sz w:val="20"/>
                <w:szCs w:val="20"/>
              </w:rPr>
              <w:t xml:space="preserve"> </w:t>
            </w:r>
            <w:r w:rsidRPr="001D1C5F">
              <w:rPr>
                <w:rFonts w:cs="Times New Roman" w:hint="eastAsia"/>
                <w:sz w:val="20"/>
                <w:szCs w:val="20"/>
              </w:rPr>
              <w:t>의도</w:t>
            </w:r>
            <w:r w:rsidRPr="001D1C5F">
              <w:rPr>
                <w:rFonts w:cs="Times New Roman" w:hint="eastAsia"/>
                <w:sz w:val="20"/>
                <w:szCs w:val="20"/>
              </w:rPr>
              <w:t>/</w:t>
            </w:r>
            <w:r w:rsidRPr="001D1C5F">
              <w:rPr>
                <w:rFonts w:cs="Times New Roman" w:hint="eastAsia"/>
                <w:sz w:val="20"/>
                <w:szCs w:val="20"/>
              </w:rPr>
              <w:t>목적과</w:t>
            </w:r>
            <w:r w:rsidRPr="001D1C5F">
              <w:rPr>
                <w:rFonts w:cs="Times New Roman" w:hint="eastAsia"/>
                <w:sz w:val="20"/>
                <w:szCs w:val="20"/>
              </w:rPr>
              <w:t xml:space="preserve"> </w:t>
            </w:r>
            <w:r w:rsidRPr="001D1C5F">
              <w:rPr>
                <w:rFonts w:cs="Times New Roman" w:hint="eastAsia"/>
                <w:sz w:val="20"/>
                <w:szCs w:val="20"/>
              </w:rPr>
              <w:t>경쟁제한효과가</w:t>
            </w:r>
            <w:r w:rsidRPr="001D1C5F">
              <w:rPr>
                <w:rFonts w:cs="Times New Roman" w:hint="eastAsia"/>
                <w:sz w:val="20"/>
                <w:szCs w:val="20"/>
              </w:rPr>
              <w:t xml:space="preserve"> </w:t>
            </w:r>
            <w:r w:rsidRPr="001D1C5F">
              <w:rPr>
                <w:rFonts w:cs="Times New Roman" w:hint="eastAsia"/>
                <w:sz w:val="20"/>
                <w:szCs w:val="20"/>
              </w:rPr>
              <w:t>효율성증대효과보다</w:t>
            </w:r>
            <w:r w:rsidRPr="001D1C5F">
              <w:rPr>
                <w:rFonts w:cs="Times New Roman" w:hint="eastAsia"/>
                <w:sz w:val="20"/>
                <w:szCs w:val="20"/>
              </w:rPr>
              <w:t xml:space="preserve"> </w:t>
            </w:r>
            <w:r w:rsidRPr="001D1C5F">
              <w:rPr>
                <w:rFonts w:cs="Times New Roman" w:hint="eastAsia"/>
                <w:sz w:val="20"/>
                <w:szCs w:val="20"/>
              </w:rPr>
              <w:t>더</w:t>
            </w:r>
            <w:r w:rsidRPr="001D1C5F">
              <w:rPr>
                <w:rFonts w:cs="Times New Roman" w:hint="eastAsia"/>
                <w:sz w:val="20"/>
                <w:szCs w:val="20"/>
              </w:rPr>
              <w:t xml:space="preserve"> </w:t>
            </w:r>
            <w:r w:rsidRPr="001D1C5F">
              <w:rPr>
                <w:rFonts w:cs="Times New Roman" w:hint="eastAsia"/>
                <w:sz w:val="20"/>
                <w:szCs w:val="20"/>
              </w:rPr>
              <w:t>크다는</w:t>
            </w:r>
            <w:r w:rsidRPr="001D1C5F">
              <w:rPr>
                <w:rFonts w:cs="Times New Roman" w:hint="eastAsia"/>
                <w:sz w:val="20"/>
                <w:szCs w:val="20"/>
              </w:rPr>
              <w:t xml:space="preserve"> </w:t>
            </w:r>
            <w:r w:rsidRPr="001D1C5F">
              <w:rPr>
                <w:rFonts w:cs="Times New Roman" w:hint="eastAsia"/>
                <w:sz w:val="20"/>
                <w:szCs w:val="20"/>
              </w:rPr>
              <w:t>점에</w:t>
            </w:r>
            <w:r w:rsidRPr="001D1C5F">
              <w:rPr>
                <w:rFonts w:cs="Times New Roman" w:hint="eastAsia"/>
                <w:sz w:val="20"/>
                <w:szCs w:val="20"/>
              </w:rPr>
              <w:t xml:space="preserve"> </w:t>
            </w:r>
            <w:r w:rsidRPr="001D1C5F">
              <w:rPr>
                <w:rFonts w:cs="Times New Roman" w:hint="eastAsia"/>
                <w:sz w:val="20"/>
                <w:szCs w:val="20"/>
              </w:rPr>
              <w:t>대하여</w:t>
            </w:r>
            <w:r w:rsidRPr="001D1C5F">
              <w:rPr>
                <w:rFonts w:cs="Times New Roman" w:hint="eastAsia"/>
                <w:sz w:val="20"/>
                <w:szCs w:val="20"/>
              </w:rPr>
              <w:t xml:space="preserve"> </w:t>
            </w:r>
            <w:r w:rsidRPr="001D1C5F">
              <w:rPr>
                <w:rFonts w:cs="Times New Roman" w:hint="eastAsia"/>
                <w:sz w:val="20"/>
                <w:szCs w:val="20"/>
              </w:rPr>
              <w:t>공정위가</w:t>
            </w:r>
            <w:r w:rsidRPr="001D1C5F">
              <w:rPr>
                <w:rFonts w:cs="Times New Roman" w:hint="eastAsia"/>
                <w:sz w:val="20"/>
                <w:szCs w:val="20"/>
              </w:rPr>
              <w:t xml:space="preserve"> </w:t>
            </w:r>
            <w:r w:rsidRPr="001D1C5F">
              <w:rPr>
                <w:rFonts w:cs="Times New Roman" w:hint="eastAsia"/>
                <w:sz w:val="20"/>
                <w:szCs w:val="20"/>
              </w:rPr>
              <w:t>입증할</w:t>
            </w:r>
            <w:r w:rsidRPr="001D1C5F">
              <w:rPr>
                <w:rFonts w:cs="Times New Roman" w:hint="eastAsia"/>
                <w:sz w:val="20"/>
                <w:szCs w:val="20"/>
              </w:rPr>
              <w:t xml:space="preserve"> </w:t>
            </w:r>
            <w:r w:rsidRPr="001D1C5F">
              <w:rPr>
                <w:rFonts w:cs="Times New Roman" w:hint="eastAsia"/>
                <w:sz w:val="20"/>
                <w:szCs w:val="20"/>
              </w:rPr>
              <w:t>책임이</w:t>
            </w:r>
            <w:r w:rsidRPr="001D1C5F">
              <w:rPr>
                <w:rFonts w:cs="Times New Roman" w:hint="eastAsia"/>
                <w:sz w:val="20"/>
                <w:szCs w:val="20"/>
              </w:rPr>
              <w:t xml:space="preserve"> </w:t>
            </w:r>
            <w:r w:rsidRPr="001D1C5F">
              <w:rPr>
                <w:rFonts w:cs="Times New Roman" w:hint="eastAsia"/>
                <w:sz w:val="20"/>
                <w:szCs w:val="20"/>
              </w:rPr>
              <w:t>있고</w:t>
            </w:r>
            <w:r w:rsidRPr="001D1C5F">
              <w:rPr>
                <w:rFonts w:cs="Times New Roman" w:hint="eastAsia"/>
                <w:sz w:val="20"/>
                <w:szCs w:val="20"/>
              </w:rPr>
              <w:t>,</w:t>
            </w:r>
            <w:r w:rsidRPr="001D1C5F">
              <w:rPr>
                <w:rFonts w:cs="Times New Roman"/>
                <w:sz w:val="20"/>
                <w:szCs w:val="20"/>
              </w:rPr>
              <w:t xml:space="preserve"> </w:t>
            </w:r>
            <w:r w:rsidRPr="001D1C5F">
              <w:rPr>
                <w:rFonts w:cs="Times New Roman" w:hint="eastAsia"/>
                <w:sz w:val="20"/>
                <w:szCs w:val="20"/>
              </w:rPr>
              <w:t>본건에서도</w:t>
            </w:r>
            <w:r w:rsidRPr="001D1C5F">
              <w:rPr>
                <w:rFonts w:cs="Times New Roman" w:hint="eastAsia"/>
                <w:sz w:val="20"/>
                <w:szCs w:val="20"/>
              </w:rPr>
              <w:t xml:space="preserve"> </w:t>
            </w:r>
            <w:r w:rsidRPr="001D1C5F">
              <w:rPr>
                <w:rFonts w:cs="Times New Roman" w:hint="eastAsia"/>
                <w:sz w:val="20"/>
                <w:szCs w:val="20"/>
              </w:rPr>
              <w:t>효율성증대효과가</w:t>
            </w:r>
            <w:r w:rsidRPr="001D1C5F">
              <w:rPr>
                <w:rFonts w:cs="Times New Roman" w:hint="eastAsia"/>
                <w:sz w:val="20"/>
                <w:szCs w:val="20"/>
              </w:rPr>
              <w:t xml:space="preserve"> </w:t>
            </w:r>
            <w:r w:rsidRPr="001D1C5F">
              <w:rPr>
                <w:rFonts w:cs="Times New Roman" w:hint="eastAsia"/>
                <w:sz w:val="20"/>
                <w:szCs w:val="20"/>
              </w:rPr>
              <w:t>분명이</w:t>
            </w:r>
            <w:r w:rsidRPr="001D1C5F">
              <w:rPr>
                <w:rFonts w:cs="Times New Roman" w:hint="eastAsia"/>
                <w:sz w:val="20"/>
                <w:szCs w:val="20"/>
              </w:rPr>
              <w:t xml:space="preserve"> </w:t>
            </w:r>
            <w:r w:rsidRPr="001D1C5F">
              <w:rPr>
                <w:rFonts w:cs="Times New Roman" w:hint="eastAsia"/>
                <w:sz w:val="20"/>
                <w:szCs w:val="20"/>
              </w:rPr>
              <w:t>있는</w:t>
            </w:r>
            <w:r w:rsidRPr="001D1C5F">
              <w:rPr>
                <w:rFonts w:cs="Times New Roman" w:hint="eastAsia"/>
                <w:sz w:val="20"/>
                <w:szCs w:val="20"/>
              </w:rPr>
              <w:t xml:space="preserve"> </w:t>
            </w:r>
            <w:r w:rsidRPr="001D1C5F">
              <w:rPr>
                <w:rFonts w:cs="Times New Roman" w:hint="eastAsia"/>
                <w:sz w:val="20"/>
                <w:szCs w:val="20"/>
              </w:rPr>
              <w:t>이상</w:t>
            </w:r>
            <w:r w:rsidRPr="001D1C5F">
              <w:rPr>
                <w:rFonts w:cs="Times New Roman" w:hint="eastAsia"/>
                <w:sz w:val="20"/>
                <w:szCs w:val="20"/>
              </w:rPr>
              <w:t xml:space="preserve"> </w:t>
            </w:r>
            <w:r w:rsidRPr="001D1C5F">
              <w:rPr>
                <w:rFonts w:cs="Times New Roman" w:hint="eastAsia"/>
                <w:sz w:val="20"/>
                <w:szCs w:val="20"/>
              </w:rPr>
              <w:t>공정위에서</w:t>
            </w:r>
            <w:r w:rsidRPr="001D1C5F">
              <w:rPr>
                <w:rFonts w:cs="Times New Roman" w:hint="eastAsia"/>
                <w:sz w:val="20"/>
                <w:szCs w:val="20"/>
              </w:rPr>
              <w:t xml:space="preserve"> </w:t>
            </w:r>
            <w:r w:rsidRPr="001D1C5F">
              <w:rPr>
                <w:rFonts w:cs="Times New Roman" w:hint="eastAsia"/>
                <w:sz w:val="20"/>
                <w:szCs w:val="20"/>
              </w:rPr>
              <w:t>이를</w:t>
            </w:r>
            <w:r w:rsidRPr="001D1C5F">
              <w:rPr>
                <w:rFonts w:cs="Times New Roman" w:hint="eastAsia"/>
                <w:sz w:val="20"/>
                <w:szCs w:val="20"/>
              </w:rPr>
              <w:t xml:space="preserve"> </w:t>
            </w:r>
            <w:r w:rsidRPr="001D1C5F">
              <w:rPr>
                <w:rFonts w:cs="Times New Roman" w:hint="eastAsia"/>
                <w:sz w:val="20"/>
                <w:szCs w:val="20"/>
              </w:rPr>
              <w:t>입증하기는</w:t>
            </w:r>
            <w:r w:rsidRPr="001D1C5F">
              <w:rPr>
                <w:rFonts w:cs="Times New Roman" w:hint="eastAsia"/>
                <w:sz w:val="20"/>
                <w:szCs w:val="20"/>
              </w:rPr>
              <w:t xml:space="preserve"> </w:t>
            </w:r>
            <w:r w:rsidRPr="001D1C5F">
              <w:rPr>
                <w:rFonts w:cs="Times New Roman" w:hint="eastAsia"/>
                <w:sz w:val="20"/>
                <w:szCs w:val="20"/>
              </w:rPr>
              <w:t>쉽지</w:t>
            </w:r>
            <w:r w:rsidRPr="001D1C5F">
              <w:rPr>
                <w:rFonts w:cs="Times New Roman" w:hint="eastAsia"/>
                <w:sz w:val="20"/>
                <w:szCs w:val="20"/>
              </w:rPr>
              <w:t xml:space="preserve"> </w:t>
            </w:r>
            <w:r w:rsidRPr="001D1C5F">
              <w:rPr>
                <w:rFonts w:cs="Times New Roman" w:hint="eastAsia"/>
                <w:sz w:val="20"/>
                <w:szCs w:val="20"/>
              </w:rPr>
              <w:t>안을</w:t>
            </w:r>
            <w:r w:rsidRPr="001D1C5F">
              <w:rPr>
                <w:rFonts w:cs="Times New Roman" w:hint="eastAsia"/>
                <w:sz w:val="20"/>
                <w:szCs w:val="20"/>
              </w:rPr>
              <w:t xml:space="preserve"> </w:t>
            </w:r>
            <w:r w:rsidRPr="001D1C5F">
              <w:rPr>
                <w:rFonts w:cs="Times New Roman" w:hint="eastAsia"/>
                <w:sz w:val="20"/>
                <w:szCs w:val="20"/>
              </w:rPr>
              <w:t>것으로</w:t>
            </w:r>
            <w:r w:rsidRPr="001D1C5F">
              <w:rPr>
                <w:rFonts w:cs="Times New Roman" w:hint="eastAsia"/>
                <w:sz w:val="20"/>
                <w:szCs w:val="20"/>
              </w:rPr>
              <w:t xml:space="preserve"> </w:t>
            </w:r>
            <w:r w:rsidRPr="001D1C5F">
              <w:rPr>
                <w:rFonts w:cs="Times New Roman" w:hint="eastAsia"/>
                <w:sz w:val="20"/>
                <w:szCs w:val="20"/>
              </w:rPr>
              <w:t>보여</w:t>
            </w:r>
            <w:r w:rsidRPr="001D1C5F">
              <w:rPr>
                <w:rFonts w:cs="Times New Roman" w:hint="eastAsia"/>
                <w:sz w:val="20"/>
                <w:szCs w:val="20"/>
              </w:rPr>
              <w:t xml:space="preserve"> </w:t>
            </w:r>
            <w:r w:rsidRPr="001D1C5F">
              <w:rPr>
                <w:rFonts w:cs="Times New Roman" w:hint="eastAsia"/>
                <w:sz w:val="20"/>
                <w:szCs w:val="20"/>
              </w:rPr>
              <w:t>공정위</w:t>
            </w:r>
            <w:r w:rsidRPr="001D1C5F">
              <w:rPr>
                <w:rFonts w:cs="Times New Roman" w:hint="eastAsia"/>
                <w:sz w:val="20"/>
                <w:szCs w:val="20"/>
              </w:rPr>
              <w:t xml:space="preserve"> </w:t>
            </w:r>
            <w:r w:rsidRPr="001D1C5F">
              <w:rPr>
                <w:rFonts w:cs="Times New Roman" w:hint="eastAsia"/>
                <w:sz w:val="20"/>
                <w:szCs w:val="20"/>
              </w:rPr>
              <w:t>단계에서보다는</w:t>
            </w:r>
            <w:r w:rsidRPr="001D1C5F">
              <w:rPr>
                <w:rFonts w:cs="Times New Roman" w:hint="eastAsia"/>
                <w:sz w:val="20"/>
                <w:szCs w:val="20"/>
              </w:rPr>
              <w:t xml:space="preserve"> </w:t>
            </w:r>
            <w:r w:rsidRPr="001D1C5F">
              <w:rPr>
                <w:rFonts w:cs="Times New Roman" w:hint="eastAsia"/>
                <w:sz w:val="20"/>
                <w:szCs w:val="20"/>
              </w:rPr>
              <w:t>승소가능성이</w:t>
            </w:r>
            <w:r w:rsidRPr="001D1C5F">
              <w:rPr>
                <w:rFonts w:cs="Times New Roman" w:hint="eastAsia"/>
                <w:sz w:val="20"/>
                <w:szCs w:val="20"/>
              </w:rPr>
              <w:t xml:space="preserve"> </w:t>
            </w:r>
            <w:r w:rsidRPr="001D1C5F">
              <w:rPr>
                <w:rFonts w:cs="Times New Roman" w:hint="eastAsia"/>
                <w:sz w:val="20"/>
                <w:szCs w:val="20"/>
              </w:rPr>
              <w:t>더</w:t>
            </w:r>
            <w:r w:rsidRPr="001D1C5F">
              <w:rPr>
                <w:rFonts w:cs="Times New Roman" w:hint="eastAsia"/>
                <w:sz w:val="20"/>
                <w:szCs w:val="20"/>
              </w:rPr>
              <w:t xml:space="preserve"> </w:t>
            </w:r>
            <w:r w:rsidRPr="001D1C5F">
              <w:rPr>
                <w:rFonts w:cs="Times New Roman" w:hint="eastAsia"/>
                <w:sz w:val="20"/>
                <w:szCs w:val="20"/>
              </w:rPr>
              <w:t>높을</w:t>
            </w:r>
            <w:r w:rsidRPr="001D1C5F">
              <w:rPr>
                <w:rFonts w:cs="Times New Roman" w:hint="eastAsia"/>
                <w:sz w:val="20"/>
                <w:szCs w:val="20"/>
              </w:rPr>
              <w:t xml:space="preserve"> </w:t>
            </w:r>
            <w:r w:rsidRPr="001D1C5F">
              <w:rPr>
                <w:rFonts w:cs="Times New Roman" w:hint="eastAsia"/>
                <w:sz w:val="20"/>
                <w:szCs w:val="20"/>
              </w:rPr>
              <w:t>것으로</w:t>
            </w:r>
            <w:r w:rsidRPr="001D1C5F">
              <w:rPr>
                <w:rFonts w:cs="Times New Roman" w:hint="eastAsia"/>
                <w:sz w:val="20"/>
                <w:szCs w:val="20"/>
              </w:rPr>
              <w:t xml:space="preserve"> </w:t>
            </w:r>
            <w:r w:rsidRPr="001D1C5F">
              <w:rPr>
                <w:rFonts w:cs="Times New Roman" w:hint="eastAsia"/>
                <w:sz w:val="20"/>
                <w:szCs w:val="20"/>
              </w:rPr>
              <w:t>보임</w:t>
            </w:r>
            <w:r w:rsidRPr="001D1C5F">
              <w:rPr>
                <w:rFonts w:cs="Times New Roman" w:hint="eastAsia"/>
                <w:sz w:val="20"/>
                <w:szCs w:val="20"/>
              </w:rPr>
              <w:t xml:space="preserve">. </w:t>
            </w:r>
            <w:r w:rsidRPr="001D1C5F">
              <w:rPr>
                <w:rFonts w:cs="Times New Roman" w:hint="eastAsia"/>
                <w:sz w:val="20"/>
                <w:szCs w:val="20"/>
              </w:rPr>
              <w:t>실제로도</w:t>
            </w:r>
            <w:r w:rsidRPr="001D1C5F">
              <w:rPr>
                <w:rFonts w:cs="Times New Roman" w:hint="eastAsia"/>
                <w:sz w:val="20"/>
                <w:szCs w:val="20"/>
              </w:rPr>
              <w:t xml:space="preserve"> </w:t>
            </w:r>
            <w:r w:rsidRPr="001D1C5F">
              <w:rPr>
                <w:rFonts w:cs="Times New Roman" w:hint="eastAsia"/>
                <w:sz w:val="20"/>
                <w:szCs w:val="20"/>
              </w:rPr>
              <w:t>행정소송</w:t>
            </w:r>
            <w:r w:rsidRPr="001D1C5F">
              <w:rPr>
                <w:rFonts w:cs="Times New Roman" w:hint="eastAsia"/>
                <w:sz w:val="20"/>
                <w:szCs w:val="20"/>
              </w:rPr>
              <w:t xml:space="preserve"> </w:t>
            </w:r>
            <w:r w:rsidRPr="001D1C5F">
              <w:rPr>
                <w:rFonts w:cs="Times New Roman" w:hint="eastAsia"/>
                <w:sz w:val="20"/>
                <w:szCs w:val="20"/>
              </w:rPr>
              <w:t>단계에서</w:t>
            </w:r>
            <w:r w:rsidRPr="001D1C5F">
              <w:rPr>
                <w:rFonts w:cs="Times New Roman" w:hint="eastAsia"/>
                <w:sz w:val="20"/>
                <w:szCs w:val="20"/>
              </w:rPr>
              <w:t xml:space="preserve"> </w:t>
            </w:r>
            <w:r w:rsidRPr="001D1C5F">
              <w:rPr>
                <w:rFonts w:cs="Times New Roman" w:hint="eastAsia"/>
                <w:sz w:val="20"/>
                <w:szCs w:val="20"/>
              </w:rPr>
              <w:t>시장지배적지위</w:t>
            </w:r>
            <w:r w:rsidRPr="001D1C5F">
              <w:rPr>
                <w:rFonts w:cs="Times New Roman" w:hint="eastAsia"/>
                <w:sz w:val="20"/>
                <w:szCs w:val="20"/>
              </w:rPr>
              <w:t xml:space="preserve"> </w:t>
            </w:r>
            <w:r w:rsidRPr="001D1C5F">
              <w:rPr>
                <w:rFonts w:cs="Times New Roman" w:hint="eastAsia"/>
                <w:sz w:val="20"/>
                <w:szCs w:val="20"/>
              </w:rPr>
              <w:t>남용행위가</w:t>
            </w:r>
            <w:r w:rsidRPr="001D1C5F">
              <w:rPr>
                <w:rFonts w:cs="Times New Roman" w:hint="eastAsia"/>
                <w:sz w:val="20"/>
                <w:szCs w:val="20"/>
              </w:rPr>
              <w:t xml:space="preserve"> </w:t>
            </w:r>
            <w:r w:rsidRPr="001D1C5F">
              <w:rPr>
                <w:rFonts w:cs="Times New Roman" w:hint="eastAsia"/>
                <w:sz w:val="20"/>
                <w:szCs w:val="20"/>
              </w:rPr>
              <w:t>경쟁제한</w:t>
            </w:r>
            <w:r w:rsidRPr="001D1C5F">
              <w:rPr>
                <w:rFonts w:cs="Times New Roman" w:hint="eastAsia"/>
                <w:sz w:val="20"/>
                <w:szCs w:val="20"/>
              </w:rPr>
              <w:t xml:space="preserve"> </w:t>
            </w:r>
            <w:r w:rsidRPr="001D1C5F">
              <w:rPr>
                <w:rFonts w:cs="Times New Roman" w:hint="eastAsia"/>
                <w:sz w:val="20"/>
                <w:szCs w:val="20"/>
              </w:rPr>
              <w:t>의도가</w:t>
            </w:r>
            <w:r w:rsidRPr="001D1C5F">
              <w:rPr>
                <w:rFonts w:cs="Times New Roman" w:hint="eastAsia"/>
                <w:sz w:val="20"/>
                <w:szCs w:val="20"/>
              </w:rPr>
              <w:t xml:space="preserve"> </w:t>
            </w:r>
            <w:r w:rsidRPr="001D1C5F">
              <w:rPr>
                <w:rFonts w:cs="Times New Roman" w:hint="eastAsia"/>
                <w:sz w:val="20"/>
                <w:szCs w:val="20"/>
              </w:rPr>
              <w:t>없거나</w:t>
            </w:r>
            <w:r w:rsidRPr="001D1C5F">
              <w:rPr>
                <w:rFonts w:cs="Times New Roman" w:hint="eastAsia"/>
                <w:sz w:val="20"/>
                <w:szCs w:val="20"/>
              </w:rPr>
              <w:t xml:space="preserve"> </w:t>
            </w:r>
            <w:r w:rsidRPr="001D1C5F">
              <w:rPr>
                <w:rFonts w:cs="Times New Roman" w:hint="eastAsia"/>
                <w:sz w:val="20"/>
                <w:szCs w:val="20"/>
              </w:rPr>
              <w:t>추정되지</w:t>
            </w:r>
            <w:r w:rsidRPr="001D1C5F">
              <w:rPr>
                <w:rFonts w:cs="Times New Roman" w:hint="eastAsia"/>
                <w:sz w:val="20"/>
                <w:szCs w:val="20"/>
              </w:rPr>
              <w:t xml:space="preserve"> </w:t>
            </w:r>
            <w:r w:rsidRPr="001D1C5F">
              <w:rPr>
                <w:rFonts w:cs="Times New Roman" w:hint="eastAsia"/>
                <w:sz w:val="20"/>
                <w:szCs w:val="20"/>
              </w:rPr>
              <w:t>않는다고</w:t>
            </w:r>
            <w:r w:rsidRPr="001D1C5F">
              <w:rPr>
                <w:rFonts w:cs="Times New Roman" w:hint="eastAsia"/>
                <w:sz w:val="20"/>
                <w:szCs w:val="20"/>
              </w:rPr>
              <w:t xml:space="preserve"> </w:t>
            </w:r>
            <w:r w:rsidRPr="001D1C5F">
              <w:rPr>
                <w:rFonts w:cs="Times New Roman" w:hint="eastAsia"/>
                <w:sz w:val="20"/>
                <w:szCs w:val="20"/>
              </w:rPr>
              <w:t>판단하여</w:t>
            </w:r>
            <w:r w:rsidRPr="001D1C5F">
              <w:rPr>
                <w:rFonts w:cs="Times New Roman" w:hint="eastAsia"/>
                <w:sz w:val="20"/>
                <w:szCs w:val="20"/>
              </w:rPr>
              <w:t xml:space="preserve"> </w:t>
            </w:r>
            <w:r w:rsidRPr="001D1C5F">
              <w:rPr>
                <w:rFonts w:cs="Times New Roman" w:hint="eastAsia"/>
                <w:sz w:val="20"/>
                <w:szCs w:val="20"/>
              </w:rPr>
              <w:t>처분이</w:t>
            </w:r>
            <w:r w:rsidRPr="001D1C5F">
              <w:rPr>
                <w:rFonts w:cs="Times New Roman" w:hint="eastAsia"/>
                <w:sz w:val="20"/>
                <w:szCs w:val="20"/>
              </w:rPr>
              <w:t xml:space="preserve"> </w:t>
            </w:r>
            <w:r w:rsidRPr="001D1C5F">
              <w:rPr>
                <w:rFonts w:cs="Times New Roman" w:hint="eastAsia"/>
                <w:sz w:val="20"/>
                <w:szCs w:val="20"/>
              </w:rPr>
              <w:t>취소되는</w:t>
            </w:r>
            <w:r w:rsidRPr="001D1C5F">
              <w:rPr>
                <w:rFonts w:cs="Times New Roman" w:hint="eastAsia"/>
                <w:sz w:val="20"/>
                <w:szCs w:val="20"/>
              </w:rPr>
              <w:t xml:space="preserve"> </w:t>
            </w:r>
            <w:r w:rsidRPr="001D1C5F">
              <w:rPr>
                <w:rFonts w:cs="Times New Roman" w:hint="eastAsia"/>
                <w:sz w:val="20"/>
                <w:szCs w:val="20"/>
              </w:rPr>
              <w:t>사례가</w:t>
            </w:r>
            <w:r w:rsidRPr="001D1C5F">
              <w:rPr>
                <w:rFonts w:cs="Times New Roman" w:hint="eastAsia"/>
                <w:sz w:val="20"/>
                <w:szCs w:val="20"/>
              </w:rPr>
              <w:t xml:space="preserve"> </w:t>
            </w:r>
            <w:r w:rsidRPr="001D1C5F">
              <w:rPr>
                <w:rFonts w:cs="Times New Roman" w:hint="eastAsia"/>
                <w:sz w:val="20"/>
                <w:szCs w:val="20"/>
              </w:rPr>
              <w:t>적지</w:t>
            </w:r>
            <w:r w:rsidRPr="001D1C5F">
              <w:rPr>
                <w:rFonts w:cs="Times New Roman" w:hint="eastAsia"/>
                <w:sz w:val="20"/>
                <w:szCs w:val="20"/>
              </w:rPr>
              <w:t xml:space="preserve"> </w:t>
            </w:r>
            <w:r w:rsidRPr="001D1C5F">
              <w:rPr>
                <w:rFonts w:cs="Times New Roman" w:hint="eastAsia"/>
                <w:sz w:val="20"/>
                <w:szCs w:val="20"/>
              </w:rPr>
              <w:t>않음</w:t>
            </w:r>
          </w:p>
          <w:p w14:paraId="74DBFEA1"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한편</w:t>
            </w:r>
            <w:r w:rsidRPr="009A2958">
              <w:rPr>
                <w:rFonts w:cs="Times New Roman"/>
                <w:sz w:val="20"/>
                <w:szCs w:val="20"/>
              </w:rPr>
              <w:t xml:space="preserve">, </w:t>
            </w:r>
            <w:r w:rsidRPr="009A2958">
              <w:rPr>
                <w:rFonts w:cs="Times New Roman"/>
                <w:sz w:val="20"/>
                <w:szCs w:val="20"/>
              </w:rPr>
              <w:t>심사보고서상</w:t>
            </w:r>
            <w:r w:rsidRPr="009A2958">
              <w:rPr>
                <w:rFonts w:cs="Times New Roman"/>
                <w:sz w:val="20"/>
                <w:szCs w:val="20"/>
              </w:rPr>
              <w:t xml:space="preserve"> </w:t>
            </w:r>
            <w:r w:rsidRPr="009A2958">
              <w:rPr>
                <w:rFonts w:cs="Times New Roman"/>
                <w:sz w:val="20"/>
                <w:szCs w:val="20"/>
              </w:rPr>
              <w:t>조치의견이</w:t>
            </w:r>
            <w:r w:rsidRPr="009A2958">
              <w:rPr>
                <w:rFonts w:cs="Times New Roman"/>
                <w:sz w:val="20"/>
                <w:szCs w:val="20"/>
              </w:rPr>
              <w:t xml:space="preserve"> </w:t>
            </w:r>
            <w:r w:rsidRPr="009A2958">
              <w:rPr>
                <w:rFonts w:cs="Times New Roman"/>
                <w:sz w:val="20"/>
                <w:szCs w:val="20"/>
              </w:rPr>
              <w:t>확정될</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원칙적으로</w:t>
            </w:r>
            <w:r w:rsidRPr="009A2958">
              <w:rPr>
                <w:rFonts w:cs="Times New Roman"/>
                <w:sz w:val="20"/>
                <w:szCs w:val="20"/>
              </w:rPr>
              <w:t xml:space="preserve"> </w:t>
            </w:r>
            <w:r w:rsidRPr="009A2958">
              <w:rPr>
                <w:rFonts w:cs="Times New Roman"/>
                <w:sz w:val="20"/>
                <w:szCs w:val="20"/>
              </w:rPr>
              <w:t>손해배상을</w:t>
            </w:r>
            <w:r w:rsidRPr="009A2958">
              <w:rPr>
                <w:rFonts w:cs="Times New Roman"/>
                <w:sz w:val="20"/>
                <w:szCs w:val="20"/>
              </w:rPr>
              <w:t xml:space="preserve"> </w:t>
            </w:r>
            <w:r w:rsidRPr="009A2958">
              <w:rPr>
                <w:rFonts w:cs="Times New Roman"/>
                <w:sz w:val="20"/>
                <w:szCs w:val="20"/>
              </w:rPr>
              <w:t>청구할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자가</w:t>
            </w:r>
            <w:r w:rsidRPr="009A2958">
              <w:rPr>
                <w:rFonts w:cs="Times New Roman"/>
                <w:sz w:val="20"/>
                <w:szCs w:val="20"/>
              </w:rPr>
              <w:t xml:space="preserve"> </w:t>
            </w:r>
            <w:r w:rsidRPr="009A2958">
              <w:rPr>
                <w:rFonts w:cs="Times New Roman"/>
                <w:sz w:val="20"/>
                <w:szCs w:val="20"/>
              </w:rPr>
              <w:t>공정거래법</w:t>
            </w:r>
            <w:r w:rsidRPr="009A2958">
              <w:rPr>
                <w:rFonts w:cs="Times New Roman"/>
                <w:sz w:val="20"/>
                <w:szCs w:val="20"/>
              </w:rPr>
              <w:t xml:space="preserve"> </w:t>
            </w:r>
            <w:r w:rsidRPr="009A2958">
              <w:rPr>
                <w:rFonts w:cs="Times New Roman"/>
                <w:sz w:val="20"/>
                <w:szCs w:val="20"/>
              </w:rPr>
              <w:t>위반행위로</w:t>
            </w:r>
            <w:r w:rsidRPr="009A2958">
              <w:rPr>
                <w:rFonts w:cs="Times New Roman"/>
                <w:sz w:val="20"/>
                <w:szCs w:val="20"/>
              </w:rPr>
              <w:t xml:space="preserve"> </w:t>
            </w:r>
            <w:r w:rsidRPr="009A2958">
              <w:rPr>
                <w:rFonts w:cs="Times New Roman"/>
                <w:sz w:val="20"/>
                <w:szCs w:val="20"/>
              </w:rPr>
              <w:t>인한</w:t>
            </w:r>
            <w:r w:rsidRPr="009A2958">
              <w:rPr>
                <w:rFonts w:cs="Times New Roman"/>
                <w:sz w:val="20"/>
                <w:szCs w:val="20"/>
              </w:rPr>
              <w:t xml:space="preserve"> </w:t>
            </w:r>
            <w:r w:rsidRPr="009A2958">
              <w:rPr>
                <w:rFonts w:cs="Times New Roman"/>
                <w:sz w:val="20"/>
                <w:szCs w:val="20"/>
              </w:rPr>
              <w:t>손해발생을</w:t>
            </w:r>
            <w:r w:rsidRPr="009A2958">
              <w:rPr>
                <w:rFonts w:cs="Times New Roman"/>
                <w:sz w:val="20"/>
                <w:szCs w:val="20"/>
              </w:rPr>
              <w:t xml:space="preserve"> </w:t>
            </w:r>
            <w:r w:rsidRPr="009A2958">
              <w:rPr>
                <w:rFonts w:cs="Times New Roman"/>
                <w:sz w:val="20"/>
                <w:szCs w:val="20"/>
              </w:rPr>
              <w:t>입증하면</w:t>
            </w:r>
            <w:r w:rsidRPr="009A2958">
              <w:rPr>
                <w:rFonts w:cs="Times New Roman"/>
                <w:sz w:val="20"/>
                <w:szCs w:val="20"/>
              </w:rPr>
              <w:t xml:space="preserve"> </w:t>
            </w:r>
            <w:r w:rsidRPr="009A2958">
              <w:rPr>
                <w:rFonts w:cs="Times New Roman"/>
                <w:sz w:val="20"/>
                <w:szCs w:val="20"/>
              </w:rPr>
              <w:t>법위반</w:t>
            </w:r>
            <w:r w:rsidRPr="009A2958">
              <w:rPr>
                <w:rFonts w:cs="Times New Roman"/>
                <w:sz w:val="20"/>
                <w:szCs w:val="20"/>
              </w:rPr>
              <w:t xml:space="preserve"> </w:t>
            </w:r>
            <w:r w:rsidRPr="009A2958">
              <w:rPr>
                <w:rFonts w:cs="Times New Roman"/>
                <w:sz w:val="20"/>
                <w:szCs w:val="20"/>
              </w:rPr>
              <w:t>사업자는</w:t>
            </w:r>
            <w:r w:rsidRPr="009A2958">
              <w:rPr>
                <w:rFonts w:cs="Times New Roman"/>
                <w:sz w:val="20"/>
                <w:szCs w:val="20"/>
              </w:rPr>
              <w:t xml:space="preserve"> </w:t>
            </w:r>
            <w:r w:rsidRPr="009A2958">
              <w:rPr>
                <w:rFonts w:cs="Times New Roman"/>
                <w:sz w:val="20"/>
                <w:szCs w:val="20"/>
              </w:rPr>
              <w:t>민사상</w:t>
            </w:r>
            <w:r w:rsidRPr="009A2958">
              <w:rPr>
                <w:rFonts w:cs="Times New Roman"/>
                <w:sz w:val="20"/>
                <w:szCs w:val="20"/>
              </w:rPr>
              <w:t xml:space="preserve"> </w:t>
            </w:r>
            <w:r w:rsidRPr="009A2958">
              <w:rPr>
                <w:rFonts w:cs="Times New Roman"/>
                <w:sz w:val="20"/>
                <w:szCs w:val="20"/>
              </w:rPr>
              <w:t>손해배상책임을</w:t>
            </w:r>
            <w:r w:rsidRPr="009A2958">
              <w:rPr>
                <w:rFonts w:cs="Times New Roman"/>
                <w:sz w:val="20"/>
                <w:szCs w:val="20"/>
              </w:rPr>
              <w:t xml:space="preserve"> </w:t>
            </w:r>
            <w:r w:rsidRPr="009A2958">
              <w:rPr>
                <w:rFonts w:cs="Times New Roman"/>
                <w:sz w:val="20"/>
                <w:szCs w:val="20"/>
              </w:rPr>
              <w:t>질</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 xml:space="preserve">. </w:t>
            </w:r>
            <w:r w:rsidRPr="009A2958">
              <w:rPr>
                <w:rFonts w:cs="Times New Roman"/>
                <w:sz w:val="20"/>
                <w:szCs w:val="20"/>
              </w:rPr>
              <w:t>다만</w:t>
            </w:r>
            <w:r w:rsidRPr="009A2958">
              <w:rPr>
                <w:rFonts w:cs="Times New Roman"/>
                <w:sz w:val="20"/>
                <w:szCs w:val="20"/>
              </w:rPr>
              <w:t xml:space="preserve">, </w:t>
            </w:r>
            <w:r w:rsidRPr="009A2958">
              <w:rPr>
                <w:rFonts w:ascii="바탕" w:eastAsia="바탕" w:hAnsi="바탕" w:cs="바탕" w:hint="eastAsia"/>
                <w:sz w:val="20"/>
                <w:szCs w:val="20"/>
              </w:rPr>
              <w:t>①</w:t>
            </w:r>
            <w:r w:rsidRPr="009A2958">
              <w:rPr>
                <w:rFonts w:cs="Times New Roman"/>
                <w:sz w:val="20"/>
                <w:szCs w:val="20"/>
              </w:rPr>
              <w:t xml:space="preserve"> </w:t>
            </w:r>
            <w:r w:rsidRPr="009A2958">
              <w:rPr>
                <w:rFonts w:cs="Times New Roman"/>
                <w:sz w:val="20"/>
                <w:szCs w:val="20"/>
              </w:rPr>
              <w:t>비가맹</w:t>
            </w:r>
            <w:r w:rsidRPr="009A2958">
              <w:rPr>
                <w:rFonts w:cs="Times New Roman"/>
                <w:sz w:val="20"/>
                <w:szCs w:val="20"/>
              </w:rPr>
              <w:t xml:space="preserve"> </w:t>
            </w:r>
            <w:r w:rsidRPr="009A2958">
              <w:rPr>
                <w:rFonts w:cs="Times New Roman"/>
                <w:sz w:val="20"/>
                <w:szCs w:val="20"/>
              </w:rPr>
              <w:t>택시기사들이</w:t>
            </w:r>
            <w:r w:rsidRPr="009A2958">
              <w:rPr>
                <w:rFonts w:cs="Times New Roman"/>
                <w:sz w:val="20"/>
                <w:szCs w:val="20"/>
              </w:rPr>
              <w:t xml:space="preserve"> </w:t>
            </w:r>
            <w:r w:rsidRPr="009A2958">
              <w:rPr>
                <w:rFonts w:cs="Times New Roman"/>
                <w:sz w:val="20"/>
                <w:szCs w:val="20"/>
              </w:rPr>
              <w:t>개별적으로</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집단</w:t>
            </w:r>
            <w:r w:rsidRPr="009A2958">
              <w:rPr>
                <w:rFonts w:cs="Times New Roman"/>
                <w:sz w:val="20"/>
                <w:szCs w:val="20"/>
              </w:rPr>
              <w:lastRenderedPageBreak/>
              <w:t>적으로</w:t>
            </w:r>
            <w:r w:rsidRPr="009A2958">
              <w:rPr>
                <w:rFonts w:cs="Times New Roman"/>
                <w:sz w:val="20"/>
                <w:szCs w:val="20"/>
              </w:rPr>
              <w:t xml:space="preserve"> </w:t>
            </w:r>
            <w:r w:rsidRPr="009A2958">
              <w:rPr>
                <w:rFonts w:cs="Times New Roman"/>
                <w:sz w:val="20"/>
                <w:szCs w:val="20"/>
              </w:rPr>
              <w:t>소송을</w:t>
            </w:r>
            <w:r w:rsidRPr="009A2958">
              <w:rPr>
                <w:rFonts w:cs="Times New Roman"/>
                <w:sz w:val="20"/>
                <w:szCs w:val="20"/>
              </w:rPr>
              <w:t xml:space="preserve"> </w:t>
            </w:r>
            <w:r w:rsidRPr="009A2958">
              <w:rPr>
                <w:rFonts w:cs="Times New Roman"/>
                <w:sz w:val="20"/>
                <w:szCs w:val="20"/>
              </w:rPr>
              <w:t>제기할</w:t>
            </w:r>
            <w:r w:rsidRPr="009A2958">
              <w:rPr>
                <w:rFonts w:cs="Times New Roman"/>
                <w:sz w:val="20"/>
                <w:szCs w:val="20"/>
              </w:rPr>
              <w:t xml:space="preserve"> </w:t>
            </w:r>
            <w:r w:rsidRPr="009A2958">
              <w:rPr>
                <w:rFonts w:cs="Times New Roman"/>
                <w:sz w:val="20"/>
                <w:szCs w:val="20"/>
              </w:rPr>
              <w:t>경우에만</w:t>
            </w:r>
            <w:r w:rsidRPr="009A2958">
              <w:rPr>
                <w:rFonts w:cs="Times New Roman"/>
                <w:sz w:val="20"/>
                <w:szCs w:val="20"/>
              </w:rPr>
              <w:t xml:space="preserve"> </w:t>
            </w:r>
            <w:r w:rsidRPr="009A2958">
              <w:rPr>
                <w:rFonts w:cs="Times New Roman"/>
                <w:sz w:val="20"/>
                <w:szCs w:val="20"/>
              </w:rPr>
              <w:t>문제된다는</w:t>
            </w:r>
            <w:r w:rsidRPr="009A2958">
              <w:rPr>
                <w:rFonts w:cs="Times New Roman"/>
                <w:sz w:val="20"/>
                <w:szCs w:val="20"/>
              </w:rPr>
              <w:t xml:space="preserve"> </w:t>
            </w:r>
            <w:r w:rsidRPr="009A2958">
              <w:rPr>
                <w:rFonts w:cs="Times New Roman"/>
                <w:sz w:val="20"/>
                <w:szCs w:val="20"/>
              </w:rPr>
              <w:t>한계가</w:t>
            </w:r>
            <w:r w:rsidRPr="009A2958">
              <w:rPr>
                <w:rFonts w:cs="Times New Roman"/>
                <w:sz w:val="20"/>
                <w:szCs w:val="20"/>
              </w:rPr>
              <w:t xml:space="preserve"> </w:t>
            </w:r>
            <w:r w:rsidRPr="009A2958">
              <w:rPr>
                <w:rFonts w:cs="Times New Roman"/>
                <w:sz w:val="20"/>
                <w:szCs w:val="20"/>
              </w:rPr>
              <w:t>있고</w:t>
            </w:r>
            <w:r w:rsidRPr="009A2958">
              <w:rPr>
                <w:rFonts w:cs="Times New Roman"/>
                <w:sz w:val="20"/>
                <w:szCs w:val="20"/>
              </w:rPr>
              <w:t xml:space="preserve">, </w:t>
            </w:r>
            <w:r w:rsidRPr="009A2958">
              <w:rPr>
                <w:rFonts w:ascii="바탕" w:eastAsia="바탕" w:hAnsi="바탕" w:cs="바탕" w:hint="eastAsia"/>
                <w:sz w:val="20"/>
                <w:szCs w:val="20"/>
              </w:rPr>
              <w:t>②</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차별취급행위와</w:t>
            </w:r>
            <w:r w:rsidRPr="009A2958">
              <w:rPr>
                <w:rFonts w:cs="Times New Roman"/>
                <w:sz w:val="20"/>
                <w:szCs w:val="20"/>
              </w:rPr>
              <w:t xml:space="preserve"> </w:t>
            </w:r>
            <w:r w:rsidRPr="009A2958">
              <w:rPr>
                <w:rFonts w:cs="Times New Roman"/>
                <w:sz w:val="20"/>
                <w:szCs w:val="20"/>
              </w:rPr>
              <w:t>비가맹</w:t>
            </w:r>
            <w:r w:rsidRPr="009A2958">
              <w:rPr>
                <w:rFonts w:cs="Times New Roman"/>
                <w:sz w:val="20"/>
                <w:szCs w:val="20"/>
              </w:rPr>
              <w:t xml:space="preserve"> </w:t>
            </w:r>
            <w:r w:rsidRPr="009A2958">
              <w:rPr>
                <w:rFonts w:cs="Times New Roman"/>
                <w:sz w:val="20"/>
                <w:szCs w:val="20"/>
              </w:rPr>
              <w:t>택시기사들의</w:t>
            </w:r>
            <w:r w:rsidRPr="009A2958">
              <w:rPr>
                <w:rFonts w:cs="Times New Roman"/>
                <w:sz w:val="20"/>
                <w:szCs w:val="20"/>
              </w:rPr>
              <w:t xml:space="preserve"> </w:t>
            </w:r>
            <w:r w:rsidRPr="009A2958">
              <w:rPr>
                <w:rFonts w:cs="Times New Roman"/>
                <w:sz w:val="20"/>
                <w:szCs w:val="20"/>
              </w:rPr>
              <w:t>손해</w:t>
            </w:r>
            <w:r w:rsidRPr="009A2958">
              <w:rPr>
                <w:rFonts w:cs="Times New Roman"/>
                <w:sz w:val="20"/>
                <w:szCs w:val="20"/>
              </w:rPr>
              <w:t xml:space="preserve"> </w:t>
            </w:r>
            <w:r w:rsidRPr="009A2958">
              <w:rPr>
                <w:rFonts w:cs="Times New Roman"/>
                <w:sz w:val="20"/>
                <w:szCs w:val="20"/>
              </w:rPr>
              <w:t>사이</w:t>
            </w:r>
            <w:r w:rsidRPr="009A2958">
              <w:rPr>
                <w:rFonts w:cs="Times New Roman"/>
                <w:sz w:val="20"/>
                <w:szCs w:val="20"/>
              </w:rPr>
              <w:t xml:space="preserve"> </w:t>
            </w:r>
            <w:r w:rsidRPr="009A2958">
              <w:rPr>
                <w:rFonts w:cs="Times New Roman"/>
                <w:sz w:val="20"/>
                <w:szCs w:val="20"/>
              </w:rPr>
              <w:t>인과관계의</w:t>
            </w:r>
            <w:r w:rsidRPr="009A2958">
              <w:rPr>
                <w:rFonts w:cs="Times New Roman"/>
                <w:sz w:val="20"/>
                <w:szCs w:val="20"/>
              </w:rPr>
              <w:t xml:space="preserve"> </w:t>
            </w:r>
            <w:r w:rsidRPr="009A2958">
              <w:rPr>
                <w:rFonts w:cs="Times New Roman"/>
                <w:sz w:val="20"/>
                <w:szCs w:val="20"/>
              </w:rPr>
              <w:t>증명과</w:t>
            </w:r>
            <w:r w:rsidRPr="009A2958">
              <w:rPr>
                <w:rFonts w:cs="Times New Roman"/>
                <w:sz w:val="20"/>
                <w:szCs w:val="20"/>
              </w:rPr>
              <w:t xml:space="preserve"> </w:t>
            </w:r>
            <w:r w:rsidRPr="009A2958">
              <w:rPr>
                <w:rFonts w:cs="Times New Roman"/>
                <w:sz w:val="20"/>
                <w:szCs w:val="20"/>
              </w:rPr>
              <w:t>구체적인</w:t>
            </w:r>
            <w:r w:rsidRPr="009A2958">
              <w:rPr>
                <w:rFonts w:cs="Times New Roman"/>
                <w:sz w:val="20"/>
                <w:szCs w:val="20"/>
              </w:rPr>
              <w:t xml:space="preserve"> </w:t>
            </w:r>
            <w:r w:rsidRPr="009A2958">
              <w:rPr>
                <w:rFonts w:cs="Times New Roman"/>
                <w:sz w:val="20"/>
                <w:szCs w:val="20"/>
              </w:rPr>
              <w:t>손해액</w:t>
            </w:r>
            <w:r w:rsidRPr="009A2958">
              <w:rPr>
                <w:rFonts w:cs="Times New Roman"/>
                <w:sz w:val="20"/>
                <w:szCs w:val="20"/>
              </w:rPr>
              <w:t xml:space="preserve"> </w:t>
            </w:r>
            <w:r w:rsidRPr="009A2958">
              <w:rPr>
                <w:rFonts w:cs="Times New Roman"/>
                <w:sz w:val="20"/>
                <w:szCs w:val="20"/>
              </w:rPr>
              <w:t>산정이</w:t>
            </w:r>
            <w:r w:rsidRPr="009A2958">
              <w:rPr>
                <w:rFonts w:cs="Times New Roman"/>
                <w:sz w:val="20"/>
                <w:szCs w:val="20"/>
              </w:rPr>
              <w:t xml:space="preserve"> </w:t>
            </w:r>
            <w:r w:rsidRPr="009A2958">
              <w:rPr>
                <w:rFonts w:cs="Times New Roman"/>
                <w:sz w:val="20"/>
                <w:szCs w:val="20"/>
              </w:rPr>
              <w:t>어렵다는</w:t>
            </w:r>
            <w:r w:rsidRPr="009A2958">
              <w:rPr>
                <w:rFonts w:cs="Times New Roman"/>
                <w:sz w:val="20"/>
                <w:szCs w:val="20"/>
              </w:rPr>
              <w:t xml:space="preserve"> </w:t>
            </w:r>
            <w:r w:rsidRPr="009A2958">
              <w:rPr>
                <w:rFonts w:cs="Times New Roman"/>
                <w:sz w:val="20"/>
                <w:szCs w:val="20"/>
              </w:rPr>
              <w:t>점을</w:t>
            </w:r>
            <w:r w:rsidRPr="009A2958">
              <w:rPr>
                <w:rFonts w:cs="Times New Roman"/>
                <w:sz w:val="20"/>
                <w:szCs w:val="20"/>
              </w:rPr>
              <w:t xml:space="preserve"> </w:t>
            </w:r>
            <w:r w:rsidRPr="009A2958">
              <w:rPr>
                <w:rFonts w:cs="Times New Roman"/>
                <w:sz w:val="20"/>
                <w:szCs w:val="20"/>
              </w:rPr>
              <w:t>고려할</w:t>
            </w:r>
            <w:r w:rsidRPr="009A2958">
              <w:rPr>
                <w:rFonts w:cs="Times New Roman"/>
                <w:sz w:val="20"/>
                <w:szCs w:val="20"/>
              </w:rPr>
              <w:t xml:space="preserve"> </w:t>
            </w:r>
            <w:r w:rsidRPr="009A2958">
              <w:rPr>
                <w:rFonts w:cs="Times New Roman"/>
                <w:sz w:val="20"/>
                <w:szCs w:val="20"/>
              </w:rPr>
              <w:t>때</w:t>
            </w:r>
            <w:r w:rsidRPr="009A2958">
              <w:rPr>
                <w:rFonts w:cs="Times New Roman"/>
                <w:sz w:val="20"/>
                <w:szCs w:val="20"/>
              </w:rPr>
              <w:t xml:space="preserve">, </w:t>
            </w:r>
            <w:r w:rsidRPr="009A2958">
              <w:rPr>
                <w:rFonts w:cs="Times New Roman"/>
                <w:sz w:val="20"/>
                <w:szCs w:val="20"/>
              </w:rPr>
              <w:t>실제로</w:t>
            </w:r>
            <w:r w:rsidRPr="009A2958">
              <w:rPr>
                <w:rFonts w:cs="Times New Roman"/>
                <w:sz w:val="20"/>
                <w:szCs w:val="20"/>
              </w:rPr>
              <w:t xml:space="preserve"> </w:t>
            </w:r>
            <w:r w:rsidRPr="009A2958">
              <w:rPr>
                <w:rFonts w:cs="Times New Roman"/>
                <w:sz w:val="20"/>
                <w:szCs w:val="20"/>
              </w:rPr>
              <w:t>법적인</w:t>
            </w:r>
            <w:r w:rsidRPr="009A2958">
              <w:rPr>
                <w:rFonts w:cs="Times New Roman"/>
                <w:sz w:val="20"/>
                <w:szCs w:val="20"/>
              </w:rPr>
              <w:t xml:space="preserve"> </w:t>
            </w:r>
            <w:r w:rsidRPr="009A2958">
              <w:rPr>
                <w:rFonts w:cs="Times New Roman"/>
                <w:sz w:val="20"/>
                <w:szCs w:val="20"/>
              </w:rPr>
              <w:t>손해배상책임으로</w:t>
            </w:r>
            <w:r w:rsidRPr="009A2958">
              <w:rPr>
                <w:rFonts w:cs="Times New Roman"/>
                <w:sz w:val="20"/>
                <w:szCs w:val="20"/>
              </w:rPr>
              <w:t xml:space="preserve"> </w:t>
            </w:r>
            <w:r w:rsidRPr="009A2958">
              <w:rPr>
                <w:rFonts w:cs="Times New Roman"/>
                <w:sz w:val="20"/>
                <w:szCs w:val="20"/>
              </w:rPr>
              <w:t>이어질</w:t>
            </w:r>
            <w:r w:rsidRPr="009A2958">
              <w:rPr>
                <w:rFonts w:cs="Times New Roman"/>
                <w:sz w:val="20"/>
                <w:szCs w:val="20"/>
              </w:rPr>
              <w:t xml:space="preserve"> </w:t>
            </w:r>
            <w:r w:rsidRPr="009A2958">
              <w:rPr>
                <w:rFonts w:cs="Times New Roman"/>
                <w:sz w:val="20"/>
                <w:szCs w:val="20"/>
              </w:rPr>
              <w:t>가능성이</w:t>
            </w:r>
            <w:r w:rsidRPr="009A2958">
              <w:rPr>
                <w:rFonts w:cs="Times New Roman"/>
                <w:sz w:val="20"/>
                <w:szCs w:val="20"/>
              </w:rPr>
              <w:t xml:space="preserve"> </w:t>
            </w:r>
            <w:r w:rsidRPr="009A2958">
              <w:rPr>
                <w:rFonts w:cs="Times New Roman"/>
                <w:sz w:val="20"/>
                <w:szCs w:val="20"/>
              </w:rPr>
              <w:t>크다고</w:t>
            </w:r>
            <w:r w:rsidRPr="009A2958">
              <w:rPr>
                <w:rFonts w:cs="Times New Roman"/>
                <w:sz w:val="20"/>
                <w:szCs w:val="20"/>
              </w:rPr>
              <w:t xml:space="preserve"> </w:t>
            </w:r>
            <w:r w:rsidRPr="009A2958">
              <w:rPr>
                <w:rFonts w:cs="Times New Roman"/>
                <w:sz w:val="20"/>
                <w:szCs w:val="20"/>
              </w:rPr>
              <w:t>보기는</w:t>
            </w:r>
            <w:r w:rsidRPr="009A2958">
              <w:rPr>
                <w:rFonts w:cs="Times New Roman"/>
                <w:sz w:val="20"/>
                <w:szCs w:val="20"/>
              </w:rPr>
              <w:t xml:space="preserve"> </w:t>
            </w:r>
            <w:r w:rsidRPr="009A2958">
              <w:rPr>
                <w:rFonts w:cs="Times New Roman"/>
                <w:sz w:val="20"/>
                <w:szCs w:val="20"/>
              </w:rPr>
              <w:t>어려움</w:t>
            </w:r>
            <w:r w:rsidRPr="009A2958">
              <w:rPr>
                <w:rFonts w:cs="Times New Roman"/>
                <w:sz w:val="20"/>
                <w:szCs w:val="20"/>
              </w:rPr>
              <w:t>.</w:t>
            </w:r>
          </w:p>
        </w:tc>
        <w:tc>
          <w:tcPr>
            <w:tcW w:w="27" w:type="pct"/>
            <w:tcBorders>
              <w:top w:val="nil"/>
              <w:bottom w:val="nil"/>
            </w:tcBorders>
          </w:tcPr>
          <w:p w14:paraId="36C45BFA"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26095878"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공정위의</w:t>
            </w:r>
            <w:r w:rsidRPr="009A2958">
              <w:rPr>
                <w:rFonts w:cs="Times New Roman"/>
                <w:sz w:val="20"/>
                <w:szCs w:val="20"/>
              </w:rPr>
              <w:t xml:space="preserve"> </w:t>
            </w:r>
            <w:r w:rsidRPr="009A2958">
              <w:rPr>
                <w:rFonts w:cs="Times New Roman"/>
                <w:sz w:val="20"/>
                <w:szCs w:val="20"/>
              </w:rPr>
              <w:t>시정명령이</w:t>
            </w:r>
            <w:r w:rsidRPr="009A2958">
              <w:rPr>
                <w:rFonts w:cs="Times New Roman"/>
                <w:sz w:val="20"/>
                <w:szCs w:val="20"/>
              </w:rPr>
              <w:t xml:space="preserve"> </w:t>
            </w:r>
            <w:r w:rsidRPr="009A2958">
              <w:rPr>
                <w:rFonts w:cs="Times New Roman"/>
                <w:sz w:val="20"/>
                <w:szCs w:val="20"/>
              </w:rPr>
              <w:t>심사보고서에</w:t>
            </w:r>
            <w:r w:rsidRPr="009A2958">
              <w:rPr>
                <w:rFonts w:cs="Times New Roman"/>
                <w:sz w:val="20"/>
                <w:szCs w:val="20"/>
              </w:rPr>
              <w:t xml:space="preserve"> </w:t>
            </w:r>
            <w:r w:rsidRPr="009A2958">
              <w:rPr>
                <w:rFonts w:cs="Times New Roman"/>
                <w:sz w:val="20"/>
                <w:szCs w:val="20"/>
              </w:rPr>
              <w:t>기재된</w:t>
            </w:r>
            <w:r w:rsidRPr="009A2958">
              <w:rPr>
                <w:rFonts w:cs="Times New Roman"/>
                <w:sz w:val="20"/>
                <w:szCs w:val="20"/>
              </w:rPr>
              <w:t xml:space="preserve"> </w:t>
            </w:r>
            <w:r w:rsidRPr="009A2958">
              <w:rPr>
                <w:rFonts w:cs="Times New Roman"/>
                <w:sz w:val="20"/>
                <w:szCs w:val="20"/>
              </w:rPr>
              <w:t>시정명령과</w:t>
            </w:r>
            <w:r w:rsidRPr="009A2958">
              <w:rPr>
                <w:rFonts w:cs="Times New Roman"/>
                <w:sz w:val="20"/>
                <w:szCs w:val="20"/>
              </w:rPr>
              <w:t xml:space="preserve"> </w:t>
            </w:r>
            <w:r w:rsidRPr="009A2958">
              <w:rPr>
                <w:rFonts w:cs="Times New Roman"/>
                <w:sz w:val="20"/>
                <w:szCs w:val="20"/>
              </w:rPr>
              <w:t>동일</w:t>
            </w:r>
            <w:r w:rsidRPr="009A2958">
              <w:rPr>
                <w:rFonts w:cs="Times New Roman"/>
                <w:sz w:val="20"/>
                <w:szCs w:val="20"/>
              </w:rPr>
              <w:t>∙</w:t>
            </w:r>
            <w:r w:rsidRPr="009A2958">
              <w:rPr>
                <w:rFonts w:cs="Times New Roman"/>
                <w:sz w:val="20"/>
                <w:szCs w:val="20"/>
              </w:rPr>
              <w:t>유사하게</w:t>
            </w:r>
            <w:r w:rsidRPr="009A2958">
              <w:rPr>
                <w:rFonts w:cs="Times New Roman"/>
                <w:sz w:val="20"/>
                <w:szCs w:val="20"/>
              </w:rPr>
              <w:t xml:space="preserve"> </w:t>
            </w:r>
            <w:r w:rsidRPr="009A2958">
              <w:rPr>
                <w:rFonts w:cs="Times New Roman"/>
                <w:sz w:val="20"/>
                <w:szCs w:val="20"/>
              </w:rPr>
              <w:t>확정되면</w:t>
            </w:r>
            <w:r w:rsidRPr="009A2958">
              <w:rPr>
                <w:rFonts w:cs="Times New Roman"/>
                <w:sz w:val="20"/>
                <w:szCs w:val="20"/>
              </w:rPr>
              <w:t xml:space="preserve"> </w:t>
            </w:r>
            <w:r w:rsidRPr="009A2958">
              <w:rPr>
                <w:rFonts w:cs="Times New Roman"/>
                <w:sz w:val="20"/>
                <w:szCs w:val="20"/>
              </w:rPr>
              <w:t>현재</w:t>
            </w:r>
            <w:r w:rsidRPr="009A2958">
              <w:rPr>
                <w:rFonts w:cs="Times New Roman"/>
                <w:sz w:val="20"/>
                <w:szCs w:val="20"/>
              </w:rPr>
              <w:t xml:space="preserve"> </w:t>
            </w:r>
            <w:r w:rsidRPr="009A2958">
              <w:rPr>
                <w:rFonts w:cs="Times New Roman"/>
                <w:sz w:val="20"/>
                <w:szCs w:val="20"/>
              </w:rPr>
              <w:t>운영</w:t>
            </w:r>
            <w:r w:rsidRPr="009A2958">
              <w:rPr>
                <w:rFonts w:cs="Times New Roman"/>
                <w:sz w:val="20"/>
                <w:szCs w:val="20"/>
              </w:rPr>
              <w:t xml:space="preserve"> </w:t>
            </w:r>
            <w:r w:rsidRPr="009A2958">
              <w:rPr>
                <w:rFonts w:cs="Times New Roman"/>
                <w:sz w:val="20"/>
                <w:szCs w:val="20"/>
              </w:rPr>
              <w:t>중인</w:t>
            </w:r>
            <w:r w:rsidRPr="009A2958">
              <w:rPr>
                <w:rFonts w:cs="Times New Roman"/>
                <w:sz w:val="20"/>
                <w:szCs w:val="20"/>
              </w:rPr>
              <w:t xml:space="preserve"> AI </w:t>
            </w:r>
            <w:r w:rsidRPr="009A2958">
              <w:rPr>
                <w:rFonts w:cs="Times New Roman"/>
                <w:sz w:val="20"/>
                <w:szCs w:val="20"/>
              </w:rPr>
              <w:t>배차로직을</w:t>
            </w:r>
            <w:r w:rsidRPr="009A2958">
              <w:rPr>
                <w:rFonts w:cs="Times New Roman"/>
                <w:sz w:val="20"/>
                <w:szCs w:val="20"/>
              </w:rPr>
              <w:t xml:space="preserve"> </w:t>
            </w:r>
            <w:r w:rsidRPr="009A2958">
              <w:rPr>
                <w:rFonts w:cs="Times New Roman"/>
                <w:sz w:val="20"/>
                <w:szCs w:val="20"/>
              </w:rPr>
              <w:t>변경하여야</w:t>
            </w:r>
            <w:r w:rsidRPr="009A2958">
              <w:rPr>
                <w:rFonts w:cs="Times New Roman"/>
                <w:sz w:val="20"/>
                <w:szCs w:val="20"/>
              </w:rPr>
              <w:t xml:space="preserve"> </w:t>
            </w:r>
            <w:r w:rsidRPr="009A2958">
              <w:rPr>
                <w:rFonts w:cs="Times New Roman"/>
                <w:sz w:val="20"/>
                <w:szCs w:val="20"/>
              </w:rPr>
              <w:t>하므로</w:t>
            </w:r>
            <w:r w:rsidRPr="009A2958">
              <w:rPr>
                <w:rFonts w:cs="Times New Roman"/>
                <w:sz w:val="20"/>
                <w:szCs w:val="20"/>
              </w:rPr>
              <w:t xml:space="preserve">, </w:t>
            </w:r>
            <w:r w:rsidRPr="009A2958">
              <w:rPr>
                <w:rFonts w:cs="Times New Roman"/>
                <w:sz w:val="20"/>
                <w:szCs w:val="20"/>
              </w:rPr>
              <w:t>배차로직</w:t>
            </w:r>
            <w:r w:rsidRPr="009A2958">
              <w:rPr>
                <w:rFonts w:cs="Times New Roman"/>
                <w:sz w:val="20"/>
                <w:szCs w:val="20"/>
              </w:rPr>
              <w:t xml:space="preserve"> </w:t>
            </w:r>
            <w:r w:rsidRPr="009A2958">
              <w:rPr>
                <w:rFonts w:cs="Times New Roman"/>
                <w:sz w:val="20"/>
                <w:szCs w:val="20"/>
              </w:rPr>
              <w:t>변</w:t>
            </w:r>
            <w:r w:rsidRPr="009A2958">
              <w:rPr>
                <w:rFonts w:cs="Times New Roman"/>
                <w:sz w:val="20"/>
                <w:szCs w:val="20"/>
              </w:rPr>
              <w:lastRenderedPageBreak/>
              <w:t>경에</w:t>
            </w:r>
            <w:r w:rsidRPr="009A2958">
              <w:rPr>
                <w:rFonts w:cs="Times New Roman"/>
                <w:sz w:val="20"/>
                <w:szCs w:val="20"/>
              </w:rPr>
              <w:t xml:space="preserve"> </w:t>
            </w:r>
            <w:r w:rsidRPr="009A2958">
              <w:rPr>
                <w:rFonts w:cs="Times New Roman"/>
                <w:sz w:val="20"/>
                <w:szCs w:val="20"/>
              </w:rPr>
              <w:t>따라</w:t>
            </w:r>
            <w:r w:rsidRPr="009A2958">
              <w:rPr>
                <w:rFonts w:cs="Times New Roman"/>
                <w:sz w:val="20"/>
                <w:szCs w:val="20"/>
              </w:rPr>
              <w:t xml:space="preserve"> </w:t>
            </w:r>
            <w:r w:rsidRPr="009A2958">
              <w:rPr>
                <w:rFonts w:cs="Times New Roman"/>
                <w:sz w:val="20"/>
                <w:szCs w:val="20"/>
              </w:rPr>
              <w:t>사업에</w:t>
            </w:r>
            <w:r w:rsidRPr="009A2958">
              <w:rPr>
                <w:rFonts w:cs="Times New Roman"/>
                <w:sz w:val="20"/>
                <w:szCs w:val="20"/>
              </w:rPr>
              <w:t xml:space="preserve"> </w:t>
            </w:r>
            <w:r w:rsidRPr="009A2958">
              <w:rPr>
                <w:rFonts w:cs="Times New Roman"/>
                <w:sz w:val="20"/>
                <w:szCs w:val="20"/>
              </w:rPr>
              <w:t>영향을</w:t>
            </w:r>
            <w:r w:rsidRPr="009A2958">
              <w:rPr>
                <w:rFonts w:cs="Times New Roman"/>
                <w:sz w:val="20"/>
                <w:szCs w:val="20"/>
              </w:rPr>
              <w:t xml:space="preserve"> </w:t>
            </w:r>
            <w:r w:rsidRPr="009A2958">
              <w:rPr>
                <w:rFonts w:cs="Times New Roman"/>
                <w:sz w:val="20"/>
                <w:szCs w:val="20"/>
              </w:rPr>
              <w:t>미칠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있으나</w:t>
            </w:r>
            <w:r w:rsidRPr="009A2958">
              <w:rPr>
                <w:rFonts w:cs="Times New Roman"/>
                <w:sz w:val="20"/>
                <w:szCs w:val="20"/>
              </w:rPr>
              <w:t xml:space="preserve"> </w:t>
            </w:r>
            <w:r w:rsidRPr="009A2958">
              <w:rPr>
                <w:rFonts w:cs="Times New Roman"/>
                <w:sz w:val="20"/>
                <w:szCs w:val="20"/>
              </w:rPr>
              <w:t>구체적인</w:t>
            </w:r>
            <w:r w:rsidRPr="009A2958">
              <w:rPr>
                <w:rFonts w:cs="Times New Roman"/>
                <w:sz w:val="20"/>
                <w:szCs w:val="20"/>
              </w:rPr>
              <w:t xml:space="preserve"> </w:t>
            </w:r>
            <w:r w:rsidRPr="009A2958">
              <w:rPr>
                <w:rFonts w:cs="Times New Roman"/>
                <w:sz w:val="20"/>
                <w:szCs w:val="20"/>
              </w:rPr>
              <w:t>금전적인</w:t>
            </w:r>
            <w:r w:rsidRPr="009A2958">
              <w:rPr>
                <w:rFonts w:cs="Times New Roman"/>
                <w:sz w:val="20"/>
                <w:szCs w:val="20"/>
              </w:rPr>
              <w:t xml:space="preserve"> </w:t>
            </w:r>
            <w:r w:rsidRPr="009A2958">
              <w:rPr>
                <w:rFonts w:cs="Times New Roman"/>
                <w:sz w:val="20"/>
                <w:szCs w:val="20"/>
              </w:rPr>
              <w:t>영향은</w:t>
            </w:r>
            <w:r w:rsidRPr="009A2958">
              <w:rPr>
                <w:rFonts w:cs="Times New Roman"/>
                <w:sz w:val="20"/>
                <w:szCs w:val="20"/>
              </w:rPr>
              <w:t xml:space="preserve"> </w:t>
            </w:r>
            <w:r w:rsidRPr="009A2958">
              <w:rPr>
                <w:rFonts w:cs="Times New Roman"/>
                <w:sz w:val="20"/>
                <w:szCs w:val="20"/>
              </w:rPr>
              <w:t>현재로서는</w:t>
            </w:r>
            <w:r w:rsidRPr="009A2958">
              <w:rPr>
                <w:rFonts w:cs="Times New Roman"/>
                <w:sz w:val="20"/>
                <w:szCs w:val="20"/>
              </w:rPr>
              <w:t xml:space="preserve"> </w:t>
            </w:r>
            <w:r w:rsidRPr="009A2958">
              <w:rPr>
                <w:rFonts w:cs="Times New Roman"/>
                <w:sz w:val="20"/>
                <w:szCs w:val="20"/>
              </w:rPr>
              <w:t>예상하기</w:t>
            </w:r>
            <w:r w:rsidRPr="009A2958">
              <w:rPr>
                <w:rFonts w:cs="Times New Roman"/>
                <w:sz w:val="20"/>
                <w:szCs w:val="20"/>
              </w:rPr>
              <w:t xml:space="preserve"> </w:t>
            </w:r>
            <w:r w:rsidRPr="009A2958">
              <w:rPr>
                <w:rFonts w:cs="Times New Roman"/>
                <w:sz w:val="20"/>
                <w:szCs w:val="20"/>
              </w:rPr>
              <w:t>어려움</w:t>
            </w:r>
            <w:r w:rsidRPr="009A2958">
              <w:rPr>
                <w:rFonts w:cs="Times New Roman"/>
                <w:sz w:val="20"/>
                <w:szCs w:val="20"/>
              </w:rPr>
              <w:t>.</w:t>
            </w:r>
          </w:p>
          <w:p w14:paraId="4F93B47B" w14:textId="15483CCB"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공정거래법</w:t>
            </w:r>
            <w:r w:rsidRPr="009A2958">
              <w:rPr>
                <w:rFonts w:cs="Times New Roman"/>
                <w:sz w:val="20"/>
                <w:szCs w:val="20"/>
              </w:rPr>
              <w:t xml:space="preserve"> </w:t>
            </w:r>
            <w:r w:rsidRPr="009A2958">
              <w:rPr>
                <w:rFonts w:cs="Times New Roman"/>
                <w:sz w:val="20"/>
                <w:szCs w:val="20"/>
              </w:rPr>
              <w:t>위반행위가</w:t>
            </w:r>
            <w:r w:rsidRPr="009A2958">
              <w:rPr>
                <w:rFonts w:cs="Times New Roman"/>
                <w:sz w:val="20"/>
                <w:szCs w:val="20"/>
              </w:rPr>
              <w:t xml:space="preserve"> </w:t>
            </w:r>
            <w:r w:rsidRPr="009A2958">
              <w:rPr>
                <w:rFonts w:cs="Times New Roman"/>
                <w:sz w:val="20"/>
                <w:szCs w:val="20"/>
              </w:rPr>
              <w:t>인정될</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과징금은</w:t>
            </w:r>
            <w:r w:rsidRPr="009A2958">
              <w:rPr>
                <w:rFonts w:cs="Times New Roman"/>
                <w:sz w:val="20"/>
                <w:szCs w:val="20"/>
              </w:rPr>
              <w:t xml:space="preserve"> </w:t>
            </w:r>
            <w:r>
              <w:rPr>
                <w:rFonts w:cs="Times New Roman"/>
                <w:sz w:val="20"/>
                <w:szCs w:val="20"/>
              </w:rPr>
              <w:t>266</w:t>
            </w:r>
            <w:r>
              <w:rPr>
                <w:rFonts w:cs="Times New Roman" w:hint="eastAsia"/>
                <w:sz w:val="20"/>
                <w:szCs w:val="20"/>
              </w:rPr>
              <w:t>억원</w:t>
            </w:r>
            <w:r>
              <w:rPr>
                <w:rFonts w:cs="Times New Roman" w:hint="eastAsia"/>
                <w:sz w:val="20"/>
                <w:szCs w:val="20"/>
              </w:rPr>
              <w:t>(</w:t>
            </w:r>
            <w:r>
              <w:rPr>
                <w:rFonts w:cs="Times New Roman" w:hint="eastAsia"/>
                <w:sz w:val="20"/>
                <w:szCs w:val="20"/>
              </w:rPr>
              <w:t>선례</w:t>
            </w:r>
            <w:r>
              <w:rPr>
                <w:rFonts w:cs="Times New Roman" w:hint="eastAsia"/>
                <w:sz w:val="20"/>
                <w:szCs w:val="20"/>
              </w:rPr>
              <w:t xml:space="preserve"> </w:t>
            </w:r>
            <w:r>
              <w:rPr>
                <w:rFonts w:cs="Times New Roman" w:hint="eastAsia"/>
                <w:sz w:val="20"/>
                <w:szCs w:val="20"/>
              </w:rPr>
              <w:t>등을</w:t>
            </w:r>
            <w:r>
              <w:rPr>
                <w:rFonts w:cs="Times New Roman" w:hint="eastAsia"/>
                <w:sz w:val="20"/>
                <w:szCs w:val="20"/>
              </w:rPr>
              <w:t xml:space="preserve"> </w:t>
            </w:r>
            <w:r>
              <w:rPr>
                <w:rFonts w:cs="Times New Roman" w:hint="eastAsia"/>
                <w:sz w:val="20"/>
                <w:szCs w:val="20"/>
              </w:rPr>
              <w:t>바탕으로</w:t>
            </w:r>
            <w:r>
              <w:rPr>
                <w:rFonts w:cs="Times New Roman" w:hint="eastAsia"/>
                <w:sz w:val="20"/>
                <w:szCs w:val="20"/>
              </w:rPr>
              <w:t xml:space="preserve"> </w:t>
            </w:r>
            <w:r>
              <w:rPr>
                <w:rFonts w:cs="Times New Roman" w:hint="eastAsia"/>
                <w:sz w:val="20"/>
                <w:szCs w:val="20"/>
              </w:rPr>
              <w:t>예측할</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w:t>
            </w:r>
            <w:r>
              <w:rPr>
                <w:rFonts w:cs="Times New Roman" w:hint="eastAsia"/>
                <w:sz w:val="20"/>
                <w:szCs w:val="20"/>
              </w:rPr>
              <w:t>에서</w:t>
            </w:r>
            <w:r>
              <w:rPr>
                <w:rFonts w:cs="Times New Roman" w:hint="eastAsia"/>
                <w:sz w:val="20"/>
                <w:szCs w:val="20"/>
              </w:rPr>
              <w:t xml:space="preserve"> </w:t>
            </w:r>
            <w:r w:rsidRPr="009A2958">
              <w:rPr>
                <w:rFonts w:cs="Times New Roman"/>
                <w:sz w:val="20"/>
                <w:szCs w:val="20"/>
              </w:rPr>
              <w:t>최대</w:t>
            </w:r>
            <w:r w:rsidRPr="009A2958">
              <w:rPr>
                <w:rFonts w:cs="Times New Roman"/>
                <w:sz w:val="20"/>
                <w:szCs w:val="20"/>
              </w:rPr>
              <w:t xml:space="preserve"> 823</w:t>
            </w:r>
            <w:r w:rsidRPr="009A2958">
              <w:rPr>
                <w:rFonts w:cs="Times New Roman"/>
                <w:sz w:val="20"/>
                <w:szCs w:val="20"/>
              </w:rPr>
              <w:t>억원</w:t>
            </w:r>
            <w:r>
              <w:rPr>
                <w:rFonts w:cs="Times New Roman" w:hint="eastAsia"/>
                <w:sz w:val="20"/>
                <w:szCs w:val="20"/>
              </w:rPr>
              <w:t>(</w:t>
            </w:r>
            <w:r w:rsidRPr="009A2958">
              <w:rPr>
                <w:rFonts w:cs="Times New Roman"/>
                <w:sz w:val="20"/>
                <w:szCs w:val="20"/>
              </w:rPr>
              <w:t>심사보고서의</w:t>
            </w:r>
            <w:r w:rsidRPr="009A2958">
              <w:rPr>
                <w:rFonts w:cs="Times New Roman"/>
                <w:sz w:val="20"/>
                <w:szCs w:val="20"/>
              </w:rPr>
              <w:t xml:space="preserve"> </w:t>
            </w:r>
            <w:r>
              <w:rPr>
                <w:rFonts w:cs="Times New Roman"/>
                <w:sz w:val="20"/>
                <w:szCs w:val="20"/>
              </w:rPr>
              <w:t>논리</w:t>
            </w:r>
            <w:r>
              <w:rPr>
                <w:rFonts w:cs="Times New Roman" w:hint="eastAsia"/>
                <w:sz w:val="20"/>
                <w:szCs w:val="20"/>
              </w:rPr>
              <w:t>에</w:t>
            </w:r>
            <w:r>
              <w:rPr>
                <w:rFonts w:cs="Times New Roman" w:hint="eastAsia"/>
                <w:sz w:val="20"/>
                <w:szCs w:val="20"/>
              </w:rPr>
              <w:t xml:space="preserve"> </w:t>
            </w:r>
            <w:r>
              <w:rPr>
                <w:rFonts w:cs="Times New Roman" w:hint="eastAsia"/>
                <w:sz w:val="20"/>
                <w:szCs w:val="20"/>
              </w:rPr>
              <w:t>기반할</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w:t>
            </w:r>
            <w:r w:rsidRPr="009A2958">
              <w:rPr>
                <w:rFonts w:cs="Times New Roman"/>
                <w:sz w:val="20"/>
                <w:szCs w:val="20"/>
              </w:rPr>
              <w:t>까지</w:t>
            </w:r>
            <w:r w:rsidRPr="009A2958">
              <w:rPr>
                <w:rFonts w:cs="Times New Roman"/>
                <w:sz w:val="20"/>
                <w:szCs w:val="20"/>
              </w:rPr>
              <w:t xml:space="preserve"> </w:t>
            </w:r>
            <w:r w:rsidRPr="009A2958">
              <w:rPr>
                <w:rFonts w:cs="Times New Roman"/>
                <w:sz w:val="20"/>
                <w:szCs w:val="20"/>
              </w:rPr>
              <w:t>부과될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있으나</w:t>
            </w:r>
            <w:r w:rsidRPr="009A2958">
              <w:rPr>
                <w:rFonts w:cs="Times New Roman"/>
                <w:sz w:val="20"/>
                <w:szCs w:val="20"/>
              </w:rPr>
              <w:t xml:space="preserve">, </w:t>
            </w:r>
            <w:r w:rsidRPr="009A2958">
              <w:rPr>
                <w:rFonts w:cs="Times New Roman"/>
                <w:sz w:val="20"/>
                <w:szCs w:val="20"/>
              </w:rPr>
              <w:t>심사보고서상</w:t>
            </w:r>
            <w:r w:rsidRPr="009A2958">
              <w:rPr>
                <w:rFonts w:cs="Times New Roman"/>
                <w:sz w:val="20"/>
                <w:szCs w:val="20"/>
              </w:rPr>
              <w:t xml:space="preserve"> </w:t>
            </w:r>
            <w:r w:rsidRPr="009A2958">
              <w:rPr>
                <w:rFonts w:cs="Times New Roman"/>
                <w:sz w:val="20"/>
                <w:szCs w:val="20"/>
              </w:rPr>
              <w:t>과징금이</w:t>
            </w:r>
            <w:r w:rsidRPr="009A2958">
              <w:rPr>
                <w:rFonts w:cs="Times New Roman"/>
                <w:sz w:val="20"/>
                <w:szCs w:val="20"/>
              </w:rPr>
              <w:t xml:space="preserve"> </w:t>
            </w:r>
            <w:r w:rsidRPr="009A2958">
              <w:rPr>
                <w:rFonts w:cs="Times New Roman"/>
                <w:sz w:val="20"/>
                <w:szCs w:val="20"/>
              </w:rPr>
              <w:t>그대로</w:t>
            </w:r>
            <w:r w:rsidRPr="009A2958">
              <w:rPr>
                <w:rFonts w:cs="Times New Roman"/>
                <w:sz w:val="20"/>
                <w:szCs w:val="20"/>
              </w:rPr>
              <w:t xml:space="preserve"> </w:t>
            </w:r>
            <w:r w:rsidRPr="009A2958">
              <w:rPr>
                <w:rFonts w:cs="Times New Roman"/>
                <w:sz w:val="20"/>
                <w:szCs w:val="20"/>
              </w:rPr>
              <w:t>확정되는</w:t>
            </w:r>
            <w:r w:rsidRPr="009A2958">
              <w:rPr>
                <w:rFonts w:cs="Times New Roman"/>
                <w:sz w:val="20"/>
                <w:szCs w:val="20"/>
              </w:rPr>
              <w:t xml:space="preserve"> </w:t>
            </w:r>
            <w:r w:rsidRPr="009A2958">
              <w:rPr>
                <w:rFonts w:cs="Times New Roman"/>
                <w:sz w:val="20"/>
                <w:szCs w:val="20"/>
              </w:rPr>
              <w:t>경우가</w:t>
            </w:r>
            <w:r w:rsidRPr="009A2958">
              <w:rPr>
                <w:rFonts w:cs="Times New Roman"/>
                <w:sz w:val="20"/>
                <w:szCs w:val="20"/>
              </w:rPr>
              <w:t xml:space="preserve"> </w:t>
            </w:r>
            <w:r w:rsidRPr="009A2958">
              <w:rPr>
                <w:rFonts w:cs="Times New Roman"/>
                <w:sz w:val="20"/>
                <w:szCs w:val="20"/>
              </w:rPr>
              <w:t>드물고</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적극적으로</w:t>
            </w:r>
            <w:r w:rsidRPr="009A2958">
              <w:rPr>
                <w:rFonts w:cs="Times New Roman"/>
                <w:sz w:val="20"/>
                <w:szCs w:val="20"/>
              </w:rPr>
              <w:t xml:space="preserve"> </w:t>
            </w:r>
            <w:r w:rsidRPr="009A2958">
              <w:rPr>
                <w:rFonts w:cs="Times New Roman"/>
                <w:sz w:val="20"/>
                <w:szCs w:val="20"/>
              </w:rPr>
              <w:t>다투고</w:t>
            </w:r>
            <w:r w:rsidRPr="009A2958">
              <w:rPr>
                <w:rFonts w:cs="Times New Roman"/>
                <w:sz w:val="20"/>
                <w:szCs w:val="20"/>
              </w:rPr>
              <w:t xml:space="preserve"> </w:t>
            </w:r>
            <w:r w:rsidRPr="009A2958">
              <w:rPr>
                <w:rFonts w:cs="Times New Roman"/>
                <w:sz w:val="20"/>
                <w:szCs w:val="20"/>
              </w:rPr>
              <w:t>있으므로</w:t>
            </w:r>
            <w:r w:rsidRPr="009A2958">
              <w:rPr>
                <w:rFonts w:cs="Times New Roman"/>
                <w:sz w:val="20"/>
                <w:szCs w:val="20"/>
              </w:rPr>
              <w:t xml:space="preserve"> </w:t>
            </w:r>
            <w:r w:rsidRPr="009A2958">
              <w:rPr>
                <w:rFonts w:cs="Times New Roman"/>
                <w:sz w:val="20"/>
                <w:szCs w:val="20"/>
              </w:rPr>
              <w:t>현재로서는</w:t>
            </w:r>
            <w:r w:rsidRPr="009A2958">
              <w:rPr>
                <w:rFonts w:cs="Times New Roman"/>
                <w:sz w:val="20"/>
                <w:szCs w:val="20"/>
              </w:rPr>
              <w:t xml:space="preserve"> </w:t>
            </w:r>
            <w:r w:rsidRPr="009A2958">
              <w:rPr>
                <w:rFonts w:cs="Times New Roman"/>
                <w:sz w:val="20"/>
                <w:szCs w:val="20"/>
              </w:rPr>
              <w:t>정확한</w:t>
            </w:r>
            <w:r w:rsidRPr="009A2958">
              <w:rPr>
                <w:rFonts w:cs="Times New Roman"/>
                <w:sz w:val="20"/>
                <w:szCs w:val="20"/>
              </w:rPr>
              <w:t xml:space="preserve"> </w:t>
            </w:r>
            <w:r w:rsidRPr="009A2958">
              <w:rPr>
                <w:rFonts w:cs="Times New Roman"/>
                <w:sz w:val="20"/>
                <w:szCs w:val="20"/>
              </w:rPr>
              <w:t>과징금을</w:t>
            </w:r>
            <w:r w:rsidRPr="009A2958">
              <w:rPr>
                <w:rFonts w:cs="Times New Roman"/>
                <w:sz w:val="20"/>
                <w:szCs w:val="20"/>
              </w:rPr>
              <w:t xml:space="preserve"> </w:t>
            </w:r>
            <w:r w:rsidRPr="009A2958">
              <w:rPr>
                <w:rFonts w:cs="Times New Roman"/>
                <w:sz w:val="20"/>
                <w:szCs w:val="20"/>
              </w:rPr>
              <w:t>예상하기는</w:t>
            </w:r>
            <w:r w:rsidRPr="009A2958">
              <w:rPr>
                <w:rFonts w:cs="Times New Roman"/>
                <w:sz w:val="20"/>
                <w:szCs w:val="20"/>
              </w:rPr>
              <w:t xml:space="preserve"> </w:t>
            </w:r>
            <w:r w:rsidRPr="009A2958">
              <w:rPr>
                <w:rFonts w:cs="Times New Roman"/>
                <w:sz w:val="20"/>
                <w:szCs w:val="20"/>
              </w:rPr>
              <w:t>어려움</w:t>
            </w:r>
            <w:r w:rsidRPr="009A2958">
              <w:rPr>
                <w:rFonts w:cs="Times New Roman"/>
                <w:sz w:val="20"/>
                <w:szCs w:val="20"/>
              </w:rPr>
              <w:t xml:space="preserve">. </w:t>
            </w:r>
          </w:p>
        </w:tc>
      </w:tr>
      <w:tr w:rsidR="005335C7" w:rsidRPr="009A2958" w14:paraId="0753C836" w14:textId="77777777" w:rsidTr="00061A1F">
        <w:trPr>
          <w:trHeight w:val="132"/>
        </w:trPr>
        <w:tc>
          <w:tcPr>
            <w:tcW w:w="619" w:type="pct"/>
          </w:tcPr>
          <w:p w14:paraId="6EC50E6F" w14:textId="02E50CA8"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27" w:name="_Toc108480409"/>
            <w:bookmarkStart w:id="28" w:name="_Toc108512965"/>
            <w:r w:rsidRPr="00250EEB">
              <w:rPr>
                <w:rFonts w:cs="Times New Roman"/>
                <w:b/>
                <w:color w:val="404040" w:themeColor="text1" w:themeTint="BF"/>
                <w:kern w:val="0"/>
                <w:sz w:val="20"/>
                <w:szCs w:val="20"/>
              </w:rPr>
              <w:lastRenderedPageBreak/>
              <w:t>공정거래위원회</w:t>
            </w:r>
            <w:r>
              <w:rPr>
                <w:rFonts w:cs="Times New Roman"/>
                <w:b/>
                <w:color w:val="404040" w:themeColor="text1" w:themeTint="BF"/>
                <w:kern w:val="0"/>
                <w:sz w:val="20"/>
                <w:szCs w:val="20"/>
              </w:rPr>
              <w:br/>
            </w:r>
            <w:r w:rsidRPr="00B423A2">
              <w:rPr>
                <w:rFonts w:cs="Times New Roman"/>
                <w:b/>
                <w:color w:val="404040" w:themeColor="text1" w:themeTint="BF"/>
                <w:kern w:val="0"/>
                <w:sz w:val="20"/>
                <w:szCs w:val="20"/>
              </w:rPr>
              <w:t>‘</w:t>
            </w:r>
            <w:r w:rsidRPr="00B423A2">
              <w:rPr>
                <w:rFonts w:cs="Times New Roman"/>
                <w:b/>
                <w:color w:val="404040" w:themeColor="text1" w:themeTint="BF"/>
                <w:kern w:val="0"/>
                <w:sz w:val="20"/>
                <w:szCs w:val="20"/>
              </w:rPr>
              <w:t>타사</w:t>
            </w:r>
            <w:r w:rsidRPr="00B423A2">
              <w:rPr>
                <w:rFonts w:cs="Times New Roman"/>
                <w:b/>
                <w:color w:val="404040" w:themeColor="text1" w:themeTint="BF"/>
                <w:kern w:val="0"/>
                <w:sz w:val="20"/>
                <w:szCs w:val="20"/>
              </w:rPr>
              <w:t xml:space="preserve"> </w:t>
            </w:r>
            <w:r w:rsidRPr="00B423A2">
              <w:rPr>
                <w:rFonts w:cs="Times New Roman"/>
                <w:b/>
                <w:color w:val="404040" w:themeColor="text1" w:themeTint="BF"/>
                <w:kern w:val="0"/>
                <w:sz w:val="20"/>
                <w:szCs w:val="20"/>
              </w:rPr>
              <w:t>택시</w:t>
            </w:r>
            <w:r w:rsidRPr="00B423A2">
              <w:rPr>
                <w:rFonts w:cs="Times New Roman"/>
                <w:b/>
                <w:color w:val="404040" w:themeColor="text1" w:themeTint="BF"/>
                <w:kern w:val="0"/>
                <w:sz w:val="20"/>
                <w:szCs w:val="20"/>
              </w:rPr>
              <w:t xml:space="preserve"> </w:t>
            </w:r>
            <w:r w:rsidRPr="00B423A2">
              <w:rPr>
                <w:rFonts w:cs="Times New Roman"/>
                <w:b/>
                <w:color w:val="404040" w:themeColor="text1" w:themeTint="BF"/>
                <w:kern w:val="0"/>
                <w:sz w:val="20"/>
                <w:szCs w:val="20"/>
              </w:rPr>
              <w:t>호출</w:t>
            </w:r>
            <w:r w:rsidRPr="00B423A2">
              <w:rPr>
                <w:rFonts w:cs="Times New Roman"/>
                <w:b/>
                <w:color w:val="404040" w:themeColor="text1" w:themeTint="BF"/>
                <w:kern w:val="0"/>
                <w:sz w:val="20"/>
                <w:szCs w:val="20"/>
              </w:rPr>
              <w:t xml:space="preserve"> </w:t>
            </w:r>
            <w:r w:rsidRPr="00B423A2">
              <w:rPr>
                <w:rFonts w:cs="Times New Roman"/>
                <w:b/>
                <w:color w:val="404040" w:themeColor="text1" w:themeTint="BF"/>
                <w:kern w:val="0"/>
                <w:sz w:val="20"/>
                <w:szCs w:val="20"/>
              </w:rPr>
              <w:t>차단</w:t>
            </w:r>
            <w:r w:rsidRPr="00B423A2">
              <w:rPr>
                <w:rFonts w:cs="Times New Roman"/>
                <w:b/>
                <w:color w:val="404040" w:themeColor="text1" w:themeTint="BF"/>
                <w:kern w:val="0"/>
                <w:sz w:val="20"/>
                <w:szCs w:val="20"/>
              </w:rPr>
              <w:t>’</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조사</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관련</w:t>
            </w:r>
            <w:bookmarkEnd w:id="27"/>
            <w:bookmarkEnd w:id="28"/>
          </w:p>
        </w:tc>
        <w:tc>
          <w:tcPr>
            <w:tcW w:w="26" w:type="pct"/>
            <w:tcBorders>
              <w:top w:val="nil"/>
              <w:bottom w:val="nil"/>
            </w:tcBorders>
          </w:tcPr>
          <w:p w14:paraId="18C7A340"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3DCE8985" w14:textId="77777777" w:rsidR="005335C7"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2021</w:t>
            </w:r>
            <w:r w:rsidRPr="009A2958">
              <w:rPr>
                <w:rFonts w:cs="Times New Roman"/>
                <w:sz w:val="20"/>
                <w:szCs w:val="20"/>
              </w:rPr>
              <w:t>년</w:t>
            </w:r>
            <w:r w:rsidRPr="009A2958">
              <w:rPr>
                <w:rFonts w:cs="Times New Roman"/>
                <w:sz w:val="20"/>
                <w:szCs w:val="20"/>
              </w:rPr>
              <w:t xml:space="preserve"> 3</w:t>
            </w:r>
            <w:r w:rsidRPr="009A2958">
              <w:rPr>
                <w:rFonts w:cs="Times New Roman"/>
                <w:sz w:val="20"/>
                <w:szCs w:val="20"/>
              </w:rPr>
              <w:t>월</w:t>
            </w:r>
            <w:r w:rsidRPr="009A2958">
              <w:rPr>
                <w:rFonts w:cs="Times New Roman"/>
                <w:sz w:val="20"/>
                <w:szCs w:val="20"/>
              </w:rPr>
              <w:t xml:space="preserve"> </w:t>
            </w:r>
            <w:r w:rsidRPr="009A2958">
              <w:rPr>
                <w:rFonts w:cs="Times New Roman"/>
                <w:sz w:val="20"/>
                <w:szCs w:val="20"/>
              </w:rPr>
              <w:t>사업제휴</w:t>
            </w:r>
            <w:r w:rsidRPr="009A2958">
              <w:rPr>
                <w:rFonts w:cs="Times New Roman"/>
                <w:sz w:val="20"/>
                <w:szCs w:val="20"/>
              </w:rPr>
              <w:t xml:space="preserve"> </w:t>
            </w:r>
            <w:r w:rsidRPr="009A2958">
              <w:rPr>
                <w:rFonts w:cs="Times New Roman"/>
                <w:sz w:val="20"/>
                <w:szCs w:val="20"/>
              </w:rPr>
              <w:t>계약을</w:t>
            </w:r>
            <w:r w:rsidRPr="009A2958">
              <w:rPr>
                <w:rFonts w:cs="Times New Roman"/>
                <w:sz w:val="20"/>
                <w:szCs w:val="20"/>
              </w:rPr>
              <w:t xml:space="preserve"> </w:t>
            </w:r>
            <w:r w:rsidRPr="009A2958">
              <w:rPr>
                <w:rFonts w:cs="Times New Roman"/>
                <w:sz w:val="20"/>
                <w:szCs w:val="20"/>
              </w:rPr>
              <w:t>맺지</w:t>
            </w:r>
            <w:r w:rsidRPr="009A2958">
              <w:rPr>
                <w:rFonts w:cs="Times New Roman"/>
                <w:sz w:val="20"/>
                <w:szCs w:val="20"/>
              </w:rPr>
              <w:t xml:space="preserve"> </w:t>
            </w:r>
            <w:r w:rsidRPr="009A2958">
              <w:rPr>
                <w:rFonts w:cs="Times New Roman"/>
                <w:sz w:val="20"/>
                <w:szCs w:val="20"/>
              </w:rPr>
              <w:t>않은</w:t>
            </w:r>
            <w:r w:rsidRPr="009A2958">
              <w:rPr>
                <w:rFonts w:cs="Times New Roman"/>
                <w:sz w:val="20"/>
                <w:szCs w:val="20"/>
              </w:rPr>
              <w:t xml:space="preserve"> </w:t>
            </w:r>
            <w:r w:rsidRPr="009A2958">
              <w:rPr>
                <w:rFonts w:cs="Times New Roman"/>
                <w:sz w:val="20"/>
                <w:szCs w:val="20"/>
              </w:rPr>
              <w:t>다른</w:t>
            </w:r>
            <w:r w:rsidRPr="009A2958">
              <w:rPr>
                <w:rFonts w:cs="Times New Roman"/>
                <w:sz w:val="20"/>
                <w:szCs w:val="20"/>
              </w:rPr>
              <w:t xml:space="preserve"> </w:t>
            </w:r>
            <w:r w:rsidRPr="009A2958">
              <w:rPr>
                <w:rFonts w:cs="Times New Roman"/>
                <w:sz w:val="20"/>
                <w:szCs w:val="20"/>
              </w:rPr>
              <w:t>가맹택시사업자의</w:t>
            </w:r>
            <w:r w:rsidRPr="009A2958">
              <w:rPr>
                <w:rFonts w:cs="Times New Roman"/>
                <w:sz w:val="20"/>
                <w:szCs w:val="20"/>
              </w:rPr>
              <w:t xml:space="preserve"> </w:t>
            </w:r>
            <w:r w:rsidRPr="009A2958">
              <w:rPr>
                <w:rFonts w:cs="Times New Roman"/>
                <w:sz w:val="20"/>
                <w:szCs w:val="20"/>
              </w:rPr>
              <w:t>가맹택시를</w:t>
            </w:r>
            <w:r w:rsidRPr="009A2958">
              <w:rPr>
                <w:rFonts w:cs="Times New Roman"/>
                <w:sz w:val="20"/>
                <w:szCs w:val="20"/>
              </w:rPr>
              <w:t xml:space="preserve"> </w:t>
            </w:r>
            <w:r w:rsidRPr="009A2958">
              <w:rPr>
                <w:rFonts w:cs="Times New Roman"/>
                <w:sz w:val="20"/>
                <w:szCs w:val="20"/>
              </w:rPr>
              <w:t>대상으로</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 T </w:t>
            </w:r>
            <w:r w:rsidRPr="009A2958">
              <w:rPr>
                <w:rFonts w:cs="Times New Roman"/>
                <w:sz w:val="20"/>
                <w:szCs w:val="20"/>
              </w:rPr>
              <w:t>앱을</w:t>
            </w:r>
            <w:r w:rsidRPr="009A2958">
              <w:rPr>
                <w:rFonts w:cs="Times New Roman"/>
                <w:sz w:val="20"/>
                <w:szCs w:val="20"/>
              </w:rPr>
              <w:t xml:space="preserve"> </w:t>
            </w:r>
            <w:r w:rsidRPr="009A2958">
              <w:rPr>
                <w:rFonts w:cs="Times New Roman"/>
                <w:sz w:val="20"/>
                <w:szCs w:val="20"/>
              </w:rPr>
              <w:t>통한</w:t>
            </w:r>
            <w:r w:rsidRPr="009A2958">
              <w:rPr>
                <w:rFonts w:cs="Times New Roman"/>
                <w:sz w:val="20"/>
                <w:szCs w:val="20"/>
              </w:rPr>
              <w:t xml:space="preserve"> </w:t>
            </w:r>
            <w:r w:rsidRPr="009A2958">
              <w:rPr>
                <w:rFonts w:cs="Times New Roman"/>
                <w:sz w:val="20"/>
                <w:szCs w:val="20"/>
              </w:rPr>
              <w:t>일반</w:t>
            </w:r>
            <w:r w:rsidRPr="009A2958">
              <w:rPr>
                <w:rFonts w:cs="Times New Roman"/>
                <w:sz w:val="20"/>
                <w:szCs w:val="20"/>
              </w:rPr>
              <w:t xml:space="preserve"> </w:t>
            </w:r>
            <w:r w:rsidRPr="009A2958">
              <w:rPr>
                <w:rFonts w:cs="Times New Roman"/>
                <w:sz w:val="20"/>
                <w:szCs w:val="20"/>
              </w:rPr>
              <w:t>택시호출을</w:t>
            </w:r>
            <w:r w:rsidRPr="009A2958">
              <w:rPr>
                <w:rFonts w:cs="Times New Roman"/>
                <w:sz w:val="20"/>
                <w:szCs w:val="20"/>
              </w:rPr>
              <w:t xml:space="preserve"> </w:t>
            </w:r>
            <w:r w:rsidRPr="009A2958">
              <w:rPr>
                <w:rFonts w:cs="Times New Roman"/>
                <w:sz w:val="20"/>
                <w:szCs w:val="20"/>
              </w:rPr>
              <w:t>중단하였고</w:t>
            </w:r>
            <w:r w:rsidRPr="009A2958">
              <w:rPr>
                <w:rFonts w:cs="Times New Roman"/>
                <w:sz w:val="20"/>
                <w:szCs w:val="20"/>
              </w:rPr>
              <w:t xml:space="preserve">, </w:t>
            </w:r>
            <w:r w:rsidRPr="009A2958">
              <w:rPr>
                <w:rFonts w:cs="Times New Roman"/>
                <w:sz w:val="20"/>
                <w:szCs w:val="20"/>
              </w:rPr>
              <w:t>이에</w:t>
            </w:r>
            <w:r w:rsidRPr="009A2958">
              <w:rPr>
                <w:rFonts w:cs="Times New Roman"/>
                <w:sz w:val="20"/>
                <w:szCs w:val="20"/>
              </w:rPr>
              <w:t xml:space="preserve"> </w:t>
            </w:r>
            <w:r w:rsidRPr="009A2958">
              <w:rPr>
                <w:rFonts w:cs="Times New Roman"/>
                <w:sz w:val="20"/>
                <w:szCs w:val="20"/>
              </w:rPr>
              <w:t>대해</w:t>
            </w:r>
            <w:r w:rsidRPr="009A2958">
              <w:rPr>
                <w:rFonts w:cs="Times New Roman"/>
                <w:sz w:val="20"/>
                <w:szCs w:val="20"/>
              </w:rPr>
              <w:t xml:space="preserve"> </w:t>
            </w:r>
            <w:r w:rsidRPr="009A2958">
              <w:rPr>
                <w:rFonts w:cs="Times New Roman"/>
                <w:sz w:val="20"/>
                <w:szCs w:val="20"/>
              </w:rPr>
              <w:t>우티</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다른</w:t>
            </w:r>
            <w:r w:rsidRPr="009A2958">
              <w:rPr>
                <w:rFonts w:cs="Times New Roman"/>
                <w:sz w:val="20"/>
                <w:szCs w:val="20"/>
              </w:rPr>
              <w:t xml:space="preserve"> </w:t>
            </w:r>
            <w:r w:rsidRPr="009A2958">
              <w:rPr>
                <w:rFonts w:cs="Times New Roman"/>
                <w:sz w:val="20"/>
                <w:szCs w:val="20"/>
              </w:rPr>
              <w:t>가맹택시가</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앱상</w:t>
            </w:r>
            <w:r w:rsidRPr="009A2958">
              <w:rPr>
                <w:rFonts w:cs="Times New Roman"/>
                <w:sz w:val="20"/>
                <w:szCs w:val="20"/>
              </w:rPr>
              <w:t xml:space="preserve"> </w:t>
            </w:r>
            <w:r w:rsidRPr="009A2958">
              <w:rPr>
                <w:rFonts w:cs="Times New Roman"/>
                <w:sz w:val="20"/>
                <w:szCs w:val="20"/>
              </w:rPr>
              <w:t>택시</w:t>
            </w:r>
            <w:r w:rsidRPr="009A2958">
              <w:rPr>
                <w:rFonts w:cs="Times New Roman"/>
                <w:sz w:val="20"/>
                <w:szCs w:val="20"/>
              </w:rPr>
              <w:t xml:space="preserve"> </w:t>
            </w:r>
            <w:r w:rsidRPr="009A2958">
              <w:rPr>
                <w:rFonts w:cs="Times New Roman"/>
                <w:sz w:val="20"/>
                <w:szCs w:val="20"/>
              </w:rPr>
              <w:t>호출을</w:t>
            </w:r>
            <w:r w:rsidRPr="009A2958">
              <w:rPr>
                <w:rFonts w:cs="Times New Roman"/>
                <w:sz w:val="20"/>
                <w:szCs w:val="20"/>
              </w:rPr>
              <w:t xml:space="preserve"> </w:t>
            </w:r>
            <w:r w:rsidRPr="009A2958">
              <w:rPr>
                <w:rFonts w:cs="Times New Roman"/>
                <w:sz w:val="20"/>
                <w:szCs w:val="20"/>
              </w:rPr>
              <w:t>받아</w:t>
            </w:r>
            <w:r w:rsidRPr="009A2958">
              <w:rPr>
                <w:rFonts w:cs="Times New Roman"/>
                <w:sz w:val="20"/>
                <w:szCs w:val="20"/>
              </w:rPr>
              <w:t xml:space="preserve"> </w:t>
            </w:r>
            <w:r w:rsidRPr="009A2958">
              <w:rPr>
                <w:rFonts w:cs="Times New Roman"/>
                <w:sz w:val="20"/>
                <w:szCs w:val="20"/>
              </w:rPr>
              <w:t>운행하는</w:t>
            </w:r>
            <w:r w:rsidRPr="009A2958">
              <w:rPr>
                <w:rFonts w:cs="Times New Roman"/>
                <w:sz w:val="20"/>
                <w:szCs w:val="20"/>
              </w:rPr>
              <w:t xml:space="preserve"> </w:t>
            </w:r>
            <w:r w:rsidRPr="009A2958">
              <w:rPr>
                <w:rFonts w:cs="Times New Roman"/>
                <w:sz w:val="20"/>
                <w:szCs w:val="20"/>
              </w:rPr>
              <w:t>것을</w:t>
            </w:r>
            <w:r w:rsidRPr="009A2958">
              <w:rPr>
                <w:rFonts w:cs="Times New Roman"/>
                <w:sz w:val="20"/>
                <w:szCs w:val="20"/>
              </w:rPr>
              <w:t xml:space="preserve"> </w:t>
            </w:r>
            <w:r w:rsidRPr="009A2958">
              <w:rPr>
                <w:rFonts w:cs="Times New Roman"/>
                <w:sz w:val="20"/>
                <w:szCs w:val="20"/>
              </w:rPr>
              <w:t>금지함</w:t>
            </w:r>
            <w:r w:rsidRPr="009A2958">
              <w:rPr>
                <w:rFonts w:cs="Times New Roman"/>
                <w:sz w:val="20"/>
                <w:szCs w:val="20"/>
              </w:rPr>
              <w:t xml:space="preserve">. </w:t>
            </w:r>
          </w:p>
          <w:p w14:paraId="377E80CB"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참여연대</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시민단체는</w:t>
            </w:r>
            <w:r w:rsidRPr="009A2958">
              <w:rPr>
                <w:rFonts w:cs="Times New Roman"/>
                <w:sz w:val="20"/>
                <w:szCs w:val="20"/>
              </w:rPr>
              <w:t xml:space="preserve"> 2021</w:t>
            </w:r>
            <w:r w:rsidRPr="009A2958">
              <w:rPr>
                <w:rFonts w:cs="Times New Roman"/>
                <w:sz w:val="20"/>
                <w:szCs w:val="20"/>
              </w:rPr>
              <w:t>년</w:t>
            </w:r>
            <w:r w:rsidRPr="009A2958">
              <w:rPr>
                <w:rFonts w:cs="Times New Roman"/>
                <w:sz w:val="20"/>
                <w:szCs w:val="20"/>
              </w:rPr>
              <w:t xml:space="preserve"> 9</w:t>
            </w:r>
            <w:r w:rsidRPr="009A2958">
              <w:rPr>
                <w:rFonts w:cs="Times New Roman"/>
                <w:sz w:val="20"/>
                <w:szCs w:val="20"/>
              </w:rPr>
              <w:t>월</w:t>
            </w:r>
            <w:r w:rsidRPr="009A2958">
              <w:rPr>
                <w:rFonts w:cs="Times New Roman"/>
                <w:sz w:val="20"/>
                <w:szCs w:val="20"/>
              </w:rPr>
              <w:t xml:space="preserve"> </w:t>
            </w:r>
            <w:r w:rsidRPr="009A2958">
              <w:rPr>
                <w:rFonts w:cs="Times New Roman"/>
                <w:sz w:val="20"/>
                <w:szCs w:val="20"/>
              </w:rPr>
              <w:t>대상회사</w:t>
            </w:r>
            <w:r>
              <w:rPr>
                <w:rFonts w:cs="Times New Roman" w:hint="eastAsia"/>
                <w:sz w:val="20"/>
                <w:szCs w:val="20"/>
              </w:rPr>
              <w:t>가</w:t>
            </w:r>
            <w:r w:rsidRPr="009A2958">
              <w:rPr>
                <w:rFonts w:cs="Times New Roman"/>
                <w:sz w:val="20"/>
                <w:szCs w:val="20"/>
              </w:rPr>
              <w:t xml:space="preserve"> </w:t>
            </w:r>
            <w:r w:rsidRPr="009A2958">
              <w:rPr>
                <w:rFonts w:cs="Times New Roman"/>
                <w:sz w:val="20"/>
                <w:szCs w:val="20"/>
              </w:rPr>
              <w:t>시장지배적지위를</w:t>
            </w:r>
            <w:r w:rsidRPr="009A2958">
              <w:rPr>
                <w:rFonts w:cs="Times New Roman"/>
                <w:sz w:val="20"/>
                <w:szCs w:val="20"/>
              </w:rPr>
              <w:t xml:space="preserve"> </w:t>
            </w:r>
            <w:r w:rsidRPr="009A2958">
              <w:rPr>
                <w:rFonts w:cs="Times New Roman"/>
                <w:sz w:val="20"/>
                <w:szCs w:val="20"/>
              </w:rPr>
              <w:t>남용하여</w:t>
            </w:r>
            <w:r w:rsidRPr="009A2958">
              <w:rPr>
                <w:rFonts w:cs="Times New Roman"/>
                <w:sz w:val="20"/>
                <w:szCs w:val="20"/>
              </w:rPr>
              <w:t xml:space="preserve"> </w:t>
            </w:r>
            <w:r w:rsidRPr="009A2958">
              <w:rPr>
                <w:rFonts w:cs="Times New Roman"/>
                <w:sz w:val="20"/>
                <w:szCs w:val="20"/>
              </w:rPr>
              <w:t>다른</w:t>
            </w:r>
            <w:r w:rsidRPr="009A2958">
              <w:rPr>
                <w:rFonts w:cs="Times New Roman"/>
                <w:sz w:val="20"/>
                <w:szCs w:val="20"/>
              </w:rPr>
              <w:t xml:space="preserve"> </w:t>
            </w:r>
            <w:r w:rsidRPr="009A2958">
              <w:rPr>
                <w:rFonts w:cs="Times New Roman"/>
                <w:sz w:val="20"/>
                <w:szCs w:val="20"/>
              </w:rPr>
              <w:t>가맹택시사업자들의</w:t>
            </w:r>
            <w:r w:rsidRPr="009A2958">
              <w:rPr>
                <w:rFonts w:cs="Times New Roman"/>
                <w:sz w:val="20"/>
                <w:szCs w:val="20"/>
              </w:rPr>
              <w:t xml:space="preserve"> </w:t>
            </w:r>
            <w:r w:rsidRPr="009A2958">
              <w:rPr>
                <w:rFonts w:cs="Times New Roman"/>
                <w:sz w:val="20"/>
                <w:szCs w:val="20"/>
              </w:rPr>
              <w:t>사업활동을</w:t>
            </w:r>
            <w:r w:rsidRPr="009A2958">
              <w:rPr>
                <w:rFonts w:cs="Times New Roman"/>
                <w:sz w:val="20"/>
                <w:szCs w:val="20"/>
              </w:rPr>
              <w:t xml:space="preserve"> </w:t>
            </w:r>
            <w:r w:rsidRPr="009A2958">
              <w:rPr>
                <w:rFonts w:cs="Times New Roman"/>
                <w:sz w:val="20"/>
                <w:szCs w:val="20"/>
              </w:rPr>
              <w:t>부당하게</w:t>
            </w:r>
            <w:r w:rsidRPr="009A2958">
              <w:rPr>
                <w:rFonts w:cs="Times New Roman"/>
                <w:sz w:val="20"/>
                <w:szCs w:val="20"/>
              </w:rPr>
              <w:t xml:space="preserve"> </w:t>
            </w:r>
            <w:r w:rsidRPr="009A2958">
              <w:rPr>
                <w:rFonts w:cs="Times New Roman"/>
                <w:sz w:val="20"/>
                <w:szCs w:val="20"/>
              </w:rPr>
              <w:t>방해하고</w:t>
            </w:r>
            <w:r w:rsidRPr="009A2958">
              <w:rPr>
                <w:rFonts w:cs="Times New Roman"/>
                <w:sz w:val="20"/>
                <w:szCs w:val="20"/>
              </w:rPr>
              <w:t xml:space="preserve"> </w:t>
            </w:r>
            <w:r w:rsidRPr="009A2958">
              <w:rPr>
                <w:rFonts w:cs="Times New Roman"/>
                <w:sz w:val="20"/>
                <w:szCs w:val="20"/>
              </w:rPr>
              <w:t>있다는</w:t>
            </w:r>
            <w:r w:rsidRPr="009A2958">
              <w:rPr>
                <w:rFonts w:cs="Times New Roman"/>
                <w:sz w:val="20"/>
                <w:szCs w:val="20"/>
              </w:rPr>
              <w:t xml:space="preserve"> </w:t>
            </w:r>
            <w:r w:rsidRPr="009A2958">
              <w:rPr>
                <w:rFonts w:cs="Times New Roman"/>
                <w:sz w:val="20"/>
                <w:szCs w:val="20"/>
              </w:rPr>
              <w:t>이유로</w:t>
            </w:r>
            <w:r w:rsidRPr="009A2958">
              <w:rPr>
                <w:rFonts w:cs="Times New Roman"/>
                <w:sz w:val="20"/>
                <w:szCs w:val="20"/>
              </w:rPr>
              <w:t xml:space="preserve"> </w:t>
            </w:r>
            <w:r w:rsidRPr="009A2958">
              <w:rPr>
                <w:rFonts w:cs="Times New Roman"/>
                <w:sz w:val="20"/>
                <w:szCs w:val="20"/>
              </w:rPr>
              <w:t>공정위에</w:t>
            </w:r>
            <w:r w:rsidRPr="009A2958">
              <w:rPr>
                <w:rFonts w:cs="Times New Roman"/>
                <w:sz w:val="20"/>
                <w:szCs w:val="20"/>
              </w:rPr>
              <w:t xml:space="preserve"> </w:t>
            </w:r>
            <w:r w:rsidRPr="009A2958">
              <w:rPr>
                <w:rFonts w:cs="Times New Roman"/>
                <w:sz w:val="20"/>
                <w:szCs w:val="20"/>
              </w:rPr>
              <w:t>신고하였으며</w:t>
            </w:r>
            <w:r w:rsidRPr="009A2958">
              <w:rPr>
                <w:rFonts w:cs="Times New Roman"/>
                <w:sz w:val="20"/>
                <w:szCs w:val="20"/>
              </w:rPr>
              <w:t xml:space="preserve">, </w:t>
            </w:r>
            <w:r w:rsidRPr="009A2958">
              <w:rPr>
                <w:rFonts w:cs="Times New Roman"/>
                <w:sz w:val="20"/>
                <w:szCs w:val="20"/>
              </w:rPr>
              <w:t>현재</w:t>
            </w:r>
            <w:r w:rsidRPr="009A2958">
              <w:rPr>
                <w:rFonts w:cs="Times New Roman"/>
                <w:sz w:val="20"/>
                <w:szCs w:val="20"/>
              </w:rPr>
              <w:t xml:space="preserve"> </w:t>
            </w:r>
            <w:r w:rsidRPr="009A2958">
              <w:rPr>
                <w:rFonts w:cs="Times New Roman"/>
                <w:sz w:val="20"/>
                <w:szCs w:val="20"/>
              </w:rPr>
              <w:t>공정위</w:t>
            </w:r>
            <w:r w:rsidRPr="009A2958">
              <w:rPr>
                <w:rFonts w:cs="Times New Roman"/>
                <w:sz w:val="20"/>
                <w:szCs w:val="20"/>
              </w:rPr>
              <w:t xml:space="preserve"> </w:t>
            </w:r>
            <w:r w:rsidRPr="009A2958">
              <w:rPr>
                <w:rFonts w:cs="Times New Roman"/>
                <w:sz w:val="20"/>
                <w:szCs w:val="20"/>
              </w:rPr>
              <w:t>조사가</w:t>
            </w:r>
            <w:r w:rsidRPr="009A2958">
              <w:rPr>
                <w:rFonts w:cs="Times New Roman"/>
                <w:sz w:val="20"/>
                <w:szCs w:val="20"/>
              </w:rPr>
              <w:t xml:space="preserve"> </w:t>
            </w:r>
            <w:r w:rsidRPr="009A2958">
              <w:rPr>
                <w:rFonts w:cs="Times New Roman"/>
                <w:sz w:val="20"/>
                <w:szCs w:val="20"/>
              </w:rPr>
              <w:t>진행</w:t>
            </w:r>
            <w:r w:rsidRPr="009A2958">
              <w:rPr>
                <w:rFonts w:cs="Times New Roman"/>
                <w:sz w:val="20"/>
                <w:szCs w:val="20"/>
              </w:rPr>
              <w:t xml:space="preserve"> </w:t>
            </w:r>
            <w:r w:rsidRPr="009A2958">
              <w:rPr>
                <w:rFonts w:cs="Times New Roman"/>
                <w:sz w:val="20"/>
                <w:szCs w:val="20"/>
              </w:rPr>
              <w:t>중이라고</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p>
        </w:tc>
        <w:tc>
          <w:tcPr>
            <w:tcW w:w="26" w:type="pct"/>
            <w:tcBorders>
              <w:top w:val="nil"/>
              <w:bottom w:val="nil"/>
            </w:tcBorders>
          </w:tcPr>
          <w:p w14:paraId="0B1FBE8C"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5BDDA952" w14:textId="08D081C0"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배차서비스를</w:t>
            </w:r>
            <w:r w:rsidRPr="009A2958">
              <w:rPr>
                <w:rFonts w:cs="Times New Roman"/>
                <w:sz w:val="20"/>
                <w:szCs w:val="20"/>
              </w:rPr>
              <w:t xml:space="preserve"> </w:t>
            </w:r>
            <w:r w:rsidRPr="009A2958">
              <w:rPr>
                <w:rFonts w:cs="Times New Roman"/>
                <w:sz w:val="20"/>
                <w:szCs w:val="20"/>
              </w:rPr>
              <w:t>받는</w:t>
            </w:r>
            <w:r w:rsidRPr="009A2958">
              <w:rPr>
                <w:rFonts w:cs="Times New Roman"/>
                <w:sz w:val="20"/>
                <w:szCs w:val="20"/>
              </w:rPr>
              <w:t xml:space="preserve"> </w:t>
            </w:r>
            <w:r w:rsidRPr="009A2958">
              <w:rPr>
                <w:rFonts w:cs="Times New Roman"/>
                <w:sz w:val="20"/>
                <w:szCs w:val="20"/>
              </w:rPr>
              <w:t>택시들로</w:t>
            </w:r>
            <w:r w:rsidRPr="009A2958">
              <w:rPr>
                <w:rFonts w:cs="Times New Roman"/>
                <w:sz w:val="20"/>
                <w:szCs w:val="20"/>
              </w:rPr>
              <w:t xml:space="preserve"> </w:t>
            </w:r>
            <w:r w:rsidRPr="009A2958">
              <w:rPr>
                <w:rFonts w:cs="Times New Roman"/>
                <w:sz w:val="20"/>
                <w:szCs w:val="20"/>
              </w:rPr>
              <w:t>하여금</w:t>
            </w:r>
            <w:r w:rsidRPr="009A2958">
              <w:rPr>
                <w:rFonts w:cs="Times New Roman"/>
                <w:sz w:val="20"/>
                <w:szCs w:val="20"/>
              </w:rPr>
              <w:t xml:space="preserve"> </w:t>
            </w:r>
            <w:r w:rsidRPr="009A2958">
              <w:rPr>
                <w:rFonts w:cs="Times New Roman"/>
                <w:sz w:val="20"/>
                <w:szCs w:val="20"/>
              </w:rPr>
              <w:t>다른</w:t>
            </w:r>
            <w:r w:rsidRPr="009A2958">
              <w:rPr>
                <w:rFonts w:cs="Times New Roman"/>
                <w:sz w:val="20"/>
                <w:szCs w:val="20"/>
              </w:rPr>
              <w:t xml:space="preserve"> </w:t>
            </w:r>
            <w:r w:rsidRPr="009A2958">
              <w:rPr>
                <w:rFonts w:cs="Times New Roman"/>
                <w:sz w:val="20"/>
                <w:szCs w:val="20"/>
              </w:rPr>
              <w:t>사업자와</w:t>
            </w:r>
            <w:r w:rsidRPr="009A2958">
              <w:rPr>
                <w:rFonts w:cs="Times New Roman"/>
                <w:sz w:val="20"/>
                <w:szCs w:val="20"/>
              </w:rPr>
              <w:t xml:space="preserve"> </w:t>
            </w:r>
            <w:r w:rsidRPr="009A2958">
              <w:rPr>
                <w:rFonts w:cs="Times New Roman"/>
                <w:sz w:val="20"/>
                <w:szCs w:val="20"/>
              </w:rPr>
              <w:t>거래하지</w:t>
            </w:r>
            <w:r w:rsidRPr="009A2958">
              <w:rPr>
                <w:rFonts w:cs="Times New Roman"/>
                <w:sz w:val="20"/>
                <w:szCs w:val="20"/>
              </w:rPr>
              <w:t xml:space="preserve"> </w:t>
            </w:r>
            <w:r w:rsidRPr="009A2958">
              <w:rPr>
                <w:rFonts w:cs="Times New Roman"/>
                <w:sz w:val="20"/>
                <w:szCs w:val="20"/>
              </w:rPr>
              <w:t>못하도록</w:t>
            </w:r>
            <w:r w:rsidRPr="009A2958">
              <w:rPr>
                <w:rFonts w:cs="Times New Roman"/>
                <w:sz w:val="20"/>
                <w:szCs w:val="20"/>
              </w:rPr>
              <w:t xml:space="preserve"> </w:t>
            </w:r>
            <w:r w:rsidRPr="009A2958">
              <w:rPr>
                <w:rFonts w:cs="Times New Roman"/>
                <w:sz w:val="20"/>
                <w:szCs w:val="20"/>
              </w:rPr>
              <w:t>한</w:t>
            </w:r>
            <w:r w:rsidRPr="009A2958">
              <w:rPr>
                <w:rFonts w:cs="Times New Roman"/>
                <w:sz w:val="20"/>
                <w:szCs w:val="20"/>
              </w:rPr>
              <w:t xml:space="preserve"> </w:t>
            </w:r>
            <w:r w:rsidRPr="009A2958">
              <w:rPr>
                <w:rFonts w:cs="Times New Roman"/>
                <w:sz w:val="20"/>
                <w:szCs w:val="20"/>
              </w:rPr>
              <w:t>것이</w:t>
            </w:r>
            <w:r w:rsidRPr="009A2958">
              <w:rPr>
                <w:rFonts w:cs="Times New Roman"/>
                <w:sz w:val="20"/>
                <w:szCs w:val="20"/>
              </w:rPr>
              <w:t xml:space="preserve"> </w:t>
            </w:r>
            <w:r w:rsidRPr="009A2958">
              <w:rPr>
                <w:rFonts w:cs="Times New Roman"/>
                <w:sz w:val="20"/>
                <w:szCs w:val="20"/>
              </w:rPr>
              <w:t>아니라</w:t>
            </w:r>
            <w:r w:rsidRPr="009A2958">
              <w:rPr>
                <w:rFonts w:cs="Times New Roman"/>
                <w:sz w:val="20"/>
                <w:szCs w:val="20"/>
              </w:rPr>
              <w:t xml:space="preserve">, </w:t>
            </w:r>
            <w:r w:rsidRPr="009A2958">
              <w:rPr>
                <w:rFonts w:cs="Times New Roman"/>
                <w:sz w:val="20"/>
                <w:szCs w:val="20"/>
              </w:rPr>
              <w:t>우티라는</w:t>
            </w:r>
            <w:r w:rsidRPr="009A2958">
              <w:rPr>
                <w:rFonts w:cs="Times New Roman"/>
                <w:sz w:val="20"/>
                <w:szCs w:val="20"/>
              </w:rPr>
              <w:t xml:space="preserve"> </w:t>
            </w:r>
            <w:r w:rsidRPr="009A2958">
              <w:rPr>
                <w:rFonts w:cs="Times New Roman"/>
                <w:sz w:val="20"/>
                <w:szCs w:val="20"/>
              </w:rPr>
              <w:t>특정사업자를</w:t>
            </w:r>
            <w:r w:rsidRPr="009A2958">
              <w:rPr>
                <w:rFonts w:cs="Times New Roman"/>
                <w:sz w:val="20"/>
                <w:szCs w:val="20"/>
              </w:rPr>
              <w:t xml:space="preserve"> </w:t>
            </w:r>
            <w:r w:rsidRPr="009A2958">
              <w:rPr>
                <w:rFonts w:cs="Times New Roman"/>
                <w:sz w:val="20"/>
                <w:szCs w:val="20"/>
              </w:rPr>
              <w:t>대상으로</w:t>
            </w:r>
            <w:r w:rsidRPr="009A2958">
              <w:rPr>
                <w:rFonts w:cs="Times New Roman"/>
                <w:sz w:val="20"/>
                <w:szCs w:val="20"/>
              </w:rPr>
              <w:t xml:space="preserve"> </w:t>
            </w:r>
            <w:r w:rsidRPr="009A2958">
              <w:rPr>
                <w:rFonts w:cs="Times New Roman"/>
                <w:sz w:val="20"/>
                <w:szCs w:val="20"/>
              </w:rPr>
              <w:t>배차서비스를</w:t>
            </w:r>
            <w:r w:rsidRPr="009A2958">
              <w:rPr>
                <w:rFonts w:cs="Times New Roman"/>
                <w:sz w:val="20"/>
                <w:szCs w:val="20"/>
              </w:rPr>
              <w:t xml:space="preserve"> </w:t>
            </w:r>
            <w:r w:rsidRPr="009A2958">
              <w:rPr>
                <w:rFonts w:cs="Times New Roman"/>
                <w:sz w:val="20"/>
                <w:szCs w:val="20"/>
              </w:rPr>
              <w:t>제공하지</w:t>
            </w:r>
            <w:r w:rsidRPr="009A2958">
              <w:rPr>
                <w:rFonts w:cs="Times New Roman"/>
                <w:sz w:val="20"/>
                <w:szCs w:val="20"/>
              </w:rPr>
              <w:t xml:space="preserve"> </w:t>
            </w:r>
            <w:r w:rsidRPr="009A2958">
              <w:rPr>
                <w:rFonts w:cs="Times New Roman"/>
                <w:sz w:val="20"/>
                <w:szCs w:val="20"/>
              </w:rPr>
              <w:t>않은</w:t>
            </w:r>
            <w:r w:rsidRPr="009A2958">
              <w:rPr>
                <w:rFonts w:cs="Times New Roman"/>
                <w:sz w:val="20"/>
                <w:szCs w:val="20"/>
              </w:rPr>
              <w:t xml:space="preserve"> </w:t>
            </w:r>
            <w:r w:rsidRPr="009A2958">
              <w:rPr>
                <w:rFonts w:cs="Times New Roman"/>
                <w:sz w:val="20"/>
                <w:szCs w:val="20"/>
              </w:rPr>
              <w:t>것이므로</w:t>
            </w:r>
            <w:r w:rsidRPr="009A2958">
              <w:rPr>
                <w:rFonts w:cs="Times New Roman"/>
                <w:sz w:val="20"/>
                <w:szCs w:val="20"/>
              </w:rPr>
              <w:t xml:space="preserve">, </w:t>
            </w:r>
            <w:r w:rsidRPr="009A2958">
              <w:rPr>
                <w:rFonts w:cs="Times New Roman"/>
                <w:sz w:val="20"/>
                <w:szCs w:val="20"/>
              </w:rPr>
              <w:t>시장지배적지위</w:t>
            </w:r>
            <w:r w:rsidRPr="009A2958">
              <w:rPr>
                <w:rFonts w:cs="Times New Roman"/>
                <w:sz w:val="20"/>
                <w:szCs w:val="20"/>
              </w:rPr>
              <w:t xml:space="preserve"> </w:t>
            </w:r>
            <w:r w:rsidRPr="009A2958">
              <w:rPr>
                <w:rFonts w:cs="Times New Roman"/>
                <w:sz w:val="20"/>
                <w:szCs w:val="20"/>
              </w:rPr>
              <w:t>남용행위</w:t>
            </w:r>
            <w:r w:rsidRPr="009A2958">
              <w:rPr>
                <w:rFonts w:cs="Times New Roman"/>
                <w:sz w:val="20"/>
                <w:szCs w:val="20"/>
              </w:rPr>
              <w:t>(</w:t>
            </w:r>
            <w:r w:rsidRPr="009A2958">
              <w:rPr>
                <w:rFonts w:cs="Times New Roman"/>
                <w:sz w:val="20"/>
                <w:szCs w:val="20"/>
              </w:rPr>
              <w:t>거래거절</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불공정거래행위</w:t>
            </w:r>
            <w:r w:rsidRPr="009A2958">
              <w:rPr>
                <w:rFonts w:cs="Times New Roman"/>
                <w:sz w:val="20"/>
                <w:szCs w:val="20"/>
              </w:rPr>
              <w:t>(</w:t>
            </w:r>
            <w:r w:rsidRPr="009A2958">
              <w:rPr>
                <w:rFonts w:cs="Times New Roman"/>
                <w:sz w:val="20"/>
                <w:szCs w:val="20"/>
              </w:rPr>
              <w:t>부당한</w:t>
            </w:r>
            <w:r w:rsidRPr="009A2958">
              <w:rPr>
                <w:rFonts w:cs="Times New Roman"/>
                <w:sz w:val="20"/>
                <w:szCs w:val="20"/>
              </w:rPr>
              <w:t xml:space="preserve"> </w:t>
            </w:r>
            <w:r w:rsidRPr="009A2958">
              <w:rPr>
                <w:rFonts w:cs="Times New Roman"/>
                <w:sz w:val="20"/>
                <w:szCs w:val="20"/>
              </w:rPr>
              <w:t>거래거절</w:t>
            </w:r>
            <w:r w:rsidRPr="009A2958">
              <w:rPr>
                <w:rFonts w:cs="Times New Roman"/>
                <w:sz w:val="20"/>
                <w:szCs w:val="20"/>
              </w:rPr>
              <w:t xml:space="preserve">, </w:t>
            </w:r>
            <w:r w:rsidRPr="009A2958">
              <w:rPr>
                <w:rFonts w:cs="Times New Roman"/>
                <w:sz w:val="20"/>
                <w:szCs w:val="20"/>
              </w:rPr>
              <w:t>불이익제공</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w:t>
            </w:r>
            <w:r>
              <w:rPr>
                <w:rFonts w:cs="Times New Roman"/>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여부가</w:t>
            </w:r>
            <w:r w:rsidRPr="009A2958">
              <w:rPr>
                <w:rFonts w:cs="Times New Roman"/>
                <w:sz w:val="20"/>
                <w:szCs w:val="20"/>
              </w:rPr>
              <w:t xml:space="preserve"> </w:t>
            </w:r>
            <w:r w:rsidRPr="009A2958">
              <w:rPr>
                <w:rFonts w:cs="Times New Roman"/>
                <w:sz w:val="20"/>
                <w:szCs w:val="20"/>
              </w:rPr>
              <w:t>문제될</w:t>
            </w:r>
            <w:r w:rsidRPr="009A2958">
              <w:rPr>
                <w:rFonts w:cs="Times New Roman"/>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r w:rsidRPr="009A2958">
              <w:rPr>
                <w:rFonts w:cs="Times New Roman"/>
                <w:sz w:val="20"/>
                <w:szCs w:val="20"/>
              </w:rPr>
              <w:t xml:space="preserve"> </w:t>
            </w:r>
          </w:p>
          <w:p w14:paraId="61B58BEC" w14:textId="77777777" w:rsidR="005335C7"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부당거래거절에</w:t>
            </w:r>
            <w:r w:rsidRPr="009A2958">
              <w:rPr>
                <w:rFonts w:cs="Times New Roman"/>
                <w:sz w:val="20"/>
                <w:szCs w:val="20"/>
              </w:rPr>
              <w:t xml:space="preserve"> </w:t>
            </w:r>
            <w:r w:rsidRPr="009A2958">
              <w:rPr>
                <w:rFonts w:cs="Times New Roman"/>
                <w:sz w:val="20"/>
                <w:szCs w:val="20"/>
              </w:rPr>
              <w:t>관하여</w:t>
            </w:r>
            <w:r w:rsidRPr="009A2958">
              <w:rPr>
                <w:rFonts w:cs="Times New Roman"/>
                <w:sz w:val="20"/>
                <w:szCs w:val="20"/>
              </w:rPr>
              <w:t xml:space="preserve"> </w:t>
            </w:r>
            <w:r w:rsidRPr="009A2958">
              <w:rPr>
                <w:rFonts w:cs="Times New Roman"/>
                <w:sz w:val="20"/>
                <w:szCs w:val="20"/>
              </w:rPr>
              <w:t>대법원은</w:t>
            </w:r>
            <w:r w:rsidRPr="009A2958">
              <w:rPr>
                <w:rFonts w:cs="Times New Roman"/>
                <w:sz w:val="20"/>
                <w:szCs w:val="20"/>
              </w:rPr>
              <w:t xml:space="preserve"> </w:t>
            </w:r>
            <w:r w:rsidRPr="009A2958">
              <w:rPr>
                <w:rFonts w:cs="Times New Roman"/>
                <w:sz w:val="20"/>
                <w:szCs w:val="20"/>
              </w:rPr>
              <w:t>거래거절</w:t>
            </w:r>
            <w:r w:rsidRPr="009A2958">
              <w:rPr>
                <w:rFonts w:cs="Times New Roman"/>
                <w:sz w:val="20"/>
                <w:szCs w:val="20"/>
              </w:rPr>
              <w:t xml:space="preserve"> </w:t>
            </w:r>
            <w:r w:rsidRPr="009A2958">
              <w:rPr>
                <w:rFonts w:cs="Times New Roman"/>
                <w:sz w:val="20"/>
                <w:szCs w:val="20"/>
              </w:rPr>
              <w:t>자체만을</w:t>
            </w:r>
            <w:r w:rsidRPr="009A2958">
              <w:rPr>
                <w:rFonts w:cs="Times New Roman"/>
                <w:sz w:val="20"/>
                <w:szCs w:val="20"/>
              </w:rPr>
              <w:t xml:space="preserve"> </w:t>
            </w:r>
            <w:r w:rsidRPr="009A2958">
              <w:rPr>
                <w:rFonts w:cs="Times New Roman"/>
                <w:sz w:val="20"/>
                <w:szCs w:val="20"/>
              </w:rPr>
              <w:t>가지고</w:t>
            </w:r>
            <w:r w:rsidRPr="009A2958">
              <w:rPr>
                <w:rFonts w:cs="Times New Roman"/>
                <w:sz w:val="20"/>
                <w:szCs w:val="20"/>
              </w:rPr>
              <w:t xml:space="preserve"> </w:t>
            </w:r>
            <w:r w:rsidRPr="009A2958">
              <w:rPr>
                <w:rFonts w:cs="Times New Roman"/>
                <w:sz w:val="20"/>
                <w:szCs w:val="20"/>
              </w:rPr>
              <w:t>부당한</w:t>
            </w:r>
            <w:r w:rsidRPr="009A2958">
              <w:rPr>
                <w:rFonts w:cs="Times New Roman"/>
                <w:sz w:val="20"/>
                <w:szCs w:val="20"/>
              </w:rPr>
              <w:t xml:space="preserve"> </w:t>
            </w:r>
            <w:r w:rsidRPr="009A2958">
              <w:rPr>
                <w:rFonts w:cs="Times New Roman"/>
                <w:sz w:val="20"/>
                <w:szCs w:val="20"/>
              </w:rPr>
              <w:t>거래거절이라고</w:t>
            </w:r>
            <w:r w:rsidRPr="009A2958">
              <w:rPr>
                <w:rFonts w:cs="Times New Roman"/>
                <w:sz w:val="20"/>
                <w:szCs w:val="20"/>
              </w:rPr>
              <w:t xml:space="preserve"> </w:t>
            </w:r>
            <w:r w:rsidRPr="009A2958">
              <w:rPr>
                <w:rFonts w:cs="Times New Roman"/>
                <w:sz w:val="20"/>
                <w:szCs w:val="20"/>
              </w:rPr>
              <w:t>하기에는</w:t>
            </w:r>
            <w:r w:rsidRPr="009A2958">
              <w:rPr>
                <w:rFonts w:cs="Times New Roman"/>
                <w:sz w:val="20"/>
                <w:szCs w:val="20"/>
              </w:rPr>
              <w:t xml:space="preserve"> </w:t>
            </w:r>
            <w:r w:rsidRPr="009A2958">
              <w:rPr>
                <w:rFonts w:cs="Times New Roman"/>
                <w:sz w:val="20"/>
                <w:szCs w:val="20"/>
              </w:rPr>
              <w:t>부족하고</w:t>
            </w:r>
            <w:r w:rsidRPr="009A2958">
              <w:rPr>
                <w:rFonts w:cs="Times New Roman"/>
                <w:sz w:val="20"/>
                <w:szCs w:val="20"/>
              </w:rPr>
              <w:t xml:space="preserve"> </w:t>
            </w:r>
            <w:r w:rsidRPr="009A2958">
              <w:rPr>
                <w:rFonts w:cs="Times New Roman"/>
                <w:sz w:val="20"/>
                <w:szCs w:val="20"/>
              </w:rPr>
              <w:t>거래거절행위에도</w:t>
            </w:r>
            <w:r w:rsidRPr="009A2958">
              <w:rPr>
                <w:rFonts w:cs="Times New Roman"/>
                <w:sz w:val="20"/>
                <w:szCs w:val="20"/>
              </w:rPr>
              <w:t xml:space="preserve"> </w:t>
            </w:r>
            <w:r w:rsidRPr="009A2958">
              <w:rPr>
                <w:rFonts w:cs="Times New Roman"/>
                <w:sz w:val="20"/>
                <w:szCs w:val="20"/>
              </w:rPr>
              <w:t>불구하고</w:t>
            </w:r>
            <w:r w:rsidRPr="009A2958">
              <w:rPr>
                <w:rFonts w:cs="Times New Roman"/>
                <w:sz w:val="20"/>
                <w:szCs w:val="20"/>
              </w:rPr>
              <w:t xml:space="preserve"> </w:t>
            </w:r>
            <w:r w:rsidRPr="009A2958">
              <w:rPr>
                <w:rFonts w:cs="Times New Roman"/>
                <w:sz w:val="20"/>
                <w:szCs w:val="20"/>
              </w:rPr>
              <w:t>다른</w:t>
            </w:r>
            <w:r w:rsidRPr="009A2958">
              <w:rPr>
                <w:rFonts w:cs="Times New Roman"/>
                <w:sz w:val="20"/>
                <w:szCs w:val="20"/>
              </w:rPr>
              <w:t xml:space="preserve"> </w:t>
            </w:r>
            <w:r w:rsidRPr="009A2958">
              <w:rPr>
                <w:rFonts w:cs="Times New Roman"/>
                <w:sz w:val="20"/>
                <w:szCs w:val="20"/>
              </w:rPr>
              <w:t>사업자와</w:t>
            </w:r>
            <w:r w:rsidRPr="009A2958">
              <w:rPr>
                <w:rFonts w:cs="Times New Roman"/>
                <w:sz w:val="20"/>
                <w:szCs w:val="20"/>
              </w:rPr>
              <w:t xml:space="preserve"> </w:t>
            </w:r>
            <w:r w:rsidRPr="009A2958">
              <w:rPr>
                <w:rFonts w:cs="Times New Roman"/>
                <w:sz w:val="20"/>
                <w:szCs w:val="20"/>
              </w:rPr>
              <w:t>거래를</w:t>
            </w:r>
            <w:r w:rsidRPr="009A2958">
              <w:rPr>
                <w:rFonts w:cs="Times New Roman"/>
                <w:sz w:val="20"/>
                <w:szCs w:val="20"/>
              </w:rPr>
              <w:t xml:space="preserve"> </w:t>
            </w:r>
            <w:r w:rsidRPr="009A2958">
              <w:rPr>
                <w:rFonts w:cs="Times New Roman"/>
                <w:sz w:val="20"/>
                <w:szCs w:val="20"/>
              </w:rPr>
              <w:t>개시하여</w:t>
            </w:r>
            <w:r w:rsidRPr="009A2958">
              <w:rPr>
                <w:rFonts w:cs="Times New Roman"/>
                <w:sz w:val="20"/>
                <w:szCs w:val="20"/>
              </w:rPr>
              <w:t xml:space="preserve"> </w:t>
            </w:r>
            <w:r w:rsidRPr="009A2958">
              <w:rPr>
                <w:rFonts w:cs="Times New Roman"/>
                <w:sz w:val="20"/>
                <w:szCs w:val="20"/>
              </w:rPr>
              <w:t>정상적인</w:t>
            </w:r>
            <w:r w:rsidRPr="009A2958">
              <w:rPr>
                <w:rFonts w:cs="Times New Roman"/>
                <w:sz w:val="20"/>
                <w:szCs w:val="20"/>
              </w:rPr>
              <w:t xml:space="preserve"> </w:t>
            </w:r>
            <w:r w:rsidRPr="009A2958">
              <w:rPr>
                <w:rFonts w:cs="Times New Roman"/>
                <w:sz w:val="20"/>
                <w:szCs w:val="20"/>
              </w:rPr>
              <w:t>사업활동을</w:t>
            </w:r>
            <w:r w:rsidRPr="009A2958">
              <w:rPr>
                <w:rFonts w:cs="Times New Roman"/>
                <w:sz w:val="20"/>
                <w:szCs w:val="20"/>
              </w:rPr>
              <w:t xml:space="preserve"> </w:t>
            </w:r>
            <w:r w:rsidRPr="009A2958">
              <w:rPr>
                <w:rFonts w:cs="Times New Roman"/>
                <w:sz w:val="20"/>
                <w:szCs w:val="20"/>
              </w:rPr>
              <w:t>영위할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있다면</w:t>
            </w:r>
            <w:r w:rsidRPr="009A2958">
              <w:rPr>
                <w:rFonts w:cs="Times New Roman"/>
                <w:sz w:val="20"/>
                <w:szCs w:val="20"/>
              </w:rPr>
              <w:t xml:space="preserve"> </w:t>
            </w:r>
            <w:r w:rsidRPr="009A2958">
              <w:rPr>
                <w:rFonts w:cs="Times New Roman"/>
                <w:sz w:val="20"/>
                <w:szCs w:val="20"/>
              </w:rPr>
              <w:t>위법하지</w:t>
            </w:r>
            <w:r w:rsidRPr="009A2958">
              <w:rPr>
                <w:rFonts w:cs="Times New Roman"/>
                <w:sz w:val="20"/>
                <w:szCs w:val="20"/>
              </w:rPr>
              <w:t xml:space="preserve"> </w:t>
            </w:r>
            <w:r w:rsidRPr="009A2958">
              <w:rPr>
                <w:rFonts w:cs="Times New Roman"/>
                <w:sz w:val="20"/>
                <w:szCs w:val="20"/>
              </w:rPr>
              <w:t>않다고</w:t>
            </w:r>
            <w:r w:rsidRPr="009A2958">
              <w:rPr>
                <w:rFonts w:cs="Times New Roman"/>
                <w:sz w:val="20"/>
                <w:szCs w:val="20"/>
              </w:rPr>
              <w:t xml:space="preserve"> </w:t>
            </w:r>
            <w:r w:rsidRPr="009A2958">
              <w:rPr>
                <w:rFonts w:cs="Times New Roman"/>
                <w:sz w:val="20"/>
                <w:szCs w:val="20"/>
              </w:rPr>
              <w:t>판단한</w:t>
            </w:r>
            <w:r w:rsidRPr="009A2958">
              <w:rPr>
                <w:rFonts w:cs="Times New Roman"/>
                <w:sz w:val="20"/>
                <w:szCs w:val="20"/>
              </w:rPr>
              <w:t xml:space="preserve"> </w:t>
            </w:r>
            <w:r w:rsidRPr="009A2958">
              <w:rPr>
                <w:rFonts w:cs="Times New Roman"/>
                <w:sz w:val="20"/>
                <w:szCs w:val="20"/>
              </w:rPr>
              <w:t>바</w:t>
            </w:r>
            <w:r w:rsidRPr="009A2958">
              <w:rPr>
                <w:rFonts w:cs="Times New Roman"/>
                <w:sz w:val="20"/>
                <w:szCs w:val="20"/>
              </w:rPr>
              <w:t xml:space="preserve"> </w:t>
            </w:r>
            <w:r w:rsidRPr="009A2958">
              <w:rPr>
                <w:rFonts w:cs="Times New Roman"/>
                <w:sz w:val="20"/>
                <w:szCs w:val="20"/>
              </w:rPr>
              <w:t>있으므로</w:t>
            </w:r>
            <w:r w:rsidRPr="009A2958">
              <w:rPr>
                <w:rFonts w:cs="Times New Roman"/>
                <w:sz w:val="20"/>
                <w:szCs w:val="20"/>
              </w:rPr>
              <w:t>(</w:t>
            </w:r>
            <w:r w:rsidRPr="009A2958">
              <w:rPr>
                <w:rFonts w:cs="Times New Roman"/>
                <w:sz w:val="20"/>
                <w:szCs w:val="20"/>
              </w:rPr>
              <w:t>대법원</w:t>
            </w:r>
            <w:r w:rsidRPr="009A2958">
              <w:rPr>
                <w:rFonts w:cs="Times New Roman"/>
                <w:sz w:val="20"/>
                <w:szCs w:val="20"/>
              </w:rPr>
              <w:t xml:space="preserve"> 2007. 11. 22. </w:t>
            </w:r>
            <w:r w:rsidRPr="009A2958">
              <w:rPr>
                <w:rFonts w:cs="Times New Roman"/>
                <w:sz w:val="20"/>
                <w:szCs w:val="20"/>
              </w:rPr>
              <w:t>선고</w:t>
            </w:r>
            <w:r w:rsidRPr="009A2958">
              <w:rPr>
                <w:rFonts w:cs="Times New Roman"/>
                <w:sz w:val="20"/>
                <w:szCs w:val="20"/>
              </w:rPr>
              <w:t xml:space="preserve"> 2002</w:t>
            </w:r>
            <w:r w:rsidRPr="009A2958">
              <w:rPr>
                <w:rFonts w:cs="Times New Roman"/>
                <w:sz w:val="20"/>
                <w:szCs w:val="20"/>
              </w:rPr>
              <w:t>두</w:t>
            </w:r>
            <w:r w:rsidRPr="009A2958">
              <w:rPr>
                <w:rFonts w:cs="Times New Roman"/>
                <w:sz w:val="20"/>
                <w:szCs w:val="20"/>
              </w:rPr>
              <w:t xml:space="preserve">8626 </w:t>
            </w:r>
            <w:r w:rsidRPr="009A2958">
              <w:rPr>
                <w:rFonts w:cs="Times New Roman"/>
                <w:sz w:val="20"/>
                <w:szCs w:val="20"/>
              </w:rPr>
              <w:t>판결</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우티에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거래거절만으로</w:t>
            </w:r>
            <w:r w:rsidRPr="009A2958">
              <w:rPr>
                <w:rFonts w:cs="Times New Roman"/>
                <w:sz w:val="20"/>
                <w:szCs w:val="20"/>
              </w:rPr>
              <w:t xml:space="preserve"> </w:t>
            </w:r>
            <w:r w:rsidRPr="009A2958">
              <w:rPr>
                <w:rFonts w:cs="Times New Roman"/>
                <w:sz w:val="20"/>
                <w:szCs w:val="20"/>
              </w:rPr>
              <w:t>공정거래법</w:t>
            </w:r>
            <w:r w:rsidRPr="009A2958">
              <w:rPr>
                <w:rFonts w:cs="Times New Roman"/>
                <w:sz w:val="20"/>
                <w:szCs w:val="20"/>
              </w:rPr>
              <w:t xml:space="preserve"> </w:t>
            </w:r>
            <w:r w:rsidRPr="009A2958">
              <w:rPr>
                <w:rFonts w:cs="Times New Roman"/>
                <w:sz w:val="20"/>
                <w:szCs w:val="20"/>
              </w:rPr>
              <w:t>위반이라</w:t>
            </w:r>
            <w:r w:rsidRPr="009A2958">
              <w:rPr>
                <w:rFonts w:cs="Times New Roman"/>
                <w:sz w:val="20"/>
                <w:szCs w:val="20"/>
              </w:rPr>
              <w:t xml:space="preserve"> </w:t>
            </w:r>
            <w:r w:rsidRPr="009A2958">
              <w:rPr>
                <w:rFonts w:cs="Times New Roman"/>
                <w:sz w:val="20"/>
                <w:szCs w:val="20"/>
              </w:rPr>
              <w:t>볼</w:t>
            </w:r>
            <w:r w:rsidRPr="009A2958">
              <w:rPr>
                <w:rFonts w:cs="Times New Roman"/>
                <w:sz w:val="20"/>
                <w:szCs w:val="20"/>
              </w:rPr>
              <w:t xml:space="preserve"> </w:t>
            </w:r>
            <w:r w:rsidRPr="009A2958">
              <w:rPr>
                <w:rFonts w:cs="Times New Roman"/>
                <w:sz w:val="20"/>
                <w:szCs w:val="20"/>
              </w:rPr>
              <w:t>수는</w:t>
            </w:r>
            <w:r w:rsidRPr="009A2958">
              <w:rPr>
                <w:rFonts w:cs="Times New Roman"/>
                <w:sz w:val="20"/>
                <w:szCs w:val="20"/>
              </w:rPr>
              <w:t xml:space="preserve"> </w:t>
            </w:r>
            <w:r w:rsidRPr="009A2958">
              <w:rPr>
                <w:rFonts w:cs="Times New Roman"/>
                <w:sz w:val="20"/>
                <w:szCs w:val="20"/>
              </w:rPr>
              <w:t>없고</w:t>
            </w:r>
            <w:r w:rsidRPr="009A2958">
              <w:rPr>
                <w:rFonts w:cs="Times New Roman"/>
                <w:sz w:val="20"/>
                <w:szCs w:val="20"/>
              </w:rPr>
              <w:t xml:space="preserve">, </w:t>
            </w:r>
            <w:r w:rsidRPr="009A2958">
              <w:rPr>
                <w:rFonts w:cs="Times New Roman"/>
                <w:sz w:val="20"/>
                <w:szCs w:val="20"/>
              </w:rPr>
              <w:t>거래거절을</w:t>
            </w:r>
            <w:r w:rsidRPr="009A2958">
              <w:rPr>
                <w:rFonts w:cs="Times New Roman"/>
                <w:sz w:val="20"/>
                <w:szCs w:val="20"/>
              </w:rPr>
              <w:t xml:space="preserve"> </w:t>
            </w:r>
            <w:r w:rsidRPr="009A2958">
              <w:rPr>
                <w:rFonts w:cs="Times New Roman"/>
                <w:sz w:val="20"/>
                <w:szCs w:val="20"/>
              </w:rPr>
              <w:t>당한</w:t>
            </w:r>
            <w:r w:rsidRPr="009A2958">
              <w:rPr>
                <w:rFonts w:cs="Times New Roman"/>
                <w:sz w:val="20"/>
                <w:szCs w:val="20"/>
              </w:rPr>
              <w:t xml:space="preserve"> </w:t>
            </w:r>
            <w:r w:rsidRPr="009A2958">
              <w:rPr>
                <w:rFonts w:cs="Times New Roman"/>
                <w:sz w:val="20"/>
                <w:szCs w:val="20"/>
              </w:rPr>
              <w:t>특정사업자가</w:t>
            </w:r>
            <w:r w:rsidRPr="009A2958">
              <w:rPr>
                <w:rFonts w:cs="Times New Roman"/>
                <w:sz w:val="20"/>
                <w:szCs w:val="20"/>
              </w:rPr>
              <w:t xml:space="preserve"> </w:t>
            </w:r>
            <w:r w:rsidRPr="009A2958">
              <w:rPr>
                <w:rFonts w:cs="Times New Roman"/>
                <w:sz w:val="20"/>
                <w:szCs w:val="20"/>
              </w:rPr>
              <w:t>대체거래선을</w:t>
            </w:r>
            <w:r w:rsidRPr="009A2958">
              <w:rPr>
                <w:rFonts w:cs="Times New Roman"/>
                <w:sz w:val="20"/>
                <w:szCs w:val="20"/>
              </w:rPr>
              <w:t xml:space="preserve"> </w:t>
            </w:r>
            <w:r w:rsidRPr="009A2958">
              <w:rPr>
                <w:rFonts w:cs="Times New Roman"/>
                <w:sz w:val="20"/>
                <w:szCs w:val="20"/>
              </w:rPr>
              <w:t>용이하게</w:t>
            </w:r>
            <w:r w:rsidRPr="009A2958">
              <w:rPr>
                <w:rFonts w:cs="Times New Roman"/>
                <w:sz w:val="20"/>
                <w:szCs w:val="20"/>
              </w:rPr>
              <w:t xml:space="preserve"> </w:t>
            </w:r>
            <w:r w:rsidRPr="009A2958">
              <w:rPr>
                <w:rFonts w:cs="Times New Roman"/>
                <w:sz w:val="20"/>
                <w:szCs w:val="20"/>
              </w:rPr>
              <w:t>찾을</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cs="Times New Roman"/>
                <w:sz w:val="20"/>
                <w:szCs w:val="20"/>
              </w:rPr>
              <w:t>거래거절로</w:t>
            </w:r>
            <w:r w:rsidRPr="009A2958">
              <w:rPr>
                <w:rFonts w:cs="Times New Roman"/>
                <w:sz w:val="20"/>
                <w:szCs w:val="20"/>
              </w:rPr>
              <w:t xml:space="preserve"> </w:t>
            </w:r>
            <w:r w:rsidRPr="009A2958">
              <w:rPr>
                <w:rFonts w:cs="Times New Roman"/>
                <w:sz w:val="20"/>
                <w:szCs w:val="20"/>
              </w:rPr>
              <w:t>인해</w:t>
            </w:r>
            <w:r w:rsidRPr="009A2958">
              <w:rPr>
                <w:rFonts w:cs="Times New Roman"/>
                <w:sz w:val="20"/>
                <w:szCs w:val="20"/>
              </w:rPr>
              <w:t xml:space="preserve"> </w:t>
            </w:r>
            <w:r w:rsidRPr="009A2958">
              <w:rPr>
                <w:rFonts w:cs="Times New Roman"/>
                <w:sz w:val="20"/>
                <w:szCs w:val="20"/>
              </w:rPr>
              <w:t>경쟁사업자</w:t>
            </w:r>
            <w:r w:rsidRPr="009A2958">
              <w:rPr>
                <w:rFonts w:cs="Times New Roman"/>
                <w:sz w:val="20"/>
                <w:szCs w:val="20"/>
              </w:rPr>
              <w:t>(</w:t>
            </w:r>
            <w:r w:rsidRPr="009A2958">
              <w:rPr>
                <w:rFonts w:cs="Times New Roman"/>
                <w:sz w:val="20"/>
                <w:szCs w:val="20"/>
              </w:rPr>
              <w:t>잠재적</w:t>
            </w:r>
            <w:r w:rsidRPr="009A2958">
              <w:rPr>
                <w:rFonts w:cs="Times New Roman"/>
                <w:sz w:val="20"/>
                <w:szCs w:val="20"/>
              </w:rPr>
              <w:t xml:space="preserve"> </w:t>
            </w:r>
            <w:r w:rsidRPr="009A2958">
              <w:rPr>
                <w:rFonts w:cs="Times New Roman"/>
                <w:sz w:val="20"/>
                <w:szCs w:val="20"/>
              </w:rPr>
              <w:t>경쟁사업자</w:t>
            </w:r>
            <w:r w:rsidRPr="009A2958">
              <w:rPr>
                <w:rFonts w:cs="Times New Roman"/>
                <w:sz w:val="20"/>
                <w:szCs w:val="20"/>
              </w:rPr>
              <w:t xml:space="preserve"> </w:t>
            </w:r>
            <w:r w:rsidRPr="009A2958">
              <w:rPr>
                <w:rFonts w:cs="Times New Roman"/>
                <w:sz w:val="20"/>
                <w:szCs w:val="20"/>
              </w:rPr>
              <w:t>포함</w:t>
            </w:r>
            <w:r w:rsidRPr="009A2958">
              <w:rPr>
                <w:rFonts w:cs="Times New Roman"/>
                <w:sz w:val="20"/>
                <w:szCs w:val="20"/>
              </w:rPr>
              <w:t>)</w:t>
            </w:r>
            <w:r w:rsidRPr="009A2958">
              <w:rPr>
                <w:rFonts w:cs="Times New Roman"/>
                <w:sz w:val="20"/>
                <w:szCs w:val="20"/>
              </w:rPr>
              <w:t>의</w:t>
            </w:r>
            <w:r w:rsidRPr="009A2958">
              <w:rPr>
                <w:rFonts w:cs="Times New Roman"/>
                <w:sz w:val="20"/>
                <w:szCs w:val="20"/>
              </w:rPr>
              <w:t xml:space="preserve"> </w:t>
            </w:r>
            <w:r w:rsidRPr="009A2958">
              <w:rPr>
                <w:rFonts w:cs="Times New Roman"/>
                <w:sz w:val="20"/>
                <w:szCs w:val="20"/>
              </w:rPr>
              <w:t>시장진입이</w:t>
            </w:r>
            <w:r w:rsidRPr="009A2958">
              <w:rPr>
                <w:rFonts w:cs="Times New Roman"/>
                <w:sz w:val="20"/>
                <w:szCs w:val="20"/>
              </w:rPr>
              <w:t xml:space="preserve"> </w:t>
            </w:r>
            <w:r w:rsidRPr="009A2958">
              <w:rPr>
                <w:rFonts w:cs="Times New Roman"/>
                <w:sz w:val="20"/>
                <w:szCs w:val="20"/>
              </w:rPr>
              <w:t>곤란하게</w:t>
            </w:r>
            <w:r w:rsidRPr="009A2958">
              <w:rPr>
                <w:rFonts w:cs="Times New Roman"/>
                <w:sz w:val="20"/>
                <w:szCs w:val="20"/>
              </w:rPr>
              <w:t xml:space="preserve"> </w:t>
            </w:r>
            <w:r w:rsidRPr="009A2958">
              <w:rPr>
                <w:rFonts w:cs="Times New Roman"/>
                <w:sz w:val="20"/>
                <w:szCs w:val="20"/>
              </w:rPr>
              <w:t>되는지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cs="Times New Roman"/>
                <w:sz w:val="20"/>
                <w:szCs w:val="20"/>
              </w:rPr>
              <w:t>등을</w:t>
            </w:r>
            <w:r w:rsidRPr="009A2958">
              <w:rPr>
                <w:rFonts w:cs="Times New Roman"/>
                <w:sz w:val="20"/>
                <w:szCs w:val="20"/>
              </w:rPr>
              <w:t xml:space="preserve"> </w:t>
            </w:r>
            <w:r w:rsidRPr="009A2958">
              <w:rPr>
                <w:rFonts w:cs="Times New Roman"/>
                <w:sz w:val="20"/>
                <w:szCs w:val="20"/>
              </w:rPr>
              <w:t>종합적으로</w:t>
            </w:r>
            <w:r w:rsidRPr="009A2958">
              <w:rPr>
                <w:rFonts w:cs="Times New Roman"/>
                <w:sz w:val="20"/>
                <w:szCs w:val="20"/>
              </w:rPr>
              <w:t xml:space="preserve"> </w:t>
            </w:r>
            <w:r w:rsidRPr="009A2958">
              <w:rPr>
                <w:rFonts w:cs="Times New Roman"/>
                <w:sz w:val="20"/>
                <w:szCs w:val="20"/>
              </w:rPr>
              <w:t>고려하여</w:t>
            </w:r>
            <w:r w:rsidRPr="009A2958">
              <w:rPr>
                <w:rFonts w:cs="Times New Roman"/>
                <w:sz w:val="20"/>
                <w:szCs w:val="20"/>
              </w:rPr>
              <w:t xml:space="preserve"> </w:t>
            </w:r>
            <w:r w:rsidRPr="009A2958">
              <w:rPr>
                <w:rFonts w:cs="Times New Roman"/>
                <w:sz w:val="20"/>
                <w:szCs w:val="20"/>
              </w:rPr>
              <w:t>관련시장에서의</w:t>
            </w:r>
            <w:r w:rsidRPr="009A2958">
              <w:rPr>
                <w:rFonts w:cs="Times New Roman"/>
                <w:sz w:val="20"/>
                <w:szCs w:val="20"/>
              </w:rPr>
              <w:t xml:space="preserve"> </w:t>
            </w:r>
            <w:r w:rsidRPr="009A2958">
              <w:rPr>
                <w:rFonts w:cs="Times New Roman"/>
                <w:sz w:val="20"/>
                <w:szCs w:val="20"/>
              </w:rPr>
              <w:t>경쟁제한성</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위법성을</w:t>
            </w:r>
            <w:r w:rsidRPr="009A2958">
              <w:rPr>
                <w:rFonts w:cs="Times New Roman"/>
                <w:sz w:val="20"/>
                <w:szCs w:val="20"/>
              </w:rPr>
              <w:t xml:space="preserve"> </w:t>
            </w:r>
            <w:r w:rsidRPr="009A2958">
              <w:rPr>
                <w:rFonts w:cs="Times New Roman"/>
                <w:sz w:val="20"/>
                <w:szCs w:val="20"/>
              </w:rPr>
              <w:t>판단할</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보임</w:t>
            </w:r>
            <w:r w:rsidRPr="009A2958">
              <w:rPr>
                <w:rFonts w:cs="Times New Roman"/>
                <w:sz w:val="20"/>
                <w:szCs w:val="20"/>
              </w:rPr>
              <w:t xml:space="preserve">. </w:t>
            </w:r>
          </w:p>
          <w:p w14:paraId="0CC5D479"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본건의</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가맹택시사업자간</w:t>
            </w:r>
            <w:r w:rsidRPr="009A2958">
              <w:rPr>
                <w:rFonts w:cs="Times New Roman"/>
                <w:sz w:val="20"/>
                <w:szCs w:val="20"/>
              </w:rPr>
              <w:t xml:space="preserve"> </w:t>
            </w:r>
            <w:r w:rsidRPr="009A2958">
              <w:rPr>
                <w:rFonts w:cs="Times New Roman"/>
                <w:sz w:val="20"/>
                <w:szCs w:val="20"/>
              </w:rPr>
              <w:t>자유로운</w:t>
            </w:r>
            <w:r w:rsidRPr="009A2958">
              <w:rPr>
                <w:rFonts w:cs="Times New Roman"/>
                <w:sz w:val="20"/>
                <w:szCs w:val="20"/>
              </w:rPr>
              <w:t xml:space="preserve"> </w:t>
            </w:r>
            <w:r w:rsidRPr="009A2958">
              <w:rPr>
                <w:rFonts w:cs="Times New Roman"/>
                <w:sz w:val="20"/>
                <w:szCs w:val="20"/>
              </w:rPr>
              <w:t>계약을</w:t>
            </w:r>
            <w:r w:rsidRPr="009A2958">
              <w:rPr>
                <w:rFonts w:cs="Times New Roman"/>
                <w:sz w:val="20"/>
                <w:szCs w:val="20"/>
              </w:rPr>
              <w:t xml:space="preserve"> </w:t>
            </w:r>
            <w:r w:rsidRPr="009A2958">
              <w:rPr>
                <w:rFonts w:cs="Times New Roman"/>
                <w:sz w:val="20"/>
                <w:szCs w:val="20"/>
              </w:rPr>
              <w:t>통해</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앱의</w:t>
            </w:r>
            <w:r w:rsidRPr="009A2958">
              <w:rPr>
                <w:rFonts w:cs="Times New Roman"/>
                <w:sz w:val="20"/>
                <w:szCs w:val="20"/>
              </w:rPr>
              <w:t xml:space="preserve"> </w:t>
            </w:r>
            <w:r w:rsidRPr="009A2958">
              <w:rPr>
                <w:rFonts w:cs="Times New Roman"/>
                <w:sz w:val="20"/>
                <w:szCs w:val="20"/>
              </w:rPr>
              <w:t>호출서비스가</w:t>
            </w:r>
            <w:r w:rsidRPr="009A2958">
              <w:rPr>
                <w:rFonts w:cs="Times New Roman"/>
                <w:sz w:val="20"/>
                <w:szCs w:val="20"/>
              </w:rPr>
              <w:t xml:space="preserve"> </w:t>
            </w:r>
            <w:r w:rsidRPr="009A2958">
              <w:rPr>
                <w:rFonts w:cs="Times New Roman"/>
                <w:sz w:val="20"/>
                <w:szCs w:val="20"/>
              </w:rPr>
              <w:t>제공될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w:t>
            </w:r>
            <w:r>
              <w:rPr>
                <w:rFonts w:cs="Times New Roman" w:hint="eastAsia"/>
                <w:sz w:val="20"/>
                <w:szCs w:val="20"/>
              </w:rPr>
              <w:t>으</w:t>
            </w:r>
            <w:r>
              <w:rPr>
                <w:rFonts w:cs="Times New Roman" w:hint="eastAsia"/>
                <w:sz w:val="20"/>
                <w:szCs w:val="20"/>
              </w:rPr>
              <w:lastRenderedPageBreak/>
              <w:t>므로</w:t>
            </w:r>
            <w:r w:rsidRPr="009A2958">
              <w:rPr>
                <w:rFonts w:cs="Times New Roman"/>
                <w:sz w:val="20"/>
                <w:szCs w:val="20"/>
              </w:rPr>
              <w:t xml:space="preserve">, </w:t>
            </w:r>
            <w:r w:rsidRPr="009A2958">
              <w:rPr>
                <w:rFonts w:cs="Times New Roman"/>
                <w:sz w:val="20"/>
                <w:szCs w:val="20"/>
              </w:rPr>
              <w:t>우티</w:t>
            </w:r>
            <w:r>
              <w:rPr>
                <w:rFonts w:cs="Times New Roman" w:hint="eastAsia"/>
                <w:sz w:val="20"/>
                <w:szCs w:val="20"/>
              </w:rPr>
              <w:t>가</w:t>
            </w:r>
            <w:r w:rsidRPr="009A2958">
              <w:rPr>
                <w:rFonts w:cs="Times New Roman"/>
                <w:sz w:val="20"/>
                <w:szCs w:val="20"/>
              </w:rPr>
              <w:t xml:space="preserve"> </w:t>
            </w:r>
            <w:r w:rsidRPr="009A2958">
              <w:rPr>
                <w:rFonts w:cs="Times New Roman"/>
                <w:sz w:val="20"/>
                <w:szCs w:val="20"/>
              </w:rPr>
              <w:t>계약</w:t>
            </w:r>
            <w:r w:rsidRPr="009A2958">
              <w:rPr>
                <w:rFonts w:cs="Times New Roman"/>
                <w:sz w:val="20"/>
                <w:szCs w:val="20"/>
              </w:rPr>
              <w:t xml:space="preserve"> </w:t>
            </w:r>
            <w:r w:rsidRPr="009A2958">
              <w:rPr>
                <w:rFonts w:cs="Times New Roman"/>
                <w:sz w:val="20"/>
                <w:szCs w:val="20"/>
              </w:rPr>
              <w:t>체결을</w:t>
            </w:r>
            <w:r w:rsidRPr="009A2958">
              <w:rPr>
                <w:rFonts w:cs="Times New Roman"/>
                <w:sz w:val="20"/>
                <w:szCs w:val="20"/>
              </w:rPr>
              <w:t xml:space="preserve"> </w:t>
            </w:r>
            <w:r w:rsidRPr="009A2958">
              <w:rPr>
                <w:rFonts w:cs="Times New Roman"/>
                <w:sz w:val="20"/>
                <w:szCs w:val="20"/>
              </w:rPr>
              <w:t>원함에도</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거절하였다는</w:t>
            </w:r>
            <w:r w:rsidRPr="009A2958">
              <w:rPr>
                <w:rFonts w:cs="Times New Roman"/>
                <w:sz w:val="20"/>
                <w:szCs w:val="20"/>
              </w:rPr>
              <w:t xml:space="preserve"> </w:t>
            </w:r>
            <w:r w:rsidRPr="009A2958">
              <w:rPr>
                <w:rFonts w:cs="Times New Roman"/>
                <w:sz w:val="20"/>
                <w:szCs w:val="20"/>
              </w:rPr>
              <w:t>사정</w:t>
            </w:r>
            <w:r w:rsidRPr="009A2958">
              <w:rPr>
                <w:rFonts w:cs="Times New Roman"/>
                <w:sz w:val="20"/>
                <w:szCs w:val="20"/>
              </w:rPr>
              <w:t xml:space="preserve"> </w:t>
            </w:r>
            <w:r w:rsidRPr="009A2958">
              <w:rPr>
                <w:rFonts w:cs="Times New Roman"/>
                <w:sz w:val="20"/>
                <w:szCs w:val="20"/>
              </w:rPr>
              <w:t>등이</w:t>
            </w:r>
            <w:r w:rsidRPr="009A2958">
              <w:rPr>
                <w:rFonts w:cs="Times New Roman"/>
                <w:sz w:val="20"/>
                <w:szCs w:val="20"/>
              </w:rPr>
              <w:t xml:space="preserve"> </w:t>
            </w:r>
            <w:r w:rsidRPr="009A2958">
              <w:rPr>
                <w:rFonts w:cs="Times New Roman"/>
                <w:sz w:val="20"/>
                <w:szCs w:val="20"/>
              </w:rPr>
              <w:t>없는</w:t>
            </w:r>
            <w:r w:rsidRPr="009A2958">
              <w:rPr>
                <w:rFonts w:cs="Times New Roman"/>
                <w:sz w:val="20"/>
                <w:szCs w:val="20"/>
              </w:rPr>
              <w:t xml:space="preserve"> </w:t>
            </w:r>
            <w:r w:rsidRPr="009A2958">
              <w:rPr>
                <w:rFonts w:cs="Times New Roman"/>
                <w:sz w:val="20"/>
                <w:szCs w:val="20"/>
              </w:rPr>
              <w:t>한</w:t>
            </w:r>
            <w:r w:rsidRPr="009A2958">
              <w:rPr>
                <w:rFonts w:cs="Times New Roman"/>
                <w:sz w:val="20"/>
                <w:szCs w:val="20"/>
              </w:rPr>
              <w:t xml:space="preserve"> </w:t>
            </w:r>
            <w:r w:rsidRPr="009A2958">
              <w:rPr>
                <w:rFonts w:cs="Times New Roman"/>
                <w:sz w:val="20"/>
                <w:szCs w:val="20"/>
              </w:rPr>
              <w:t>공정거래법</w:t>
            </w:r>
            <w:r w:rsidRPr="009A2958">
              <w:rPr>
                <w:rFonts w:cs="Times New Roman"/>
                <w:sz w:val="20"/>
                <w:szCs w:val="20"/>
              </w:rPr>
              <w:t xml:space="preserve"> </w:t>
            </w:r>
            <w:r w:rsidRPr="009A2958">
              <w:rPr>
                <w:rFonts w:cs="Times New Roman"/>
                <w:sz w:val="20"/>
                <w:szCs w:val="20"/>
              </w:rPr>
              <w:t>위반으로</w:t>
            </w:r>
            <w:r w:rsidRPr="009A2958">
              <w:rPr>
                <w:rFonts w:cs="Times New Roman"/>
                <w:sz w:val="20"/>
                <w:szCs w:val="20"/>
              </w:rPr>
              <w:t xml:space="preserve"> </w:t>
            </w:r>
            <w:r w:rsidRPr="009A2958">
              <w:rPr>
                <w:rFonts w:cs="Times New Roman"/>
                <w:sz w:val="20"/>
                <w:szCs w:val="20"/>
              </w:rPr>
              <w:t>판단될</w:t>
            </w:r>
            <w:r w:rsidRPr="009A2958">
              <w:rPr>
                <w:rFonts w:cs="Times New Roman"/>
                <w:sz w:val="20"/>
                <w:szCs w:val="20"/>
              </w:rPr>
              <w:t xml:space="preserve"> </w:t>
            </w:r>
            <w:r w:rsidRPr="009A2958">
              <w:rPr>
                <w:rFonts w:cs="Times New Roman"/>
                <w:sz w:val="20"/>
                <w:szCs w:val="20"/>
              </w:rPr>
              <w:t>가능성이</w:t>
            </w:r>
            <w:r w:rsidRPr="009A2958">
              <w:rPr>
                <w:rFonts w:cs="Times New Roman"/>
                <w:sz w:val="20"/>
                <w:szCs w:val="20"/>
              </w:rPr>
              <w:t xml:space="preserve"> </w:t>
            </w:r>
            <w:r w:rsidRPr="009A2958">
              <w:rPr>
                <w:rFonts w:cs="Times New Roman"/>
                <w:sz w:val="20"/>
                <w:szCs w:val="20"/>
              </w:rPr>
              <w:t>크다고</w:t>
            </w:r>
            <w:r w:rsidRPr="009A2958">
              <w:rPr>
                <w:rFonts w:cs="Times New Roman"/>
                <w:sz w:val="20"/>
                <w:szCs w:val="20"/>
              </w:rPr>
              <w:t xml:space="preserve"> </w:t>
            </w:r>
            <w:r w:rsidRPr="009A2958">
              <w:rPr>
                <w:rFonts w:cs="Times New Roman"/>
                <w:sz w:val="20"/>
                <w:szCs w:val="20"/>
              </w:rPr>
              <w:t>보기는</w:t>
            </w:r>
            <w:r w:rsidRPr="009A2958">
              <w:rPr>
                <w:rFonts w:cs="Times New Roman"/>
                <w:sz w:val="20"/>
                <w:szCs w:val="20"/>
              </w:rPr>
              <w:t xml:space="preserve"> </w:t>
            </w:r>
            <w:r w:rsidRPr="009A2958">
              <w:rPr>
                <w:rFonts w:cs="Times New Roman"/>
                <w:sz w:val="20"/>
                <w:szCs w:val="20"/>
              </w:rPr>
              <w:t>어려움</w:t>
            </w:r>
            <w:r w:rsidRPr="009A2958">
              <w:rPr>
                <w:rFonts w:cs="Times New Roman"/>
                <w:sz w:val="20"/>
                <w:szCs w:val="20"/>
              </w:rPr>
              <w:t xml:space="preserve">. </w:t>
            </w:r>
          </w:p>
          <w:p w14:paraId="1C74E37A"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한편</w:t>
            </w:r>
            <w:r w:rsidRPr="009A2958">
              <w:rPr>
                <w:rFonts w:cs="Times New Roman"/>
                <w:sz w:val="20"/>
                <w:szCs w:val="20"/>
              </w:rPr>
              <w:t xml:space="preserve">, </w:t>
            </w:r>
            <w:r w:rsidRPr="009A2958">
              <w:rPr>
                <w:rFonts w:cs="Times New Roman"/>
                <w:sz w:val="20"/>
                <w:szCs w:val="20"/>
              </w:rPr>
              <w:t>본건에서의</w:t>
            </w:r>
            <w:r w:rsidRPr="009A2958">
              <w:rPr>
                <w:rFonts w:cs="Times New Roman"/>
                <w:sz w:val="20"/>
                <w:szCs w:val="20"/>
              </w:rPr>
              <w:t xml:space="preserve"> </w:t>
            </w:r>
            <w:r w:rsidRPr="009A2958">
              <w:rPr>
                <w:rFonts w:cs="Times New Roman"/>
                <w:sz w:val="20"/>
                <w:szCs w:val="20"/>
              </w:rPr>
              <w:t>관련매출액</w:t>
            </w:r>
            <w:r w:rsidRPr="009A2958">
              <w:rPr>
                <w:rFonts w:cs="Times New Roman"/>
                <w:sz w:val="20"/>
                <w:szCs w:val="20"/>
              </w:rPr>
              <w:t xml:space="preserve"> </w:t>
            </w:r>
            <w:r w:rsidRPr="009A2958">
              <w:rPr>
                <w:rFonts w:cs="Times New Roman"/>
                <w:sz w:val="20"/>
                <w:szCs w:val="20"/>
              </w:rPr>
              <w:t>산정을</w:t>
            </w:r>
            <w:r w:rsidRPr="009A2958">
              <w:rPr>
                <w:rFonts w:cs="Times New Roman"/>
                <w:sz w:val="20"/>
                <w:szCs w:val="20"/>
              </w:rPr>
              <w:t xml:space="preserve"> </w:t>
            </w:r>
            <w:r w:rsidRPr="009A2958">
              <w:rPr>
                <w:rFonts w:cs="Times New Roman"/>
                <w:sz w:val="20"/>
                <w:szCs w:val="20"/>
              </w:rPr>
              <w:t>위한</w:t>
            </w:r>
            <w:r w:rsidRPr="009A2958">
              <w:rPr>
                <w:rFonts w:cs="Times New Roman"/>
                <w:sz w:val="20"/>
                <w:szCs w:val="20"/>
              </w:rPr>
              <w:t xml:space="preserve"> </w:t>
            </w:r>
            <w:r w:rsidRPr="009A2958">
              <w:rPr>
                <w:rFonts w:cs="Times New Roman"/>
                <w:sz w:val="20"/>
                <w:szCs w:val="20"/>
              </w:rPr>
              <w:t>관련상품도</w:t>
            </w:r>
            <w:r w:rsidRPr="009A2958">
              <w:rPr>
                <w:rFonts w:cs="Times New Roman"/>
                <w:sz w:val="20"/>
                <w:szCs w:val="20"/>
              </w:rPr>
              <w:t xml:space="preserve"> ‘</w:t>
            </w:r>
            <w:r w:rsidRPr="009A2958">
              <w:rPr>
                <w:rFonts w:cs="Times New Roman"/>
                <w:sz w:val="20"/>
                <w:szCs w:val="20"/>
              </w:rPr>
              <w:t>콜</w:t>
            </w:r>
            <w:r w:rsidRPr="009A2958">
              <w:rPr>
                <w:rFonts w:cs="Times New Roman"/>
                <w:sz w:val="20"/>
                <w:szCs w:val="20"/>
              </w:rPr>
              <w:t xml:space="preserve"> </w:t>
            </w:r>
            <w:r w:rsidRPr="009A2958">
              <w:rPr>
                <w:rFonts w:cs="Times New Roman"/>
                <w:sz w:val="20"/>
                <w:szCs w:val="20"/>
              </w:rPr>
              <w:t>몰아주기</w:t>
            </w:r>
            <w:r w:rsidRPr="009A2958">
              <w:rPr>
                <w:rFonts w:cs="Times New Roman"/>
                <w:sz w:val="20"/>
                <w:szCs w:val="20"/>
              </w:rPr>
              <w:t xml:space="preserve">’ </w:t>
            </w:r>
            <w:r w:rsidRPr="009A2958">
              <w:rPr>
                <w:rFonts w:cs="Times New Roman"/>
                <w:sz w:val="20"/>
                <w:szCs w:val="20"/>
              </w:rPr>
              <w:t>사건과</w:t>
            </w:r>
            <w:r w:rsidRPr="009A2958">
              <w:rPr>
                <w:rFonts w:cs="Times New Roman"/>
                <w:sz w:val="20"/>
                <w:szCs w:val="20"/>
              </w:rPr>
              <w:t xml:space="preserve"> </w:t>
            </w:r>
            <w:r w:rsidRPr="009A2958">
              <w:rPr>
                <w:rFonts w:cs="Times New Roman"/>
                <w:sz w:val="20"/>
                <w:szCs w:val="20"/>
              </w:rPr>
              <w:t>유사할</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예상되는데</w:t>
            </w:r>
            <w:r w:rsidRPr="009A2958">
              <w:rPr>
                <w:rFonts w:cs="Times New Roman"/>
                <w:sz w:val="20"/>
                <w:szCs w:val="20"/>
              </w:rPr>
              <w:t xml:space="preserve">, </w:t>
            </w:r>
            <w:r w:rsidRPr="009A2958">
              <w:rPr>
                <w:rFonts w:cs="Times New Roman"/>
                <w:sz w:val="20"/>
                <w:szCs w:val="20"/>
              </w:rPr>
              <w:t>공정위의</w:t>
            </w:r>
            <w:r w:rsidRPr="009A2958">
              <w:rPr>
                <w:rFonts w:cs="Times New Roman"/>
                <w:sz w:val="20"/>
                <w:szCs w:val="20"/>
              </w:rPr>
              <w:t xml:space="preserve"> ‘</w:t>
            </w:r>
            <w:r w:rsidRPr="009A2958">
              <w:rPr>
                <w:rFonts w:cs="Times New Roman"/>
                <w:sz w:val="20"/>
                <w:szCs w:val="20"/>
              </w:rPr>
              <w:t>과징금부과</w:t>
            </w:r>
            <w:r w:rsidRPr="009A2958">
              <w:rPr>
                <w:rFonts w:cs="Times New Roman"/>
                <w:sz w:val="20"/>
                <w:szCs w:val="20"/>
              </w:rPr>
              <w:t xml:space="preserve"> </w:t>
            </w:r>
            <w:r w:rsidRPr="009A2958">
              <w:rPr>
                <w:rFonts w:cs="Times New Roman"/>
                <w:sz w:val="20"/>
                <w:szCs w:val="20"/>
              </w:rPr>
              <w:t>세부기준</w:t>
            </w:r>
            <w:r w:rsidRPr="009A2958">
              <w:rPr>
                <w:rFonts w:cs="Times New Roman"/>
                <w:sz w:val="20"/>
                <w:szCs w:val="20"/>
              </w:rPr>
              <w:t xml:space="preserve"> </w:t>
            </w:r>
            <w:r w:rsidRPr="009A2958">
              <w:rPr>
                <w:rFonts w:cs="Times New Roman"/>
                <w:sz w:val="20"/>
                <w:szCs w:val="20"/>
              </w:rPr>
              <w:t>등에</w:t>
            </w:r>
            <w:r w:rsidRPr="009A2958">
              <w:rPr>
                <w:rFonts w:cs="Times New Roman"/>
                <w:sz w:val="20"/>
                <w:szCs w:val="20"/>
              </w:rPr>
              <w:t xml:space="preserve"> </w:t>
            </w:r>
            <w:r w:rsidRPr="009A2958">
              <w:rPr>
                <w:rFonts w:cs="Times New Roman"/>
                <w:sz w:val="20"/>
                <w:szCs w:val="20"/>
              </w:rPr>
              <w:t>관한</w:t>
            </w:r>
            <w:r w:rsidRPr="009A2958">
              <w:rPr>
                <w:rFonts w:cs="Times New Roman"/>
                <w:sz w:val="20"/>
                <w:szCs w:val="20"/>
              </w:rPr>
              <w:t xml:space="preserve"> </w:t>
            </w:r>
            <w:r w:rsidRPr="009A2958">
              <w:rPr>
                <w:rFonts w:cs="Times New Roman"/>
                <w:sz w:val="20"/>
                <w:szCs w:val="20"/>
              </w:rPr>
              <w:t>고시</w:t>
            </w:r>
            <w:r w:rsidRPr="009A2958">
              <w:rPr>
                <w:rFonts w:cs="Times New Roman"/>
                <w:sz w:val="20"/>
                <w:szCs w:val="20"/>
              </w:rPr>
              <w:t>’</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따르면</w:t>
            </w:r>
            <w:r w:rsidRPr="009A2958">
              <w:rPr>
                <w:rFonts w:cs="Times New Roman"/>
                <w:sz w:val="20"/>
                <w:szCs w:val="20"/>
              </w:rPr>
              <w:t xml:space="preserve"> </w:t>
            </w:r>
            <w:r w:rsidRPr="009A2958">
              <w:rPr>
                <w:rFonts w:cs="Times New Roman"/>
                <w:sz w:val="20"/>
                <w:szCs w:val="20"/>
              </w:rPr>
              <w:t>각각의</w:t>
            </w:r>
            <w:r w:rsidRPr="009A2958">
              <w:rPr>
                <w:rFonts w:cs="Times New Roman"/>
                <w:sz w:val="20"/>
                <w:szCs w:val="20"/>
              </w:rPr>
              <w:t xml:space="preserve"> </w:t>
            </w:r>
            <w:r w:rsidRPr="009A2958">
              <w:rPr>
                <w:rFonts w:cs="Times New Roman"/>
                <w:sz w:val="20"/>
                <w:szCs w:val="20"/>
              </w:rPr>
              <w:t>위반행위로</w:t>
            </w:r>
            <w:r w:rsidRPr="009A2958">
              <w:rPr>
                <w:rFonts w:cs="Times New Roman"/>
                <w:sz w:val="20"/>
                <w:szCs w:val="20"/>
              </w:rPr>
              <w:t xml:space="preserve"> </w:t>
            </w:r>
            <w:r w:rsidRPr="009A2958">
              <w:rPr>
                <w:rFonts w:cs="Times New Roman"/>
                <w:sz w:val="20"/>
                <w:szCs w:val="20"/>
              </w:rPr>
              <w:t>인한</w:t>
            </w:r>
            <w:r w:rsidRPr="009A2958">
              <w:rPr>
                <w:rFonts w:cs="Times New Roman"/>
                <w:sz w:val="20"/>
                <w:szCs w:val="20"/>
              </w:rPr>
              <w:t xml:space="preserve"> </w:t>
            </w:r>
            <w:r w:rsidRPr="009A2958">
              <w:rPr>
                <w:rFonts w:cs="Times New Roman"/>
                <w:sz w:val="20"/>
                <w:szCs w:val="20"/>
              </w:rPr>
              <w:t>효과가</w:t>
            </w:r>
            <w:r w:rsidRPr="009A2958">
              <w:rPr>
                <w:rFonts w:cs="Times New Roman"/>
                <w:sz w:val="20"/>
                <w:szCs w:val="20"/>
              </w:rPr>
              <w:t xml:space="preserve"> </w:t>
            </w:r>
            <w:r w:rsidRPr="009A2958">
              <w:rPr>
                <w:rFonts w:cs="Times New Roman"/>
                <w:sz w:val="20"/>
                <w:szCs w:val="20"/>
              </w:rPr>
              <w:t>동일한</w:t>
            </w:r>
            <w:r w:rsidRPr="009A2958">
              <w:rPr>
                <w:rFonts w:cs="Times New Roman"/>
                <w:sz w:val="20"/>
                <w:szCs w:val="20"/>
              </w:rPr>
              <w:t xml:space="preserve"> </w:t>
            </w:r>
            <w:r w:rsidRPr="009A2958">
              <w:rPr>
                <w:rFonts w:cs="Times New Roman"/>
                <w:sz w:val="20"/>
                <w:szCs w:val="20"/>
              </w:rPr>
              <w:t>거래분야에</w:t>
            </w:r>
            <w:r w:rsidRPr="009A2958">
              <w:rPr>
                <w:rFonts w:cs="Times New Roman"/>
                <w:sz w:val="20"/>
                <w:szCs w:val="20"/>
              </w:rPr>
              <w:t xml:space="preserve"> </w:t>
            </w:r>
            <w:r w:rsidRPr="009A2958">
              <w:rPr>
                <w:rFonts w:cs="Times New Roman"/>
                <w:sz w:val="20"/>
                <w:szCs w:val="20"/>
              </w:rPr>
              <w:t>미치는</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과징금을</w:t>
            </w:r>
            <w:r w:rsidRPr="009A2958">
              <w:rPr>
                <w:rFonts w:cs="Times New Roman"/>
                <w:sz w:val="20"/>
                <w:szCs w:val="20"/>
              </w:rPr>
              <w:t xml:space="preserve"> </w:t>
            </w:r>
            <w:r w:rsidRPr="009A2958">
              <w:rPr>
                <w:rFonts w:cs="Times New Roman"/>
                <w:sz w:val="20"/>
                <w:szCs w:val="20"/>
              </w:rPr>
              <w:t>조정할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있도록</w:t>
            </w:r>
            <w:r w:rsidRPr="009A2958">
              <w:rPr>
                <w:rFonts w:cs="Times New Roman"/>
                <w:sz w:val="20"/>
                <w:szCs w:val="20"/>
              </w:rPr>
              <w:t xml:space="preserve"> </w:t>
            </w:r>
            <w:r w:rsidRPr="009A2958">
              <w:rPr>
                <w:rFonts w:cs="Times New Roman"/>
                <w:sz w:val="20"/>
                <w:szCs w:val="20"/>
              </w:rPr>
              <w:t>하고</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 xml:space="preserve">. </w:t>
            </w:r>
          </w:p>
        </w:tc>
        <w:tc>
          <w:tcPr>
            <w:tcW w:w="27" w:type="pct"/>
            <w:tcBorders>
              <w:top w:val="nil"/>
              <w:bottom w:val="nil"/>
            </w:tcBorders>
          </w:tcPr>
          <w:p w14:paraId="4B4777AB"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0FC6A561" w14:textId="77777777" w:rsidR="005335C7" w:rsidRPr="00FD4481" w:rsidRDefault="005335C7" w:rsidP="005335C7">
            <w:pPr>
              <w:pStyle w:val="a8"/>
              <w:widowControl/>
              <w:numPr>
                <w:ilvl w:val="0"/>
                <w:numId w:val="2"/>
              </w:numPr>
              <w:spacing w:before="40" w:after="120" w:line="276" w:lineRule="auto"/>
              <w:rPr>
                <w:rFonts w:cs="Times New Roman"/>
                <w:spacing w:val="-2"/>
                <w:sz w:val="20"/>
                <w:szCs w:val="20"/>
              </w:rPr>
            </w:pPr>
            <w:r w:rsidRPr="00FD4481">
              <w:rPr>
                <w:rFonts w:cs="Times New Roman"/>
                <w:spacing w:val="-2"/>
                <w:sz w:val="20"/>
                <w:szCs w:val="20"/>
              </w:rPr>
              <w:t>공정위가</w:t>
            </w:r>
            <w:r w:rsidRPr="00FD4481">
              <w:rPr>
                <w:rFonts w:cs="Times New Roman"/>
                <w:spacing w:val="-2"/>
                <w:sz w:val="20"/>
                <w:szCs w:val="20"/>
              </w:rPr>
              <w:t xml:space="preserve"> </w:t>
            </w:r>
            <w:r w:rsidRPr="00FD4481">
              <w:rPr>
                <w:rFonts w:cs="Times New Roman"/>
                <w:spacing w:val="-2"/>
                <w:sz w:val="20"/>
                <w:szCs w:val="20"/>
              </w:rPr>
              <w:t>공정거래법위반으로</w:t>
            </w:r>
            <w:r w:rsidRPr="00FD4481">
              <w:rPr>
                <w:rFonts w:cs="Times New Roman"/>
                <w:spacing w:val="-2"/>
                <w:sz w:val="20"/>
                <w:szCs w:val="20"/>
              </w:rPr>
              <w:t xml:space="preserve"> </w:t>
            </w:r>
            <w:r w:rsidRPr="00FD4481">
              <w:rPr>
                <w:rFonts w:cs="Times New Roman"/>
                <w:spacing w:val="-2"/>
                <w:sz w:val="20"/>
                <w:szCs w:val="20"/>
              </w:rPr>
              <w:t>판단하는</w:t>
            </w:r>
            <w:r w:rsidRPr="00FD4481">
              <w:rPr>
                <w:rFonts w:cs="Times New Roman"/>
                <w:spacing w:val="-2"/>
                <w:sz w:val="20"/>
                <w:szCs w:val="20"/>
              </w:rPr>
              <w:t xml:space="preserve"> </w:t>
            </w:r>
            <w:r w:rsidRPr="00FD4481">
              <w:rPr>
                <w:rFonts w:cs="Times New Roman"/>
                <w:spacing w:val="-2"/>
                <w:sz w:val="20"/>
                <w:szCs w:val="20"/>
              </w:rPr>
              <w:t>경우</w:t>
            </w:r>
            <w:r w:rsidRPr="00FD4481">
              <w:rPr>
                <w:rFonts w:cs="Times New Roman"/>
                <w:spacing w:val="-2"/>
                <w:sz w:val="20"/>
                <w:szCs w:val="20"/>
              </w:rPr>
              <w:t xml:space="preserve"> </w:t>
            </w:r>
            <w:r w:rsidRPr="00FD4481">
              <w:rPr>
                <w:rFonts w:cs="Times New Roman"/>
                <w:spacing w:val="-2"/>
                <w:sz w:val="20"/>
                <w:szCs w:val="20"/>
              </w:rPr>
              <w:t>대상회사는</w:t>
            </w:r>
            <w:r w:rsidRPr="00FD4481">
              <w:rPr>
                <w:rFonts w:cs="Times New Roman"/>
                <w:spacing w:val="-2"/>
                <w:sz w:val="20"/>
                <w:szCs w:val="20"/>
              </w:rPr>
              <w:t xml:space="preserve"> </w:t>
            </w:r>
            <w:r w:rsidRPr="00FD4481">
              <w:rPr>
                <w:rFonts w:cs="Times New Roman"/>
                <w:spacing w:val="-2"/>
                <w:sz w:val="20"/>
                <w:szCs w:val="20"/>
              </w:rPr>
              <w:t>다음과</w:t>
            </w:r>
            <w:r w:rsidRPr="00FD4481">
              <w:rPr>
                <w:rFonts w:cs="Times New Roman"/>
                <w:spacing w:val="-2"/>
                <w:sz w:val="20"/>
                <w:szCs w:val="20"/>
              </w:rPr>
              <w:t xml:space="preserve"> </w:t>
            </w:r>
            <w:r w:rsidRPr="00FD4481">
              <w:rPr>
                <w:rFonts w:cs="Times New Roman"/>
                <w:spacing w:val="-2"/>
                <w:sz w:val="20"/>
                <w:szCs w:val="20"/>
              </w:rPr>
              <w:t>같은</w:t>
            </w:r>
            <w:r w:rsidRPr="00FD4481">
              <w:rPr>
                <w:rFonts w:cs="Times New Roman"/>
                <w:spacing w:val="-2"/>
                <w:sz w:val="20"/>
                <w:szCs w:val="20"/>
              </w:rPr>
              <w:t xml:space="preserve"> </w:t>
            </w:r>
            <w:r w:rsidRPr="00FD4481">
              <w:rPr>
                <w:rFonts w:cs="Times New Roman"/>
                <w:spacing w:val="-2"/>
                <w:sz w:val="20"/>
                <w:szCs w:val="20"/>
              </w:rPr>
              <w:t>조치를</w:t>
            </w:r>
            <w:r w:rsidRPr="00FD4481">
              <w:rPr>
                <w:rFonts w:cs="Times New Roman"/>
                <w:spacing w:val="-2"/>
                <w:sz w:val="20"/>
                <w:szCs w:val="20"/>
              </w:rPr>
              <w:t xml:space="preserve"> </w:t>
            </w:r>
            <w:r w:rsidRPr="00FD4481">
              <w:rPr>
                <w:rFonts w:cs="Times New Roman"/>
                <w:spacing w:val="-2"/>
                <w:sz w:val="20"/>
                <w:szCs w:val="20"/>
              </w:rPr>
              <w:t>받을</w:t>
            </w:r>
            <w:r w:rsidRPr="00FD4481">
              <w:rPr>
                <w:rFonts w:cs="Times New Roman"/>
                <w:spacing w:val="-2"/>
                <w:sz w:val="20"/>
                <w:szCs w:val="20"/>
              </w:rPr>
              <w:t xml:space="preserve"> </w:t>
            </w:r>
            <w:r w:rsidRPr="00FD4481">
              <w:rPr>
                <w:rFonts w:cs="Times New Roman"/>
                <w:spacing w:val="-2"/>
                <w:sz w:val="20"/>
                <w:szCs w:val="20"/>
              </w:rPr>
              <w:t>수</w:t>
            </w:r>
            <w:r w:rsidRPr="00FD4481">
              <w:rPr>
                <w:rFonts w:cs="Times New Roman"/>
                <w:spacing w:val="-2"/>
                <w:sz w:val="20"/>
                <w:szCs w:val="20"/>
              </w:rPr>
              <w:t xml:space="preserve"> </w:t>
            </w:r>
            <w:r w:rsidRPr="00FD4481">
              <w:rPr>
                <w:rFonts w:cs="Times New Roman"/>
                <w:spacing w:val="-2"/>
                <w:sz w:val="20"/>
                <w:szCs w:val="20"/>
              </w:rPr>
              <w:t>있으나</w:t>
            </w:r>
            <w:r w:rsidRPr="00FD4481">
              <w:rPr>
                <w:rFonts w:cs="Times New Roman"/>
                <w:spacing w:val="-2"/>
                <w:sz w:val="20"/>
                <w:szCs w:val="20"/>
              </w:rPr>
              <w:t xml:space="preserve">, </w:t>
            </w:r>
            <w:r w:rsidRPr="00FD4481">
              <w:rPr>
                <w:rFonts w:cs="Times New Roman"/>
                <w:spacing w:val="-2"/>
                <w:sz w:val="20"/>
                <w:szCs w:val="20"/>
              </w:rPr>
              <w:t>현재로서는</w:t>
            </w:r>
            <w:r w:rsidRPr="00FD4481">
              <w:rPr>
                <w:rFonts w:cs="Times New Roman"/>
                <w:spacing w:val="-2"/>
                <w:sz w:val="20"/>
                <w:szCs w:val="20"/>
              </w:rPr>
              <w:t xml:space="preserve"> </w:t>
            </w:r>
            <w:r w:rsidRPr="00FD4481">
              <w:rPr>
                <w:rFonts w:cs="Times New Roman"/>
                <w:spacing w:val="-2"/>
                <w:sz w:val="20"/>
                <w:szCs w:val="20"/>
              </w:rPr>
              <w:t>결과를</w:t>
            </w:r>
            <w:r w:rsidRPr="00FD4481">
              <w:rPr>
                <w:rFonts w:cs="Times New Roman"/>
                <w:spacing w:val="-2"/>
                <w:sz w:val="20"/>
                <w:szCs w:val="20"/>
              </w:rPr>
              <w:t xml:space="preserve"> </w:t>
            </w:r>
            <w:r w:rsidRPr="00FD4481">
              <w:rPr>
                <w:rFonts w:cs="Times New Roman"/>
                <w:spacing w:val="-2"/>
                <w:sz w:val="20"/>
                <w:szCs w:val="20"/>
              </w:rPr>
              <w:t>예상하기</w:t>
            </w:r>
            <w:r w:rsidRPr="00FD4481">
              <w:rPr>
                <w:rFonts w:cs="Times New Roman"/>
                <w:spacing w:val="-2"/>
                <w:sz w:val="20"/>
                <w:szCs w:val="20"/>
              </w:rPr>
              <w:t xml:space="preserve"> </w:t>
            </w:r>
            <w:r w:rsidRPr="00FD4481">
              <w:rPr>
                <w:rFonts w:cs="Times New Roman"/>
                <w:spacing w:val="-2"/>
                <w:sz w:val="20"/>
                <w:szCs w:val="20"/>
              </w:rPr>
              <w:t>어려</w:t>
            </w:r>
            <w:r w:rsidRPr="00FD4481">
              <w:rPr>
                <w:rFonts w:cs="Times New Roman" w:hint="eastAsia"/>
                <w:spacing w:val="-2"/>
                <w:sz w:val="20"/>
                <w:szCs w:val="20"/>
              </w:rPr>
              <w:t>우며</w:t>
            </w:r>
            <w:r w:rsidRPr="00FD4481">
              <w:rPr>
                <w:rFonts w:cs="Times New Roman" w:hint="eastAsia"/>
                <w:spacing w:val="-2"/>
                <w:sz w:val="20"/>
                <w:szCs w:val="20"/>
              </w:rPr>
              <w:t>,</w:t>
            </w:r>
            <w:r w:rsidRPr="00FD4481">
              <w:rPr>
                <w:rFonts w:cs="Times New Roman"/>
                <w:spacing w:val="-2"/>
                <w:sz w:val="20"/>
                <w:szCs w:val="20"/>
              </w:rPr>
              <w:t xml:space="preserve"> </w:t>
            </w:r>
            <w:r w:rsidRPr="00FD4481">
              <w:rPr>
                <w:rFonts w:cs="Times New Roman" w:hint="eastAsia"/>
                <w:spacing w:val="-2"/>
                <w:sz w:val="20"/>
                <w:szCs w:val="20"/>
              </w:rPr>
              <w:t>단순히</w:t>
            </w:r>
            <w:r w:rsidRPr="00FD4481">
              <w:rPr>
                <w:rFonts w:cs="Times New Roman" w:hint="eastAsia"/>
                <w:spacing w:val="-2"/>
                <w:sz w:val="20"/>
                <w:szCs w:val="20"/>
              </w:rPr>
              <w:t xml:space="preserve"> </w:t>
            </w:r>
            <w:r w:rsidRPr="00FD4481">
              <w:rPr>
                <w:rFonts w:cs="Times New Roman" w:hint="eastAsia"/>
                <w:spacing w:val="-2"/>
                <w:sz w:val="20"/>
                <w:szCs w:val="20"/>
              </w:rPr>
              <w:t>제시된</w:t>
            </w:r>
            <w:r w:rsidRPr="00FD4481">
              <w:rPr>
                <w:rFonts w:cs="Times New Roman" w:hint="eastAsia"/>
                <w:spacing w:val="-2"/>
                <w:sz w:val="20"/>
                <w:szCs w:val="20"/>
              </w:rPr>
              <w:t xml:space="preserve"> </w:t>
            </w:r>
            <w:r w:rsidRPr="00FD4481">
              <w:rPr>
                <w:rFonts w:cs="Times New Roman" w:hint="eastAsia"/>
                <w:spacing w:val="-2"/>
                <w:sz w:val="20"/>
                <w:szCs w:val="20"/>
              </w:rPr>
              <w:t>사실관계만으로는</w:t>
            </w:r>
            <w:r w:rsidRPr="00FD4481">
              <w:rPr>
                <w:rFonts w:cs="Times New Roman" w:hint="eastAsia"/>
                <w:spacing w:val="-2"/>
                <w:sz w:val="20"/>
                <w:szCs w:val="20"/>
              </w:rPr>
              <w:t xml:space="preserve"> </w:t>
            </w:r>
            <w:r w:rsidRPr="00FD4481">
              <w:rPr>
                <w:rFonts w:cs="Times New Roman" w:hint="eastAsia"/>
                <w:spacing w:val="-2"/>
                <w:sz w:val="20"/>
                <w:szCs w:val="20"/>
              </w:rPr>
              <w:t>리스크가</w:t>
            </w:r>
            <w:r w:rsidRPr="00FD4481">
              <w:rPr>
                <w:rFonts w:cs="Times New Roman" w:hint="eastAsia"/>
                <w:spacing w:val="-2"/>
                <w:sz w:val="20"/>
                <w:szCs w:val="20"/>
              </w:rPr>
              <w:t xml:space="preserve"> </w:t>
            </w:r>
            <w:r w:rsidRPr="00FD4481">
              <w:rPr>
                <w:rFonts w:cs="Times New Roman" w:hint="eastAsia"/>
                <w:spacing w:val="-2"/>
                <w:sz w:val="20"/>
                <w:szCs w:val="20"/>
              </w:rPr>
              <w:t>높다고</w:t>
            </w:r>
            <w:r w:rsidRPr="00FD4481">
              <w:rPr>
                <w:rFonts w:cs="Times New Roman" w:hint="eastAsia"/>
                <w:spacing w:val="-2"/>
                <w:sz w:val="20"/>
                <w:szCs w:val="20"/>
              </w:rPr>
              <w:t xml:space="preserve"> </w:t>
            </w:r>
            <w:r w:rsidRPr="00FD4481">
              <w:rPr>
                <w:rFonts w:cs="Times New Roman" w:hint="eastAsia"/>
                <w:spacing w:val="-2"/>
                <w:sz w:val="20"/>
                <w:szCs w:val="20"/>
              </w:rPr>
              <w:t>보기는</w:t>
            </w:r>
            <w:r w:rsidRPr="00FD4481">
              <w:rPr>
                <w:rFonts w:cs="Times New Roman" w:hint="eastAsia"/>
                <w:spacing w:val="-2"/>
                <w:sz w:val="20"/>
                <w:szCs w:val="20"/>
              </w:rPr>
              <w:t xml:space="preserve"> </w:t>
            </w:r>
            <w:r w:rsidRPr="00FD4481">
              <w:rPr>
                <w:rFonts w:cs="Times New Roman" w:hint="eastAsia"/>
                <w:spacing w:val="-2"/>
                <w:sz w:val="20"/>
                <w:szCs w:val="20"/>
              </w:rPr>
              <w:t>어려움</w:t>
            </w:r>
            <w:r w:rsidRPr="00FD4481">
              <w:rPr>
                <w:rFonts w:cs="Times New Roman"/>
                <w:spacing w:val="-2"/>
                <w:sz w:val="20"/>
                <w:szCs w:val="20"/>
              </w:rPr>
              <w:t>.</w:t>
            </w:r>
          </w:p>
          <w:p w14:paraId="52C32DF0" w14:textId="0BF97D5E" w:rsidR="005335C7" w:rsidRPr="00FD4481" w:rsidRDefault="005335C7" w:rsidP="005335C7">
            <w:pPr>
              <w:pStyle w:val="a8"/>
              <w:widowControl/>
              <w:numPr>
                <w:ilvl w:val="0"/>
                <w:numId w:val="26"/>
              </w:numPr>
              <w:spacing w:before="40" w:after="120" w:line="264" w:lineRule="auto"/>
              <w:ind w:left="568" w:hanging="284"/>
              <w:rPr>
                <w:rFonts w:cs="Times New Roman"/>
                <w:sz w:val="20"/>
                <w:szCs w:val="20"/>
              </w:rPr>
            </w:pPr>
            <w:r w:rsidRPr="00FD4481">
              <w:rPr>
                <w:rFonts w:cs="Times New Roman"/>
                <w:sz w:val="20"/>
              </w:rPr>
              <w:t>해당</w:t>
            </w:r>
            <w:r w:rsidRPr="00FD4481">
              <w:rPr>
                <w:rFonts w:cs="Times New Roman"/>
                <w:sz w:val="20"/>
              </w:rPr>
              <w:t xml:space="preserve"> </w:t>
            </w:r>
            <w:r w:rsidRPr="00FD4481">
              <w:rPr>
                <w:rFonts w:cs="Times New Roman" w:hint="eastAsia"/>
                <w:sz w:val="20"/>
              </w:rPr>
              <w:t>시장지배적</w:t>
            </w:r>
            <w:r w:rsidR="00E734D7">
              <w:rPr>
                <w:rFonts w:cs="Times New Roman" w:hint="eastAsia"/>
                <w:sz w:val="20"/>
              </w:rPr>
              <w:t>지위</w:t>
            </w:r>
            <w:r w:rsidRPr="00FD4481">
              <w:rPr>
                <w:rFonts w:cs="Times New Roman" w:hint="eastAsia"/>
                <w:sz w:val="20"/>
              </w:rPr>
              <w:t xml:space="preserve"> </w:t>
            </w:r>
            <w:r w:rsidRPr="00FD4481">
              <w:rPr>
                <w:rFonts w:cs="Times New Roman" w:hint="eastAsia"/>
                <w:sz w:val="20"/>
              </w:rPr>
              <w:t>남용행위</w:t>
            </w:r>
            <w:r w:rsidRPr="00FD4481">
              <w:rPr>
                <w:rFonts w:cs="Times New Roman" w:hint="eastAsia"/>
                <w:sz w:val="20"/>
              </w:rPr>
              <w:t xml:space="preserve"> </w:t>
            </w:r>
            <w:r w:rsidRPr="00FD4481">
              <w:rPr>
                <w:rFonts w:cs="Times New Roman" w:hint="eastAsia"/>
                <w:sz w:val="20"/>
              </w:rPr>
              <w:t>및</w:t>
            </w:r>
            <w:r w:rsidRPr="00FD4481">
              <w:rPr>
                <w:rFonts w:cs="Times New Roman" w:hint="eastAsia"/>
                <w:sz w:val="20"/>
              </w:rPr>
              <w:t xml:space="preserve"> </w:t>
            </w:r>
            <w:r w:rsidRPr="00FD4481">
              <w:rPr>
                <w:rFonts w:cs="Times New Roman"/>
                <w:sz w:val="20"/>
              </w:rPr>
              <w:t>불공정거래</w:t>
            </w:r>
            <w:r w:rsidRPr="00FD4481">
              <w:rPr>
                <w:rFonts w:cs="Times New Roman"/>
                <w:sz w:val="20"/>
                <w:szCs w:val="20"/>
              </w:rPr>
              <w:t>행위의</w:t>
            </w:r>
            <w:r w:rsidRPr="00FD4481">
              <w:rPr>
                <w:rFonts w:cs="Times New Roman"/>
                <w:sz w:val="20"/>
              </w:rPr>
              <w:t xml:space="preserve"> </w:t>
            </w:r>
            <w:r w:rsidRPr="00FD4481">
              <w:rPr>
                <w:rFonts w:cs="Times New Roman"/>
                <w:sz w:val="20"/>
              </w:rPr>
              <w:t>중지</w:t>
            </w:r>
            <w:r w:rsidRPr="00FD4481">
              <w:rPr>
                <w:rFonts w:cs="Times New Roman"/>
                <w:sz w:val="20"/>
              </w:rPr>
              <w:t xml:space="preserve"> </w:t>
            </w:r>
            <w:r w:rsidRPr="00FD4481">
              <w:rPr>
                <w:rFonts w:cs="Times New Roman"/>
                <w:sz w:val="20"/>
              </w:rPr>
              <w:t>및</w:t>
            </w:r>
            <w:r w:rsidRPr="00FD4481">
              <w:rPr>
                <w:rFonts w:cs="Times New Roman"/>
                <w:sz w:val="20"/>
              </w:rPr>
              <w:t xml:space="preserve"> </w:t>
            </w:r>
            <w:r w:rsidRPr="00FD4481">
              <w:rPr>
                <w:rFonts w:cs="Times New Roman"/>
                <w:sz w:val="20"/>
              </w:rPr>
              <w:t>재발방지에</w:t>
            </w:r>
            <w:r w:rsidRPr="00FD4481">
              <w:rPr>
                <w:rFonts w:cs="Times New Roman"/>
                <w:sz w:val="20"/>
              </w:rPr>
              <w:t xml:space="preserve"> </w:t>
            </w:r>
            <w:r w:rsidRPr="00FD4481">
              <w:rPr>
                <w:rFonts w:cs="Times New Roman"/>
                <w:sz w:val="20"/>
              </w:rPr>
              <w:t>관한</w:t>
            </w:r>
            <w:r w:rsidRPr="00FD4481">
              <w:rPr>
                <w:rFonts w:cs="Times New Roman"/>
                <w:sz w:val="20"/>
              </w:rPr>
              <w:t xml:space="preserve"> </w:t>
            </w:r>
            <w:r w:rsidRPr="00FD4481">
              <w:rPr>
                <w:rFonts w:cs="Times New Roman"/>
                <w:sz w:val="20"/>
              </w:rPr>
              <w:t>시정명령</w:t>
            </w:r>
            <w:r w:rsidRPr="00FD4481">
              <w:rPr>
                <w:rFonts w:cs="Times New Roman"/>
                <w:sz w:val="20"/>
              </w:rPr>
              <w:t xml:space="preserve">, </w:t>
            </w:r>
            <w:r w:rsidRPr="00FD4481">
              <w:rPr>
                <w:rFonts w:cs="Times New Roman"/>
                <w:sz w:val="20"/>
              </w:rPr>
              <w:t>시정명령을</w:t>
            </w:r>
            <w:r w:rsidRPr="00FD4481">
              <w:rPr>
                <w:rFonts w:cs="Times New Roman"/>
                <w:sz w:val="20"/>
              </w:rPr>
              <w:t xml:space="preserve"> </w:t>
            </w:r>
            <w:r w:rsidRPr="00FD4481">
              <w:rPr>
                <w:rFonts w:cs="Times New Roman"/>
                <w:sz w:val="20"/>
              </w:rPr>
              <w:t>받은</w:t>
            </w:r>
            <w:r w:rsidRPr="00FD4481">
              <w:rPr>
                <w:rFonts w:cs="Times New Roman"/>
                <w:sz w:val="20"/>
              </w:rPr>
              <w:t xml:space="preserve"> </w:t>
            </w:r>
            <w:r w:rsidRPr="00FD4481">
              <w:rPr>
                <w:rFonts w:cs="Times New Roman"/>
                <w:sz w:val="20"/>
              </w:rPr>
              <w:t>사실의</w:t>
            </w:r>
            <w:r w:rsidRPr="00FD4481">
              <w:rPr>
                <w:rFonts w:cs="Times New Roman"/>
                <w:sz w:val="20"/>
              </w:rPr>
              <w:t xml:space="preserve"> </w:t>
            </w:r>
            <w:r w:rsidRPr="00FD4481">
              <w:rPr>
                <w:rFonts w:cs="Times New Roman"/>
                <w:sz w:val="20"/>
              </w:rPr>
              <w:t>공표</w:t>
            </w:r>
            <w:r w:rsidRPr="00FD4481">
              <w:rPr>
                <w:rFonts w:cs="Times New Roman"/>
                <w:sz w:val="20"/>
              </w:rPr>
              <w:t xml:space="preserve"> </w:t>
            </w:r>
            <w:r w:rsidRPr="00FD4481">
              <w:rPr>
                <w:rFonts w:cs="Times New Roman"/>
                <w:sz w:val="20"/>
              </w:rPr>
              <w:t>기타</w:t>
            </w:r>
            <w:r w:rsidRPr="00FD4481">
              <w:rPr>
                <w:rFonts w:cs="Times New Roman"/>
                <w:sz w:val="20"/>
              </w:rPr>
              <w:t xml:space="preserve"> </w:t>
            </w:r>
            <w:r w:rsidRPr="00FD4481">
              <w:rPr>
                <w:rFonts w:cs="Times New Roman"/>
                <w:sz w:val="20"/>
              </w:rPr>
              <w:t>시정조치</w:t>
            </w:r>
          </w:p>
          <w:p w14:paraId="24C636C4" w14:textId="294FB6E9" w:rsidR="005335C7" w:rsidRPr="00FD4481" w:rsidRDefault="005335C7" w:rsidP="005335C7">
            <w:pPr>
              <w:pStyle w:val="a8"/>
              <w:widowControl/>
              <w:numPr>
                <w:ilvl w:val="0"/>
                <w:numId w:val="26"/>
              </w:numPr>
              <w:spacing w:before="40" w:after="120" w:line="264" w:lineRule="auto"/>
              <w:ind w:left="568" w:hanging="284"/>
              <w:rPr>
                <w:rFonts w:cs="Times New Roman"/>
                <w:sz w:val="20"/>
              </w:rPr>
            </w:pPr>
            <w:r w:rsidRPr="00FD4481">
              <w:rPr>
                <w:rFonts w:cs="Times New Roman"/>
                <w:sz w:val="20"/>
                <w:szCs w:val="20"/>
              </w:rPr>
              <w:t>관련매출액에</w:t>
            </w:r>
            <w:r w:rsidRPr="00FD4481">
              <w:rPr>
                <w:rFonts w:cs="Times New Roman"/>
                <w:sz w:val="20"/>
                <w:szCs w:val="20"/>
              </w:rPr>
              <w:t xml:space="preserve"> 10</w:t>
            </w:r>
            <w:r w:rsidRPr="00FD4481">
              <w:rPr>
                <w:rFonts w:cs="Times New Roman"/>
                <w:sz w:val="20"/>
              </w:rPr>
              <w:t>0</w:t>
            </w:r>
            <w:r w:rsidRPr="00FD4481">
              <w:rPr>
                <w:rFonts w:cs="Times New Roman"/>
                <w:sz w:val="20"/>
              </w:rPr>
              <w:t>분의</w:t>
            </w:r>
            <w:r w:rsidRPr="00FD4481">
              <w:rPr>
                <w:rFonts w:cs="Times New Roman"/>
                <w:sz w:val="20"/>
              </w:rPr>
              <w:t xml:space="preserve"> 6</w:t>
            </w:r>
            <w:r w:rsidRPr="00FD4481">
              <w:rPr>
                <w:rFonts w:cs="Times New Roman"/>
                <w:sz w:val="20"/>
              </w:rPr>
              <w:t>를</w:t>
            </w:r>
            <w:r w:rsidRPr="00FD4481">
              <w:rPr>
                <w:rFonts w:cs="Times New Roman"/>
                <w:sz w:val="20"/>
              </w:rPr>
              <w:t xml:space="preserve"> </w:t>
            </w:r>
            <w:r w:rsidRPr="00FD4481">
              <w:rPr>
                <w:rFonts w:cs="Times New Roman"/>
                <w:sz w:val="20"/>
              </w:rPr>
              <w:t>곱한</w:t>
            </w:r>
            <w:r w:rsidRPr="00FD4481">
              <w:rPr>
                <w:rFonts w:cs="Times New Roman"/>
                <w:sz w:val="20"/>
              </w:rPr>
              <w:t xml:space="preserve"> </w:t>
            </w:r>
            <w:r w:rsidRPr="00FD4481">
              <w:rPr>
                <w:rFonts w:cs="Times New Roman"/>
                <w:sz w:val="20"/>
                <w:szCs w:val="20"/>
              </w:rPr>
              <w:t>금액을</w:t>
            </w:r>
            <w:r w:rsidRPr="00FD4481">
              <w:rPr>
                <w:rFonts w:cs="Times New Roman"/>
                <w:sz w:val="20"/>
              </w:rPr>
              <w:t xml:space="preserve"> </w:t>
            </w:r>
            <w:r w:rsidRPr="00FD4481">
              <w:rPr>
                <w:rFonts w:cs="Times New Roman"/>
                <w:sz w:val="20"/>
              </w:rPr>
              <w:t>초과하지</w:t>
            </w:r>
            <w:r w:rsidRPr="00FD4481">
              <w:rPr>
                <w:rFonts w:cs="Times New Roman"/>
                <w:sz w:val="20"/>
              </w:rPr>
              <w:t xml:space="preserve"> </w:t>
            </w:r>
            <w:r w:rsidRPr="00FD4481">
              <w:rPr>
                <w:rFonts w:cs="Times New Roman"/>
                <w:sz w:val="20"/>
              </w:rPr>
              <w:t>않는</w:t>
            </w:r>
            <w:r w:rsidRPr="00FD4481">
              <w:rPr>
                <w:rFonts w:cs="Times New Roman"/>
                <w:sz w:val="20"/>
              </w:rPr>
              <w:t xml:space="preserve"> </w:t>
            </w:r>
            <w:r w:rsidRPr="00FD4481">
              <w:rPr>
                <w:rFonts w:cs="Times New Roman"/>
                <w:sz w:val="20"/>
              </w:rPr>
              <w:t>범위에서</w:t>
            </w:r>
            <w:r w:rsidRPr="00FD4481">
              <w:rPr>
                <w:rFonts w:cs="Times New Roman"/>
                <w:sz w:val="20"/>
              </w:rPr>
              <w:t xml:space="preserve"> </w:t>
            </w:r>
            <w:r w:rsidRPr="00FD4481">
              <w:rPr>
                <w:rFonts w:cs="Times New Roman"/>
                <w:sz w:val="20"/>
              </w:rPr>
              <w:t>일정</w:t>
            </w:r>
            <w:r w:rsidRPr="00FD4481">
              <w:rPr>
                <w:rFonts w:cs="Times New Roman"/>
                <w:sz w:val="20"/>
              </w:rPr>
              <w:t xml:space="preserve"> </w:t>
            </w:r>
            <w:r w:rsidRPr="00FD4481">
              <w:rPr>
                <w:rFonts w:cs="Times New Roman"/>
                <w:sz w:val="20"/>
              </w:rPr>
              <w:lastRenderedPageBreak/>
              <w:t>부과기준율에</w:t>
            </w:r>
            <w:r w:rsidRPr="00FD4481">
              <w:rPr>
                <w:rFonts w:cs="Times New Roman"/>
                <w:sz w:val="20"/>
              </w:rPr>
              <w:t xml:space="preserve"> </w:t>
            </w:r>
            <w:r w:rsidRPr="00FD4481">
              <w:rPr>
                <w:rFonts w:cs="Times New Roman"/>
                <w:sz w:val="20"/>
              </w:rPr>
              <w:t>따라</w:t>
            </w:r>
            <w:r w:rsidRPr="00FD4481">
              <w:rPr>
                <w:rFonts w:cs="Times New Roman"/>
                <w:sz w:val="20"/>
              </w:rPr>
              <w:t xml:space="preserve"> </w:t>
            </w:r>
            <w:r w:rsidRPr="00FD4481">
              <w:rPr>
                <w:rFonts w:cs="Times New Roman"/>
                <w:sz w:val="20"/>
              </w:rPr>
              <w:t>산정된</w:t>
            </w:r>
            <w:r w:rsidRPr="00FD4481">
              <w:rPr>
                <w:rFonts w:cs="Times New Roman"/>
                <w:sz w:val="20"/>
              </w:rPr>
              <w:t xml:space="preserve"> </w:t>
            </w:r>
            <w:r w:rsidRPr="00FD4481">
              <w:rPr>
                <w:rFonts w:cs="Times New Roman"/>
                <w:sz w:val="20"/>
              </w:rPr>
              <w:t>과징금</w:t>
            </w:r>
            <w:r w:rsidRPr="00FD4481">
              <w:rPr>
                <w:rFonts w:cs="Times New Roman"/>
                <w:sz w:val="20"/>
              </w:rPr>
              <w:t xml:space="preserve"> </w:t>
            </w:r>
            <w:r w:rsidRPr="00FD4481">
              <w:rPr>
                <w:rFonts w:cs="Times New Roman"/>
                <w:sz w:val="20"/>
              </w:rPr>
              <w:t>부과</w:t>
            </w:r>
            <w:r w:rsidRPr="00FD4481" w:rsidDel="008E41D9">
              <w:rPr>
                <w:rFonts w:cs="Times New Roman"/>
                <w:sz w:val="20"/>
              </w:rPr>
              <w:t xml:space="preserve"> </w:t>
            </w:r>
          </w:p>
          <w:p w14:paraId="632FCA3A" w14:textId="060EEF61" w:rsidR="005335C7" w:rsidRPr="009A2958" w:rsidRDefault="005335C7" w:rsidP="005335C7">
            <w:pPr>
              <w:pStyle w:val="a8"/>
              <w:widowControl/>
              <w:numPr>
                <w:ilvl w:val="0"/>
                <w:numId w:val="26"/>
              </w:numPr>
              <w:spacing w:before="40" w:after="120" w:line="276" w:lineRule="auto"/>
              <w:rPr>
                <w:rFonts w:cs="Times New Roman"/>
                <w:sz w:val="20"/>
                <w:szCs w:val="20"/>
              </w:rPr>
            </w:pPr>
            <w:r w:rsidRPr="009A2958">
              <w:rPr>
                <w:rFonts w:cs="Times New Roman"/>
                <w:sz w:val="20"/>
              </w:rPr>
              <w:t>해당</w:t>
            </w:r>
            <w:r w:rsidRPr="009A2958">
              <w:rPr>
                <w:rFonts w:cs="Times New Roman"/>
                <w:sz w:val="20"/>
              </w:rPr>
              <w:t xml:space="preserve"> </w:t>
            </w:r>
            <w:r w:rsidRPr="009A2958">
              <w:rPr>
                <w:rFonts w:cs="Times New Roman"/>
                <w:sz w:val="20"/>
                <w:szCs w:val="20"/>
              </w:rPr>
              <w:t>행위로</w:t>
            </w:r>
            <w:r w:rsidRPr="009A2958">
              <w:rPr>
                <w:rFonts w:cs="Times New Roman"/>
                <w:sz w:val="20"/>
              </w:rPr>
              <w:t xml:space="preserve"> </w:t>
            </w:r>
            <w:r w:rsidRPr="009A2958">
              <w:rPr>
                <w:rFonts w:cs="Times New Roman"/>
                <w:sz w:val="20"/>
              </w:rPr>
              <w:t>인하여</w:t>
            </w:r>
            <w:r w:rsidRPr="009A2958">
              <w:rPr>
                <w:rFonts w:cs="Times New Roman"/>
                <w:sz w:val="20"/>
              </w:rPr>
              <w:t xml:space="preserve"> </w:t>
            </w:r>
            <w:r w:rsidRPr="009A2958">
              <w:rPr>
                <w:rFonts w:cs="Times New Roman"/>
                <w:sz w:val="20"/>
              </w:rPr>
              <w:t>피해를</w:t>
            </w:r>
            <w:r w:rsidRPr="009A2958">
              <w:rPr>
                <w:rFonts w:cs="Times New Roman"/>
                <w:sz w:val="20"/>
              </w:rPr>
              <w:t xml:space="preserve"> </w:t>
            </w:r>
            <w:r w:rsidRPr="009A2958">
              <w:rPr>
                <w:rFonts w:cs="Times New Roman"/>
                <w:sz w:val="20"/>
              </w:rPr>
              <w:t>입은</w:t>
            </w:r>
            <w:r w:rsidRPr="009A2958">
              <w:rPr>
                <w:rFonts w:cs="Times New Roman"/>
                <w:sz w:val="20"/>
              </w:rPr>
              <w:t xml:space="preserve"> </w:t>
            </w:r>
            <w:r w:rsidRPr="009A2958">
              <w:rPr>
                <w:rFonts w:cs="Times New Roman"/>
                <w:sz w:val="20"/>
              </w:rPr>
              <w:t>자가</w:t>
            </w:r>
            <w:r w:rsidRPr="009A2958">
              <w:rPr>
                <w:rFonts w:cs="Times New Roman"/>
                <w:sz w:val="20"/>
              </w:rPr>
              <w:t xml:space="preserve"> </w:t>
            </w:r>
            <w:r w:rsidRPr="009A2958">
              <w:rPr>
                <w:rFonts w:cs="Times New Roman"/>
                <w:sz w:val="20"/>
              </w:rPr>
              <w:t>있는</w:t>
            </w:r>
            <w:r w:rsidRPr="009A2958">
              <w:rPr>
                <w:rFonts w:cs="Times New Roman"/>
                <w:sz w:val="20"/>
              </w:rPr>
              <w:t xml:space="preserve"> </w:t>
            </w:r>
            <w:r w:rsidRPr="009A2958">
              <w:rPr>
                <w:rFonts w:cs="Times New Roman"/>
                <w:sz w:val="20"/>
              </w:rPr>
              <w:t>경우</w:t>
            </w:r>
            <w:r w:rsidRPr="009A2958">
              <w:rPr>
                <w:rFonts w:cs="Times New Roman"/>
                <w:sz w:val="20"/>
              </w:rPr>
              <w:t xml:space="preserve"> </w:t>
            </w:r>
            <w:r w:rsidRPr="009A2958">
              <w:rPr>
                <w:rFonts w:cs="Times New Roman"/>
                <w:sz w:val="20"/>
              </w:rPr>
              <w:t>손해배상</w:t>
            </w:r>
            <w:r w:rsidRPr="009A2958">
              <w:rPr>
                <w:rFonts w:cs="Times New Roman"/>
                <w:sz w:val="20"/>
              </w:rPr>
              <w:t xml:space="preserve"> </w:t>
            </w:r>
            <w:r w:rsidRPr="009A2958">
              <w:rPr>
                <w:rFonts w:cs="Times New Roman"/>
                <w:sz w:val="20"/>
              </w:rPr>
              <w:t>책임</w:t>
            </w:r>
          </w:p>
          <w:p w14:paraId="3B6E08C9" w14:textId="498B6BA8" w:rsidR="005335C7" w:rsidRPr="009A2958" w:rsidRDefault="005335C7" w:rsidP="005335C7">
            <w:pPr>
              <w:pStyle w:val="a8"/>
              <w:widowControl/>
              <w:numPr>
                <w:ilvl w:val="0"/>
                <w:numId w:val="26"/>
              </w:numPr>
              <w:spacing w:before="40" w:after="120" w:line="276" w:lineRule="auto"/>
              <w:rPr>
                <w:rFonts w:cs="Times New Roman"/>
                <w:sz w:val="20"/>
                <w:szCs w:val="20"/>
              </w:rPr>
            </w:pPr>
            <w:r w:rsidRPr="009A2958">
              <w:rPr>
                <w:rFonts w:cs="Times New Roman"/>
                <w:sz w:val="20"/>
              </w:rPr>
              <w:t>대상회사와</w:t>
            </w:r>
            <w:r w:rsidRPr="009A2958">
              <w:rPr>
                <w:rFonts w:cs="Times New Roman"/>
                <w:sz w:val="20"/>
              </w:rPr>
              <w:t xml:space="preserve"> </w:t>
            </w:r>
            <w:r w:rsidRPr="009A2958">
              <w:rPr>
                <w:rFonts w:cs="Times New Roman"/>
                <w:sz w:val="20"/>
              </w:rPr>
              <w:t>행위자에</w:t>
            </w:r>
            <w:r w:rsidRPr="009A2958">
              <w:rPr>
                <w:rFonts w:cs="Times New Roman"/>
                <w:sz w:val="20"/>
              </w:rPr>
              <w:t xml:space="preserve"> </w:t>
            </w:r>
            <w:r w:rsidRPr="009A2958">
              <w:rPr>
                <w:rFonts w:cs="Times New Roman"/>
                <w:sz w:val="20"/>
              </w:rPr>
              <w:t>대해</w:t>
            </w:r>
            <w:r w:rsidRPr="009A2958">
              <w:rPr>
                <w:rFonts w:cs="Times New Roman"/>
                <w:sz w:val="20"/>
              </w:rPr>
              <w:t xml:space="preserve"> </w:t>
            </w:r>
            <w:r>
              <w:rPr>
                <w:rFonts w:cs="Times New Roman"/>
                <w:sz w:val="20"/>
              </w:rPr>
              <w:t>3</w:t>
            </w:r>
            <w:r w:rsidRPr="009A2958">
              <w:rPr>
                <w:rFonts w:cs="Times New Roman"/>
                <w:sz w:val="20"/>
              </w:rPr>
              <w:t>년</w:t>
            </w:r>
            <w:r w:rsidRPr="009A2958">
              <w:rPr>
                <w:rFonts w:cs="Times New Roman"/>
                <w:sz w:val="20"/>
              </w:rPr>
              <w:t xml:space="preserve"> </w:t>
            </w:r>
            <w:r w:rsidRPr="009A2958">
              <w:rPr>
                <w:rFonts w:cs="Times New Roman"/>
                <w:sz w:val="20"/>
              </w:rPr>
              <w:t>이하의</w:t>
            </w:r>
            <w:r w:rsidRPr="009A2958">
              <w:rPr>
                <w:rFonts w:cs="Times New Roman"/>
                <w:sz w:val="20"/>
              </w:rPr>
              <w:t xml:space="preserve"> </w:t>
            </w:r>
            <w:r w:rsidRPr="009A2958">
              <w:rPr>
                <w:rFonts w:cs="Times New Roman"/>
                <w:sz w:val="20"/>
              </w:rPr>
              <w:t>징역</w:t>
            </w:r>
            <w:r w:rsidRPr="009A2958">
              <w:rPr>
                <w:rFonts w:cs="Times New Roman"/>
                <w:sz w:val="20"/>
              </w:rPr>
              <w:t xml:space="preserve"> </w:t>
            </w:r>
            <w:r w:rsidRPr="009A2958">
              <w:rPr>
                <w:rFonts w:cs="Times New Roman"/>
                <w:sz w:val="20"/>
              </w:rPr>
              <w:t>또는</w:t>
            </w:r>
            <w:r w:rsidRPr="009A2958">
              <w:rPr>
                <w:rFonts w:cs="Times New Roman"/>
                <w:sz w:val="20"/>
              </w:rPr>
              <w:t xml:space="preserve"> </w:t>
            </w:r>
            <w:r>
              <w:rPr>
                <w:rFonts w:cs="Times New Roman"/>
                <w:sz w:val="20"/>
              </w:rPr>
              <w:t>2</w:t>
            </w:r>
            <w:r w:rsidRPr="009A2958">
              <w:rPr>
                <w:rFonts w:cs="Times New Roman"/>
                <w:sz w:val="20"/>
              </w:rPr>
              <w:t>억원</w:t>
            </w:r>
            <w:r w:rsidRPr="009A2958">
              <w:rPr>
                <w:rFonts w:cs="Times New Roman"/>
                <w:sz w:val="20"/>
              </w:rPr>
              <w:t xml:space="preserve"> </w:t>
            </w:r>
            <w:r w:rsidRPr="009A2958">
              <w:rPr>
                <w:rFonts w:cs="Times New Roman"/>
                <w:sz w:val="20"/>
              </w:rPr>
              <w:t>이하의</w:t>
            </w:r>
            <w:r w:rsidRPr="009A2958">
              <w:rPr>
                <w:rFonts w:cs="Times New Roman"/>
                <w:sz w:val="20"/>
              </w:rPr>
              <w:t xml:space="preserve"> </w:t>
            </w:r>
            <w:r w:rsidRPr="009A2958">
              <w:rPr>
                <w:rFonts w:cs="Times New Roman"/>
                <w:sz w:val="20"/>
              </w:rPr>
              <w:t>벌금</w:t>
            </w:r>
          </w:p>
        </w:tc>
      </w:tr>
      <w:tr w:rsidR="005335C7" w:rsidRPr="009A2958" w14:paraId="184C0E43" w14:textId="77777777" w:rsidTr="00061A1F">
        <w:trPr>
          <w:trHeight w:val="132"/>
        </w:trPr>
        <w:tc>
          <w:tcPr>
            <w:tcW w:w="619" w:type="pct"/>
          </w:tcPr>
          <w:p w14:paraId="34347425" w14:textId="4C18229E"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29" w:name="_Toc108480410"/>
            <w:bookmarkStart w:id="30" w:name="_Toc108512966"/>
            <w:r w:rsidRPr="00250EEB">
              <w:rPr>
                <w:rFonts w:cs="Times New Roman"/>
                <w:b/>
                <w:color w:val="404040" w:themeColor="text1" w:themeTint="BF"/>
                <w:kern w:val="0"/>
                <w:sz w:val="20"/>
                <w:szCs w:val="20"/>
              </w:rPr>
              <w:lastRenderedPageBreak/>
              <w:t>인허가</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현황</w:t>
            </w:r>
            <w:bookmarkEnd w:id="29"/>
            <w:bookmarkEnd w:id="30"/>
          </w:p>
        </w:tc>
        <w:tc>
          <w:tcPr>
            <w:tcW w:w="26" w:type="pct"/>
            <w:tcBorders>
              <w:top w:val="nil"/>
              <w:bottom w:val="nil"/>
            </w:tcBorders>
          </w:tcPr>
          <w:p w14:paraId="5B586F94"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6ABD6D2F"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자회사들이</w:t>
            </w:r>
            <w:r w:rsidRPr="009A2958">
              <w:rPr>
                <w:rFonts w:cs="Times New Roman"/>
                <w:sz w:val="20"/>
                <w:szCs w:val="20"/>
              </w:rPr>
              <w:t xml:space="preserve"> </w:t>
            </w:r>
            <w:r w:rsidRPr="009A2958">
              <w:rPr>
                <w:rFonts w:cs="Times New Roman"/>
                <w:sz w:val="20"/>
                <w:szCs w:val="20"/>
              </w:rPr>
              <w:t>각</w:t>
            </w:r>
            <w:r w:rsidRPr="009A2958">
              <w:rPr>
                <w:rFonts w:cs="Times New Roman"/>
                <w:sz w:val="20"/>
                <w:szCs w:val="20"/>
              </w:rPr>
              <w:t xml:space="preserve"> </w:t>
            </w:r>
            <w:r w:rsidRPr="009A2958">
              <w:rPr>
                <w:rFonts w:cs="Times New Roman"/>
                <w:sz w:val="20"/>
                <w:szCs w:val="20"/>
              </w:rPr>
              <w:t>사업별로</w:t>
            </w:r>
            <w:r w:rsidRPr="009A2958">
              <w:rPr>
                <w:rFonts w:cs="Times New Roman"/>
                <w:sz w:val="20"/>
                <w:szCs w:val="20"/>
              </w:rPr>
              <w:t xml:space="preserve"> </w:t>
            </w:r>
            <w:r w:rsidRPr="009A2958">
              <w:rPr>
                <w:rFonts w:cs="Times New Roman"/>
                <w:sz w:val="20"/>
                <w:szCs w:val="20"/>
              </w:rPr>
              <w:t>보유하고</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인허가</w:t>
            </w:r>
            <w:r w:rsidRPr="009A2958">
              <w:rPr>
                <w:rFonts w:cs="Times New Roman"/>
                <w:sz w:val="20"/>
                <w:szCs w:val="20"/>
              </w:rPr>
              <w:t xml:space="preserve"> </w:t>
            </w:r>
            <w:r w:rsidRPr="009A2958">
              <w:rPr>
                <w:rFonts w:cs="Times New Roman"/>
                <w:sz w:val="20"/>
                <w:szCs w:val="20"/>
              </w:rPr>
              <w:t>현황은</w:t>
            </w:r>
            <w:r w:rsidRPr="009A2958">
              <w:rPr>
                <w:rFonts w:cs="Times New Roman"/>
                <w:sz w:val="20"/>
                <w:szCs w:val="20"/>
              </w:rPr>
              <w:t xml:space="preserve"> </w:t>
            </w:r>
            <w:r w:rsidRPr="009A2958">
              <w:rPr>
                <w:rFonts w:cs="Times New Roman"/>
                <w:sz w:val="20"/>
                <w:szCs w:val="20"/>
              </w:rPr>
              <w:t>다음과</w:t>
            </w:r>
            <w:r w:rsidRPr="009A2958">
              <w:rPr>
                <w:rFonts w:cs="Times New Roman"/>
                <w:sz w:val="20"/>
                <w:szCs w:val="20"/>
              </w:rPr>
              <w:t xml:space="preserve"> </w:t>
            </w:r>
            <w:r w:rsidRPr="009A2958">
              <w:rPr>
                <w:rFonts w:cs="Times New Roman"/>
                <w:sz w:val="20"/>
                <w:szCs w:val="20"/>
              </w:rPr>
              <w:t>같음</w:t>
            </w:r>
            <w:r w:rsidRPr="009A2958">
              <w:rPr>
                <w:rFonts w:cs="Times New Roman"/>
                <w:sz w:val="20"/>
                <w:szCs w:val="20"/>
              </w:rPr>
              <w:t>.</w:t>
            </w:r>
          </w:p>
          <w:p w14:paraId="00129DE9"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대상회사</w:t>
            </w:r>
          </w:p>
          <w:tbl>
            <w:tblPr>
              <w:tblStyle w:val="a5"/>
              <w:tblW w:w="4877" w:type="dxa"/>
              <w:tblInd w:w="288" w:type="dxa"/>
              <w:tblCellMar>
                <w:left w:w="85" w:type="dxa"/>
                <w:right w:w="85" w:type="dxa"/>
              </w:tblCellMar>
              <w:tblLook w:val="04A0" w:firstRow="1" w:lastRow="0" w:firstColumn="1" w:lastColumn="0" w:noHBand="0" w:noVBand="1"/>
            </w:tblPr>
            <w:tblGrid>
              <w:gridCol w:w="1447"/>
              <w:gridCol w:w="1191"/>
              <w:gridCol w:w="2239"/>
            </w:tblGrid>
            <w:tr w:rsidR="005335C7" w:rsidRPr="009A2958" w14:paraId="52A8A3D6" w14:textId="77777777" w:rsidTr="003C296E">
              <w:trPr>
                <w:tblHeader/>
              </w:trPr>
              <w:tc>
                <w:tcPr>
                  <w:tcW w:w="1447" w:type="dxa"/>
                  <w:shd w:val="clear" w:color="auto" w:fill="D9D9D9" w:themeFill="background1" w:themeFillShade="D9"/>
                </w:tcPr>
                <w:p w14:paraId="6540B475"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인허가명</w:t>
                  </w:r>
                </w:p>
              </w:tc>
              <w:tc>
                <w:tcPr>
                  <w:tcW w:w="1191" w:type="dxa"/>
                  <w:shd w:val="clear" w:color="auto" w:fill="D9D9D9" w:themeFill="background1" w:themeFillShade="D9"/>
                  <w:vAlign w:val="center"/>
                </w:tcPr>
                <w:p w14:paraId="7E57CAE9"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일자</w:t>
                  </w:r>
                </w:p>
              </w:tc>
              <w:tc>
                <w:tcPr>
                  <w:tcW w:w="2239" w:type="dxa"/>
                  <w:shd w:val="clear" w:color="auto" w:fill="D9D9D9" w:themeFill="background1" w:themeFillShade="D9"/>
                  <w:vAlign w:val="center"/>
                </w:tcPr>
                <w:p w14:paraId="09105564"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관련서비스</w:t>
                  </w:r>
                </w:p>
              </w:tc>
            </w:tr>
            <w:tr w:rsidR="005335C7" w:rsidRPr="009A2958" w14:paraId="528B189A" w14:textId="77777777" w:rsidTr="003C296E">
              <w:tc>
                <w:tcPr>
                  <w:tcW w:w="1447" w:type="dxa"/>
                  <w:vAlign w:val="center"/>
                </w:tcPr>
                <w:p w14:paraId="2AA21FA9"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통신판매업</w:t>
                  </w:r>
                  <w:r w:rsidRPr="009A2958">
                    <w:rPr>
                      <w:rFonts w:cs="Times New Roman"/>
                      <w:sz w:val="20"/>
                      <w:szCs w:val="20"/>
                    </w:rPr>
                    <w:t xml:space="preserve"> </w:t>
                  </w:r>
                  <w:r w:rsidRPr="009A2958">
                    <w:rPr>
                      <w:rFonts w:cs="Times New Roman"/>
                      <w:sz w:val="20"/>
                      <w:szCs w:val="20"/>
                    </w:rPr>
                    <w:t>신고</w:t>
                  </w:r>
                </w:p>
              </w:tc>
              <w:tc>
                <w:tcPr>
                  <w:tcW w:w="1191" w:type="dxa"/>
                  <w:vAlign w:val="center"/>
                </w:tcPr>
                <w:p w14:paraId="28A564D9"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2017. 7. 17.</w:t>
                  </w:r>
                </w:p>
              </w:tc>
              <w:tc>
                <w:tcPr>
                  <w:tcW w:w="2239" w:type="dxa"/>
                  <w:vAlign w:val="center"/>
                </w:tcPr>
                <w:p w14:paraId="6C1A9320" w14:textId="77777777" w:rsidR="005335C7" w:rsidRPr="009A2958" w:rsidRDefault="005335C7" w:rsidP="005335C7">
                  <w:pPr>
                    <w:pStyle w:val="a8"/>
                    <w:widowControl/>
                    <w:spacing w:before="40" w:after="40" w:line="240" w:lineRule="auto"/>
                    <w:ind w:left="0"/>
                    <w:rPr>
                      <w:rFonts w:cs="Times New Roman"/>
                      <w:sz w:val="20"/>
                      <w:szCs w:val="20"/>
                    </w:rPr>
                  </w:pPr>
                  <w:r w:rsidRPr="009A2958">
                    <w:rPr>
                      <w:rFonts w:cs="Times New Roman"/>
                      <w:sz w:val="20"/>
                      <w:szCs w:val="20"/>
                    </w:rPr>
                    <w:t>카카오</w:t>
                  </w:r>
                  <w:r w:rsidRPr="009A2958">
                    <w:rPr>
                      <w:rFonts w:cs="Times New Roman"/>
                      <w:sz w:val="20"/>
                      <w:szCs w:val="20"/>
                    </w:rPr>
                    <w:t>T</w:t>
                  </w:r>
                  <w:r w:rsidRPr="009A2958">
                    <w:rPr>
                      <w:rFonts w:cs="Times New Roman"/>
                      <w:sz w:val="20"/>
                      <w:szCs w:val="20"/>
                    </w:rPr>
                    <w:t>어플을</w:t>
                  </w:r>
                  <w:r w:rsidRPr="009A2958">
                    <w:rPr>
                      <w:rFonts w:cs="Times New Roman"/>
                      <w:sz w:val="20"/>
                      <w:szCs w:val="20"/>
                    </w:rPr>
                    <w:t xml:space="preserve"> </w:t>
                  </w:r>
                  <w:r w:rsidRPr="009A2958">
                    <w:rPr>
                      <w:rFonts w:cs="Times New Roman"/>
                      <w:sz w:val="20"/>
                      <w:szCs w:val="20"/>
                    </w:rPr>
                    <w:t>통한</w:t>
                  </w:r>
                  <w:r w:rsidRPr="009A2958">
                    <w:rPr>
                      <w:rFonts w:cs="Times New Roman"/>
                      <w:sz w:val="20"/>
                      <w:szCs w:val="20"/>
                    </w:rPr>
                    <w:t xml:space="preserve"> </w:t>
                  </w:r>
                  <w:r w:rsidRPr="009A2958">
                    <w:rPr>
                      <w:rFonts w:cs="Times New Roman"/>
                      <w:sz w:val="20"/>
                      <w:szCs w:val="20"/>
                    </w:rPr>
                    <w:t>택시</w:t>
                  </w:r>
                  <w:r w:rsidRPr="009A2958">
                    <w:rPr>
                      <w:rFonts w:cs="Times New Roman"/>
                      <w:sz w:val="20"/>
                      <w:szCs w:val="20"/>
                    </w:rPr>
                    <w:t xml:space="preserve"> </w:t>
                  </w:r>
                  <w:r w:rsidRPr="009A2958">
                    <w:rPr>
                      <w:rFonts w:cs="Times New Roman"/>
                      <w:sz w:val="20"/>
                      <w:szCs w:val="20"/>
                    </w:rPr>
                    <w:t>호출</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서비스</w:t>
                  </w:r>
                  <w:r w:rsidRPr="009A2958">
                    <w:rPr>
                      <w:rFonts w:cs="Times New Roman"/>
                      <w:sz w:val="20"/>
                      <w:szCs w:val="20"/>
                    </w:rPr>
                    <w:t xml:space="preserve"> </w:t>
                  </w:r>
                  <w:r w:rsidRPr="009A2958">
                    <w:rPr>
                      <w:rFonts w:cs="Times New Roman"/>
                      <w:sz w:val="20"/>
                      <w:szCs w:val="20"/>
                    </w:rPr>
                    <w:t>정보를</w:t>
                  </w:r>
                  <w:r w:rsidRPr="009A2958">
                    <w:rPr>
                      <w:rFonts w:cs="Times New Roman"/>
                      <w:sz w:val="20"/>
                      <w:szCs w:val="20"/>
                    </w:rPr>
                    <w:t xml:space="preserve"> </w:t>
                  </w:r>
                  <w:r w:rsidRPr="009A2958">
                    <w:rPr>
                      <w:rFonts w:cs="Times New Roman"/>
                      <w:sz w:val="20"/>
                      <w:szCs w:val="20"/>
                    </w:rPr>
                    <w:t>제공</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판매</w:t>
                  </w:r>
                </w:p>
              </w:tc>
            </w:tr>
            <w:tr w:rsidR="005335C7" w:rsidRPr="009A2958" w14:paraId="1D51F6D5" w14:textId="77777777" w:rsidTr="003C296E">
              <w:tc>
                <w:tcPr>
                  <w:tcW w:w="1447" w:type="dxa"/>
                  <w:vAlign w:val="center"/>
                </w:tcPr>
                <w:p w14:paraId="3D3BAE07"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부가통신사업신고</w:t>
                  </w:r>
                </w:p>
              </w:tc>
              <w:tc>
                <w:tcPr>
                  <w:tcW w:w="1191" w:type="dxa"/>
                  <w:vAlign w:val="center"/>
                </w:tcPr>
                <w:p w14:paraId="35901377"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2017. 7. 18.</w:t>
                  </w:r>
                </w:p>
              </w:tc>
              <w:tc>
                <w:tcPr>
                  <w:tcW w:w="2239" w:type="dxa"/>
                  <w:vAlign w:val="center"/>
                </w:tcPr>
                <w:p w14:paraId="73479CA9" w14:textId="77777777" w:rsidR="005335C7" w:rsidRPr="009A2958" w:rsidRDefault="005335C7" w:rsidP="005335C7">
                  <w:pPr>
                    <w:pStyle w:val="a8"/>
                    <w:widowControl/>
                    <w:spacing w:before="40" w:after="40" w:line="240" w:lineRule="auto"/>
                    <w:ind w:left="0"/>
                    <w:rPr>
                      <w:rFonts w:cs="Times New Roman"/>
                      <w:sz w:val="20"/>
                      <w:szCs w:val="20"/>
                    </w:rPr>
                  </w:pP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택시</w:t>
                  </w:r>
                  <w:r w:rsidRPr="009A2958">
                    <w:rPr>
                      <w:rFonts w:cs="Times New Roman"/>
                      <w:sz w:val="20"/>
                      <w:szCs w:val="20"/>
                    </w:rPr>
                    <w:t xml:space="preserve"> </w:t>
                  </w:r>
                  <w:r>
                    <w:rPr>
                      <w:rFonts w:cs="Times New Roman"/>
                      <w:sz w:val="20"/>
                      <w:szCs w:val="20"/>
                    </w:rPr>
                    <w:br/>
                  </w: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블랙</w:t>
                  </w:r>
                  <w:r w:rsidRPr="009A2958">
                    <w:rPr>
                      <w:rFonts w:cs="Times New Roman"/>
                      <w:sz w:val="20"/>
                      <w:szCs w:val="20"/>
                    </w:rPr>
                    <w:t xml:space="preserve"> </w:t>
                  </w:r>
                  <w:r>
                    <w:rPr>
                      <w:rFonts w:cs="Times New Roman"/>
                      <w:sz w:val="20"/>
                      <w:szCs w:val="20"/>
                    </w:rPr>
                    <w:br/>
                  </w: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주차</w:t>
                  </w:r>
                  <w:r w:rsidRPr="009A2958">
                    <w:rPr>
                      <w:rFonts w:cs="Times New Roman"/>
                      <w:sz w:val="20"/>
                      <w:szCs w:val="20"/>
                    </w:rPr>
                    <w:t xml:space="preserve"> </w:t>
                  </w:r>
                  <w:r>
                    <w:rPr>
                      <w:rFonts w:cs="Times New Roman"/>
                      <w:sz w:val="20"/>
                      <w:szCs w:val="20"/>
                    </w:rPr>
                    <w:br/>
                  </w:r>
                  <w:r w:rsidRPr="009A2958">
                    <w:rPr>
                      <w:rFonts w:cs="Times New Roman"/>
                      <w:sz w:val="20"/>
                      <w:szCs w:val="20"/>
                    </w:rPr>
                    <w:t>카카오드라이버</w:t>
                  </w:r>
                  <w:r>
                    <w:rPr>
                      <w:rFonts w:cs="Times New Roman"/>
                      <w:sz w:val="20"/>
                      <w:szCs w:val="20"/>
                    </w:rPr>
                    <w:br/>
                  </w:r>
                  <w:r w:rsidRPr="009A2958">
                    <w:rPr>
                      <w:rFonts w:cs="Times New Roman"/>
                      <w:sz w:val="20"/>
                      <w:szCs w:val="20"/>
                    </w:rPr>
                    <w:t>카카오내비</w:t>
                  </w:r>
                </w:p>
              </w:tc>
            </w:tr>
            <w:tr w:rsidR="005335C7" w:rsidRPr="009A2958" w14:paraId="24D87B96" w14:textId="77777777" w:rsidTr="003C296E">
              <w:tc>
                <w:tcPr>
                  <w:tcW w:w="1447" w:type="dxa"/>
                  <w:vAlign w:val="center"/>
                </w:tcPr>
                <w:p w14:paraId="6C771188"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위치기반서비스사업</w:t>
                  </w:r>
                  <w:r w:rsidRPr="009A2958">
                    <w:rPr>
                      <w:rFonts w:cs="Times New Roman"/>
                      <w:sz w:val="20"/>
                      <w:szCs w:val="20"/>
                    </w:rPr>
                    <w:t xml:space="preserve"> </w:t>
                  </w:r>
                  <w:r w:rsidRPr="009A2958">
                    <w:rPr>
                      <w:rFonts w:cs="Times New Roman"/>
                      <w:sz w:val="20"/>
                      <w:szCs w:val="20"/>
                    </w:rPr>
                    <w:t>신고</w:t>
                  </w:r>
                </w:p>
              </w:tc>
              <w:tc>
                <w:tcPr>
                  <w:tcW w:w="1191" w:type="dxa"/>
                  <w:vAlign w:val="center"/>
                </w:tcPr>
                <w:p w14:paraId="2EE88B8A"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2017. 7. 27.</w:t>
                  </w:r>
                </w:p>
              </w:tc>
              <w:tc>
                <w:tcPr>
                  <w:tcW w:w="2239" w:type="dxa"/>
                  <w:vAlign w:val="center"/>
                </w:tcPr>
                <w:p w14:paraId="2A3DEDCC" w14:textId="77777777" w:rsidR="005335C7" w:rsidRPr="00AD3321" w:rsidRDefault="005335C7" w:rsidP="005335C7">
                  <w:pPr>
                    <w:pStyle w:val="a8"/>
                    <w:widowControl/>
                    <w:spacing w:before="40" w:after="40" w:line="240" w:lineRule="auto"/>
                    <w:ind w:left="0"/>
                    <w:rPr>
                      <w:rFonts w:cs="Times New Roman"/>
                      <w:spacing w:val="-2"/>
                      <w:sz w:val="20"/>
                      <w:szCs w:val="20"/>
                    </w:rPr>
                  </w:pPr>
                  <w:r w:rsidRPr="00AD3321">
                    <w:rPr>
                      <w:rFonts w:cs="Times New Roman"/>
                      <w:spacing w:val="-2"/>
                      <w:sz w:val="20"/>
                      <w:szCs w:val="20"/>
                    </w:rPr>
                    <w:t>위치정보</w:t>
                  </w:r>
                  <w:r w:rsidRPr="00AD3321">
                    <w:rPr>
                      <w:rFonts w:cs="Times New Roman"/>
                      <w:spacing w:val="-2"/>
                      <w:sz w:val="20"/>
                      <w:szCs w:val="20"/>
                    </w:rPr>
                    <w:t xml:space="preserve">(GPS </w:t>
                  </w:r>
                  <w:r w:rsidRPr="00AD3321">
                    <w:rPr>
                      <w:rFonts w:cs="Times New Roman"/>
                      <w:spacing w:val="-2"/>
                      <w:sz w:val="20"/>
                      <w:szCs w:val="20"/>
                    </w:rPr>
                    <w:t>등</w:t>
                  </w:r>
                  <w:r w:rsidRPr="00AD3321">
                    <w:rPr>
                      <w:rFonts w:cs="Times New Roman"/>
                      <w:spacing w:val="-2"/>
                      <w:sz w:val="20"/>
                      <w:szCs w:val="20"/>
                    </w:rPr>
                    <w:t>)</w:t>
                  </w:r>
                  <w:r w:rsidRPr="00AD3321">
                    <w:rPr>
                      <w:rFonts w:cs="Times New Roman"/>
                      <w:spacing w:val="-2"/>
                      <w:sz w:val="20"/>
                      <w:szCs w:val="20"/>
                    </w:rPr>
                    <w:t>를</w:t>
                  </w:r>
                  <w:r w:rsidRPr="00AD3321">
                    <w:rPr>
                      <w:rFonts w:cs="Times New Roman"/>
                      <w:spacing w:val="-2"/>
                      <w:sz w:val="20"/>
                      <w:szCs w:val="20"/>
                    </w:rPr>
                    <w:t xml:space="preserve"> </w:t>
                  </w:r>
                  <w:r w:rsidRPr="00AD3321">
                    <w:rPr>
                      <w:rFonts w:cs="Times New Roman"/>
                      <w:spacing w:val="-2"/>
                      <w:sz w:val="20"/>
                      <w:szCs w:val="20"/>
                    </w:rPr>
                    <w:t>제공받아</w:t>
                  </w:r>
                  <w:r w:rsidRPr="00AD3321">
                    <w:rPr>
                      <w:rFonts w:cs="Times New Roman"/>
                      <w:spacing w:val="-2"/>
                      <w:sz w:val="20"/>
                      <w:szCs w:val="20"/>
                    </w:rPr>
                    <w:t xml:space="preserve"> </w:t>
                  </w:r>
                  <w:r w:rsidRPr="00AD3321">
                    <w:rPr>
                      <w:rFonts w:cs="Times New Roman"/>
                      <w:spacing w:val="-2"/>
                      <w:sz w:val="20"/>
                      <w:szCs w:val="20"/>
                    </w:rPr>
                    <w:t>이를</w:t>
                  </w:r>
                  <w:r w:rsidRPr="00AD3321">
                    <w:rPr>
                      <w:rFonts w:cs="Times New Roman"/>
                      <w:spacing w:val="-2"/>
                      <w:sz w:val="20"/>
                      <w:szCs w:val="20"/>
                    </w:rPr>
                    <w:t xml:space="preserve"> </w:t>
                  </w:r>
                  <w:r w:rsidRPr="00AD3321">
                    <w:rPr>
                      <w:rFonts w:cs="Times New Roman"/>
                      <w:spacing w:val="-2"/>
                      <w:sz w:val="20"/>
                      <w:szCs w:val="20"/>
                    </w:rPr>
                    <w:t>기반으로</w:t>
                  </w:r>
                  <w:r w:rsidRPr="00AD3321">
                    <w:rPr>
                      <w:rFonts w:cs="Times New Roman"/>
                      <w:spacing w:val="-2"/>
                      <w:sz w:val="20"/>
                      <w:szCs w:val="20"/>
                    </w:rPr>
                    <w:t xml:space="preserve"> </w:t>
                  </w:r>
                  <w:r w:rsidRPr="00AD3321">
                    <w:rPr>
                      <w:rFonts w:cs="Times New Roman"/>
                      <w:spacing w:val="-2"/>
                      <w:sz w:val="20"/>
                      <w:szCs w:val="20"/>
                    </w:rPr>
                    <w:t>출발지</w:t>
                  </w:r>
                  <w:r w:rsidRPr="00AD3321">
                    <w:rPr>
                      <w:rFonts w:cs="Times New Roman"/>
                      <w:spacing w:val="-2"/>
                      <w:sz w:val="20"/>
                      <w:szCs w:val="20"/>
                    </w:rPr>
                    <w:t xml:space="preserve"> </w:t>
                  </w:r>
                  <w:r w:rsidRPr="00AD3321">
                    <w:rPr>
                      <w:rFonts w:cs="Times New Roman"/>
                      <w:spacing w:val="-2"/>
                      <w:sz w:val="20"/>
                      <w:szCs w:val="20"/>
                    </w:rPr>
                    <w:t>및</w:t>
                  </w:r>
                  <w:r w:rsidRPr="00AD3321">
                    <w:rPr>
                      <w:rFonts w:cs="Times New Roman"/>
                      <w:spacing w:val="-2"/>
                      <w:sz w:val="20"/>
                      <w:szCs w:val="20"/>
                    </w:rPr>
                    <w:t xml:space="preserve"> </w:t>
                  </w:r>
                  <w:r w:rsidRPr="00AD3321">
                    <w:rPr>
                      <w:rFonts w:cs="Times New Roman"/>
                      <w:spacing w:val="-2"/>
                      <w:sz w:val="20"/>
                      <w:szCs w:val="20"/>
                    </w:rPr>
                    <w:t>도착지</w:t>
                  </w:r>
                  <w:r w:rsidRPr="00AD3321">
                    <w:rPr>
                      <w:rFonts w:cs="Times New Roman"/>
                      <w:spacing w:val="-2"/>
                      <w:sz w:val="20"/>
                      <w:szCs w:val="20"/>
                    </w:rPr>
                    <w:t xml:space="preserve"> </w:t>
                  </w:r>
                  <w:r w:rsidRPr="00AD3321">
                    <w:rPr>
                      <w:rFonts w:cs="Times New Roman"/>
                      <w:spacing w:val="-2"/>
                      <w:sz w:val="20"/>
                      <w:szCs w:val="20"/>
                    </w:rPr>
                    <w:t>검색</w:t>
                  </w:r>
                  <w:r w:rsidRPr="00AD3321">
                    <w:rPr>
                      <w:rFonts w:cs="Times New Roman"/>
                      <w:spacing w:val="-2"/>
                      <w:sz w:val="20"/>
                      <w:szCs w:val="20"/>
                    </w:rPr>
                    <w:t xml:space="preserve"> </w:t>
                  </w:r>
                  <w:r w:rsidRPr="00AD3321">
                    <w:rPr>
                      <w:rFonts w:cs="Times New Roman"/>
                      <w:spacing w:val="-2"/>
                      <w:sz w:val="20"/>
                      <w:szCs w:val="20"/>
                    </w:rPr>
                    <w:t>및</w:t>
                  </w:r>
                  <w:r w:rsidRPr="00AD3321">
                    <w:rPr>
                      <w:rFonts w:cs="Times New Roman"/>
                      <w:spacing w:val="-2"/>
                      <w:sz w:val="20"/>
                      <w:szCs w:val="20"/>
                    </w:rPr>
                    <w:t xml:space="preserve"> </w:t>
                  </w:r>
                  <w:r w:rsidRPr="00AD3321">
                    <w:rPr>
                      <w:rFonts w:cs="Times New Roman"/>
                      <w:spacing w:val="-2"/>
                      <w:sz w:val="20"/>
                      <w:szCs w:val="20"/>
                    </w:rPr>
                    <w:t>탑승위치</w:t>
                  </w:r>
                  <w:r w:rsidRPr="00AD3321">
                    <w:rPr>
                      <w:rFonts w:cs="Times New Roman"/>
                      <w:spacing w:val="-2"/>
                      <w:sz w:val="20"/>
                      <w:szCs w:val="20"/>
                    </w:rPr>
                    <w:t xml:space="preserve"> </w:t>
                  </w:r>
                  <w:r w:rsidRPr="00AD3321">
                    <w:rPr>
                      <w:rFonts w:cs="Times New Roman"/>
                      <w:spacing w:val="-2"/>
                      <w:sz w:val="20"/>
                      <w:szCs w:val="20"/>
                    </w:rPr>
                    <w:t>제공</w:t>
                  </w:r>
                </w:p>
              </w:tc>
            </w:tr>
            <w:tr w:rsidR="005335C7" w:rsidRPr="009A2958" w14:paraId="75ED74F5" w14:textId="77777777" w:rsidTr="003C296E">
              <w:tc>
                <w:tcPr>
                  <w:tcW w:w="1447" w:type="dxa"/>
                  <w:vAlign w:val="center"/>
                </w:tcPr>
                <w:p w14:paraId="2009E01E"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lastRenderedPageBreak/>
                    <w:t>정보통신공사업등록</w:t>
                  </w:r>
                </w:p>
              </w:tc>
              <w:tc>
                <w:tcPr>
                  <w:tcW w:w="1191" w:type="dxa"/>
                  <w:vAlign w:val="center"/>
                </w:tcPr>
                <w:p w14:paraId="35E7A256"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2020. 4. 1.</w:t>
                  </w:r>
                </w:p>
              </w:tc>
              <w:tc>
                <w:tcPr>
                  <w:tcW w:w="2239" w:type="dxa"/>
                  <w:vAlign w:val="center"/>
                </w:tcPr>
                <w:p w14:paraId="124B8301" w14:textId="77777777" w:rsidR="005335C7" w:rsidRPr="009A2958" w:rsidRDefault="005335C7" w:rsidP="005335C7">
                  <w:pPr>
                    <w:pStyle w:val="a8"/>
                    <w:widowControl/>
                    <w:spacing w:before="40" w:after="40" w:line="240" w:lineRule="auto"/>
                    <w:ind w:left="0"/>
                    <w:rPr>
                      <w:rFonts w:cs="Times New Roman"/>
                      <w:sz w:val="20"/>
                      <w:szCs w:val="20"/>
                    </w:rPr>
                  </w:pPr>
                  <w:r w:rsidRPr="009A2958">
                    <w:rPr>
                      <w:rFonts w:cs="Times New Roman"/>
                      <w:sz w:val="20"/>
                      <w:szCs w:val="20"/>
                    </w:rPr>
                    <w:t>자율주행차</w:t>
                  </w:r>
                  <w:r w:rsidRPr="009A2958">
                    <w:rPr>
                      <w:rFonts w:cs="Times New Roman"/>
                      <w:sz w:val="20"/>
                      <w:szCs w:val="20"/>
                    </w:rPr>
                    <w:t xml:space="preserve"> </w:t>
                  </w:r>
                  <w:r w:rsidRPr="009A2958">
                    <w:rPr>
                      <w:rFonts w:cs="Times New Roman"/>
                      <w:sz w:val="20"/>
                      <w:szCs w:val="20"/>
                    </w:rPr>
                    <w:t>개발</w:t>
                  </w:r>
                  <w:r w:rsidRPr="009A2958">
                    <w:rPr>
                      <w:rFonts w:cs="Times New Roman"/>
                      <w:sz w:val="20"/>
                      <w:szCs w:val="20"/>
                    </w:rPr>
                    <w:t xml:space="preserve"> </w:t>
                  </w:r>
                  <w:r w:rsidRPr="009A2958">
                    <w:rPr>
                      <w:rFonts w:cs="Times New Roman"/>
                      <w:sz w:val="20"/>
                      <w:szCs w:val="20"/>
                    </w:rPr>
                    <w:t>관련</w:t>
                  </w:r>
                  <w:r w:rsidRPr="009A2958">
                    <w:rPr>
                      <w:rFonts w:cs="Times New Roman"/>
                      <w:sz w:val="20"/>
                      <w:szCs w:val="20"/>
                    </w:rPr>
                    <w:t xml:space="preserve"> </w:t>
                  </w:r>
                  <w:r w:rsidRPr="009A2958">
                    <w:rPr>
                      <w:rFonts w:cs="Times New Roman"/>
                      <w:sz w:val="20"/>
                      <w:szCs w:val="20"/>
                    </w:rPr>
                    <w:t>설비</w:t>
                  </w:r>
                  <w:r w:rsidRPr="009A2958">
                    <w:rPr>
                      <w:rFonts w:cs="Times New Roman"/>
                      <w:sz w:val="20"/>
                      <w:szCs w:val="20"/>
                    </w:rPr>
                    <w:t xml:space="preserve"> </w:t>
                  </w:r>
                  <w:r w:rsidRPr="009A2958">
                    <w:rPr>
                      <w:rFonts w:cs="Times New Roman"/>
                      <w:sz w:val="20"/>
                      <w:szCs w:val="20"/>
                    </w:rPr>
                    <w:t>공사</w:t>
                  </w:r>
                </w:p>
              </w:tc>
            </w:tr>
            <w:tr w:rsidR="005335C7" w:rsidRPr="009A2958" w14:paraId="78C89E68" w14:textId="77777777" w:rsidTr="003C296E">
              <w:tc>
                <w:tcPr>
                  <w:tcW w:w="1447" w:type="dxa"/>
                  <w:vAlign w:val="center"/>
                </w:tcPr>
                <w:p w14:paraId="31ACD2AA"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선불전자지급수단</w:t>
                  </w:r>
                  <w:r w:rsidRPr="009A2958">
                    <w:rPr>
                      <w:rFonts w:cs="Times New Roman"/>
                      <w:sz w:val="20"/>
                      <w:szCs w:val="20"/>
                    </w:rPr>
                    <w:t xml:space="preserve"> </w:t>
                  </w:r>
                  <w:r w:rsidRPr="009A2958">
                    <w:rPr>
                      <w:rFonts w:cs="Times New Roman"/>
                      <w:sz w:val="20"/>
                      <w:szCs w:val="20"/>
                    </w:rPr>
                    <w:t>발행</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관리업</w:t>
                  </w:r>
                </w:p>
              </w:tc>
              <w:tc>
                <w:tcPr>
                  <w:tcW w:w="1191" w:type="dxa"/>
                  <w:vAlign w:val="center"/>
                </w:tcPr>
                <w:p w14:paraId="4E1AA0BE"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2020. 6. 3.</w:t>
                  </w:r>
                </w:p>
              </w:tc>
              <w:tc>
                <w:tcPr>
                  <w:tcW w:w="2239" w:type="dxa"/>
                  <w:vAlign w:val="center"/>
                </w:tcPr>
                <w:p w14:paraId="6E9582D2" w14:textId="77777777" w:rsidR="005335C7" w:rsidRPr="009A2958" w:rsidRDefault="005335C7" w:rsidP="005335C7">
                  <w:pPr>
                    <w:pStyle w:val="a8"/>
                    <w:widowControl/>
                    <w:spacing w:before="40" w:after="40" w:line="240" w:lineRule="auto"/>
                    <w:ind w:left="0"/>
                    <w:rPr>
                      <w:rFonts w:cs="Times New Roman"/>
                      <w:sz w:val="20"/>
                      <w:szCs w:val="20"/>
                    </w:rPr>
                  </w:pP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포인트를</w:t>
                  </w:r>
                  <w:r w:rsidRPr="009A2958">
                    <w:rPr>
                      <w:rFonts w:cs="Times New Roman"/>
                      <w:sz w:val="20"/>
                      <w:szCs w:val="20"/>
                    </w:rPr>
                    <w:t xml:space="preserve"> </w:t>
                  </w:r>
                  <w:r w:rsidRPr="009A2958">
                    <w:rPr>
                      <w:rFonts w:cs="Times New Roman"/>
                      <w:sz w:val="20"/>
                      <w:szCs w:val="20"/>
                    </w:rPr>
                    <w:t>결제수단으로</w:t>
                  </w:r>
                  <w:r w:rsidRPr="009A2958">
                    <w:rPr>
                      <w:rFonts w:cs="Times New Roman"/>
                      <w:sz w:val="20"/>
                      <w:szCs w:val="20"/>
                    </w:rPr>
                    <w:t xml:space="preserve"> </w:t>
                  </w:r>
                  <w:r w:rsidRPr="009A2958">
                    <w:rPr>
                      <w:rFonts w:cs="Times New Roman"/>
                      <w:sz w:val="20"/>
                      <w:szCs w:val="20"/>
                    </w:rPr>
                    <w:t>제공</w:t>
                  </w:r>
                </w:p>
              </w:tc>
            </w:tr>
            <w:tr w:rsidR="005335C7" w:rsidRPr="009A2958" w14:paraId="5BEFFCC4" w14:textId="77777777" w:rsidTr="003C296E">
              <w:tc>
                <w:tcPr>
                  <w:tcW w:w="1447" w:type="dxa"/>
                  <w:vAlign w:val="center"/>
                </w:tcPr>
                <w:p w14:paraId="4372002E"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전자지급결제대행업</w:t>
                  </w:r>
                </w:p>
              </w:tc>
              <w:tc>
                <w:tcPr>
                  <w:tcW w:w="1191" w:type="dxa"/>
                  <w:vAlign w:val="center"/>
                </w:tcPr>
                <w:p w14:paraId="077DBD0E"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2020. 6. 3.</w:t>
                  </w:r>
                </w:p>
              </w:tc>
              <w:tc>
                <w:tcPr>
                  <w:tcW w:w="2239" w:type="dxa"/>
                  <w:vAlign w:val="center"/>
                </w:tcPr>
                <w:p w14:paraId="7DCA7B7A" w14:textId="77777777" w:rsidR="005335C7" w:rsidRPr="009A2958" w:rsidRDefault="005335C7" w:rsidP="000E693E">
                  <w:pPr>
                    <w:pStyle w:val="a8"/>
                    <w:widowControl/>
                    <w:spacing w:before="20" w:after="20" w:line="240" w:lineRule="auto"/>
                    <w:ind w:left="0"/>
                    <w:rPr>
                      <w:rFonts w:cs="Times New Roman"/>
                      <w:sz w:val="20"/>
                      <w:szCs w:val="20"/>
                    </w:rPr>
                  </w:pPr>
                  <w:r w:rsidRPr="009A2958">
                    <w:rPr>
                      <w:rFonts w:cs="Times New Roman"/>
                      <w:sz w:val="20"/>
                      <w:szCs w:val="20"/>
                    </w:rPr>
                    <w:t>카카오㈜와</w:t>
                  </w:r>
                  <w:r w:rsidRPr="009A2958">
                    <w:rPr>
                      <w:rFonts w:cs="Times New Roman"/>
                      <w:sz w:val="20"/>
                      <w:szCs w:val="20"/>
                    </w:rPr>
                    <w:t xml:space="preserve"> </w:t>
                  </w:r>
                  <w:r w:rsidRPr="009A2958">
                    <w:rPr>
                      <w:rFonts w:cs="Times New Roman"/>
                      <w:sz w:val="20"/>
                      <w:szCs w:val="20"/>
                    </w:rPr>
                    <w:t>사이에</w:t>
                  </w:r>
                  <w:r w:rsidRPr="009A2958">
                    <w:rPr>
                      <w:rFonts w:cs="Times New Roman"/>
                      <w:sz w:val="20"/>
                      <w:szCs w:val="20"/>
                    </w:rPr>
                    <w:t xml:space="preserve"> </w:t>
                  </w:r>
                  <w:r w:rsidRPr="009A2958">
                    <w:rPr>
                      <w:rFonts w:cs="Times New Roman"/>
                      <w:sz w:val="20"/>
                      <w:szCs w:val="20"/>
                    </w:rPr>
                    <w:t>지급결제정보를</w:t>
                  </w:r>
                  <w:r w:rsidRPr="009A2958">
                    <w:rPr>
                      <w:rFonts w:cs="Times New Roman"/>
                      <w:sz w:val="20"/>
                      <w:szCs w:val="20"/>
                    </w:rPr>
                    <w:t xml:space="preserve"> </w:t>
                  </w:r>
                  <w:r w:rsidRPr="009A2958">
                    <w:rPr>
                      <w:rFonts w:cs="Times New Roman"/>
                      <w:sz w:val="20"/>
                      <w:szCs w:val="20"/>
                    </w:rPr>
                    <w:t>송</w:t>
                  </w:r>
                  <w:r w:rsidRPr="009A2958">
                    <w:rPr>
                      <w:rFonts w:cs="Times New Roman"/>
                      <w:sz w:val="20"/>
                      <w:szCs w:val="20"/>
                    </w:rPr>
                    <w:t>∙</w:t>
                  </w:r>
                  <w:r w:rsidRPr="009A2958">
                    <w:rPr>
                      <w:rFonts w:cs="Times New Roman"/>
                      <w:sz w:val="20"/>
                      <w:szCs w:val="20"/>
                    </w:rPr>
                    <w:t>수신하면서</w:t>
                  </w:r>
                  <w:r w:rsidRPr="009A2958">
                    <w:rPr>
                      <w:rFonts w:cs="Times New Roman"/>
                      <w:sz w:val="20"/>
                      <w:szCs w:val="20"/>
                    </w:rPr>
                    <w:t xml:space="preserve"> </w:t>
                  </w:r>
                  <w:r w:rsidRPr="009A2958">
                    <w:rPr>
                      <w:rFonts w:cs="Times New Roman"/>
                      <w:sz w:val="20"/>
                      <w:szCs w:val="20"/>
                    </w:rPr>
                    <w:t>결제대금의</w:t>
                  </w:r>
                  <w:r w:rsidRPr="009A2958">
                    <w:rPr>
                      <w:rFonts w:cs="Times New Roman"/>
                      <w:sz w:val="20"/>
                      <w:szCs w:val="20"/>
                    </w:rPr>
                    <w:t xml:space="preserve"> </w:t>
                  </w:r>
                  <w:r w:rsidRPr="009A2958">
                    <w:rPr>
                      <w:rFonts w:cs="Times New Roman"/>
                      <w:sz w:val="20"/>
                      <w:szCs w:val="20"/>
                    </w:rPr>
                    <w:t>정산</w:t>
                  </w:r>
                  <w:r w:rsidRPr="009A2958">
                    <w:rPr>
                      <w:rFonts w:cs="Times New Roman"/>
                      <w:sz w:val="20"/>
                      <w:szCs w:val="20"/>
                    </w:rPr>
                    <w:t xml:space="preserve"> </w:t>
                  </w:r>
                  <w:r w:rsidRPr="009A2958">
                    <w:rPr>
                      <w:rFonts w:cs="Times New Roman"/>
                      <w:sz w:val="20"/>
                      <w:szCs w:val="20"/>
                    </w:rPr>
                    <w:t>지시</w:t>
                  </w:r>
                </w:p>
              </w:tc>
            </w:tr>
            <w:tr w:rsidR="005335C7" w:rsidRPr="009A2958" w14:paraId="52DB8121" w14:textId="77777777" w:rsidTr="003C296E">
              <w:tc>
                <w:tcPr>
                  <w:tcW w:w="1447" w:type="dxa"/>
                  <w:vAlign w:val="center"/>
                </w:tcPr>
                <w:p w14:paraId="20C0D860"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여객자동차운송중개사업</w:t>
                  </w:r>
                  <w:r w:rsidRPr="009A2958">
                    <w:rPr>
                      <w:rFonts w:cs="Times New Roman"/>
                      <w:sz w:val="20"/>
                      <w:szCs w:val="20"/>
                    </w:rPr>
                    <w:t xml:space="preserve"> </w:t>
                  </w:r>
                  <w:r w:rsidRPr="009A2958">
                    <w:rPr>
                      <w:rFonts w:cs="Times New Roman"/>
                      <w:sz w:val="20"/>
                      <w:szCs w:val="20"/>
                    </w:rPr>
                    <w:t>등록</w:t>
                  </w:r>
                </w:p>
              </w:tc>
              <w:tc>
                <w:tcPr>
                  <w:tcW w:w="1191" w:type="dxa"/>
                  <w:vAlign w:val="center"/>
                </w:tcPr>
                <w:p w14:paraId="2139A74E"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2021. 6. 18.</w:t>
                  </w:r>
                </w:p>
              </w:tc>
              <w:tc>
                <w:tcPr>
                  <w:tcW w:w="2239" w:type="dxa"/>
                  <w:vAlign w:val="center"/>
                </w:tcPr>
                <w:p w14:paraId="3BD4194D" w14:textId="77777777" w:rsidR="005335C7" w:rsidRPr="009A2958" w:rsidRDefault="005335C7" w:rsidP="005335C7">
                  <w:pPr>
                    <w:pStyle w:val="a8"/>
                    <w:widowControl/>
                    <w:spacing w:before="40" w:after="40" w:line="240" w:lineRule="auto"/>
                    <w:ind w:left="0"/>
                    <w:rPr>
                      <w:rFonts w:cs="Times New Roman"/>
                      <w:sz w:val="20"/>
                      <w:szCs w:val="20"/>
                    </w:rPr>
                  </w:pPr>
                  <w:r w:rsidRPr="009A2958">
                    <w:rPr>
                      <w:rFonts w:cs="Times New Roman"/>
                      <w:sz w:val="20"/>
                      <w:szCs w:val="20"/>
                    </w:rPr>
                    <w:t>택시중개사업</w:t>
                  </w:r>
                </w:p>
              </w:tc>
            </w:tr>
            <w:tr w:rsidR="005335C7" w:rsidRPr="009A2958" w14:paraId="74DB028A" w14:textId="77777777" w:rsidTr="003C296E">
              <w:tc>
                <w:tcPr>
                  <w:tcW w:w="1447" w:type="dxa"/>
                  <w:vAlign w:val="center"/>
                </w:tcPr>
                <w:p w14:paraId="49F5A6E1"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개인위치정보사업허가</w:t>
                  </w:r>
                </w:p>
              </w:tc>
              <w:tc>
                <w:tcPr>
                  <w:tcW w:w="1191" w:type="dxa"/>
                  <w:vAlign w:val="center"/>
                </w:tcPr>
                <w:p w14:paraId="700FE20C"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2021. 6. 30.</w:t>
                  </w:r>
                </w:p>
              </w:tc>
              <w:tc>
                <w:tcPr>
                  <w:tcW w:w="2239" w:type="dxa"/>
                  <w:vAlign w:val="center"/>
                </w:tcPr>
                <w:p w14:paraId="2C5FDE2C" w14:textId="77777777" w:rsidR="005335C7" w:rsidRPr="000E116B" w:rsidRDefault="005335C7" w:rsidP="005335C7">
                  <w:pPr>
                    <w:pStyle w:val="a8"/>
                    <w:widowControl/>
                    <w:spacing w:before="40" w:after="40" w:line="240" w:lineRule="auto"/>
                    <w:ind w:left="0"/>
                    <w:rPr>
                      <w:rFonts w:cs="Times New Roman"/>
                      <w:spacing w:val="-6"/>
                      <w:sz w:val="20"/>
                      <w:szCs w:val="20"/>
                    </w:rPr>
                  </w:pPr>
                  <w:r w:rsidRPr="000E116B">
                    <w:rPr>
                      <w:rFonts w:cs="Times New Roman"/>
                      <w:spacing w:val="-6"/>
                      <w:sz w:val="20"/>
                      <w:szCs w:val="20"/>
                    </w:rPr>
                    <w:t>온라인</w:t>
                  </w:r>
                  <w:r w:rsidRPr="000E116B">
                    <w:rPr>
                      <w:rFonts w:cs="Times New Roman"/>
                      <w:spacing w:val="-6"/>
                      <w:sz w:val="20"/>
                      <w:szCs w:val="20"/>
                    </w:rPr>
                    <w:t xml:space="preserve"> </w:t>
                  </w:r>
                  <w:r w:rsidRPr="000E116B">
                    <w:rPr>
                      <w:rFonts w:cs="Times New Roman"/>
                      <w:spacing w:val="-6"/>
                      <w:sz w:val="20"/>
                      <w:szCs w:val="20"/>
                    </w:rPr>
                    <w:t>자동차대여</w:t>
                  </w:r>
                  <w:r w:rsidRPr="000E116B">
                    <w:rPr>
                      <w:rFonts w:cs="Times New Roman"/>
                      <w:spacing w:val="-6"/>
                      <w:sz w:val="20"/>
                      <w:szCs w:val="20"/>
                    </w:rPr>
                    <w:t xml:space="preserve"> </w:t>
                  </w:r>
                  <w:r w:rsidRPr="000E116B">
                    <w:rPr>
                      <w:rFonts w:cs="Times New Roman"/>
                      <w:spacing w:val="-6"/>
                      <w:sz w:val="20"/>
                      <w:szCs w:val="20"/>
                    </w:rPr>
                    <w:t>예약</w:t>
                  </w:r>
                  <w:r w:rsidRPr="000E116B">
                    <w:rPr>
                      <w:rFonts w:cs="Times New Roman"/>
                      <w:spacing w:val="-6"/>
                      <w:sz w:val="20"/>
                      <w:szCs w:val="20"/>
                    </w:rPr>
                    <w:t xml:space="preserve"> </w:t>
                  </w:r>
                  <w:r w:rsidRPr="000E116B">
                    <w:rPr>
                      <w:rFonts w:cs="Times New Roman"/>
                      <w:spacing w:val="-6"/>
                      <w:sz w:val="20"/>
                      <w:szCs w:val="20"/>
                    </w:rPr>
                    <w:t>결제</w:t>
                  </w:r>
                  <w:r w:rsidRPr="000E116B">
                    <w:rPr>
                      <w:rFonts w:cs="Times New Roman"/>
                      <w:spacing w:val="-6"/>
                      <w:sz w:val="20"/>
                      <w:szCs w:val="20"/>
                    </w:rPr>
                    <w:t xml:space="preserve"> </w:t>
                  </w:r>
                  <w:r w:rsidRPr="000E116B">
                    <w:rPr>
                      <w:rFonts w:cs="Times New Roman"/>
                      <w:spacing w:val="-6"/>
                      <w:sz w:val="20"/>
                      <w:szCs w:val="20"/>
                    </w:rPr>
                    <w:t>플랫폼</w:t>
                  </w:r>
                  <w:r w:rsidRPr="000E116B">
                    <w:rPr>
                      <w:rFonts w:cs="Times New Roman"/>
                      <w:spacing w:val="-6"/>
                      <w:sz w:val="20"/>
                      <w:szCs w:val="20"/>
                    </w:rPr>
                    <w:t xml:space="preserve"> </w:t>
                  </w:r>
                  <w:r w:rsidRPr="000E116B">
                    <w:rPr>
                      <w:rFonts w:cs="Times New Roman"/>
                      <w:spacing w:val="-6"/>
                      <w:sz w:val="20"/>
                      <w:szCs w:val="20"/>
                    </w:rPr>
                    <w:t>사업</w:t>
                  </w:r>
                  <w:r w:rsidRPr="000E116B">
                    <w:rPr>
                      <w:rFonts w:cs="Times New Roman"/>
                      <w:spacing w:val="-6"/>
                      <w:sz w:val="20"/>
                      <w:szCs w:val="20"/>
                    </w:rPr>
                    <w:t xml:space="preserve"> </w:t>
                  </w:r>
                  <w:r w:rsidRPr="000E116B">
                    <w:rPr>
                      <w:rFonts w:cs="Times New Roman"/>
                      <w:spacing w:val="-6"/>
                      <w:sz w:val="20"/>
                      <w:szCs w:val="20"/>
                    </w:rPr>
                    <w:t>및</w:t>
                  </w:r>
                  <w:r w:rsidRPr="000E116B">
                    <w:rPr>
                      <w:rFonts w:cs="Times New Roman"/>
                      <w:spacing w:val="-6"/>
                      <w:sz w:val="20"/>
                      <w:szCs w:val="20"/>
                    </w:rPr>
                    <w:t xml:space="preserve"> </w:t>
                  </w:r>
                  <w:r w:rsidRPr="000E116B">
                    <w:rPr>
                      <w:rFonts w:cs="Times New Roman"/>
                      <w:spacing w:val="-6"/>
                      <w:sz w:val="20"/>
                      <w:szCs w:val="20"/>
                    </w:rPr>
                    <w:t>보험사고대차</w:t>
                  </w:r>
                  <w:r w:rsidRPr="000E116B">
                    <w:rPr>
                      <w:rFonts w:cs="Times New Roman"/>
                      <w:spacing w:val="-6"/>
                      <w:sz w:val="20"/>
                      <w:szCs w:val="20"/>
                    </w:rPr>
                    <w:t xml:space="preserve"> </w:t>
                  </w:r>
                  <w:r w:rsidRPr="000E116B">
                    <w:rPr>
                      <w:rFonts w:cs="Times New Roman"/>
                      <w:spacing w:val="-6"/>
                      <w:sz w:val="20"/>
                      <w:szCs w:val="20"/>
                    </w:rPr>
                    <w:t>서비스</w:t>
                  </w:r>
                  <w:r w:rsidRPr="000E116B">
                    <w:rPr>
                      <w:rFonts w:cs="Times New Roman"/>
                      <w:spacing w:val="-6"/>
                      <w:sz w:val="20"/>
                      <w:szCs w:val="20"/>
                    </w:rPr>
                    <w:t xml:space="preserve"> </w:t>
                  </w:r>
                  <w:r w:rsidRPr="000E116B">
                    <w:rPr>
                      <w:rFonts w:cs="Times New Roman"/>
                      <w:spacing w:val="-6"/>
                      <w:sz w:val="20"/>
                      <w:szCs w:val="20"/>
                    </w:rPr>
                    <w:t>제공</w:t>
                  </w:r>
                </w:p>
              </w:tc>
            </w:tr>
            <w:tr w:rsidR="005335C7" w:rsidRPr="009A2958" w14:paraId="5BC68DF2" w14:textId="77777777" w:rsidTr="003C296E">
              <w:tc>
                <w:tcPr>
                  <w:tcW w:w="1447" w:type="dxa"/>
                  <w:vAlign w:val="center"/>
                </w:tcPr>
                <w:p w14:paraId="10FD700E"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전기신사업</w:t>
                  </w:r>
                  <w:r>
                    <w:rPr>
                      <w:rFonts w:cs="Times New Roman"/>
                      <w:sz w:val="20"/>
                      <w:szCs w:val="20"/>
                    </w:rPr>
                    <w:br/>
                  </w:r>
                  <w:r w:rsidRPr="009A2958">
                    <w:rPr>
                      <w:rFonts w:cs="Times New Roman"/>
                      <w:sz w:val="20"/>
                      <w:szCs w:val="20"/>
                    </w:rPr>
                    <w:t>등록</w:t>
                  </w:r>
                </w:p>
              </w:tc>
              <w:tc>
                <w:tcPr>
                  <w:tcW w:w="1191" w:type="dxa"/>
                  <w:vAlign w:val="center"/>
                </w:tcPr>
                <w:p w14:paraId="65C08FBE"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2021. 5. 26</w:t>
                  </w:r>
                </w:p>
              </w:tc>
              <w:tc>
                <w:tcPr>
                  <w:tcW w:w="2239" w:type="dxa"/>
                  <w:vAlign w:val="center"/>
                </w:tcPr>
                <w:p w14:paraId="275750E1" w14:textId="77777777" w:rsidR="005335C7" w:rsidRPr="009A2958" w:rsidRDefault="005335C7" w:rsidP="005335C7">
                  <w:pPr>
                    <w:pStyle w:val="a8"/>
                    <w:widowControl/>
                    <w:spacing w:before="40" w:after="40" w:line="240" w:lineRule="auto"/>
                    <w:ind w:left="0"/>
                    <w:rPr>
                      <w:rFonts w:cs="Times New Roman"/>
                      <w:sz w:val="20"/>
                      <w:szCs w:val="20"/>
                    </w:rPr>
                  </w:pPr>
                  <w:r w:rsidRPr="009A2958">
                    <w:rPr>
                      <w:rFonts w:cs="Times New Roman"/>
                      <w:sz w:val="20"/>
                      <w:szCs w:val="20"/>
                    </w:rPr>
                    <w:t>전기자동차</w:t>
                  </w:r>
                  <w:r w:rsidRPr="009A2958">
                    <w:rPr>
                      <w:rFonts w:cs="Times New Roman"/>
                      <w:sz w:val="20"/>
                      <w:szCs w:val="20"/>
                    </w:rPr>
                    <w:t xml:space="preserve"> </w:t>
                  </w:r>
                  <w:r w:rsidRPr="009A2958">
                    <w:rPr>
                      <w:rFonts w:cs="Times New Roman"/>
                      <w:sz w:val="20"/>
                      <w:szCs w:val="20"/>
                    </w:rPr>
                    <w:t>충전</w:t>
                  </w:r>
                </w:p>
              </w:tc>
            </w:tr>
            <w:tr w:rsidR="005335C7" w:rsidRPr="009A2958" w14:paraId="0C6739B9" w14:textId="77777777" w:rsidTr="003C296E">
              <w:tc>
                <w:tcPr>
                  <w:tcW w:w="1447" w:type="dxa"/>
                  <w:vAlign w:val="center"/>
                </w:tcPr>
                <w:p w14:paraId="6B405E52" w14:textId="77777777" w:rsidR="005335C7" w:rsidRPr="00EE2D37" w:rsidRDefault="005335C7" w:rsidP="005335C7">
                  <w:pPr>
                    <w:pStyle w:val="a8"/>
                    <w:widowControl/>
                    <w:spacing w:before="40" w:after="40" w:line="240" w:lineRule="auto"/>
                    <w:ind w:left="0"/>
                    <w:jc w:val="center"/>
                    <w:rPr>
                      <w:rFonts w:cs="Times New Roman"/>
                      <w:spacing w:val="-10"/>
                      <w:sz w:val="20"/>
                      <w:szCs w:val="20"/>
                    </w:rPr>
                  </w:pPr>
                  <w:r w:rsidRPr="00EE2D37">
                    <w:rPr>
                      <w:rFonts w:cs="Times New Roman"/>
                      <w:spacing w:val="-10"/>
                      <w:sz w:val="20"/>
                      <w:szCs w:val="20"/>
                    </w:rPr>
                    <w:t>화물자동차운송주선사업</w:t>
                  </w:r>
                  <w:r w:rsidRPr="00EE2D37">
                    <w:rPr>
                      <w:rFonts w:cs="Times New Roman"/>
                      <w:spacing w:val="-10"/>
                      <w:sz w:val="20"/>
                      <w:szCs w:val="20"/>
                    </w:rPr>
                    <w:t xml:space="preserve"> </w:t>
                  </w:r>
                  <w:r w:rsidRPr="00EE2D37">
                    <w:rPr>
                      <w:rFonts w:cs="Times New Roman"/>
                      <w:spacing w:val="-10"/>
                      <w:sz w:val="20"/>
                      <w:szCs w:val="20"/>
                    </w:rPr>
                    <w:t>허가</w:t>
                  </w:r>
                </w:p>
              </w:tc>
              <w:tc>
                <w:tcPr>
                  <w:tcW w:w="1191" w:type="dxa"/>
                  <w:vAlign w:val="center"/>
                </w:tcPr>
                <w:p w14:paraId="1F6F4EBA"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2021. 7. 29.</w:t>
                  </w:r>
                </w:p>
              </w:tc>
              <w:tc>
                <w:tcPr>
                  <w:tcW w:w="2239" w:type="dxa"/>
                  <w:vAlign w:val="center"/>
                </w:tcPr>
                <w:p w14:paraId="0C2BEE72" w14:textId="77777777" w:rsidR="005335C7" w:rsidRPr="009A2958" w:rsidRDefault="005335C7" w:rsidP="005335C7">
                  <w:pPr>
                    <w:pStyle w:val="a8"/>
                    <w:widowControl/>
                    <w:spacing w:before="40" w:after="40" w:line="240" w:lineRule="auto"/>
                    <w:ind w:left="0"/>
                    <w:rPr>
                      <w:rFonts w:cs="Times New Roman"/>
                      <w:sz w:val="20"/>
                      <w:szCs w:val="20"/>
                    </w:rPr>
                  </w:pPr>
                  <w:r w:rsidRPr="009A2958">
                    <w:rPr>
                      <w:rFonts w:cs="Times New Roman"/>
                      <w:sz w:val="20"/>
                      <w:szCs w:val="20"/>
                    </w:rPr>
                    <w:t>카카오</w:t>
                  </w:r>
                  <w:r w:rsidRPr="009A2958">
                    <w:rPr>
                      <w:rFonts w:cs="Times New Roman"/>
                      <w:sz w:val="20"/>
                      <w:szCs w:val="20"/>
                    </w:rPr>
                    <w:t xml:space="preserve"> T </w:t>
                  </w:r>
                  <w:r w:rsidRPr="009A2958">
                    <w:rPr>
                      <w:rFonts w:cs="Times New Roman"/>
                      <w:sz w:val="20"/>
                      <w:szCs w:val="20"/>
                    </w:rPr>
                    <w:t>퀵서비스</w:t>
                  </w:r>
                </w:p>
              </w:tc>
            </w:tr>
          </w:tbl>
          <w:p w14:paraId="6F1E2B6C" w14:textId="77777777" w:rsidR="005335C7" w:rsidRPr="009A2958" w:rsidRDefault="005335C7" w:rsidP="00FD4481">
            <w:pPr>
              <w:pStyle w:val="a8"/>
              <w:widowControl/>
              <w:numPr>
                <w:ilvl w:val="0"/>
                <w:numId w:val="3"/>
              </w:numPr>
              <w:spacing w:before="160" w:after="120" w:line="276" w:lineRule="auto"/>
              <w:ind w:left="568" w:hanging="284"/>
              <w:rPr>
                <w:rFonts w:cs="Times New Roman"/>
                <w:sz w:val="20"/>
                <w:szCs w:val="20"/>
              </w:rPr>
            </w:pPr>
            <w:r w:rsidRPr="009A2958">
              <w:rPr>
                <w:rFonts w:cs="Times New Roman"/>
                <w:sz w:val="20"/>
                <w:szCs w:val="20"/>
              </w:rPr>
              <w:t>자회사</w:t>
            </w:r>
            <w:r>
              <w:rPr>
                <w:rFonts w:cs="Times New Roman" w:hint="eastAsia"/>
                <w:sz w:val="20"/>
                <w:szCs w:val="20"/>
              </w:rPr>
              <w:t>들</w:t>
            </w:r>
          </w:p>
          <w:tbl>
            <w:tblPr>
              <w:tblStyle w:val="a5"/>
              <w:tblW w:w="4876" w:type="dxa"/>
              <w:tblInd w:w="288" w:type="dxa"/>
              <w:tblCellMar>
                <w:left w:w="85" w:type="dxa"/>
                <w:right w:w="85" w:type="dxa"/>
              </w:tblCellMar>
              <w:tblLook w:val="04A0" w:firstRow="1" w:lastRow="0" w:firstColumn="1" w:lastColumn="0" w:noHBand="0" w:noVBand="1"/>
            </w:tblPr>
            <w:tblGrid>
              <w:gridCol w:w="1587"/>
              <w:gridCol w:w="907"/>
              <w:gridCol w:w="1191"/>
              <w:gridCol w:w="1191"/>
            </w:tblGrid>
            <w:tr w:rsidR="005335C7" w:rsidRPr="009A2958" w14:paraId="63240BBE" w14:textId="77777777" w:rsidTr="003C296E">
              <w:trPr>
                <w:tblHeader/>
              </w:trPr>
              <w:tc>
                <w:tcPr>
                  <w:tcW w:w="1587" w:type="dxa"/>
                  <w:shd w:val="clear" w:color="auto" w:fill="D9D9D9" w:themeFill="background1" w:themeFillShade="D9"/>
                  <w:vAlign w:val="center"/>
                </w:tcPr>
                <w:p w14:paraId="7374B76E"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인허가명</w:t>
                  </w:r>
                </w:p>
              </w:tc>
              <w:tc>
                <w:tcPr>
                  <w:tcW w:w="907" w:type="dxa"/>
                  <w:shd w:val="clear" w:color="auto" w:fill="D9D9D9" w:themeFill="background1" w:themeFillShade="D9"/>
                  <w:vAlign w:val="center"/>
                </w:tcPr>
                <w:p w14:paraId="5FADF810"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회사</w:t>
                  </w:r>
                </w:p>
              </w:tc>
              <w:tc>
                <w:tcPr>
                  <w:tcW w:w="1191" w:type="dxa"/>
                  <w:shd w:val="clear" w:color="auto" w:fill="D9D9D9" w:themeFill="background1" w:themeFillShade="D9"/>
                  <w:vAlign w:val="center"/>
                </w:tcPr>
                <w:p w14:paraId="30125674"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일자</w:t>
                  </w:r>
                </w:p>
              </w:tc>
              <w:tc>
                <w:tcPr>
                  <w:tcW w:w="1191" w:type="dxa"/>
                  <w:shd w:val="clear" w:color="auto" w:fill="D9D9D9" w:themeFill="background1" w:themeFillShade="D9"/>
                  <w:vAlign w:val="center"/>
                </w:tcPr>
                <w:p w14:paraId="4A8B7569"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관련서비스</w:t>
                  </w:r>
                </w:p>
              </w:tc>
            </w:tr>
            <w:tr w:rsidR="005335C7" w:rsidRPr="009A2958" w14:paraId="4449823A" w14:textId="77777777" w:rsidTr="003C296E">
              <w:tc>
                <w:tcPr>
                  <w:tcW w:w="1587" w:type="dxa"/>
                  <w:vMerge w:val="restart"/>
                  <w:vAlign w:val="center"/>
                </w:tcPr>
                <w:p w14:paraId="78E3669D"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여객자동차운송사업</w:t>
                  </w:r>
                  <w:r w:rsidRPr="009A2958">
                    <w:rPr>
                      <w:rFonts w:cs="Times New Roman"/>
                      <w:sz w:val="20"/>
                      <w:szCs w:val="20"/>
                    </w:rPr>
                    <w:t xml:space="preserve"> </w:t>
                  </w:r>
                  <w:r w:rsidRPr="009A2958">
                    <w:rPr>
                      <w:rFonts w:cs="Times New Roman"/>
                      <w:sz w:val="20"/>
                      <w:szCs w:val="20"/>
                    </w:rPr>
                    <w:t>면허</w:t>
                  </w:r>
                </w:p>
              </w:tc>
              <w:tc>
                <w:tcPr>
                  <w:tcW w:w="907" w:type="dxa"/>
                  <w:vAlign w:val="center"/>
                </w:tcPr>
                <w:p w14:paraId="46E49922"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KM1</w:t>
                  </w:r>
                </w:p>
              </w:tc>
              <w:tc>
                <w:tcPr>
                  <w:tcW w:w="1191" w:type="dxa"/>
                  <w:vAlign w:val="center"/>
                </w:tcPr>
                <w:p w14:paraId="4AD3902F"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1969. 2. 18.</w:t>
                  </w:r>
                </w:p>
              </w:tc>
              <w:tc>
                <w:tcPr>
                  <w:tcW w:w="1191" w:type="dxa"/>
                  <w:vMerge w:val="restart"/>
                  <w:vAlign w:val="center"/>
                </w:tcPr>
                <w:p w14:paraId="314F24F4"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직영택시</w:t>
                  </w:r>
                </w:p>
              </w:tc>
            </w:tr>
            <w:tr w:rsidR="005335C7" w:rsidRPr="009A2958" w14:paraId="64DB7232" w14:textId="77777777" w:rsidTr="003C296E">
              <w:tc>
                <w:tcPr>
                  <w:tcW w:w="1587" w:type="dxa"/>
                  <w:vMerge/>
                  <w:vAlign w:val="center"/>
                </w:tcPr>
                <w:p w14:paraId="5315BFE3" w14:textId="77777777" w:rsidR="005335C7" w:rsidRPr="009A2958" w:rsidRDefault="005335C7" w:rsidP="005335C7">
                  <w:pPr>
                    <w:pStyle w:val="a8"/>
                    <w:widowControl/>
                    <w:spacing w:before="40" w:after="40" w:line="240" w:lineRule="auto"/>
                    <w:ind w:left="0"/>
                    <w:jc w:val="center"/>
                    <w:rPr>
                      <w:rFonts w:cs="Times New Roman"/>
                      <w:sz w:val="20"/>
                      <w:szCs w:val="20"/>
                    </w:rPr>
                  </w:pPr>
                </w:p>
              </w:tc>
              <w:tc>
                <w:tcPr>
                  <w:tcW w:w="907" w:type="dxa"/>
                  <w:vAlign w:val="center"/>
                </w:tcPr>
                <w:p w14:paraId="046F58FC"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KM2</w:t>
                  </w:r>
                </w:p>
              </w:tc>
              <w:tc>
                <w:tcPr>
                  <w:tcW w:w="1191" w:type="dxa"/>
                  <w:vAlign w:val="center"/>
                </w:tcPr>
                <w:p w14:paraId="3EB57624" w14:textId="77777777" w:rsidR="005335C7" w:rsidRPr="000E116B" w:rsidRDefault="005335C7" w:rsidP="005335C7">
                  <w:pPr>
                    <w:pStyle w:val="a8"/>
                    <w:widowControl/>
                    <w:spacing w:before="40" w:after="40" w:line="240" w:lineRule="auto"/>
                    <w:ind w:left="0"/>
                    <w:jc w:val="center"/>
                    <w:rPr>
                      <w:rFonts w:cs="Times New Roman"/>
                      <w:spacing w:val="-4"/>
                      <w:sz w:val="20"/>
                      <w:szCs w:val="20"/>
                    </w:rPr>
                  </w:pPr>
                  <w:r w:rsidRPr="000E116B">
                    <w:rPr>
                      <w:rFonts w:cs="Times New Roman"/>
                      <w:spacing w:val="-4"/>
                      <w:sz w:val="20"/>
                      <w:szCs w:val="20"/>
                    </w:rPr>
                    <w:t>1966. 12. 24.</w:t>
                  </w:r>
                </w:p>
              </w:tc>
              <w:tc>
                <w:tcPr>
                  <w:tcW w:w="1191" w:type="dxa"/>
                  <w:vMerge/>
                  <w:vAlign w:val="center"/>
                </w:tcPr>
                <w:p w14:paraId="52821E91" w14:textId="77777777" w:rsidR="005335C7" w:rsidRPr="009A2958" w:rsidRDefault="005335C7" w:rsidP="005335C7">
                  <w:pPr>
                    <w:pStyle w:val="a8"/>
                    <w:widowControl/>
                    <w:spacing w:before="40" w:after="40" w:line="240" w:lineRule="auto"/>
                    <w:ind w:left="0"/>
                    <w:jc w:val="center"/>
                    <w:rPr>
                      <w:rFonts w:cs="Times New Roman"/>
                      <w:sz w:val="20"/>
                      <w:szCs w:val="20"/>
                    </w:rPr>
                  </w:pPr>
                </w:p>
              </w:tc>
            </w:tr>
            <w:tr w:rsidR="005335C7" w:rsidRPr="009A2958" w14:paraId="4FE64E98" w14:textId="77777777" w:rsidTr="003C296E">
              <w:tc>
                <w:tcPr>
                  <w:tcW w:w="1587" w:type="dxa"/>
                  <w:vMerge/>
                  <w:vAlign w:val="center"/>
                </w:tcPr>
                <w:p w14:paraId="51B8D9FB" w14:textId="77777777" w:rsidR="005335C7" w:rsidRPr="009A2958" w:rsidRDefault="005335C7" w:rsidP="005335C7">
                  <w:pPr>
                    <w:pStyle w:val="a8"/>
                    <w:widowControl/>
                    <w:spacing w:before="40" w:after="40" w:line="240" w:lineRule="auto"/>
                    <w:ind w:left="0"/>
                    <w:jc w:val="center"/>
                    <w:rPr>
                      <w:rFonts w:cs="Times New Roman"/>
                      <w:sz w:val="20"/>
                      <w:szCs w:val="20"/>
                    </w:rPr>
                  </w:pPr>
                </w:p>
              </w:tc>
              <w:tc>
                <w:tcPr>
                  <w:tcW w:w="907" w:type="dxa"/>
                  <w:vAlign w:val="center"/>
                </w:tcPr>
                <w:p w14:paraId="3B8F48A7"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KM3</w:t>
                  </w:r>
                </w:p>
              </w:tc>
              <w:tc>
                <w:tcPr>
                  <w:tcW w:w="1191" w:type="dxa"/>
                  <w:vAlign w:val="center"/>
                </w:tcPr>
                <w:p w14:paraId="02E2F9AD"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1969. 5. 31.</w:t>
                  </w:r>
                </w:p>
              </w:tc>
              <w:tc>
                <w:tcPr>
                  <w:tcW w:w="1191" w:type="dxa"/>
                  <w:vMerge/>
                  <w:vAlign w:val="center"/>
                </w:tcPr>
                <w:p w14:paraId="58910E81" w14:textId="77777777" w:rsidR="005335C7" w:rsidRPr="009A2958" w:rsidRDefault="005335C7" w:rsidP="005335C7">
                  <w:pPr>
                    <w:pStyle w:val="a8"/>
                    <w:widowControl/>
                    <w:spacing w:before="40" w:after="40" w:line="240" w:lineRule="auto"/>
                    <w:ind w:left="0"/>
                    <w:jc w:val="center"/>
                    <w:rPr>
                      <w:rFonts w:cs="Times New Roman"/>
                      <w:sz w:val="20"/>
                      <w:szCs w:val="20"/>
                    </w:rPr>
                  </w:pPr>
                </w:p>
              </w:tc>
            </w:tr>
            <w:tr w:rsidR="005335C7" w:rsidRPr="009A2958" w14:paraId="1DF28594" w14:textId="77777777" w:rsidTr="003C296E">
              <w:tc>
                <w:tcPr>
                  <w:tcW w:w="1587" w:type="dxa"/>
                  <w:vMerge/>
                  <w:vAlign w:val="center"/>
                </w:tcPr>
                <w:p w14:paraId="516204FE" w14:textId="77777777" w:rsidR="005335C7" w:rsidRPr="009A2958" w:rsidRDefault="005335C7" w:rsidP="005335C7">
                  <w:pPr>
                    <w:pStyle w:val="a8"/>
                    <w:widowControl/>
                    <w:spacing w:before="40" w:after="40" w:line="240" w:lineRule="auto"/>
                    <w:ind w:left="0"/>
                    <w:jc w:val="center"/>
                    <w:rPr>
                      <w:rFonts w:cs="Times New Roman"/>
                      <w:sz w:val="20"/>
                      <w:szCs w:val="20"/>
                    </w:rPr>
                  </w:pPr>
                </w:p>
              </w:tc>
              <w:tc>
                <w:tcPr>
                  <w:tcW w:w="907" w:type="dxa"/>
                  <w:vAlign w:val="center"/>
                </w:tcPr>
                <w:p w14:paraId="38667411"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KM4</w:t>
                  </w:r>
                </w:p>
              </w:tc>
              <w:tc>
                <w:tcPr>
                  <w:tcW w:w="1191" w:type="dxa"/>
                  <w:vAlign w:val="center"/>
                </w:tcPr>
                <w:p w14:paraId="4D7F8A50"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1979. 4. 10.</w:t>
                  </w:r>
                </w:p>
              </w:tc>
              <w:tc>
                <w:tcPr>
                  <w:tcW w:w="1191" w:type="dxa"/>
                  <w:vMerge/>
                  <w:vAlign w:val="center"/>
                </w:tcPr>
                <w:p w14:paraId="30EA0C9C" w14:textId="77777777" w:rsidR="005335C7" w:rsidRPr="009A2958" w:rsidRDefault="005335C7" w:rsidP="005335C7">
                  <w:pPr>
                    <w:pStyle w:val="a8"/>
                    <w:widowControl/>
                    <w:spacing w:before="40" w:after="40" w:line="240" w:lineRule="auto"/>
                    <w:ind w:left="0"/>
                    <w:jc w:val="center"/>
                    <w:rPr>
                      <w:rFonts w:cs="Times New Roman"/>
                      <w:sz w:val="20"/>
                      <w:szCs w:val="20"/>
                    </w:rPr>
                  </w:pPr>
                </w:p>
              </w:tc>
            </w:tr>
            <w:tr w:rsidR="005335C7" w:rsidRPr="009A2958" w14:paraId="5185B930" w14:textId="77777777" w:rsidTr="003C296E">
              <w:tc>
                <w:tcPr>
                  <w:tcW w:w="1587" w:type="dxa"/>
                  <w:vMerge/>
                  <w:vAlign w:val="center"/>
                </w:tcPr>
                <w:p w14:paraId="7BFB4E7C" w14:textId="77777777" w:rsidR="005335C7" w:rsidRPr="009A2958" w:rsidRDefault="005335C7" w:rsidP="005335C7">
                  <w:pPr>
                    <w:pStyle w:val="a8"/>
                    <w:widowControl/>
                    <w:spacing w:before="40" w:after="40" w:line="240" w:lineRule="auto"/>
                    <w:ind w:left="0"/>
                    <w:jc w:val="center"/>
                    <w:rPr>
                      <w:rFonts w:cs="Times New Roman"/>
                      <w:sz w:val="20"/>
                      <w:szCs w:val="20"/>
                    </w:rPr>
                  </w:pPr>
                </w:p>
              </w:tc>
              <w:tc>
                <w:tcPr>
                  <w:tcW w:w="907" w:type="dxa"/>
                  <w:vAlign w:val="center"/>
                </w:tcPr>
                <w:p w14:paraId="72FEF570"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KM5</w:t>
                  </w:r>
                </w:p>
              </w:tc>
              <w:tc>
                <w:tcPr>
                  <w:tcW w:w="1191" w:type="dxa"/>
                  <w:vAlign w:val="center"/>
                </w:tcPr>
                <w:p w14:paraId="3A1AB669"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1969. 6. 7.</w:t>
                  </w:r>
                </w:p>
              </w:tc>
              <w:tc>
                <w:tcPr>
                  <w:tcW w:w="1191" w:type="dxa"/>
                  <w:vMerge/>
                  <w:vAlign w:val="center"/>
                </w:tcPr>
                <w:p w14:paraId="2DD4A333" w14:textId="77777777" w:rsidR="005335C7" w:rsidRPr="009A2958" w:rsidRDefault="005335C7" w:rsidP="005335C7">
                  <w:pPr>
                    <w:pStyle w:val="a8"/>
                    <w:widowControl/>
                    <w:spacing w:before="40" w:after="40" w:line="240" w:lineRule="auto"/>
                    <w:ind w:left="0"/>
                    <w:jc w:val="center"/>
                    <w:rPr>
                      <w:rFonts w:cs="Times New Roman"/>
                      <w:sz w:val="20"/>
                      <w:szCs w:val="20"/>
                    </w:rPr>
                  </w:pPr>
                </w:p>
              </w:tc>
            </w:tr>
            <w:tr w:rsidR="005335C7" w:rsidRPr="009A2958" w14:paraId="17993969" w14:textId="77777777" w:rsidTr="003C296E">
              <w:tc>
                <w:tcPr>
                  <w:tcW w:w="1587" w:type="dxa"/>
                  <w:vMerge/>
                  <w:vAlign w:val="center"/>
                </w:tcPr>
                <w:p w14:paraId="121E423A" w14:textId="77777777" w:rsidR="005335C7" w:rsidRPr="009A2958" w:rsidRDefault="005335C7" w:rsidP="005335C7">
                  <w:pPr>
                    <w:pStyle w:val="a8"/>
                    <w:widowControl/>
                    <w:spacing w:before="40" w:after="40" w:line="240" w:lineRule="auto"/>
                    <w:ind w:left="0"/>
                    <w:jc w:val="center"/>
                    <w:rPr>
                      <w:rFonts w:cs="Times New Roman"/>
                      <w:sz w:val="20"/>
                      <w:szCs w:val="20"/>
                    </w:rPr>
                  </w:pPr>
                </w:p>
              </w:tc>
              <w:tc>
                <w:tcPr>
                  <w:tcW w:w="907" w:type="dxa"/>
                  <w:vAlign w:val="center"/>
                </w:tcPr>
                <w:p w14:paraId="2DDF721B"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KM6</w:t>
                  </w:r>
                </w:p>
              </w:tc>
              <w:tc>
                <w:tcPr>
                  <w:tcW w:w="1191" w:type="dxa"/>
                  <w:vAlign w:val="center"/>
                </w:tcPr>
                <w:p w14:paraId="702930C6"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1969. 3. 29.</w:t>
                  </w:r>
                </w:p>
              </w:tc>
              <w:tc>
                <w:tcPr>
                  <w:tcW w:w="1191" w:type="dxa"/>
                  <w:vMerge/>
                  <w:vAlign w:val="center"/>
                </w:tcPr>
                <w:p w14:paraId="77411A41" w14:textId="77777777" w:rsidR="005335C7" w:rsidRPr="009A2958" w:rsidRDefault="005335C7" w:rsidP="005335C7">
                  <w:pPr>
                    <w:pStyle w:val="a8"/>
                    <w:widowControl/>
                    <w:spacing w:before="40" w:after="40" w:line="240" w:lineRule="auto"/>
                    <w:ind w:left="0"/>
                    <w:jc w:val="center"/>
                    <w:rPr>
                      <w:rFonts w:cs="Times New Roman"/>
                      <w:sz w:val="20"/>
                      <w:szCs w:val="20"/>
                    </w:rPr>
                  </w:pPr>
                </w:p>
              </w:tc>
            </w:tr>
            <w:tr w:rsidR="005335C7" w:rsidRPr="009A2958" w14:paraId="5CA7D4AB" w14:textId="77777777" w:rsidTr="003C296E">
              <w:tc>
                <w:tcPr>
                  <w:tcW w:w="1587" w:type="dxa"/>
                  <w:vMerge/>
                  <w:vAlign w:val="center"/>
                </w:tcPr>
                <w:p w14:paraId="6C3C261E" w14:textId="77777777" w:rsidR="005335C7" w:rsidRPr="009A2958" w:rsidRDefault="005335C7" w:rsidP="005335C7">
                  <w:pPr>
                    <w:pStyle w:val="a8"/>
                    <w:widowControl/>
                    <w:spacing w:before="40" w:after="40" w:line="240" w:lineRule="auto"/>
                    <w:ind w:left="0"/>
                    <w:jc w:val="center"/>
                    <w:rPr>
                      <w:rFonts w:cs="Times New Roman"/>
                      <w:sz w:val="20"/>
                      <w:szCs w:val="20"/>
                    </w:rPr>
                  </w:pPr>
                </w:p>
              </w:tc>
              <w:tc>
                <w:tcPr>
                  <w:tcW w:w="907" w:type="dxa"/>
                  <w:vAlign w:val="center"/>
                </w:tcPr>
                <w:p w14:paraId="5A8F36D9"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KM7</w:t>
                  </w:r>
                </w:p>
              </w:tc>
              <w:tc>
                <w:tcPr>
                  <w:tcW w:w="1191" w:type="dxa"/>
                  <w:vAlign w:val="center"/>
                </w:tcPr>
                <w:p w14:paraId="4337F6AD"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1979. 4. 10.</w:t>
                  </w:r>
                </w:p>
              </w:tc>
              <w:tc>
                <w:tcPr>
                  <w:tcW w:w="1191" w:type="dxa"/>
                  <w:vMerge/>
                  <w:vAlign w:val="center"/>
                </w:tcPr>
                <w:p w14:paraId="54FF2E80" w14:textId="77777777" w:rsidR="005335C7" w:rsidRPr="009A2958" w:rsidRDefault="005335C7" w:rsidP="005335C7">
                  <w:pPr>
                    <w:pStyle w:val="a8"/>
                    <w:widowControl/>
                    <w:spacing w:before="40" w:after="40" w:line="240" w:lineRule="auto"/>
                    <w:ind w:left="0"/>
                    <w:jc w:val="center"/>
                    <w:rPr>
                      <w:rFonts w:cs="Times New Roman"/>
                      <w:sz w:val="20"/>
                      <w:szCs w:val="20"/>
                    </w:rPr>
                  </w:pPr>
                </w:p>
              </w:tc>
            </w:tr>
            <w:tr w:rsidR="005335C7" w:rsidRPr="009A2958" w14:paraId="119AFD49" w14:textId="77777777" w:rsidTr="003C296E">
              <w:tc>
                <w:tcPr>
                  <w:tcW w:w="1587" w:type="dxa"/>
                  <w:vMerge/>
                  <w:vAlign w:val="center"/>
                </w:tcPr>
                <w:p w14:paraId="2D967ABD" w14:textId="77777777" w:rsidR="005335C7" w:rsidRPr="009A2958" w:rsidRDefault="005335C7" w:rsidP="005335C7">
                  <w:pPr>
                    <w:pStyle w:val="a8"/>
                    <w:widowControl/>
                    <w:spacing w:before="40" w:after="40" w:line="240" w:lineRule="auto"/>
                    <w:ind w:left="0"/>
                    <w:jc w:val="center"/>
                    <w:rPr>
                      <w:rFonts w:cs="Times New Roman"/>
                      <w:sz w:val="20"/>
                      <w:szCs w:val="20"/>
                    </w:rPr>
                  </w:pPr>
                </w:p>
              </w:tc>
              <w:tc>
                <w:tcPr>
                  <w:tcW w:w="907" w:type="dxa"/>
                  <w:vAlign w:val="center"/>
                </w:tcPr>
                <w:p w14:paraId="00EF7D9B"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동고</w:t>
                  </w:r>
                </w:p>
              </w:tc>
              <w:tc>
                <w:tcPr>
                  <w:tcW w:w="1191" w:type="dxa"/>
                  <w:vAlign w:val="center"/>
                </w:tcPr>
                <w:p w14:paraId="7EB247B8"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1970. 4. 2.</w:t>
                  </w:r>
                </w:p>
              </w:tc>
              <w:tc>
                <w:tcPr>
                  <w:tcW w:w="1191" w:type="dxa"/>
                  <w:vMerge/>
                  <w:vAlign w:val="center"/>
                </w:tcPr>
                <w:p w14:paraId="187668B1" w14:textId="77777777" w:rsidR="005335C7" w:rsidRPr="009A2958" w:rsidRDefault="005335C7" w:rsidP="005335C7">
                  <w:pPr>
                    <w:pStyle w:val="a8"/>
                    <w:widowControl/>
                    <w:spacing w:before="40" w:after="40" w:line="240" w:lineRule="auto"/>
                    <w:ind w:left="0"/>
                    <w:jc w:val="center"/>
                    <w:rPr>
                      <w:rFonts w:cs="Times New Roman"/>
                      <w:sz w:val="20"/>
                      <w:szCs w:val="20"/>
                    </w:rPr>
                  </w:pPr>
                </w:p>
              </w:tc>
            </w:tr>
            <w:tr w:rsidR="005335C7" w:rsidRPr="009A2958" w14:paraId="46EA6804" w14:textId="77777777" w:rsidTr="003C296E">
              <w:tc>
                <w:tcPr>
                  <w:tcW w:w="1587" w:type="dxa"/>
                  <w:vMerge/>
                  <w:vAlign w:val="center"/>
                </w:tcPr>
                <w:p w14:paraId="01F388BA" w14:textId="77777777" w:rsidR="005335C7" w:rsidRPr="009A2958" w:rsidRDefault="005335C7" w:rsidP="005335C7">
                  <w:pPr>
                    <w:pStyle w:val="a8"/>
                    <w:widowControl/>
                    <w:spacing w:before="40" w:after="40" w:line="240" w:lineRule="auto"/>
                    <w:ind w:left="0"/>
                    <w:jc w:val="center"/>
                    <w:rPr>
                      <w:rFonts w:cs="Times New Roman"/>
                      <w:sz w:val="20"/>
                      <w:szCs w:val="20"/>
                    </w:rPr>
                  </w:pPr>
                </w:p>
              </w:tc>
              <w:tc>
                <w:tcPr>
                  <w:tcW w:w="907" w:type="dxa"/>
                  <w:vAlign w:val="center"/>
                </w:tcPr>
                <w:p w14:paraId="76D10BAD"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진화</w:t>
                  </w:r>
                </w:p>
              </w:tc>
              <w:tc>
                <w:tcPr>
                  <w:tcW w:w="1191" w:type="dxa"/>
                  <w:vAlign w:val="center"/>
                </w:tcPr>
                <w:p w14:paraId="4CB9F053"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1982. 9. 23.</w:t>
                  </w:r>
                </w:p>
              </w:tc>
              <w:tc>
                <w:tcPr>
                  <w:tcW w:w="1191" w:type="dxa"/>
                  <w:vMerge/>
                  <w:vAlign w:val="center"/>
                </w:tcPr>
                <w:p w14:paraId="1445701B" w14:textId="77777777" w:rsidR="005335C7" w:rsidRPr="009A2958" w:rsidRDefault="005335C7" w:rsidP="005335C7">
                  <w:pPr>
                    <w:pStyle w:val="a8"/>
                    <w:widowControl/>
                    <w:spacing w:before="40" w:after="40" w:line="240" w:lineRule="auto"/>
                    <w:ind w:left="0"/>
                    <w:jc w:val="center"/>
                    <w:rPr>
                      <w:rFonts w:cs="Times New Roman"/>
                      <w:sz w:val="20"/>
                      <w:szCs w:val="20"/>
                    </w:rPr>
                  </w:pPr>
                </w:p>
              </w:tc>
            </w:tr>
            <w:tr w:rsidR="005335C7" w:rsidRPr="009A2958" w14:paraId="6BFD3DA9" w14:textId="77777777" w:rsidTr="003C296E">
              <w:tc>
                <w:tcPr>
                  <w:tcW w:w="1587" w:type="dxa"/>
                  <w:vAlign w:val="center"/>
                </w:tcPr>
                <w:p w14:paraId="29A541BD"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여객자동차운송가맹사업</w:t>
                  </w:r>
                  <w:r w:rsidRPr="009A2958">
                    <w:rPr>
                      <w:rFonts w:cs="Times New Roman"/>
                      <w:sz w:val="20"/>
                      <w:szCs w:val="20"/>
                    </w:rPr>
                    <w:t xml:space="preserve"> </w:t>
                  </w:r>
                  <w:r w:rsidRPr="009A2958">
                    <w:rPr>
                      <w:rFonts w:cs="Times New Roman"/>
                      <w:sz w:val="20"/>
                      <w:szCs w:val="20"/>
                    </w:rPr>
                    <w:t>면허</w:t>
                  </w:r>
                </w:p>
              </w:tc>
              <w:tc>
                <w:tcPr>
                  <w:tcW w:w="907" w:type="dxa"/>
                  <w:vAlign w:val="center"/>
                </w:tcPr>
                <w:p w14:paraId="43D7B2CC"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KMS</w:t>
                  </w:r>
                </w:p>
              </w:tc>
              <w:tc>
                <w:tcPr>
                  <w:tcW w:w="1191" w:type="dxa"/>
                  <w:vAlign w:val="center"/>
                </w:tcPr>
                <w:p w14:paraId="44F30C5C"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2019. 3. 20.</w:t>
                  </w:r>
                </w:p>
              </w:tc>
              <w:tc>
                <w:tcPr>
                  <w:tcW w:w="1191" w:type="dxa"/>
                  <w:vAlign w:val="center"/>
                </w:tcPr>
                <w:p w14:paraId="3B2DED81"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가맹택시</w:t>
                  </w:r>
                </w:p>
              </w:tc>
            </w:tr>
          </w:tbl>
          <w:p w14:paraId="6D336764" w14:textId="77777777" w:rsidR="005335C7" w:rsidRDefault="005335C7" w:rsidP="005335C7">
            <w:pPr>
              <w:pStyle w:val="a8"/>
              <w:widowControl/>
              <w:spacing w:line="240" w:lineRule="auto"/>
              <w:ind w:left="284"/>
              <w:rPr>
                <w:rFonts w:cs="Times New Roman"/>
                <w:sz w:val="20"/>
                <w:szCs w:val="20"/>
              </w:rPr>
            </w:pPr>
          </w:p>
          <w:p w14:paraId="24D52D43" w14:textId="75AA2407" w:rsidR="00956ADE" w:rsidRDefault="005335C7" w:rsidP="00090F30">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㈜스트리스를</w:t>
            </w:r>
            <w:r w:rsidRPr="009A2958">
              <w:rPr>
                <w:rFonts w:cs="Times New Roman"/>
                <w:sz w:val="20"/>
                <w:szCs w:val="20"/>
              </w:rPr>
              <w:t xml:space="preserve"> </w:t>
            </w:r>
            <w:r w:rsidRPr="009A2958">
              <w:rPr>
                <w:rFonts w:cs="Times New Roman"/>
                <w:sz w:val="20"/>
                <w:szCs w:val="20"/>
              </w:rPr>
              <w:t>인수한</w:t>
            </w:r>
            <w:r w:rsidRPr="009A2958">
              <w:rPr>
                <w:rFonts w:cs="Times New Roman"/>
                <w:sz w:val="20"/>
                <w:szCs w:val="20"/>
              </w:rPr>
              <w:t xml:space="preserve"> </w:t>
            </w:r>
            <w:r w:rsidRPr="009A2958">
              <w:rPr>
                <w:rFonts w:cs="Times New Roman"/>
                <w:sz w:val="20"/>
                <w:szCs w:val="20"/>
              </w:rPr>
              <w:t>뒤</w:t>
            </w:r>
            <w:r w:rsidRPr="009A2958">
              <w:rPr>
                <w:rFonts w:cs="Times New Roman"/>
                <w:sz w:val="20"/>
                <w:szCs w:val="20"/>
              </w:rPr>
              <w:t xml:space="preserve"> </w:t>
            </w:r>
            <w:r w:rsidRPr="009A2958">
              <w:rPr>
                <w:rFonts w:cs="Times New Roman"/>
                <w:sz w:val="20"/>
                <w:szCs w:val="20"/>
              </w:rPr>
              <w:t>측량업</w:t>
            </w:r>
            <w:r w:rsidRPr="009A2958">
              <w:rPr>
                <w:rFonts w:cs="Times New Roman"/>
                <w:sz w:val="20"/>
                <w:szCs w:val="20"/>
              </w:rPr>
              <w:t xml:space="preserve"> </w:t>
            </w:r>
            <w:r w:rsidRPr="009A2958">
              <w:rPr>
                <w:rFonts w:cs="Times New Roman"/>
                <w:sz w:val="20"/>
                <w:szCs w:val="20"/>
              </w:rPr>
              <w:t>등록의</w:t>
            </w:r>
            <w:r w:rsidRPr="009A2958">
              <w:rPr>
                <w:rFonts w:cs="Times New Roman"/>
                <w:sz w:val="20"/>
                <w:szCs w:val="20"/>
              </w:rPr>
              <w:t xml:space="preserve"> </w:t>
            </w:r>
            <w:r w:rsidRPr="009A2958">
              <w:rPr>
                <w:rFonts w:cs="Times New Roman"/>
                <w:sz w:val="20"/>
                <w:szCs w:val="20"/>
              </w:rPr>
              <w:t>지위승계를</w:t>
            </w:r>
            <w:r w:rsidRPr="009A2958">
              <w:rPr>
                <w:rFonts w:cs="Times New Roman"/>
                <w:sz w:val="20"/>
                <w:szCs w:val="20"/>
              </w:rPr>
              <w:t xml:space="preserve"> </w:t>
            </w:r>
            <w:r w:rsidRPr="009A2958">
              <w:rPr>
                <w:rFonts w:cs="Times New Roman"/>
                <w:sz w:val="20"/>
                <w:szCs w:val="20"/>
              </w:rPr>
              <w:t>진행중이나</w:t>
            </w:r>
            <w:r w:rsidRPr="009A2958">
              <w:rPr>
                <w:rFonts w:cs="Times New Roman"/>
                <w:sz w:val="20"/>
                <w:szCs w:val="20"/>
              </w:rPr>
              <w:t xml:space="preserve">, </w:t>
            </w:r>
            <w:r w:rsidRPr="009A2958">
              <w:rPr>
                <w:rFonts w:cs="Times New Roman"/>
                <w:sz w:val="20"/>
                <w:szCs w:val="20"/>
              </w:rPr>
              <w:t>현재까지</w:t>
            </w:r>
            <w:r w:rsidRPr="009A2958">
              <w:rPr>
                <w:rFonts w:cs="Times New Roman"/>
                <w:sz w:val="20"/>
                <w:szCs w:val="20"/>
              </w:rPr>
              <w:t xml:space="preserve"> </w:t>
            </w: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명의의</w:t>
            </w:r>
            <w:r w:rsidRPr="009A2958">
              <w:rPr>
                <w:rFonts w:cs="Times New Roman"/>
                <w:sz w:val="20"/>
                <w:szCs w:val="20"/>
              </w:rPr>
              <w:t xml:space="preserve"> </w:t>
            </w:r>
            <w:r w:rsidRPr="009A2958">
              <w:rPr>
                <w:rFonts w:cs="Times New Roman"/>
                <w:sz w:val="20"/>
                <w:szCs w:val="20"/>
              </w:rPr>
              <w:t>측량업</w:t>
            </w:r>
            <w:r w:rsidRPr="009A2958">
              <w:rPr>
                <w:rFonts w:cs="Times New Roman"/>
                <w:sz w:val="20"/>
                <w:szCs w:val="20"/>
              </w:rPr>
              <w:t xml:space="preserve"> </w:t>
            </w:r>
            <w:r w:rsidRPr="009A2958">
              <w:rPr>
                <w:rFonts w:cs="Times New Roman"/>
                <w:sz w:val="20"/>
                <w:szCs w:val="20"/>
              </w:rPr>
              <w:t>등록을</w:t>
            </w:r>
            <w:r w:rsidRPr="009A2958">
              <w:rPr>
                <w:rFonts w:cs="Times New Roman"/>
                <w:sz w:val="20"/>
                <w:szCs w:val="20"/>
              </w:rPr>
              <w:t xml:space="preserve"> </w:t>
            </w:r>
            <w:r>
              <w:rPr>
                <w:rFonts w:cs="Times New Roman" w:hint="eastAsia"/>
                <w:sz w:val="20"/>
                <w:szCs w:val="20"/>
              </w:rPr>
              <w:t>완료하지는</w:t>
            </w:r>
            <w:r>
              <w:rPr>
                <w:rFonts w:cs="Times New Roman" w:hint="eastAsia"/>
                <w:sz w:val="20"/>
                <w:szCs w:val="20"/>
              </w:rPr>
              <w:t xml:space="preserve"> </w:t>
            </w:r>
            <w:r>
              <w:rPr>
                <w:rFonts w:cs="Times New Roman" w:hint="eastAsia"/>
                <w:sz w:val="20"/>
                <w:szCs w:val="20"/>
              </w:rPr>
              <w:t>못하였음</w:t>
            </w:r>
            <w:r>
              <w:rPr>
                <w:rFonts w:cs="Times New Roman" w:hint="eastAsia"/>
                <w:sz w:val="20"/>
                <w:szCs w:val="20"/>
              </w:rPr>
              <w:t>.</w:t>
            </w:r>
          </w:p>
          <w:p w14:paraId="68124FDA" w14:textId="05036BC2" w:rsidR="009E1315" w:rsidRPr="009A2958" w:rsidRDefault="00C66CE1" w:rsidP="00375C7D">
            <w:pPr>
              <w:pStyle w:val="a8"/>
              <w:widowControl/>
              <w:numPr>
                <w:ilvl w:val="0"/>
                <w:numId w:val="2"/>
              </w:numPr>
              <w:spacing w:before="40" w:after="120" w:line="276" w:lineRule="auto"/>
              <w:rPr>
                <w:rFonts w:cs="Times New Roman"/>
                <w:sz w:val="20"/>
                <w:szCs w:val="20"/>
              </w:rPr>
            </w:pPr>
            <w:r>
              <w:rPr>
                <w:rFonts w:cs="Times New Roman" w:hint="eastAsia"/>
                <w:sz w:val="20"/>
                <w:szCs w:val="20"/>
              </w:rPr>
              <w:t>그</w:t>
            </w:r>
            <w:r>
              <w:rPr>
                <w:rFonts w:cs="Times New Roman" w:hint="eastAsia"/>
                <w:sz w:val="20"/>
                <w:szCs w:val="20"/>
              </w:rPr>
              <w:t xml:space="preserve"> </w:t>
            </w:r>
            <w:r>
              <w:rPr>
                <w:rFonts w:cs="Times New Roman" w:hint="eastAsia"/>
                <w:sz w:val="20"/>
                <w:szCs w:val="20"/>
              </w:rPr>
              <w:t>밖에</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영위하는</w:t>
            </w:r>
            <w:r>
              <w:rPr>
                <w:rFonts w:cs="Times New Roman" w:hint="eastAsia"/>
                <w:sz w:val="20"/>
                <w:szCs w:val="20"/>
              </w:rPr>
              <w:t xml:space="preserve"> </w:t>
            </w:r>
            <w:r>
              <w:rPr>
                <w:rFonts w:cs="Times New Roman" w:hint="eastAsia"/>
                <w:sz w:val="20"/>
                <w:szCs w:val="20"/>
              </w:rPr>
              <w:t>주차</w:t>
            </w:r>
            <w:r>
              <w:rPr>
                <w:rFonts w:cs="Times New Roman" w:hint="eastAsia"/>
                <w:sz w:val="20"/>
                <w:szCs w:val="20"/>
              </w:rPr>
              <w:t xml:space="preserve">, </w:t>
            </w:r>
            <w:r w:rsidR="00375C7D">
              <w:rPr>
                <w:rFonts w:cs="Times New Roman" w:hint="eastAsia"/>
                <w:sz w:val="20"/>
                <w:szCs w:val="20"/>
              </w:rPr>
              <w:t>라스트마일</w:t>
            </w:r>
            <w:r w:rsidR="00375C7D">
              <w:rPr>
                <w:rFonts w:cs="Times New Roman" w:hint="eastAsia"/>
                <w:sz w:val="20"/>
                <w:szCs w:val="20"/>
              </w:rPr>
              <w:t xml:space="preserve">, </w:t>
            </w:r>
            <w:r w:rsidR="00375C7D">
              <w:rPr>
                <w:rFonts w:cs="Times New Roman" w:hint="eastAsia"/>
                <w:sz w:val="20"/>
                <w:szCs w:val="20"/>
              </w:rPr>
              <w:t>픽커</w:t>
            </w:r>
            <w:r w:rsidR="00375C7D">
              <w:rPr>
                <w:rFonts w:cs="Times New Roman" w:hint="eastAsia"/>
                <w:sz w:val="20"/>
                <w:szCs w:val="20"/>
              </w:rPr>
              <w:t>,</w:t>
            </w:r>
            <w:r>
              <w:rPr>
                <w:rFonts w:cs="Times New Roman" w:hint="eastAsia"/>
                <w:sz w:val="20"/>
                <w:szCs w:val="20"/>
              </w:rPr>
              <w:t xml:space="preserve"> Maas, RSE</w:t>
            </w:r>
            <w:r w:rsidR="00A77B8E">
              <w:rPr>
                <w:rFonts w:cs="Times New Roman"/>
                <w:sz w:val="20"/>
                <w:szCs w:val="20"/>
              </w:rPr>
              <w:t xml:space="preserve">, </w:t>
            </w:r>
            <w:r w:rsidR="00A77B8E">
              <w:rPr>
                <w:rFonts w:cs="Times New Roman" w:hint="eastAsia"/>
                <w:sz w:val="20"/>
                <w:szCs w:val="20"/>
              </w:rPr>
              <w:t>탁송</w:t>
            </w:r>
            <w:r w:rsidR="00A77B8E">
              <w:rPr>
                <w:rFonts w:cs="Times New Roman" w:hint="eastAsia"/>
                <w:sz w:val="20"/>
                <w:szCs w:val="20"/>
              </w:rPr>
              <w:t xml:space="preserve"> </w:t>
            </w:r>
            <w:r w:rsidR="00A77B8E">
              <w:rPr>
                <w:rFonts w:cs="Times New Roman" w:hint="eastAsia"/>
                <w:sz w:val="20"/>
                <w:szCs w:val="20"/>
              </w:rPr>
              <w:t>콜</w:t>
            </w:r>
            <w:r w:rsidR="00A77B8E">
              <w:rPr>
                <w:rFonts w:cs="Times New Roman" w:hint="eastAsia"/>
                <w:sz w:val="20"/>
                <w:szCs w:val="20"/>
              </w:rPr>
              <w:t xml:space="preserve"> </w:t>
            </w:r>
            <w:r w:rsidR="00A77B8E">
              <w:rPr>
                <w:rFonts w:cs="Times New Roman" w:hint="eastAsia"/>
                <w:sz w:val="20"/>
                <w:szCs w:val="20"/>
              </w:rPr>
              <w:t>서비스</w:t>
            </w:r>
            <w:r>
              <w:rPr>
                <w:rFonts w:cs="Times New Roman" w:hint="eastAsia"/>
                <w:sz w:val="20"/>
                <w:szCs w:val="20"/>
              </w:rPr>
              <w:t>와</w:t>
            </w:r>
            <w:r>
              <w:rPr>
                <w:rFonts w:cs="Times New Roman" w:hint="eastAsia"/>
                <w:sz w:val="20"/>
                <w:szCs w:val="20"/>
              </w:rPr>
              <w:t xml:space="preserve"> </w:t>
            </w:r>
            <w:r>
              <w:rPr>
                <w:rFonts w:cs="Times New Roman" w:hint="eastAsia"/>
                <w:sz w:val="20"/>
                <w:szCs w:val="20"/>
              </w:rPr>
              <w:t>관련해서는</w:t>
            </w:r>
            <w:r>
              <w:rPr>
                <w:rFonts w:cs="Times New Roman" w:hint="eastAsia"/>
                <w:sz w:val="20"/>
                <w:szCs w:val="20"/>
              </w:rPr>
              <w:t xml:space="preserve"> </w:t>
            </w:r>
            <w:r>
              <w:rPr>
                <w:rFonts w:cs="Times New Roman" w:hint="eastAsia"/>
                <w:sz w:val="20"/>
                <w:szCs w:val="20"/>
              </w:rPr>
              <w:t>특별히</w:t>
            </w:r>
            <w:r>
              <w:rPr>
                <w:rFonts w:cs="Times New Roman" w:hint="eastAsia"/>
                <w:sz w:val="20"/>
                <w:szCs w:val="20"/>
              </w:rPr>
              <w:t xml:space="preserve"> </w:t>
            </w:r>
            <w:r>
              <w:rPr>
                <w:rFonts w:cs="Times New Roman" w:hint="eastAsia"/>
                <w:sz w:val="20"/>
                <w:szCs w:val="20"/>
              </w:rPr>
              <w:t>요구되는</w:t>
            </w:r>
            <w:r>
              <w:rPr>
                <w:rFonts w:cs="Times New Roman" w:hint="eastAsia"/>
                <w:sz w:val="20"/>
                <w:szCs w:val="20"/>
              </w:rPr>
              <w:t xml:space="preserve"> </w:t>
            </w:r>
            <w:r>
              <w:rPr>
                <w:rFonts w:cs="Times New Roman" w:hint="eastAsia"/>
                <w:sz w:val="20"/>
                <w:szCs w:val="20"/>
              </w:rPr>
              <w:t>인허가는</w:t>
            </w:r>
            <w:r>
              <w:rPr>
                <w:rFonts w:cs="Times New Roman" w:hint="eastAsia"/>
                <w:sz w:val="20"/>
                <w:szCs w:val="20"/>
              </w:rPr>
              <w:t xml:space="preserve"> </w:t>
            </w:r>
            <w:r>
              <w:rPr>
                <w:rFonts w:cs="Times New Roman" w:hint="eastAsia"/>
                <w:sz w:val="20"/>
                <w:szCs w:val="20"/>
              </w:rPr>
              <w:t>존재하지</w:t>
            </w:r>
            <w:r>
              <w:rPr>
                <w:rFonts w:cs="Times New Roman" w:hint="eastAsia"/>
                <w:sz w:val="20"/>
                <w:szCs w:val="20"/>
              </w:rPr>
              <w:t xml:space="preserve"> </w:t>
            </w:r>
            <w:r>
              <w:rPr>
                <w:rFonts w:cs="Times New Roman" w:hint="eastAsia"/>
                <w:sz w:val="20"/>
                <w:szCs w:val="20"/>
              </w:rPr>
              <w:t>않음</w:t>
            </w:r>
            <w:r>
              <w:rPr>
                <w:rFonts w:cs="Times New Roman" w:hint="eastAsia"/>
                <w:sz w:val="20"/>
                <w:szCs w:val="20"/>
              </w:rPr>
              <w:t>.</w:t>
            </w:r>
          </w:p>
        </w:tc>
        <w:tc>
          <w:tcPr>
            <w:tcW w:w="26" w:type="pct"/>
            <w:tcBorders>
              <w:top w:val="nil"/>
              <w:bottom w:val="nil"/>
            </w:tcBorders>
          </w:tcPr>
          <w:p w14:paraId="218E4706"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6A476913" w14:textId="77777777" w:rsidR="005335C7" w:rsidRPr="009A2958" w:rsidRDefault="005335C7" w:rsidP="005335C7">
            <w:pPr>
              <w:pStyle w:val="a8"/>
              <w:widowControl/>
              <w:numPr>
                <w:ilvl w:val="0"/>
                <w:numId w:val="2"/>
              </w:numPr>
              <w:spacing w:before="40" w:after="120" w:line="276" w:lineRule="auto"/>
              <w:rPr>
                <w:rFonts w:cs="Times New Roman"/>
                <w:b/>
                <w:sz w:val="20"/>
                <w:szCs w:val="20"/>
              </w:rPr>
            </w:pPr>
            <w:r w:rsidRPr="009A2958">
              <w:rPr>
                <w:rFonts w:cs="Times New Roman"/>
                <w:b/>
                <w:sz w:val="20"/>
                <w:szCs w:val="20"/>
              </w:rPr>
              <w:t>부가통신사업신고</w:t>
            </w:r>
            <w:r w:rsidRPr="009A2958">
              <w:rPr>
                <w:rFonts w:cs="Times New Roman"/>
                <w:b/>
                <w:sz w:val="20"/>
                <w:szCs w:val="20"/>
              </w:rPr>
              <w:t xml:space="preserve"> </w:t>
            </w:r>
            <w:r w:rsidRPr="009A2958">
              <w:rPr>
                <w:rFonts w:cs="Times New Roman"/>
                <w:b/>
                <w:sz w:val="20"/>
                <w:szCs w:val="20"/>
              </w:rPr>
              <w:t>관련</w:t>
            </w:r>
          </w:p>
          <w:p w14:paraId="5096EB12"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보유하는</w:t>
            </w:r>
            <w:r w:rsidRPr="009A2958">
              <w:rPr>
                <w:rFonts w:cs="Times New Roman"/>
                <w:sz w:val="20"/>
                <w:szCs w:val="20"/>
              </w:rPr>
              <w:t xml:space="preserve"> </w:t>
            </w:r>
            <w:r w:rsidRPr="009A2958">
              <w:rPr>
                <w:rFonts w:cs="Times New Roman"/>
                <w:sz w:val="20"/>
                <w:szCs w:val="20"/>
              </w:rPr>
              <w:t>부가통신사업신고와</w:t>
            </w:r>
            <w:r w:rsidRPr="009A2958">
              <w:rPr>
                <w:rFonts w:cs="Times New Roman"/>
                <w:sz w:val="20"/>
                <w:szCs w:val="20"/>
              </w:rPr>
              <w:t xml:space="preserve"> </w:t>
            </w:r>
            <w:r w:rsidRPr="009A2958">
              <w:rPr>
                <w:rFonts w:cs="Times New Roman"/>
                <w:sz w:val="20"/>
                <w:szCs w:val="20"/>
              </w:rPr>
              <w:t>관련하여</w:t>
            </w:r>
            <w:r w:rsidRPr="009A2958">
              <w:rPr>
                <w:rFonts w:cs="Times New Roman"/>
                <w:sz w:val="20"/>
                <w:szCs w:val="20"/>
              </w:rPr>
              <w:t xml:space="preserve">, </w:t>
            </w:r>
            <w:r w:rsidRPr="009A2958">
              <w:rPr>
                <w:rFonts w:cs="Times New Roman"/>
                <w:sz w:val="20"/>
                <w:szCs w:val="20"/>
              </w:rPr>
              <w:t>신고증명서상</w:t>
            </w:r>
            <w:r w:rsidRPr="009A2958">
              <w:rPr>
                <w:rFonts w:cs="Times New Roman"/>
                <w:sz w:val="20"/>
                <w:szCs w:val="20"/>
              </w:rPr>
              <w:t xml:space="preserve"> </w:t>
            </w:r>
            <w:r w:rsidRPr="009A2958">
              <w:rPr>
                <w:rFonts w:cs="Times New Roman"/>
                <w:sz w:val="20"/>
                <w:szCs w:val="20"/>
              </w:rPr>
              <w:t>제공서비스로서</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택시</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블랙</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주차</w:t>
            </w:r>
            <w:r w:rsidRPr="009A2958">
              <w:rPr>
                <w:rFonts w:cs="Times New Roman"/>
                <w:sz w:val="20"/>
                <w:szCs w:val="20"/>
              </w:rPr>
              <w:t xml:space="preserve">, </w:t>
            </w:r>
            <w:r w:rsidRPr="009A2958">
              <w:rPr>
                <w:rFonts w:cs="Times New Roman"/>
                <w:sz w:val="20"/>
                <w:szCs w:val="20"/>
              </w:rPr>
              <w:t>카카오드라이버</w:t>
            </w:r>
            <w:r w:rsidRPr="009A2958">
              <w:rPr>
                <w:rFonts w:cs="Times New Roman"/>
                <w:sz w:val="20"/>
                <w:szCs w:val="20"/>
              </w:rPr>
              <w:t xml:space="preserve">, </w:t>
            </w:r>
            <w:r w:rsidRPr="009A2958">
              <w:rPr>
                <w:rFonts w:cs="Times New Roman"/>
                <w:sz w:val="20"/>
                <w:szCs w:val="20"/>
              </w:rPr>
              <w:t>카카오내비의</w:t>
            </w:r>
            <w:r w:rsidRPr="009A2958">
              <w:rPr>
                <w:rFonts w:cs="Times New Roman"/>
                <w:sz w:val="20"/>
                <w:szCs w:val="20"/>
              </w:rPr>
              <w:t xml:space="preserve"> 5</w:t>
            </w:r>
            <w:r w:rsidRPr="009A2958">
              <w:rPr>
                <w:rFonts w:cs="Times New Roman"/>
                <w:sz w:val="20"/>
                <w:szCs w:val="20"/>
              </w:rPr>
              <w:t>개</w:t>
            </w:r>
            <w:r w:rsidRPr="009A2958">
              <w:rPr>
                <w:rFonts w:cs="Times New Roman"/>
                <w:sz w:val="20"/>
                <w:szCs w:val="20"/>
              </w:rPr>
              <w:t xml:space="preserve"> </w:t>
            </w:r>
            <w:r w:rsidRPr="009A2958">
              <w:rPr>
                <w:rFonts w:cs="Times New Roman"/>
                <w:sz w:val="20"/>
                <w:szCs w:val="20"/>
              </w:rPr>
              <w:t>항목이</w:t>
            </w:r>
            <w:r w:rsidRPr="009A2958">
              <w:rPr>
                <w:rFonts w:cs="Times New Roman"/>
                <w:sz w:val="20"/>
                <w:szCs w:val="20"/>
              </w:rPr>
              <w:t xml:space="preserve"> </w:t>
            </w:r>
            <w:r w:rsidRPr="009A2958">
              <w:rPr>
                <w:rFonts w:cs="Times New Roman"/>
                <w:sz w:val="20"/>
                <w:szCs w:val="20"/>
              </w:rPr>
              <w:t>기재되어</w:t>
            </w:r>
            <w:r w:rsidRPr="009A2958">
              <w:rPr>
                <w:rFonts w:cs="Times New Roman"/>
                <w:sz w:val="20"/>
                <w:szCs w:val="20"/>
              </w:rPr>
              <w:t xml:space="preserve"> </w:t>
            </w:r>
            <w:r w:rsidRPr="009A2958">
              <w:rPr>
                <w:rFonts w:cs="Times New Roman"/>
                <w:sz w:val="20"/>
                <w:szCs w:val="20"/>
              </w:rPr>
              <w:t>있으나</w:t>
            </w:r>
            <w:r w:rsidRPr="009A2958">
              <w:rPr>
                <w:rFonts w:cs="Times New Roman"/>
                <w:sz w:val="20"/>
                <w:szCs w:val="20"/>
              </w:rPr>
              <w:t xml:space="preserve">, RSE </w:t>
            </w:r>
            <w:r w:rsidRPr="009A2958">
              <w:rPr>
                <w:rFonts w:cs="Times New Roman"/>
                <w:sz w:val="20"/>
                <w:szCs w:val="20"/>
              </w:rPr>
              <w:t>서비스는</w:t>
            </w:r>
            <w:r w:rsidRPr="009A2958">
              <w:rPr>
                <w:rFonts w:cs="Times New Roman"/>
                <w:sz w:val="20"/>
                <w:szCs w:val="20"/>
              </w:rPr>
              <w:t xml:space="preserve"> </w:t>
            </w:r>
            <w:r w:rsidRPr="009A2958">
              <w:rPr>
                <w:rFonts w:cs="Times New Roman"/>
                <w:sz w:val="20"/>
                <w:szCs w:val="20"/>
              </w:rPr>
              <w:t>포함되어</w:t>
            </w:r>
            <w:r w:rsidRPr="009A2958">
              <w:rPr>
                <w:rFonts w:cs="Times New Roman"/>
                <w:sz w:val="20"/>
                <w:szCs w:val="20"/>
              </w:rPr>
              <w:t xml:space="preserve"> </w:t>
            </w:r>
            <w:r w:rsidRPr="009A2958">
              <w:rPr>
                <w:rFonts w:cs="Times New Roman"/>
                <w:sz w:val="20"/>
                <w:szCs w:val="20"/>
              </w:rPr>
              <w:t>있지</w:t>
            </w:r>
            <w:r w:rsidRPr="009A2958">
              <w:rPr>
                <w:rFonts w:cs="Times New Roman"/>
                <w:sz w:val="20"/>
                <w:szCs w:val="20"/>
              </w:rPr>
              <w:t xml:space="preserve"> </w:t>
            </w:r>
            <w:r w:rsidRPr="009A2958">
              <w:rPr>
                <w:rFonts w:cs="Times New Roman"/>
                <w:sz w:val="20"/>
                <w:szCs w:val="20"/>
              </w:rPr>
              <w:t>않음</w:t>
            </w:r>
            <w:r w:rsidRPr="009A2958">
              <w:rPr>
                <w:rFonts w:cs="Times New Roman"/>
                <w:sz w:val="20"/>
                <w:szCs w:val="20"/>
              </w:rPr>
              <w:t xml:space="preserve">. RSE </w:t>
            </w:r>
            <w:r w:rsidRPr="009A2958">
              <w:rPr>
                <w:rFonts w:cs="Times New Roman"/>
                <w:sz w:val="20"/>
                <w:szCs w:val="20"/>
              </w:rPr>
              <w:t>서비스는</w:t>
            </w:r>
            <w:r w:rsidRPr="009A2958">
              <w:rPr>
                <w:rFonts w:cs="Times New Roman"/>
                <w:sz w:val="20"/>
                <w:szCs w:val="20"/>
              </w:rPr>
              <w:t xml:space="preserve"> OTT, </w:t>
            </w:r>
            <w:r w:rsidRPr="009A2958">
              <w:rPr>
                <w:rFonts w:cs="Times New Roman"/>
                <w:sz w:val="20"/>
                <w:szCs w:val="20"/>
              </w:rPr>
              <w:t>광고</w:t>
            </w:r>
            <w:r w:rsidRPr="009A2958">
              <w:rPr>
                <w:rFonts w:cs="Times New Roman"/>
                <w:sz w:val="20"/>
                <w:szCs w:val="20"/>
              </w:rPr>
              <w:t xml:space="preserve"> </w:t>
            </w:r>
            <w:r w:rsidRPr="009A2958">
              <w:rPr>
                <w:rFonts w:cs="Times New Roman"/>
                <w:sz w:val="20"/>
                <w:szCs w:val="20"/>
              </w:rPr>
              <w:t>동영상</w:t>
            </w:r>
            <w:r w:rsidRPr="009A2958">
              <w:rPr>
                <w:rFonts w:cs="Times New Roman"/>
                <w:sz w:val="20"/>
                <w:szCs w:val="20"/>
              </w:rPr>
              <w:t xml:space="preserve"> </w:t>
            </w:r>
            <w:r w:rsidRPr="009A2958">
              <w:rPr>
                <w:rFonts w:cs="Times New Roman"/>
                <w:sz w:val="20"/>
                <w:szCs w:val="20"/>
              </w:rPr>
              <w:t>등을</w:t>
            </w:r>
            <w:r w:rsidRPr="009A2958">
              <w:rPr>
                <w:rFonts w:cs="Times New Roman"/>
                <w:sz w:val="20"/>
                <w:szCs w:val="20"/>
              </w:rPr>
              <w:t xml:space="preserve"> </w:t>
            </w:r>
            <w:r w:rsidRPr="009A2958">
              <w:rPr>
                <w:rFonts w:cs="Times New Roman"/>
                <w:sz w:val="20"/>
                <w:szCs w:val="20"/>
              </w:rPr>
              <w:t>제공하며</w:t>
            </w:r>
            <w:r w:rsidRPr="009A2958">
              <w:rPr>
                <w:rFonts w:cs="Times New Roman"/>
                <w:sz w:val="20"/>
                <w:szCs w:val="20"/>
              </w:rPr>
              <w:t xml:space="preserve">, </w:t>
            </w:r>
            <w:r w:rsidRPr="009A2958">
              <w:rPr>
                <w:rFonts w:cs="Times New Roman"/>
                <w:sz w:val="20"/>
                <w:szCs w:val="20"/>
              </w:rPr>
              <w:t>이는</w:t>
            </w:r>
            <w:r w:rsidRPr="009A2958">
              <w:rPr>
                <w:rFonts w:cs="Times New Roman"/>
                <w:sz w:val="20"/>
                <w:szCs w:val="20"/>
              </w:rPr>
              <w:t xml:space="preserve"> </w:t>
            </w:r>
            <w:r w:rsidRPr="009A2958">
              <w:rPr>
                <w:rFonts w:cs="Times New Roman"/>
                <w:sz w:val="20"/>
                <w:szCs w:val="20"/>
              </w:rPr>
              <w:t>기존의</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앱과</w:t>
            </w:r>
            <w:r w:rsidRPr="009A2958">
              <w:rPr>
                <w:rFonts w:cs="Times New Roman"/>
                <w:sz w:val="20"/>
                <w:szCs w:val="20"/>
              </w:rPr>
              <w:t xml:space="preserve"> </w:t>
            </w:r>
            <w:r w:rsidRPr="009A2958">
              <w:rPr>
                <w:rFonts w:cs="Times New Roman"/>
                <w:sz w:val="20"/>
                <w:szCs w:val="20"/>
              </w:rPr>
              <w:t>별도의</w:t>
            </w:r>
            <w:r w:rsidRPr="009A2958">
              <w:rPr>
                <w:rFonts w:cs="Times New Roman"/>
                <w:sz w:val="20"/>
                <w:szCs w:val="20"/>
              </w:rPr>
              <w:t xml:space="preserve"> </w:t>
            </w:r>
            <w:r w:rsidRPr="009A2958">
              <w:rPr>
                <w:rFonts w:cs="Times New Roman"/>
                <w:sz w:val="20"/>
                <w:szCs w:val="20"/>
              </w:rPr>
              <w:t>부가통신역무에</w:t>
            </w:r>
            <w:r w:rsidRPr="009A2958">
              <w:rPr>
                <w:rFonts w:cs="Times New Roman"/>
                <w:sz w:val="20"/>
                <w:szCs w:val="20"/>
              </w:rPr>
              <w:t xml:space="preserve"> </w:t>
            </w:r>
            <w:r w:rsidRPr="009A2958">
              <w:rPr>
                <w:rFonts w:cs="Times New Roman"/>
                <w:sz w:val="20"/>
                <w:szCs w:val="20"/>
              </w:rPr>
              <w:t>해당하므로</w:t>
            </w:r>
            <w:r w:rsidRPr="009A2958">
              <w:rPr>
                <w:rFonts w:cs="Times New Roman"/>
                <w:sz w:val="20"/>
                <w:szCs w:val="20"/>
              </w:rPr>
              <w:t xml:space="preserve"> RSE </w:t>
            </w:r>
            <w:r w:rsidRPr="009A2958">
              <w:rPr>
                <w:rFonts w:cs="Times New Roman"/>
                <w:sz w:val="20"/>
                <w:szCs w:val="20"/>
              </w:rPr>
              <w:t>서비스를</w:t>
            </w:r>
            <w:r w:rsidRPr="009A2958">
              <w:rPr>
                <w:rFonts w:cs="Times New Roman"/>
                <w:sz w:val="20"/>
                <w:szCs w:val="20"/>
              </w:rPr>
              <w:t xml:space="preserve"> </w:t>
            </w:r>
            <w:r w:rsidRPr="009A2958">
              <w:rPr>
                <w:rFonts w:cs="Times New Roman"/>
                <w:sz w:val="20"/>
                <w:szCs w:val="20"/>
              </w:rPr>
              <w:t>포함하도록</w:t>
            </w:r>
            <w:r w:rsidRPr="009A2958">
              <w:rPr>
                <w:rFonts w:cs="Times New Roman"/>
                <w:sz w:val="20"/>
                <w:szCs w:val="20"/>
              </w:rPr>
              <w:t xml:space="preserve"> </w:t>
            </w:r>
            <w:r w:rsidRPr="009A2958">
              <w:rPr>
                <w:rFonts w:cs="Times New Roman"/>
                <w:sz w:val="20"/>
                <w:szCs w:val="20"/>
              </w:rPr>
              <w:t>부가통신사업신고</w:t>
            </w:r>
            <w:r w:rsidRPr="009A2958">
              <w:rPr>
                <w:rFonts w:cs="Times New Roman"/>
                <w:sz w:val="20"/>
                <w:szCs w:val="20"/>
              </w:rPr>
              <w:t xml:space="preserve"> </w:t>
            </w:r>
            <w:r w:rsidRPr="009A2958">
              <w:rPr>
                <w:rFonts w:cs="Times New Roman"/>
                <w:sz w:val="20"/>
                <w:szCs w:val="20"/>
              </w:rPr>
              <w:t>변경이</w:t>
            </w:r>
            <w:r w:rsidRPr="009A2958">
              <w:rPr>
                <w:rFonts w:cs="Times New Roman"/>
                <w:sz w:val="20"/>
                <w:szCs w:val="20"/>
              </w:rPr>
              <w:t xml:space="preserve"> </w:t>
            </w:r>
            <w:r w:rsidRPr="009A2958">
              <w:rPr>
                <w:rFonts w:cs="Times New Roman"/>
                <w:sz w:val="20"/>
                <w:szCs w:val="20"/>
              </w:rPr>
              <w:t>필요함</w:t>
            </w:r>
            <w:r w:rsidRPr="009A2958">
              <w:rPr>
                <w:rFonts w:cs="Times New Roman"/>
                <w:sz w:val="20"/>
                <w:szCs w:val="20"/>
              </w:rPr>
              <w:t xml:space="preserve">. </w:t>
            </w:r>
            <w:r w:rsidRPr="009A2958">
              <w:rPr>
                <w:rFonts w:cs="Times New Roman"/>
                <w:sz w:val="20"/>
                <w:szCs w:val="20"/>
              </w:rPr>
              <w:t>부가통신사업신고의</w:t>
            </w:r>
            <w:r w:rsidRPr="009A2958">
              <w:rPr>
                <w:rFonts w:cs="Times New Roman"/>
                <w:sz w:val="20"/>
                <w:szCs w:val="20"/>
              </w:rPr>
              <w:t xml:space="preserve"> </w:t>
            </w:r>
            <w:r w:rsidRPr="009A2958">
              <w:rPr>
                <w:rFonts w:cs="Times New Roman"/>
                <w:sz w:val="20"/>
                <w:szCs w:val="20"/>
              </w:rPr>
              <w:t>변경</w:t>
            </w:r>
            <w:r>
              <w:rPr>
                <w:rFonts w:cs="Times New Roman" w:hint="eastAsia"/>
                <w:sz w:val="20"/>
                <w:szCs w:val="20"/>
              </w:rPr>
              <w:t>을</w:t>
            </w:r>
            <w:r w:rsidRPr="009A2958">
              <w:rPr>
                <w:rFonts w:cs="Times New Roman"/>
                <w:sz w:val="20"/>
                <w:szCs w:val="20"/>
              </w:rPr>
              <w:t xml:space="preserve"> </w:t>
            </w:r>
            <w:r w:rsidRPr="009A2958">
              <w:rPr>
                <w:rFonts w:cs="Times New Roman"/>
                <w:sz w:val="20"/>
                <w:szCs w:val="20"/>
              </w:rPr>
              <w:t>하지</w:t>
            </w:r>
            <w:r w:rsidRPr="009A2958">
              <w:rPr>
                <w:rFonts w:cs="Times New Roman"/>
                <w:sz w:val="20"/>
                <w:szCs w:val="20"/>
              </w:rPr>
              <w:t xml:space="preserve"> </w:t>
            </w:r>
            <w:r w:rsidRPr="009A2958">
              <w:rPr>
                <w:rFonts w:cs="Times New Roman"/>
                <w:sz w:val="20"/>
                <w:szCs w:val="20"/>
              </w:rPr>
              <w:t>않고</w:t>
            </w:r>
            <w:r w:rsidRPr="009A2958">
              <w:rPr>
                <w:rFonts w:cs="Times New Roman"/>
                <w:sz w:val="20"/>
                <w:szCs w:val="20"/>
              </w:rPr>
              <w:t xml:space="preserve"> RSE </w:t>
            </w:r>
            <w:r w:rsidRPr="009A2958">
              <w:rPr>
                <w:rFonts w:cs="Times New Roman"/>
                <w:sz w:val="20"/>
                <w:szCs w:val="20"/>
              </w:rPr>
              <w:t>서비스를</w:t>
            </w:r>
            <w:r w:rsidRPr="009A2958">
              <w:rPr>
                <w:rFonts w:cs="Times New Roman"/>
                <w:sz w:val="20"/>
                <w:szCs w:val="20"/>
              </w:rPr>
              <w:t xml:space="preserve"> </w:t>
            </w:r>
            <w:r w:rsidRPr="009A2958">
              <w:rPr>
                <w:rFonts w:cs="Times New Roman"/>
                <w:sz w:val="20"/>
                <w:szCs w:val="20"/>
              </w:rPr>
              <w:t>계속</w:t>
            </w:r>
            <w:r w:rsidRPr="009A2958">
              <w:rPr>
                <w:rFonts w:cs="Times New Roman"/>
                <w:sz w:val="20"/>
                <w:szCs w:val="20"/>
              </w:rPr>
              <w:t xml:space="preserve"> </w:t>
            </w:r>
            <w:r w:rsidRPr="009A2958">
              <w:rPr>
                <w:rFonts w:cs="Times New Roman"/>
                <w:sz w:val="20"/>
                <w:szCs w:val="20"/>
              </w:rPr>
              <w:t>운영할</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시정명령을</w:t>
            </w:r>
            <w:r w:rsidRPr="009A2958">
              <w:rPr>
                <w:rFonts w:cs="Times New Roman"/>
                <w:sz w:val="20"/>
                <w:szCs w:val="20"/>
              </w:rPr>
              <w:t xml:space="preserve"> </w:t>
            </w:r>
            <w:r w:rsidRPr="009A2958">
              <w:rPr>
                <w:rFonts w:cs="Times New Roman"/>
                <w:sz w:val="20"/>
                <w:szCs w:val="20"/>
              </w:rPr>
              <w:t>받을</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있고</w:t>
            </w:r>
            <w:r w:rsidRPr="009A2958">
              <w:rPr>
                <w:rFonts w:cs="Times New Roman"/>
                <w:sz w:val="20"/>
                <w:szCs w:val="20"/>
              </w:rPr>
              <w:t xml:space="preserve">, </w:t>
            </w:r>
            <w:r w:rsidRPr="009A2958">
              <w:rPr>
                <w:rFonts w:cs="Times New Roman"/>
                <w:sz w:val="20"/>
                <w:szCs w:val="20"/>
              </w:rPr>
              <w:t>시정명령을</w:t>
            </w:r>
            <w:r w:rsidRPr="009A2958">
              <w:rPr>
                <w:rFonts w:cs="Times New Roman"/>
                <w:sz w:val="20"/>
                <w:szCs w:val="20"/>
              </w:rPr>
              <w:t xml:space="preserve"> </w:t>
            </w:r>
            <w:r w:rsidRPr="009A2958">
              <w:rPr>
                <w:rFonts w:cs="Times New Roman"/>
                <w:sz w:val="20"/>
                <w:szCs w:val="20"/>
              </w:rPr>
              <w:t>이행하지</w:t>
            </w:r>
            <w:r w:rsidRPr="009A2958">
              <w:rPr>
                <w:rFonts w:cs="Times New Roman"/>
                <w:sz w:val="20"/>
                <w:szCs w:val="20"/>
              </w:rPr>
              <w:t xml:space="preserve"> </w:t>
            </w:r>
            <w:r w:rsidRPr="009A2958">
              <w:rPr>
                <w:rFonts w:cs="Times New Roman"/>
                <w:sz w:val="20"/>
                <w:szCs w:val="20"/>
              </w:rPr>
              <w:t>아니하면</w:t>
            </w:r>
            <w:r w:rsidRPr="009A2958">
              <w:rPr>
                <w:rFonts w:cs="Times New Roman"/>
                <w:sz w:val="20"/>
                <w:szCs w:val="20"/>
              </w:rPr>
              <w:t xml:space="preserve"> 5</w:t>
            </w:r>
            <w:r w:rsidRPr="009A2958">
              <w:rPr>
                <w:rFonts w:cs="Times New Roman"/>
                <w:sz w:val="20"/>
                <w:szCs w:val="20"/>
              </w:rPr>
              <w:t>천만원</w:t>
            </w:r>
            <w:r w:rsidRPr="009A2958">
              <w:rPr>
                <w:rFonts w:cs="Times New Roman"/>
                <w:sz w:val="20"/>
                <w:szCs w:val="20"/>
              </w:rPr>
              <w:t xml:space="preserve"> </w:t>
            </w:r>
            <w:r w:rsidRPr="009A2958">
              <w:rPr>
                <w:rFonts w:cs="Times New Roman"/>
                <w:sz w:val="20"/>
                <w:szCs w:val="20"/>
              </w:rPr>
              <w:t>이하의</w:t>
            </w:r>
            <w:r w:rsidRPr="009A2958">
              <w:rPr>
                <w:rFonts w:cs="Times New Roman"/>
                <w:sz w:val="20"/>
                <w:szCs w:val="20"/>
              </w:rPr>
              <w:t xml:space="preserve"> </w:t>
            </w:r>
            <w:r w:rsidRPr="009A2958">
              <w:rPr>
                <w:rFonts w:cs="Times New Roman"/>
                <w:sz w:val="20"/>
                <w:szCs w:val="20"/>
              </w:rPr>
              <w:t>과태료가</w:t>
            </w:r>
            <w:r w:rsidRPr="009A2958">
              <w:rPr>
                <w:rFonts w:cs="Times New Roman"/>
                <w:sz w:val="20"/>
                <w:szCs w:val="20"/>
              </w:rPr>
              <w:t xml:space="preserve"> </w:t>
            </w:r>
            <w:r w:rsidRPr="009A2958">
              <w:rPr>
                <w:rFonts w:cs="Times New Roman"/>
                <w:sz w:val="20"/>
                <w:szCs w:val="20"/>
              </w:rPr>
              <w:t>부과될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Pr>
                <w:rFonts w:cs="Times New Roman" w:hint="eastAsia"/>
                <w:sz w:val="20"/>
                <w:szCs w:val="20"/>
              </w:rPr>
              <w:t>.</w:t>
            </w:r>
          </w:p>
          <w:p w14:paraId="48C50454"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lastRenderedPageBreak/>
              <w:t>단</w:t>
            </w:r>
            <w:r w:rsidRPr="009A2958">
              <w:rPr>
                <w:rFonts w:cs="Times New Roman"/>
                <w:sz w:val="20"/>
                <w:szCs w:val="20"/>
              </w:rPr>
              <w:t xml:space="preserve">, </w:t>
            </w:r>
            <w:r w:rsidRPr="009A2958">
              <w:rPr>
                <w:rFonts w:cs="Times New Roman"/>
                <w:sz w:val="20"/>
                <w:szCs w:val="20"/>
              </w:rPr>
              <w:t>부가통신사업신고</w:t>
            </w:r>
            <w:r w:rsidRPr="009A2958">
              <w:rPr>
                <w:rFonts w:cs="Times New Roman"/>
                <w:sz w:val="20"/>
                <w:szCs w:val="20"/>
              </w:rPr>
              <w:t xml:space="preserve"> </w:t>
            </w:r>
            <w:r w:rsidRPr="009A2958">
              <w:rPr>
                <w:rFonts w:cs="Times New Roman"/>
                <w:sz w:val="20"/>
                <w:szCs w:val="20"/>
              </w:rPr>
              <w:t>변경은</w:t>
            </w:r>
            <w:r w:rsidRPr="009A2958">
              <w:rPr>
                <w:rFonts w:cs="Times New Roman"/>
                <w:sz w:val="20"/>
                <w:szCs w:val="20"/>
              </w:rPr>
              <w:t xml:space="preserve"> </w:t>
            </w:r>
            <w:r w:rsidRPr="009A2958">
              <w:rPr>
                <w:rFonts w:cs="Times New Roman"/>
                <w:sz w:val="20"/>
                <w:szCs w:val="20"/>
              </w:rPr>
              <w:t>많은</w:t>
            </w:r>
            <w:r w:rsidRPr="009A2958">
              <w:rPr>
                <w:rFonts w:cs="Times New Roman"/>
                <w:sz w:val="20"/>
                <w:szCs w:val="20"/>
              </w:rPr>
              <w:t xml:space="preserve"> </w:t>
            </w:r>
            <w:r w:rsidRPr="009A2958">
              <w:rPr>
                <w:rFonts w:cs="Times New Roman"/>
                <w:sz w:val="20"/>
                <w:szCs w:val="20"/>
              </w:rPr>
              <w:t>시간과</w:t>
            </w:r>
            <w:r w:rsidRPr="009A2958">
              <w:rPr>
                <w:rFonts w:cs="Times New Roman"/>
                <w:sz w:val="20"/>
                <w:szCs w:val="20"/>
              </w:rPr>
              <w:t xml:space="preserve"> </w:t>
            </w:r>
            <w:r w:rsidRPr="009A2958">
              <w:rPr>
                <w:rFonts w:cs="Times New Roman"/>
                <w:sz w:val="20"/>
                <w:szCs w:val="20"/>
              </w:rPr>
              <w:t>비용이</w:t>
            </w:r>
            <w:r w:rsidRPr="009A2958">
              <w:rPr>
                <w:rFonts w:cs="Times New Roman"/>
                <w:sz w:val="20"/>
                <w:szCs w:val="20"/>
              </w:rPr>
              <w:t xml:space="preserve"> </w:t>
            </w:r>
            <w:r w:rsidRPr="009A2958">
              <w:rPr>
                <w:rFonts w:cs="Times New Roman"/>
                <w:sz w:val="20"/>
                <w:szCs w:val="20"/>
              </w:rPr>
              <w:t>소요되지</w:t>
            </w:r>
            <w:r w:rsidRPr="009A2958">
              <w:rPr>
                <w:rFonts w:cs="Times New Roman"/>
                <w:sz w:val="20"/>
                <w:szCs w:val="20"/>
              </w:rPr>
              <w:t xml:space="preserve"> </w:t>
            </w:r>
            <w:r w:rsidRPr="009A2958">
              <w:rPr>
                <w:rFonts w:cs="Times New Roman"/>
                <w:sz w:val="20"/>
                <w:szCs w:val="20"/>
              </w:rPr>
              <w:t>않는</w:t>
            </w:r>
            <w:r w:rsidRPr="009A2958">
              <w:rPr>
                <w:rFonts w:cs="Times New Roman"/>
                <w:sz w:val="20"/>
                <w:szCs w:val="20"/>
              </w:rPr>
              <w:t xml:space="preserve"> </w:t>
            </w:r>
            <w:r w:rsidRPr="009A2958">
              <w:rPr>
                <w:rFonts w:cs="Times New Roman"/>
                <w:sz w:val="20"/>
                <w:szCs w:val="20"/>
              </w:rPr>
              <w:t>사항들로</w:t>
            </w:r>
            <w:r w:rsidRPr="009A2958">
              <w:rPr>
                <w:rFonts w:cs="Times New Roman"/>
                <w:sz w:val="20"/>
                <w:szCs w:val="20"/>
              </w:rPr>
              <w:t xml:space="preserve"> </w:t>
            </w:r>
            <w:r w:rsidRPr="009A2958">
              <w:rPr>
                <w:rFonts w:cs="Times New Roman"/>
                <w:sz w:val="20"/>
                <w:szCs w:val="20"/>
              </w:rPr>
              <w:t>이해되므로</w:t>
            </w:r>
            <w:r w:rsidRPr="009A2958">
              <w:rPr>
                <w:rFonts w:cs="Times New Roman"/>
                <w:sz w:val="20"/>
                <w:szCs w:val="20"/>
              </w:rPr>
              <w:t xml:space="preserve">, </w:t>
            </w:r>
            <w:r w:rsidRPr="009A2958">
              <w:rPr>
                <w:rFonts w:cs="Times New Roman"/>
                <w:sz w:val="20"/>
                <w:szCs w:val="20"/>
              </w:rPr>
              <w:t>신속히</w:t>
            </w:r>
            <w:r w:rsidRPr="009A2958">
              <w:rPr>
                <w:rFonts w:cs="Times New Roman"/>
                <w:sz w:val="20"/>
                <w:szCs w:val="20"/>
              </w:rPr>
              <w:t xml:space="preserve"> </w:t>
            </w:r>
            <w:r w:rsidRPr="009A2958">
              <w:rPr>
                <w:rFonts w:cs="Times New Roman"/>
                <w:sz w:val="20"/>
                <w:szCs w:val="20"/>
              </w:rPr>
              <w:t>변경하는</w:t>
            </w:r>
            <w:r w:rsidRPr="009A2958">
              <w:rPr>
                <w:rFonts w:cs="Times New Roman"/>
                <w:sz w:val="20"/>
                <w:szCs w:val="20"/>
              </w:rPr>
              <w:t xml:space="preserve"> </w:t>
            </w:r>
            <w:r w:rsidRPr="009A2958">
              <w:rPr>
                <w:rFonts w:cs="Times New Roman"/>
                <w:sz w:val="20"/>
                <w:szCs w:val="20"/>
              </w:rPr>
              <w:t>것이</w:t>
            </w:r>
            <w:r w:rsidRPr="009A2958">
              <w:rPr>
                <w:rFonts w:cs="Times New Roman"/>
                <w:sz w:val="20"/>
                <w:szCs w:val="20"/>
              </w:rPr>
              <w:t xml:space="preserve"> </w:t>
            </w:r>
            <w:r w:rsidRPr="009A2958">
              <w:rPr>
                <w:rFonts w:cs="Times New Roman"/>
                <w:sz w:val="20"/>
                <w:szCs w:val="20"/>
              </w:rPr>
              <w:t>바람직해</w:t>
            </w:r>
            <w:r w:rsidRPr="009A2958">
              <w:rPr>
                <w:rFonts w:cs="Times New Roman"/>
                <w:sz w:val="20"/>
                <w:szCs w:val="20"/>
              </w:rPr>
              <w:t xml:space="preserve"> </w:t>
            </w:r>
            <w:r w:rsidRPr="009A2958">
              <w:rPr>
                <w:rFonts w:cs="Times New Roman"/>
                <w:sz w:val="20"/>
                <w:szCs w:val="20"/>
              </w:rPr>
              <w:t>보이고</w:t>
            </w:r>
            <w:r w:rsidRPr="009A2958">
              <w:rPr>
                <w:rFonts w:cs="Times New Roman"/>
                <w:sz w:val="20"/>
                <w:szCs w:val="20"/>
              </w:rPr>
              <w:t xml:space="preserve"> </w:t>
            </w:r>
            <w:r w:rsidRPr="009A2958">
              <w:rPr>
                <w:rFonts w:cs="Times New Roman"/>
                <w:sz w:val="20"/>
                <w:szCs w:val="20"/>
              </w:rPr>
              <w:t>또</w:t>
            </w:r>
            <w:r w:rsidRPr="009A2958">
              <w:rPr>
                <w:rFonts w:cs="Times New Roman"/>
                <w:sz w:val="20"/>
                <w:szCs w:val="20"/>
              </w:rPr>
              <w:t xml:space="preserve"> </w:t>
            </w:r>
            <w:r w:rsidRPr="009A2958">
              <w:rPr>
                <w:rFonts w:cs="Times New Roman"/>
                <w:sz w:val="20"/>
                <w:szCs w:val="20"/>
              </w:rPr>
              <w:t>가능해</w:t>
            </w:r>
            <w:r w:rsidRPr="009A2958">
              <w:rPr>
                <w:rFonts w:cs="Times New Roman"/>
                <w:sz w:val="20"/>
                <w:szCs w:val="20"/>
              </w:rPr>
              <w:t xml:space="preserve"> </w:t>
            </w:r>
            <w:r w:rsidRPr="009A2958">
              <w:rPr>
                <w:rFonts w:cs="Times New Roman"/>
                <w:sz w:val="20"/>
                <w:szCs w:val="20"/>
              </w:rPr>
              <w:t>보이며</w:t>
            </w:r>
            <w:r w:rsidRPr="009A2958">
              <w:rPr>
                <w:rFonts w:cs="Times New Roman"/>
                <w:sz w:val="20"/>
                <w:szCs w:val="20"/>
              </w:rPr>
              <w:t xml:space="preserve">, </w:t>
            </w:r>
            <w:r w:rsidRPr="009A2958">
              <w:rPr>
                <w:rFonts w:cs="Times New Roman"/>
                <w:sz w:val="20"/>
                <w:szCs w:val="20"/>
              </w:rPr>
              <w:t>부가통신사업신고</w:t>
            </w:r>
            <w:r w:rsidRPr="009A2958">
              <w:rPr>
                <w:rFonts w:cs="Times New Roman"/>
                <w:sz w:val="20"/>
                <w:szCs w:val="20"/>
              </w:rPr>
              <w:t xml:space="preserve"> </w:t>
            </w:r>
            <w:r w:rsidRPr="009A2958">
              <w:rPr>
                <w:rFonts w:cs="Times New Roman"/>
                <w:sz w:val="20"/>
                <w:szCs w:val="20"/>
              </w:rPr>
              <w:t>변경을</w:t>
            </w:r>
            <w:r w:rsidRPr="009A2958">
              <w:rPr>
                <w:rFonts w:cs="Times New Roman"/>
                <w:sz w:val="20"/>
                <w:szCs w:val="20"/>
              </w:rPr>
              <w:t xml:space="preserve"> </w:t>
            </w:r>
            <w:r w:rsidRPr="009A2958">
              <w:rPr>
                <w:rFonts w:cs="Times New Roman"/>
                <w:sz w:val="20"/>
                <w:szCs w:val="20"/>
              </w:rPr>
              <w:t>하면</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이전의</w:t>
            </w:r>
            <w:r w:rsidRPr="009A2958">
              <w:rPr>
                <w:rFonts w:cs="Times New Roman"/>
                <w:sz w:val="20"/>
                <w:szCs w:val="20"/>
              </w:rPr>
              <w:t xml:space="preserve"> RS</w:t>
            </w:r>
            <w:r>
              <w:rPr>
                <w:rFonts w:cs="Times New Roman"/>
                <w:sz w:val="20"/>
                <w:szCs w:val="20"/>
              </w:rPr>
              <w:t>E</w:t>
            </w:r>
            <w:r w:rsidRPr="009A2958">
              <w:rPr>
                <w:rFonts w:cs="Times New Roman"/>
                <w:sz w:val="20"/>
                <w:szCs w:val="20"/>
              </w:rPr>
              <w:t xml:space="preserve"> </w:t>
            </w:r>
            <w:r w:rsidRPr="009A2958">
              <w:rPr>
                <w:rFonts w:cs="Times New Roman"/>
                <w:sz w:val="20"/>
                <w:szCs w:val="20"/>
              </w:rPr>
              <w:t>서비스</w:t>
            </w:r>
            <w:r w:rsidRPr="009A2958">
              <w:rPr>
                <w:rFonts w:cs="Times New Roman"/>
                <w:sz w:val="20"/>
                <w:szCs w:val="20"/>
              </w:rPr>
              <w:t xml:space="preserve"> </w:t>
            </w:r>
            <w:r w:rsidRPr="009A2958">
              <w:rPr>
                <w:rFonts w:cs="Times New Roman"/>
                <w:sz w:val="20"/>
                <w:szCs w:val="20"/>
              </w:rPr>
              <w:t>영위에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sidRPr="009A2958">
              <w:rPr>
                <w:rFonts w:cs="Times New Roman"/>
                <w:sz w:val="20"/>
                <w:szCs w:val="20"/>
              </w:rPr>
              <w:t>제재가</w:t>
            </w:r>
            <w:r w:rsidRPr="009A2958">
              <w:rPr>
                <w:rFonts w:cs="Times New Roman"/>
                <w:sz w:val="20"/>
                <w:szCs w:val="20"/>
              </w:rPr>
              <w:t xml:space="preserve"> </w:t>
            </w:r>
            <w:r>
              <w:rPr>
                <w:rFonts w:cs="Times New Roman" w:hint="eastAsia"/>
                <w:sz w:val="20"/>
                <w:szCs w:val="20"/>
              </w:rPr>
              <w:t>이루어질</w:t>
            </w:r>
            <w:r>
              <w:rPr>
                <w:rFonts w:cs="Times New Roman" w:hint="eastAsia"/>
                <w:sz w:val="20"/>
                <w:szCs w:val="20"/>
              </w:rPr>
              <w:t xml:space="preserve"> </w:t>
            </w:r>
            <w:r>
              <w:rPr>
                <w:rFonts w:cs="Times New Roman" w:hint="eastAsia"/>
                <w:sz w:val="20"/>
                <w:szCs w:val="20"/>
              </w:rPr>
              <w:t>가능성은</w:t>
            </w:r>
            <w:r>
              <w:rPr>
                <w:rFonts w:cs="Times New Roman" w:hint="eastAsia"/>
                <w:sz w:val="20"/>
                <w:szCs w:val="20"/>
              </w:rPr>
              <w:t xml:space="preserve"> </w:t>
            </w:r>
            <w:r>
              <w:rPr>
                <w:rFonts w:cs="Times New Roman" w:hint="eastAsia"/>
                <w:sz w:val="20"/>
                <w:szCs w:val="20"/>
              </w:rPr>
              <w:t>낮음</w:t>
            </w:r>
            <w:r>
              <w:rPr>
                <w:rFonts w:cs="Times New Roman" w:hint="eastAsia"/>
                <w:sz w:val="20"/>
                <w:szCs w:val="20"/>
              </w:rPr>
              <w:t>.</w:t>
            </w:r>
            <w:r w:rsidRPr="009A2958">
              <w:rPr>
                <w:rFonts w:cs="Times New Roman"/>
                <w:sz w:val="20"/>
                <w:szCs w:val="20"/>
              </w:rPr>
              <w:t xml:space="preserve"> </w:t>
            </w:r>
          </w:p>
          <w:p w14:paraId="4943EED8" w14:textId="77777777" w:rsidR="005335C7" w:rsidRPr="009A2958" w:rsidRDefault="005335C7" w:rsidP="005335C7">
            <w:pPr>
              <w:pStyle w:val="a8"/>
              <w:widowControl/>
              <w:numPr>
                <w:ilvl w:val="0"/>
                <w:numId w:val="2"/>
              </w:numPr>
              <w:spacing w:before="40" w:after="120" w:line="276" w:lineRule="auto"/>
              <w:rPr>
                <w:rFonts w:cs="Times New Roman"/>
                <w:b/>
                <w:sz w:val="20"/>
                <w:szCs w:val="20"/>
              </w:rPr>
            </w:pPr>
            <w:r w:rsidRPr="009A2958">
              <w:rPr>
                <w:rFonts w:cs="Times New Roman"/>
                <w:b/>
                <w:sz w:val="20"/>
                <w:szCs w:val="20"/>
              </w:rPr>
              <w:t>측량업</w:t>
            </w:r>
            <w:r w:rsidRPr="009A2958">
              <w:rPr>
                <w:rFonts w:cs="Times New Roman"/>
                <w:b/>
                <w:sz w:val="20"/>
                <w:szCs w:val="20"/>
              </w:rPr>
              <w:t xml:space="preserve"> </w:t>
            </w:r>
            <w:r w:rsidRPr="009A2958">
              <w:rPr>
                <w:rFonts w:cs="Times New Roman"/>
                <w:b/>
                <w:sz w:val="20"/>
                <w:szCs w:val="20"/>
              </w:rPr>
              <w:t>등록</w:t>
            </w:r>
            <w:r w:rsidRPr="009A2958">
              <w:rPr>
                <w:rFonts w:cs="Times New Roman"/>
                <w:b/>
                <w:sz w:val="20"/>
                <w:szCs w:val="20"/>
              </w:rPr>
              <w:t xml:space="preserve"> </w:t>
            </w:r>
            <w:r w:rsidRPr="009A2958">
              <w:rPr>
                <w:rFonts w:cs="Times New Roman"/>
                <w:b/>
                <w:sz w:val="20"/>
                <w:szCs w:val="20"/>
              </w:rPr>
              <w:t>관련</w:t>
            </w:r>
          </w:p>
          <w:p w14:paraId="4E2EB6A0"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공간정보의</w:t>
            </w:r>
            <w:r w:rsidRPr="009A2958">
              <w:rPr>
                <w:rFonts w:cs="Times New Roman"/>
                <w:sz w:val="20"/>
                <w:szCs w:val="20"/>
              </w:rPr>
              <w:t xml:space="preserve"> </w:t>
            </w:r>
            <w:r w:rsidRPr="009A2958">
              <w:rPr>
                <w:rFonts w:cs="Times New Roman"/>
                <w:sz w:val="20"/>
                <w:szCs w:val="20"/>
              </w:rPr>
              <w:t>구축</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관리에</w:t>
            </w:r>
            <w:r w:rsidRPr="009A2958">
              <w:rPr>
                <w:rFonts w:cs="Times New Roman"/>
                <w:sz w:val="20"/>
                <w:szCs w:val="20"/>
              </w:rPr>
              <w:t xml:space="preserve"> </w:t>
            </w:r>
            <w:r w:rsidRPr="009A2958">
              <w:rPr>
                <w:rFonts w:cs="Times New Roman"/>
                <w:sz w:val="20"/>
                <w:szCs w:val="20"/>
              </w:rPr>
              <w:t>관한</w:t>
            </w:r>
            <w:r w:rsidRPr="009A2958">
              <w:rPr>
                <w:rFonts w:cs="Times New Roman"/>
                <w:sz w:val="20"/>
                <w:szCs w:val="20"/>
              </w:rPr>
              <w:t xml:space="preserve"> </w:t>
            </w:r>
            <w:r w:rsidRPr="009A2958">
              <w:rPr>
                <w:rFonts w:cs="Times New Roman"/>
                <w:sz w:val="20"/>
                <w:szCs w:val="20"/>
              </w:rPr>
              <w:t>법률</w:t>
            </w:r>
            <w:r w:rsidRPr="009A2958">
              <w:rPr>
                <w:rFonts w:cs="Times New Roman"/>
                <w:sz w:val="20"/>
                <w:szCs w:val="20"/>
              </w:rPr>
              <w:t>(“</w:t>
            </w:r>
            <w:r w:rsidRPr="00BB68F7">
              <w:rPr>
                <w:rFonts w:cs="Times New Roman"/>
                <w:b/>
                <w:sz w:val="20"/>
                <w:szCs w:val="20"/>
              </w:rPr>
              <w:t>공간정보법</w:t>
            </w:r>
            <w:r w:rsidRPr="009A2958">
              <w:rPr>
                <w:rFonts w:cs="Times New Roman"/>
                <w:sz w:val="20"/>
                <w:szCs w:val="20"/>
              </w:rPr>
              <w:t>”)</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따라</w:t>
            </w:r>
            <w:r w:rsidRPr="009A2958">
              <w:rPr>
                <w:rFonts w:cs="Times New Roman"/>
                <w:sz w:val="20"/>
                <w:szCs w:val="20"/>
              </w:rPr>
              <w:t xml:space="preserve"> </w:t>
            </w:r>
            <w:r w:rsidRPr="009A2958">
              <w:rPr>
                <w:rFonts w:cs="Times New Roman"/>
                <w:sz w:val="20"/>
                <w:szCs w:val="20"/>
              </w:rPr>
              <w:t>측량업에</w:t>
            </w:r>
            <w:r w:rsidRPr="009A2958">
              <w:rPr>
                <w:rFonts w:cs="Times New Roman"/>
                <w:sz w:val="20"/>
                <w:szCs w:val="20"/>
              </w:rPr>
              <w:t xml:space="preserve"> </w:t>
            </w:r>
            <w:r w:rsidRPr="009A2958">
              <w:rPr>
                <w:rFonts w:cs="Times New Roman"/>
                <w:sz w:val="20"/>
                <w:szCs w:val="20"/>
              </w:rPr>
              <w:t>해당하는</w:t>
            </w:r>
            <w:r w:rsidRPr="009A2958">
              <w:rPr>
                <w:rFonts w:cs="Times New Roman"/>
                <w:sz w:val="20"/>
                <w:szCs w:val="20"/>
              </w:rPr>
              <w:t xml:space="preserve"> </w:t>
            </w:r>
            <w:r w:rsidRPr="009A2958">
              <w:rPr>
                <w:rFonts w:cs="Times New Roman"/>
                <w:sz w:val="20"/>
                <w:szCs w:val="20"/>
              </w:rPr>
              <w:t>업무를</w:t>
            </w:r>
            <w:r w:rsidRPr="009A2958">
              <w:rPr>
                <w:rFonts w:cs="Times New Roman"/>
                <w:sz w:val="20"/>
                <w:szCs w:val="20"/>
              </w:rPr>
              <w:t xml:space="preserve"> </w:t>
            </w:r>
            <w:r w:rsidRPr="009A2958">
              <w:rPr>
                <w:rFonts w:cs="Times New Roman"/>
                <w:sz w:val="20"/>
                <w:szCs w:val="20"/>
              </w:rPr>
              <w:t>수행하기</w:t>
            </w:r>
            <w:r w:rsidRPr="009A2958">
              <w:rPr>
                <w:rFonts w:cs="Times New Roman"/>
                <w:sz w:val="20"/>
                <w:szCs w:val="20"/>
              </w:rPr>
              <w:t xml:space="preserve"> </w:t>
            </w:r>
            <w:r w:rsidRPr="009A2958">
              <w:rPr>
                <w:rFonts w:cs="Times New Roman"/>
                <w:sz w:val="20"/>
                <w:szCs w:val="20"/>
              </w:rPr>
              <w:t>위해서는</w:t>
            </w:r>
            <w:r w:rsidRPr="009A2958">
              <w:rPr>
                <w:rFonts w:cs="Times New Roman"/>
                <w:sz w:val="20"/>
                <w:szCs w:val="20"/>
              </w:rPr>
              <w:t xml:space="preserve"> </w:t>
            </w:r>
            <w:r w:rsidRPr="009A2958">
              <w:rPr>
                <w:rFonts w:cs="Times New Roman"/>
                <w:sz w:val="20"/>
                <w:szCs w:val="20"/>
              </w:rPr>
              <w:t>측량업</w:t>
            </w:r>
            <w:r w:rsidRPr="009A2958">
              <w:rPr>
                <w:rFonts w:cs="Times New Roman"/>
                <w:sz w:val="20"/>
                <w:szCs w:val="20"/>
              </w:rPr>
              <w:t xml:space="preserve"> </w:t>
            </w:r>
            <w:r w:rsidRPr="009A2958">
              <w:rPr>
                <w:rFonts w:cs="Times New Roman"/>
                <w:sz w:val="20"/>
                <w:szCs w:val="20"/>
              </w:rPr>
              <w:t>등록을</w:t>
            </w:r>
            <w:r w:rsidRPr="009A2958">
              <w:rPr>
                <w:rFonts w:cs="Times New Roman"/>
                <w:sz w:val="20"/>
                <w:szCs w:val="20"/>
              </w:rPr>
              <w:t xml:space="preserve"> </w:t>
            </w:r>
            <w:r w:rsidRPr="009A2958">
              <w:rPr>
                <w:rFonts w:cs="Times New Roman"/>
                <w:sz w:val="20"/>
                <w:szCs w:val="20"/>
              </w:rPr>
              <w:t>갖추어야</w:t>
            </w:r>
            <w:r w:rsidRPr="009A2958">
              <w:rPr>
                <w:rFonts w:cs="Times New Roman"/>
                <w:sz w:val="20"/>
                <w:szCs w:val="20"/>
              </w:rPr>
              <w:t xml:space="preserve"> </w:t>
            </w:r>
            <w:r w:rsidRPr="009A2958">
              <w:rPr>
                <w:rFonts w:cs="Times New Roman"/>
                <w:sz w:val="20"/>
                <w:szCs w:val="20"/>
              </w:rPr>
              <w:t>하며</w:t>
            </w:r>
            <w:r w:rsidRPr="009A2958">
              <w:rPr>
                <w:rFonts w:cs="Times New Roman"/>
                <w:sz w:val="20"/>
                <w:szCs w:val="20"/>
              </w:rPr>
              <w:t>(</w:t>
            </w:r>
            <w:r w:rsidRPr="009A2958">
              <w:rPr>
                <w:rFonts w:cs="Times New Roman"/>
                <w:sz w:val="20"/>
                <w:szCs w:val="20"/>
              </w:rPr>
              <w:t>제</w:t>
            </w:r>
            <w:r w:rsidRPr="009A2958">
              <w:rPr>
                <w:rFonts w:cs="Times New Roman"/>
                <w:sz w:val="20"/>
                <w:szCs w:val="20"/>
              </w:rPr>
              <w:t>44</w:t>
            </w:r>
            <w:r w:rsidRPr="009A2958">
              <w:rPr>
                <w:rFonts w:cs="Times New Roman"/>
                <w:sz w:val="20"/>
                <w:szCs w:val="20"/>
              </w:rPr>
              <w:t>조</w:t>
            </w:r>
            <w:r w:rsidRPr="009A2958">
              <w:rPr>
                <w:rFonts w:cs="Times New Roman"/>
                <w:sz w:val="20"/>
                <w:szCs w:val="20"/>
              </w:rPr>
              <w:t xml:space="preserve">), </w:t>
            </w:r>
            <w:r w:rsidRPr="009A2958">
              <w:rPr>
                <w:rFonts w:cs="Times New Roman"/>
                <w:sz w:val="20"/>
                <w:szCs w:val="20"/>
              </w:rPr>
              <w:t>이를</w:t>
            </w:r>
            <w:r w:rsidRPr="009A2958">
              <w:rPr>
                <w:rFonts w:cs="Times New Roman"/>
                <w:sz w:val="20"/>
                <w:szCs w:val="20"/>
              </w:rPr>
              <w:t xml:space="preserve"> </w:t>
            </w:r>
            <w:r w:rsidRPr="009A2958">
              <w:rPr>
                <w:rFonts w:cs="Times New Roman"/>
                <w:sz w:val="20"/>
                <w:szCs w:val="20"/>
              </w:rPr>
              <w:t>갖추지</w:t>
            </w:r>
            <w:r w:rsidRPr="009A2958">
              <w:rPr>
                <w:rFonts w:cs="Times New Roman"/>
                <w:sz w:val="20"/>
                <w:szCs w:val="20"/>
              </w:rPr>
              <w:t xml:space="preserve"> </w:t>
            </w:r>
            <w:r w:rsidRPr="009A2958">
              <w:rPr>
                <w:rFonts w:cs="Times New Roman"/>
                <w:sz w:val="20"/>
                <w:szCs w:val="20"/>
              </w:rPr>
              <w:t>아니하고</w:t>
            </w:r>
            <w:r w:rsidRPr="009A2958">
              <w:rPr>
                <w:rFonts w:cs="Times New Roman"/>
                <w:sz w:val="20"/>
                <w:szCs w:val="20"/>
              </w:rPr>
              <w:t xml:space="preserve"> </w:t>
            </w:r>
            <w:r w:rsidRPr="009A2958">
              <w:rPr>
                <w:rFonts w:cs="Times New Roman"/>
                <w:sz w:val="20"/>
                <w:szCs w:val="20"/>
              </w:rPr>
              <w:t>측량업을</w:t>
            </w:r>
            <w:r w:rsidRPr="009A2958">
              <w:rPr>
                <w:rFonts w:cs="Times New Roman"/>
                <w:sz w:val="20"/>
                <w:szCs w:val="20"/>
              </w:rPr>
              <w:t xml:space="preserve"> </w:t>
            </w:r>
            <w:r w:rsidRPr="009A2958">
              <w:rPr>
                <w:rFonts w:cs="Times New Roman"/>
                <w:sz w:val="20"/>
                <w:szCs w:val="20"/>
              </w:rPr>
              <w:t>수행한</w:t>
            </w:r>
            <w:r w:rsidRPr="009A2958">
              <w:rPr>
                <w:rFonts w:cs="Times New Roman"/>
                <w:sz w:val="20"/>
                <w:szCs w:val="20"/>
              </w:rPr>
              <w:t xml:space="preserve"> </w:t>
            </w:r>
            <w:r w:rsidRPr="009A2958">
              <w:rPr>
                <w:rFonts w:cs="Times New Roman"/>
                <w:sz w:val="20"/>
                <w:szCs w:val="20"/>
              </w:rPr>
              <w:t>경우에는</w:t>
            </w:r>
            <w:r w:rsidRPr="009A2958">
              <w:rPr>
                <w:rFonts w:cs="Times New Roman"/>
                <w:sz w:val="20"/>
                <w:szCs w:val="20"/>
              </w:rPr>
              <w:t xml:space="preserve"> </w:t>
            </w:r>
            <w:r w:rsidRPr="009A2958">
              <w:rPr>
                <w:rFonts w:cs="Times New Roman"/>
                <w:sz w:val="20"/>
                <w:szCs w:val="20"/>
              </w:rPr>
              <w:t>미등록</w:t>
            </w:r>
            <w:r w:rsidRPr="009A2958">
              <w:rPr>
                <w:rFonts w:cs="Times New Roman"/>
                <w:sz w:val="20"/>
                <w:szCs w:val="20"/>
              </w:rPr>
              <w:t xml:space="preserve"> </w:t>
            </w:r>
            <w:r w:rsidRPr="009A2958">
              <w:rPr>
                <w:rFonts w:cs="Times New Roman"/>
                <w:sz w:val="20"/>
                <w:szCs w:val="20"/>
              </w:rPr>
              <w:t>측량업</w:t>
            </w:r>
            <w:r w:rsidRPr="009A2958">
              <w:rPr>
                <w:rFonts w:cs="Times New Roman"/>
                <w:sz w:val="20"/>
                <w:szCs w:val="20"/>
              </w:rPr>
              <w:t xml:space="preserve"> </w:t>
            </w:r>
            <w:r w:rsidRPr="009A2958">
              <w:rPr>
                <w:rFonts w:cs="Times New Roman"/>
                <w:sz w:val="20"/>
                <w:szCs w:val="20"/>
              </w:rPr>
              <w:t>행위로</w:t>
            </w:r>
            <w:r w:rsidRPr="009A2958">
              <w:rPr>
                <w:rFonts w:cs="Times New Roman"/>
                <w:sz w:val="20"/>
                <w:szCs w:val="20"/>
              </w:rPr>
              <w:t xml:space="preserve"> </w:t>
            </w:r>
            <w:r w:rsidRPr="009A2958">
              <w:rPr>
                <w:rFonts w:cs="Times New Roman"/>
                <w:sz w:val="20"/>
                <w:szCs w:val="20"/>
              </w:rPr>
              <w:t>인하여</w:t>
            </w:r>
            <w:r w:rsidRPr="009A2958">
              <w:rPr>
                <w:rFonts w:cs="Times New Roman"/>
                <w:sz w:val="20"/>
                <w:szCs w:val="20"/>
              </w:rPr>
              <w:t xml:space="preserve"> 2</w:t>
            </w:r>
            <w:r w:rsidRPr="009A2958">
              <w:rPr>
                <w:rFonts w:cs="Times New Roman"/>
                <w:sz w:val="20"/>
                <w:szCs w:val="20"/>
              </w:rPr>
              <w:t>년</w:t>
            </w:r>
            <w:r w:rsidRPr="009A2958">
              <w:rPr>
                <w:rFonts w:cs="Times New Roman"/>
                <w:sz w:val="20"/>
                <w:szCs w:val="20"/>
              </w:rPr>
              <w:t xml:space="preserve"> </w:t>
            </w:r>
            <w:r w:rsidRPr="009A2958">
              <w:rPr>
                <w:rFonts w:cs="Times New Roman"/>
                <w:sz w:val="20"/>
                <w:szCs w:val="20"/>
              </w:rPr>
              <w:t>이하의</w:t>
            </w:r>
            <w:r w:rsidRPr="009A2958">
              <w:rPr>
                <w:rFonts w:cs="Times New Roman"/>
                <w:sz w:val="20"/>
                <w:szCs w:val="20"/>
              </w:rPr>
              <w:t xml:space="preserve"> </w:t>
            </w:r>
            <w:r w:rsidRPr="009A2958">
              <w:rPr>
                <w:rFonts w:cs="Times New Roman"/>
                <w:sz w:val="20"/>
                <w:szCs w:val="20"/>
              </w:rPr>
              <w:t>징역</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2</w:t>
            </w:r>
            <w:r w:rsidRPr="009A2958">
              <w:rPr>
                <w:rFonts w:cs="Times New Roman"/>
                <w:sz w:val="20"/>
                <w:szCs w:val="20"/>
              </w:rPr>
              <w:t>천만원</w:t>
            </w:r>
            <w:r w:rsidRPr="009A2958">
              <w:rPr>
                <w:rFonts w:cs="Times New Roman"/>
                <w:sz w:val="20"/>
                <w:szCs w:val="20"/>
              </w:rPr>
              <w:t xml:space="preserve"> </w:t>
            </w:r>
            <w:r w:rsidRPr="009A2958">
              <w:rPr>
                <w:rFonts w:cs="Times New Roman"/>
                <w:sz w:val="20"/>
                <w:szCs w:val="20"/>
              </w:rPr>
              <w:t>이하의</w:t>
            </w:r>
            <w:r w:rsidRPr="009A2958">
              <w:rPr>
                <w:rFonts w:cs="Times New Roman"/>
                <w:sz w:val="20"/>
                <w:szCs w:val="20"/>
              </w:rPr>
              <w:t xml:space="preserve"> </w:t>
            </w:r>
            <w:r w:rsidRPr="009A2958">
              <w:rPr>
                <w:rFonts w:cs="Times New Roman"/>
                <w:sz w:val="20"/>
                <w:szCs w:val="20"/>
              </w:rPr>
              <w:t>벌금</w:t>
            </w:r>
            <w:r w:rsidRPr="009A2958">
              <w:rPr>
                <w:rFonts w:cs="Times New Roman"/>
                <w:sz w:val="20"/>
                <w:szCs w:val="20"/>
              </w:rPr>
              <w:t>(</w:t>
            </w:r>
            <w:r w:rsidRPr="009A2958">
              <w:rPr>
                <w:rFonts w:cs="Times New Roman"/>
                <w:sz w:val="20"/>
                <w:szCs w:val="20"/>
              </w:rPr>
              <w:t>제</w:t>
            </w:r>
            <w:r w:rsidRPr="009A2958">
              <w:rPr>
                <w:rFonts w:cs="Times New Roman"/>
                <w:sz w:val="20"/>
                <w:szCs w:val="20"/>
              </w:rPr>
              <w:t>108</w:t>
            </w:r>
            <w:r w:rsidRPr="009A2958">
              <w:rPr>
                <w:rFonts w:cs="Times New Roman"/>
                <w:sz w:val="20"/>
                <w:szCs w:val="20"/>
              </w:rPr>
              <w:t>조</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w:t>
            </w:r>
            <w:r w:rsidRPr="009A2958">
              <w:rPr>
                <w:rFonts w:cs="Times New Roman"/>
                <w:sz w:val="20"/>
                <w:szCs w:val="20"/>
              </w:rPr>
              <w:t>호</w:t>
            </w:r>
            <w:r w:rsidRPr="009A2958">
              <w:rPr>
                <w:rFonts w:cs="Times New Roman"/>
                <w:sz w:val="20"/>
                <w:szCs w:val="20"/>
              </w:rPr>
              <w:t>)</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처해질</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7120F003"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만약</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현재</w:t>
            </w:r>
            <w:r w:rsidRPr="009A2958">
              <w:rPr>
                <w:rFonts w:cs="Times New Roman"/>
                <w:sz w:val="20"/>
                <w:szCs w:val="20"/>
              </w:rPr>
              <w:t xml:space="preserve"> </w:t>
            </w:r>
            <w:r w:rsidRPr="009A2958">
              <w:rPr>
                <w:rFonts w:cs="Times New Roman"/>
                <w:sz w:val="20"/>
                <w:szCs w:val="20"/>
              </w:rPr>
              <w:t>수행하고</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지도</w:t>
            </w:r>
            <w:r w:rsidRPr="009A2958">
              <w:rPr>
                <w:rFonts w:cs="Times New Roman"/>
                <w:sz w:val="20"/>
                <w:szCs w:val="20"/>
              </w:rPr>
              <w:t xml:space="preserve"> </w:t>
            </w:r>
            <w:r w:rsidRPr="009A2958">
              <w:rPr>
                <w:rFonts w:cs="Times New Roman"/>
                <w:sz w:val="20"/>
                <w:szCs w:val="20"/>
              </w:rPr>
              <w:t>데이터의</w:t>
            </w:r>
            <w:r w:rsidRPr="009A2958">
              <w:rPr>
                <w:rFonts w:cs="Times New Roman"/>
                <w:sz w:val="20"/>
                <w:szCs w:val="20"/>
              </w:rPr>
              <w:t xml:space="preserve"> </w:t>
            </w:r>
            <w:r w:rsidRPr="009A2958">
              <w:rPr>
                <w:rFonts w:cs="Times New Roman"/>
                <w:sz w:val="20"/>
                <w:szCs w:val="20"/>
              </w:rPr>
              <w:t>가공</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구축</w:t>
            </w:r>
            <w:r w:rsidRPr="009A2958">
              <w:rPr>
                <w:rFonts w:cs="Times New Roman"/>
                <w:sz w:val="20"/>
                <w:szCs w:val="20"/>
              </w:rPr>
              <w:t xml:space="preserve"> </w:t>
            </w:r>
            <w:r w:rsidRPr="009A2958">
              <w:rPr>
                <w:rFonts w:cs="Times New Roman"/>
                <w:sz w:val="20"/>
                <w:szCs w:val="20"/>
              </w:rPr>
              <w:t>업무가</w:t>
            </w:r>
            <w:r w:rsidRPr="009A2958">
              <w:rPr>
                <w:rFonts w:cs="Times New Roman"/>
                <w:sz w:val="20"/>
                <w:szCs w:val="20"/>
              </w:rPr>
              <w:t xml:space="preserve"> </w:t>
            </w:r>
            <w:r w:rsidRPr="009A2958">
              <w:rPr>
                <w:rFonts w:cs="Times New Roman"/>
                <w:sz w:val="20"/>
                <w:szCs w:val="20"/>
              </w:rPr>
              <w:t>측량업</w:t>
            </w:r>
            <w:r w:rsidRPr="009A2958">
              <w:rPr>
                <w:rFonts w:cs="Times New Roman"/>
                <w:sz w:val="20"/>
                <w:szCs w:val="20"/>
              </w:rPr>
              <w:t xml:space="preserve"> </w:t>
            </w:r>
            <w:r w:rsidRPr="009A2958">
              <w:rPr>
                <w:rFonts w:cs="Times New Roman"/>
                <w:sz w:val="20"/>
                <w:szCs w:val="20"/>
              </w:rPr>
              <w:t>등록의</w:t>
            </w:r>
            <w:r w:rsidRPr="009A2958">
              <w:rPr>
                <w:rFonts w:cs="Times New Roman"/>
                <w:sz w:val="20"/>
                <w:szCs w:val="20"/>
              </w:rPr>
              <w:t xml:space="preserve"> </w:t>
            </w:r>
            <w:r w:rsidRPr="009A2958">
              <w:rPr>
                <w:rFonts w:cs="Times New Roman"/>
                <w:sz w:val="20"/>
                <w:szCs w:val="20"/>
              </w:rPr>
              <w:t>대상에</w:t>
            </w:r>
            <w:r w:rsidRPr="009A2958">
              <w:rPr>
                <w:rFonts w:cs="Times New Roman"/>
                <w:sz w:val="20"/>
                <w:szCs w:val="20"/>
              </w:rPr>
              <w:t xml:space="preserve"> </w:t>
            </w:r>
            <w:r w:rsidRPr="009A2958">
              <w:rPr>
                <w:rFonts w:cs="Times New Roman"/>
                <w:sz w:val="20"/>
                <w:szCs w:val="20"/>
              </w:rPr>
              <w:t>해당한다면</w:t>
            </w:r>
            <w:r w:rsidRPr="009A2958">
              <w:rPr>
                <w:rFonts w:cs="Times New Roman"/>
                <w:sz w:val="20"/>
                <w:szCs w:val="20"/>
              </w:rPr>
              <w:t xml:space="preserve"> </w:t>
            </w:r>
            <w:r w:rsidRPr="009A2958">
              <w:rPr>
                <w:rFonts w:cs="Times New Roman"/>
                <w:sz w:val="20"/>
                <w:szCs w:val="20"/>
              </w:rPr>
              <w:t>미등록</w:t>
            </w:r>
            <w:r w:rsidRPr="009A2958">
              <w:rPr>
                <w:rFonts w:cs="Times New Roman"/>
                <w:sz w:val="20"/>
                <w:szCs w:val="20"/>
              </w:rPr>
              <w:t xml:space="preserve"> </w:t>
            </w:r>
            <w:r w:rsidRPr="009A2958">
              <w:rPr>
                <w:rFonts w:cs="Times New Roman"/>
                <w:sz w:val="20"/>
                <w:szCs w:val="20"/>
              </w:rPr>
              <w:t>측량업</w:t>
            </w:r>
            <w:r w:rsidRPr="009A2958">
              <w:rPr>
                <w:rFonts w:cs="Times New Roman"/>
                <w:sz w:val="20"/>
                <w:szCs w:val="20"/>
              </w:rPr>
              <w:t xml:space="preserve"> </w:t>
            </w:r>
            <w:r w:rsidRPr="009A2958">
              <w:rPr>
                <w:rFonts w:cs="Times New Roman"/>
                <w:sz w:val="20"/>
                <w:szCs w:val="20"/>
              </w:rPr>
              <w:t>행위로</w:t>
            </w:r>
            <w:r w:rsidRPr="009A2958">
              <w:rPr>
                <w:rFonts w:cs="Times New Roman"/>
                <w:sz w:val="20"/>
                <w:szCs w:val="20"/>
              </w:rPr>
              <w:t xml:space="preserve"> </w:t>
            </w:r>
            <w:r w:rsidRPr="009A2958">
              <w:rPr>
                <w:rFonts w:cs="Times New Roman"/>
                <w:sz w:val="20"/>
                <w:szCs w:val="20"/>
              </w:rPr>
              <w:t>인한</w:t>
            </w:r>
            <w:r w:rsidRPr="009A2958">
              <w:rPr>
                <w:rFonts w:cs="Times New Roman"/>
                <w:sz w:val="20"/>
                <w:szCs w:val="20"/>
              </w:rPr>
              <w:t xml:space="preserve"> </w:t>
            </w:r>
            <w:r w:rsidRPr="009A2958">
              <w:rPr>
                <w:rFonts w:cs="Times New Roman"/>
                <w:sz w:val="20"/>
                <w:szCs w:val="20"/>
              </w:rPr>
              <w:t>형사처벌</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제재를</w:t>
            </w:r>
            <w:r w:rsidRPr="009A2958">
              <w:rPr>
                <w:rFonts w:cs="Times New Roman"/>
                <w:sz w:val="20"/>
                <w:szCs w:val="20"/>
              </w:rPr>
              <w:t xml:space="preserve"> </w:t>
            </w:r>
            <w:r w:rsidRPr="009A2958">
              <w:rPr>
                <w:rFonts w:cs="Times New Roman"/>
                <w:sz w:val="20"/>
                <w:szCs w:val="20"/>
              </w:rPr>
              <w:t>받을</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있으나</w:t>
            </w:r>
            <w:r w:rsidRPr="009A2958">
              <w:rPr>
                <w:rFonts w:cs="Times New Roman"/>
                <w:sz w:val="20"/>
                <w:szCs w:val="20"/>
              </w:rPr>
              <w:t xml:space="preserve">, </w:t>
            </w:r>
            <w:r w:rsidRPr="009A2958">
              <w:rPr>
                <w:rFonts w:cs="Times New Roman"/>
                <w:sz w:val="20"/>
                <w:szCs w:val="20"/>
              </w:rPr>
              <w:t>현재까지</w:t>
            </w:r>
            <w:r w:rsidRPr="009A2958">
              <w:rPr>
                <w:rFonts w:cs="Times New Roman"/>
                <w:sz w:val="20"/>
                <w:szCs w:val="20"/>
              </w:rPr>
              <w:t xml:space="preserve"> </w:t>
            </w:r>
            <w:r w:rsidRPr="009A2958">
              <w:rPr>
                <w:rFonts w:cs="Times New Roman"/>
                <w:sz w:val="20"/>
                <w:szCs w:val="20"/>
              </w:rPr>
              <w:t>제공된</w:t>
            </w:r>
            <w:r w:rsidRPr="009A2958">
              <w:rPr>
                <w:rFonts w:cs="Times New Roman"/>
                <w:sz w:val="20"/>
                <w:szCs w:val="20"/>
              </w:rPr>
              <w:t xml:space="preserve"> </w:t>
            </w:r>
            <w:r w:rsidRPr="009A2958">
              <w:rPr>
                <w:rFonts w:cs="Times New Roman"/>
                <w:sz w:val="20"/>
                <w:szCs w:val="20"/>
              </w:rPr>
              <w:t>자료상으로는</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측량업에</w:t>
            </w:r>
            <w:r w:rsidRPr="009A2958">
              <w:rPr>
                <w:rFonts w:cs="Times New Roman"/>
                <w:sz w:val="20"/>
                <w:szCs w:val="20"/>
              </w:rPr>
              <w:t xml:space="preserve"> </w:t>
            </w:r>
            <w:r w:rsidRPr="009A2958">
              <w:rPr>
                <w:rFonts w:cs="Times New Roman"/>
                <w:sz w:val="20"/>
                <w:szCs w:val="20"/>
              </w:rPr>
              <w:t>해당하는</w:t>
            </w:r>
            <w:r w:rsidRPr="009A2958">
              <w:rPr>
                <w:rFonts w:cs="Times New Roman"/>
                <w:sz w:val="20"/>
                <w:szCs w:val="20"/>
              </w:rPr>
              <w:t xml:space="preserve"> </w:t>
            </w:r>
            <w:r w:rsidRPr="009A2958">
              <w:rPr>
                <w:rFonts w:cs="Times New Roman"/>
                <w:sz w:val="20"/>
                <w:szCs w:val="20"/>
              </w:rPr>
              <w:t>업무를</w:t>
            </w:r>
            <w:r w:rsidRPr="009A2958">
              <w:rPr>
                <w:rFonts w:cs="Times New Roman"/>
                <w:sz w:val="20"/>
                <w:szCs w:val="20"/>
              </w:rPr>
              <w:t xml:space="preserve"> </w:t>
            </w:r>
            <w:r w:rsidRPr="009A2958">
              <w:rPr>
                <w:rFonts w:cs="Times New Roman"/>
                <w:sz w:val="20"/>
                <w:szCs w:val="20"/>
              </w:rPr>
              <w:t>직접</w:t>
            </w:r>
            <w:r w:rsidRPr="009A2958">
              <w:rPr>
                <w:rFonts w:cs="Times New Roman"/>
                <w:sz w:val="20"/>
                <w:szCs w:val="20"/>
              </w:rPr>
              <w:t xml:space="preserve"> </w:t>
            </w:r>
            <w:r w:rsidRPr="009A2958">
              <w:rPr>
                <w:rFonts w:cs="Times New Roman"/>
                <w:sz w:val="20"/>
                <w:szCs w:val="20"/>
              </w:rPr>
              <w:t>수행하고</w:t>
            </w:r>
            <w:r w:rsidRPr="009A2958">
              <w:rPr>
                <w:rFonts w:cs="Times New Roman"/>
                <w:sz w:val="20"/>
                <w:szCs w:val="20"/>
              </w:rPr>
              <w:t xml:space="preserve"> </w:t>
            </w:r>
            <w:r w:rsidRPr="009A2958">
              <w:rPr>
                <w:rFonts w:cs="Times New Roman"/>
                <w:sz w:val="20"/>
                <w:szCs w:val="20"/>
              </w:rPr>
              <w:t>있는지</w:t>
            </w:r>
            <w:r w:rsidRPr="009A2958">
              <w:rPr>
                <w:rFonts w:cs="Times New Roman"/>
                <w:sz w:val="20"/>
                <w:szCs w:val="20"/>
              </w:rPr>
              <w:t xml:space="preserve">, </w:t>
            </w:r>
            <w:r w:rsidRPr="009A2958">
              <w:rPr>
                <w:rFonts w:cs="Times New Roman"/>
                <w:sz w:val="20"/>
                <w:szCs w:val="20"/>
              </w:rPr>
              <w:t>관련</w:t>
            </w:r>
            <w:r w:rsidRPr="009A2958">
              <w:rPr>
                <w:rFonts w:cs="Times New Roman"/>
                <w:sz w:val="20"/>
                <w:szCs w:val="20"/>
              </w:rPr>
              <w:t xml:space="preserve"> </w:t>
            </w:r>
            <w:r w:rsidRPr="009A2958">
              <w:rPr>
                <w:rFonts w:cs="Times New Roman"/>
                <w:sz w:val="20"/>
                <w:szCs w:val="20"/>
              </w:rPr>
              <w:t>등록을</w:t>
            </w:r>
            <w:r w:rsidRPr="009A2958">
              <w:rPr>
                <w:rFonts w:cs="Times New Roman"/>
                <w:sz w:val="20"/>
                <w:szCs w:val="20"/>
              </w:rPr>
              <w:t xml:space="preserve"> </w:t>
            </w:r>
            <w:r w:rsidRPr="009A2958">
              <w:rPr>
                <w:rFonts w:cs="Times New Roman"/>
                <w:sz w:val="20"/>
                <w:szCs w:val="20"/>
              </w:rPr>
              <w:t>갖추고</w:t>
            </w:r>
            <w:r w:rsidRPr="009A2958">
              <w:rPr>
                <w:rFonts w:cs="Times New Roman"/>
                <w:sz w:val="20"/>
                <w:szCs w:val="20"/>
              </w:rPr>
              <w:t xml:space="preserve"> </w:t>
            </w:r>
            <w:r w:rsidRPr="009A2958">
              <w:rPr>
                <w:rFonts w:cs="Times New Roman"/>
                <w:sz w:val="20"/>
                <w:szCs w:val="20"/>
              </w:rPr>
              <w:t>있는지</w:t>
            </w:r>
            <w:r w:rsidRPr="009A2958">
              <w:rPr>
                <w:rFonts w:cs="Times New Roman"/>
                <w:sz w:val="20"/>
                <w:szCs w:val="20"/>
              </w:rPr>
              <w:t xml:space="preserve"> </w:t>
            </w:r>
            <w:r w:rsidRPr="009A2958">
              <w:rPr>
                <w:rFonts w:cs="Times New Roman"/>
                <w:sz w:val="20"/>
                <w:szCs w:val="20"/>
              </w:rPr>
              <w:t>명확하지</w:t>
            </w:r>
            <w:r w:rsidRPr="009A2958">
              <w:rPr>
                <w:rFonts w:cs="Times New Roman"/>
                <w:sz w:val="20"/>
                <w:szCs w:val="20"/>
              </w:rPr>
              <w:t xml:space="preserve"> </w:t>
            </w:r>
            <w:r w:rsidRPr="009A2958">
              <w:rPr>
                <w:rFonts w:cs="Times New Roman"/>
                <w:sz w:val="20"/>
                <w:szCs w:val="20"/>
              </w:rPr>
              <w:t>않아</w:t>
            </w:r>
            <w:r w:rsidRPr="009A2958">
              <w:rPr>
                <w:rFonts w:cs="Times New Roman"/>
                <w:sz w:val="20"/>
                <w:szCs w:val="20"/>
              </w:rPr>
              <w:t xml:space="preserve"> </w:t>
            </w:r>
            <w:r w:rsidRPr="009A2958">
              <w:rPr>
                <w:rFonts w:cs="Times New Roman"/>
                <w:sz w:val="20"/>
                <w:szCs w:val="20"/>
              </w:rPr>
              <w:t>추가</w:t>
            </w:r>
            <w:r w:rsidRPr="009A2958">
              <w:rPr>
                <w:rFonts w:cs="Times New Roman"/>
                <w:sz w:val="20"/>
                <w:szCs w:val="20"/>
              </w:rPr>
              <w:t xml:space="preserve"> </w:t>
            </w:r>
            <w:r w:rsidRPr="009A2958">
              <w:rPr>
                <w:rFonts w:cs="Times New Roman"/>
                <w:sz w:val="20"/>
                <w:szCs w:val="20"/>
              </w:rPr>
              <w:t>확인</w:t>
            </w:r>
            <w:r w:rsidRPr="009A2958">
              <w:rPr>
                <w:rFonts w:cs="Times New Roman"/>
                <w:sz w:val="20"/>
                <w:szCs w:val="20"/>
              </w:rPr>
              <w:t xml:space="preserve"> </w:t>
            </w:r>
            <w:r w:rsidRPr="009A2958">
              <w:rPr>
                <w:rFonts w:cs="Times New Roman"/>
                <w:sz w:val="20"/>
                <w:szCs w:val="20"/>
              </w:rPr>
              <w:t>예정임</w:t>
            </w:r>
            <w:r w:rsidRPr="009A2958">
              <w:rPr>
                <w:rFonts w:cs="Times New Roman"/>
                <w:sz w:val="20"/>
                <w:szCs w:val="20"/>
              </w:rPr>
              <w:t>.</w:t>
            </w:r>
          </w:p>
          <w:p w14:paraId="17A4A5C4" w14:textId="77777777" w:rsidR="005335C7" w:rsidRPr="000E693E" w:rsidRDefault="005335C7" w:rsidP="005335C7">
            <w:pPr>
              <w:pStyle w:val="a8"/>
              <w:widowControl/>
              <w:numPr>
                <w:ilvl w:val="0"/>
                <w:numId w:val="3"/>
              </w:numPr>
              <w:spacing w:before="40" w:after="120" w:line="276" w:lineRule="auto"/>
              <w:rPr>
                <w:rFonts w:cs="Times New Roman"/>
                <w:spacing w:val="-2"/>
                <w:sz w:val="20"/>
                <w:szCs w:val="20"/>
              </w:rPr>
            </w:pPr>
            <w:r w:rsidRPr="000E693E">
              <w:rPr>
                <w:rFonts w:cs="Times New Roman"/>
                <w:spacing w:val="-2"/>
                <w:sz w:val="20"/>
                <w:szCs w:val="20"/>
              </w:rPr>
              <w:t>다만</w:t>
            </w:r>
            <w:r w:rsidRPr="000E693E">
              <w:rPr>
                <w:rFonts w:cs="Times New Roman"/>
                <w:spacing w:val="-2"/>
                <w:sz w:val="20"/>
                <w:szCs w:val="20"/>
              </w:rPr>
              <w:t xml:space="preserve">, </w:t>
            </w:r>
            <w:r w:rsidRPr="000E693E">
              <w:rPr>
                <w:rFonts w:cs="Times New Roman"/>
                <w:spacing w:val="-2"/>
                <w:sz w:val="20"/>
                <w:szCs w:val="20"/>
              </w:rPr>
              <w:t>설사</w:t>
            </w:r>
            <w:r w:rsidRPr="000E693E">
              <w:rPr>
                <w:rFonts w:cs="Times New Roman"/>
                <w:spacing w:val="-2"/>
                <w:sz w:val="20"/>
                <w:szCs w:val="20"/>
              </w:rPr>
              <w:t xml:space="preserve"> </w:t>
            </w:r>
            <w:r w:rsidRPr="000E693E">
              <w:rPr>
                <w:rFonts w:cs="Times New Roman"/>
                <w:spacing w:val="-2"/>
                <w:sz w:val="20"/>
                <w:szCs w:val="20"/>
              </w:rPr>
              <w:t>미등록</w:t>
            </w:r>
            <w:r w:rsidRPr="000E693E">
              <w:rPr>
                <w:rFonts w:cs="Times New Roman"/>
                <w:spacing w:val="-2"/>
                <w:sz w:val="20"/>
                <w:szCs w:val="20"/>
              </w:rPr>
              <w:t xml:space="preserve"> </w:t>
            </w:r>
            <w:r w:rsidRPr="000E693E">
              <w:rPr>
                <w:rFonts w:cs="Times New Roman"/>
                <w:spacing w:val="-2"/>
                <w:sz w:val="20"/>
                <w:szCs w:val="20"/>
              </w:rPr>
              <w:t>측량업</w:t>
            </w:r>
            <w:r w:rsidRPr="000E693E">
              <w:rPr>
                <w:rFonts w:cs="Times New Roman"/>
                <w:spacing w:val="-2"/>
                <w:sz w:val="20"/>
                <w:szCs w:val="20"/>
              </w:rPr>
              <w:t xml:space="preserve"> </w:t>
            </w:r>
            <w:r w:rsidRPr="000E693E">
              <w:rPr>
                <w:rFonts w:cs="Times New Roman"/>
                <w:spacing w:val="-2"/>
                <w:sz w:val="20"/>
                <w:szCs w:val="20"/>
              </w:rPr>
              <w:t>행위에</w:t>
            </w:r>
            <w:r w:rsidRPr="000E693E">
              <w:rPr>
                <w:rFonts w:cs="Times New Roman"/>
                <w:spacing w:val="-2"/>
                <w:sz w:val="20"/>
                <w:szCs w:val="20"/>
              </w:rPr>
              <w:t xml:space="preserve"> </w:t>
            </w:r>
            <w:r w:rsidRPr="000E693E">
              <w:rPr>
                <w:rFonts w:cs="Times New Roman"/>
                <w:spacing w:val="-2"/>
                <w:sz w:val="20"/>
                <w:szCs w:val="20"/>
              </w:rPr>
              <w:t>해당한다고</w:t>
            </w:r>
            <w:r w:rsidRPr="000E693E">
              <w:rPr>
                <w:rFonts w:cs="Times New Roman"/>
                <w:spacing w:val="-2"/>
                <w:sz w:val="20"/>
                <w:szCs w:val="20"/>
              </w:rPr>
              <w:t xml:space="preserve"> </w:t>
            </w:r>
            <w:r w:rsidRPr="000E693E">
              <w:rPr>
                <w:rFonts w:cs="Times New Roman"/>
                <w:spacing w:val="-2"/>
                <w:sz w:val="20"/>
                <w:szCs w:val="20"/>
              </w:rPr>
              <w:t>가정하더라도</w:t>
            </w:r>
            <w:r w:rsidRPr="000E693E">
              <w:rPr>
                <w:rFonts w:cs="Times New Roman"/>
                <w:spacing w:val="-2"/>
                <w:sz w:val="20"/>
                <w:szCs w:val="20"/>
              </w:rPr>
              <w:t xml:space="preserve">, </w:t>
            </w:r>
            <w:r w:rsidRPr="000E693E">
              <w:rPr>
                <w:rFonts w:cs="Times New Roman"/>
                <w:spacing w:val="-2"/>
                <w:sz w:val="20"/>
                <w:szCs w:val="20"/>
              </w:rPr>
              <w:t>현재</w:t>
            </w:r>
            <w:r w:rsidRPr="000E693E">
              <w:rPr>
                <w:rFonts w:cs="Times New Roman"/>
                <w:spacing w:val="-2"/>
                <w:sz w:val="20"/>
                <w:szCs w:val="20"/>
              </w:rPr>
              <w:t xml:space="preserve"> </w:t>
            </w:r>
            <w:r w:rsidRPr="000E693E">
              <w:rPr>
                <w:rFonts w:cs="Times New Roman"/>
                <w:spacing w:val="-2"/>
                <w:sz w:val="20"/>
                <w:szCs w:val="20"/>
              </w:rPr>
              <w:t>측량업</w:t>
            </w:r>
            <w:r w:rsidRPr="000E693E">
              <w:rPr>
                <w:rFonts w:cs="Times New Roman"/>
                <w:spacing w:val="-2"/>
                <w:sz w:val="20"/>
                <w:szCs w:val="20"/>
              </w:rPr>
              <w:t xml:space="preserve"> </w:t>
            </w:r>
            <w:r w:rsidRPr="000E693E">
              <w:rPr>
                <w:rFonts w:cs="Times New Roman"/>
                <w:spacing w:val="-2"/>
                <w:sz w:val="20"/>
                <w:szCs w:val="20"/>
              </w:rPr>
              <w:t>등록에</w:t>
            </w:r>
            <w:r w:rsidRPr="000E693E">
              <w:rPr>
                <w:rFonts w:cs="Times New Roman"/>
                <w:spacing w:val="-2"/>
                <w:sz w:val="20"/>
                <w:szCs w:val="20"/>
              </w:rPr>
              <w:t xml:space="preserve"> </w:t>
            </w:r>
            <w:r w:rsidRPr="000E693E">
              <w:rPr>
                <w:rFonts w:cs="Times New Roman"/>
                <w:spacing w:val="-2"/>
                <w:sz w:val="20"/>
                <w:szCs w:val="20"/>
              </w:rPr>
              <w:t>대한</w:t>
            </w:r>
            <w:r w:rsidRPr="000E693E">
              <w:rPr>
                <w:rFonts w:cs="Times New Roman"/>
                <w:spacing w:val="-2"/>
                <w:sz w:val="20"/>
                <w:szCs w:val="20"/>
              </w:rPr>
              <w:t xml:space="preserve"> </w:t>
            </w:r>
            <w:r w:rsidRPr="000E693E">
              <w:rPr>
                <w:rFonts w:cs="Times New Roman"/>
                <w:spacing w:val="-2"/>
                <w:sz w:val="20"/>
                <w:szCs w:val="20"/>
              </w:rPr>
              <w:t>규제가</w:t>
            </w:r>
            <w:r w:rsidRPr="000E693E">
              <w:rPr>
                <w:rFonts w:cs="Times New Roman"/>
                <w:spacing w:val="-2"/>
                <w:sz w:val="20"/>
                <w:szCs w:val="20"/>
              </w:rPr>
              <w:t xml:space="preserve"> </w:t>
            </w:r>
            <w:r w:rsidRPr="000E693E">
              <w:rPr>
                <w:rFonts w:cs="Times New Roman"/>
                <w:spacing w:val="-2"/>
                <w:sz w:val="20"/>
                <w:szCs w:val="20"/>
              </w:rPr>
              <w:t>엄격하게</w:t>
            </w:r>
            <w:r w:rsidRPr="000E693E">
              <w:rPr>
                <w:rFonts w:cs="Times New Roman"/>
                <w:spacing w:val="-2"/>
                <w:sz w:val="20"/>
                <w:szCs w:val="20"/>
              </w:rPr>
              <w:t xml:space="preserve"> </w:t>
            </w:r>
            <w:r w:rsidRPr="000E693E">
              <w:rPr>
                <w:rFonts w:cs="Times New Roman"/>
                <w:spacing w:val="-2"/>
                <w:sz w:val="20"/>
                <w:szCs w:val="20"/>
              </w:rPr>
              <w:t>집행되고</w:t>
            </w:r>
            <w:r w:rsidRPr="000E693E">
              <w:rPr>
                <w:rFonts w:cs="Times New Roman"/>
                <w:spacing w:val="-2"/>
                <w:sz w:val="20"/>
                <w:szCs w:val="20"/>
              </w:rPr>
              <w:t xml:space="preserve"> </w:t>
            </w:r>
            <w:r w:rsidRPr="000E693E">
              <w:rPr>
                <w:rFonts w:cs="Times New Roman"/>
                <w:spacing w:val="-2"/>
                <w:sz w:val="20"/>
                <w:szCs w:val="20"/>
              </w:rPr>
              <w:t>있지</w:t>
            </w:r>
            <w:r w:rsidRPr="000E693E">
              <w:rPr>
                <w:rFonts w:cs="Times New Roman"/>
                <w:spacing w:val="-2"/>
                <w:sz w:val="20"/>
                <w:szCs w:val="20"/>
              </w:rPr>
              <w:t xml:space="preserve"> </w:t>
            </w:r>
            <w:r w:rsidRPr="000E693E">
              <w:rPr>
                <w:rFonts w:cs="Times New Roman"/>
                <w:spacing w:val="-2"/>
                <w:sz w:val="20"/>
                <w:szCs w:val="20"/>
              </w:rPr>
              <w:t>아니한</w:t>
            </w:r>
            <w:r w:rsidRPr="000E693E">
              <w:rPr>
                <w:rFonts w:cs="Times New Roman"/>
                <w:spacing w:val="-2"/>
                <w:sz w:val="20"/>
                <w:szCs w:val="20"/>
              </w:rPr>
              <w:t xml:space="preserve"> </w:t>
            </w:r>
            <w:r w:rsidRPr="000E693E">
              <w:rPr>
                <w:rFonts w:cs="Times New Roman"/>
                <w:spacing w:val="-2"/>
                <w:sz w:val="20"/>
                <w:szCs w:val="20"/>
              </w:rPr>
              <w:t>것으로</w:t>
            </w:r>
            <w:r w:rsidRPr="000E693E">
              <w:rPr>
                <w:rFonts w:cs="Times New Roman"/>
                <w:spacing w:val="-2"/>
                <w:sz w:val="20"/>
                <w:szCs w:val="20"/>
              </w:rPr>
              <w:t xml:space="preserve"> </w:t>
            </w:r>
            <w:r w:rsidRPr="000E693E">
              <w:rPr>
                <w:rFonts w:cs="Times New Roman"/>
                <w:spacing w:val="-2"/>
                <w:sz w:val="20"/>
                <w:szCs w:val="20"/>
              </w:rPr>
              <w:t>파악되며</w:t>
            </w:r>
            <w:r w:rsidRPr="000E693E">
              <w:rPr>
                <w:rFonts w:cs="Times New Roman"/>
                <w:spacing w:val="-2"/>
                <w:sz w:val="20"/>
                <w:szCs w:val="20"/>
              </w:rPr>
              <w:t xml:space="preserve">, </w:t>
            </w:r>
            <w:r w:rsidRPr="000E693E">
              <w:rPr>
                <w:rFonts w:cs="Times New Roman"/>
                <w:spacing w:val="-2"/>
                <w:sz w:val="20"/>
                <w:szCs w:val="20"/>
              </w:rPr>
              <w:t>이를</w:t>
            </w:r>
            <w:r w:rsidRPr="000E693E">
              <w:rPr>
                <w:rFonts w:cs="Times New Roman"/>
                <w:spacing w:val="-2"/>
                <w:sz w:val="20"/>
                <w:szCs w:val="20"/>
              </w:rPr>
              <w:t xml:space="preserve"> </w:t>
            </w:r>
            <w:r w:rsidRPr="000E693E">
              <w:rPr>
                <w:rFonts w:cs="Times New Roman"/>
                <w:spacing w:val="-2"/>
                <w:sz w:val="20"/>
                <w:szCs w:val="20"/>
              </w:rPr>
              <w:t>이유로</w:t>
            </w:r>
            <w:r w:rsidRPr="000E693E">
              <w:rPr>
                <w:rFonts w:cs="Times New Roman"/>
                <w:spacing w:val="-2"/>
                <w:sz w:val="20"/>
                <w:szCs w:val="20"/>
              </w:rPr>
              <w:t xml:space="preserve"> </w:t>
            </w:r>
            <w:r w:rsidRPr="000E693E">
              <w:rPr>
                <w:rFonts w:cs="Times New Roman"/>
                <w:spacing w:val="-2"/>
                <w:sz w:val="20"/>
                <w:szCs w:val="20"/>
              </w:rPr>
              <w:t>제재한</w:t>
            </w:r>
            <w:r w:rsidRPr="000E693E">
              <w:rPr>
                <w:rFonts w:cs="Times New Roman"/>
                <w:spacing w:val="-2"/>
                <w:sz w:val="20"/>
                <w:szCs w:val="20"/>
              </w:rPr>
              <w:t xml:space="preserve"> </w:t>
            </w:r>
            <w:r w:rsidRPr="000E693E">
              <w:rPr>
                <w:rFonts w:cs="Times New Roman"/>
                <w:spacing w:val="-2"/>
                <w:sz w:val="20"/>
                <w:szCs w:val="20"/>
              </w:rPr>
              <w:t>사례도</w:t>
            </w:r>
            <w:r w:rsidRPr="000E693E">
              <w:rPr>
                <w:rFonts w:cs="Times New Roman"/>
                <w:spacing w:val="-2"/>
                <w:sz w:val="20"/>
                <w:szCs w:val="20"/>
              </w:rPr>
              <w:t xml:space="preserve"> </w:t>
            </w:r>
            <w:r w:rsidRPr="000E693E">
              <w:rPr>
                <w:rFonts w:cs="Times New Roman"/>
                <w:spacing w:val="-2"/>
                <w:sz w:val="20"/>
                <w:szCs w:val="20"/>
              </w:rPr>
              <w:t>많지</w:t>
            </w:r>
            <w:r w:rsidRPr="000E693E">
              <w:rPr>
                <w:rFonts w:cs="Times New Roman"/>
                <w:spacing w:val="-2"/>
                <w:sz w:val="20"/>
                <w:szCs w:val="20"/>
              </w:rPr>
              <w:t xml:space="preserve"> </w:t>
            </w:r>
            <w:r w:rsidRPr="000E693E">
              <w:rPr>
                <w:rFonts w:cs="Times New Roman"/>
                <w:spacing w:val="-2"/>
                <w:sz w:val="20"/>
                <w:szCs w:val="20"/>
              </w:rPr>
              <w:t>않음</w:t>
            </w:r>
            <w:r w:rsidRPr="000E693E">
              <w:rPr>
                <w:rFonts w:cs="Times New Roman"/>
                <w:spacing w:val="-2"/>
                <w:sz w:val="20"/>
                <w:szCs w:val="20"/>
              </w:rPr>
              <w:t xml:space="preserve">. </w:t>
            </w:r>
            <w:r w:rsidRPr="000E693E">
              <w:rPr>
                <w:rFonts w:cs="Times New Roman"/>
                <w:spacing w:val="-2"/>
                <w:sz w:val="20"/>
                <w:szCs w:val="20"/>
              </w:rPr>
              <w:t>따라서</w:t>
            </w:r>
            <w:r w:rsidRPr="000E693E">
              <w:rPr>
                <w:rFonts w:cs="Times New Roman"/>
                <w:spacing w:val="-2"/>
                <w:sz w:val="20"/>
                <w:szCs w:val="20"/>
              </w:rPr>
              <w:t xml:space="preserve"> </w:t>
            </w:r>
            <w:r w:rsidRPr="000E693E">
              <w:rPr>
                <w:rFonts w:cs="Times New Roman"/>
                <w:spacing w:val="-2"/>
                <w:sz w:val="20"/>
                <w:szCs w:val="20"/>
              </w:rPr>
              <w:t>가능한</w:t>
            </w:r>
            <w:r w:rsidRPr="000E693E">
              <w:rPr>
                <w:rFonts w:cs="Times New Roman"/>
                <w:spacing w:val="-2"/>
                <w:sz w:val="20"/>
                <w:szCs w:val="20"/>
              </w:rPr>
              <w:t xml:space="preserve"> </w:t>
            </w:r>
            <w:r w:rsidRPr="000E693E">
              <w:rPr>
                <w:rFonts w:cs="Times New Roman"/>
                <w:spacing w:val="-2"/>
                <w:sz w:val="20"/>
                <w:szCs w:val="20"/>
              </w:rPr>
              <w:t>신속히</w:t>
            </w:r>
            <w:r w:rsidRPr="000E693E">
              <w:rPr>
                <w:rFonts w:cs="Times New Roman"/>
                <w:spacing w:val="-2"/>
                <w:sz w:val="20"/>
                <w:szCs w:val="20"/>
              </w:rPr>
              <w:t xml:space="preserve"> </w:t>
            </w:r>
            <w:r w:rsidRPr="000E693E">
              <w:rPr>
                <w:rFonts w:cs="Times New Roman"/>
                <w:spacing w:val="-2"/>
                <w:sz w:val="20"/>
                <w:szCs w:val="20"/>
              </w:rPr>
              <w:t>측량업</w:t>
            </w:r>
            <w:r w:rsidRPr="000E693E">
              <w:rPr>
                <w:rFonts w:cs="Times New Roman"/>
                <w:spacing w:val="-2"/>
                <w:sz w:val="20"/>
                <w:szCs w:val="20"/>
              </w:rPr>
              <w:t xml:space="preserve"> </w:t>
            </w:r>
            <w:r w:rsidRPr="000E693E">
              <w:rPr>
                <w:rFonts w:cs="Times New Roman"/>
                <w:spacing w:val="-2"/>
                <w:sz w:val="20"/>
                <w:szCs w:val="20"/>
              </w:rPr>
              <w:t>등록을</w:t>
            </w:r>
            <w:r w:rsidRPr="000E693E">
              <w:rPr>
                <w:rFonts w:cs="Times New Roman"/>
                <w:spacing w:val="-2"/>
                <w:sz w:val="20"/>
                <w:szCs w:val="20"/>
              </w:rPr>
              <w:t xml:space="preserve"> </w:t>
            </w:r>
            <w:r w:rsidRPr="000E693E">
              <w:rPr>
                <w:rFonts w:cs="Times New Roman"/>
                <w:spacing w:val="-2"/>
                <w:sz w:val="20"/>
                <w:szCs w:val="20"/>
              </w:rPr>
              <w:t>갖추거나</w:t>
            </w:r>
            <w:r w:rsidRPr="000E693E">
              <w:rPr>
                <w:rFonts w:cs="Times New Roman"/>
                <w:spacing w:val="-2"/>
                <w:sz w:val="20"/>
                <w:szCs w:val="20"/>
              </w:rPr>
              <w:t xml:space="preserve">, </w:t>
            </w:r>
            <w:r w:rsidRPr="000E693E">
              <w:rPr>
                <w:rFonts w:cs="Times New Roman"/>
                <w:spacing w:val="-2"/>
                <w:sz w:val="20"/>
                <w:szCs w:val="20"/>
              </w:rPr>
              <w:t>㈜스트</w:t>
            </w:r>
            <w:r w:rsidRPr="000E693E">
              <w:rPr>
                <w:rFonts w:cs="Times New Roman"/>
                <w:spacing w:val="-2"/>
                <w:sz w:val="20"/>
                <w:szCs w:val="20"/>
              </w:rPr>
              <w:lastRenderedPageBreak/>
              <w:t>리스의</w:t>
            </w:r>
            <w:r w:rsidRPr="000E693E">
              <w:rPr>
                <w:rFonts w:cs="Times New Roman"/>
                <w:spacing w:val="-2"/>
                <w:sz w:val="20"/>
                <w:szCs w:val="20"/>
              </w:rPr>
              <w:t xml:space="preserve"> </w:t>
            </w:r>
            <w:r w:rsidRPr="000E693E">
              <w:rPr>
                <w:rFonts w:cs="Times New Roman"/>
                <w:spacing w:val="-2"/>
                <w:sz w:val="20"/>
                <w:szCs w:val="20"/>
              </w:rPr>
              <w:t>측량업</w:t>
            </w:r>
            <w:r w:rsidRPr="000E693E">
              <w:rPr>
                <w:rFonts w:cs="Times New Roman"/>
                <w:spacing w:val="-2"/>
                <w:sz w:val="20"/>
                <w:szCs w:val="20"/>
              </w:rPr>
              <w:t xml:space="preserve"> </w:t>
            </w:r>
            <w:r w:rsidRPr="000E693E">
              <w:rPr>
                <w:rFonts w:cs="Times New Roman"/>
                <w:spacing w:val="-2"/>
                <w:sz w:val="20"/>
                <w:szCs w:val="20"/>
              </w:rPr>
              <w:t>등록</w:t>
            </w:r>
            <w:r w:rsidRPr="000E693E">
              <w:rPr>
                <w:rFonts w:cs="Times New Roman" w:hint="eastAsia"/>
                <w:spacing w:val="-2"/>
                <w:sz w:val="20"/>
                <w:szCs w:val="20"/>
              </w:rPr>
              <w:t xml:space="preserve"> </w:t>
            </w:r>
            <w:r w:rsidRPr="000E693E">
              <w:rPr>
                <w:rFonts w:cs="Times New Roman" w:hint="eastAsia"/>
                <w:spacing w:val="-2"/>
                <w:sz w:val="20"/>
                <w:szCs w:val="20"/>
              </w:rPr>
              <w:t>지위</w:t>
            </w:r>
            <w:r w:rsidRPr="000E693E">
              <w:rPr>
                <w:rFonts w:cs="Times New Roman"/>
                <w:spacing w:val="-2"/>
                <w:sz w:val="20"/>
                <w:szCs w:val="20"/>
              </w:rPr>
              <w:t>승계</w:t>
            </w:r>
            <w:r w:rsidRPr="000E693E">
              <w:rPr>
                <w:rFonts w:cs="Times New Roman" w:hint="eastAsia"/>
                <w:spacing w:val="-2"/>
                <w:sz w:val="20"/>
                <w:szCs w:val="20"/>
              </w:rPr>
              <w:t>를</w:t>
            </w:r>
            <w:r w:rsidRPr="000E693E">
              <w:rPr>
                <w:rFonts w:cs="Times New Roman" w:hint="eastAsia"/>
                <w:spacing w:val="-2"/>
                <w:sz w:val="20"/>
                <w:szCs w:val="20"/>
              </w:rPr>
              <w:t xml:space="preserve"> </w:t>
            </w:r>
            <w:r w:rsidRPr="000E693E">
              <w:rPr>
                <w:rFonts w:cs="Times New Roman" w:hint="eastAsia"/>
                <w:spacing w:val="-2"/>
                <w:sz w:val="20"/>
                <w:szCs w:val="20"/>
              </w:rPr>
              <w:t>완료</w:t>
            </w:r>
            <w:r w:rsidRPr="000E693E">
              <w:rPr>
                <w:rFonts w:cs="Times New Roman"/>
                <w:spacing w:val="-2"/>
                <w:sz w:val="20"/>
                <w:szCs w:val="20"/>
              </w:rPr>
              <w:t>한다면</w:t>
            </w:r>
            <w:r w:rsidRPr="000E693E">
              <w:rPr>
                <w:rFonts w:cs="Times New Roman"/>
                <w:spacing w:val="-2"/>
                <w:sz w:val="20"/>
                <w:szCs w:val="20"/>
              </w:rPr>
              <w:t xml:space="preserve"> </w:t>
            </w:r>
            <w:r w:rsidRPr="000E693E">
              <w:rPr>
                <w:rFonts w:cs="Times New Roman"/>
                <w:spacing w:val="-2"/>
                <w:sz w:val="20"/>
                <w:szCs w:val="20"/>
              </w:rPr>
              <w:t>실제로</w:t>
            </w:r>
            <w:r w:rsidRPr="000E693E">
              <w:rPr>
                <w:rFonts w:cs="Times New Roman"/>
                <w:spacing w:val="-2"/>
                <w:sz w:val="20"/>
                <w:szCs w:val="20"/>
              </w:rPr>
              <w:t xml:space="preserve"> </w:t>
            </w:r>
            <w:r w:rsidRPr="000E693E">
              <w:rPr>
                <w:rFonts w:cs="Times New Roman"/>
                <w:spacing w:val="-2"/>
                <w:sz w:val="20"/>
                <w:szCs w:val="20"/>
              </w:rPr>
              <w:t>문제될</w:t>
            </w:r>
            <w:r w:rsidRPr="000E693E">
              <w:rPr>
                <w:rFonts w:cs="Times New Roman"/>
                <w:spacing w:val="-2"/>
                <w:sz w:val="20"/>
                <w:szCs w:val="20"/>
              </w:rPr>
              <w:t xml:space="preserve"> </w:t>
            </w:r>
            <w:r w:rsidRPr="000E693E">
              <w:rPr>
                <w:rFonts w:cs="Times New Roman"/>
                <w:spacing w:val="-2"/>
                <w:sz w:val="20"/>
                <w:szCs w:val="20"/>
              </w:rPr>
              <w:t>가능성은</w:t>
            </w:r>
            <w:r w:rsidRPr="000E693E">
              <w:rPr>
                <w:rFonts w:cs="Times New Roman"/>
                <w:spacing w:val="-2"/>
                <w:sz w:val="20"/>
                <w:szCs w:val="20"/>
              </w:rPr>
              <w:t xml:space="preserve"> </w:t>
            </w:r>
            <w:r w:rsidRPr="000E693E">
              <w:rPr>
                <w:rFonts w:cs="Times New Roman"/>
                <w:spacing w:val="-2"/>
                <w:sz w:val="20"/>
                <w:szCs w:val="20"/>
              </w:rPr>
              <w:t>높지</w:t>
            </w:r>
            <w:r w:rsidRPr="000E693E">
              <w:rPr>
                <w:rFonts w:cs="Times New Roman"/>
                <w:spacing w:val="-2"/>
                <w:sz w:val="20"/>
                <w:szCs w:val="20"/>
              </w:rPr>
              <w:t xml:space="preserve"> </w:t>
            </w:r>
            <w:r w:rsidRPr="000E693E">
              <w:rPr>
                <w:rFonts w:cs="Times New Roman"/>
                <w:spacing w:val="-2"/>
                <w:sz w:val="20"/>
                <w:szCs w:val="20"/>
              </w:rPr>
              <w:t>않을</w:t>
            </w:r>
            <w:r w:rsidRPr="000E693E">
              <w:rPr>
                <w:rFonts w:cs="Times New Roman"/>
                <w:spacing w:val="-2"/>
                <w:sz w:val="20"/>
                <w:szCs w:val="20"/>
              </w:rPr>
              <w:t xml:space="preserve"> </w:t>
            </w:r>
            <w:r w:rsidRPr="000E693E">
              <w:rPr>
                <w:rFonts w:cs="Times New Roman"/>
                <w:spacing w:val="-2"/>
                <w:sz w:val="20"/>
                <w:szCs w:val="20"/>
              </w:rPr>
              <w:t>것으로</w:t>
            </w:r>
            <w:r w:rsidRPr="000E693E">
              <w:rPr>
                <w:rFonts w:cs="Times New Roman"/>
                <w:spacing w:val="-2"/>
                <w:sz w:val="20"/>
                <w:szCs w:val="20"/>
              </w:rPr>
              <w:t xml:space="preserve"> </w:t>
            </w:r>
            <w:r w:rsidRPr="000E693E">
              <w:rPr>
                <w:rFonts w:cs="Times New Roman"/>
                <w:spacing w:val="-2"/>
                <w:sz w:val="20"/>
                <w:szCs w:val="20"/>
              </w:rPr>
              <w:t>보임</w:t>
            </w:r>
            <w:r w:rsidRPr="000E693E">
              <w:rPr>
                <w:rFonts w:cs="Times New Roman"/>
                <w:spacing w:val="-2"/>
                <w:sz w:val="20"/>
                <w:szCs w:val="20"/>
              </w:rPr>
              <w:t>.</w:t>
            </w:r>
          </w:p>
          <w:p w14:paraId="227821A7" w14:textId="77777777" w:rsidR="005335C7" w:rsidRPr="009A2958" w:rsidRDefault="005335C7" w:rsidP="005335C7">
            <w:pPr>
              <w:pStyle w:val="a8"/>
              <w:widowControl/>
              <w:numPr>
                <w:ilvl w:val="0"/>
                <w:numId w:val="2"/>
              </w:numPr>
              <w:spacing w:before="40" w:after="120" w:line="276" w:lineRule="auto"/>
              <w:rPr>
                <w:rFonts w:cs="Times New Roman"/>
                <w:b/>
                <w:sz w:val="20"/>
                <w:szCs w:val="20"/>
              </w:rPr>
            </w:pPr>
            <w:r w:rsidRPr="009A2958">
              <w:rPr>
                <w:rFonts w:cs="Times New Roman"/>
                <w:b/>
                <w:sz w:val="20"/>
                <w:szCs w:val="20"/>
              </w:rPr>
              <w:t>소화물배송대행서비스업</w:t>
            </w:r>
            <w:r w:rsidRPr="009A2958">
              <w:rPr>
                <w:rFonts w:cs="Times New Roman"/>
                <w:b/>
                <w:sz w:val="20"/>
                <w:szCs w:val="20"/>
              </w:rPr>
              <w:t xml:space="preserve"> </w:t>
            </w:r>
            <w:r w:rsidRPr="009A2958">
              <w:rPr>
                <w:rFonts w:cs="Times New Roman"/>
                <w:b/>
                <w:sz w:val="20"/>
                <w:szCs w:val="20"/>
              </w:rPr>
              <w:t>인증</w:t>
            </w:r>
          </w:p>
          <w:p w14:paraId="75AFC826" w14:textId="77777777" w:rsidR="005335C7" w:rsidRPr="009A2958" w:rsidRDefault="005335C7" w:rsidP="005335C7">
            <w:pPr>
              <w:pStyle w:val="a8"/>
              <w:widowControl/>
              <w:numPr>
                <w:ilvl w:val="0"/>
                <w:numId w:val="3"/>
              </w:numPr>
              <w:spacing w:before="40" w:after="120" w:line="276" w:lineRule="auto"/>
              <w:rPr>
                <w:rFonts w:cs="Times New Roman"/>
                <w:b/>
                <w:sz w:val="20"/>
                <w:szCs w:val="20"/>
              </w:rPr>
            </w:pP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퀵</w:t>
            </w:r>
            <w:r w:rsidRPr="009A2958">
              <w:rPr>
                <w:rFonts w:cs="Times New Roman"/>
                <w:sz w:val="20"/>
                <w:szCs w:val="20"/>
              </w:rPr>
              <w:t xml:space="preserve"> </w:t>
            </w:r>
            <w:r w:rsidRPr="009A2958">
              <w:rPr>
                <w:rFonts w:cs="Times New Roman"/>
                <w:sz w:val="20"/>
                <w:szCs w:val="20"/>
              </w:rPr>
              <w:t>서비스와</w:t>
            </w:r>
            <w:r w:rsidRPr="009A2958">
              <w:rPr>
                <w:rFonts w:cs="Times New Roman"/>
                <w:sz w:val="20"/>
                <w:szCs w:val="20"/>
              </w:rPr>
              <w:t xml:space="preserve"> </w:t>
            </w:r>
            <w:r w:rsidRPr="009A2958">
              <w:rPr>
                <w:rFonts w:cs="Times New Roman"/>
                <w:sz w:val="20"/>
                <w:szCs w:val="20"/>
              </w:rPr>
              <w:t>관련하여</w:t>
            </w:r>
            <w:r w:rsidRPr="009A2958">
              <w:rPr>
                <w:rFonts w:cs="Times New Roman"/>
                <w:sz w:val="20"/>
                <w:szCs w:val="20"/>
              </w:rPr>
              <w:t xml:space="preserve"> </w:t>
            </w:r>
            <w:r w:rsidRPr="009A2958">
              <w:rPr>
                <w:rFonts w:cs="Times New Roman"/>
                <w:sz w:val="20"/>
                <w:szCs w:val="20"/>
              </w:rPr>
              <w:t>화물자동차</w:t>
            </w:r>
            <w:r w:rsidRPr="009A2958">
              <w:rPr>
                <w:rFonts w:cs="Times New Roman"/>
                <w:sz w:val="20"/>
                <w:szCs w:val="20"/>
              </w:rPr>
              <w:t xml:space="preserve"> </w:t>
            </w:r>
            <w:r w:rsidRPr="009A2958">
              <w:rPr>
                <w:rFonts w:cs="Times New Roman"/>
                <w:sz w:val="20"/>
                <w:szCs w:val="20"/>
              </w:rPr>
              <w:t>외의</w:t>
            </w:r>
            <w:r w:rsidRPr="009A2958">
              <w:rPr>
                <w:rFonts w:cs="Times New Roman"/>
                <w:sz w:val="20"/>
                <w:szCs w:val="20"/>
              </w:rPr>
              <w:t xml:space="preserve"> </w:t>
            </w:r>
            <w:r w:rsidRPr="009A2958">
              <w:rPr>
                <w:rFonts w:cs="Times New Roman"/>
                <w:sz w:val="20"/>
                <w:szCs w:val="20"/>
              </w:rPr>
              <w:t>운송수단</w:t>
            </w:r>
            <w:r w:rsidRPr="009A2958">
              <w:rPr>
                <w:rFonts w:cs="Times New Roman"/>
                <w:sz w:val="20"/>
                <w:szCs w:val="20"/>
              </w:rPr>
              <w:t>(</w:t>
            </w:r>
            <w:r w:rsidRPr="009A2958">
              <w:rPr>
                <w:rFonts w:cs="Times New Roman"/>
                <w:sz w:val="20"/>
                <w:szCs w:val="20"/>
              </w:rPr>
              <w:t>오토바이</w:t>
            </w:r>
            <w:r w:rsidRPr="009A2958">
              <w:rPr>
                <w:rFonts w:cs="Times New Roman"/>
                <w:sz w:val="20"/>
                <w:szCs w:val="20"/>
              </w:rPr>
              <w:t xml:space="preserve">, </w:t>
            </w:r>
            <w:r w:rsidRPr="009A2958">
              <w:rPr>
                <w:rFonts w:cs="Times New Roman"/>
                <w:sz w:val="20"/>
                <w:szCs w:val="20"/>
              </w:rPr>
              <w:t>자전거</w:t>
            </w:r>
            <w:r w:rsidRPr="009A2958">
              <w:rPr>
                <w:rFonts w:cs="Times New Roman"/>
                <w:sz w:val="20"/>
                <w:szCs w:val="20"/>
              </w:rPr>
              <w:t xml:space="preserve">, </w:t>
            </w:r>
            <w:r w:rsidRPr="009A2958">
              <w:rPr>
                <w:rFonts w:cs="Times New Roman"/>
                <w:sz w:val="20"/>
                <w:szCs w:val="20"/>
              </w:rPr>
              <w:t>지하철</w:t>
            </w:r>
            <w:r w:rsidRPr="009A2958">
              <w:rPr>
                <w:rFonts w:cs="Times New Roman"/>
                <w:sz w:val="20"/>
                <w:szCs w:val="20"/>
              </w:rPr>
              <w:t xml:space="preserve">, </w:t>
            </w:r>
            <w:r w:rsidRPr="009A2958">
              <w:rPr>
                <w:rFonts w:cs="Times New Roman"/>
                <w:sz w:val="20"/>
                <w:szCs w:val="20"/>
              </w:rPr>
              <w:t>도보</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w:t>
            </w:r>
            <w:r w:rsidRPr="009A2958">
              <w:rPr>
                <w:rFonts w:cs="Times New Roman"/>
                <w:sz w:val="20"/>
                <w:szCs w:val="20"/>
              </w:rPr>
              <w:t>을</w:t>
            </w:r>
            <w:r w:rsidRPr="009A2958">
              <w:rPr>
                <w:rFonts w:cs="Times New Roman"/>
                <w:sz w:val="20"/>
                <w:szCs w:val="20"/>
              </w:rPr>
              <w:t xml:space="preserve"> </w:t>
            </w:r>
            <w:r w:rsidRPr="009A2958">
              <w:rPr>
                <w:rFonts w:cs="Times New Roman"/>
                <w:sz w:val="20"/>
                <w:szCs w:val="20"/>
              </w:rPr>
              <w:t>이용할</w:t>
            </w:r>
            <w:r w:rsidRPr="009A2958">
              <w:rPr>
                <w:rFonts w:cs="Times New Roman"/>
                <w:sz w:val="20"/>
                <w:szCs w:val="20"/>
              </w:rPr>
              <w:t xml:space="preserve"> </w:t>
            </w:r>
            <w:r w:rsidRPr="009A2958">
              <w:rPr>
                <w:rFonts w:cs="Times New Roman"/>
                <w:sz w:val="20"/>
                <w:szCs w:val="20"/>
              </w:rPr>
              <w:t>경우에는</w:t>
            </w:r>
            <w:r w:rsidRPr="009A2958">
              <w:rPr>
                <w:rFonts w:cs="Times New Roman"/>
                <w:sz w:val="20"/>
                <w:szCs w:val="20"/>
              </w:rPr>
              <w:t xml:space="preserve"> </w:t>
            </w:r>
            <w:r w:rsidRPr="009A2958">
              <w:rPr>
                <w:rFonts w:cs="Times New Roman"/>
                <w:sz w:val="20"/>
                <w:szCs w:val="20"/>
              </w:rPr>
              <w:t>특별한</w:t>
            </w:r>
            <w:r w:rsidRPr="009A2958">
              <w:rPr>
                <w:rFonts w:cs="Times New Roman"/>
                <w:sz w:val="20"/>
                <w:szCs w:val="20"/>
              </w:rPr>
              <w:t xml:space="preserve"> </w:t>
            </w:r>
            <w:r w:rsidRPr="009A2958">
              <w:rPr>
                <w:rFonts w:cs="Times New Roman"/>
                <w:sz w:val="20"/>
                <w:szCs w:val="20"/>
              </w:rPr>
              <w:t>인허가</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규제는</w:t>
            </w:r>
            <w:r w:rsidRPr="009A2958">
              <w:rPr>
                <w:rFonts w:cs="Times New Roman"/>
                <w:sz w:val="20"/>
                <w:szCs w:val="20"/>
              </w:rPr>
              <w:t xml:space="preserve"> </w:t>
            </w:r>
            <w:r w:rsidRPr="009A2958">
              <w:rPr>
                <w:rFonts w:cs="Times New Roman"/>
                <w:sz w:val="20"/>
                <w:szCs w:val="20"/>
              </w:rPr>
              <w:t>존재하지</w:t>
            </w:r>
            <w:r w:rsidRPr="009A2958">
              <w:rPr>
                <w:rFonts w:cs="Times New Roman"/>
                <w:sz w:val="20"/>
                <w:szCs w:val="20"/>
              </w:rPr>
              <w:t xml:space="preserve"> </w:t>
            </w:r>
            <w:r w:rsidRPr="009A2958">
              <w:rPr>
                <w:rFonts w:cs="Times New Roman"/>
                <w:sz w:val="20"/>
                <w:szCs w:val="20"/>
              </w:rPr>
              <w:t>않음</w:t>
            </w:r>
            <w:r w:rsidRPr="009A2958">
              <w:rPr>
                <w:rFonts w:cs="Times New Roman"/>
                <w:sz w:val="20"/>
                <w:szCs w:val="20"/>
              </w:rPr>
              <w:t>.</w:t>
            </w:r>
          </w:p>
          <w:p w14:paraId="739E5AC1"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한편</w:t>
            </w:r>
            <w:r w:rsidRPr="009A2958">
              <w:rPr>
                <w:rFonts w:cs="Times New Roman"/>
                <w:sz w:val="20"/>
                <w:szCs w:val="20"/>
              </w:rPr>
              <w:t>, 2021</w:t>
            </w:r>
            <w:r w:rsidRPr="009A2958">
              <w:rPr>
                <w:rFonts w:cs="Times New Roman"/>
                <w:sz w:val="20"/>
                <w:szCs w:val="20"/>
              </w:rPr>
              <w:t>년</w:t>
            </w:r>
            <w:r w:rsidRPr="009A2958">
              <w:rPr>
                <w:rFonts w:cs="Times New Roman"/>
                <w:sz w:val="20"/>
                <w:szCs w:val="20"/>
              </w:rPr>
              <w:t xml:space="preserve"> 7</w:t>
            </w:r>
            <w:r w:rsidRPr="009A2958">
              <w:rPr>
                <w:rFonts w:cs="Times New Roman"/>
                <w:sz w:val="20"/>
                <w:szCs w:val="20"/>
              </w:rPr>
              <w:t>월</w:t>
            </w:r>
            <w:r w:rsidRPr="009A2958">
              <w:rPr>
                <w:rFonts w:cs="Times New Roman"/>
                <w:sz w:val="20"/>
                <w:szCs w:val="20"/>
              </w:rPr>
              <w:t xml:space="preserve"> </w:t>
            </w:r>
            <w:r w:rsidRPr="009A2958">
              <w:rPr>
                <w:rFonts w:cs="Times New Roman"/>
                <w:sz w:val="20"/>
                <w:szCs w:val="20"/>
              </w:rPr>
              <w:t>시행된</w:t>
            </w:r>
            <w:r w:rsidRPr="009A2958">
              <w:rPr>
                <w:rFonts w:cs="Times New Roman"/>
                <w:sz w:val="20"/>
                <w:szCs w:val="20"/>
              </w:rPr>
              <w:t xml:space="preserve"> </w:t>
            </w:r>
            <w:r w:rsidRPr="009A2958">
              <w:rPr>
                <w:rFonts w:cs="Times New Roman"/>
                <w:sz w:val="20"/>
                <w:szCs w:val="20"/>
              </w:rPr>
              <w:t>생활물류서비스산업발전법에서는</w:t>
            </w:r>
            <w:r w:rsidRPr="009A2958">
              <w:rPr>
                <w:rFonts w:cs="Times New Roman"/>
                <w:sz w:val="20"/>
                <w:szCs w:val="20"/>
              </w:rPr>
              <w:t xml:space="preserve"> </w:t>
            </w:r>
            <w:r w:rsidRPr="009A2958">
              <w:rPr>
                <w:rFonts w:cs="Times New Roman"/>
                <w:sz w:val="20"/>
                <w:szCs w:val="20"/>
              </w:rPr>
              <w:t>이륜자동차를</w:t>
            </w:r>
            <w:r w:rsidRPr="009A2958">
              <w:rPr>
                <w:rFonts w:cs="Times New Roman"/>
                <w:sz w:val="20"/>
                <w:szCs w:val="20"/>
              </w:rPr>
              <w:t xml:space="preserve"> </w:t>
            </w:r>
            <w:r w:rsidRPr="009A2958">
              <w:rPr>
                <w:rFonts w:cs="Times New Roman"/>
                <w:sz w:val="20"/>
                <w:szCs w:val="20"/>
              </w:rPr>
              <w:t>이용하여</w:t>
            </w:r>
            <w:r w:rsidRPr="009A2958">
              <w:rPr>
                <w:rFonts w:cs="Times New Roman"/>
                <w:sz w:val="20"/>
                <w:szCs w:val="20"/>
              </w:rPr>
              <w:t xml:space="preserve"> </w:t>
            </w:r>
            <w:r w:rsidRPr="009A2958">
              <w:rPr>
                <w:rFonts w:cs="Times New Roman"/>
                <w:sz w:val="20"/>
                <w:szCs w:val="20"/>
              </w:rPr>
              <w:t>화물을</w:t>
            </w:r>
            <w:r w:rsidRPr="009A2958">
              <w:rPr>
                <w:rFonts w:cs="Times New Roman"/>
                <w:sz w:val="20"/>
                <w:szCs w:val="20"/>
              </w:rPr>
              <w:t xml:space="preserve"> </w:t>
            </w:r>
            <w:r w:rsidRPr="009A2958">
              <w:rPr>
                <w:rFonts w:cs="Times New Roman"/>
                <w:sz w:val="20"/>
                <w:szCs w:val="20"/>
              </w:rPr>
              <w:t>직접</w:t>
            </w:r>
            <w:r w:rsidRPr="009A2958">
              <w:rPr>
                <w:rFonts w:cs="Times New Roman"/>
                <w:sz w:val="20"/>
                <w:szCs w:val="20"/>
              </w:rPr>
              <w:t xml:space="preserve"> </w:t>
            </w:r>
            <w:r w:rsidRPr="009A2958">
              <w:rPr>
                <w:rFonts w:cs="Times New Roman"/>
                <w:sz w:val="20"/>
                <w:szCs w:val="20"/>
              </w:rPr>
              <w:t>배송하거나</w:t>
            </w:r>
            <w:r w:rsidRPr="009A2958">
              <w:rPr>
                <w:rFonts w:cs="Times New Roman"/>
                <w:sz w:val="20"/>
                <w:szCs w:val="20"/>
              </w:rPr>
              <w:t xml:space="preserve"> </w:t>
            </w:r>
            <w:r w:rsidRPr="009A2958">
              <w:rPr>
                <w:rFonts w:cs="Times New Roman"/>
                <w:sz w:val="20"/>
                <w:szCs w:val="20"/>
              </w:rPr>
              <w:t>정보통신망</w:t>
            </w:r>
            <w:r w:rsidRPr="009A2958">
              <w:rPr>
                <w:rFonts w:cs="Times New Roman"/>
                <w:sz w:val="20"/>
                <w:szCs w:val="20"/>
              </w:rPr>
              <w:t xml:space="preserve"> </w:t>
            </w:r>
            <w:r w:rsidRPr="009A2958">
              <w:rPr>
                <w:rFonts w:cs="Times New Roman"/>
                <w:sz w:val="20"/>
                <w:szCs w:val="20"/>
              </w:rPr>
              <w:t>등을</w:t>
            </w:r>
            <w:r w:rsidRPr="009A2958">
              <w:rPr>
                <w:rFonts w:cs="Times New Roman"/>
                <w:sz w:val="20"/>
                <w:szCs w:val="20"/>
              </w:rPr>
              <w:t xml:space="preserve"> </w:t>
            </w:r>
            <w:r w:rsidRPr="009A2958">
              <w:rPr>
                <w:rFonts w:cs="Times New Roman"/>
                <w:sz w:val="20"/>
                <w:szCs w:val="20"/>
              </w:rPr>
              <w:t>활용하여</w:t>
            </w:r>
            <w:r w:rsidRPr="009A2958">
              <w:rPr>
                <w:rFonts w:cs="Times New Roman"/>
                <w:sz w:val="20"/>
                <w:szCs w:val="20"/>
              </w:rPr>
              <w:t xml:space="preserve"> </w:t>
            </w:r>
            <w:r w:rsidRPr="009A2958">
              <w:rPr>
                <w:rFonts w:cs="Times New Roman"/>
                <w:sz w:val="20"/>
                <w:szCs w:val="20"/>
              </w:rPr>
              <w:t>이를</w:t>
            </w:r>
            <w:r w:rsidRPr="009A2958">
              <w:rPr>
                <w:rFonts w:cs="Times New Roman"/>
                <w:sz w:val="20"/>
                <w:szCs w:val="20"/>
              </w:rPr>
              <w:t xml:space="preserve"> </w:t>
            </w:r>
            <w:r w:rsidRPr="009A2958">
              <w:rPr>
                <w:rFonts w:cs="Times New Roman"/>
                <w:sz w:val="20"/>
                <w:szCs w:val="20"/>
              </w:rPr>
              <w:t>중개하는</w:t>
            </w:r>
            <w:r w:rsidRPr="009A2958">
              <w:rPr>
                <w:rFonts w:cs="Times New Roman"/>
                <w:sz w:val="20"/>
                <w:szCs w:val="20"/>
              </w:rPr>
              <w:t xml:space="preserve"> </w:t>
            </w:r>
            <w:r w:rsidRPr="009A2958">
              <w:rPr>
                <w:rFonts w:cs="Times New Roman"/>
                <w:sz w:val="20"/>
                <w:szCs w:val="20"/>
              </w:rPr>
              <w:t>사업을</w:t>
            </w:r>
            <w:r w:rsidRPr="009A2958">
              <w:rPr>
                <w:rFonts w:cs="Times New Roman"/>
                <w:sz w:val="20"/>
                <w:szCs w:val="20"/>
              </w:rPr>
              <w:t xml:space="preserve"> ‘</w:t>
            </w:r>
            <w:r w:rsidRPr="009A2958">
              <w:rPr>
                <w:rFonts w:cs="Times New Roman"/>
                <w:sz w:val="20"/>
                <w:szCs w:val="20"/>
              </w:rPr>
              <w:t>소화물배송대행서비스업</w:t>
            </w:r>
            <w:r w:rsidRPr="009A2958">
              <w:rPr>
                <w:rFonts w:cs="Times New Roman"/>
                <w:sz w:val="20"/>
                <w:szCs w:val="20"/>
              </w:rPr>
              <w:t>’</w:t>
            </w:r>
            <w:r w:rsidRPr="009A2958">
              <w:rPr>
                <w:rFonts w:cs="Times New Roman"/>
                <w:sz w:val="20"/>
                <w:szCs w:val="20"/>
              </w:rPr>
              <w:t>으로</w:t>
            </w:r>
            <w:r w:rsidRPr="009A2958">
              <w:rPr>
                <w:rFonts w:cs="Times New Roman"/>
                <w:sz w:val="20"/>
                <w:szCs w:val="20"/>
              </w:rPr>
              <w:t xml:space="preserve"> </w:t>
            </w:r>
            <w:r w:rsidRPr="009A2958">
              <w:rPr>
                <w:rFonts w:cs="Times New Roman"/>
                <w:sz w:val="20"/>
                <w:szCs w:val="20"/>
              </w:rPr>
              <w:t>정의하면서</w:t>
            </w:r>
            <w:r w:rsidRPr="009A2958">
              <w:rPr>
                <w:rFonts w:cs="Times New Roman"/>
                <w:sz w:val="20"/>
                <w:szCs w:val="20"/>
              </w:rPr>
              <w:t xml:space="preserve"> </w:t>
            </w:r>
            <w:r w:rsidRPr="009A2958">
              <w:rPr>
                <w:rFonts w:cs="Times New Roman"/>
                <w:sz w:val="20"/>
                <w:szCs w:val="20"/>
              </w:rPr>
              <w:t>국토교통부장관으로부터</w:t>
            </w:r>
            <w:r w:rsidRPr="009A2958">
              <w:rPr>
                <w:rFonts w:cs="Times New Roman"/>
                <w:sz w:val="20"/>
                <w:szCs w:val="20"/>
              </w:rPr>
              <w:t xml:space="preserve"> </w:t>
            </w:r>
            <w:r w:rsidRPr="009A2958">
              <w:rPr>
                <w:rFonts w:cs="Times New Roman"/>
                <w:sz w:val="20"/>
                <w:szCs w:val="20"/>
              </w:rPr>
              <w:t>소화물배송대행서비스사업자인증을</w:t>
            </w:r>
            <w:r w:rsidRPr="009A2958">
              <w:rPr>
                <w:rFonts w:cs="Times New Roman"/>
                <w:sz w:val="20"/>
                <w:szCs w:val="20"/>
              </w:rPr>
              <w:t xml:space="preserve"> </w:t>
            </w:r>
            <w:r w:rsidRPr="009A2958">
              <w:rPr>
                <w:rFonts w:cs="Times New Roman"/>
                <w:sz w:val="20"/>
                <w:szCs w:val="20"/>
              </w:rPr>
              <w:t>받을</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있도록</w:t>
            </w:r>
            <w:r w:rsidRPr="009A2958">
              <w:rPr>
                <w:rFonts w:cs="Times New Roman"/>
                <w:sz w:val="20"/>
                <w:szCs w:val="20"/>
              </w:rPr>
              <w:t xml:space="preserve"> </w:t>
            </w:r>
            <w:r w:rsidRPr="009A2958">
              <w:rPr>
                <w:rFonts w:cs="Times New Roman"/>
                <w:sz w:val="20"/>
                <w:szCs w:val="20"/>
              </w:rPr>
              <w:t>규정하고</w:t>
            </w:r>
            <w:r w:rsidRPr="009A2958">
              <w:rPr>
                <w:rFonts w:cs="Times New Roman"/>
                <w:sz w:val="20"/>
                <w:szCs w:val="20"/>
              </w:rPr>
              <w:t xml:space="preserve"> </w:t>
            </w:r>
            <w:r w:rsidRPr="009A2958">
              <w:rPr>
                <w:rFonts w:cs="Times New Roman"/>
                <w:sz w:val="20"/>
                <w:szCs w:val="20"/>
              </w:rPr>
              <w:t>있으나</w:t>
            </w:r>
            <w:r w:rsidRPr="009A2958">
              <w:rPr>
                <w:rFonts w:cs="Times New Roman"/>
                <w:sz w:val="20"/>
                <w:szCs w:val="20"/>
              </w:rPr>
              <w:t xml:space="preserve">, </w:t>
            </w:r>
            <w:r w:rsidRPr="009A2958">
              <w:rPr>
                <w:rFonts w:cs="Times New Roman"/>
                <w:sz w:val="20"/>
                <w:szCs w:val="20"/>
              </w:rPr>
              <w:t>해당</w:t>
            </w:r>
            <w:r w:rsidRPr="009A2958">
              <w:rPr>
                <w:rFonts w:cs="Times New Roman"/>
                <w:sz w:val="20"/>
                <w:szCs w:val="20"/>
              </w:rPr>
              <w:t xml:space="preserve"> </w:t>
            </w:r>
            <w:r w:rsidRPr="009A2958">
              <w:rPr>
                <w:rFonts w:cs="Times New Roman"/>
                <w:sz w:val="20"/>
                <w:szCs w:val="20"/>
              </w:rPr>
              <w:t>인증이</w:t>
            </w:r>
            <w:r w:rsidRPr="009A2958">
              <w:rPr>
                <w:rFonts w:cs="Times New Roman"/>
                <w:sz w:val="20"/>
                <w:szCs w:val="20"/>
              </w:rPr>
              <w:t xml:space="preserve"> </w:t>
            </w:r>
            <w:r w:rsidRPr="009A2958">
              <w:rPr>
                <w:rFonts w:cs="Times New Roman"/>
                <w:sz w:val="20"/>
                <w:szCs w:val="20"/>
              </w:rPr>
              <w:t>사업수행의</w:t>
            </w:r>
            <w:r w:rsidRPr="009A2958">
              <w:rPr>
                <w:rFonts w:cs="Times New Roman"/>
                <w:sz w:val="20"/>
                <w:szCs w:val="20"/>
              </w:rPr>
              <w:t xml:space="preserve"> </w:t>
            </w:r>
            <w:r w:rsidRPr="009A2958">
              <w:rPr>
                <w:rFonts w:cs="Times New Roman"/>
                <w:sz w:val="20"/>
                <w:szCs w:val="20"/>
              </w:rPr>
              <w:t>필요조건은</w:t>
            </w:r>
            <w:r w:rsidRPr="009A2958">
              <w:rPr>
                <w:rFonts w:cs="Times New Roman"/>
                <w:sz w:val="20"/>
                <w:szCs w:val="20"/>
              </w:rPr>
              <w:t xml:space="preserve"> </w:t>
            </w:r>
            <w:r w:rsidRPr="009A2958">
              <w:rPr>
                <w:rFonts w:cs="Times New Roman"/>
                <w:sz w:val="20"/>
                <w:szCs w:val="20"/>
              </w:rPr>
              <w:t>아님</w:t>
            </w:r>
            <w:r w:rsidRPr="009A2958">
              <w:rPr>
                <w:rFonts w:cs="Times New Roman"/>
                <w:sz w:val="20"/>
                <w:szCs w:val="20"/>
              </w:rPr>
              <w:t xml:space="preserve">. </w:t>
            </w:r>
          </w:p>
          <w:p w14:paraId="1D0C8F2F" w14:textId="3C366156" w:rsidR="00090F30" w:rsidRPr="000E693E" w:rsidRDefault="005335C7" w:rsidP="00C66CE1">
            <w:pPr>
              <w:pStyle w:val="a8"/>
              <w:widowControl/>
              <w:numPr>
                <w:ilvl w:val="0"/>
                <w:numId w:val="3"/>
              </w:numPr>
              <w:spacing w:before="40" w:after="120" w:line="276" w:lineRule="auto"/>
              <w:rPr>
                <w:rFonts w:cs="Times New Roman"/>
                <w:b/>
                <w:spacing w:val="-3"/>
                <w:sz w:val="20"/>
                <w:szCs w:val="20"/>
              </w:rPr>
            </w:pPr>
            <w:r w:rsidRPr="000E693E">
              <w:rPr>
                <w:rFonts w:cs="Times New Roman"/>
                <w:spacing w:val="-3"/>
                <w:sz w:val="20"/>
                <w:szCs w:val="20"/>
              </w:rPr>
              <w:t>대상회사는</w:t>
            </w:r>
            <w:r w:rsidRPr="000E693E">
              <w:rPr>
                <w:rFonts w:cs="Times New Roman"/>
                <w:spacing w:val="-3"/>
                <w:sz w:val="20"/>
                <w:szCs w:val="20"/>
              </w:rPr>
              <w:t xml:space="preserve"> </w:t>
            </w:r>
            <w:r w:rsidRPr="000E693E">
              <w:rPr>
                <w:rFonts w:cs="Times New Roman"/>
                <w:spacing w:val="-3"/>
                <w:sz w:val="20"/>
                <w:szCs w:val="20"/>
              </w:rPr>
              <w:t>소화물배송대행</w:t>
            </w:r>
            <w:r w:rsidRPr="000E693E">
              <w:rPr>
                <w:rFonts w:cs="Times New Roman"/>
                <w:spacing w:val="-3"/>
                <w:sz w:val="20"/>
                <w:szCs w:val="20"/>
              </w:rPr>
              <w:t xml:space="preserve"> </w:t>
            </w:r>
            <w:r w:rsidRPr="000E693E">
              <w:rPr>
                <w:rFonts w:cs="Times New Roman"/>
                <w:spacing w:val="-3"/>
                <w:sz w:val="20"/>
                <w:szCs w:val="20"/>
              </w:rPr>
              <w:t>서비스</w:t>
            </w:r>
            <w:r w:rsidRPr="000E693E">
              <w:rPr>
                <w:rFonts w:cs="Times New Roman"/>
                <w:spacing w:val="-3"/>
                <w:sz w:val="20"/>
                <w:szCs w:val="20"/>
              </w:rPr>
              <w:t xml:space="preserve"> </w:t>
            </w:r>
            <w:r w:rsidRPr="000E693E">
              <w:rPr>
                <w:rFonts w:cs="Times New Roman"/>
                <w:spacing w:val="-3"/>
                <w:sz w:val="20"/>
                <w:szCs w:val="20"/>
              </w:rPr>
              <w:t>사업자</w:t>
            </w:r>
            <w:r w:rsidRPr="000E693E">
              <w:rPr>
                <w:rFonts w:cs="Times New Roman"/>
                <w:spacing w:val="-3"/>
                <w:sz w:val="20"/>
                <w:szCs w:val="20"/>
              </w:rPr>
              <w:t xml:space="preserve"> </w:t>
            </w:r>
            <w:r w:rsidRPr="000E693E">
              <w:rPr>
                <w:rFonts w:cs="Times New Roman"/>
                <w:spacing w:val="-3"/>
                <w:sz w:val="20"/>
                <w:szCs w:val="20"/>
              </w:rPr>
              <w:t>인증을</w:t>
            </w:r>
            <w:r w:rsidRPr="000E693E">
              <w:rPr>
                <w:rFonts w:cs="Times New Roman"/>
                <w:spacing w:val="-3"/>
                <w:sz w:val="20"/>
                <w:szCs w:val="20"/>
              </w:rPr>
              <w:t xml:space="preserve"> </w:t>
            </w:r>
            <w:r w:rsidRPr="000E693E">
              <w:rPr>
                <w:rFonts w:cs="Times New Roman"/>
                <w:spacing w:val="-3"/>
                <w:sz w:val="20"/>
                <w:szCs w:val="20"/>
              </w:rPr>
              <w:t>받지</w:t>
            </w:r>
            <w:r w:rsidRPr="000E693E">
              <w:rPr>
                <w:rFonts w:cs="Times New Roman"/>
                <w:spacing w:val="-3"/>
                <w:sz w:val="20"/>
                <w:szCs w:val="20"/>
              </w:rPr>
              <w:t xml:space="preserve"> </w:t>
            </w:r>
            <w:r w:rsidRPr="000E693E">
              <w:rPr>
                <w:rFonts w:cs="Times New Roman"/>
                <w:spacing w:val="-3"/>
                <w:sz w:val="20"/>
                <w:szCs w:val="20"/>
              </w:rPr>
              <w:t>않았지만</w:t>
            </w:r>
            <w:r w:rsidRPr="000E693E">
              <w:rPr>
                <w:rFonts w:cs="Times New Roman"/>
                <w:spacing w:val="-3"/>
                <w:sz w:val="20"/>
                <w:szCs w:val="20"/>
              </w:rPr>
              <w:t xml:space="preserve">, </w:t>
            </w:r>
            <w:r w:rsidRPr="000E693E">
              <w:rPr>
                <w:rFonts w:cs="Times New Roman"/>
                <w:spacing w:val="-3"/>
                <w:sz w:val="20"/>
                <w:szCs w:val="20"/>
              </w:rPr>
              <w:t>이러한</w:t>
            </w:r>
            <w:r w:rsidRPr="000E693E">
              <w:rPr>
                <w:rFonts w:cs="Times New Roman"/>
                <w:spacing w:val="-3"/>
                <w:sz w:val="20"/>
                <w:szCs w:val="20"/>
              </w:rPr>
              <w:t xml:space="preserve"> </w:t>
            </w:r>
            <w:r w:rsidRPr="000E693E">
              <w:rPr>
                <w:rFonts w:cs="Times New Roman"/>
                <w:spacing w:val="-3"/>
                <w:sz w:val="20"/>
                <w:szCs w:val="20"/>
              </w:rPr>
              <w:t>사정이</w:t>
            </w:r>
            <w:r w:rsidRPr="000E693E">
              <w:rPr>
                <w:rFonts w:cs="Times New Roman"/>
                <w:spacing w:val="-3"/>
                <w:sz w:val="20"/>
                <w:szCs w:val="20"/>
              </w:rPr>
              <w:t xml:space="preserve"> </w:t>
            </w:r>
            <w:r w:rsidRPr="000E693E">
              <w:rPr>
                <w:rFonts w:cs="Times New Roman"/>
                <w:spacing w:val="-3"/>
                <w:sz w:val="20"/>
                <w:szCs w:val="20"/>
              </w:rPr>
              <w:t>카카오</w:t>
            </w:r>
            <w:r w:rsidRPr="000E693E">
              <w:rPr>
                <w:rFonts w:cs="Times New Roman"/>
                <w:spacing w:val="-3"/>
                <w:sz w:val="20"/>
                <w:szCs w:val="20"/>
              </w:rPr>
              <w:t xml:space="preserve">T </w:t>
            </w:r>
            <w:r w:rsidRPr="000E693E">
              <w:rPr>
                <w:rFonts w:cs="Times New Roman"/>
                <w:spacing w:val="-3"/>
                <w:sz w:val="20"/>
                <w:szCs w:val="20"/>
              </w:rPr>
              <w:t>퀵</w:t>
            </w:r>
            <w:r w:rsidRPr="000E693E">
              <w:rPr>
                <w:rFonts w:cs="Times New Roman"/>
                <w:spacing w:val="-3"/>
                <w:sz w:val="20"/>
                <w:szCs w:val="20"/>
              </w:rPr>
              <w:t xml:space="preserve"> </w:t>
            </w:r>
            <w:r w:rsidRPr="000E693E">
              <w:rPr>
                <w:rFonts w:cs="Times New Roman"/>
                <w:spacing w:val="-3"/>
                <w:sz w:val="20"/>
                <w:szCs w:val="20"/>
              </w:rPr>
              <w:t>서비스의</w:t>
            </w:r>
            <w:r w:rsidRPr="000E693E">
              <w:rPr>
                <w:rFonts w:cs="Times New Roman"/>
                <w:spacing w:val="-3"/>
                <w:sz w:val="20"/>
                <w:szCs w:val="20"/>
              </w:rPr>
              <w:t xml:space="preserve"> </w:t>
            </w:r>
            <w:r w:rsidRPr="000E693E">
              <w:rPr>
                <w:rFonts w:cs="Times New Roman"/>
                <w:spacing w:val="-3"/>
                <w:sz w:val="20"/>
                <w:szCs w:val="20"/>
              </w:rPr>
              <w:t>제공에</w:t>
            </w:r>
            <w:r w:rsidRPr="000E693E">
              <w:rPr>
                <w:rFonts w:cs="Times New Roman"/>
                <w:spacing w:val="-3"/>
                <w:sz w:val="20"/>
                <w:szCs w:val="20"/>
              </w:rPr>
              <w:t xml:space="preserve"> </w:t>
            </w:r>
            <w:r w:rsidRPr="000E693E">
              <w:rPr>
                <w:rFonts w:cs="Times New Roman"/>
                <w:spacing w:val="-3"/>
                <w:sz w:val="20"/>
                <w:szCs w:val="20"/>
              </w:rPr>
              <w:t>영향을</w:t>
            </w:r>
            <w:r w:rsidRPr="000E693E">
              <w:rPr>
                <w:rFonts w:cs="Times New Roman"/>
                <w:spacing w:val="-3"/>
                <w:sz w:val="20"/>
                <w:szCs w:val="20"/>
              </w:rPr>
              <w:t xml:space="preserve"> </w:t>
            </w:r>
            <w:r w:rsidRPr="000E693E">
              <w:rPr>
                <w:rFonts w:cs="Times New Roman"/>
                <w:spacing w:val="-3"/>
                <w:sz w:val="20"/>
                <w:szCs w:val="20"/>
              </w:rPr>
              <w:t>주는</w:t>
            </w:r>
            <w:r w:rsidRPr="000E693E">
              <w:rPr>
                <w:rFonts w:cs="Times New Roman"/>
                <w:spacing w:val="-3"/>
                <w:sz w:val="20"/>
                <w:szCs w:val="20"/>
              </w:rPr>
              <w:t xml:space="preserve"> </w:t>
            </w:r>
            <w:r w:rsidRPr="000E693E">
              <w:rPr>
                <w:rFonts w:cs="Times New Roman"/>
                <w:spacing w:val="-3"/>
                <w:sz w:val="20"/>
                <w:szCs w:val="20"/>
              </w:rPr>
              <w:t>것은</w:t>
            </w:r>
            <w:r w:rsidRPr="000E693E">
              <w:rPr>
                <w:rFonts w:cs="Times New Roman"/>
                <w:spacing w:val="-3"/>
                <w:sz w:val="20"/>
                <w:szCs w:val="20"/>
              </w:rPr>
              <w:t xml:space="preserve"> </w:t>
            </w:r>
            <w:r w:rsidRPr="000E693E">
              <w:rPr>
                <w:rFonts w:cs="Times New Roman"/>
                <w:spacing w:val="-3"/>
                <w:sz w:val="20"/>
                <w:szCs w:val="20"/>
              </w:rPr>
              <w:t>아니며</w:t>
            </w:r>
            <w:r w:rsidRPr="000E693E">
              <w:rPr>
                <w:rFonts w:cs="Times New Roman"/>
                <w:spacing w:val="-3"/>
                <w:sz w:val="20"/>
                <w:szCs w:val="20"/>
              </w:rPr>
              <w:t xml:space="preserve">, </w:t>
            </w:r>
            <w:r w:rsidRPr="000E693E">
              <w:rPr>
                <w:rFonts w:cs="Times New Roman"/>
                <w:spacing w:val="-3"/>
                <w:sz w:val="20"/>
                <w:szCs w:val="20"/>
              </w:rPr>
              <w:t>만약</w:t>
            </w:r>
            <w:r w:rsidRPr="000E693E">
              <w:rPr>
                <w:rFonts w:cs="Times New Roman"/>
                <w:spacing w:val="-3"/>
                <w:sz w:val="20"/>
                <w:szCs w:val="20"/>
              </w:rPr>
              <w:t xml:space="preserve"> </w:t>
            </w:r>
            <w:r w:rsidRPr="000E693E">
              <w:rPr>
                <w:rFonts w:cs="Times New Roman"/>
                <w:spacing w:val="-3"/>
                <w:sz w:val="20"/>
                <w:szCs w:val="20"/>
              </w:rPr>
              <w:t>대상회사가</w:t>
            </w:r>
            <w:r w:rsidRPr="000E693E">
              <w:rPr>
                <w:rFonts w:cs="Times New Roman"/>
                <w:spacing w:val="-3"/>
                <w:sz w:val="20"/>
                <w:szCs w:val="20"/>
              </w:rPr>
              <w:t xml:space="preserve"> </w:t>
            </w:r>
            <w:r w:rsidRPr="000E693E">
              <w:rPr>
                <w:rFonts w:cs="Times New Roman"/>
                <w:spacing w:val="-3"/>
                <w:sz w:val="20"/>
                <w:szCs w:val="20"/>
              </w:rPr>
              <w:t>소화물배송대행서비스사업자인증을</w:t>
            </w:r>
            <w:r w:rsidRPr="000E693E">
              <w:rPr>
                <w:rFonts w:cs="Times New Roman"/>
                <w:spacing w:val="-3"/>
                <w:sz w:val="20"/>
                <w:szCs w:val="20"/>
              </w:rPr>
              <w:t xml:space="preserve"> </w:t>
            </w:r>
            <w:r w:rsidRPr="000E693E">
              <w:rPr>
                <w:rFonts w:cs="Times New Roman"/>
                <w:spacing w:val="-3"/>
                <w:sz w:val="20"/>
                <w:szCs w:val="20"/>
              </w:rPr>
              <w:t>받고자</w:t>
            </w:r>
            <w:r w:rsidRPr="000E693E">
              <w:rPr>
                <w:rFonts w:cs="Times New Roman"/>
                <w:spacing w:val="-3"/>
                <w:sz w:val="20"/>
                <w:szCs w:val="20"/>
              </w:rPr>
              <w:t xml:space="preserve"> </w:t>
            </w:r>
            <w:r w:rsidRPr="000E693E">
              <w:rPr>
                <w:rFonts w:cs="Times New Roman"/>
                <w:spacing w:val="-3"/>
                <w:sz w:val="20"/>
                <w:szCs w:val="20"/>
              </w:rPr>
              <w:t>한다면</w:t>
            </w:r>
            <w:r w:rsidRPr="000E693E">
              <w:rPr>
                <w:rFonts w:cs="Times New Roman"/>
                <w:spacing w:val="-3"/>
                <w:sz w:val="20"/>
                <w:szCs w:val="20"/>
              </w:rPr>
              <w:t xml:space="preserve"> </w:t>
            </w:r>
            <w:r w:rsidRPr="000E693E">
              <w:rPr>
                <w:rFonts w:cs="Times New Roman"/>
                <w:spacing w:val="-3"/>
                <w:sz w:val="20"/>
                <w:szCs w:val="20"/>
              </w:rPr>
              <w:t>휴게시설의</w:t>
            </w:r>
            <w:r w:rsidRPr="000E693E">
              <w:rPr>
                <w:rFonts w:cs="Times New Roman"/>
                <w:spacing w:val="-3"/>
                <w:sz w:val="20"/>
                <w:szCs w:val="20"/>
              </w:rPr>
              <w:t xml:space="preserve"> </w:t>
            </w:r>
            <w:r w:rsidRPr="000E693E">
              <w:rPr>
                <w:rFonts w:cs="Times New Roman"/>
                <w:spacing w:val="-3"/>
                <w:sz w:val="20"/>
                <w:szCs w:val="20"/>
              </w:rPr>
              <w:t>확보</w:t>
            </w:r>
            <w:r w:rsidRPr="000E693E">
              <w:rPr>
                <w:rFonts w:cs="Times New Roman"/>
                <w:spacing w:val="-3"/>
                <w:sz w:val="20"/>
                <w:szCs w:val="20"/>
              </w:rPr>
              <w:t xml:space="preserve"> </w:t>
            </w:r>
            <w:r w:rsidRPr="000E693E">
              <w:rPr>
                <w:rFonts w:cs="Times New Roman"/>
                <w:spacing w:val="-3"/>
                <w:sz w:val="20"/>
                <w:szCs w:val="20"/>
              </w:rPr>
              <w:t>등의</w:t>
            </w:r>
            <w:r w:rsidRPr="000E693E">
              <w:rPr>
                <w:rFonts w:cs="Times New Roman"/>
                <w:spacing w:val="-3"/>
                <w:sz w:val="20"/>
                <w:szCs w:val="20"/>
              </w:rPr>
              <w:t xml:space="preserve"> </w:t>
            </w:r>
            <w:r w:rsidRPr="000E693E">
              <w:rPr>
                <w:rFonts w:cs="Times New Roman"/>
                <w:spacing w:val="-3"/>
                <w:sz w:val="20"/>
                <w:szCs w:val="20"/>
              </w:rPr>
              <w:t>조치를</w:t>
            </w:r>
            <w:r w:rsidRPr="000E693E">
              <w:rPr>
                <w:rFonts w:cs="Times New Roman"/>
                <w:spacing w:val="-3"/>
                <w:sz w:val="20"/>
                <w:szCs w:val="20"/>
              </w:rPr>
              <w:t xml:space="preserve"> </w:t>
            </w:r>
            <w:r w:rsidRPr="000E693E">
              <w:rPr>
                <w:rFonts w:cs="Times New Roman"/>
                <w:spacing w:val="-3"/>
                <w:sz w:val="20"/>
                <w:szCs w:val="20"/>
              </w:rPr>
              <w:t>취하여야</w:t>
            </w:r>
            <w:r w:rsidRPr="000E693E">
              <w:rPr>
                <w:rFonts w:cs="Times New Roman"/>
                <w:spacing w:val="-3"/>
                <w:sz w:val="20"/>
                <w:szCs w:val="20"/>
              </w:rPr>
              <w:t xml:space="preserve"> </w:t>
            </w:r>
            <w:r w:rsidRPr="000E693E">
              <w:rPr>
                <w:rFonts w:cs="Times New Roman"/>
                <w:spacing w:val="-3"/>
                <w:sz w:val="20"/>
                <w:szCs w:val="20"/>
              </w:rPr>
              <w:t>하므로</w:t>
            </w:r>
            <w:r w:rsidRPr="000E693E">
              <w:rPr>
                <w:rFonts w:cs="Times New Roman"/>
                <w:spacing w:val="-3"/>
                <w:sz w:val="20"/>
                <w:szCs w:val="20"/>
              </w:rPr>
              <w:t xml:space="preserve"> </w:t>
            </w:r>
            <w:r w:rsidRPr="000E693E">
              <w:rPr>
                <w:rFonts w:cs="Times New Roman"/>
                <w:spacing w:val="-3"/>
                <w:sz w:val="20"/>
                <w:szCs w:val="20"/>
              </w:rPr>
              <w:t>이에</w:t>
            </w:r>
            <w:r w:rsidRPr="000E693E">
              <w:rPr>
                <w:rFonts w:cs="Times New Roman"/>
                <w:spacing w:val="-3"/>
                <w:sz w:val="20"/>
                <w:szCs w:val="20"/>
              </w:rPr>
              <w:t xml:space="preserve"> </w:t>
            </w:r>
            <w:r w:rsidRPr="000E693E">
              <w:rPr>
                <w:rFonts w:cs="Times New Roman"/>
                <w:spacing w:val="-3"/>
                <w:sz w:val="20"/>
                <w:szCs w:val="20"/>
              </w:rPr>
              <w:t>따른</w:t>
            </w:r>
            <w:r w:rsidRPr="000E693E">
              <w:rPr>
                <w:rFonts w:cs="Times New Roman"/>
                <w:spacing w:val="-3"/>
                <w:sz w:val="20"/>
                <w:szCs w:val="20"/>
              </w:rPr>
              <w:t xml:space="preserve"> </w:t>
            </w:r>
            <w:r w:rsidRPr="000E693E">
              <w:rPr>
                <w:rFonts w:cs="Times New Roman"/>
                <w:spacing w:val="-3"/>
                <w:sz w:val="20"/>
                <w:szCs w:val="20"/>
              </w:rPr>
              <w:t>비용이</w:t>
            </w:r>
            <w:r w:rsidRPr="000E693E">
              <w:rPr>
                <w:rFonts w:cs="Times New Roman"/>
                <w:spacing w:val="-3"/>
                <w:sz w:val="20"/>
                <w:szCs w:val="20"/>
              </w:rPr>
              <w:t xml:space="preserve"> </w:t>
            </w:r>
            <w:r w:rsidRPr="000E693E">
              <w:rPr>
                <w:rFonts w:cs="Times New Roman"/>
                <w:spacing w:val="-3"/>
                <w:sz w:val="20"/>
                <w:szCs w:val="20"/>
              </w:rPr>
              <w:t>발생할</w:t>
            </w:r>
            <w:r w:rsidRPr="000E693E">
              <w:rPr>
                <w:rFonts w:cs="Times New Roman"/>
                <w:spacing w:val="-3"/>
                <w:sz w:val="20"/>
                <w:szCs w:val="20"/>
              </w:rPr>
              <w:t xml:space="preserve"> </w:t>
            </w:r>
            <w:r w:rsidRPr="000E693E">
              <w:rPr>
                <w:rFonts w:cs="Times New Roman"/>
                <w:spacing w:val="-3"/>
                <w:sz w:val="20"/>
                <w:szCs w:val="20"/>
              </w:rPr>
              <w:t>수</w:t>
            </w:r>
            <w:r w:rsidRPr="000E693E">
              <w:rPr>
                <w:rFonts w:cs="Times New Roman"/>
                <w:spacing w:val="-3"/>
                <w:sz w:val="20"/>
                <w:szCs w:val="20"/>
              </w:rPr>
              <w:t xml:space="preserve"> </w:t>
            </w:r>
            <w:r w:rsidRPr="000E693E">
              <w:rPr>
                <w:rFonts w:cs="Times New Roman"/>
                <w:spacing w:val="-3"/>
                <w:sz w:val="20"/>
                <w:szCs w:val="20"/>
              </w:rPr>
              <w:t>있음</w:t>
            </w:r>
            <w:r w:rsidRPr="000E693E">
              <w:rPr>
                <w:rFonts w:cs="Times New Roman" w:hint="eastAsia"/>
                <w:spacing w:val="-3"/>
                <w:sz w:val="20"/>
                <w:szCs w:val="20"/>
              </w:rPr>
              <w:t>.</w:t>
            </w:r>
          </w:p>
        </w:tc>
        <w:tc>
          <w:tcPr>
            <w:tcW w:w="27" w:type="pct"/>
            <w:tcBorders>
              <w:top w:val="nil"/>
              <w:bottom w:val="nil"/>
            </w:tcBorders>
          </w:tcPr>
          <w:p w14:paraId="05DDB54D"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2580F96E" w14:textId="77777777" w:rsidR="005335C7" w:rsidRPr="009A2958" w:rsidRDefault="005335C7" w:rsidP="005335C7">
            <w:pPr>
              <w:widowControl/>
              <w:numPr>
                <w:ilvl w:val="0"/>
                <w:numId w:val="2"/>
              </w:numPr>
              <w:spacing w:after="120" w:line="276" w:lineRule="auto"/>
              <w:rPr>
                <w:rFonts w:cs="Times New Roman"/>
                <w:sz w:val="20"/>
                <w:szCs w:val="20"/>
              </w:rPr>
            </w:pPr>
            <w:r w:rsidRPr="009A2958">
              <w:rPr>
                <w:rFonts w:cs="Times New Roman"/>
                <w:sz w:val="20"/>
                <w:szCs w:val="20"/>
              </w:rPr>
              <w:t>각</w:t>
            </w:r>
            <w:r w:rsidRPr="009A2958">
              <w:rPr>
                <w:rFonts w:cs="Times New Roman"/>
                <w:sz w:val="20"/>
                <w:szCs w:val="20"/>
              </w:rPr>
              <w:t xml:space="preserve"> </w:t>
            </w:r>
            <w:r w:rsidRPr="009A2958">
              <w:rPr>
                <w:rFonts w:cs="Times New Roman"/>
                <w:sz w:val="20"/>
                <w:szCs w:val="20"/>
              </w:rPr>
              <w:t>위반사항에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sidRPr="009A2958">
              <w:rPr>
                <w:rFonts w:cs="Times New Roman"/>
                <w:sz w:val="20"/>
                <w:szCs w:val="20"/>
              </w:rPr>
              <w:t>다음</w:t>
            </w:r>
            <w:r w:rsidRPr="009A2958">
              <w:rPr>
                <w:rFonts w:cs="Times New Roman"/>
                <w:sz w:val="20"/>
                <w:szCs w:val="20"/>
              </w:rPr>
              <w:t xml:space="preserve"> </w:t>
            </w:r>
            <w:r w:rsidRPr="009A2958">
              <w:rPr>
                <w:rFonts w:cs="Times New Roman"/>
                <w:sz w:val="20"/>
                <w:szCs w:val="20"/>
              </w:rPr>
              <w:t>제재가</w:t>
            </w:r>
            <w:r w:rsidRPr="009A2958">
              <w:rPr>
                <w:rFonts w:cs="Times New Roman"/>
                <w:sz w:val="20"/>
                <w:szCs w:val="20"/>
              </w:rPr>
              <w:t xml:space="preserve"> </w:t>
            </w:r>
            <w:r w:rsidRPr="009A2958">
              <w:rPr>
                <w:rFonts w:cs="Times New Roman"/>
                <w:sz w:val="20"/>
                <w:szCs w:val="20"/>
              </w:rPr>
              <w:t>부과될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r w:rsidRPr="009A2958">
              <w:rPr>
                <w:rFonts w:cs="Times New Roman"/>
                <w:sz w:val="20"/>
                <w:szCs w:val="20"/>
              </w:rPr>
              <w:t>단</w:t>
            </w:r>
            <w:r w:rsidRPr="009A2958">
              <w:rPr>
                <w:rFonts w:cs="Times New Roman"/>
                <w:sz w:val="20"/>
                <w:szCs w:val="20"/>
              </w:rPr>
              <w:t xml:space="preserve">, </w:t>
            </w:r>
            <w:r w:rsidRPr="009A2958">
              <w:rPr>
                <w:rFonts w:cs="Times New Roman"/>
                <w:sz w:val="20"/>
                <w:szCs w:val="20"/>
              </w:rPr>
              <w:t>시정이</w:t>
            </w:r>
            <w:r w:rsidRPr="009A2958">
              <w:rPr>
                <w:rFonts w:cs="Times New Roman"/>
                <w:sz w:val="20"/>
                <w:szCs w:val="20"/>
              </w:rPr>
              <w:t xml:space="preserve"> </w:t>
            </w:r>
            <w:r w:rsidRPr="009A2958">
              <w:rPr>
                <w:rFonts w:cs="Times New Roman"/>
                <w:sz w:val="20"/>
                <w:szCs w:val="20"/>
              </w:rPr>
              <w:t>이루어진다면</w:t>
            </w:r>
            <w:r w:rsidRPr="009A2958">
              <w:rPr>
                <w:rFonts w:cs="Times New Roman"/>
                <w:sz w:val="20"/>
                <w:szCs w:val="20"/>
              </w:rPr>
              <w:t xml:space="preserve"> </w:t>
            </w:r>
            <w:r w:rsidRPr="009A2958">
              <w:rPr>
                <w:rFonts w:cs="Times New Roman"/>
                <w:sz w:val="20"/>
                <w:szCs w:val="20"/>
              </w:rPr>
              <w:t>부과</w:t>
            </w:r>
            <w:r w:rsidRPr="009A2958">
              <w:rPr>
                <w:rFonts w:cs="Times New Roman"/>
                <w:sz w:val="20"/>
                <w:szCs w:val="20"/>
              </w:rPr>
              <w:t xml:space="preserve"> </w:t>
            </w:r>
            <w:r w:rsidRPr="009A2958">
              <w:rPr>
                <w:rFonts w:cs="Times New Roman"/>
                <w:sz w:val="20"/>
                <w:szCs w:val="20"/>
              </w:rPr>
              <w:t>가능성</w:t>
            </w:r>
            <w:r w:rsidRPr="009A2958">
              <w:rPr>
                <w:rFonts w:cs="Times New Roman"/>
                <w:sz w:val="20"/>
                <w:szCs w:val="20"/>
              </w:rPr>
              <w:t xml:space="preserve"> </w:t>
            </w:r>
            <w:r w:rsidRPr="009A2958">
              <w:rPr>
                <w:rFonts w:cs="Times New Roman"/>
                <w:sz w:val="20"/>
                <w:szCs w:val="20"/>
              </w:rPr>
              <w:t>낮음</w:t>
            </w:r>
            <w:r w:rsidRPr="009A2958">
              <w:rPr>
                <w:rFonts w:cs="Times New Roman"/>
                <w:sz w:val="20"/>
                <w:szCs w:val="20"/>
              </w:rPr>
              <w:t>).</w:t>
            </w:r>
          </w:p>
          <w:p w14:paraId="5FEDBC1D" w14:textId="0B355CE3" w:rsidR="005335C7" w:rsidRPr="009A2958" w:rsidRDefault="005335C7" w:rsidP="005335C7">
            <w:pPr>
              <w:pStyle w:val="a8"/>
              <w:widowControl/>
              <w:numPr>
                <w:ilvl w:val="0"/>
                <w:numId w:val="3"/>
              </w:numPr>
              <w:spacing w:before="40" w:after="120" w:line="276" w:lineRule="auto"/>
              <w:rPr>
                <w:rFonts w:cs="Times New Roman"/>
                <w:sz w:val="20"/>
              </w:rPr>
            </w:pPr>
            <w:r w:rsidRPr="009A2958">
              <w:rPr>
                <w:rFonts w:cs="Times New Roman"/>
                <w:sz w:val="20"/>
                <w:szCs w:val="20"/>
              </w:rPr>
              <w:t>부가통신사업신고</w:t>
            </w:r>
            <w:r w:rsidRPr="009A2958">
              <w:rPr>
                <w:rFonts w:cs="Times New Roman"/>
                <w:sz w:val="20"/>
                <w:szCs w:val="20"/>
              </w:rPr>
              <w:t xml:space="preserve"> </w:t>
            </w:r>
            <w:r w:rsidRPr="009A2958">
              <w:rPr>
                <w:rFonts w:cs="Times New Roman"/>
                <w:sz w:val="20"/>
                <w:szCs w:val="20"/>
              </w:rPr>
              <w:t>변경</w:t>
            </w:r>
            <w:r w:rsidRPr="009A2958">
              <w:rPr>
                <w:rFonts w:cs="Times New Roman"/>
                <w:sz w:val="20"/>
                <w:szCs w:val="20"/>
              </w:rPr>
              <w:t xml:space="preserve"> </w:t>
            </w:r>
            <w:r w:rsidRPr="009A2958">
              <w:rPr>
                <w:rFonts w:cs="Times New Roman"/>
                <w:sz w:val="20"/>
                <w:szCs w:val="20"/>
              </w:rPr>
              <w:t>미이</w:t>
            </w:r>
            <w:r w:rsidRPr="009A2958">
              <w:rPr>
                <w:rFonts w:cs="Times New Roman"/>
                <w:sz w:val="20"/>
              </w:rPr>
              <w:t>행</w:t>
            </w:r>
            <w:r w:rsidRPr="009A2958">
              <w:rPr>
                <w:rFonts w:cs="Times New Roman"/>
                <w:sz w:val="20"/>
              </w:rPr>
              <w:t xml:space="preserve">: </w:t>
            </w:r>
            <w:r w:rsidRPr="009A2958">
              <w:rPr>
                <w:rFonts w:cs="Times New Roman"/>
                <w:sz w:val="20"/>
              </w:rPr>
              <w:t>시정명령</w:t>
            </w:r>
            <w:r w:rsidRPr="009A2958">
              <w:rPr>
                <w:rFonts w:cs="Times New Roman"/>
                <w:sz w:val="20"/>
              </w:rPr>
              <w:t xml:space="preserve"> </w:t>
            </w:r>
            <w:r w:rsidRPr="009A2958">
              <w:rPr>
                <w:rFonts w:cs="Times New Roman"/>
                <w:sz w:val="20"/>
              </w:rPr>
              <w:t>미이행</w:t>
            </w:r>
            <w:r w:rsidRPr="009A2958">
              <w:rPr>
                <w:rFonts w:cs="Times New Roman"/>
                <w:sz w:val="20"/>
              </w:rPr>
              <w:t xml:space="preserve"> </w:t>
            </w:r>
            <w:r w:rsidRPr="009A2958">
              <w:rPr>
                <w:rFonts w:cs="Times New Roman"/>
                <w:sz w:val="20"/>
              </w:rPr>
              <w:t>시</w:t>
            </w:r>
            <w:r w:rsidRPr="009A2958">
              <w:rPr>
                <w:rFonts w:cs="Times New Roman"/>
                <w:sz w:val="20"/>
              </w:rPr>
              <w:t xml:space="preserve"> 5</w:t>
            </w:r>
            <w:r w:rsidRPr="009A2958">
              <w:rPr>
                <w:rFonts w:cs="Times New Roman"/>
                <w:sz w:val="20"/>
              </w:rPr>
              <w:t>천만원</w:t>
            </w:r>
            <w:r w:rsidRPr="009A2958">
              <w:rPr>
                <w:rFonts w:cs="Times New Roman"/>
                <w:sz w:val="20"/>
              </w:rPr>
              <w:t xml:space="preserve"> </w:t>
            </w:r>
            <w:r w:rsidRPr="009A2958">
              <w:rPr>
                <w:rFonts w:cs="Times New Roman"/>
                <w:sz w:val="20"/>
              </w:rPr>
              <w:t>이하</w:t>
            </w:r>
            <w:r w:rsidRPr="009A2958">
              <w:rPr>
                <w:rFonts w:cs="Times New Roman"/>
                <w:sz w:val="20"/>
              </w:rPr>
              <w:t xml:space="preserve"> </w:t>
            </w:r>
            <w:r w:rsidRPr="009A2958">
              <w:rPr>
                <w:rFonts w:cs="Times New Roman"/>
                <w:sz w:val="20"/>
              </w:rPr>
              <w:t>과태료</w:t>
            </w:r>
          </w:p>
          <w:p w14:paraId="3E56857E" w14:textId="6CD10B98"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rPr>
              <w:t>측량업</w:t>
            </w:r>
            <w:r w:rsidRPr="009A2958">
              <w:rPr>
                <w:rFonts w:cs="Times New Roman"/>
                <w:sz w:val="20"/>
              </w:rPr>
              <w:t xml:space="preserve"> </w:t>
            </w:r>
            <w:r w:rsidRPr="009A2958">
              <w:rPr>
                <w:rFonts w:cs="Times New Roman"/>
                <w:sz w:val="20"/>
              </w:rPr>
              <w:t>미등록</w:t>
            </w:r>
            <w:r w:rsidRPr="009A2958">
              <w:rPr>
                <w:rFonts w:cs="Times New Roman"/>
                <w:sz w:val="20"/>
              </w:rPr>
              <w:t>: 2</w:t>
            </w:r>
            <w:r w:rsidRPr="009A2958">
              <w:rPr>
                <w:rFonts w:cs="Times New Roman"/>
                <w:sz w:val="20"/>
              </w:rPr>
              <w:t>년</w:t>
            </w:r>
            <w:r w:rsidRPr="009A2958">
              <w:rPr>
                <w:rFonts w:cs="Times New Roman"/>
                <w:sz w:val="20"/>
              </w:rPr>
              <w:t xml:space="preserve"> </w:t>
            </w:r>
            <w:r w:rsidRPr="009A2958">
              <w:rPr>
                <w:rFonts w:cs="Times New Roman"/>
                <w:sz w:val="20"/>
              </w:rPr>
              <w:t>이하의</w:t>
            </w:r>
            <w:r w:rsidRPr="009A2958">
              <w:rPr>
                <w:rFonts w:cs="Times New Roman"/>
                <w:sz w:val="20"/>
              </w:rPr>
              <w:t xml:space="preserve"> </w:t>
            </w:r>
            <w:r w:rsidRPr="009A2958">
              <w:rPr>
                <w:rFonts w:cs="Times New Roman"/>
                <w:sz w:val="20"/>
              </w:rPr>
              <w:t>징역</w:t>
            </w:r>
            <w:r w:rsidRPr="009A2958">
              <w:rPr>
                <w:rFonts w:cs="Times New Roman"/>
                <w:sz w:val="20"/>
              </w:rPr>
              <w:t xml:space="preserve"> </w:t>
            </w:r>
            <w:r w:rsidRPr="009A2958">
              <w:rPr>
                <w:rFonts w:cs="Times New Roman"/>
                <w:sz w:val="20"/>
              </w:rPr>
              <w:t>또는</w:t>
            </w:r>
            <w:r w:rsidRPr="009A2958">
              <w:rPr>
                <w:rFonts w:cs="Times New Roman"/>
                <w:sz w:val="20"/>
              </w:rPr>
              <w:t xml:space="preserve"> 2</w:t>
            </w:r>
            <w:r w:rsidRPr="009A2958">
              <w:rPr>
                <w:rFonts w:cs="Times New Roman"/>
                <w:sz w:val="20"/>
              </w:rPr>
              <w:t>천만원</w:t>
            </w:r>
            <w:r w:rsidRPr="009A2958">
              <w:rPr>
                <w:rFonts w:cs="Times New Roman"/>
                <w:sz w:val="20"/>
              </w:rPr>
              <w:t xml:space="preserve"> </w:t>
            </w:r>
            <w:r w:rsidRPr="009A2958">
              <w:rPr>
                <w:rFonts w:cs="Times New Roman"/>
                <w:sz w:val="20"/>
              </w:rPr>
              <w:t>이하의</w:t>
            </w:r>
            <w:r w:rsidRPr="009A2958">
              <w:rPr>
                <w:rFonts w:cs="Times New Roman"/>
                <w:sz w:val="20"/>
              </w:rPr>
              <w:t xml:space="preserve"> </w:t>
            </w:r>
            <w:r w:rsidRPr="009A2958">
              <w:rPr>
                <w:rFonts w:cs="Times New Roman"/>
                <w:sz w:val="20"/>
              </w:rPr>
              <w:t>벌금</w:t>
            </w:r>
          </w:p>
        </w:tc>
      </w:tr>
      <w:tr w:rsidR="009E1315" w:rsidRPr="009A2958" w14:paraId="5E5461A5" w14:textId="77777777" w:rsidTr="00061A1F">
        <w:trPr>
          <w:trHeight w:val="132"/>
        </w:trPr>
        <w:tc>
          <w:tcPr>
            <w:tcW w:w="619" w:type="pct"/>
            <w:shd w:val="clear" w:color="auto" w:fill="auto"/>
          </w:tcPr>
          <w:p w14:paraId="67E60592" w14:textId="651316CB" w:rsidR="009E1315" w:rsidRPr="00250EEB" w:rsidRDefault="009E1315" w:rsidP="000E693E">
            <w:pPr>
              <w:widowControl/>
              <w:spacing w:before="40" w:after="120" w:line="276" w:lineRule="auto"/>
              <w:jc w:val="center"/>
              <w:outlineLvl w:val="0"/>
              <w:rPr>
                <w:rFonts w:cs="Times New Roman"/>
                <w:b/>
                <w:color w:val="404040" w:themeColor="text1" w:themeTint="BF"/>
                <w:kern w:val="0"/>
                <w:sz w:val="20"/>
                <w:szCs w:val="20"/>
              </w:rPr>
            </w:pPr>
            <w:bookmarkStart w:id="31" w:name="_Toc108480411"/>
            <w:bookmarkStart w:id="32" w:name="_Toc108512967"/>
            <w:r w:rsidRPr="00A77B8E">
              <w:rPr>
                <w:rFonts w:cs="Times New Roman" w:hint="eastAsia"/>
                <w:b/>
                <w:color w:val="404040" w:themeColor="text1" w:themeTint="BF"/>
                <w:kern w:val="0"/>
                <w:sz w:val="20"/>
                <w:szCs w:val="20"/>
              </w:rPr>
              <w:lastRenderedPageBreak/>
              <w:t>본건</w:t>
            </w:r>
            <w:r w:rsidRPr="00A77B8E">
              <w:rPr>
                <w:rFonts w:cs="Times New Roman" w:hint="eastAsia"/>
                <w:b/>
                <w:color w:val="404040" w:themeColor="text1" w:themeTint="BF"/>
                <w:kern w:val="0"/>
                <w:sz w:val="20"/>
                <w:szCs w:val="20"/>
              </w:rPr>
              <w:t xml:space="preserve"> </w:t>
            </w:r>
            <w:r w:rsidRPr="00A77B8E">
              <w:rPr>
                <w:rFonts w:cs="Times New Roman" w:hint="eastAsia"/>
                <w:b/>
                <w:color w:val="404040" w:themeColor="text1" w:themeTint="BF"/>
                <w:kern w:val="0"/>
                <w:sz w:val="20"/>
                <w:szCs w:val="20"/>
              </w:rPr>
              <w:t>거래에</w:t>
            </w:r>
            <w:r w:rsidR="000E693E">
              <w:rPr>
                <w:rFonts w:cs="Times New Roman"/>
                <w:b/>
                <w:color w:val="404040" w:themeColor="text1" w:themeTint="BF"/>
                <w:kern w:val="0"/>
                <w:sz w:val="20"/>
                <w:szCs w:val="20"/>
              </w:rPr>
              <w:br/>
            </w:r>
            <w:r w:rsidRPr="00A77B8E">
              <w:rPr>
                <w:rFonts w:cs="Times New Roman" w:hint="eastAsia"/>
                <w:b/>
                <w:color w:val="404040" w:themeColor="text1" w:themeTint="BF"/>
                <w:kern w:val="0"/>
                <w:sz w:val="20"/>
                <w:szCs w:val="20"/>
              </w:rPr>
              <w:t>따른</w:t>
            </w:r>
            <w:r w:rsidRPr="00A77B8E">
              <w:rPr>
                <w:rFonts w:cs="Times New Roman" w:hint="eastAsia"/>
                <w:b/>
                <w:color w:val="404040" w:themeColor="text1" w:themeTint="BF"/>
                <w:kern w:val="0"/>
                <w:sz w:val="20"/>
                <w:szCs w:val="20"/>
              </w:rPr>
              <w:t xml:space="preserve"> </w:t>
            </w:r>
            <w:r w:rsidRPr="00A77B8E">
              <w:rPr>
                <w:rFonts w:cs="Times New Roman" w:hint="eastAsia"/>
                <w:b/>
                <w:color w:val="404040" w:themeColor="text1" w:themeTint="BF"/>
                <w:kern w:val="0"/>
                <w:sz w:val="20"/>
                <w:szCs w:val="20"/>
              </w:rPr>
              <w:t>인허가상</w:t>
            </w:r>
            <w:r w:rsidR="000E693E">
              <w:rPr>
                <w:rFonts w:cs="Times New Roman"/>
                <w:b/>
                <w:color w:val="404040" w:themeColor="text1" w:themeTint="BF"/>
                <w:kern w:val="0"/>
                <w:sz w:val="20"/>
                <w:szCs w:val="20"/>
              </w:rPr>
              <w:br/>
            </w:r>
            <w:r w:rsidRPr="00A77B8E">
              <w:rPr>
                <w:rFonts w:cs="Times New Roman" w:hint="eastAsia"/>
                <w:b/>
                <w:color w:val="404040" w:themeColor="text1" w:themeTint="BF"/>
                <w:kern w:val="0"/>
                <w:sz w:val="20"/>
                <w:szCs w:val="20"/>
              </w:rPr>
              <w:t>조치</w:t>
            </w:r>
            <w:r w:rsidRPr="00A77B8E">
              <w:rPr>
                <w:rFonts w:cs="Times New Roman" w:hint="eastAsia"/>
                <w:b/>
                <w:color w:val="404040" w:themeColor="text1" w:themeTint="BF"/>
                <w:kern w:val="0"/>
                <w:sz w:val="20"/>
                <w:szCs w:val="20"/>
              </w:rPr>
              <w:t xml:space="preserve"> </w:t>
            </w:r>
            <w:r w:rsidRPr="00A77B8E">
              <w:rPr>
                <w:rFonts w:cs="Times New Roman" w:hint="eastAsia"/>
                <w:b/>
                <w:color w:val="404040" w:themeColor="text1" w:themeTint="BF"/>
                <w:kern w:val="0"/>
                <w:sz w:val="20"/>
                <w:szCs w:val="20"/>
              </w:rPr>
              <w:t>필요사항</w:t>
            </w:r>
            <w:bookmarkEnd w:id="31"/>
            <w:bookmarkEnd w:id="32"/>
          </w:p>
        </w:tc>
        <w:tc>
          <w:tcPr>
            <w:tcW w:w="26" w:type="pct"/>
            <w:tcBorders>
              <w:top w:val="nil"/>
              <w:bottom w:val="nil"/>
            </w:tcBorders>
          </w:tcPr>
          <w:p w14:paraId="7E70AF51" w14:textId="77777777" w:rsidR="009E1315" w:rsidRPr="009A2958" w:rsidRDefault="009E1315" w:rsidP="005335C7">
            <w:pPr>
              <w:widowControl/>
              <w:spacing w:before="40" w:after="120" w:line="276" w:lineRule="auto"/>
              <w:rPr>
                <w:rFonts w:cs="Times New Roman"/>
                <w:b/>
                <w:sz w:val="20"/>
                <w:szCs w:val="20"/>
              </w:rPr>
            </w:pPr>
          </w:p>
        </w:tc>
        <w:tc>
          <w:tcPr>
            <w:tcW w:w="1804" w:type="pct"/>
          </w:tcPr>
          <w:p w14:paraId="4402AB3D" w14:textId="49407932" w:rsidR="009E1315" w:rsidRPr="009A2958" w:rsidRDefault="00C66CE1" w:rsidP="00571510">
            <w:pPr>
              <w:pStyle w:val="a8"/>
              <w:widowControl/>
              <w:numPr>
                <w:ilvl w:val="0"/>
                <w:numId w:val="2"/>
              </w:numPr>
              <w:spacing w:before="40" w:after="120" w:line="276" w:lineRule="auto"/>
              <w:rPr>
                <w:rFonts w:cs="Times New Roman"/>
                <w:sz w:val="20"/>
                <w:szCs w:val="20"/>
              </w:rPr>
            </w:pPr>
            <w:r>
              <w:rPr>
                <w:rFonts w:cs="Times New Roman" w:hint="eastAsia"/>
                <w:sz w:val="20"/>
                <w:szCs w:val="20"/>
              </w:rPr>
              <w:t>각</w:t>
            </w:r>
            <w:r>
              <w:rPr>
                <w:rFonts w:cs="Times New Roman" w:hint="eastAsia"/>
                <w:sz w:val="20"/>
                <w:szCs w:val="20"/>
              </w:rPr>
              <w:t xml:space="preserve"> </w:t>
            </w:r>
            <w:r>
              <w:rPr>
                <w:rFonts w:cs="Times New Roman" w:hint="eastAsia"/>
                <w:sz w:val="20"/>
                <w:szCs w:val="20"/>
              </w:rPr>
              <w:t>인허가별</w:t>
            </w:r>
            <w:r w:rsidRPr="00956ADE">
              <w:rPr>
                <w:rFonts w:cs="Times New Roman" w:hint="eastAsia"/>
                <w:sz w:val="20"/>
                <w:szCs w:val="20"/>
              </w:rPr>
              <w:t xml:space="preserve"> </w:t>
            </w:r>
            <w:r w:rsidRPr="00956ADE">
              <w:rPr>
                <w:rFonts w:cs="Times New Roman" w:hint="eastAsia"/>
                <w:sz w:val="20"/>
                <w:szCs w:val="20"/>
              </w:rPr>
              <w:t>조치</w:t>
            </w:r>
            <w:r w:rsidRPr="00956ADE">
              <w:rPr>
                <w:rFonts w:cs="Times New Roman" w:hint="eastAsia"/>
                <w:sz w:val="20"/>
                <w:szCs w:val="20"/>
              </w:rPr>
              <w:t xml:space="preserve"> </w:t>
            </w:r>
            <w:r w:rsidRPr="00956ADE">
              <w:rPr>
                <w:rFonts w:cs="Times New Roman" w:hint="eastAsia"/>
                <w:sz w:val="20"/>
                <w:szCs w:val="20"/>
              </w:rPr>
              <w:t>필요사항</w:t>
            </w:r>
            <w:r>
              <w:rPr>
                <w:rFonts w:cs="Times New Roman" w:hint="eastAsia"/>
                <w:sz w:val="20"/>
                <w:szCs w:val="20"/>
              </w:rPr>
              <w:t>은</w:t>
            </w:r>
            <w:r>
              <w:rPr>
                <w:rFonts w:cs="Times New Roman" w:hint="eastAsia"/>
                <w:sz w:val="20"/>
                <w:szCs w:val="20"/>
              </w:rPr>
              <w:t xml:space="preserve"> </w:t>
            </w:r>
            <w:r w:rsidRPr="009A2958">
              <w:rPr>
                <w:rFonts w:cs="Times New Roman"/>
                <w:b/>
                <w:sz w:val="20"/>
                <w:szCs w:val="20"/>
                <w:u w:val="single"/>
              </w:rPr>
              <w:t>별첨</w:t>
            </w:r>
            <w:r w:rsidRPr="009A2958">
              <w:rPr>
                <w:rFonts w:cs="Times New Roman"/>
                <w:b/>
                <w:sz w:val="20"/>
                <w:szCs w:val="20"/>
                <w:u w:val="single"/>
              </w:rPr>
              <w:t xml:space="preserve"> </w:t>
            </w:r>
            <w:r w:rsidR="00571510">
              <w:rPr>
                <w:rFonts w:cs="Times New Roman"/>
                <w:b/>
                <w:sz w:val="20"/>
                <w:szCs w:val="20"/>
                <w:u w:val="single"/>
              </w:rPr>
              <w:t>6</w:t>
            </w:r>
            <w:r w:rsidRPr="009A2958">
              <w:rPr>
                <w:rFonts w:cs="Times New Roman"/>
                <w:b/>
                <w:sz w:val="20"/>
                <w:szCs w:val="20"/>
                <w:u w:val="single"/>
              </w:rPr>
              <w:t xml:space="preserve">. </w:t>
            </w:r>
            <w:r>
              <w:rPr>
                <w:rFonts w:cs="Times New Roman" w:hint="eastAsia"/>
                <w:b/>
                <w:sz w:val="20"/>
                <w:szCs w:val="20"/>
                <w:u w:val="single"/>
              </w:rPr>
              <w:t>인허가별</w:t>
            </w:r>
            <w:r>
              <w:rPr>
                <w:rFonts w:cs="Times New Roman" w:hint="eastAsia"/>
                <w:b/>
                <w:sz w:val="20"/>
                <w:szCs w:val="20"/>
                <w:u w:val="single"/>
              </w:rPr>
              <w:t xml:space="preserve"> </w:t>
            </w:r>
            <w:r>
              <w:rPr>
                <w:rFonts w:cs="Times New Roman" w:hint="eastAsia"/>
                <w:b/>
                <w:sz w:val="20"/>
                <w:szCs w:val="20"/>
                <w:u w:val="single"/>
              </w:rPr>
              <w:t>조치</w:t>
            </w:r>
            <w:r>
              <w:rPr>
                <w:rFonts w:cs="Times New Roman" w:hint="eastAsia"/>
                <w:b/>
                <w:sz w:val="20"/>
                <w:szCs w:val="20"/>
                <w:u w:val="single"/>
              </w:rPr>
              <w:t xml:space="preserve"> </w:t>
            </w:r>
            <w:r>
              <w:rPr>
                <w:rFonts w:cs="Times New Roman" w:hint="eastAsia"/>
                <w:b/>
                <w:sz w:val="20"/>
                <w:szCs w:val="20"/>
                <w:u w:val="single"/>
              </w:rPr>
              <w:t>필요사항</w:t>
            </w:r>
            <w:r w:rsidRPr="00956ADE">
              <w:rPr>
                <w:rFonts w:cs="Times New Roman" w:hint="eastAsia"/>
                <w:b/>
                <w:sz w:val="20"/>
                <w:szCs w:val="20"/>
              </w:rPr>
              <w:t xml:space="preserve"> </w:t>
            </w:r>
            <w:r w:rsidRPr="009A2958">
              <w:rPr>
                <w:rFonts w:cs="Times New Roman"/>
                <w:sz w:val="20"/>
                <w:szCs w:val="20"/>
              </w:rPr>
              <w:t>참조</w:t>
            </w:r>
            <w:r w:rsidRPr="009A2958">
              <w:rPr>
                <w:rFonts w:cs="Times New Roman"/>
                <w:sz w:val="20"/>
                <w:szCs w:val="20"/>
              </w:rPr>
              <w:t>.</w:t>
            </w:r>
          </w:p>
        </w:tc>
        <w:tc>
          <w:tcPr>
            <w:tcW w:w="26" w:type="pct"/>
            <w:tcBorders>
              <w:top w:val="nil"/>
              <w:bottom w:val="nil"/>
            </w:tcBorders>
          </w:tcPr>
          <w:p w14:paraId="357023E5" w14:textId="77777777" w:rsidR="009E1315" w:rsidRPr="009A2958" w:rsidRDefault="009E1315" w:rsidP="005335C7">
            <w:pPr>
              <w:widowControl/>
              <w:spacing w:before="40" w:after="120" w:line="276" w:lineRule="auto"/>
              <w:rPr>
                <w:rFonts w:cs="Times New Roman"/>
                <w:sz w:val="20"/>
                <w:szCs w:val="20"/>
              </w:rPr>
            </w:pPr>
          </w:p>
        </w:tc>
        <w:tc>
          <w:tcPr>
            <w:tcW w:w="1728" w:type="pct"/>
          </w:tcPr>
          <w:p w14:paraId="2A1DCEC7" w14:textId="4A7AE0AB" w:rsidR="009E1315" w:rsidRPr="009A2958" w:rsidRDefault="00F337B6" w:rsidP="00F337B6">
            <w:pPr>
              <w:pStyle w:val="a8"/>
              <w:widowControl/>
              <w:numPr>
                <w:ilvl w:val="0"/>
                <w:numId w:val="2"/>
              </w:numPr>
              <w:spacing w:before="40" w:after="120" w:line="276" w:lineRule="auto"/>
              <w:rPr>
                <w:rFonts w:cs="Times New Roman"/>
                <w:b/>
                <w:sz w:val="20"/>
                <w:szCs w:val="20"/>
              </w:rPr>
            </w:pP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최대주주가</w:t>
            </w:r>
            <w:r>
              <w:rPr>
                <w:rFonts w:cs="Times New Roman" w:hint="eastAsia"/>
                <w:sz w:val="20"/>
                <w:szCs w:val="20"/>
              </w:rPr>
              <w:t xml:space="preserve"> </w:t>
            </w:r>
            <w:r>
              <w:rPr>
                <w:rFonts w:cs="Times New Roman" w:hint="eastAsia"/>
                <w:sz w:val="20"/>
                <w:szCs w:val="20"/>
              </w:rPr>
              <w:t>변경됨에</w:t>
            </w:r>
            <w:r>
              <w:rPr>
                <w:rFonts w:cs="Times New Roman" w:hint="eastAsia"/>
                <w:sz w:val="20"/>
                <w:szCs w:val="20"/>
              </w:rPr>
              <w:t xml:space="preserve"> </w:t>
            </w:r>
            <w:r>
              <w:rPr>
                <w:rFonts w:cs="Times New Roman" w:hint="eastAsia"/>
                <w:sz w:val="20"/>
                <w:szCs w:val="20"/>
              </w:rPr>
              <w:t>따라</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보유하는</w:t>
            </w:r>
            <w:r>
              <w:rPr>
                <w:rFonts w:cs="Times New Roman" w:hint="eastAsia"/>
                <w:sz w:val="20"/>
                <w:szCs w:val="20"/>
              </w:rPr>
              <w:t xml:space="preserve"> </w:t>
            </w:r>
            <w:r>
              <w:rPr>
                <w:rFonts w:cs="Times New Roman" w:hint="eastAsia"/>
                <w:sz w:val="20"/>
                <w:szCs w:val="20"/>
              </w:rPr>
              <w:t>인허가에</w:t>
            </w:r>
            <w:r>
              <w:rPr>
                <w:rFonts w:cs="Times New Roman" w:hint="eastAsia"/>
                <w:sz w:val="20"/>
                <w:szCs w:val="20"/>
              </w:rPr>
              <w:t xml:space="preserve"> </w:t>
            </w:r>
            <w:r>
              <w:rPr>
                <w:rFonts w:cs="Times New Roman" w:hint="eastAsia"/>
                <w:sz w:val="20"/>
                <w:szCs w:val="20"/>
              </w:rPr>
              <w:t>대하여</w:t>
            </w:r>
            <w:r>
              <w:rPr>
                <w:rFonts w:cs="Times New Roman" w:hint="eastAsia"/>
                <w:sz w:val="20"/>
                <w:szCs w:val="20"/>
              </w:rPr>
              <w:t xml:space="preserve"> </w:t>
            </w:r>
            <w:r>
              <w:rPr>
                <w:rFonts w:cs="Times New Roman" w:hint="eastAsia"/>
                <w:sz w:val="20"/>
                <w:szCs w:val="20"/>
              </w:rPr>
              <w:t>특별히</w:t>
            </w:r>
            <w:r>
              <w:rPr>
                <w:rFonts w:cs="Times New Roman" w:hint="eastAsia"/>
                <w:sz w:val="20"/>
                <w:szCs w:val="20"/>
              </w:rPr>
              <w:t xml:space="preserve"> </w:t>
            </w:r>
            <w:r>
              <w:rPr>
                <w:rFonts w:cs="Times New Roman" w:hint="eastAsia"/>
                <w:sz w:val="20"/>
                <w:szCs w:val="20"/>
              </w:rPr>
              <w:t>요구되는</w:t>
            </w:r>
            <w:r>
              <w:rPr>
                <w:rFonts w:cs="Times New Roman" w:hint="eastAsia"/>
                <w:sz w:val="20"/>
                <w:szCs w:val="20"/>
              </w:rPr>
              <w:t xml:space="preserve"> </w:t>
            </w:r>
            <w:r>
              <w:rPr>
                <w:rFonts w:cs="Times New Roman" w:hint="eastAsia"/>
                <w:sz w:val="20"/>
                <w:szCs w:val="20"/>
              </w:rPr>
              <w:t>조치사항은</w:t>
            </w:r>
            <w:r>
              <w:rPr>
                <w:rFonts w:cs="Times New Roman" w:hint="eastAsia"/>
                <w:sz w:val="20"/>
                <w:szCs w:val="20"/>
              </w:rPr>
              <w:t xml:space="preserve"> </w:t>
            </w:r>
            <w:r>
              <w:rPr>
                <w:rFonts w:cs="Times New Roman" w:hint="eastAsia"/>
                <w:sz w:val="20"/>
                <w:szCs w:val="20"/>
              </w:rPr>
              <w:t>없으나</w:t>
            </w:r>
            <w:r>
              <w:rPr>
                <w:rFonts w:cs="Times New Roman" w:hint="eastAsia"/>
                <w:sz w:val="20"/>
                <w:szCs w:val="20"/>
              </w:rPr>
              <w:t xml:space="preserve">, </w:t>
            </w:r>
            <w:r>
              <w:rPr>
                <w:rFonts w:cs="Times New Roman" w:hint="eastAsia"/>
                <w:sz w:val="20"/>
                <w:szCs w:val="20"/>
              </w:rPr>
              <w:t>만약</w:t>
            </w:r>
            <w:r>
              <w:rPr>
                <w:rFonts w:cs="Times New Roman" w:hint="eastAsia"/>
                <w:sz w:val="20"/>
                <w:szCs w:val="20"/>
              </w:rPr>
              <w:t xml:space="preserve"> </w:t>
            </w: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상호나</w:t>
            </w:r>
            <w:r>
              <w:rPr>
                <w:rFonts w:cs="Times New Roman" w:hint="eastAsia"/>
                <w:sz w:val="20"/>
                <w:szCs w:val="20"/>
              </w:rPr>
              <w:t xml:space="preserve"> </w:t>
            </w:r>
            <w:r>
              <w:rPr>
                <w:rFonts w:cs="Times New Roman" w:hint="eastAsia"/>
                <w:sz w:val="20"/>
                <w:szCs w:val="20"/>
              </w:rPr>
              <w:t>대표자를</w:t>
            </w:r>
            <w:r>
              <w:rPr>
                <w:rFonts w:cs="Times New Roman" w:hint="eastAsia"/>
                <w:sz w:val="20"/>
                <w:szCs w:val="20"/>
              </w:rPr>
              <w:t xml:space="preserve"> </w:t>
            </w:r>
            <w:r>
              <w:rPr>
                <w:rFonts w:cs="Times New Roman" w:hint="eastAsia"/>
                <w:sz w:val="20"/>
                <w:szCs w:val="20"/>
              </w:rPr>
              <w:t>변경하는</w:t>
            </w:r>
            <w:r>
              <w:rPr>
                <w:rFonts w:cs="Times New Roman" w:hint="eastAsia"/>
                <w:sz w:val="20"/>
                <w:szCs w:val="20"/>
              </w:rPr>
              <w:t xml:space="preserve"> </w:t>
            </w:r>
            <w:r>
              <w:rPr>
                <w:rFonts w:cs="Times New Roman" w:hint="eastAsia"/>
                <w:sz w:val="20"/>
                <w:szCs w:val="20"/>
              </w:rPr>
              <w:t>경우에는</w:t>
            </w:r>
            <w:r>
              <w:rPr>
                <w:rFonts w:cs="Times New Roman" w:hint="eastAsia"/>
                <w:sz w:val="20"/>
                <w:szCs w:val="20"/>
              </w:rPr>
              <w:t xml:space="preserve"> </w:t>
            </w:r>
            <w:r>
              <w:rPr>
                <w:rFonts w:cs="Times New Roman" w:hint="eastAsia"/>
                <w:sz w:val="20"/>
                <w:szCs w:val="20"/>
              </w:rPr>
              <w:t>인허가의</w:t>
            </w:r>
            <w:r>
              <w:rPr>
                <w:rFonts w:cs="Times New Roman" w:hint="eastAsia"/>
                <w:sz w:val="20"/>
                <w:szCs w:val="20"/>
              </w:rPr>
              <w:t xml:space="preserve"> </w:t>
            </w:r>
            <w:r>
              <w:rPr>
                <w:rFonts w:cs="Times New Roman" w:hint="eastAsia"/>
                <w:sz w:val="20"/>
                <w:szCs w:val="20"/>
              </w:rPr>
              <w:t>종류에</w:t>
            </w:r>
            <w:r>
              <w:rPr>
                <w:rFonts w:cs="Times New Roman" w:hint="eastAsia"/>
                <w:sz w:val="20"/>
                <w:szCs w:val="20"/>
              </w:rPr>
              <w:t xml:space="preserve"> </w:t>
            </w:r>
            <w:r>
              <w:rPr>
                <w:rFonts w:cs="Times New Roman" w:hint="eastAsia"/>
                <w:sz w:val="20"/>
                <w:szCs w:val="20"/>
              </w:rPr>
              <w:t>따라</w:t>
            </w:r>
            <w:r>
              <w:rPr>
                <w:rFonts w:cs="Times New Roman" w:hint="eastAsia"/>
                <w:sz w:val="20"/>
                <w:szCs w:val="20"/>
              </w:rPr>
              <w:t xml:space="preserve"> </w:t>
            </w:r>
            <w:r>
              <w:rPr>
                <w:rFonts w:cs="Times New Roman" w:hint="eastAsia"/>
                <w:sz w:val="20"/>
                <w:szCs w:val="20"/>
              </w:rPr>
              <w:t>관할기관에</w:t>
            </w:r>
            <w:r>
              <w:rPr>
                <w:rFonts w:cs="Times New Roman" w:hint="eastAsia"/>
                <w:sz w:val="20"/>
                <w:szCs w:val="20"/>
              </w:rPr>
              <w:t xml:space="preserve"> </w:t>
            </w:r>
            <w:r>
              <w:rPr>
                <w:rFonts w:cs="Times New Roman" w:hint="eastAsia"/>
                <w:sz w:val="20"/>
                <w:szCs w:val="20"/>
              </w:rPr>
              <w:t>사전</w:t>
            </w:r>
            <w:r>
              <w:rPr>
                <w:rFonts w:cs="Times New Roman" w:hint="eastAsia"/>
                <w:sz w:val="20"/>
                <w:szCs w:val="20"/>
              </w:rPr>
              <w:t xml:space="preserve"> </w:t>
            </w:r>
            <w:r>
              <w:rPr>
                <w:rFonts w:cs="Times New Roman" w:hint="eastAsia"/>
                <w:sz w:val="20"/>
                <w:szCs w:val="20"/>
              </w:rPr>
              <w:t>또는</w:t>
            </w:r>
            <w:r>
              <w:rPr>
                <w:rFonts w:cs="Times New Roman" w:hint="eastAsia"/>
                <w:sz w:val="20"/>
                <w:szCs w:val="20"/>
              </w:rPr>
              <w:t xml:space="preserve"> </w:t>
            </w:r>
            <w:r>
              <w:rPr>
                <w:rFonts w:cs="Times New Roman" w:hint="eastAsia"/>
                <w:sz w:val="20"/>
                <w:szCs w:val="20"/>
              </w:rPr>
              <w:t>사후</w:t>
            </w:r>
            <w:r>
              <w:rPr>
                <w:rFonts w:cs="Times New Roman" w:hint="eastAsia"/>
                <w:sz w:val="20"/>
                <w:szCs w:val="20"/>
              </w:rPr>
              <w:t xml:space="preserve"> </w:t>
            </w:r>
            <w:r>
              <w:rPr>
                <w:rFonts w:cs="Times New Roman" w:hint="eastAsia"/>
                <w:sz w:val="20"/>
                <w:szCs w:val="20"/>
              </w:rPr>
              <w:t>신고가</w:t>
            </w:r>
            <w:r>
              <w:rPr>
                <w:rFonts w:cs="Times New Roman" w:hint="eastAsia"/>
                <w:sz w:val="20"/>
                <w:szCs w:val="20"/>
              </w:rPr>
              <w:t xml:space="preserve"> </w:t>
            </w:r>
            <w:r>
              <w:rPr>
                <w:rFonts w:cs="Times New Roman" w:hint="eastAsia"/>
                <w:sz w:val="20"/>
                <w:szCs w:val="20"/>
              </w:rPr>
              <w:t>필요한</w:t>
            </w:r>
            <w:r>
              <w:rPr>
                <w:rFonts w:cs="Times New Roman" w:hint="eastAsia"/>
                <w:sz w:val="20"/>
                <w:szCs w:val="20"/>
              </w:rPr>
              <w:t xml:space="preserve"> </w:t>
            </w:r>
            <w:r>
              <w:rPr>
                <w:rFonts w:cs="Times New Roman" w:hint="eastAsia"/>
                <w:sz w:val="20"/>
                <w:szCs w:val="20"/>
              </w:rPr>
              <w:t>경우가</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tc>
        <w:tc>
          <w:tcPr>
            <w:tcW w:w="27" w:type="pct"/>
            <w:tcBorders>
              <w:top w:val="nil"/>
              <w:bottom w:val="nil"/>
            </w:tcBorders>
          </w:tcPr>
          <w:p w14:paraId="54925FD0" w14:textId="77777777" w:rsidR="009E1315" w:rsidRPr="009A2958" w:rsidRDefault="009E1315" w:rsidP="005335C7">
            <w:pPr>
              <w:widowControl/>
              <w:spacing w:before="40" w:after="120" w:line="276" w:lineRule="auto"/>
              <w:rPr>
                <w:rFonts w:cs="Times New Roman"/>
                <w:sz w:val="20"/>
                <w:szCs w:val="20"/>
              </w:rPr>
            </w:pPr>
          </w:p>
        </w:tc>
        <w:tc>
          <w:tcPr>
            <w:tcW w:w="770" w:type="pct"/>
          </w:tcPr>
          <w:p w14:paraId="0E729F42" w14:textId="5232021D" w:rsidR="009E1315" w:rsidRPr="009A2958" w:rsidRDefault="00F337B6" w:rsidP="005335C7">
            <w:pPr>
              <w:widowControl/>
              <w:numPr>
                <w:ilvl w:val="0"/>
                <w:numId w:val="2"/>
              </w:numPr>
              <w:spacing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061A1F" w:rsidRPr="009A2958" w14:paraId="209AE341" w14:textId="77777777" w:rsidTr="00061A1F">
        <w:trPr>
          <w:trHeight w:val="132"/>
        </w:trPr>
        <w:tc>
          <w:tcPr>
            <w:tcW w:w="619" w:type="pct"/>
            <w:shd w:val="clear" w:color="auto" w:fill="auto"/>
          </w:tcPr>
          <w:p w14:paraId="38CBF1DD" w14:textId="112F1492" w:rsidR="00061A1F" w:rsidRPr="00250EEB" w:rsidRDefault="00061A1F" w:rsidP="00D414D3">
            <w:pPr>
              <w:widowControl/>
              <w:spacing w:before="40" w:after="120" w:line="276" w:lineRule="auto"/>
              <w:jc w:val="center"/>
              <w:outlineLvl w:val="0"/>
              <w:rPr>
                <w:rFonts w:cs="Times New Roman"/>
                <w:b/>
                <w:color w:val="404040" w:themeColor="text1" w:themeTint="BF"/>
                <w:kern w:val="0"/>
                <w:sz w:val="20"/>
                <w:szCs w:val="20"/>
              </w:rPr>
            </w:pPr>
            <w:bookmarkStart w:id="33" w:name="_Toc108480412"/>
            <w:bookmarkStart w:id="34" w:name="_Toc108512968"/>
            <w:r w:rsidRPr="00D414D3">
              <w:rPr>
                <w:rFonts w:cs="Times New Roman" w:hint="eastAsia"/>
                <w:b/>
                <w:color w:val="404040" w:themeColor="text1" w:themeTint="BF"/>
                <w:kern w:val="0"/>
                <w:sz w:val="20"/>
                <w:szCs w:val="20"/>
              </w:rPr>
              <w:lastRenderedPageBreak/>
              <w:t xml:space="preserve">PG </w:t>
            </w:r>
            <w:r w:rsidRPr="00D414D3">
              <w:rPr>
                <w:rFonts w:cs="Times New Roman" w:hint="eastAsia"/>
                <w:b/>
                <w:color w:val="404040" w:themeColor="text1" w:themeTint="BF"/>
                <w:kern w:val="0"/>
                <w:sz w:val="20"/>
                <w:szCs w:val="20"/>
              </w:rPr>
              <w:t>사업자로서의</w:t>
            </w:r>
            <w:r w:rsidRPr="00D414D3">
              <w:rPr>
                <w:rFonts w:cs="Times New Roman" w:hint="eastAsia"/>
                <w:b/>
                <w:color w:val="404040" w:themeColor="text1" w:themeTint="BF"/>
                <w:kern w:val="0"/>
                <w:sz w:val="20"/>
                <w:szCs w:val="20"/>
              </w:rPr>
              <w:t xml:space="preserve"> </w:t>
            </w:r>
            <w:r w:rsidRPr="00D414D3">
              <w:rPr>
                <w:rFonts w:cs="Times New Roman" w:hint="eastAsia"/>
                <w:b/>
                <w:color w:val="404040" w:themeColor="text1" w:themeTint="BF"/>
                <w:kern w:val="0"/>
                <w:sz w:val="20"/>
                <w:szCs w:val="20"/>
              </w:rPr>
              <w:t>규제</w:t>
            </w:r>
            <w:r w:rsidRPr="00D414D3">
              <w:rPr>
                <w:rFonts w:cs="Times New Roman" w:hint="eastAsia"/>
                <w:b/>
                <w:color w:val="404040" w:themeColor="text1" w:themeTint="BF"/>
                <w:kern w:val="0"/>
                <w:sz w:val="20"/>
                <w:szCs w:val="20"/>
              </w:rPr>
              <w:t xml:space="preserve"> </w:t>
            </w:r>
            <w:r w:rsidRPr="00D414D3">
              <w:rPr>
                <w:rFonts w:cs="Times New Roman" w:hint="eastAsia"/>
                <w:b/>
                <w:color w:val="404040" w:themeColor="text1" w:themeTint="BF"/>
                <w:kern w:val="0"/>
                <w:sz w:val="20"/>
                <w:szCs w:val="20"/>
              </w:rPr>
              <w:t>준수</w:t>
            </w:r>
            <w:bookmarkEnd w:id="33"/>
            <w:bookmarkEnd w:id="34"/>
          </w:p>
        </w:tc>
        <w:tc>
          <w:tcPr>
            <w:tcW w:w="26" w:type="pct"/>
            <w:tcBorders>
              <w:top w:val="nil"/>
              <w:bottom w:val="nil"/>
            </w:tcBorders>
          </w:tcPr>
          <w:p w14:paraId="030A76BE" w14:textId="77777777" w:rsidR="00061A1F" w:rsidRPr="009A2958" w:rsidRDefault="00061A1F" w:rsidP="00061A1F">
            <w:pPr>
              <w:widowControl/>
              <w:spacing w:before="40" w:after="120" w:line="276" w:lineRule="auto"/>
              <w:rPr>
                <w:rFonts w:cs="Times New Roman"/>
                <w:b/>
                <w:sz w:val="20"/>
                <w:szCs w:val="20"/>
              </w:rPr>
            </w:pPr>
          </w:p>
        </w:tc>
        <w:tc>
          <w:tcPr>
            <w:tcW w:w="1804" w:type="pct"/>
          </w:tcPr>
          <w:p w14:paraId="1E597C71" w14:textId="77777777" w:rsidR="00061A1F" w:rsidRPr="00575683" w:rsidRDefault="00061A1F" w:rsidP="00061A1F">
            <w:pPr>
              <w:pStyle w:val="a8"/>
              <w:widowControl/>
              <w:numPr>
                <w:ilvl w:val="0"/>
                <w:numId w:val="2"/>
              </w:numPr>
              <w:spacing w:before="40" w:after="120" w:line="276" w:lineRule="auto"/>
              <w:rPr>
                <w:rFonts w:cs="Times New Roman"/>
                <w:sz w:val="20"/>
                <w:szCs w:val="20"/>
              </w:rPr>
            </w:pPr>
            <w:r w:rsidRPr="00575683">
              <w:rPr>
                <w:rFonts w:cs="Times New Roman" w:hint="eastAsia"/>
                <w:sz w:val="20"/>
                <w:szCs w:val="20"/>
              </w:rPr>
              <w:t>대상회사는</w:t>
            </w:r>
            <w:r w:rsidRPr="00575683">
              <w:rPr>
                <w:rFonts w:cs="Times New Roman" w:hint="eastAsia"/>
                <w:sz w:val="20"/>
                <w:szCs w:val="20"/>
              </w:rPr>
              <w:t xml:space="preserve"> </w:t>
            </w:r>
            <w:r w:rsidRPr="00575683">
              <w:rPr>
                <w:rFonts w:cs="Times New Roman" w:hint="eastAsia"/>
                <w:sz w:val="20"/>
                <w:szCs w:val="20"/>
              </w:rPr>
              <w:t>전자금융거래법상</w:t>
            </w:r>
            <w:r w:rsidRPr="00575683">
              <w:rPr>
                <w:rFonts w:cs="Times New Roman" w:hint="eastAsia"/>
                <w:sz w:val="20"/>
                <w:szCs w:val="20"/>
              </w:rPr>
              <w:t xml:space="preserve"> </w:t>
            </w:r>
            <w:r w:rsidRPr="00575683">
              <w:rPr>
                <w:rFonts w:cs="Times New Roman" w:hint="eastAsia"/>
                <w:sz w:val="20"/>
                <w:szCs w:val="20"/>
              </w:rPr>
              <w:t>전자지급결제대행업</w:t>
            </w:r>
            <w:r w:rsidRPr="00575683">
              <w:rPr>
                <w:rFonts w:cs="Times New Roman" w:hint="eastAsia"/>
                <w:sz w:val="20"/>
                <w:szCs w:val="20"/>
              </w:rPr>
              <w:t xml:space="preserve"> </w:t>
            </w:r>
            <w:r w:rsidRPr="00575683">
              <w:rPr>
                <w:rFonts w:cs="Times New Roman" w:hint="eastAsia"/>
                <w:sz w:val="20"/>
                <w:szCs w:val="20"/>
              </w:rPr>
              <w:t>및</w:t>
            </w:r>
            <w:r w:rsidRPr="00575683">
              <w:rPr>
                <w:rFonts w:cs="Times New Roman" w:hint="eastAsia"/>
                <w:sz w:val="20"/>
                <w:szCs w:val="20"/>
              </w:rPr>
              <w:t xml:space="preserve"> </w:t>
            </w:r>
            <w:r w:rsidRPr="00575683">
              <w:rPr>
                <w:rFonts w:cs="Times New Roman" w:hint="eastAsia"/>
                <w:sz w:val="20"/>
                <w:szCs w:val="20"/>
              </w:rPr>
              <w:t>선불전자지급수단</w:t>
            </w:r>
            <w:r w:rsidRPr="00575683">
              <w:rPr>
                <w:rFonts w:cs="Times New Roman" w:hint="eastAsia"/>
                <w:sz w:val="20"/>
                <w:szCs w:val="20"/>
              </w:rPr>
              <w:t xml:space="preserve"> </w:t>
            </w:r>
            <w:r w:rsidRPr="00575683">
              <w:rPr>
                <w:rFonts w:cs="Times New Roman" w:hint="eastAsia"/>
                <w:sz w:val="20"/>
                <w:szCs w:val="20"/>
              </w:rPr>
              <w:t>발행</w:t>
            </w:r>
            <w:r w:rsidRPr="00575683">
              <w:rPr>
                <w:rFonts w:cs="Times New Roman" w:hint="eastAsia"/>
                <w:sz w:val="20"/>
                <w:szCs w:val="20"/>
              </w:rPr>
              <w:t xml:space="preserve"> </w:t>
            </w:r>
            <w:r w:rsidRPr="00575683">
              <w:rPr>
                <w:rFonts w:cs="Times New Roman" w:hint="eastAsia"/>
                <w:sz w:val="20"/>
                <w:szCs w:val="20"/>
              </w:rPr>
              <w:t>및</w:t>
            </w:r>
            <w:r w:rsidRPr="00575683">
              <w:rPr>
                <w:rFonts w:cs="Times New Roman" w:hint="eastAsia"/>
                <w:sz w:val="20"/>
                <w:szCs w:val="20"/>
              </w:rPr>
              <w:t xml:space="preserve"> </w:t>
            </w:r>
            <w:r w:rsidRPr="00575683">
              <w:rPr>
                <w:rFonts w:cs="Times New Roman" w:hint="eastAsia"/>
                <w:sz w:val="20"/>
                <w:szCs w:val="20"/>
              </w:rPr>
              <w:t>관리업</w:t>
            </w:r>
            <w:r w:rsidRPr="00575683">
              <w:rPr>
                <w:rFonts w:cs="Times New Roman" w:hint="eastAsia"/>
                <w:sz w:val="20"/>
                <w:szCs w:val="20"/>
              </w:rPr>
              <w:t xml:space="preserve"> </w:t>
            </w:r>
            <w:r w:rsidRPr="00575683">
              <w:rPr>
                <w:rFonts w:cs="Times New Roman" w:hint="eastAsia"/>
                <w:sz w:val="20"/>
                <w:szCs w:val="20"/>
              </w:rPr>
              <w:t>등록을</w:t>
            </w:r>
            <w:r w:rsidRPr="00575683">
              <w:rPr>
                <w:rFonts w:cs="Times New Roman" w:hint="eastAsia"/>
                <w:sz w:val="20"/>
                <w:szCs w:val="20"/>
              </w:rPr>
              <w:t xml:space="preserve"> </w:t>
            </w:r>
            <w:r w:rsidRPr="00575683">
              <w:rPr>
                <w:rFonts w:cs="Times New Roman" w:hint="eastAsia"/>
                <w:sz w:val="20"/>
                <w:szCs w:val="20"/>
              </w:rPr>
              <w:t>하였으며</w:t>
            </w:r>
            <w:r w:rsidRPr="00575683">
              <w:rPr>
                <w:rFonts w:cs="Times New Roman" w:hint="eastAsia"/>
                <w:sz w:val="20"/>
                <w:szCs w:val="20"/>
              </w:rPr>
              <w:t xml:space="preserve">, </w:t>
            </w:r>
            <w:r w:rsidRPr="00575683">
              <w:rPr>
                <w:rFonts w:cs="Times New Roman" w:hint="eastAsia"/>
                <w:sz w:val="20"/>
                <w:szCs w:val="20"/>
              </w:rPr>
              <w:t>일부</w:t>
            </w:r>
            <w:r w:rsidRPr="00575683">
              <w:rPr>
                <w:rFonts w:cs="Times New Roman" w:hint="eastAsia"/>
                <w:sz w:val="20"/>
                <w:szCs w:val="20"/>
              </w:rPr>
              <w:t xml:space="preserve"> </w:t>
            </w:r>
            <w:r>
              <w:rPr>
                <w:rFonts w:cs="Times New Roman" w:hint="eastAsia"/>
                <w:sz w:val="20"/>
                <w:szCs w:val="20"/>
              </w:rPr>
              <w:t>서비스</w:t>
            </w:r>
            <w:r w:rsidRPr="00575683">
              <w:rPr>
                <w:rFonts w:cs="Times New Roman" w:hint="eastAsia"/>
                <w:sz w:val="20"/>
                <w:szCs w:val="20"/>
              </w:rPr>
              <w:t>에</w:t>
            </w:r>
            <w:r w:rsidRPr="00575683">
              <w:rPr>
                <w:rFonts w:cs="Times New Roman" w:hint="eastAsia"/>
                <w:sz w:val="20"/>
                <w:szCs w:val="20"/>
              </w:rPr>
              <w:t xml:space="preserve"> </w:t>
            </w:r>
            <w:r w:rsidRPr="00575683">
              <w:rPr>
                <w:rFonts w:cs="Times New Roman" w:hint="eastAsia"/>
                <w:sz w:val="20"/>
                <w:szCs w:val="20"/>
              </w:rPr>
              <w:t>대하여</w:t>
            </w:r>
            <w:r w:rsidRPr="00575683">
              <w:rPr>
                <w:rFonts w:cs="Times New Roman" w:hint="eastAsia"/>
                <w:sz w:val="20"/>
                <w:szCs w:val="20"/>
              </w:rPr>
              <w:t xml:space="preserve"> </w:t>
            </w:r>
            <w:r w:rsidRPr="00575683">
              <w:rPr>
                <w:rFonts w:cs="Times New Roman" w:hint="eastAsia"/>
                <w:sz w:val="20"/>
                <w:szCs w:val="20"/>
              </w:rPr>
              <w:t>자체정산을</w:t>
            </w:r>
            <w:r w:rsidRPr="00575683">
              <w:rPr>
                <w:rFonts w:cs="Times New Roman" w:hint="eastAsia"/>
                <w:sz w:val="20"/>
                <w:szCs w:val="20"/>
              </w:rPr>
              <w:t xml:space="preserve"> </w:t>
            </w:r>
            <w:r w:rsidRPr="00575683">
              <w:rPr>
                <w:rFonts w:cs="Times New Roman" w:hint="eastAsia"/>
                <w:sz w:val="20"/>
                <w:szCs w:val="20"/>
              </w:rPr>
              <w:t>수행하고</w:t>
            </w:r>
            <w:r w:rsidRPr="00575683">
              <w:rPr>
                <w:rFonts w:cs="Times New Roman" w:hint="eastAsia"/>
                <w:sz w:val="20"/>
                <w:szCs w:val="20"/>
              </w:rPr>
              <w:t xml:space="preserve"> </w:t>
            </w:r>
            <w:r w:rsidRPr="00575683">
              <w:rPr>
                <w:rFonts w:cs="Times New Roman" w:hint="eastAsia"/>
                <w:sz w:val="20"/>
                <w:szCs w:val="20"/>
              </w:rPr>
              <w:t>있음</w:t>
            </w:r>
            <w:r w:rsidRPr="00575683">
              <w:rPr>
                <w:rFonts w:cs="Times New Roman" w:hint="eastAsia"/>
                <w:sz w:val="20"/>
                <w:szCs w:val="20"/>
              </w:rPr>
              <w:t>.</w:t>
            </w:r>
          </w:p>
          <w:p w14:paraId="6A07C634" w14:textId="2908DA39" w:rsidR="00061A1F" w:rsidRPr="00575683" w:rsidRDefault="00061A1F" w:rsidP="00061A1F">
            <w:pPr>
              <w:pStyle w:val="a8"/>
              <w:widowControl/>
              <w:numPr>
                <w:ilvl w:val="0"/>
                <w:numId w:val="2"/>
              </w:numPr>
              <w:spacing w:before="40" w:after="120" w:line="276" w:lineRule="auto"/>
              <w:rPr>
                <w:rFonts w:cs="Times New Roman"/>
                <w:sz w:val="20"/>
                <w:szCs w:val="20"/>
              </w:rPr>
            </w:pPr>
            <w:r w:rsidRPr="00575683">
              <w:rPr>
                <w:rFonts w:cs="Times New Roman" w:hint="eastAsia"/>
                <w:sz w:val="20"/>
                <w:szCs w:val="20"/>
              </w:rPr>
              <w:t>제공된</w:t>
            </w:r>
            <w:r w:rsidRPr="00575683">
              <w:rPr>
                <w:rFonts w:cs="Times New Roman" w:hint="eastAsia"/>
                <w:sz w:val="20"/>
                <w:szCs w:val="20"/>
              </w:rPr>
              <w:t xml:space="preserve"> </w:t>
            </w:r>
            <w:r w:rsidRPr="00575683">
              <w:rPr>
                <w:rFonts w:cs="Times New Roman" w:hint="eastAsia"/>
                <w:sz w:val="20"/>
                <w:szCs w:val="20"/>
              </w:rPr>
              <w:t>답변에</w:t>
            </w:r>
            <w:r w:rsidRPr="00575683">
              <w:rPr>
                <w:rFonts w:cs="Times New Roman" w:hint="eastAsia"/>
                <w:sz w:val="20"/>
                <w:szCs w:val="20"/>
              </w:rPr>
              <w:t xml:space="preserve"> </w:t>
            </w:r>
            <w:r w:rsidRPr="00575683">
              <w:rPr>
                <w:rFonts w:cs="Times New Roman" w:hint="eastAsia"/>
                <w:sz w:val="20"/>
                <w:szCs w:val="20"/>
              </w:rPr>
              <w:t>따르면</w:t>
            </w:r>
            <w:r w:rsidRPr="00575683">
              <w:rPr>
                <w:rFonts w:cs="Times New Roman" w:hint="eastAsia"/>
                <w:sz w:val="20"/>
                <w:szCs w:val="20"/>
              </w:rPr>
              <w:t xml:space="preserve">, </w:t>
            </w:r>
            <w:r w:rsidRPr="00575683">
              <w:rPr>
                <w:rFonts w:cs="Times New Roman" w:hint="eastAsia"/>
                <w:sz w:val="20"/>
                <w:szCs w:val="20"/>
              </w:rPr>
              <w:t>대상회사가</w:t>
            </w:r>
            <w:r w:rsidRPr="00575683">
              <w:rPr>
                <w:rFonts w:cs="Times New Roman" w:hint="eastAsia"/>
                <w:sz w:val="20"/>
                <w:szCs w:val="20"/>
              </w:rPr>
              <w:t xml:space="preserve"> 2017</w:t>
            </w:r>
            <w:r w:rsidRPr="00575683">
              <w:rPr>
                <w:rFonts w:cs="Times New Roman" w:hint="eastAsia"/>
                <w:sz w:val="20"/>
                <w:szCs w:val="20"/>
              </w:rPr>
              <w:t>년</w:t>
            </w:r>
            <w:r w:rsidRPr="00575683">
              <w:rPr>
                <w:rFonts w:cs="Times New Roman" w:hint="eastAsia"/>
                <w:sz w:val="20"/>
                <w:szCs w:val="20"/>
              </w:rPr>
              <w:t xml:space="preserve"> </w:t>
            </w:r>
            <w:r w:rsidRPr="00575683">
              <w:rPr>
                <w:rFonts w:cs="Times New Roman" w:hint="eastAsia"/>
                <w:sz w:val="20"/>
                <w:szCs w:val="20"/>
              </w:rPr>
              <w:t>이후</w:t>
            </w:r>
            <w:r w:rsidRPr="00575683">
              <w:rPr>
                <w:rFonts w:cs="Times New Roman" w:hint="eastAsia"/>
                <w:sz w:val="20"/>
                <w:szCs w:val="20"/>
              </w:rPr>
              <w:t xml:space="preserve"> </w:t>
            </w:r>
            <w:r w:rsidRPr="00575683">
              <w:rPr>
                <w:rFonts w:cs="Times New Roman" w:hint="eastAsia"/>
                <w:sz w:val="20"/>
                <w:szCs w:val="20"/>
              </w:rPr>
              <w:t>금융관계법령</w:t>
            </w:r>
            <w:r>
              <w:rPr>
                <w:rFonts w:cs="Times New Roman" w:hint="eastAsia"/>
                <w:sz w:val="20"/>
                <w:szCs w:val="20"/>
              </w:rPr>
              <w:t>(</w:t>
            </w:r>
            <w:r>
              <w:rPr>
                <w:rFonts w:cs="Times New Roman" w:hint="eastAsia"/>
                <w:sz w:val="20"/>
                <w:szCs w:val="20"/>
              </w:rPr>
              <w:t>특정금융정보법</w:t>
            </w:r>
            <w:r>
              <w:rPr>
                <w:rFonts w:cs="Times New Roman" w:hint="eastAsia"/>
                <w:sz w:val="20"/>
                <w:szCs w:val="20"/>
              </w:rPr>
              <w:t xml:space="preserve"> </w:t>
            </w:r>
            <w:r>
              <w:rPr>
                <w:rFonts w:cs="Times New Roman" w:hint="eastAsia"/>
                <w:sz w:val="20"/>
                <w:szCs w:val="20"/>
              </w:rPr>
              <w:t>포함</w:t>
            </w:r>
            <w:r>
              <w:rPr>
                <w:rFonts w:cs="Times New Roman" w:hint="eastAsia"/>
                <w:sz w:val="20"/>
                <w:szCs w:val="20"/>
              </w:rPr>
              <w:t>)</w:t>
            </w:r>
            <w:r w:rsidRPr="00575683">
              <w:rPr>
                <w:rFonts w:cs="Times New Roman" w:hint="eastAsia"/>
                <w:sz w:val="20"/>
                <w:szCs w:val="20"/>
              </w:rPr>
              <w:t>을</w:t>
            </w:r>
            <w:r w:rsidRPr="00575683">
              <w:rPr>
                <w:rFonts w:cs="Times New Roman" w:hint="eastAsia"/>
                <w:sz w:val="20"/>
                <w:szCs w:val="20"/>
              </w:rPr>
              <w:t xml:space="preserve"> </w:t>
            </w:r>
            <w:r w:rsidRPr="00575683">
              <w:rPr>
                <w:rFonts w:cs="Times New Roman" w:hint="eastAsia"/>
                <w:sz w:val="20"/>
                <w:szCs w:val="20"/>
              </w:rPr>
              <w:t>위반하여</w:t>
            </w:r>
            <w:r w:rsidRPr="00575683">
              <w:rPr>
                <w:rFonts w:cs="Times New Roman" w:hint="eastAsia"/>
                <w:sz w:val="20"/>
                <w:szCs w:val="20"/>
              </w:rPr>
              <w:t xml:space="preserve"> </w:t>
            </w:r>
            <w:r w:rsidRPr="00575683">
              <w:rPr>
                <w:rFonts w:cs="Times New Roman" w:hint="eastAsia"/>
                <w:sz w:val="20"/>
                <w:szCs w:val="20"/>
              </w:rPr>
              <w:t>벌금형</w:t>
            </w:r>
            <w:r w:rsidRPr="00575683">
              <w:rPr>
                <w:rFonts w:cs="Times New Roman" w:hint="eastAsia"/>
                <w:sz w:val="20"/>
                <w:szCs w:val="20"/>
              </w:rPr>
              <w:t xml:space="preserve"> </w:t>
            </w:r>
            <w:r w:rsidRPr="00575683">
              <w:rPr>
                <w:rFonts w:cs="Times New Roman" w:hint="eastAsia"/>
                <w:sz w:val="20"/>
                <w:szCs w:val="20"/>
              </w:rPr>
              <w:t>이상의</w:t>
            </w:r>
            <w:r w:rsidRPr="00575683">
              <w:rPr>
                <w:rFonts w:cs="Times New Roman" w:hint="eastAsia"/>
                <w:sz w:val="20"/>
                <w:szCs w:val="20"/>
              </w:rPr>
              <w:t xml:space="preserve"> </w:t>
            </w:r>
            <w:r w:rsidRPr="00575683">
              <w:rPr>
                <w:rFonts w:cs="Times New Roman" w:hint="eastAsia"/>
                <w:sz w:val="20"/>
                <w:szCs w:val="20"/>
              </w:rPr>
              <w:t>처벌을</w:t>
            </w:r>
            <w:r w:rsidRPr="00575683">
              <w:rPr>
                <w:rFonts w:cs="Times New Roman" w:hint="eastAsia"/>
                <w:sz w:val="20"/>
                <w:szCs w:val="20"/>
              </w:rPr>
              <w:t xml:space="preserve"> </w:t>
            </w:r>
            <w:r w:rsidRPr="00575683">
              <w:rPr>
                <w:rFonts w:cs="Times New Roman" w:hint="eastAsia"/>
                <w:sz w:val="20"/>
                <w:szCs w:val="20"/>
              </w:rPr>
              <w:t>받은</w:t>
            </w:r>
            <w:r w:rsidRPr="00575683">
              <w:rPr>
                <w:rFonts w:cs="Times New Roman" w:hint="eastAsia"/>
                <w:sz w:val="20"/>
                <w:szCs w:val="20"/>
              </w:rPr>
              <w:t xml:space="preserve"> </w:t>
            </w:r>
            <w:r w:rsidRPr="00575683">
              <w:rPr>
                <w:rFonts w:cs="Times New Roman" w:hint="eastAsia"/>
                <w:sz w:val="20"/>
                <w:szCs w:val="20"/>
              </w:rPr>
              <w:t>사실이</w:t>
            </w:r>
            <w:r w:rsidRPr="00575683">
              <w:rPr>
                <w:rFonts w:cs="Times New Roman" w:hint="eastAsia"/>
                <w:sz w:val="20"/>
                <w:szCs w:val="20"/>
              </w:rPr>
              <w:t xml:space="preserve"> </w:t>
            </w:r>
            <w:r w:rsidRPr="00575683">
              <w:rPr>
                <w:rFonts w:cs="Times New Roman" w:hint="eastAsia"/>
                <w:sz w:val="20"/>
                <w:szCs w:val="20"/>
              </w:rPr>
              <w:t>있거나</w:t>
            </w:r>
            <w:r w:rsidRPr="00575683">
              <w:rPr>
                <w:rFonts w:cs="Times New Roman" w:hint="eastAsia"/>
                <w:sz w:val="20"/>
                <w:szCs w:val="20"/>
              </w:rPr>
              <w:t xml:space="preserve">, </w:t>
            </w:r>
            <w:r w:rsidRPr="00575683">
              <w:rPr>
                <w:rFonts w:cs="Times New Roman" w:hint="eastAsia"/>
                <w:sz w:val="20"/>
                <w:szCs w:val="20"/>
              </w:rPr>
              <w:t>금융감독원으로부터</w:t>
            </w:r>
            <w:r w:rsidRPr="00575683">
              <w:rPr>
                <w:rFonts w:cs="Times New Roman" w:hint="eastAsia"/>
                <w:sz w:val="20"/>
                <w:szCs w:val="20"/>
              </w:rPr>
              <w:t xml:space="preserve"> </w:t>
            </w:r>
            <w:r w:rsidRPr="00575683">
              <w:rPr>
                <w:rFonts w:cs="Times New Roman" w:hint="eastAsia"/>
                <w:sz w:val="20"/>
                <w:szCs w:val="20"/>
              </w:rPr>
              <w:t>조사를</w:t>
            </w:r>
            <w:r w:rsidRPr="00575683">
              <w:rPr>
                <w:rFonts w:cs="Times New Roman" w:hint="eastAsia"/>
                <w:sz w:val="20"/>
                <w:szCs w:val="20"/>
              </w:rPr>
              <w:t xml:space="preserve"> </w:t>
            </w:r>
            <w:r w:rsidRPr="00575683">
              <w:rPr>
                <w:rFonts w:cs="Times New Roman" w:hint="eastAsia"/>
                <w:sz w:val="20"/>
                <w:szCs w:val="20"/>
              </w:rPr>
              <w:t>받거나</w:t>
            </w:r>
            <w:r w:rsidRPr="00575683">
              <w:rPr>
                <w:rFonts w:cs="Times New Roman" w:hint="eastAsia"/>
                <w:sz w:val="20"/>
                <w:szCs w:val="20"/>
              </w:rPr>
              <w:t xml:space="preserve">, </w:t>
            </w:r>
            <w:r w:rsidRPr="00575683">
              <w:rPr>
                <w:rFonts w:cs="Times New Roman" w:hint="eastAsia"/>
                <w:sz w:val="20"/>
                <w:szCs w:val="20"/>
              </w:rPr>
              <w:t>시정명령</w:t>
            </w:r>
            <w:r w:rsidRPr="00575683">
              <w:rPr>
                <w:rFonts w:cs="Times New Roman" w:hint="eastAsia"/>
                <w:sz w:val="20"/>
                <w:szCs w:val="20"/>
              </w:rPr>
              <w:t xml:space="preserve"> </w:t>
            </w:r>
            <w:r w:rsidRPr="00575683">
              <w:rPr>
                <w:rFonts w:cs="Times New Roman" w:hint="eastAsia"/>
                <w:sz w:val="20"/>
                <w:szCs w:val="20"/>
              </w:rPr>
              <w:t>등</w:t>
            </w:r>
            <w:r w:rsidRPr="00575683">
              <w:rPr>
                <w:rFonts w:cs="Times New Roman" w:hint="eastAsia"/>
                <w:sz w:val="20"/>
                <w:szCs w:val="20"/>
              </w:rPr>
              <w:t xml:space="preserve"> </w:t>
            </w:r>
            <w:r w:rsidRPr="00575683">
              <w:rPr>
                <w:rFonts w:cs="Times New Roman" w:hint="eastAsia"/>
                <w:sz w:val="20"/>
                <w:szCs w:val="20"/>
              </w:rPr>
              <w:t>제재를</w:t>
            </w:r>
            <w:r w:rsidRPr="00575683">
              <w:rPr>
                <w:rFonts w:cs="Times New Roman" w:hint="eastAsia"/>
                <w:sz w:val="20"/>
                <w:szCs w:val="20"/>
              </w:rPr>
              <w:t xml:space="preserve"> </w:t>
            </w:r>
            <w:r w:rsidRPr="00575683">
              <w:rPr>
                <w:rFonts w:cs="Times New Roman" w:hint="eastAsia"/>
                <w:sz w:val="20"/>
                <w:szCs w:val="20"/>
              </w:rPr>
              <w:t>받은</w:t>
            </w:r>
            <w:r w:rsidRPr="00575683">
              <w:rPr>
                <w:rFonts w:cs="Times New Roman" w:hint="eastAsia"/>
                <w:sz w:val="20"/>
                <w:szCs w:val="20"/>
              </w:rPr>
              <w:t xml:space="preserve"> </w:t>
            </w:r>
            <w:r w:rsidRPr="00575683">
              <w:rPr>
                <w:rFonts w:cs="Times New Roman" w:hint="eastAsia"/>
                <w:sz w:val="20"/>
                <w:szCs w:val="20"/>
              </w:rPr>
              <w:t>사실이</w:t>
            </w:r>
            <w:r w:rsidRPr="00575683">
              <w:rPr>
                <w:rFonts w:cs="Times New Roman" w:hint="eastAsia"/>
                <w:sz w:val="20"/>
                <w:szCs w:val="20"/>
              </w:rPr>
              <w:t xml:space="preserve"> </w:t>
            </w:r>
            <w:r w:rsidR="00D414D3">
              <w:rPr>
                <w:rFonts w:cs="Times New Roman" w:hint="eastAsia"/>
                <w:sz w:val="20"/>
                <w:szCs w:val="20"/>
              </w:rPr>
              <w:t>없으며</w:t>
            </w:r>
            <w:r w:rsidR="00D414D3">
              <w:rPr>
                <w:rFonts w:cs="Times New Roman" w:hint="eastAsia"/>
                <w:sz w:val="20"/>
                <w:szCs w:val="20"/>
              </w:rPr>
              <w:t xml:space="preserve">, </w:t>
            </w:r>
            <w:r w:rsidR="00D414D3">
              <w:rPr>
                <w:rFonts w:cs="Times New Roman" w:hint="eastAsia"/>
                <w:sz w:val="20"/>
                <w:szCs w:val="20"/>
              </w:rPr>
              <w:t>대상회사는</w:t>
            </w:r>
            <w:r w:rsidR="00D414D3">
              <w:rPr>
                <w:rFonts w:cs="Times New Roman" w:hint="eastAsia"/>
                <w:sz w:val="20"/>
                <w:szCs w:val="20"/>
              </w:rPr>
              <w:t xml:space="preserve"> </w:t>
            </w:r>
            <w:r w:rsidR="00D414D3">
              <w:rPr>
                <w:rFonts w:cs="Times New Roman" w:hint="eastAsia"/>
                <w:sz w:val="20"/>
                <w:szCs w:val="20"/>
              </w:rPr>
              <w:t>전자금융거래와</w:t>
            </w:r>
            <w:r w:rsidR="00D414D3">
              <w:rPr>
                <w:rFonts w:cs="Times New Roman" w:hint="eastAsia"/>
                <w:sz w:val="20"/>
                <w:szCs w:val="20"/>
              </w:rPr>
              <w:t xml:space="preserve"> </w:t>
            </w:r>
            <w:r w:rsidR="00D414D3">
              <w:rPr>
                <w:rFonts w:cs="Times New Roman" w:hint="eastAsia"/>
                <w:sz w:val="20"/>
                <w:szCs w:val="20"/>
              </w:rPr>
              <w:t>관련해서</w:t>
            </w:r>
            <w:r w:rsidR="00D414D3">
              <w:rPr>
                <w:rFonts w:cs="Times New Roman" w:hint="eastAsia"/>
                <w:sz w:val="20"/>
                <w:szCs w:val="20"/>
              </w:rPr>
              <w:t xml:space="preserve"> </w:t>
            </w:r>
            <w:r w:rsidR="00D414D3">
              <w:rPr>
                <w:rFonts w:cs="Times New Roman" w:hint="eastAsia"/>
                <w:sz w:val="20"/>
                <w:szCs w:val="20"/>
              </w:rPr>
              <w:t>클라우드컴퓨팅</w:t>
            </w:r>
            <w:r w:rsidR="00D414D3">
              <w:rPr>
                <w:rFonts w:cs="Times New Roman" w:hint="eastAsia"/>
                <w:sz w:val="20"/>
                <w:szCs w:val="20"/>
              </w:rPr>
              <w:t xml:space="preserve"> </w:t>
            </w:r>
            <w:r w:rsidR="00D414D3">
              <w:rPr>
                <w:rFonts w:cs="Times New Roman" w:hint="eastAsia"/>
                <w:sz w:val="20"/>
                <w:szCs w:val="20"/>
              </w:rPr>
              <w:t>서비스를</w:t>
            </w:r>
            <w:r w:rsidR="00D414D3">
              <w:rPr>
                <w:rFonts w:cs="Times New Roman" w:hint="eastAsia"/>
                <w:sz w:val="20"/>
                <w:szCs w:val="20"/>
              </w:rPr>
              <w:t xml:space="preserve"> </w:t>
            </w:r>
            <w:r w:rsidR="00D414D3">
              <w:rPr>
                <w:rFonts w:cs="Times New Roman" w:hint="eastAsia"/>
                <w:sz w:val="20"/>
                <w:szCs w:val="20"/>
              </w:rPr>
              <w:t>이용하고</w:t>
            </w:r>
            <w:r w:rsidR="00D414D3">
              <w:rPr>
                <w:rFonts w:cs="Times New Roman" w:hint="eastAsia"/>
                <w:sz w:val="20"/>
                <w:szCs w:val="20"/>
              </w:rPr>
              <w:t xml:space="preserve"> </w:t>
            </w:r>
            <w:r w:rsidR="00D414D3">
              <w:rPr>
                <w:rFonts w:cs="Times New Roman" w:hint="eastAsia"/>
                <w:sz w:val="20"/>
                <w:szCs w:val="20"/>
              </w:rPr>
              <w:t>있지</w:t>
            </w:r>
            <w:r w:rsidR="00D414D3">
              <w:rPr>
                <w:rFonts w:cs="Times New Roman" w:hint="eastAsia"/>
                <w:sz w:val="20"/>
                <w:szCs w:val="20"/>
              </w:rPr>
              <w:t xml:space="preserve"> </w:t>
            </w:r>
            <w:r w:rsidR="00D414D3">
              <w:rPr>
                <w:rFonts w:cs="Times New Roman" w:hint="eastAsia"/>
                <w:sz w:val="20"/>
                <w:szCs w:val="20"/>
              </w:rPr>
              <w:t>않아</w:t>
            </w:r>
            <w:r w:rsidR="00D414D3">
              <w:rPr>
                <w:rFonts w:cs="Times New Roman" w:hint="eastAsia"/>
                <w:sz w:val="20"/>
                <w:szCs w:val="20"/>
              </w:rPr>
              <w:t xml:space="preserve"> </w:t>
            </w:r>
            <w:r w:rsidR="00D414D3">
              <w:rPr>
                <w:rFonts w:cs="Times New Roman" w:hint="eastAsia"/>
                <w:sz w:val="20"/>
                <w:szCs w:val="20"/>
              </w:rPr>
              <w:t>클라우드</w:t>
            </w:r>
            <w:r w:rsidR="00D414D3">
              <w:rPr>
                <w:rFonts w:cs="Times New Roman" w:hint="eastAsia"/>
                <w:sz w:val="20"/>
                <w:szCs w:val="20"/>
              </w:rPr>
              <w:t xml:space="preserve"> </w:t>
            </w:r>
            <w:r w:rsidR="00D414D3">
              <w:rPr>
                <w:rFonts w:cs="Times New Roman" w:hint="eastAsia"/>
                <w:sz w:val="20"/>
                <w:szCs w:val="20"/>
              </w:rPr>
              <w:t>서비스</w:t>
            </w:r>
            <w:r w:rsidR="00D414D3">
              <w:rPr>
                <w:rFonts w:cs="Times New Roman" w:hint="eastAsia"/>
                <w:sz w:val="20"/>
                <w:szCs w:val="20"/>
              </w:rPr>
              <w:t xml:space="preserve"> </w:t>
            </w:r>
            <w:r w:rsidR="00D414D3">
              <w:rPr>
                <w:rFonts w:cs="Times New Roman" w:hint="eastAsia"/>
                <w:sz w:val="20"/>
                <w:szCs w:val="20"/>
              </w:rPr>
              <w:t>이용보고의</w:t>
            </w:r>
            <w:r w:rsidR="00D414D3">
              <w:rPr>
                <w:rFonts w:cs="Times New Roman" w:hint="eastAsia"/>
                <w:sz w:val="20"/>
                <w:szCs w:val="20"/>
              </w:rPr>
              <w:t xml:space="preserve"> </w:t>
            </w:r>
            <w:r w:rsidR="00D414D3">
              <w:rPr>
                <w:rFonts w:cs="Times New Roman" w:hint="eastAsia"/>
                <w:sz w:val="20"/>
                <w:szCs w:val="20"/>
              </w:rPr>
              <w:t>대상이</w:t>
            </w:r>
            <w:r w:rsidR="00D414D3">
              <w:rPr>
                <w:rFonts w:cs="Times New Roman" w:hint="eastAsia"/>
                <w:sz w:val="20"/>
                <w:szCs w:val="20"/>
              </w:rPr>
              <w:t xml:space="preserve"> </w:t>
            </w:r>
            <w:r w:rsidR="00D414D3">
              <w:rPr>
                <w:rFonts w:cs="Times New Roman" w:hint="eastAsia"/>
                <w:sz w:val="20"/>
                <w:szCs w:val="20"/>
              </w:rPr>
              <w:t>아니라고</w:t>
            </w:r>
            <w:r w:rsidR="00D414D3">
              <w:rPr>
                <w:rFonts w:cs="Times New Roman" w:hint="eastAsia"/>
                <w:sz w:val="20"/>
                <w:szCs w:val="20"/>
              </w:rPr>
              <w:t xml:space="preserve"> </w:t>
            </w:r>
            <w:r w:rsidR="00D414D3">
              <w:rPr>
                <w:rFonts w:cs="Times New Roman" w:hint="eastAsia"/>
                <w:sz w:val="20"/>
                <w:szCs w:val="20"/>
              </w:rPr>
              <w:t>함</w:t>
            </w:r>
            <w:r w:rsidR="00D414D3">
              <w:rPr>
                <w:rFonts w:cs="Times New Roman" w:hint="eastAsia"/>
                <w:sz w:val="20"/>
                <w:szCs w:val="20"/>
              </w:rPr>
              <w:t>.</w:t>
            </w:r>
          </w:p>
          <w:p w14:paraId="3B7047FF" w14:textId="4CB84EC5" w:rsidR="00061A1F" w:rsidRPr="00BA7172" w:rsidRDefault="00061A1F" w:rsidP="00D95DA4">
            <w:pPr>
              <w:pStyle w:val="a8"/>
              <w:widowControl/>
              <w:numPr>
                <w:ilvl w:val="0"/>
                <w:numId w:val="2"/>
              </w:numPr>
              <w:spacing w:before="40" w:after="120" w:line="276" w:lineRule="auto"/>
              <w:rPr>
                <w:rFonts w:cs="Times New Roman"/>
                <w:sz w:val="20"/>
                <w:szCs w:val="20"/>
              </w:rPr>
            </w:pPr>
            <w:r w:rsidRPr="00575683">
              <w:rPr>
                <w:rFonts w:cs="Times New Roman" w:hint="eastAsia"/>
                <w:sz w:val="20"/>
                <w:szCs w:val="20"/>
              </w:rPr>
              <w:t>다만</w:t>
            </w:r>
            <w:r w:rsidRPr="00575683">
              <w:rPr>
                <w:rFonts w:cs="Times New Roman" w:hint="eastAsia"/>
                <w:sz w:val="20"/>
                <w:szCs w:val="20"/>
              </w:rPr>
              <w:t xml:space="preserve">, </w:t>
            </w:r>
            <w:r w:rsidRPr="00575683">
              <w:rPr>
                <w:rFonts w:cs="Times New Roman" w:hint="eastAsia"/>
                <w:sz w:val="20"/>
                <w:szCs w:val="20"/>
              </w:rPr>
              <w:t>대상회사가</w:t>
            </w:r>
            <w:r w:rsidRPr="00575683">
              <w:rPr>
                <w:rFonts w:cs="Times New Roman" w:hint="eastAsia"/>
                <w:sz w:val="20"/>
                <w:szCs w:val="20"/>
              </w:rPr>
              <w:t xml:space="preserve"> </w:t>
            </w:r>
            <w:r w:rsidRPr="00575683">
              <w:rPr>
                <w:rFonts w:cs="Times New Roman" w:hint="eastAsia"/>
                <w:sz w:val="20"/>
                <w:szCs w:val="20"/>
              </w:rPr>
              <w:t>제공한</w:t>
            </w:r>
            <w:r w:rsidRPr="00575683">
              <w:rPr>
                <w:rFonts w:cs="Times New Roman" w:hint="eastAsia"/>
                <w:sz w:val="20"/>
                <w:szCs w:val="20"/>
              </w:rPr>
              <w:t xml:space="preserve"> </w:t>
            </w:r>
            <w:r>
              <w:rPr>
                <w:rFonts w:cs="Times New Roman" w:hint="eastAsia"/>
                <w:sz w:val="20"/>
                <w:szCs w:val="20"/>
              </w:rPr>
              <w:t>자료</w:t>
            </w:r>
            <w:r w:rsidRPr="00575683">
              <w:rPr>
                <w:rFonts w:cs="Times New Roman" w:hint="eastAsia"/>
                <w:sz w:val="20"/>
                <w:szCs w:val="20"/>
              </w:rPr>
              <w:t>에</w:t>
            </w:r>
            <w:r w:rsidRPr="00575683">
              <w:rPr>
                <w:rFonts w:cs="Times New Roman" w:hint="eastAsia"/>
                <w:sz w:val="20"/>
                <w:szCs w:val="20"/>
              </w:rPr>
              <w:t xml:space="preserve"> </w:t>
            </w:r>
            <w:r w:rsidRPr="00575683">
              <w:rPr>
                <w:rFonts w:cs="Times New Roman" w:hint="eastAsia"/>
                <w:sz w:val="20"/>
                <w:szCs w:val="20"/>
              </w:rPr>
              <w:t>따르면</w:t>
            </w:r>
            <w:r w:rsidRPr="00575683">
              <w:rPr>
                <w:rFonts w:cs="Times New Roman" w:hint="eastAsia"/>
                <w:sz w:val="20"/>
                <w:szCs w:val="20"/>
              </w:rPr>
              <w:t xml:space="preserve">, </w:t>
            </w:r>
            <w:r>
              <w:rPr>
                <w:rFonts w:cs="Times New Roman" w:hint="eastAsia"/>
                <w:sz w:val="20"/>
                <w:szCs w:val="20"/>
              </w:rPr>
              <w:t>대상회사의</w:t>
            </w:r>
            <w:r w:rsidRPr="00575683">
              <w:rPr>
                <w:rFonts w:cs="Times New Roman" w:hint="eastAsia"/>
                <w:sz w:val="20"/>
                <w:szCs w:val="20"/>
              </w:rPr>
              <w:t xml:space="preserve"> </w:t>
            </w:r>
            <w:r w:rsidRPr="00575683">
              <w:rPr>
                <w:rFonts w:cs="Times New Roman" w:hint="eastAsia"/>
                <w:sz w:val="20"/>
                <w:szCs w:val="20"/>
              </w:rPr>
              <w:t>전자금융사고</w:t>
            </w:r>
            <w:r w:rsidRPr="00575683">
              <w:rPr>
                <w:rFonts w:cs="Times New Roman" w:hint="eastAsia"/>
                <w:sz w:val="20"/>
                <w:szCs w:val="20"/>
              </w:rPr>
              <w:t xml:space="preserve"> </w:t>
            </w:r>
            <w:r w:rsidRPr="00575683">
              <w:rPr>
                <w:rFonts w:cs="Times New Roman" w:hint="eastAsia"/>
                <w:sz w:val="20"/>
                <w:szCs w:val="20"/>
              </w:rPr>
              <w:t>책임이행을</w:t>
            </w:r>
            <w:r w:rsidRPr="00575683">
              <w:rPr>
                <w:rFonts w:cs="Times New Roman" w:hint="eastAsia"/>
                <w:sz w:val="20"/>
                <w:szCs w:val="20"/>
              </w:rPr>
              <w:t xml:space="preserve"> </w:t>
            </w:r>
            <w:r w:rsidRPr="00575683">
              <w:rPr>
                <w:rFonts w:cs="Times New Roman" w:hint="eastAsia"/>
                <w:sz w:val="20"/>
                <w:szCs w:val="20"/>
              </w:rPr>
              <w:t>위한</w:t>
            </w:r>
            <w:r w:rsidRPr="00575683">
              <w:rPr>
                <w:rFonts w:cs="Times New Roman" w:hint="eastAsia"/>
                <w:sz w:val="20"/>
                <w:szCs w:val="20"/>
              </w:rPr>
              <w:t xml:space="preserve"> </w:t>
            </w:r>
            <w:r w:rsidRPr="00575683">
              <w:rPr>
                <w:rFonts w:cs="Times New Roman" w:hint="eastAsia"/>
                <w:sz w:val="20"/>
                <w:szCs w:val="20"/>
              </w:rPr>
              <w:t>보험</w:t>
            </w:r>
            <w:r w:rsidRPr="00575683">
              <w:rPr>
                <w:rFonts w:cs="Times New Roman" w:hint="eastAsia"/>
                <w:sz w:val="20"/>
                <w:szCs w:val="20"/>
              </w:rPr>
              <w:t xml:space="preserve"> </w:t>
            </w:r>
            <w:r w:rsidRPr="00575683">
              <w:rPr>
                <w:rFonts w:cs="Times New Roman" w:hint="eastAsia"/>
                <w:sz w:val="20"/>
                <w:szCs w:val="20"/>
              </w:rPr>
              <w:t>가입</w:t>
            </w:r>
            <w:r w:rsidRPr="00575683">
              <w:rPr>
                <w:rFonts w:cs="Times New Roman" w:hint="eastAsia"/>
                <w:sz w:val="20"/>
                <w:szCs w:val="20"/>
              </w:rPr>
              <w:t xml:space="preserve"> </w:t>
            </w:r>
            <w:r w:rsidRPr="00575683">
              <w:rPr>
                <w:rFonts w:cs="Times New Roman" w:hint="eastAsia"/>
                <w:sz w:val="20"/>
                <w:szCs w:val="20"/>
              </w:rPr>
              <w:t>금액이</w:t>
            </w:r>
            <w:r w:rsidRPr="00575683">
              <w:rPr>
                <w:rFonts w:cs="Times New Roman" w:hint="eastAsia"/>
                <w:sz w:val="20"/>
                <w:szCs w:val="20"/>
              </w:rPr>
              <w:t xml:space="preserve"> </w:t>
            </w:r>
            <w:r w:rsidRPr="00575683">
              <w:rPr>
                <w:rFonts w:cs="Times New Roman" w:hint="eastAsia"/>
                <w:sz w:val="20"/>
                <w:szCs w:val="20"/>
              </w:rPr>
              <w:t>부족함</w:t>
            </w:r>
            <w:r>
              <w:rPr>
                <w:rFonts w:cs="Times New Roman" w:hint="eastAsia"/>
                <w:sz w:val="20"/>
                <w:szCs w:val="20"/>
              </w:rPr>
              <w:t>(</w:t>
            </w:r>
            <w:r w:rsidRPr="00575683">
              <w:rPr>
                <w:rFonts w:cs="Times New Roman" w:hint="eastAsia"/>
                <w:sz w:val="20"/>
                <w:szCs w:val="20"/>
              </w:rPr>
              <w:t>보상한도</w:t>
            </w:r>
            <w:r w:rsidR="00D414D3">
              <w:rPr>
                <w:rFonts w:cs="Times New Roman" w:hint="eastAsia"/>
                <w:sz w:val="20"/>
                <w:szCs w:val="20"/>
              </w:rPr>
              <w:t>가</w:t>
            </w:r>
            <w:r w:rsidRPr="00575683">
              <w:rPr>
                <w:rFonts w:cs="Times New Roman" w:hint="eastAsia"/>
                <w:sz w:val="20"/>
                <w:szCs w:val="20"/>
              </w:rPr>
              <w:t xml:space="preserve"> </w:t>
            </w:r>
            <w:r w:rsidRPr="00575683">
              <w:rPr>
                <w:rFonts w:cs="Times New Roman" w:hint="eastAsia"/>
                <w:sz w:val="20"/>
                <w:szCs w:val="20"/>
              </w:rPr>
              <w:t>총</w:t>
            </w:r>
            <w:r w:rsidR="00D414D3">
              <w:rPr>
                <w:rFonts w:cs="Times New Roman" w:hint="eastAsia"/>
                <w:sz w:val="20"/>
                <w:szCs w:val="20"/>
              </w:rPr>
              <w:t xml:space="preserve"> </w:t>
            </w:r>
            <w:r w:rsidRPr="00575683">
              <w:rPr>
                <w:rFonts w:cs="Times New Roman" w:hint="eastAsia"/>
                <w:sz w:val="20"/>
                <w:szCs w:val="20"/>
              </w:rPr>
              <w:t>2</w:t>
            </w:r>
            <w:r w:rsidRPr="00575683">
              <w:rPr>
                <w:rFonts w:cs="Times New Roman" w:hint="eastAsia"/>
                <w:sz w:val="20"/>
                <w:szCs w:val="20"/>
              </w:rPr>
              <w:t>억원</w:t>
            </w:r>
            <w:r w:rsidRPr="00575683">
              <w:rPr>
                <w:rFonts w:cs="Times New Roman" w:hint="eastAsia"/>
                <w:sz w:val="20"/>
                <w:szCs w:val="20"/>
              </w:rPr>
              <w:t xml:space="preserve"> </w:t>
            </w:r>
            <w:r w:rsidRPr="00575683">
              <w:rPr>
                <w:rFonts w:cs="Times New Roman" w:hint="eastAsia"/>
                <w:sz w:val="20"/>
                <w:szCs w:val="20"/>
              </w:rPr>
              <w:t>이상이어야</w:t>
            </w:r>
            <w:r w:rsidRPr="00575683">
              <w:rPr>
                <w:rFonts w:cs="Times New Roman" w:hint="eastAsia"/>
                <w:sz w:val="20"/>
                <w:szCs w:val="20"/>
              </w:rPr>
              <w:t xml:space="preserve"> </w:t>
            </w:r>
            <w:r w:rsidR="007D2A86">
              <w:rPr>
                <w:rFonts w:cs="Times New Roman" w:hint="eastAsia"/>
                <w:sz w:val="20"/>
                <w:szCs w:val="20"/>
              </w:rPr>
              <w:t>하</w:t>
            </w:r>
            <w:r w:rsidRPr="00575683">
              <w:rPr>
                <w:rFonts w:cs="Times New Roman" w:hint="eastAsia"/>
                <w:sz w:val="20"/>
                <w:szCs w:val="20"/>
              </w:rPr>
              <w:t>나</w:t>
            </w:r>
            <w:r w:rsidRPr="00575683">
              <w:rPr>
                <w:rFonts w:cs="Times New Roman" w:hint="eastAsia"/>
                <w:sz w:val="20"/>
                <w:szCs w:val="20"/>
              </w:rPr>
              <w:t xml:space="preserve">, </w:t>
            </w:r>
            <w:r w:rsidRPr="00575683">
              <w:rPr>
                <w:rFonts w:cs="Times New Roman" w:hint="eastAsia"/>
                <w:sz w:val="20"/>
                <w:szCs w:val="20"/>
              </w:rPr>
              <w:t>현재</w:t>
            </w:r>
            <w:r w:rsidRPr="00575683">
              <w:rPr>
                <w:rFonts w:cs="Times New Roman" w:hint="eastAsia"/>
                <w:sz w:val="20"/>
                <w:szCs w:val="20"/>
              </w:rPr>
              <w:t xml:space="preserve"> 1</w:t>
            </w:r>
            <w:r w:rsidRPr="00575683">
              <w:rPr>
                <w:rFonts w:cs="Times New Roman" w:hint="eastAsia"/>
                <w:sz w:val="20"/>
                <w:szCs w:val="20"/>
              </w:rPr>
              <w:t>억원</w:t>
            </w:r>
            <w:r w:rsidR="00D414D3">
              <w:rPr>
                <w:rFonts w:cs="Times New Roman" w:hint="eastAsia"/>
                <w:sz w:val="20"/>
                <w:szCs w:val="20"/>
              </w:rPr>
              <w:t>으로</w:t>
            </w:r>
            <w:r w:rsidR="00D414D3">
              <w:rPr>
                <w:rFonts w:cs="Times New Roman" w:hint="eastAsia"/>
                <w:sz w:val="20"/>
                <w:szCs w:val="20"/>
              </w:rPr>
              <w:t xml:space="preserve"> </w:t>
            </w:r>
            <w:r w:rsidR="00D414D3">
              <w:rPr>
                <w:rFonts w:cs="Times New Roman" w:hint="eastAsia"/>
                <w:sz w:val="20"/>
                <w:szCs w:val="20"/>
              </w:rPr>
              <w:t>설정되어</w:t>
            </w:r>
            <w:r w:rsidR="00D414D3">
              <w:rPr>
                <w:rFonts w:cs="Times New Roman" w:hint="eastAsia"/>
                <w:sz w:val="20"/>
                <w:szCs w:val="20"/>
              </w:rPr>
              <w:t xml:space="preserve"> </w:t>
            </w:r>
            <w:r w:rsidR="00D414D3">
              <w:rPr>
                <w:rFonts w:cs="Times New Roman" w:hint="eastAsia"/>
                <w:sz w:val="20"/>
                <w:szCs w:val="20"/>
              </w:rPr>
              <w:t>있음</w:t>
            </w:r>
            <w:r>
              <w:rPr>
                <w:rFonts w:cs="Times New Roman" w:hint="eastAsia"/>
                <w:sz w:val="20"/>
                <w:szCs w:val="20"/>
              </w:rPr>
              <w:t>).</w:t>
            </w:r>
          </w:p>
        </w:tc>
        <w:tc>
          <w:tcPr>
            <w:tcW w:w="26" w:type="pct"/>
            <w:tcBorders>
              <w:top w:val="nil"/>
              <w:bottom w:val="nil"/>
            </w:tcBorders>
          </w:tcPr>
          <w:p w14:paraId="5D86C54C" w14:textId="77777777" w:rsidR="00061A1F" w:rsidRPr="009A2958" w:rsidRDefault="00061A1F" w:rsidP="00061A1F">
            <w:pPr>
              <w:widowControl/>
              <w:spacing w:before="40" w:after="120" w:line="276" w:lineRule="auto"/>
              <w:rPr>
                <w:rFonts w:cs="Times New Roman"/>
                <w:sz w:val="20"/>
                <w:szCs w:val="20"/>
              </w:rPr>
            </w:pPr>
          </w:p>
        </w:tc>
        <w:tc>
          <w:tcPr>
            <w:tcW w:w="1728" w:type="pct"/>
          </w:tcPr>
          <w:p w14:paraId="440ECF11" w14:textId="63B7A5B3" w:rsidR="00345880" w:rsidRDefault="00345880" w:rsidP="00061A1F">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PG</w:t>
            </w:r>
            <w:r>
              <w:rPr>
                <w:rFonts w:cs="Times New Roman"/>
                <w:sz w:val="20"/>
                <w:szCs w:val="20"/>
              </w:rPr>
              <w:t xml:space="preserve"> </w:t>
            </w:r>
            <w:r>
              <w:rPr>
                <w:rFonts w:cs="Times New Roman" w:hint="eastAsia"/>
                <w:sz w:val="20"/>
                <w:szCs w:val="20"/>
              </w:rPr>
              <w:t>사업자</w:t>
            </w:r>
            <w:r w:rsidRPr="00345880">
              <w:rPr>
                <w:rFonts w:cs="Times New Roman" w:hint="eastAsia"/>
                <w:sz w:val="20"/>
                <w:szCs w:val="20"/>
              </w:rPr>
              <w:t>로서</w:t>
            </w:r>
            <w:r w:rsidRPr="00345880">
              <w:rPr>
                <w:rFonts w:cs="Times New Roman" w:hint="eastAsia"/>
                <w:sz w:val="20"/>
                <w:szCs w:val="20"/>
              </w:rPr>
              <w:t xml:space="preserve"> </w:t>
            </w:r>
            <w:r w:rsidRPr="00345880">
              <w:rPr>
                <w:rFonts w:cs="Times New Roman" w:hint="eastAsia"/>
                <w:sz w:val="20"/>
                <w:szCs w:val="20"/>
              </w:rPr>
              <w:t>전자금융거래법상</w:t>
            </w:r>
            <w:r w:rsidRPr="00345880">
              <w:rPr>
                <w:rFonts w:cs="Times New Roman" w:hint="eastAsia"/>
                <w:sz w:val="20"/>
                <w:szCs w:val="20"/>
              </w:rPr>
              <w:t xml:space="preserve"> </w:t>
            </w:r>
            <w:r w:rsidRPr="00345880">
              <w:rPr>
                <w:rFonts w:cs="Times New Roman" w:hint="eastAsia"/>
                <w:sz w:val="20"/>
                <w:szCs w:val="20"/>
              </w:rPr>
              <w:t>전자금융거래와</w:t>
            </w:r>
            <w:r w:rsidRPr="00345880">
              <w:rPr>
                <w:rFonts w:cs="Times New Roman" w:hint="eastAsia"/>
                <w:sz w:val="20"/>
                <w:szCs w:val="20"/>
              </w:rPr>
              <w:t xml:space="preserve"> </w:t>
            </w:r>
            <w:r w:rsidRPr="00345880">
              <w:rPr>
                <w:rFonts w:cs="Times New Roman" w:hint="eastAsia"/>
                <w:sz w:val="20"/>
                <w:szCs w:val="20"/>
              </w:rPr>
              <w:t>관련한</w:t>
            </w:r>
            <w:r w:rsidRPr="00345880">
              <w:rPr>
                <w:rFonts w:cs="Times New Roman" w:hint="eastAsia"/>
                <w:sz w:val="20"/>
                <w:szCs w:val="20"/>
              </w:rPr>
              <w:t xml:space="preserve"> </w:t>
            </w:r>
            <w:r w:rsidRPr="00345880">
              <w:rPr>
                <w:rFonts w:cs="Times New Roman" w:hint="eastAsia"/>
                <w:sz w:val="20"/>
                <w:szCs w:val="20"/>
              </w:rPr>
              <w:t>업무</w:t>
            </w:r>
            <w:r w:rsidRPr="00345880">
              <w:rPr>
                <w:rFonts w:cs="Times New Roman" w:hint="eastAsia"/>
                <w:sz w:val="20"/>
                <w:szCs w:val="20"/>
              </w:rPr>
              <w:t xml:space="preserve"> </w:t>
            </w:r>
            <w:r w:rsidRPr="00345880">
              <w:rPr>
                <w:rFonts w:cs="Times New Roman" w:hint="eastAsia"/>
                <w:sz w:val="20"/>
                <w:szCs w:val="20"/>
              </w:rPr>
              <w:t>및</w:t>
            </w:r>
            <w:r w:rsidRPr="00345880">
              <w:rPr>
                <w:rFonts w:cs="Times New Roman" w:hint="eastAsia"/>
                <w:sz w:val="20"/>
                <w:szCs w:val="20"/>
              </w:rPr>
              <w:t xml:space="preserve"> </w:t>
            </w:r>
            <w:r w:rsidRPr="00345880">
              <w:rPr>
                <w:rFonts w:cs="Times New Roman" w:hint="eastAsia"/>
                <w:sz w:val="20"/>
                <w:szCs w:val="20"/>
              </w:rPr>
              <w:t>경영실적에</w:t>
            </w:r>
            <w:r w:rsidRPr="00345880">
              <w:rPr>
                <w:rFonts w:cs="Times New Roman" w:hint="eastAsia"/>
                <w:sz w:val="20"/>
                <w:szCs w:val="20"/>
              </w:rPr>
              <w:t xml:space="preserve"> </w:t>
            </w:r>
            <w:r w:rsidRPr="00345880">
              <w:rPr>
                <w:rFonts w:cs="Times New Roman" w:hint="eastAsia"/>
                <w:sz w:val="20"/>
                <w:szCs w:val="20"/>
              </w:rPr>
              <w:t>관한</w:t>
            </w:r>
            <w:r w:rsidRPr="00345880">
              <w:rPr>
                <w:rFonts w:cs="Times New Roman" w:hint="eastAsia"/>
                <w:sz w:val="20"/>
                <w:szCs w:val="20"/>
              </w:rPr>
              <w:t xml:space="preserve"> </w:t>
            </w:r>
            <w:r w:rsidRPr="00345880">
              <w:rPr>
                <w:rFonts w:cs="Times New Roman" w:hint="eastAsia"/>
                <w:sz w:val="20"/>
                <w:szCs w:val="20"/>
              </w:rPr>
              <w:t>보고서</w:t>
            </w:r>
            <w:r w:rsidRPr="00345880">
              <w:rPr>
                <w:rFonts w:cs="Times New Roman" w:hint="eastAsia"/>
                <w:sz w:val="20"/>
                <w:szCs w:val="20"/>
              </w:rPr>
              <w:t xml:space="preserve"> </w:t>
            </w:r>
            <w:r w:rsidRPr="00345880">
              <w:rPr>
                <w:rFonts w:cs="Times New Roman" w:hint="eastAsia"/>
                <w:sz w:val="20"/>
                <w:szCs w:val="20"/>
              </w:rPr>
              <w:t>제출</w:t>
            </w:r>
            <w:r w:rsidRPr="00345880">
              <w:rPr>
                <w:rFonts w:cs="Times New Roman" w:hint="eastAsia"/>
                <w:sz w:val="20"/>
                <w:szCs w:val="20"/>
              </w:rPr>
              <w:t xml:space="preserve">, </w:t>
            </w:r>
            <w:r w:rsidRPr="00345880">
              <w:rPr>
                <w:rFonts w:cs="Times New Roman" w:hint="eastAsia"/>
                <w:sz w:val="20"/>
                <w:szCs w:val="20"/>
              </w:rPr>
              <w:t>경영지도기준</w:t>
            </w:r>
            <w:r w:rsidRPr="00345880">
              <w:rPr>
                <w:rFonts w:cs="Times New Roman" w:hint="eastAsia"/>
                <w:sz w:val="20"/>
                <w:szCs w:val="20"/>
              </w:rPr>
              <w:t xml:space="preserve"> </w:t>
            </w:r>
            <w:r w:rsidRPr="00345880">
              <w:rPr>
                <w:rFonts w:cs="Times New Roman" w:hint="eastAsia"/>
                <w:sz w:val="20"/>
                <w:szCs w:val="20"/>
              </w:rPr>
              <w:t>준수를</w:t>
            </w:r>
            <w:r w:rsidRPr="00345880">
              <w:rPr>
                <w:rFonts w:cs="Times New Roman" w:hint="eastAsia"/>
                <w:sz w:val="20"/>
                <w:szCs w:val="20"/>
              </w:rPr>
              <w:t xml:space="preserve"> </w:t>
            </w:r>
            <w:r w:rsidRPr="00345880">
              <w:rPr>
                <w:rFonts w:cs="Times New Roman" w:hint="eastAsia"/>
                <w:sz w:val="20"/>
                <w:szCs w:val="20"/>
              </w:rPr>
              <w:t>포함하여</w:t>
            </w:r>
            <w:r w:rsidRPr="00345880">
              <w:rPr>
                <w:rFonts w:cs="Times New Roman" w:hint="eastAsia"/>
                <w:sz w:val="20"/>
                <w:szCs w:val="20"/>
              </w:rPr>
              <w:t xml:space="preserve"> </w:t>
            </w:r>
            <w:r w:rsidRPr="00345880">
              <w:rPr>
                <w:rFonts w:cs="Times New Roman" w:hint="eastAsia"/>
                <w:sz w:val="20"/>
                <w:szCs w:val="20"/>
              </w:rPr>
              <w:t>회계처리</w:t>
            </w:r>
            <w:r w:rsidRPr="00345880">
              <w:rPr>
                <w:rFonts w:cs="Times New Roman" w:hint="eastAsia"/>
                <w:sz w:val="20"/>
                <w:szCs w:val="20"/>
              </w:rPr>
              <w:t xml:space="preserve"> </w:t>
            </w:r>
            <w:r w:rsidRPr="00345880">
              <w:rPr>
                <w:rFonts w:cs="Times New Roman" w:hint="eastAsia"/>
                <w:sz w:val="20"/>
                <w:szCs w:val="20"/>
              </w:rPr>
              <w:t>구분</w:t>
            </w:r>
            <w:r w:rsidRPr="00345880">
              <w:rPr>
                <w:rFonts w:cs="Times New Roman" w:hint="eastAsia"/>
                <w:sz w:val="20"/>
                <w:szCs w:val="20"/>
              </w:rPr>
              <w:t xml:space="preserve"> </w:t>
            </w:r>
            <w:r w:rsidRPr="00345880">
              <w:rPr>
                <w:rFonts w:cs="Times New Roman" w:hint="eastAsia"/>
                <w:sz w:val="20"/>
                <w:szCs w:val="20"/>
              </w:rPr>
              <w:t>및</w:t>
            </w:r>
            <w:r w:rsidRPr="00345880">
              <w:rPr>
                <w:rFonts w:cs="Times New Roman" w:hint="eastAsia"/>
                <w:sz w:val="20"/>
                <w:szCs w:val="20"/>
              </w:rPr>
              <w:t xml:space="preserve"> </w:t>
            </w:r>
            <w:r w:rsidRPr="00345880">
              <w:rPr>
                <w:rFonts w:cs="Times New Roman" w:hint="eastAsia"/>
                <w:sz w:val="20"/>
                <w:szCs w:val="20"/>
              </w:rPr>
              <w:t>건전경영지도에</w:t>
            </w:r>
            <w:r w:rsidRPr="00345880">
              <w:rPr>
                <w:rFonts w:cs="Times New Roman" w:hint="eastAsia"/>
                <w:sz w:val="20"/>
                <w:szCs w:val="20"/>
              </w:rPr>
              <w:t xml:space="preserve"> </w:t>
            </w:r>
            <w:r w:rsidRPr="00345880">
              <w:rPr>
                <w:rFonts w:cs="Times New Roman" w:hint="eastAsia"/>
                <w:sz w:val="20"/>
                <w:szCs w:val="20"/>
              </w:rPr>
              <w:t>관한</w:t>
            </w:r>
            <w:r w:rsidRPr="00345880">
              <w:rPr>
                <w:rFonts w:cs="Times New Roman" w:hint="eastAsia"/>
                <w:sz w:val="20"/>
                <w:szCs w:val="20"/>
              </w:rPr>
              <w:t xml:space="preserve"> </w:t>
            </w:r>
            <w:r w:rsidRPr="00345880">
              <w:rPr>
                <w:rFonts w:cs="Times New Roman" w:hint="eastAsia"/>
                <w:sz w:val="20"/>
                <w:szCs w:val="20"/>
              </w:rPr>
              <w:t>사항</w:t>
            </w:r>
            <w:r w:rsidRPr="00345880">
              <w:rPr>
                <w:rFonts w:cs="Times New Roman" w:hint="eastAsia"/>
                <w:sz w:val="20"/>
                <w:szCs w:val="20"/>
              </w:rPr>
              <w:t xml:space="preserve"> </w:t>
            </w:r>
            <w:r w:rsidRPr="00345880">
              <w:rPr>
                <w:rFonts w:cs="Times New Roman" w:hint="eastAsia"/>
                <w:sz w:val="20"/>
                <w:szCs w:val="20"/>
              </w:rPr>
              <w:t>준수</w:t>
            </w:r>
            <w:r w:rsidRPr="00345880">
              <w:rPr>
                <w:rFonts w:cs="Times New Roman" w:hint="eastAsia"/>
                <w:sz w:val="20"/>
                <w:szCs w:val="20"/>
              </w:rPr>
              <w:t xml:space="preserve"> </w:t>
            </w:r>
            <w:r w:rsidRPr="00345880">
              <w:rPr>
                <w:rFonts w:cs="Times New Roman" w:hint="eastAsia"/>
                <w:sz w:val="20"/>
                <w:szCs w:val="20"/>
              </w:rPr>
              <w:t>등</w:t>
            </w:r>
            <w:r w:rsidRPr="00345880">
              <w:rPr>
                <w:rFonts w:cs="Times New Roman" w:hint="eastAsia"/>
                <w:sz w:val="20"/>
                <w:szCs w:val="20"/>
              </w:rPr>
              <w:t xml:space="preserve"> PG</w:t>
            </w:r>
            <w:r w:rsidRPr="00345880">
              <w:rPr>
                <w:rFonts w:cs="Times New Roman"/>
                <w:sz w:val="20"/>
                <w:szCs w:val="20"/>
              </w:rPr>
              <w:t xml:space="preserve"> </w:t>
            </w:r>
            <w:r w:rsidRPr="00345880">
              <w:rPr>
                <w:rFonts w:cs="Times New Roman" w:hint="eastAsia"/>
                <w:sz w:val="20"/>
                <w:szCs w:val="20"/>
              </w:rPr>
              <w:t>업무와</w:t>
            </w:r>
            <w:r w:rsidRPr="00345880">
              <w:rPr>
                <w:rFonts w:cs="Times New Roman" w:hint="eastAsia"/>
                <w:sz w:val="20"/>
                <w:szCs w:val="20"/>
              </w:rPr>
              <w:t xml:space="preserve"> </w:t>
            </w:r>
            <w:r w:rsidRPr="00345880">
              <w:rPr>
                <w:rFonts w:cs="Times New Roman" w:hint="eastAsia"/>
                <w:sz w:val="20"/>
                <w:szCs w:val="20"/>
              </w:rPr>
              <w:t>관련된</w:t>
            </w:r>
            <w:r w:rsidRPr="00345880">
              <w:rPr>
                <w:rFonts w:cs="Times New Roman" w:hint="eastAsia"/>
                <w:sz w:val="20"/>
                <w:szCs w:val="20"/>
              </w:rPr>
              <w:t xml:space="preserve"> </w:t>
            </w:r>
            <w:r w:rsidRPr="00345880">
              <w:rPr>
                <w:rFonts w:cs="Times New Roman" w:hint="eastAsia"/>
                <w:sz w:val="20"/>
                <w:szCs w:val="20"/>
              </w:rPr>
              <w:t>규제를</w:t>
            </w:r>
            <w:r w:rsidRPr="00345880">
              <w:rPr>
                <w:rFonts w:cs="Times New Roman" w:hint="eastAsia"/>
                <w:sz w:val="20"/>
                <w:szCs w:val="20"/>
              </w:rPr>
              <w:t xml:space="preserve"> </w:t>
            </w:r>
            <w:r w:rsidRPr="00345880">
              <w:rPr>
                <w:rFonts w:cs="Times New Roman" w:hint="eastAsia"/>
                <w:sz w:val="20"/>
                <w:szCs w:val="20"/>
              </w:rPr>
              <w:t>준수하여야</w:t>
            </w:r>
            <w:r w:rsidRPr="00345880">
              <w:rPr>
                <w:rFonts w:cs="Times New Roman" w:hint="eastAsia"/>
                <w:sz w:val="20"/>
                <w:szCs w:val="20"/>
              </w:rPr>
              <w:t xml:space="preserve"> </w:t>
            </w:r>
            <w:r w:rsidRPr="00345880">
              <w:rPr>
                <w:rFonts w:cs="Times New Roman" w:hint="eastAsia"/>
                <w:sz w:val="20"/>
                <w:szCs w:val="20"/>
              </w:rPr>
              <w:t>하는바</w:t>
            </w:r>
            <w:r w:rsidRPr="00345880">
              <w:rPr>
                <w:rFonts w:cs="Times New Roman" w:hint="eastAsia"/>
                <w:sz w:val="20"/>
                <w:szCs w:val="20"/>
              </w:rPr>
              <w:t>,</w:t>
            </w:r>
            <w:r w:rsidRPr="00345880">
              <w:rPr>
                <w:rFonts w:cs="Times New Roman"/>
                <w:sz w:val="20"/>
                <w:szCs w:val="20"/>
              </w:rPr>
              <w:t xml:space="preserve"> </w:t>
            </w:r>
            <w:r w:rsidR="00D95DA4" w:rsidRPr="00575683">
              <w:rPr>
                <w:rFonts w:cs="Times New Roman" w:hint="eastAsia"/>
                <w:sz w:val="20"/>
                <w:szCs w:val="20"/>
              </w:rPr>
              <w:t>전자금융사고</w:t>
            </w:r>
            <w:r w:rsidR="00D95DA4" w:rsidRPr="00575683">
              <w:rPr>
                <w:rFonts w:cs="Times New Roman" w:hint="eastAsia"/>
                <w:sz w:val="20"/>
                <w:szCs w:val="20"/>
              </w:rPr>
              <w:t xml:space="preserve"> </w:t>
            </w:r>
            <w:r w:rsidR="00D95DA4" w:rsidRPr="00575683">
              <w:rPr>
                <w:rFonts w:cs="Times New Roman" w:hint="eastAsia"/>
                <w:sz w:val="20"/>
                <w:szCs w:val="20"/>
              </w:rPr>
              <w:t>책임이행을</w:t>
            </w:r>
            <w:r w:rsidR="00D95DA4" w:rsidRPr="00575683">
              <w:rPr>
                <w:rFonts w:cs="Times New Roman" w:hint="eastAsia"/>
                <w:sz w:val="20"/>
                <w:szCs w:val="20"/>
              </w:rPr>
              <w:t xml:space="preserve"> </w:t>
            </w:r>
            <w:r w:rsidR="00D95DA4" w:rsidRPr="00575683">
              <w:rPr>
                <w:rFonts w:cs="Times New Roman" w:hint="eastAsia"/>
                <w:sz w:val="20"/>
                <w:szCs w:val="20"/>
              </w:rPr>
              <w:t>위한</w:t>
            </w:r>
            <w:r w:rsidR="00D95DA4" w:rsidRPr="00575683">
              <w:rPr>
                <w:rFonts w:cs="Times New Roman" w:hint="eastAsia"/>
                <w:sz w:val="20"/>
                <w:szCs w:val="20"/>
              </w:rPr>
              <w:t xml:space="preserve"> </w:t>
            </w:r>
            <w:r w:rsidR="00D95DA4" w:rsidRPr="00575683">
              <w:rPr>
                <w:rFonts w:cs="Times New Roman" w:hint="eastAsia"/>
                <w:sz w:val="20"/>
                <w:szCs w:val="20"/>
              </w:rPr>
              <w:t>보험</w:t>
            </w:r>
            <w:r w:rsidR="00D95DA4" w:rsidRPr="00575683">
              <w:rPr>
                <w:rFonts w:cs="Times New Roman" w:hint="eastAsia"/>
                <w:sz w:val="20"/>
                <w:szCs w:val="20"/>
              </w:rPr>
              <w:t xml:space="preserve"> </w:t>
            </w:r>
            <w:r w:rsidR="00D95DA4" w:rsidRPr="00575683">
              <w:rPr>
                <w:rFonts w:cs="Times New Roman" w:hint="eastAsia"/>
                <w:sz w:val="20"/>
                <w:szCs w:val="20"/>
              </w:rPr>
              <w:t>가입</w:t>
            </w:r>
            <w:r w:rsidR="00D95DA4" w:rsidRPr="00575683">
              <w:rPr>
                <w:rFonts w:cs="Times New Roman" w:hint="eastAsia"/>
                <w:sz w:val="20"/>
                <w:szCs w:val="20"/>
              </w:rPr>
              <w:t xml:space="preserve"> </w:t>
            </w:r>
            <w:r w:rsidR="00D95DA4" w:rsidRPr="00575683">
              <w:rPr>
                <w:rFonts w:cs="Times New Roman" w:hint="eastAsia"/>
                <w:sz w:val="20"/>
                <w:szCs w:val="20"/>
              </w:rPr>
              <w:t>금액이</w:t>
            </w:r>
            <w:r w:rsidR="00D95DA4" w:rsidRPr="00575683">
              <w:rPr>
                <w:rFonts w:cs="Times New Roman" w:hint="eastAsia"/>
                <w:sz w:val="20"/>
                <w:szCs w:val="20"/>
              </w:rPr>
              <w:t xml:space="preserve"> </w:t>
            </w:r>
            <w:r w:rsidR="00D95DA4" w:rsidRPr="00575683">
              <w:rPr>
                <w:rFonts w:cs="Times New Roman" w:hint="eastAsia"/>
                <w:sz w:val="20"/>
                <w:szCs w:val="20"/>
              </w:rPr>
              <w:t>부족한</w:t>
            </w:r>
            <w:r w:rsidR="00D95DA4">
              <w:rPr>
                <w:rFonts w:cs="Times New Roman" w:hint="eastAsia"/>
                <w:sz w:val="20"/>
                <w:szCs w:val="20"/>
              </w:rPr>
              <w:t xml:space="preserve"> </w:t>
            </w:r>
            <w:r w:rsidR="00D95DA4">
              <w:rPr>
                <w:rFonts w:cs="Times New Roman" w:hint="eastAsia"/>
                <w:sz w:val="20"/>
                <w:szCs w:val="20"/>
              </w:rPr>
              <w:t>것을</w:t>
            </w:r>
            <w:r w:rsidR="00D95DA4">
              <w:rPr>
                <w:rFonts w:cs="Times New Roman" w:hint="eastAsia"/>
                <w:sz w:val="20"/>
                <w:szCs w:val="20"/>
              </w:rPr>
              <w:t xml:space="preserve"> </w:t>
            </w:r>
            <w:r w:rsidRPr="00345880">
              <w:rPr>
                <w:rFonts w:cs="Times New Roman" w:hint="eastAsia"/>
                <w:sz w:val="20"/>
                <w:szCs w:val="20"/>
              </w:rPr>
              <w:t>제외하고는</w:t>
            </w:r>
            <w:r w:rsidRPr="00345880">
              <w:rPr>
                <w:rFonts w:cs="Times New Roman" w:hint="eastAsia"/>
                <w:sz w:val="20"/>
                <w:szCs w:val="20"/>
              </w:rPr>
              <w:t xml:space="preserve"> </w:t>
            </w:r>
            <w:r w:rsidRPr="00345880">
              <w:rPr>
                <w:rFonts w:cs="Times New Roman" w:hint="eastAsia"/>
                <w:sz w:val="20"/>
                <w:szCs w:val="20"/>
              </w:rPr>
              <w:t>대부분의</w:t>
            </w:r>
            <w:r w:rsidRPr="00345880">
              <w:rPr>
                <w:rFonts w:cs="Times New Roman" w:hint="eastAsia"/>
                <w:sz w:val="20"/>
                <w:szCs w:val="20"/>
              </w:rPr>
              <w:t xml:space="preserve"> </w:t>
            </w:r>
            <w:r w:rsidRPr="00345880">
              <w:rPr>
                <w:rFonts w:cs="Times New Roman" w:hint="eastAsia"/>
                <w:sz w:val="20"/>
                <w:szCs w:val="20"/>
              </w:rPr>
              <w:t>규제는</w:t>
            </w:r>
            <w:r w:rsidRPr="00345880">
              <w:rPr>
                <w:rFonts w:cs="Times New Roman" w:hint="eastAsia"/>
                <w:sz w:val="20"/>
                <w:szCs w:val="20"/>
              </w:rPr>
              <w:t xml:space="preserve"> </w:t>
            </w:r>
            <w:r w:rsidRPr="00345880">
              <w:rPr>
                <w:rFonts w:cs="Times New Roman" w:hint="eastAsia"/>
                <w:sz w:val="20"/>
                <w:szCs w:val="20"/>
              </w:rPr>
              <w:t>준수하고</w:t>
            </w:r>
            <w:r w:rsidRPr="00345880">
              <w:rPr>
                <w:rFonts w:cs="Times New Roman" w:hint="eastAsia"/>
                <w:sz w:val="20"/>
                <w:szCs w:val="20"/>
              </w:rPr>
              <w:t xml:space="preserve"> </w:t>
            </w:r>
            <w:r w:rsidRPr="00345880">
              <w:rPr>
                <w:rFonts w:cs="Times New Roman" w:hint="eastAsia"/>
                <w:sz w:val="20"/>
                <w:szCs w:val="20"/>
              </w:rPr>
              <w:t>있는</w:t>
            </w:r>
            <w:r w:rsidRPr="00345880">
              <w:rPr>
                <w:rFonts w:cs="Times New Roman" w:hint="eastAsia"/>
                <w:sz w:val="20"/>
                <w:szCs w:val="20"/>
              </w:rPr>
              <w:t xml:space="preserve"> </w:t>
            </w:r>
            <w:r w:rsidRPr="00345880">
              <w:rPr>
                <w:rFonts w:cs="Times New Roman" w:hint="eastAsia"/>
                <w:sz w:val="20"/>
                <w:szCs w:val="20"/>
              </w:rPr>
              <w:t>것으로</w:t>
            </w:r>
            <w:r w:rsidRPr="00345880">
              <w:rPr>
                <w:rFonts w:cs="Times New Roman" w:hint="eastAsia"/>
                <w:sz w:val="20"/>
                <w:szCs w:val="20"/>
              </w:rPr>
              <w:t xml:space="preserve"> </w:t>
            </w:r>
            <w:r w:rsidRPr="00345880">
              <w:rPr>
                <w:rFonts w:cs="Times New Roman" w:hint="eastAsia"/>
                <w:sz w:val="20"/>
                <w:szCs w:val="20"/>
              </w:rPr>
              <w:t>보임</w:t>
            </w:r>
            <w:r w:rsidRPr="00345880">
              <w:rPr>
                <w:rFonts w:cs="Times New Roman" w:hint="eastAsia"/>
                <w:sz w:val="20"/>
                <w:szCs w:val="20"/>
              </w:rPr>
              <w:t>.</w:t>
            </w:r>
          </w:p>
          <w:p w14:paraId="30028E14" w14:textId="4ED4160F" w:rsidR="00061A1F" w:rsidRPr="00D95DA4" w:rsidRDefault="00061A1F" w:rsidP="00D95DA4">
            <w:pPr>
              <w:pStyle w:val="a8"/>
              <w:widowControl/>
              <w:numPr>
                <w:ilvl w:val="0"/>
                <w:numId w:val="2"/>
              </w:numPr>
              <w:spacing w:before="40" w:after="120" w:line="276" w:lineRule="auto"/>
              <w:rPr>
                <w:rFonts w:cs="Times New Roman"/>
                <w:sz w:val="20"/>
                <w:szCs w:val="20"/>
              </w:rPr>
            </w:pPr>
            <w:r w:rsidRPr="00575683">
              <w:rPr>
                <w:rFonts w:cs="Times New Roman" w:hint="eastAsia"/>
                <w:sz w:val="20"/>
                <w:szCs w:val="20"/>
              </w:rPr>
              <w:t>전자금융사고</w:t>
            </w:r>
            <w:r w:rsidRPr="00575683">
              <w:rPr>
                <w:rFonts w:cs="Times New Roman" w:hint="eastAsia"/>
                <w:sz w:val="20"/>
                <w:szCs w:val="20"/>
              </w:rPr>
              <w:t xml:space="preserve"> </w:t>
            </w:r>
            <w:r w:rsidRPr="00575683">
              <w:rPr>
                <w:rFonts w:cs="Times New Roman" w:hint="eastAsia"/>
                <w:sz w:val="20"/>
                <w:szCs w:val="20"/>
              </w:rPr>
              <w:t>책임이행을</w:t>
            </w:r>
            <w:r w:rsidRPr="00575683">
              <w:rPr>
                <w:rFonts w:cs="Times New Roman" w:hint="eastAsia"/>
                <w:sz w:val="20"/>
                <w:szCs w:val="20"/>
              </w:rPr>
              <w:t xml:space="preserve"> </w:t>
            </w:r>
            <w:r w:rsidRPr="00575683">
              <w:rPr>
                <w:rFonts w:cs="Times New Roman" w:hint="eastAsia"/>
                <w:sz w:val="20"/>
                <w:szCs w:val="20"/>
              </w:rPr>
              <w:t>위한</w:t>
            </w:r>
            <w:r w:rsidRPr="00575683">
              <w:rPr>
                <w:rFonts w:cs="Times New Roman" w:hint="eastAsia"/>
                <w:sz w:val="20"/>
                <w:szCs w:val="20"/>
              </w:rPr>
              <w:t xml:space="preserve"> </w:t>
            </w:r>
            <w:r w:rsidRPr="00575683">
              <w:rPr>
                <w:rFonts w:cs="Times New Roman" w:hint="eastAsia"/>
                <w:sz w:val="20"/>
                <w:szCs w:val="20"/>
              </w:rPr>
              <w:t>보험</w:t>
            </w:r>
            <w:r w:rsidRPr="00575683">
              <w:rPr>
                <w:rFonts w:cs="Times New Roman" w:hint="eastAsia"/>
                <w:sz w:val="20"/>
                <w:szCs w:val="20"/>
              </w:rPr>
              <w:t xml:space="preserve"> </w:t>
            </w:r>
            <w:r w:rsidRPr="00575683">
              <w:rPr>
                <w:rFonts w:cs="Times New Roman" w:hint="eastAsia"/>
                <w:sz w:val="20"/>
                <w:szCs w:val="20"/>
              </w:rPr>
              <w:t>가입</w:t>
            </w:r>
            <w:r w:rsidRPr="00575683">
              <w:rPr>
                <w:rFonts w:cs="Times New Roman" w:hint="eastAsia"/>
                <w:sz w:val="20"/>
                <w:szCs w:val="20"/>
              </w:rPr>
              <w:t xml:space="preserve"> </w:t>
            </w:r>
            <w:r w:rsidRPr="00575683">
              <w:rPr>
                <w:rFonts w:cs="Times New Roman" w:hint="eastAsia"/>
                <w:sz w:val="20"/>
                <w:szCs w:val="20"/>
              </w:rPr>
              <w:t>금액이</w:t>
            </w:r>
            <w:r w:rsidRPr="00575683">
              <w:rPr>
                <w:rFonts w:cs="Times New Roman" w:hint="eastAsia"/>
                <w:sz w:val="20"/>
                <w:szCs w:val="20"/>
              </w:rPr>
              <w:t xml:space="preserve"> </w:t>
            </w:r>
            <w:r w:rsidRPr="00575683">
              <w:rPr>
                <w:rFonts w:cs="Times New Roman" w:hint="eastAsia"/>
                <w:sz w:val="20"/>
                <w:szCs w:val="20"/>
              </w:rPr>
              <w:t>부족한</w:t>
            </w:r>
            <w:r w:rsidRPr="00575683">
              <w:rPr>
                <w:rFonts w:cs="Times New Roman" w:hint="eastAsia"/>
                <w:sz w:val="20"/>
                <w:szCs w:val="20"/>
              </w:rPr>
              <w:t xml:space="preserve"> </w:t>
            </w:r>
            <w:r w:rsidRPr="00575683">
              <w:rPr>
                <w:rFonts w:cs="Times New Roman" w:hint="eastAsia"/>
                <w:sz w:val="20"/>
                <w:szCs w:val="20"/>
              </w:rPr>
              <w:t>사실에</w:t>
            </w:r>
            <w:r w:rsidRPr="00575683">
              <w:rPr>
                <w:rFonts w:cs="Times New Roman" w:hint="eastAsia"/>
                <w:sz w:val="20"/>
                <w:szCs w:val="20"/>
              </w:rPr>
              <w:t xml:space="preserve"> </w:t>
            </w:r>
            <w:r w:rsidRPr="00575683">
              <w:rPr>
                <w:rFonts w:cs="Times New Roman" w:hint="eastAsia"/>
                <w:sz w:val="20"/>
                <w:szCs w:val="20"/>
              </w:rPr>
              <w:t>대하여는</w:t>
            </w:r>
            <w:r w:rsidRPr="00575683">
              <w:rPr>
                <w:rFonts w:cs="Times New Roman" w:hint="eastAsia"/>
                <w:sz w:val="20"/>
                <w:szCs w:val="20"/>
              </w:rPr>
              <w:t xml:space="preserve"> </w:t>
            </w:r>
            <w:r w:rsidRPr="00575683">
              <w:rPr>
                <w:rFonts w:cs="Times New Roman" w:hint="eastAsia"/>
                <w:sz w:val="20"/>
                <w:szCs w:val="20"/>
              </w:rPr>
              <w:t>금융감독원</w:t>
            </w:r>
            <w:r w:rsidRPr="00575683">
              <w:rPr>
                <w:rFonts w:cs="Times New Roman" w:hint="eastAsia"/>
                <w:sz w:val="20"/>
                <w:szCs w:val="20"/>
              </w:rPr>
              <w:t xml:space="preserve"> </w:t>
            </w:r>
            <w:r w:rsidRPr="00575683">
              <w:rPr>
                <w:rFonts w:cs="Times New Roman" w:hint="eastAsia"/>
                <w:sz w:val="20"/>
                <w:szCs w:val="20"/>
              </w:rPr>
              <w:t>검사</w:t>
            </w:r>
            <w:r w:rsidRPr="00575683">
              <w:rPr>
                <w:rFonts w:cs="Times New Roman" w:hint="eastAsia"/>
                <w:sz w:val="20"/>
                <w:szCs w:val="20"/>
              </w:rPr>
              <w:t xml:space="preserve"> </w:t>
            </w:r>
            <w:r w:rsidRPr="00575683">
              <w:rPr>
                <w:rFonts w:cs="Times New Roman" w:hint="eastAsia"/>
                <w:sz w:val="20"/>
                <w:szCs w:val="20"/>
              </w:rPr>
              <w:t>시</w:t>
            </w:r>
            <w:r w:rsidRPr="00575683">
              <w:rPr>
                <w:rFonts w:cs="Times New Roman" w:hint="eastAsia"/>
                <w:sz w:val="20"/>
                <w:szCs w:val="20"/>
              </w:rPr>
              <w:t xml:space="preserve"> </w:t>
            </w:r>
            <w:r w:rsidR="0007480E" w:rsidRPr="0007480E">
              <w:rPr>
                <w:rFonts w:cs="Times New Roman" w:hint="eastAsia"/>
                <w:sz w:val="20"/>
                <w:szCs w:val="20"/>
              </w:rPr>
              <w:t>경영유의</w:t>
            </w:r>
            <w:r w:rsidR="0007480E" w:rsidRPr="0007480E">
              <w:rPr>
                <w:rFonts w:cs="Times New Roman" w:hint="eastAsia"/>
                <w:sz w:val="20"/>
                <w:szCs w:val="20"/>
              </w:rPr>
              <w:t xml:space="preserve"> </w:t>
            </w:r>
            <w:r w:rsidR="0007480E" w:rsidRPr="0007480E">
              <w:rPr>
                <w:rFonts w:cs="Times New Roman" w:hint="eastAsia"/>
                <w:sz w:val="20"/>
                <w:szCs w:val="20"/>
              </w:rPr>
              <w:t>또는</w:t>
            </w:r>
            <w:r w:rsidR="0007480E" w:rsidRPr="0007480E">
              <w:rPr>
                <w:rFonts w:cs="Times New Roman" w:hint="eastAsia"/>
                <w:sz w:val="20"/>
                <w:szCs w:val="20"/>
              </w:rPr>
              <w:t xml:space="preserve"> </w:t>
            </w:r>
            <w:r w:rsidR="0007480E" w:rsidRPr="0007480E">
              <w:rPr>
                <w:rFonts w:cs="Times New Roman" w:hint="eastAsia"/>
                <w:sz w:val="20"/>
                <w:szCs w:val="20"/>
              </w:rPr>
              <w:t>지적이</w:t>
            </w:r>
            <w:r w:rsidR="0007480E" w:rsidRPr="0007480E">
              <w:rPr>
                <w:rFonts w:cs="Times New Roman" w:hint="eastAsia"/>
                <w:sz w:val="20"/>
                <w:szCs w:val="20"/>
              </w:rPr>
              <w:t xml:space="preserve"> </w:t>
            </w:r>
            <w:r w:rsidR="0007480E" w:rsidRPr="0007480E">
              <w:rPr>
                <w:rFonts w:cs="Times New Roman" w:hint="eastAsia"/>
                <w:sz w:val="20"/>
                <w:szCs w:val="20"/>
              </w:rPr>
              <w:t>이루어질</w:t>
            </w:r>
            <w:r w:rsidR="0007480E" w:rsidRPr="0007480E">
              <w:rPr>
                <w:rFonts w:cs="Times New Roman" w:hint="eastAsia"/>
                <w:sz w:val="20"/>
                <w:szCs w:val="20"/>
              </w:rPr>
              <w:t xml:space="preserve"> </w:t>
            </w:r>
            <w:r w:rsidR="0007480E" w:rsidRPr="0007480E">
              <w:rPr>
                <w:rFonts w:cs="Times New Roman" w:hint="eastAsia"/>
                <w:sz w:val="20"/>
                <w:szCs w:val="20"/>
              </w:rPr>
              <w:t>수</w:t>
            </w:r>
            <w:r w:rsidR="0007480E" w:rsidRPr="0007480E">
              <w:rPr>
                <w:rFonts w:cs="Times New Roman" w:hint="eastAsia"/>
                <w:sz w:val="20"/>
                <w:szCs w:val="20"/>
              </w:rPr>
              <w:t xml:space="preserve"> </w:t>
            </w:r>
            <w:r w:rsidR="0007480E" w:rsidRPr="0007480E">
              <w:rPr>
                <w:rFonts w:cs="Times New Roman" w:hint="eastAsia"/>
                <w:sz w:val="20"/>
                <w:szCs w:val="20"/>
              </w:rPr>
              <w:t>있음</w:t>
            </w:r>
            <w:r w:rsidRPr="00575683">
              <w:rPr>
                <w:rFonts w:cs="Times New Roman" w:hint="eastAsia"/>
                <w:sz w:val="20"/>
                <w:szCs w:val="20"/>
              </w:rPr>
              <w:t xml:space="preserve">. </w:t>
            </w:r>
            <w:r w:rsidRPr="00575683">
              <w:rPr>
                <w:rFonts w:cs="Times New Roman" w:hint="eastAsia"/>
                <w:sz w:val="20"/>
                <w:szCs w:val="20"/>
              </w:rPr>
              <w:t>다만</w:t>
            </w:r>
            <w:r w:rsidRPr="00575683">
              <w:rPr>
                <w:rFonts w:cs="Times New Roman" w:hint="eastAsia"/>
                <w:sz w:val="20"/>
                <w:szCs w:val="20"/>
              </w:rPr>
              <w:t xml:space="preserve">, </w:t>
            </w:r>
            <w:r w:rsidRPr="00575683">
              <w:rPr>
                <w:rFonts w:cs="Times New Roman" w:hint="eastAsia"/>
                <w:sz w:val="20"/>
                <w:szCs w:val="20"/>
              </w:rPr>
              <w:t>보험</w:t>
            </w:r>
            <w:r w:rsidRPr="00575683">
              <w:rPr>
                <w:rFonts w:cs="Times New Roman" w:hint="eastAsia"/>
                <w:sz w:val="20"/>
                <w:szCs w:val="20"/>
              </w:rPr>
              <w:t xml:space="preserve"> </w:t>
            </w:r>
            <w:r w:rsidRPr="00575683">
              <w:rPr>
                <w:rFonts w:cs="Times New Roman" w:hint="eastAsia"/>
                <w:sz w:val="20"/>
                <w:szCs w:val="20"/>
              </w:rPr>
              <w:t>가입</w:t>
            </w:r>
            <w:r w:rsidRPr="00575683">
              <w:rPr>
                <w:rFonts w:cs="Times New Roman" w:hint="eastAsia"/>
                <w:sz w:val="20"/>
                <w:szCs w:val="20"/>
              </w:rPr>
              <w:t xml:space="preserve"> </w:t>
            </w:r>
            <w:r w:rsidRPr="00575683">
              <w:rPr>
                <w:rFonts w:cs="Times New Roman" w:hint="eastAsia"/>
                <w:sz w:val="20"/>
                <w:szCs w:val="20"/>
              </w:rPr>
              <w:t>증액에는</w:t>
            </w:r>
            <w:r w:rsidRPr="00575683">
              <w:rPr>
                <w:rFonts w:cs="Times New Roman" w:hint="eastAsia"/>
                <w:sz w:val="20"/>
                <w:szCs w:val="20"/>
              </w:rPr>
              <w:t xml:space="preserve"> </w:t>
            </w:r>
            <w:r w:rsidRPr="00575683">
              <w:rPr>
                <w:rFonts w:cs="Times New Roman" w:hint="eastAsia"/>
                <w:sz w:val="20"/>
                <w:szCs w:val="20"/>
              </w:rPr>
              <w:t>큰</w:t>
            </w:r>
            <w:r w:rsidRPr="00575683">
              <w:rPr>
                <w:rFonts w:cs="Times New Roman" w:hint="eastAsia"/>
                <w:sz w:val="20"/>
                <w:szCs w:val="20"/>
              </w:rPr>
              <w:t xml:space="preserve"> </w:t>
            </w:r>
            <w:r w:rsidRPr="00575683">
              <w:rPr>
                <w:rFonts w:cs="Times New Roman" w:hint="eastAsia"/>
                <w:sz w:val="20"/>
                <w:szCs w:val="20"/>
              </w:rPr>
              <w:t>비용이</w:t>
            </w:r>
            <w:r w:rsidRPr="00575683">
              <w:rPr>
                <w:rFonts w:cs="Times New Roman" w:hint="eastAsia"/>
                <w:sz w:val="20"/>
                <w:szCs w:val="20"/>
              </w:rPr>
              <w:t xml:space="preserve"> </w:t>
            </w:r>
            <w:r w:rsidR="00D95DA4">
              <w:rPr>
                <w:rFonts w:cs="Times New Roman" w:hint="eastAsia"/>
                <w:sz w:val="20"/>
                <w:szCs w:val="20"/>
              </w:rPr>
              <w:t>소요되지</w:t>
            </w:r>
            <w:r w:rsidRPr="00575683">
              <w:rPr>
                <w:rFonts w:cs="Times New Roman" w:hint="eastAsia"/>
                <w:sz w:val="20"/>
                <w:szCs w:val="20"/>
              </w:rPr>
              <w:t xml:space="preserve"> </w:t>
            </w:r>
            <w:r w:rsidRPr="00575683">
              <w:rPr>
                <w:rFonts w:cs="Times New Roman" w:hint="eastAsia"/>
                <w:sz w:val="20"/>
                <w:szCs w:val="20"/>
              </w:rPr>
              <w:t>않으므로</w:t>
            </w:r>
            <w:r w:rsidRPr="00575683">
              <w:rPr>
                <w:rFonts w:cs="Times New Roman" w:hint="eastAsia"/>
                <w:sz w:val="20"/>
                <w:szCs w:val="20"/>
              </w:rPr>
              <w:t xml:space="preserve"> </w:t>
            </w:r>
            <w:r w:rsidRPr="00575683">
              <w:rPr>
                <w:rFonts w:cs="Times New Roman" w:hint="eastAsia"/>
                <w:sz w:val="20"/>
                <w:szCs w:val="20"/>
              </w:rPr>
              <w:t>시정하는</w:t>
            </w:r>
            <w:r w:rsidRPr="00575683">
              <w:rPr>
                <w:rFonts w:cs="Times New Roman" w:hint="eastAsia"/>
                <w:sz w:val="20"/>
                <w:szCs w:val="20"/>
              </w:rPr>
              <w:t xml:space="preserve"> </w:t>
            </w:r>
            <w:r w:rsidRPr="00575683">
              <w:rPr>
                <w:rFonts w:cs="Times New Roman" w:hint="eastAsia"/>
                <w:sz w:val="20"/>
                <w:szCs w:val="20"/>
              </w:rPr>
              <w:t>것이</w:t>
            </w:r>
            <w:r w:rsidRPr="00575683">
              <w:rPr>
                <w:rFonts w:cs="Times New Roman" w:hint="eastAsia"/>
                <w:sz w:val="20"/>
                <w:szCs w:val="20"/>
              </w:rPr>
              <w:t xml:space="preserve"> </w:t>
            </w:r>
            <w:r w:rsidRPr="00575683">
              <w:rPr>
                <w:rFonts w:cs="Times New Roman" w:hint="eastAsia"/>
                <w:sz w:val="20"/>
                <w:szCs w:val="20"/>
              </w:rPr>
              <w:t>어렵지는</w:t>
            </w:r>
            <w:r w:rsidRPr="00575683">
              <w:rPr>
                <w:rFonts w:cs="Times New Roman" w:hint="eastAsia"/>
                <w:sz w:val="20"/>
                <w:szCs w:val="20"/>
              </w:rPr>
              <w:t xml:space="preserve"> </w:t>
            </w:r>
            <w:r w:rsidRPr="00575683">
              <w:rPr>
                <w:rFonts w:cs="Times New Roman" w:hint="eastAsia"/>
                <w:sz w:val="20"/>
                <w:szCs w:val="20"/>
              </w:rPr>
              <w:t>않을</w:t>
            </w:r>
            <w:r w:rsidRPr="00575683">
              <w:rPr>
                <w:rFonts w:cs="Times New Roman" w:hint="eastAsia"/>
                <w:sz w:val="20"/>
                <w:szCs w:val="20"/>
              </w:rPr>
              <w:t xml:space="preserve"> </w:t>
            </w:r>
            <w:r w:rsidRPr="00575683">
              <w:rPr>
                <w:rFonts w:cs="Times New Roman" w:hint="eastAsia"/>
                <w:sz w:val="20"/>
                <w:szCs w:val="20"/>
              </w:rPr>
              <w:t>것으로</w:t>
            </w:r>
            <w:r w:rsidRPr="00575683">
              <w:rPr>
                <w:rFonts w:cs="Times New Roman" w:hint="eastAsia"/>
                <w:sz w:val="20"/>
                <w:szCs w:val="20"/>
              </w:rPr>
              <w:t xml:space="preserve"> </w:t>
            </w:r>
            <w:r w:rsidRPr="00575683">
              <w:rPr>
                <w:rFonts w:cs="Times New Roman" w:hint="eastAsia"/>
                <w:sz w:val="20"/>
                <w:szCs w:val="20"/>
              </w:rPr>
              <w:t>보임</w:t>
            </w:r>
            <w:r w:rsidR="00D95DA4">
              <w:rPr>
                <w:rFonts w:cs="Times New Roman" w:hint="eastAsia"/>
                <w:sz w:val="20"/>
                <w:szCs w:val="20"/>
              </w:rPr>
              <w:t>.</w:t>
            </w:r>
          </w:p>
        </w:tc>
        <w:tc>
          <w:tcPr>
            <w:tcW w:w="27" w:type="pct"/>
            <w:tcBorders>
              <w:top w:val="nil"/>
              <w:bottom w:val="nil"/>
            </w:tcBorders>
          </w:tcPr>
          <w:p w14:paraId="6D1160A4" w14:textId="77777777" w:rsidR="00061A1F" w:rsidRPr="009A2958" w:rsidRDefault="00061A1F" w:rsidP="00061A1F">
            <w:pPr>
              <w:widowControl/>
              <w:spacing w:before="40" w:after="120" w:line="276" w:lineRule="auto"/>
              <w:rPr>
                <w:rFonts w:cs="Times New Roman"/>
                <w:sz w:val="20"/>
                <w:szCs w:val="20"/>
              </w:rPr>
            </w:pPr>
          </w:p>
        </w:tc>
        <w:tc>
          <w:tcPr>
            <w:tcW w:w="770" w:type="pct"/>
          </w:tcPr>
          <w:p w14:paraId="4EB56971" w14:textId="13D91E0F" w:rsidR="00061A1F" w:rsidRPr="009A2958" w:rsidRDefault="00D95DA4" w:rsidP="008665DD">
            <w:pPr>
              <w:widowControl/>
              <w:numPr>
                <w:ilvl w:val="0"/>
                <w:numId w:val="2"/>
              </w:numPr>
              <w:spacing w:after="120" w:line="276" w:lineRule="auto"/>
              <w:rPr>
                <w:rFonts w:cs="Times New Roman"/>
                <w:sz w:val="20"/>
                <w:szCs w:val="20"/>
              </w:rPr>
            </w:pPr>
            <w:r w:rsidRPr="00575683">
              <w:rPr>
                <w:rFonts w:cs="Times New Roman" w:hint="eastAsia"/>
                <w:sz w:val="20"/>
                <w:szCs w:val="20"/>
              </w:rPr>
              <w:t>전자금융사고</w:t>
            </w:r>
            <w:r w:rsidRPr="00575683">
              <w:rPr>
                <w:rFonts w:cs="Times New Roman" w:hint="eastAsia"/>
                <w:sz w:val="20"/>
                <w:szCs w:val="20"/>
              </w:rPr>
              <w:t xml:space="preserve"> </w:t>
            </w:r>
            <w:r w:rsidRPr="00575683">
              <w:rPr>
                <w:rFonts w:cs="Times New Roman" w:hint="eastAsia"/>
                <w:sz w:val="20"/>
                <w:szCs w:val="20"/>
              </w:rPr>
              <w:t>책임이행을</w:t>
            </w:r>
            <w:r w:rsidRPr="00575683">
              <w:rPr>
                <w:rFonts w:cs="Times New Roman" w:hint="eastAsia"/>
                <w:sz w:val="20"/>
                <w:szCs w:val="20"/>
              </w:rPr>
              <w:t xml:space="preserve"> </w:t>
            </w:r>
            <w:r w:rsidRPr="00575683">
              <w:rPr>
                <w:rFonts w:cs="Times New Roman" w:hint="eastAsia"/>
                <w:sz w:val="20"/>
                <w:szCs w:val="20"/>
              </w:rPr>
              <w:t>위한</w:t>
            </w:r>
            <w:r w:rsidRPr="00575683">
              <w:rPr>
                <w:rFonts w:cs="Times New Roman" w:hint="eastAsia"/>
                <w:sz w:val="20"/>
                <w:szCs w:val="20"/>
              </w:rPr>
              <w:t xml:space="preserve"> </w:t>
            </w:r>
            <w:r w:rsidR="001A1A8C">
              <w:rPr>
                <w:rFonts w:cs="Times New Roman" w:hint="eastAsia"/>
                <w:sz w:val="20"/>
                <w:szCs w:val="20"/>
              </w:rPr>
              <w:t>추가</w:t>
            </w:r>
            <w:r w:rsidR="001A1A8C">
              <w:rPr>
                <w:rFonts w:cs="Times New Roman" w:hint="eastAsia"/>
                <w:sz w:val="20"/>
                <w:szCs w:val="20"/>
              </w:rPr>
              <w:t xml:space="preserve"> </w:t>
            </w:r>
            <w:r w:rsidRPr="00575683">
              <w:rPr>
                <w:rFonts w:cs="Times New Roman" w:hint="eastAsia"/>
                <w:sz w:val="20"/>
                <w:szCs w:val="20"/>
              </w:rPr>
              <w:t>보험</w:t>
            </w:r>
            <w:r w:rsidRPr="00575683">
              <w:rPr>
                <w:rFonts w:cs="Times New Roman" w:hint="eastAsia"/>
                <w:sz w:val="20"/>
                <w:szCs w:val="20"/>
              </w:rPr>
              <w:t xml:space="preserve"> </w:t>
            </w:r>
            <w:r w:rsidRPr="00575683">
              <w:rPr>
                <w:rFonts w:cs="Times New Roman" w:hint="eastAsia"/>
                <w:sz w:val="20"/>
                <w:szCs w:val="20"/>
              </w:rPr>
              <w:t>가입</w:t>
            </w:r>
            <w:r w:rsidR="001A1A8C">
              <w:rPr>
                <w:rFonts w:cs="Times New Roman" w:hint="eastAsia"/>
                <w:sz w:val="20"/>
                <w:szCs w:val="20"/>
              </w:rPr>
              <w:t xml:space="preserve"> </w:t>
            </w:r>
            <w:r w:rsidR="001A1A8C">
              <w:rPr>
                <w:rFonts w:cs="Times New Roman" w:hint="eastAsia"/>
                <w:sz w:val="20"/>
                <w:szCs w:val="20"/>
              </w:rPr>
              <w:t>관련하여</w:t>
            </w:r>
            <w:r w:rsidR="001A1A8C">
              <w:rPr>
                <w:rFonts w:cs="Times New Roman" w:hint="eastAsia"/>
                <w:sz w:val="20"/>
                <w:szCs w:val="20"/>
              </w:rPr>
              <w:t xml:space="preserve"> </w:t>
            </w:r>
            <w:r w:rsidR="001A1A8C">
              <w:rPr>
                <w:rFonts w:cs="Times New Roman" w:hint="eastAsia"/>
                <w:sz w:val="20"/>
                <w:szCs w:val="20"/>
              </w:rPr>
              <w:t>보험료</w:t>
            </w:r>
            <w:r w:rsidR="00152863">
              <w:rPr>
                <w:rFonts w:cs="Times New Roman" w:hint="eastAsia"/>
                <w:sz w:val="20"/>
                <w:szCs w:val="20"/>
              </w:rPr>
              <w:t xml:space="preserve"> </w:t>
            </w:r>
            <w:r w:rsidR="00152863">
              <w:rPr>
                <w:rFonts w:cs="Times New Roman" w:hint="eastAsia"/>
                <w:sz w:val="20"/>
                <w:szCs w:val="20"/>
              </w:rPr>
              <w:t>비용</w:t>
            </w:r>
            <w:r w:rsidR="00152863">
              <w:rPr>
                <w:rFonts w:cs="Times New Roman" w:hint="eastAsia"/>
                <w:sz w:val="20"/>
                <w:szCs w:val="20"/>
              </w:rPr>
              <w:t xml:space="preserve"> </w:t>
            </w:r>
            <w:r w:rsidR="00152863">
              <w:rPr>
                <w:rFonts w:cs="Times New Roman" w:hint="eastAsia"/>
                <w:sz w:val="20"/>
                <w:szCs w:val="20"/>
              </w:rPr>
              <w:t>부담이</w:t>
            </w:r>
            <w:r w:rsidR="00152863">
              <w:rPr>
                <w:rFonts w:cs="Times New Roman" w:hint="eastAsia"/>
                <w:sz w:val="20"/>
                <w:szCs w:val="20"/>
              </w:rPr>
              <w:t xml:space="preserve"> </w:t>
            </w:r>
            <w:r w:rsidR="00152863">
              <w:rPr>
                <w:rFonts w:cs="Times New Roman" w:hint="eastAsia"/>
                <w:sz w:val="20"/>
                <w:szCs w:val="20"/>
              </w:rPr>
              <w:t>발생하게</w:t>
            </w:r>
            <w:r w:rsidR="00152863">
              <w:rPr>
                <w:rFonts w:cs="Times New Roman" w:hint="eastAsia"/>
                <w:sz w:val="20"/>
                <w:szCs w:val="20"/>
              </w:rPr>
              <w:t xml:space="preserve"> </w:t>
            </w:r>
            <w:r w:rsidR="0007480E">
              <w:rPr>
                <w:rFonts w:cs="Times New Roman" w:hint="eastAsia"/>
                <w:sz w:val="20"/>
                <w:szCs w:val="20"/>
              </w:rPr>
              <w:t>될</w:t>
            </w:r>
            <w:r w:rsidR="0007480E">
              <w:rPr>
                <w:rFonts w:cs="Times New Roman" w:hint="eastAsia"/>
                <w:sz w:val="20"/>
                <w:szCs w:val="20"/>
              </w:rPr>
              <w:t xml:space="preserve"> </w:t>
            </w:r>
            <w:r w:rsidR="0007480E">
              <w:rPr>
                <w:rFonts w:cs="Times New Roman" w:hint="eastAsia"/>
                <w:sz w:val="20"/>
                <w:szCs w:val="20"/>
              </w:rPr>
              <w:t>수</w:t>
            </w:r>
            <w:r w:rsidR="0007480E">
              <w:rPr>
                <w:rFonts w:cs="Times New Roman" w:hint="eastAsia"/>
                <w:sz w:val="20"/>
                <w:szCs w:val="20"/>
              </w:rPr>
              <w:t xml:space="preserve"> </w:t>
            </w:r>
            <w:r w:rsidR="0007480E">
              <w:rPr>
                <w:rFonts w:cs="Times New Roman" w:hint="eastAsia"/>
                <w:sz w:val="20"/>
                <w:szCs w:val="20"/>
              </w:rPr>
              <w:t>있음</w:t>
            </w:r>
            <w:r w:rsidR="0007480E">
              <w:rPr>
                <w:rFonts w:cs="Times New Roman" w:hint="eastAsia"/>
                <w:sz w:val="20"/>
                <w:szCs w:val="20"/>
              </w:rPr>
              <w:t>.</w:t>
            </w:r>
          </w:p>
        </w:tc>
      </w:tr>
      <w:tr w:rsidR="005335C7" w:rsidRPr="009A2958" w14:paraId="1506C17F" w14:textId="77777777" w:rsidTr="00061A1F">
        <w:trPr>
          <w:trHeight w:val="132"/>
        </w:trPr>
        <w:tc>
          <w:tcPr>
            <w:tcW w:w="619" w:type="pct"/>
          </w:tcPr>
          <w:p w14:paraId="26873098" w14:textId="69542AFF"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35" w:name="_Toc108480413"/>
            <w:bookmarkStart w:id="36" w:name="_Toc108512969"/>
            <w:r w:rsidRPr="00250EEB">
              <w:rPr>
                <w:rFonts w:cs="Times New Roman"/>
                <w:b/>
                <w:color w:val="404040" w:themeColor="text1" w:themeTint="BF"/>
                <w:kern w:val="0"/>
                <w:sz w:val="20"/>
                <w:szCs w:val="20"/>
              </w:rPr>
              <w:t>규제</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샌드박스</w:t>
            </w:r>
            <w:bookmarkEnd w:id="35"/>
            <w:bookmarkEnd w:id="36"/>
          </w:p>
        </w:tc>
        <w:tc>
          <w:tcPr>
            <w:tcW w:w="26" w:type="pct"/>
            <w:tcBorders>
              <w:top w:val="nil"/>
              <w:bottom w:val="nil"/>
            </w:tcBorders>
          </w:tcPr>
          <w:p w14:paraId="2B5FF496"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1B36EF44"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정보통신</w:t>
            </w:r>
            <w:r w:rsidRPr="009A2958">
              <w:rPr>
                <w:rFonts w:cs="Times New Roman"/>
                <w:sz w:val="20"/>
                <w:szCs w:val="20"/>
              </w:rPr>
              <w:t xml:space="preserve"> </w:t>
            </w:r>
            <w:r w:rsidRPr="009A2958">
              <w:rPr>
                <w:rFonts w:cs="Times New Roman"/>
                <w:sz w:val="20"/>
                <w:szCs w:val="20"/>
              </w:rPr>
              <w:t>진흥</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융합</w:t>
            </w:r>
            <w:r w:rsidRPr="009A2958">
              <w:rPr>
                <w:rFonts w:cs="Times New Roman"/>
                <w:sz w:val="20"/>
                <w:szCs w:val="20"/>
              </w:rPr>
              <w:t xml:space="preserve"> </w:t>
            </w:r>
            <w:r w:rsidRPr="009A2958">
              <w:rPr>
                <w:rFonts w:cs="Times New Roman"/>
                <w:sz w:val="20"/>
                <w:szCs w:val="20"/>
              </w:rPr>
              <w:t>활성화</w:t>
            </w:r>
            <w:r w:rsidRPr="009A2958">
              <w:rPr>
                <w:rFonts w:cs="Times New Roman"/>
                <w:sz w:val="20"/>
                <w:szCs w:val="20"/>
              </w:rPr>
              <w:t xml:space="preserve"> </w:t>
            </w:r>
            <w:r w:rsidRPr="009A2958">
              <w:rPr>
                <w:rFonts w:cs="Times New Roman"/>
                <w:sz w:val="20"/>
                <w:szCs w:val="20"/>
              </w:rPr>
              <w:t>등에</w:t>
            </w:r>
            <w:r w:rsidRPr="009A2958">
              <w:rPr>
                <w:rFonts w:cs="Times New Roman"/>
                <w:sz w:val="20"/>
                <w:szCs w:val="20"/>
              </w:rPr>
              <w:t xml:space="preserve"> </w:t>
            </w:r>
            <w:r w:rsidRPr="009A2958">
              <w:rPr>
                <w:rFonts w:cs="Times New Roman"/>
                <w:sz w:val="20"/>
                <w:szCs w:val="20"/>
              </w:rPr>
              <w:t>관한</w:t>
            </w:r>
            <w:r w:rsidRPr="009A2958">
              <w:rPr>
                <w:rFonts w:cs="Times New Roman"/>
                <w:sz w:val="20"/>
                <w:szCs w:val="20"/>
              </w:rPr>
              <w:t xml:space="preserve"> </w:t>
            </w:r>
            <w:r w:rsidRPr="009A2958">
              <w:rPr>
                <w:rFonts w:cs="Times New Roman"/>
                <w:sz w:val="20"/>
                <w:szCs w:val="20"/>
              </w:rPr>
              <w:t>특별법상</w:t>
            </w:r>
            <w:r w:rsidRPr="009A2958">
              <w:rPr>
                <w:rFonts w:cs="Times New Roman"/>
                <w:sz w:val="20"/>
                <w:szCs w:val="20"/>
              </w:rPr>
              <w:t xml:space="preserve"> </w:t>
            </w:r>
            <w:r w:rsidRPr="009A2958">
              <w:rPr>
                <w:rFonts w:cs="Times New Roman"/>
                <w:sz w:val="20"/>
                <w:szCs w:val="20"/>
              </w:rPr>
              <w:t>아래와</w:t>
            </w:r>
            <w:r w:rsidRPr="009A2958">
              <w:rPr>
                <w:rFonts w:cs="Times New Roman"/>
                <w:sz w:val="20"/>
                <w:szCs w:val="20"/>
              </w:rPr>
              <w:t xml:space="preserve"> </w:t>
            </w:r>
            <w:r w:rsidRPr="009A2958">
              <w:rPr>
                <w:rFonts w:cs="Times New Roman"/>
                <w:sz w:val="20"/>
                <w:szCs w:val="20"/>
              </w:rPr>
              <w:t>같이</w:t>
            </w:r>
            <w:r w:rsidRPr="009A2958">
              <w:rPr>
                <w:rFonts w:cs="Times New Roman"/>
                <w:sz w:val="20"/>
                <w:szCs w:val="20"/>
              </w:rPr>
              <w:t xml:space="preserve"> 3</w:t>
            </w:r>
            <w:r w:rsidRPr="009A2958">
              <w:rPr>
                <w:rFonts w:cs="Times New Roman"/>
                <w:sz w:val="20"/>
                <w:szCs w:val="20"/>
              </w:rPr>
              <w:t>개의</w:t>
            </w:r>
            <w:r w:rsidRPr="009A2958">
              <w:rPr>
                <w:rFonts w:cs="Times New Roman"/>
                <w:sz w:val="20"/>
                <w:szCs w:val="20"/>
              </w:rPr>
              <w:t xml:space="preserve"> </w:t>
            </w:r>
            <w:r w:rsidRPr="009A2958">
              <w:rPr>
                <w:rFonts w:cs="Times New Roman"/>
                <w:sz w:val="20"/>
                <w:szCs w:val="20"/>
              </w:rPr>
              <w:t>규제특례</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임시허가를</w:t>
            </w:r>
            <w:r w:rsidRPr="009A2958">
              <w:rPr>
                <w:rFonts w:cs="Times New Roman"/>
                <w:sz w:val="20"/>
                <w:szCs w:val="20"/>
              </w:rPr>
              <w:t xml:space="preserve"> </w:t>
            </w:r>
            <w:r w:rsidRPr="009A2958">
              <w:rPr>
                <w:rFonts w:cs="Times New Roman"/>
                <w:sz w:val="20"/>
                <w:szCs w:val="20"/>
              </w:rPr>
              <w:t>받음</w:t>
            </w:r>
            <w:r w:rsidRPr="009A2958">
              <w:rPr>
                <w:rFonts w:cs="Times New Roman"/>
                <w:sz w:val="20"/>
                <w:szCs w:val="20"/>
              </w:rPr>
              <w:t>.</w:t>
            </w:r>
          </w:p>
          <w:tbl>
            <w:tblPr>
              <w:tblStyle w:val="a5"/>
              <w:tblW w:w="4873" w:type="dxa"/>
              <w:tblInd w:w="284" w:type="dxa"/>
              <w:tblCellMar>
                <w:left w:w="57" w:type="dxa"/>
                <w:right w:w="57" w:type="dxa"/>
              </w:tblCellMar>
              <w:tblLook w:val="04A0" w:firstRow="1" w:lastRow="0" w:firstColumn="1" w:lastColumn="0" w:noHBand="0" w:noVBand="1"/>
            </w:tblPr>
            <w:tblGrid>
              <w:gridCol w:w="1077"/>
              <w:gridCol w:w="1073"/>
              <w:gridCol w:w="1873"/>
              <w:gridCol w:w="850"/>
            </w:tblGrid>
            <w:tr w:rsidR="005335C7" w:rsidRPr="009A2958" w14:paraId="140EA82B" w14:textId="77777777" w:rsidTr="003C296E">
              <w:tc>
                <w:tcPr>
                  <w:tcW w:w="1077" w:type="dxa"/>
                  <w:shd w:val="clear" w:color="auto" w:fill="D9D9D9" w:themeFill="background1" w:themeFillShade="D9"/>
                  <w:vAlign w:val="center"/>
                </w:tcPr>
                <w:p w14:paraId="2585D633" w14:textId="77777777" w:rsidR="005335C7" w:rsidRPr="009A2958" w:rsidRDefault="005335C7" w:rsidP="005335C7">
                  <w:pPr>
                    <w:widowControl/>
                    <w:spacing w:before="40" w:after="40" w:line="240" w:lineRule="auto"/>
                    <w:jc w:val="center"/>
                    <w:rPr>
                      <w:rFonts w:cs="Times New Roman"/>
                      <w:b/>
                      <w:sz w:val="20"/>
                      <w:szCs w:val="20"/>
                    </w:rPr>
                  </w:pPr>
                  <w:r w:rsidRPr="009A2958">
                    <w:rPr>
                      <w:rFonts w:cs="Times New Roman"/>
                      <w:b/>
                      <w:sz w:val="20"/>
                      <w:szCs w:val="20"/>
                    </w:rPr>
                    <w:t>서비스명</w:t>
                  </w:r>
                </w:p>
              </w:tc>
              <w:tc>
                <w:tcPr>
                  <w:tcW w:w="1073" w:type="dxa"/>
                  <w:shd w:val="clear" w:color="auto" w:fill="D9D9D9" w:themeFill="background1" w:themeFillShade="D9"/>
                  <w:vAlign w:val="center"/>
                </w:tcPr>
                <w:p w14:paraId="1A773BD8" w14:textId="77777777" w:rsidR="005335C7" w:rsidRPr="009A2958" w:rsidRDefault="005335C7" w:rsidP="005335C7">
                  <w:pPr>
                    <w:widowControl/>
                    <w:spacing w:before="40" w:after="40" w:line="240" w:lineRule="auto"/>
                    <w:jc w:val="center"/>
                    <w:rPr>
                      <w:rFonts w:cs="Times New Roman"/>
                      <w:b/>
                      <w:sz w:val="20"/>
                      <w:szCs w:val="20"/>
                    </w:rPr>
                  </w:pPr>
                  <w:r w:rsidRPr="009A2958">
                    <w:rPr>
                      <w:rFonts w:cs="Times New Roman"/>
                      <w:b/>
                      <w:sz w:val="20"/>
                      <w:szCs w:val="20"/>
                    </w:rPr>
                    <w:t>일시</w:t>
                  </w:r>
                </w:p>
              </w:tc>
              <w:tc>
                <w:tcPr>
                  <w:tcW w:w="1873" w:type="dxa"/>
                  <w:shd w:val="clear" w:color="auto" w:fill="D9D9D9" w:themeFill="background1" w:themeFillShade="D9"/>
                  <w:vAlign w:val="center"/>
                </w:tcPr>
                <w:p w14:paraId="6B3F94B9" w14:textId="77777777" w:rsidR="005335C7" w:rsidRPr="009A2958" w:rsidRDefault="005335C7" w:rsidP="005335C7">
                  <w:pPr>
                    <w:widowControl/>
                    <w:spacing w:before="40" w:after="40" w:line="240" w:lineRule="auto"/>
                    <w:jc w:val="center"/>
                    <w:rPr>
                      <w:rFonts w:cs="Times New Roman"/>
                      <w:b/>
                      <w:sz w:val="20"/>
                      <w:szCs w:val="20"/>
                    </w:rPr>
                  </w:pPr>
                  <w:r w:rsidRPr="009A2958">
                    <w:rPr>
                      <w:rFonts w:cs="Times New Roman"/>
                      <w:b/>
                      <w:sz w:val="20"/>
                      <w:szCs w:val="20"/>
                    </w:rPr>
                    <w:t>내용</w:t>
                  </w:r>
                </w:p>
              </w:tc>
              <w:tc>
                <w:tcPr>
                  <w:tcW w:w="850" w:type="dxa"/>
                  <w:shd w:val="clear" w:color="auto" w:fill="D9D9D9" w:themeFill="background1" w:themeFillShade="D9"/>
                  <w:vAlign w:val="center"/>
                </w:tcPr>
                <w:p w14:paraId="01397373" w14:textId="77777777" w:rsidR="005335C7" w:rsidRPr="001349DF" w:rsidRDefault="005335C7" w:rsidP="001349DF">
                  <w:pPr>
                    <w:widowControl/>
                    <w:spacing w:before="40" w:after="40" w:line="240" w:lineRule="auto"/>
                    <w:ind w:left="-57" w:right="-57"/>
                    <w:jc w:val="center"/>
                    <w:rPr>
                      <w:rFonts w:cs="Times New Roman"/>
                      <w:b/>
                      <w:spacing w:val="-4"/>
                      <w:sz w:val="20"/>
                      <w:szCs w:val="20"/>
                    </w:rPr>
                  </w:pPr>
                  <w:r w:rsidRPr="001349DF">
                    <w:rPr>
                      <w:rFonts w:cs="Times New Roman"/>
                      <w:b/>
                      <w:spacing w:val="-4"/>
                      <w:sz w:val="20"/>
                      <w:szCs w:val="20"/>
                    </w:rPr>
                    <w:t>제도개선</w:t>
                  </w:r>
                </w:p>
              </w:tc>
            </w:tr>
            <w:tr w:rsidR="005335C7" w:rsidRPr="009A2958" w14:paraId="2D27EFF6" w14:textId="77777777" w:rsidTr="003C296E">
              <w:tc>
                <w:tcPr>
                  <w:tcW w:w="1077" w:type="dxa"/>
                  <w:vAlign w:val="center"/>
                </w:tcPr>
                <w:p w14:paraId="1156459A" w14:textId="77777777" w:rsidR="005335C7" w:rsidRPr="009A2958" w:rsidRDefault="005335C7" w:rsidP="001349DF">
                  <w:pPr>
                    <w:widowControl/>
                    <w:spacing w:before="40" w:after="40" w:line="240" w:lineRule="auto"/>
                    <w:ind w:left="-57" w:right="-57"/>
                    <w:jc w:val="center"/>
                    <w:rPr>
                      <w:rFonts w:cs="Times New Roman"/>
                      <w:sz w:val="20"/>
                      <w:szCs w:val="20"/>
                    </w:rPr>
                  </w:pPr>
                  <w:r w:rsidRPr="001349DF">
                    <w:rPr>
                      <w:rFonts w:cs="Times New Roman"/>
                      <w:spacing w:val="-6"/>
                      <w:sz w:val="20"/>
                      <w:szCs w:val="20"/>
                    </w:rPr>
                    <w:t>요금</w:t>
                  </w:r>
                  <w:r w:rsidRPr="001349DF">
                    <w:rPr>
                      <w:rFonts w:cs="Times New Roman"/>
                      <w:spacing w:val="-6"/>
                      <w:sz w:val="20"/>
                      <w:szCs w:val="20"/>
                    </w:rPr>
                    <w:t xml:space="preserve"> </w:t>
                  </w:r>
                  <w:r w:rsidRPr="001349DF">
                    <w:rPr>
                      <w:rFonts w:cs="Times New Roman"/>
                      <w:spacing w:val="-6"/>
                      <w:sz w:val="20"/>
                      <w:szCs w:val="20"/>
                    </w:rPr>
                    <w:t>선결제</w:t>
                  </w:r>
                  <w:r w:rsidRPr="009A2958">
                    <w:rPr>
                      <w:rFonts w:cs="Times New Roman"/>
                      <w:sz w:val="20"/>
                      <w:szCs w:val="20"/>
                    </w:rPr>
                    <w:t xml:space="preserve"> </w:t>
                  </w:r>
                  <w:r>
                    <w:rPr>
                      <w:rFonts w:cs="Times New Roman"/>
                      <w:sz w:val="20"/>
                      <w:szCs w:val="20"/>
                    </w:rPr>
                    <w:br/>
                  </w:r>
                  <w:r w:rsidRPr="009A2958">
                    <w:rPr>
                      <w:rFonts w:cs="Times New Roman"/>
                      <w:sz w:val="20"/>
                      <w:szCs w:val="20"/>
                    </w:rPr>
                    <w:t>가맹</w:t>
                  </w:r>
                  <w:r w:rsidRPr="009A2958">
                    <w:rPr>
                      <w:rFonts w:cs="Times New Roman"/>
                      <w:sz w:val="20"/>
                      <w:szCs w:val="20"/>
                    </w:rPr>
                    <w:t xml:space="preserve"> </w:t>
                  </w:r>
                  <w:r w:rsidRPr="009A2958">
                    <w:rPr>
                      <w:rFonts w:cs="Times New Roman"/>
                      <w:sz w:val="20"/>
                      <w:szCs w:val="20"/>
                    </w:rPr>
                    <w:t>택시</w:t>
                  </w:r>
                  <w:r w:rsidRPr="009A2958">
                    <w:rPr>
                      <w:rFonts w:cs="Times New Roman"/>
                      <w:sz w:val="20"/>
                      <w:szCs w:val="20"/>
                    </w:rPr>
                    <w:t xml:space="preserve"> </w:t>
                  </w:r>
                  <w:r w:rsidRPr="009A2958">
                    <w:rPr>
                      <w:rFonts w:cs="Times New Roman"/>
                      <w:sz w:val="20"/>
                      <w:szCs w:val="20"/>
                    </w:rPr>
                    <w:t>서비스</w:t>
                  </w:r>
                </w:p>
              </w:tc>
              <w:tc>
                <w:tcPr>
                  <w:tcW w:w="1073" w:type="dxa"/>
                  <w:vAlign w:val="center"/>
                </w:tcPr>
                <w:p w14:paraId="35B8EAF7" w14:textId="77777777" w:rsidR="005335C7" w:rsidRPr="009A2958" w:rsidRDefault="005335C7" w:rsidP="005335C7">
                  <w:pPr>
                    <w:widowControl/>
                    <w:spacing w:before="40" w:after="40" w:line="240" w:lineRule="auto"/>
                    <w:ind w:left="-57" w:right="-57"/>
                    <w:jc w:val="center"/>
                    <w:rPr>
                      <w:rFonts w:cs="Times New Roman"/>
                      <w:sz w:val="20"/>
                      <w:szCs w:val="20"/>
                    </w:rPr>
                  </w:pPr>
                  <w:r w:rsidRPr="007C2FC9">
                    <w:rPr>
                      <w:rFonts w:cs="Times New Roman"/>
                      <w:spacing w:val="-6"/>
                      <w:sz w:val="20"/>
                      <w:szCs w:val="20"/>
                    </w:rPr>
                    <w:t xml:space="preserve">2020. 12. 29. </w:t>
                  </w:r>
                  <w:r w:rsidRPr="007C2FC9">
                    <w:rPr>
                      <w:rFonts w:cs="Times New Roman"/>
                      <w:spacing w:val="-6"/>
                      <w:sz w:val="20"/>
                      <w:szCs w:val="20"/>
                    </w:rPr>
                    <w:br/>
                  </w:r>
                  <w:r w:rsidRPr="009A2958">
                    <w:rPr>
                      <w:rFonts w:cs="Times New Roman"/>
                      <w:sz w:val="20"/>
                      <w:szCs w:val="20"/>
                    </w:rPr>
                    <w:t>규제특례</w:t>
                  </w:r>
                </w:p>
              </w:tc>
              <w:tc>
                <w:tcPr>
                  <w:tcW w:w="1873" w:type="dxa"/>
                  <w:vAlign w:val="center"/>
                </w:tcPr>
                <w:p w14:paraId="121AE8E7" w14:textId="77777777" w:rsidR="005335C7" w:rsidRPr="009A2958" w:rsidRDefault="005335C7" w:rsidP="005335C7">
                  <w:pPr>
                    <w:widowControl/>
                    <w:spacing w:before="40" w:after="40" w:line="240" w:lineRule="auto"/>
                    <w:rPr>
                      <w:rFonts w:cs="Times New Roman"/>
                      <w:sz w:val="20"/>
                      <w:szCs w:val="20"/>
                    </w:rPr>
                  </w:pPr>
                  <w:r w:rsidRPr="009A2958">
                    <w:rPr>
                      <w:rFonts w:cs="Times New Roman"/>
                      <w:sz w:val="20"/>
                      <w:szCs w:val="20"/>
                    </w:rPr>
                    <w:t>카카오모빌리티</w:t>
                  </w:r>
                  <w:r w:rsidRPr="009A2958">
                    <w:rPr>
                      <w:rFonts w:cs="Times New Roman"/>
                      <w:sz w:val="20"/>
                      <w:szCs w:val="20"/>
                    </w:rPr>
                    <w:t xml:space="preserve"> </w:t>
                  </w:r>
                  <w:r w:rsidRPr="009A2958">
                    <w:rPr>
                      <w:rFonts w:cs="Times New Roman"/>
                      <w:sz w:val="20"/>
                      <w:szCs w:val="20"/>
                    </w:rPr>
                    <w:t>플랫폼</w:t>
                  </w:r>
                  <w:r w:rsidRPr="009A2958">
                    <w:rPr>
                      <w:rFonts w:cs="Times New Roman"/>
                      <w:sz w:val="20"/>
                      <w:szCs w:val="20"/>
                    </w:rPr>
                    <w:t xml:space="preserve"> </w:t>
                  </w:r>
                  <w:r w:rsidRPr="009A2958">
                    <w:rPr>
                      <w:rFonts w:cs="Times New Roman"/>
                      <w:sz w:val="20"/>
                      <w:szCs w:val="20"/>
                    </w:rPr>
                    <w:t>택시</w:t>
                  </w:r>
                  <w:r w:rsidRPr="009A2958">
                    <w:rPr>
                      <w:rFonts w:cs="Times New Roman"/>
                      <w:sz w:val="20"/>
                      <w:szCs w:val="20"/>
                    </w:rPr>
                    <w:t>(</w:t>
                  </w:r>
                  <w:r w:rsidRPr="009A2958">
                    <w:rPr>
                      <w:rFonts w:cs="Times New Roman"/>
                      <w:sz w:val="20"/>
                      <w:szCs w:val="20"/>
                    </w:rPr>
                    <w:t>가맹</w:t>
                  </w:r>
                  <w:r w:rsidRPr="009A2958">
                    <w:rPr>
                      <w:rFonts w:cs="Times New Roman"/>
                      <w:sz w:val="20"/>
                      <w:szCs w:val="20"/>
                    </w:rPr>
                    <w:t xml:space="preserve">, </w:t>
                  </w:r>
                  <w:r w:rsidRPr="009A2958">
                    <w:rPr>
                      <w:rFonts w:cs="Times New Roman"/>
                      <w:sz w:val="20"/>
                      <w:szCs w:val="20"/>
                    </w:rPr>
                    <w:t>고급</w:t>
                  </w:r>
                  <w:r w:rsidRPr="009A2958">
                    <w:rPr>
                      <w:rFonts w:cs="Times New Roman"/>
                      <w:sz w:val="20"/>
                      <w:szCs w:val="20"/>
                    </w:rPr>
                    <w:t xml:space="preserve">, </w:t>
                  </w:r>
                  <w:r w:rsidRPr="009A2958">
                    <w:rPr>
                      <w:rFonts w:cs="Times New Roman"/>
                      <w:sz w:val="20"/>
                      <w:szCs w:val="20"/>
                    </w:rPr>
                    <w:t>대형</w:t>
                  </w:r>
                  <w:r w:rsidRPr="009A2958">
                    <w:rPr>
                      <w:rFonts w:cs="Times New Roman"/>
                      <w:sz w:val="20"/>
                      <w:szCs w:val="20"/>
                    </w:rPr>
                    <w:t xml:space="preserve">) </w:t>
                  </w:r>
                  <w:r w:rsidRPr="009A2958">
                    <w:rPr>
                      <w:rFonts w:cs="Times New Roman"/>
                      <w:sz w:val="20"/>
                      <w:szCs w:val="20"/>
                    </w:rPr>
                    <w:t>호출시</w:t>
                  </w:r>
                  <w:r w:rsidRPr="009A2958">
                    <w:rPr>
                      <w:rFonts w:cs="Times New Roman"/>
                      <w:sz w:val="20"/>
                      <w:szCs w:val="20"/>
                    </w:rPr>
                    <w:t xml:space="preserve"> </w:t>
                  </w:r>
                  <w:r w:rsidRPr="009A2958">
                    <w:rPr>
                      <w:rFonts w:cs="Times New Roman"/>
                      <w:sz w:val="20"/>
                      <w:szCs w:val="20"/>
                    </w:rPr>
                    <w:t>앱미터기</w:t>
                  </w:r>
                  <w:r w:rsidRPr="009A2958">
                    <w:rPr>
                      <w:rFonts w:cs="Times New Roman"/>
                      <w:sz w:val="20"/>
                      <w:szCs w:val="20"/>
                    </w:rPr>
                    <w:t xml:space="preserve"> </w:t>
                  </w:r>
                  <w:r w:rsidRPr="009A2958">
                    <w:rPr>
                      <w:rFonts w:cs="Times New Roman"/>
                      <w:sz w:val="20"/>
                      <w:szCs w:val="20"/>
                    </w:rPr>
                    <w:t>기반으로</w:t>
                  </w:r>
                  <w:r w:rsidRPr="009A2958">
                    <w:rPr>
                      <w:rFonts w:cs="Times New Roman"/>
                      <w:sz w:val="20"/>
                      <w:szCs w:val="20"/>
                    </w:rPr>
                    <w:t xml:space="preserve"> </w:t>
                  </w:r>
                  <w:r w:rsidRPr="009A2958">
                    <w:rPr>
                      <w:rFonts w:cs="Times New Roman"/>
                      <w:sz w:val="20"/>
                      <w:szCs w:val="20"/>
                    </w:rPr>
                    <w:t>사전에</w:t>
                  </w:r>
                  <w:r w:rsidRPr="009A2958">
                    <w:rPr>
                      <w:rFonts w:cs="Times New Roman"/>
                      <w:sz w:val="20"/>
                      <w:szCs w:val="20"/>
                    </w:rPr>
                    <w:t xml:space="preserve"> </w:t>
                  </w:r>
                  <w:r w:rsidRPr="009A2958">
                    <w:rPr>
                      <w:rFonts w:cs="Times New Roman"/>
                      <w:sz w:val="20"/>
                      <w:szCs w:val="20"/>
                    </w:rPr>
                    <w:t>요금을</w:t>
                  </w:r>
                  <w:r w:rsidRPr="009A2958">
                    <w:rPr>
                      <w:rFonts w:cs="Times New Roman"/>
                      <w:sz w:val="20"/>
                      <w:szCs w:val="20"/>
                    </w:rPr>
                    <w:t xml:space="preserve"> </w:t>
                  </w:r>
                  <w:r w:rsidRPr="009A2958">
                    <w:rPr>
                      <w:rFonts w:cs="Times New Roman"/>
                      <w:sz w:val="20"/>
                      <w:szCs w:val="20"/>
                    </w:rPr>
                    <w:t>확정하고</w:t>
                  </w:r>
                  <w:r w:rsidRPr="009A2958">
                    <w:rPr>
                      <w:rFonts w:cs="Times New Roman"/>
                      <w:sz w:val="20"/>
                      <w:szCs w:val="20"/>
                    </w:rPr>
                    <w:t xml:space="preserve">, </w:t>
                  </w:r>
                  <w:r w:rsidRPr="009A2958">
                    <w:rPr>
                      <w:rFonts w:cs="Times New Roman"/>
                      <w:sz w:val="20"/>
                      <w:szCs w:val="20"/>
                    </w:rPr>
                    <w:t>승객이</w:t>
                  </w:r>
                  <w:r w:rsidRPr="009A2958">
                    <w:rPr>
                      <w:rFonts w:cs="Times New Roman"/>
                      <w:sz w:val="20"/>
                      <w:szCs w:val="20"/>
                    </w:rPr>
                    <w:t xml:space="preserve"> </w:t>
                  </w:r>
                  <w:r w:rsidRPr="009A2958">
                    <w:rPr>
                      <w:rFonts w:cs="Times New Roman"/>
                      <w:sz w:val="20"/>
                      <w:szCs w:val="20"/>
                    </w:rPr>
                    <w:t>해당</w:t>
                  </w:r>
                  <w:r w:rsidRPr="009A2958">
                    <w:rPr>
                      <w:rFonts w:cs="Times New Roman"/>
                      <w:sz w:val="20"/>
                      <w:szCs w:val="20"/>
                    </w:rPr>
                    <w:t xml:space="preserve"> </w:t>
                  </w:r>
                  <w:r w:rsidRPr="009A2958">
                    <w:rPr>
                      <w:rFonts w:cs="Times New Roman"/>
                      <w:sz w:val="20"/>
                      <w:szCs w:val="20"/>
                    </w:rPr>
                    <w:t>요금을</w:t>
                  </w:r>
                  <w:r w:rsidRPr="009A2958">
                    <w:rPr>
                      <w:rFonts w:cs="Times New Roman"/>
                      <w:sz w:val="20"/>
                      <w:szCs w:val="20"/>
                    </w:rPr>
                    <w:t xml:space="preserve"> </w:t>
                  </w:r>
                  <w:r w:rsidRPr="009A2958">
                    <w:rPr>
                      <w:rFonts w:cs="Times New Roman"/>
                      <w:sz w:val="20"/>
                      <w:szCs w:val="20"/>
                    </w:rPr>
                    <w:t>선결제</w:t>
                  </w:r>
                  <w:r w:rsidRPr="009A2958">
                    <w:rPr>
                      <w:rFonts w:cs="Times New Roman"/>
                      <w:sz w:val="20"/>
                      <w:szCs w:val="20"/>
                    </w:rPr>
                    <w:t xml:space="preserve"> </w:t>
                  </w:r>
                  <w:r w:rsidRPr="009A2958">
                    <w:rPr>
                      <w:rFonts w:cs="Times New Roman"/>
                      <w:sz w:val="20"/>
                      <w:szCs w:val="20"/>
                    </w:rPr>
                    <w:t>후</w:t>
                  </w:r>
                  <w:r w:rsidRPr="009A2958">
                    <w:rPr>
                      <w:rFonts w:cs="Times New Roman"/>
                      <w:sz w:val="20"/>
                      <w:szCs w:val="20"/>
                    </w:rPr>
                    <w:t xml:space="preserve"> </w:t>
                  </w:r>
                  <w:r w:rsidRPr="009A2958">
                    <w:rPr>
                      <w:rFonts w:cs="Times New Roman"/>
                      <w:sz w:val="20"/>
                      <w:szCs w:val="20"/>
                    </w:rPr>
                    <w:t>정해진</w:t>
                  </w:r>
                  <w:r w:rsidRPr="009A2958">
                    <w:rPr>
                      <w:rFonts w:cs="Times New Roman"/>
                      <w:sz w:val="20"/>
                      <w:szCs w:val="20"/>
                    </w:rPr>
                    <w:t xml:space="preserve"> </w:t>
                  </w:r>
                  <w:r w:rsidRPr="009A2958">
                    <w:rPr>
                      <w:rFonts w:cs="Times New Roman"/>
                      <w:sz w:val="20"/>
                      <w:szCs w:val="20"/>
                    </w:rPr>
                    <w:t>금액으</w:t>
                  </w:r>
                  <w:r w:rsidRPr="009A2958">
                    <w:rPr>
                      <w:rFonts w:cs="Times New Roman"/>
                      <w:sz w:val="20"/>
                      <w:szCs w:val="20"/>
                    </w:rPr>
                    <w:lastRenderedPageBreak/>
                    <w:t>로</w:t>
                  </w:r>
                  <w:r w:rsidRPr="009A2958">
                    <w:rPr>
                      <w:rFonts w:cs="Times New Roman"/>
                      <w:sz w:val="20"/>
                      <w:szCs w:val="20"/>
                    </w:rPr>
                    <w:t xml:space="preserve"> </w:t>
                  </w:r>
                  <w:r w:rsidRPr="009A2958">
                    <w:rPr>
                      <w:rFonts w:cs="Times New Roman"/>
                      <w:sz w:val="20"/>
                      <w:szCs w:val="20"/>
                    </w:rPr>
                    <w:t>이용하는</w:t>
                  </w:r>
                  <w:r w:rsidRPr="009A2958">
                    <w:rPr>
                      <w:rFonts w:cs="Times New Roman"/>
                      <w:sz w:val="20"/>
                      <w:szCs w:val="20"/>
                    </w:rPr>
                    <w:t xml:space="preserve"> </w:t>
                  </w:r>
                  <w:r w:rsidRPr="009A2958">
                    <w:rPr>
                      <w:rFonts w:cs="Times New Roman"/>
                      <w:sz w:val="20"/>
                      <w:szCs w:val="20"/>
                    </w:rPr>
                    <w:t>택시</w:t>
                  </w:r>
                  <w:r w:rsidRPr="009A2958">
                    <w:rPr>
                      <w:rFonts w:cs="Times New Roman"/>
                      <w:sz w:val="20"/>
                      <w:szCs w:val="20"/>
                    </w:rPr>
                    <w:t xml:space="preserve"> </w:t>
                  </w:r>
                  <w:r w:rsidRPr="009A2958">
                    <w:rPr>
                      <w:rFonts w:cs="Times New Roman"/>
                      <w:sz w:val="20"/>
                      <w:szCs w:val="20"/>
                    </w:rPr>
                    <w:t>서비스</w:t>
                  </w:r>
                </w:p>
              </w:tc>
              <w:tc>
                <w:tcPr>
                  <w:tcW w:w="850" w:type="dxa"/>
                  <w:vAlign w:val="center"/>
                </w:tcPr>
                <w:p w14:paraId="2D659593" w14:textId="53183AA3" w:rsidR="005335C7" w:rsidRPr="009A2958" w:rsidRDefault="005335C7" w:rsidP="001349DF">
                  <w:pPr>
                    <w:widowControl/>
                    <w:spacing w:before="40" w:after="40" w:line="240" w:lineRule="auto"/>
                    <w:jc w:val="center"/>
                    <w:rPr>
                      <w:rFonts w:cs="Times New Roman"/>
                      <w:sz w:val="20"/>
                      <w:szCs w:val="20"/>
                    </w:rPr>
                  </w:pPr>
                  <w:r w:rsidRPr="009A2958">
                    <w:rPr>
                      <w:rFonts w:cs="Times New Roman"/>
                      <w:sz w:val="20"/>
                      <w:szCs w:val="20"/>
                    </w:rPr>
                    <w:lastRenderedPageBreak/>
                    <w:t>제도</w:t>
                  </w:r>
                  <w:r w:rsidR="001349DF">
                    <w:rPr>
                      <w:rFonts w:cs="Times New Roman"/>
                      <w:sz w:val="20"/>
                      <w:szCs w:val="20"/>
                    </w:rPr>
                    <w:br/>
                  </w:r>
                  <w:r w:rsidRPr="009A2958">
                    <w:rPr>
                      <w:rFonts w:cs="Times New Roman"/>
                      <w:sz w:val="20"/>
                      <w:szCs w:val="20"/>
                    </w:rPr>
                    <w:t>개선</w:t>
                  </w:r>
                  <w:r w:rsidRPr="009A2958">
                    <w:rPr>
                      <w:rFonts w:cs="Times New Roman"/>
                      <w:sz w:val="20"/>
                      <w:szCs w:val="20"/>
                    </w:rPr>
                    <w:t xml:space="preserve"> </w:t>
                  </w:r>
                  <w:r>
                    <w:rPr>
                      <w:rFonts w:cs="Times New Roman"/>
                      <w:sz w:val="20"/>
                      <w:szCs w:val="20"/>
                    </w:rPr>
                    <w:br/>
                  </w:r>
                  <w:r w:rsidRPr="009A2958">
                    <w:rPr>
                      <w:rFonts w:cs="Times New Roman"/>
                      <w:sz w:val="20"/>
                      <w:szCs w:val="20"/>
                    </w:rPr>
                    <w:t>완료</w:t>
                  </w:r>
                </w:p>
              </w:tc>
            </w:tr>
            <w:tr w:rsidR="005335C7" w:rsidRPr="009A2958" w14:paraId="3DFE351F" w14:textId="77777777" w:rsidTr="003C296E">
              <w:tc>
                <w:tcPr>
                  <w:tcW w:w="1077" w:type="dxa"/>
                  <w:vAlign w:val="center"/>
                </w:tcPr>
                <w:p w14:paraId="702D75C0" w14:textId="77777777" w:rsidR="005335C7" w:rsidRPr="009A2958" w:rsidRDefault="005335C7" w:rsidP="001349DF">
                  <w:pPr>
                    <w:widowControl/>
                    <w:spacing w:before="40" w:after="40" w:line="240" w:lineRule="auto"/>
                    <w:ind w:left="-57" w:right="-57"/>
                    <w:jc w:val="center"/>
                    <w:rPr>
                      <w:rFonts w:cs="Times New Roman"/>
                      <w:sz w:val="20"/>
                      <w:szCs w:val="20"/>
                    </w:rPr>
                  </w:pPr>
                  <w:r w:rsidRPr="001349DF">
                    <w:rPr>
                      <w:rFonts w:cs="Times New Roman"/>
                      <w:spacing w:val="-4"/>
                      <w:sz w:val="20"/>
                      <w:szCs w:val="20"/>
                    </w:rPr>
                    <w:t>택시</w:t>
                  </w:r>
                  <w:r w:rsidRPr="001349DF">
                    <w:rPr>
                      <w:rFonts w:cs="Times New Roman"/>
                      <w:spacing w:val="-4"/>
                      <w:sz w:val="20"/>
                      <w:szCs w:val="20"/>
                    </w:rPr>
                    <w:t xml:space="preserve"> </w:t>
                  </w:r>
                  <w:r w:rsidRPr="001349DF">
                    <w:rPr>
                      <w:rFonts w:cs="Times New Roman"/>
                      <w:spacing w:val="-4"/>
                      <w:sz w:val="20"/>
                      <w:szCs w:val="20"/>
                    </w:rPr>
                    <w:t>차고지</w:t>
                  </w:r>
                  <w:r w:rsidRPr="009A2958">
                    <w:rPr>
                      <w:rFonts w:cs="Times New Roman"/>
                      <w:sz w:val="20"/>
                      <w:szCs w:val="20"/>
                    </w:rPr>
                    <w:t xml:space="preserve"> </w:t>
                  </w:r>
                  <w:r w:rsidRPr="009A2958">
                    <w:rPr>
                      <w:rFonts w:cs="Times New Roman"/>
                      <w:sz w:val="20"/>
                      <w:szCs w:val="20"/>
                    </w:rPr>
                    <w:t>밖</w:t>
                  </w:r>
                  <w:r w:rsidRPr="009A2958">
                    <w:rPr>
                      <w:rFonts w:cs="Times New Roman"/>
                      <w:sz w:val="20"/>
                      <w:szCs w:val="20"/>
                    </w:rPr>
                    <w:t xml:space="preserve"> </w:t>
                  </w:r>
                  <w:r w:rsidRPr="009A2958">
                    <w:rPr>
                      <w:rFonts w:cs="Times New Roman"/>
                      <w:sz w:val="20"/>
                      <w:szCs w:val="20"/>
                    </w:rPr>
                    <w:t>교대</w:t>
                  </w:r>
                  <w:r w:rsidRPr="009A2958">
                    <w:rPr>
                      <w:rFonts w:cs="Times New Roman"/>
                      <w:sz w:val="20"/>
                      <w:szCs w:val="20"/>
                    </w:rPr>
                    <w:t xml:space="preserve"> </w:t>
                  </w:r>
                  <w:r>
                    <w:rPr>
                      <w:rFonts w:cs="Times New Roman"/>
                      <w:sz w:val="20"/>
                      <w:szCs w:val="20"/>
                    </w:rPr>
                    <w:br/>
                  </w:r>
                  <w:r w:rsidRPr="009A2958">
                    <w:rPr>
                      <w:rFonts w:cs="Times New Roman"/>
                      <w:sz w:val="20"/>
                      <w:szCs w:val="20"/>
                    </w:rPr>
                    <w:t>서비스</w:t>
                  </w:r>
                </w:p>
              </w:tc>
              <w:tc>
                <w:tcPr>
                  <w:tcW w:w="1073" w:type="dxa"/>
                  <w:vAlign w:val="center"/>
                </w:tcPr>
                <w:p w14:paraId="1B0B283C" w14:textId="77777777" w:rsidR="005335C7" w:rsidRPr="009A2958" w:rsidRDefault="005335C7" w:rsidP="005335C7">
                  <w:pPr>
                    <w:widowControl/>
                    <w:spacing w:before="40" w:after="40" w:line="240" w:lineRule="auto"/>
                    <w:jc w:val="center"/>
                    <w:rPr>
                      <w:rFonts w:cs="Times New Roman"/>
                      <w:sz w:val="20"/>
                      <w:szCs w:val="20"/>
                    </w:rPr>
                  </w:pPr>
                  <w:r w:rsidRPr="009A2958">
                    <w:rPr>
                      <w:rFonts w:cs="Times New Roman"/>
                      <w:sz w:val="20"/>
                      <w:szCs w:val="20"/>
                    </w:rPr>
                    <w:t xml:space="preserve">2020. 6. 30. </w:t>
                  </w:r>
                  <w:r w:rsidRPr="009A2958">
                    <w:rPr>
                      <w:rFonts w:cs="Times New Roman"/>
                      <w:sz w:val="20"/>
                      <w:szCs w:val="20"/>
                    </w:rPr>
                    <w:t>규제특례</w:t>
                  </w:r>
                </w:p>
              </w:tc>
              <w:tc>
                <w:tcPr>
                  <w:tcW w:w="1873" w:type="dxa"/>
                  <w:vAlign w:val="center"/>
                </w:tcPr>
                <w:p w14:paraId="1613456A" w14:textId="77777777" w:rsidR="005335C7" w:rsidRPr="00910E93" w:rsidRDefault="005335C7" w:rsidP="005335C7">
                  <w:pPr>
                    <w:widowControl/>
                    <w:spacing w:before="40" w:after="40" w:line="240" w:lineRule="auto"/>
                    <w:rPr>
                      <w:rFonts w:cs="Times New Roman"/>
                      <w:spacing w:val="-6"/>
                      <w:sz w:val="20"/>
                      <w:szCs w:val="20"/>
                    </w:rPr>
                  </w:pPr>
                  <w:r w:rsidRPr="00910E93">
                    <w:rPr>
                      <w:rFonts w:cs="Times New Roman"/>
                      <w:spacing w:val="-6"/>
                      <w:sz w:val="20"/>
                      <w:szCs w:val="20"/>
                    </w:rPr>
                    <w:t>플랫폼</w:t>
                  </w:r>
                  <w:r w:rsidRPr="00910E93">
                    <w:rPr>
                      <w:rFonts w:cs="Times New Roman"/>
                      <w:spacing w:val="-6"/>
                      <w:sz w:val="20"/>
                      <w:szCs w:val="20"/>
                    </w:rPr>
                    <w:t xml:space="preserve"> </w:t>
                  </w:r>
                  <w:r w:rsidRPr="00910E93">
                    <w:rPr>
                      <w:rFonts w:cs="Times New Roman"/>
                      <w:spacing w:val="-6"/>
                      <w:sz w:val="20"/>
                      <w:szCs w:val="20"/>
                    </w:rPr>
                    <w:t>택시</w:t>
                  </w:r>
                  <w:r w:rsidRPr="00910E93">
                    <w:rPr>
                      <w:rFonts w:cs="Times New Roman"/>
                      <w:spacing w:val="-6"/>
                      <w:sz w:val="20"/>
                      <w:szCs w:val="20"/>
                    </w:rPr>
                    <w:t>(</w:t>
                  </w:r>
                  <w:r w:rsidRPr="00910E93">
                    <w:rPr>
                      <w:rFonts w:cs="Times New Roman"/>
                      <w:spacing w:val="-6"/>
                      <w:sz w:val="20"/>
                      <w:szCs w:val="20"/>
                    </w:rPr>
                    <w:t>가맹택시</w:t>
                  </w:r>
                  <w:r w:rsidRPr="00910E93">
                    <w:rPr>
                      <w:rFonts w:cs="Times New Roman"/>
                      <w:spacing w:val="-6"/>
                      <w:sz w:val="20"/>
                      <w:szCs w:val="20"/>
                    </w:rPr>
                    <w:t xml:space="preserve">) </w:t>
                  </w:r>
                  <w:r w:rsidRPr="00910E93">
                    <w:rPr>
                      <w:rFonts w:cs="Times New Roman"/>
                      <w:spacing w:val="-6"/>
                      <w:sz w:val="20"/>
                      <w:szCs w:val="20"/>
                    </w:rPr>
                    <w:t>운전자가</w:t>
                  </w:r>
                  <w:r w:rsidRPr="00910E93">
                    <w:rPr>
                      <w:rFonts w:cs="Times New Roman"/>
                      <w:spacing w:val="-6"/>
                      <w:sz w:val="20"/>
                      <w:szCs w:val="20"/>
                    </w:rPr>
                    <w:t xml:space="preserve"> </w:t>
                  </w:r>
                  <w:r w:rsidRPr="00910E93">
                    <w:rPr>
                      <w:rFonts w:cs="Times New Roman"/>
                      <w:spacing w:val="-6"/>
                      <w:sz w:val="20"/>
                      <w:szCs w:val="20"/>
                    </w:rPr>
                    <w:t>차고지</w:t>
                  </w:r>
                  <w:r w:rsidRPr="00910E93">
                    <w:rPr>
                      <w:rFonts w:cs="Times New Roman"/>
                      <w:spacing w:val="-6"/>
                      <w:sz w:val="20"/>
                      <w:szCs w:val="20"/>
                    </w:rPr>
                    <w:t xml:space="preserve"> </w:t>
                  </w:r>
                  <w:r w:rsidRPr="00910E93">
                    <w:rPr>
                      <w:rFonts w:cs="Times New Roman"/>
                      <w:spacing w:val="-6"/>
                      <w:sz w:val="20"/>
                      <w:szCs w:val="20"/>
                    </w:rPr>
                    <w:t>밖에서</w:t>
                  </w:r>
                  <w:r w:rsidRPr="00910E93">
                    <w:rPr>
                      <w:rFonts w:cs="Times New Roman"/>
                      <w:spacing w:val="-6"/>
                      <w:sz w:val="20"/>
                      <w:szCs w:val="20"/>
                    </w:rPr>
                    <w:t xml:space="preserve"> </w:t>
                  </w:r>
                  <w:r w:rsidRPr="00910E93">
                    <w:rPr>
                      <w:rFonts w:cs="Times New Roman"/>
                      <w:spacing w:val="-6"/>
                      <w:sz w:val="20"/>
                      <w:szCs w:val="20"/>
                    </w:rPr>
                    <w:t>차량</w:t>
                  </w:r>
                  <w:r w:rsidRPr="00910E93">
                    <w:rPr>
                      <w:rFonts w:cs="Times New Roman"/>
                      <w:spacing w:val="-6"/>
                      <w:sz w:val="20"/>
                      <w:szCs w:val="20"/>
                    </w:rPr>
                    <w:t xml:space="preserve"> </w:t>
                  </w:r>
                  <w:r w:rsidRPr="00910E93">
                    <w:rPr>
                      <w:rFonts w:cs="Times New Roman"/>
                      <w:spacing w:val="-6"/>
                      <w:sz w:val="20"/>
                      <w:szCs w:val="20"/>
                    </w:rPr>
                    <w:t>점검</w:t>
                  </w:r>
                  <w:r w:rsidRPr="00910E93">
                    <w:rPr>
                      <w:rFonts w:cs="Times New Roman"/>
                      <w:spacing w:val="-6"/>
                      <w:sz w:val="20"/>
                      <w:szCs w:val="20"/>
                    </w:rPr>
                    <w:t xml:space="preserve">, </w:t>
                  </w:r>
                  <w:r w:rsidRPr="00910E93">
                    <w:rPr>
                      <w:rFonts w:cs="Times New Roman"/>
                      <w:spacing w:val="-6"/>
                      <w:sz w:val="20"/>
                      <w:szCs w:val="20"/>
                    </w:rPr>
                    <w:t>운송기록</w:t>
                  </w:r>
                  <w:r w:rsidRPr="00910E93">
                    <w:rPr>
                      <w:rFonts w:cs="Times New Roman"/>
                      <w:spacing w:val="-6"/>
                      <w:sz w:val="20"/>
                      <w:szCs w:val="20"/>
                    </w:rPr>
                    <w:t xml:space="preserve"> </w:t>
                  </w:r>
                  <w:r w:rsidRPr="00910E93">
                    <w:rPr>
                      <w:rFonts w:cs="Times New Roman"/>
                      <w:spacing w:val="-6"/>
                      <w:sz w:val="20"/>
                      <w:szCs w:val="20"/>
                    </w:rPr>
                    <w:t>전송</w:t>
                  </w:r>
                  <w:r w:rsidRPr="00910E93">
                    <w:rPr>
                      <w:rFonts w:cs="Times New Roman"/>
                      <w:spacing w:val="-6"/>
                      <w:sz w:val="20"/>
                      <w:szCs w:val="20"/>
                    </w:rPr>
                    <w:t xml:space="preserve">, </w:t>
                  </w:r>
                  <w:r w:rsidRPr="00910E93">
                    <w:rPr>
                      <w:rFonts w:cs="Times New Roman"/>
                      <w:spacing w:val="-6"/>
                      <w:sz w:val="20"/>
                      <w:szCs w:val="20"/>
                    </w:rPr>
                    <w:t>운전자</w:t>
                  </w:r>
                  <w:r w:rsidRPr="00910E93">
                    <w:rPr>
                      <w:rFonts w:cs="Times New Roman"/>
                      <w:spacing w:val="-6"/>
                      <w:sz w:val="20"/>
                      <w:szCs w:val="20"/>
                    </w:rPr>
                    <w:t xml:space="preserve"> </w:t>
                  </w:r>
                  <w:r w:rsidRPr="00910E93">
                    <w:rPr>
                      <w:rFonts w:cs="Times New Roman"/>
                      <w:spacing w:val="-6"/>
                      <w:sz w:val="20"/>
                      <w:szCs w:val="20"/>
                    </w:rPr>
                    <w:t>근무</w:t>
                  </w:r>
                  <w:r w:rsidRPr="00910E93">
                    <w:rPr>
                      <w:rFonts w:cs="Times New Roman"/>
                      <w:spacing w:val="-6"/>
                      <w:sz w:val="20"/>
                      <w:szCs w:val="20"/>
                    </w:rPr>
                    <w:t xml:space="preserve"> </w:t>
                  </w:r>
                  <w:r w:rsidRPr="00910E93">
                    <w:rPr>
                      <w:rFonts w:cs="Times New Roman"/>
                      <w:spacing w:val="-6"/>
                      <w:sz w:val="20"/>
                      <w:szCs w:val="20"/>
                    </w:rPr>
                    <w:t>교대</w:t>
                  </w:r>
                  <w:r w:rsidRPr="00910E93">
                    <w:rPr>
                      <w:rFonts w:cs="Times New Roman"/>
                      <w:spacing w:val="-6"/>
                      <w:sz w:val="20"/>
                      <w:szCs w:val="20"/>
                    </w:rPr>
                    <w:t xml:space="preserve">, </w:t>
                  </w:r>
                  <w:r w:rsidRPr="00910E93">
                    <w:rPr>
                      <w:rFonts w:cs="Times New Roman"/>
                      <w:spacing w:val="-6"/>
                      <w:sz w:val="20"/>
                      <w:szCs w:val="20"/>
                    </w:rPr>
                    <w:t>배차관리</w:t>
                  </w:r>
                  <w:r w:rsidRPr="00910E93">
                    <w:rPr>
                      <w:rFonts w:cs="Times New Roman"/>
                      <w:spacing w:val="-6"/>
                      <w:sz w:val="20"/>
                      <w:szCs w:val="20"/>
                    </w:rPr>
                    <w:t xml:space="preserve"> </w:t>
                  </w:r>
                  <w:r w:rsidRPr="00910E93">
                    <w:rPr>
                      <w:rFonts w:cs="Times New Roman"/>
                      <w:spacing w:val="-6"/>
                      <w:sz w:val="20"/>
                      <w:szCs w:val="20"/>
                    </w:rPr>
                    <w:t>등을</w:t>
                  </w:r>
                  <w:r w:rsidRPr="00910E93">
                    <w:rPr>
                      <w:rFonts w:cs="Times New Roman"/>
                      <w:spacing w:val="-6"/>
                      <w:sz w:val="20"/>
                      <w:szCs w:val="20"/>
                    </w:rPr>
                    <w:t xml:space="preserve"> </w:t>
                  </w:r>
                  <w:r w:rsidRPr="00910E93">
                    <w:rPr>
                      <w:rFonts w:cs="Times New Roman"/>
                      <w:spacing w:val="-6"/>
                      <w:sz w:val="20"/>
                      <w:szCs w:val="20"/>
                    </w:rPr>
                    <w:t>원격으로</w:t>
                  </w:r>
                  <w:r w:rsidRPr="00910E93">
                    <w:rPr>
                      <w:rFonts w:cs="Times New Roman"/>
                      <w:spacing w:val="-6"/>
                      <w:sz w:val="20"/>
                      <w:szCs w:val="20"/>
                    </w:rPr>
                    <w:t xml:space="preserve"> </w:t>
                  </w:r>
                  <w:r w:rsidRPr="00910E93">
                    <w:rPr>
                      <w:rFonts w:cs="Times New Roman"/>
                      <w:spacing w:val="-6"/>
                      <w:sz w:val="20"/>
                      <w:szCs w:val="20"/>
                    </w:rPr>
                    <w:t>할</w:t>
                  </w:r>
                  <w:r w:rsidRPr="00910E93">
                    <w:rPr>
                      <w:rFonts w:cs="Times New Roman"/>
                      <w:spacing w:val="-6"/>
                      <w:sz w:val="20"/>
                      <w:szCs w:val="20"/>
                    </w:rPr>
                    <w:t xml:space="preserve"> </w:t>
                  </w:r>
                  <w:r w:rsidRPr="00910E93">
                    <w:rPr>
                      <w:rFonts w:cs="Times New Roman"/>
                      <w:spacing w:val="-6"/>
                      <w:sz w:val="20"/>
                      <w:szCs w:val="20"/>
                    </w:rPr>
                    <w:t>수</w:t>
                  </w:r>
                  <w:r w:rsidRPr="00910E93">
                    <w:rPr>
                      <w:rFonts w:cs="Times New Roman"/>
                      <w:spacing w:val="-6"/>
                      <w:sz w:val="20"/>
                      <w:szCs w:val="20"/>
                    </w:rPr>
                    <w:t xml:space="preserve"> </w:t>
                  </w:r>
                  <w:r w:rsidRPr="00910E93">
                    <w:rPr>
                      <w:rFonts w:cs="Times New Roman"/>
                      <w:spacing w:val="-6"/>
                      <w:sz w:val="20"/>
                      <w:szCs w:val="20"/>
                    </w:rPr>
                    <w:t>있는</w:t>
                  </w:r>
                  <w:r w:rsidRPr="00910E93">
                    <w:rPr>
                      <w:rFonts w:cs="Times New Roman"/>
                      <w:spacing w:val="-6"/>
                      <w:sz w:val="20"/>
                      <w:szCs w:val="20"/>
                    </w:rPr>
                    <w:t xml:space="preserve"> </w:t>
                  </w:r>
                  <w:r w:rsidRPr="00910E93">
                    <w:rPr>
                      <w:rFonts w:cs="Times New Roman"/>
                      <w:spacing w:val="-6"/>
                      <w:sz w:val="20"/>
                      <w:szCs w:val="20"/>
                    </w:rPr>
                    <w:t>서비스</w:t>
                  </w:r>
                </w:p>
              </w:tc>
              <w:tc>
                <w:tcPr>
                  <w:tcW w:w="850" w:type="dxa"/>
                  <w:vAlign w:val="center"/>
                </w:tcPr>
                <w:p w14:paraId="7C5AAF26" w14:textId="2FC1B080" w:rsidR="005335C7" w:rsidRPr="009A2958" w:rsidRDefault="005335C7" w:rsidP="005335C7">
                  <w:pPr>
                    <w:widowControl/>
                    <w:spacing w:before="40" w:after="40" w:line="240" w:lineRule="auto"/>
                    <w:jc w:val="center"/>
                    <w:rPr>
                      <w:rFonts w:cs="Times New Roman"/>
                      <w:sz w:val="20"/>
                      <w:szCs w:val="20"/>
                    </w:rPr>
                  </w:pPr>
                  <w:r w:rsidRPr="009A2958">
                    <w:rPr>
                      <w:rFonts w:cs="Times New Roman"/>
                      <w:sz w:val="20"/>
                      <w:szCs w:val="20"/>
                    </w:rPr>
                    <w:t>제도</w:t>
                  </w:r>
                  <w:r w:rsidR="001349DF">
                    <w:rPr>
                      <w:rFonts w:cs="Times New Roman"/>
                      <w:sz w:val="20"/>
                      <w:szCs w:val="20"/>
                    </w:rPr>
                    <w:br/>
                  </w:r>
                  <w:r w:rsidRPr="009A2958">
                    <w:rPr>
                      <w:rFonts w:cs="Times New Roman"/>
                      <w:sz w:val="20"/>
                      <w:szCs w:val="20"/>
                    </w:rPr>
                    <w:t>개선</w:t>
                  </w:r>
                  <w:r w:rsidRPr="009A2958">
                    <w:rPr>
                      <w:rFonts w:cs="Times New Roman"/>
                      <w:sz w:val="20"/>
                      <w:szCs w:val="20"/>
                    </w:rPr>
                    <w:t xml:space="preserve"> </w:t>
                  </w:r>
                  <w:r>
                    <w:rPr>
                      <w:rFonts w:cs="Times New Roman"/>
                      <w:sz w:val="20"/>
                      <w:szCs w:val="20"/>
                    </w:rPr>
                    <w:br/>
                  </w:r>
                  <w:r w:rsidRPr="009A2958">
                    <w:rPr>
                      <w:rFonts w:cs="Times New Roman"/>
                      <w:sz w:val="20"/>
                      <w:szCs w:val="20"/>
                    </w:rPr>
                    <w:t>미정</w:t>
                  </w:r>
                </w:p>
              </w:tc>
            </w:tr>
            <w:tr w:rsidR="005335C7" w:rsidRPr="009A2958" w14:paraId="77BF9EED" w14:textId="77777777" w:rsidTr="003C296E">
              <w:tc>
                <w:tcPr>
                  <w:tcW w:w="1077" w:type="dxa"/>
                  <w:vAlign w:val="center"/>
                </w:tcPr>
                <w:p w14:paraId="5C48CAE4" w14:textId="77777777" w:rsidR="005335C7" w:rsidRPr="009A2958" w:rsidRDefault="005335C7" w:rsidP="005335C7">
                  <w:pPr>
                    <w:widowControl/>
                    <w:spacing w:before="40" w:after="40" w:line="240" w:lineRule="auto"/>
                    <w:jc w:val="center"/>
                    <w:rPr>
                      <w:rFonts w:cs="Times New Roman"/>
                      <w:sz w:val="20"/>
                      <w:szCs w:val="20"/>
                    </w:rPr>
                  </w:pPr>
                  <w:r w:rsidRPr="009A2958">
                    <w:rPr>
                      <w:rFonts w:cs="Times New Roman"/>
                      <w:sz w:val="20"/>
                      <w:szCs w:val="20"/>
                    </w:rPr>
                    <w:t xml:space="preserve">GPS </w:t>
                  </w:r>
                  <w:r w:rsidRPr="009A2958">
                    <w:rPr>
                      <w:rFonts w:cs="Times New Roman"/>
                      <w:sz w:val="20"/>
                      <w:szCs w:val="20"/>
                    </w:rPr>
                    <w:t>기반</w:t>
                  </w:r>
                  <w:r w:rsidRPr="009A2958">
                    <w:rPr>
                      <w:rFonts w:cs="Times New Roman"/>
                      <w:sz w:val="20"/>
                      <w:szCs w:val="20"/>
                    </w:rPr>
                    <w:t xml:space="preserve"> </w:t>
                  </w:r>
                  <w:r w:rsidRPr="009A2958">
                    <w:rPr>
                      <w:rFonts w:cs="Times New Roman"/>
                      <w:sz w:val="20"/>
                      <w:szCs w:val="20"/>
                    </w:rPr>
                    <w:t>앱미터기</w:t>
                  </w:r>
                </w:p>
              </w:tc>
              <w:tc>
                <w:tcPr>
                  <w:tcW w:w="1073" w:type="dxa"/>
                  <w:vAlign w:val="center"/>
                </w:tcPr>
                <w:p w14:paraId="6F9C647E" w14:textId="77777777" w:rsidR="005335C7" w:rsidRPr="009A2958" w:rsidRDefault="005335C7" w:rsidP="005335C7">
                  <w:pPr>
                    <w:widowControl/>
                    <w:spacing w:before="40" w:after="40" w:line="240" w:lineRule="auto"/>
                    <w:jc w:val="center"/>
                    <w:rPr>
                      <w:rFonts w:cs="Times New Roman"/>
                      <w:sz w:val="20"/>
                      <w:szCs w:val="20"/>
                    </w:rPr>
                  </w:pPr>
                  <w:r w:rsidRPr="009A2958">
                    <w:rPr>
                      <w:rFonts w:cs="Times New Roman"/>
                      <w:sz w:val="20"/>
                      <w:szCs w:val="20"/>
                    </w:rPr>
                    <w:t xml:space="preserve">2019. 9. 26. </w:t>
                  </w:r>
                  <w:r w:rsidRPr="009A2958">
                    <w:rPr>
                      <w:rFonts w:cs="Times New Roman"/>
                      <w:sz w:val="20"/>
                      <w:szCs w:val="20"/>
                    </w:rPr>
                    <w:t>임시허가</w:t>
                  </w:r>
                </w:p>
              </w:tc>
              <w:tc>
                <w:tcPr>
                  <w:tcW w:w="1873" w:type="dxa"/>
                  <w:vAlign w:val="center"/>
                </w:tcPr>
                <w:p w14:paraId="5DC8238B" w14:textId="77777777" w:rsidR="005335C7" w:rsidRPr="007C2FC9" w:rsidRDefault="005335C7" w:rsidP="005335C7">
                  <w:pPr>
                    <w:widowControl/>
                    <w:spacing w:before="40" w:after="40" w:line="240" w:lineRule="auto"/>
                    <w:rPr>
                      <w:rFonts w:cs="Times New Roman"/>
                      <w:spacing w:val="-4"/>
                      <w:sz w:val="20"/>
                      <w:szCs w:val="20"/>
                    </w:rPr>
                  </w:pPr>
                  <w:r w:rsidRPr="007C2FC9">
                    <w:rPr>
                      <w:rFonts w:cs="Times New Roman"/>
                      <w:spacing w:val="-4"/>
                      <w:sz w:val="20"/>
                      <w:szCs w:val="20"/>
                    </w:rPr>
                    <w:t>GPS·</w:t>
                  </w:r>
                  <w:r w:rsidRPr="007C2FC9">
                    <w:rPr>
                      <w:rFonts w:cs="Times New Roman"/>
                      <w:spacing w:val="-4"/>
                      <w:sz w:val="20"/>
                      <w:szCs w:val="20"/>
                    </w:rPr>
                    <w:t>지리정보</w:t>
                  </w:r>
                  <w:r w:rsidRPr="007C2FC9">
                    <w:rPr>
                      <w:rFonts w:cs="Times New Roman"/>
                      <w:spacing w:val="-4"/>
                      <w:sz w:val="20"/>
                      <w:szCs w:val="20"/>
                    </w:rPr>
                    <w:t xml:space="preserve">·Map matching </w:t>
                  </w:r>
                  <w:r w:rsidRPr="007C2FC9">
                    <w:rPr>
                      <w:rFonts w:cs="Times New Roman"/>
                      <w:spacing w:val="-4"/>
                      <w:sz w:val="20"/>
                      <w:szCs w:val="20"/>
                    </w:rPr>
                    <w:t>기술을</w:t>
                  </w:r>
                  <w:r w:rsidRPr="007C2FC9">
                    <w:rPr>
                      <w:rFonts w:cs="Times New Roman"/>
                      <w:spacing w:val="-4"/>
                      <w:sz w:val="20"/>
                      <w:szCs w:val="20"/>
                    </w:rPr>
                    <w:t xml:space="preserve"> </w:t>
                  </w:r>
                  <w:r w:rsidRPr="007C2FC9">
                    <w:rPr>
                      <w:rFonts w:cs="Times New Roman"/>
                      <w:spacing w:val="-4"/>
                      <w:sz w:val="20"/>
                      <w:szCs w:val="20"/>
                    </w:rPr>
                    <w:t>활용하여</w:t>
                  </w:r>
                  <w:r w:rsidRPr="007C2FC9">
                    <w:rPr>
                      <w:rFonts w:cs="Times New Roman"/>
                      <w:spacing w:val="-4"/>
                      <w:sz w:val="20"/>
                      <w:szCs w:val="20"/>
                    </w:rPr>
                    <w:t xml:space="preserve"> </w:t>
                  </w:r>
                  <w:r w:rsidRPr="007C2FC9">
                    <w:rPr>
                      <w:rFonts w:cs="Times New Roman"/>
                      <w:spacing w:val="-4"/>
                      <w:sz w:val="20"/>
                      <w:szCs w:val="20"/>
                    </w:rPr>
                    <w:t>주행</w:t>
                  </w:r>
                  <w:r w:rsidRPr="007C2FC9">
                    <w:rPr>
                      <w:rFonts w:cs="Times New Roman"/>
                      <w:spacing w:val="-4"/>
                      <w:sz w:val="20"/>
                      <w:szCs w:val="20"/>
                    </w:rPr>
                    <w:t xml:space="preserve"> </w:t>
                  </w:r>
                  <w:r w:rsidRPr="007C2FC9">
                    <w:rPr>
                      <w:rFonts w:cs="Times New Roman"/>
                      <w:spacing w:val="-4"/>
                      <w:sz w:val="20"/>
                      <w:szCs w:val="20"/>
                    </w:rPr>
                    <w:t>요금을</w:t>
                  </w:r>
                  <w:r w:rsidRPr="007C2FC9">
                    <w:rPr>
                      <w:rFonts w:cs="Times New Roman"/>
                      <w:spacing w:val="-4"/>
                      <w:sz w:val="20"/>
                      <w:szCs w:val="20"/>
                    </w:rPr>
                    <w:t xml:space="preserve"> </w:t>
                  </w:r>
                  <w:r w:rsidRPr="007C2FC9">
                    <w:rPr>
                      <w:rFonts w:cs="Times New Roman"/>
                      <w:spacing w:val="-4"/>
                      <w:sz w:val="20"/>
                      <w:szCs w:val="20"/>
                    </w:rPr>
                    <w:t>산정</w:t>
                  </w:r>
                  <w:r w:rsidRPr="007C2FC9">
                    <w:rPr>
                      <w:rFonts w:cs="Times New Roman"/>
                      <w:spacing w:val="-4"/>
                      <w:sz w:val="20"/>
                      <w:szCs w:val="20"/>
                    </w:rPr>
                    <w:t xml:space="preserve"> </w:t>
                  </w:r>
                  <w:r w:rsidRPr="007C2FC9">
                    <w:rPr>
                      <w:rFonts w:cs="Times New Roman"/>
                      <w:spacing w:val="-4"/>
                      <w:sz w:val="20"/>
                      <w:szCs w:val="20"/>
                    </w:rPr>
                    <w:t>및</w:t>
                  </w:r>
                  <w:r w:rsidRPr="007C2FC9">
                    <w:rPr>
                      <w:rFonts w:cs="Times New Roman"/>
                      <w:spacing w:val="-4"/>
                      <w:sz w:val="20"/>
                      <w:szCs w:val="20"/>
                    </w:rPr>
                    <w:t xml:space="preserve"> </w:t>
                  </w:r>
                  <w:r w:rsidRPr="007C2FC9">
                    <w:rPr>
                      <w:rFonts w:cs="Times New Roman"/>
                      <w:spacing w:val="-4"/>
                      <w:sz w:val="20"/>
                      <w:szCs w:val="20"/>
                    </w:rPr>
                    <w:t>부과하는</w:t>
                  </w:r>
                  <w:r w:rsidRPr="007C2FC9">
                    <w:rPr>
                      <w:rFonts w:cs="Times New Roman"/>
                      <w:spacing w:val="-4"/>
                      <w:sz w:val="20"/>
                      <w:szCs w:val="20"/>
                    </w:rPr>
                    <w:t xml:space="preserve"> </w:t>
                  </w:r>
                  <w:r w:rsidRPr="007C2FC9">
                    <w:rPr>
                      <w:rFonts w:cs="Times New Roman"/>
                      <w:spacing w:val="-4"/>
                      <w:sz w:val="20"/>
                      <w:szCs w:val="20"/>
                    </w:rPr>
                    <w:t>고정형</w:t>
                  </w:r>
                  <w:r w:rsidRPr="007C2FC9">
                    <w:rPr>
                      <w:rFonts w:cs="Times New Roman"/>
                      <w:spacing w:val="-4"/>
                      <w:sz w:val="20"/>
                      <w:szCs w:val="20"/>
                    </w:rPr>
                    <w:t xml:space="preserve"> </w:t>
                  </w:r>
                  <w:r w:rsidRPr="007C2FC9">
                    <w:rPr>
                      <w:rFonts w:cs="Times New Roman"/>
                      <w:spacing w:val="-4"/>
                      <w:sz w:val="20"/>
                      <w:szCs w:val="20"/>
                    </w:rPr>
                    <w:t>단말기</w:t>
                  </w:r>
                  <w:r w:rsidRPr="007C2FC9">
                    <w:rPr>
                      <w:rFonts w:cs="Times New Roman"/>
                      <w:spacing w:val="-4"/>
                      <w:sz w:val="20"/>
                      <w:szCs w:val="20"/>
                    </w:rPr>
                    <w:t xml:space="preserve"> </w:t>
                  </w:r>
                  <w:r w:rsidRPr="007C2FC9">
                    <w:rPr>
                      <w:rFonts w:cs="Times New Roman"/>
                      <w:spacing w:val="-4"/>
                      <w:sz w:val="20"/>
                      <w:szCs w:val="20"/>
                    </w:rPr>
                    <w:t>형태의</w:t>
                  </w:r>
                  <w:r w:rsidRPr="007C2FC9">
                    <w:rPr>
                      <w:rFonts w:cs="Times New Roman"/>
                      <w:spacing w:val="-4"/>
                      <w:sz w:val="20"/>
                      <w:szCs w:val="20"/>
                    </w:rPr>
                    <w:t xml:space="preserve"> </w:t>
                  </w:r>
                  <w:r w:rsidRPr="007C2FC9">
                    <w:rPr>
                      <w:rFonts w:cs="Times New Roman"/>
                      <w:spacing w:val="-4"/>
                      <w:sz w:val="20"/>
                      <w:szCs w:val="20"/>
                    </w:rPr>
                    <w:t>앱미터기</w:t>
                  </w:r>
                  <w:r w:rsidRPr="007C2FC9">
                    <w:rPr>
                      <w:rFonts w:cs="Times New Roman"/>
                      <w:spacing w:val="-4"/>
                      <w:sz w:val="20"/>
                      <w:szCs w:val="20"/>
                    </w:rPr>
                    <w:t xml:space="preserve"> </w:t>
                  </w:r>
                  <w:r w:rsidRPr="007C2FC9">
                    <w:rPr>
                      <w:rFonts w:cs="Times New Roman"/>
                      <w:spacing w:val="-4"/>
                      <w:sz w:val="20"/>
                      <w:szCs w:val="20"/>
                    </w:rPr>
                    <w:t>적용</w:t>
                  </w:r>
                </w:p>
              </w:tc>
              <w:tc>
                <w:tcPr>
                  <w:tcW w:w="850" w:type="dxa"/>
                  <w:vAlign w:val="center"/>
                </w:tcPr>
                <w:p w14:paraId="62086961" w14:textId="77777777" w:rsidR="005335C7" w:rsidRPr="009A2958" w:rsidRDefault="005335C7" w:rsidP="005335C7">
                  <w:pPr>
                    <w:widowControl/>
                    <w:spacing w:before="40" w:after="40" w:line="240" w:lineRule="auto"/>
                    <w:jc w:val="center"/>
                    <w:rPr>
                      <w:rFonts w:cs="Times New Roman"/>
                      <w:sz w:val="20"/>
                      <w:szCs w:val="20"/>
                    </w:rPr>
                  </w:pPr>
                  <w:r w:rsidRPr="009A2958">
                    <w:rPr>
                      <w:rFonts w:cs="Times New Roman"/>
                      <w:sz w:val="20"/>
                      <w:szCs w:val="20"/>
                    </w:rPr>
                    <w:t>제도개선</w:t>
                  </w:r>
                  <w:r w:rsidRPr="009A2958">
                    <w:rPr>
                      <w:rFonts w:cs="Times New Roman"/>
                      <w:sz w:val="20"/>
                      <w:szCs w:val="20"/>
                    </w:rPr>
                    <w:t xml:space="preserve"> </w:t>
                  </w:r>
                  <w:r>
                    <w:rPr>
                      <w:rFonts w:cs="Times New Roman"/>
                      <w:sz w:val="20"/>
                      <w:szCs w:val="20"/>
                    </w:rPr>
                    <w:br/>
                  </w:r>
                  <w:r w:rsidRPr="009A2958">
                    <w:rPr>
                      <w:rFonts w:cs="Times New Roman"/>
                      <w:sz w:val="20"/>
                      <w:szCs w:val="20"/>
                    </w:rPr>
                    <w:t>완료</w:t>
                  </w:r>
                </w:p>
              </w:tc>
            </w:tr>
          </w:tbl>
          <w:p w14:paraId="0D40F17F" w14:textId="77777777" w:rsidR="005335C7" w:rsidRPr="009A2958" w:rsidRDefault="005335C7" w:rsidP="005335C7">
            <w:pPr>
              <w:widowControl/>
              <w:spacing w:line="240" w:lineRule="auto"/>
              <w:rPr>
                <w:rFonts w:cs="Times New Roman"/>
                <w:sz w:val="20"/>
                <w:szCs w:val="20"/>
              </w:rPr>
            </w:pPr>
            <w:r>
              <w:rPr>
                <w:rFonts w:cs="Times New Roman" w:hint="eastAsia"/>
                <w:sz w:val="20"/>
                <w:szCs w:val="20"/>
              </w:rPr>
              <w:t xml:space="preserve"> </w:t>
            </w:r>
          </w:p>
        </w:tc>
        <w:tc>
          <w:tcPr>
            <w:tcW w:w="26" w:type="pct"/>
            <w:tcBorders>
              <w:top w:val="nil"/>
              <w:bottom w:val="nil"/>
            </w:tcBorders>
          </w:tcPr>
          <w:p w14:paraId="0F7D514F"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55A4F1B4"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규제특례의</w:t>
            </w:r>
            <w:r w:rsidRPr="009A2958">
              <w:rPr>
                <w:rFonts w:cs="Times New Roman"/>
                <w:sz w:val="20"/>
                <w:szCs w:val="20"/>
              </w:rPr>
              <w:t xml:space="preserve"> </w:t>
            </w:r>
            <w:r w:rsidRPr="009A2958">
              <w:rPr>
                <w:rFonts w:cs="Times New Roman"/>
                <w:sz w:val="20"/>
                <w:szCs w:val="20"/>
              </w:rPr>
              <w:t>유효기간을</w:t>
            </w:r>
            <w:r w:rsidRPr="009A2958">
              <w:rPr>
                <w:rFonts w:cs="Times New Roman"/>
                <w:sz w:val="20"/>
                <w:szCs w:val="20"/>
              </w:rPr>
              <w:t xml:space="preserve"> </w:t>
            </w:r>
            <w:r w:rsidRPr="009A2958">
              <w:rPr>
                <w:rFonts w:cs="Times New Roman"/>
                <w:sz w:val="20"/>
                <w:szCs w:val="20"/>
              </w:rPr>
              <w:t>연장</w:t>
            </w:r>
            <w:r>
              <w:rPr>
                <w:rFonts w:cs="Times New Roman" w:hint="eastAsia"/>
                <w:sz w:val="20"/>
                <w:szCs w:val="20"/>
              </w:rPr>
              <w:t xml:space="preserve"> </w:t>
            </w:r>
            <w:r w:rsidRPr="009A2958">
              <w:rPr>
                <w:rFonts w:cs="Times New Roman"/>
                <w:sz w:val="20"/>
                <w:szCs w:val="20"/>
              </w:rPr>
              <w:t>받으려는</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유효기간</w:t>
            </w:r>
            <w:r w:rsidRPr="009A2958">
              <w:rPr>
                <w:rFonts w:cs="Times New Roman"/>
                <w:sz w:val="20"/>
                <w:szCs w:val="20"/>
              </w:rPr>
              <w:t xml:space="preserve"> </w:t>
            </w:r>
            <w:r w:rsidRPr="009A2958">
              <w:rPr>
                <w:rFonts w:cs="Times New Roman"/>
                <w:sz w:val="20"/>
                <w:szCs w:val="20"/>
              </w:rPr>
              <w:t>만료</w:t>
            </w:r>
            <w:r w:rsidRPr="009A2958">
              <w:rPr>
                <w:rFonts w:cs="Times New Roman"/>
                <w:sz w:val="20"/>
                <w:szCs w:val="20"/>
              </w:rPr>
              <w:t xml:space="preserve"> 2</w:t>
            </w:r>
            <w:r w:rsidRPr="009A2958">
              <w:rPr>
                <w:rFonts w:cs="Times New Roman"/>
                <w:sz w:val="20"/>
                <w:szCs w:val="20"/>
              </w:rPr>
              <w:t>개월</w:t>
            </w:r>
            <w:r w:rsidRPr="009A2958">
              <w:rPr>
                <w:rFonts w:cs="Times New Roman"/>
                <w:sz w:val="20"/>
                <w:szCs w:val="20"/>
              </w:rPr>
              <w:t xml:space="preserve"> </w:t>
            </w:r>
            <w:r w:rsidRPr="009A2958">
              <w:rPr>
                <w:rFonts w:cs="Times New Roman"/>
                <w:sz w:val="20"/>
                <w:szCs w:val="20"/>
              </w:rPr>
              <w:t>전에</w:t>
            </w:r>
            <w:r w:rsidRPr="009A2958">
              <w:rPr>
                <w:rFonts w:cs="Times New Roman"/>
                <w:sz w:val="20"/>
                <w:szCs w:val="20"/>
              </w:rPr>
              <w:t xml:space="preserve"> </w:t>
            </w:r>
            <w:r w:rsidRPr="009A2958">
              <w:rPr>
                <w:rFonts w:cs="Times New Roman"/>
                <w:sz w:val="20"/>
                <w:szCs w:val="20"/>
              </w:rPr>
              <w:t>과학기술정보통신부장관에게</w:t>
            </w:r>
            <w:r w:rsidRPr="009A2958">
              <w:rPr>
                <w:rFonts w:cs="Times New Roman"/>
                <w:sz w:val="20"/>
                <w:szCs w:val="20"/>
              </w:rPr>
              <w:t xml:space="preserve"> </w:t>
            </w:r>
            <w:r w:rsidRPr="009A2958">
              <w:rPr>
                <w:rFonts w:cs="Times New Roman"/>
                <w:sz w:val="20"/>
                <w:szCs w:val="20"/>
              </w:rPr>
              <w:t>신청해야</w:t>
            </w:r>
            <w:r w:rsidRPr="009A2958">
              <w:rPr>
                <w:rFonts w:cs="Times New Roman"/>
                <w:sz w:val="20"/>
                <w:szCs w:val="20"/>
              </w:rPr>
              <w:t xml:space="preserve"> </w:t>
            </w:r>
            <w:r w:rsidRPr="009A2958">
              <w:rPr>
                <w:rFonts w:cs="Times New Roman"/>
                <w:sz w:val="20"/>
                <w:szCs w:val="20"/>
              </w:rPr>
              <w:t>하고</w:t>
            </w:r>
            <w:r w:rsidRPr="009A2958">
              <w:rPr>
                <w:rFonts w:cs="Times New Roman"/>
                <w:sz w:val="20"/>
                <w:szCs w:val="20"/>
              </w:rPr>
              <w:t xml:space="preserve">, </w:t>
            </w:r>
            <w:r w:rsidRPr="009A2958">
              <w:rPr>
                <w:rFonts w:cs="Times New Roman"/>
                <w:sz w:val="20"/>
                <w:szCs w:val="20"/>
              </w:rPr>
              <w:t>과학기술정보통신부장관은</w:t>
            </w:r>
            <w:r w:rsidRPr="009A2958">
              <w:rPr>
                <w:rFonts w:cs="Times New Roman"/>
                <w:sz w:val="20"/>
                <w:szCs w:val="20"/>
              </w:rPr>
              <w:t xml:space="preserve"> </w:t>
            </w:r>
            <w:r w:rsidRPr="009A2958">
              <w:rPr>
                <w:rFonts w:cs="Times New Roman"/>
                <w:sz w:val="20"/>
                <w:szCs w:val="20"/>
              </w:rPr>
              <w:t>규제특례</w:t>
            </w:r>
            <w:r w:rsidRPr="009A2958">
              <w:rPr>
                <w:rFonts w:cs="Times New Roman"/>
                <w:sz w:val="20"/>
                <w:szCs w:val="20"/>
              </w:rPr>
              <w:t xml:space="preserve"> </w:t>
            </w:r>
            <w:r w:rsidRPr="009A2958">
              <w:rPr>
                <w:rFonts w:cs="Times New Roman"/>
                <w:sz w:val="20"/>
                <w:szCs w:val="20"/>
              </w:rPr>
              <w:t>만료</w:t>
            </w:r>
            <w:r w:rsidRPr="009A2958">
              <w:rPr>
                <w:rFonts w:cs="Times New Roman"/>
                <w:sz w:val="20"/>
                <w:szCs w:val="20"/>
              </w:rPr>
              <w:t xml:space="preserve"> </w:t>
            </w:r>
            <w:r w:rsidRPr="009A2958">
              <w:rPr>
                <w:rFonts w:cs="Times New Roman"/>
                <w:sz w:val="20"/>
                <w:szCs w:val="20"/>
              </w:rPr>
              <w:t>전</w:t>
            </w:r>
            <w:r w:rsidRPr="009A2958">
              <w:rPr>
                <w:rFonts w:cs="Times New Roman"/>
                <w:sz w:val="20"/>
                <w:szCs w:val="20"/>
              </w:rPr>
              <w:t xml:space="preserve"> </w:t>
            </w:r>
            <w:r w:rsidRPr="009A2958">
              <w:rPr>
                <w:rFonts w:cs="Times New Roman"/>
                <w:sz w:val="20"/>
                <w:szCs w:val="20"/>
              </w:rPr>
              <w:t>관련</w:t>
            </w:r>
            <w:r w:rsidRPr="009A2958">
              <w:rPr>
                <w:rFonts w:cs="Times New Roman"/>
                <w:sz w:val="20"/>
                <w:szCs w:val="20"/>
              </w:rPr>
              <w:t xml:space="preserve"> </w:t>
            </w:r>
            <w:r w:rsidRPr="009A2958">
              <w:rPr>
                <w:rFonts w:cs="Times New Roman"/>
                <w:sz w:val="20"/>
                <w:szCs w:val="20"/>
              </w:rPr>
              <w:t>법령이</w:t>
            </w:r>
            <w:r w:rsidRPr="009A2958">
              <w:rPr>
                <w:rFonts w:cs="Times New Roman"/>
                <w:sz w:val="20"/>
                <w:szCs w:val="20"/>
              </w:rPr>
              <w:t xml:space="preserve"> </w:t>
            </w:r>
            <w:r w:rsidRPr="009A2958">
              <w:rPr>
                <w:rFonts w:cs="Times New Roman"/>
                <w:sz w:val="20"/>
                <w:szCs w:val="20"/>
              </w:rPr>
              <w:t>정비되지</w:t>
            </w:r>
            <w:r w:rsidRPr="009A2958">
              <w:rPr>
                <w:rFonts w:cs="Times New Roman"/>
                <w:sz w:val="20"/>
                <w:szCs w:val="20"/>
              </w:rPr>
              <w:t xml:space="preserve"> </w:t>
            </w:r>
            <w:r w:rsidRPr="009A2958">
              <w:rPr>
                <w:rFonts w:cs="Times New Roman"/>
                <w:sz w:val="20"/>
                <w:szCs w:val="20"/>
              </w:rPr>
              <w:t>않은</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1</w:t>
            </w:r>
            <w:r w:rsidRPr="009A2958">
              <w:rPr>
                <w:rFonts w:cs="Times New Roman"/>
                <w:sz w:val="20"/>
                <w:szCs w:val="20"/>
              </w:rPr>
              <w:t>회에</w:t>
            </w:r>
            <w:r w:rsidRPr="009A2958">
              <w:rPr>
                <w:rFonts w:cs="Times New Roman"/>
                <w:sz w:val="20"/>
                <w:szCs w:val="20"/>
              </w:rPr>
              <w:t xml:space="preserve"> </w:t>
            </w:r>
            <w:r w:rsidRPr="009A2958">
              <w:rPr>
                <w:rFonts w:cs="Times New Roman"/>
                <w:sz w:val="20"/>
                <w:szCs w:val="20"/>
              </w:rPr>
              <w:t>한하여</w:t>
            </w:r>
            <w:r w:rsidRPr="009A2958">
              <w:rPr>
                <w:rFonts w:cs="Times New Roman"/>
                <w:sz w:val="20"/>
                <w:szCs w:val="20"/>
              </w:rPr>
              <w:t xml:space="preserve"> 2</w:t>
            </w:r>
            <w:r w:rsidRPr="009A2958">
              <w:rPr>
                <w:rFonts w:cs="Times New Roman"/>
                <w:sz w:val="20"/>
                <w:szCs w:val="20"/>
              </w:rPr>
              <w:t>년</w:t>
            </w:r>
            <w:r w:rsidRPr="009A2958">
              <w:rPr>
                <w:rFonts w:cs="Times New Roman"/>
                <w:sz w:val="20"/>
                <w:szCs w:val="20"/>
              </w:rPr>
              <w:t xml:space="preserve"> </w:t>
            </w:r>
            <w:r w:rsidRPr="009A2958">
              <w:rPr>
                <w:rFonts w:cs="Times New Roman"/>
                <w:sz w:val="20"/>
                <w:szCs w:val="20"/>
              </w:rPr>
              <w:t>이하</w:t>
            </w:r>
            <w:r w:rsidRPr="009A2958">
              <w:rPr>
                <w:rFonts w:cs="Times New Roman"/>
                <w:sz w:val="20"/>
                <w:szCs w:val="20"/>
              </w:rPr>
              <w:t xml:space="preserve"> </w:t>
            </w:r>
            <w:r w:rsidRPr="009A2958">
              <w:rPr>
                <w:rFonts w:cs="Times New Roman"/>
                <w:sz w:val="20"/>
                <w:szCs w:val="20"/>
              </w:rPr>
              <w:t>범위에서</w:t>
            </w:r>
            <w:r w:rsidRPr="009A2958">
              <w:rPr>
                <w:rFonts w:cs="Times New Roman"/>
                <w:sz w:val="20"/>
                <w:szCs w:val="20"/>
              </w:rPr>
              <w:t xml:space="preserve"> </w:t>
            </w:r>
            <w:r w:rsidRPr="009A2958">
              <w:rPr>
                <w:rFonts w:cs="Times New Roman"/>
                <w:sz w:val="20"/>
                <w:szCs w:val="20"/>
              </w:rPr>
              <w:t>유효기간</w:t>
            </w:r>
            <w:r w:rsidRPr="009A2958">
              <w:rPr>
                <w:rFonts w:cs="Times New Roman"/>
                <w:sz w:val="20"/>
                <w:szCs w:val="20"/>
              </w:rPr>
              <w:t xml:space="preserve"> </w:t>
            </w:r>
            <w:r w:rsidRPr="009A2958">
              <w:rPr>
                <w:rFonts w:cs="Times New Roman"/>
                <w:sz w:val="20"/>
                <w:szCs w:val="20"/>
              </w:rPr>
              <w:t>연장이</w:t>
            </w:r>
            <w:r w:rsidRPr="009A2958">
              <w:rPr>
                <w:rFonts w:cs="Times New Roman"/>
                <w:sz w:val="20"/>
                <w:szCs w:val="20"/>
              </w:rPr>
              <w:t xml:space="preserve"> </w:t>
            </w:r>
            <w:r w:rsidRPr="009A2958">
              <w:rPr>
                <w:rFonts w:cs="Times New Roman"/>
                <w:sz w:val="20"/>
                <w:szCs w:val="20"/>
              </w:rPr>
              <w:t>가능함</w:t>
            </w:r>
            <w:r w:rsidRPr="009A2958">
              <w:rPr>
                <w:rFonts w:cs="Times New Roman"/>
                <w:sz w:val="20"/>
                <w:szCs w:val="20"/>
              </w:rPr>
              <w:t xml:space="preserve">. </w:t>
            </w:r>
          </w:p>
          <w:p w14:paraId="33D97476"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또한</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유효기간</w:t>
            </w:r>
            <w:r w:rsidRPr="009A2958">
              <w:rPr>
                <w:rFonts w:cs="Times New Roman"/>
                <w:sz w:val="20"/>
                <w:szCs w:val="20"/>
              </w:rPr>
              <w:t xml:space="preserve"> </w:t>
            </w:r>
            <w:r w:rsidRPr="009A2958">
              <w:rPr>
                <w:rFonts w:cs="Times New Roman"/>
                <w:sz w:val="20"/>
                <w:szCs w:val="20"/>
              </w:rPr>
              <w:t>만료</w:t>
            </w:r>
            <w:r w:rsidRPr="009A2958">
              <w:rPr>
                <w:rFonts w:cs="Times New Roman"/>
                <w:sz w:val="20"/>
                <w:szCs w:val="20"/>
              </w:rPr>
              <w:t xml:space="preserve"> 2</w:t>
            </w:r>
            <w:r w:rsidRPr="009A2958">
              <w:rPr>
                <w:rFonts w:cs="Times New Roman"/>
                <w:sz w:val="20"/>
                <w:szCs w:val="20"/>
              </w:rPr>
              <w:t>개월</w:t>
            </w:r>
            <w:r w:rsidRPr="009A2958">
              <w:rPr>
                <w:rFonts w:cs="Times New Roman"/>
                <w:sz w:val="20"/>
                <w:szCs w:val="20"/>
              </w:rPr>
              <w:t xml:space="preserve"> </w:t>
            </w:r>
            <w:r w:rsidRPr="009A2958">
              <w:rPr>
                <w:rFonts w:cs="Times New Roman"/>
                <w:sz w:val="20"/>
                <w:szCs w:val="20"/>
              </w:rPr>
              <w:t>전까지</w:t>
            </w:r>
            <w:r w:rsidRPr="009A2958">
              <w:rPr>
                <w:rFonts w:cs="Times New Roman"/>
                <w:sz w:val="20"/>
                <w:szCs w:val="20"/>
              </w:rPr>
              <w:t xml:space="preserve"> </w:t>
            </w:r>
            <w:r w:rsidRPr="009A2958">
              <w:rPr>
                <w:rFonts w:cs="Times New Roman"/>
                <w:sz w:val="20"/>
                <w:szCs w:val="20"/>
              </w:rPr>
              <w:t>규제특례</w:t>
            </w:r>
            <w:r w:rsidRPr="009A2958">
              <w:rPr>
                <w:rFonts w:cs="Times New Roman"/>
                <w:sz w:val="20"/>
                <w:szCs w:val="20"/>
              </w:rPr>
              <w:t xml:space="preserve"> </w:t>
            </w:r>
            <w:r w:rsidRPr="009A2958">
              <w:rPr>
                <w:rFonts w:cs="Times New Roman"/>
                <w:sz w:val="20"/>
                <w:szCs w:val="20"/>
              </w:rPr>
              <w:t>적용</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사업</w:t>
            </w:r>
            <w:r w:rsidRPr="009A2958">
              <w:rPr>
                <w:rFonts w:cs="Times New Roman"/>
                <w:sz w:val="20"/>
                <w:szCs w:val="20"/>
              </w:rPr>
              <w:t xml:space="preserve"> </w:t>
            </w:r>
            <w:r w:rsidRPr="009A2958">
              <w:rPr>
                <w:rFonts w:cs="Times New Roman"/>
                <w:sz w:val="20"/>
                <w:szCs w:val="20"/>
              </w:rPr>
              <w:t>결과를</w:t>
            </w:r>
            <w:r w:rsidRPr="009A2958">
              <w:rPr>
                <w:rFonts w:cs="Times New Roman"/>
                <w:sz w:val="20"/>
                <w:szCs w:val="20"/>
              </w:rPr>
              <w:t xml:space="preserve"> </w:t>
            </w:r>
            <w:r w:rsidRPr="009A2958">
              <w:rPr>
                <w:rFonts w:cs="Times New Roman"/>
                <w:sz w:val="20"/>
                <w:szCs w:val="20"/>
              </w:rPr>
              <w:t>첨부하여</w:t>
            </w:r>
            <w:r w:rsidRPr="009A2958">
              <w:rPr>
                <w:rFonts w:cs="Times New Roman"/>
                <w:sz w:val="20"/>
                <w:szCs w:val="20"/>
              </w:rPr>
              <w:t xml:space="preserve"> </w:t>
            </w:r>
            <w:r w:rsidRPr="009A2958">
              <w:rPr>
                <w:rFonts w:cs="Times New Roman"/>
                <w:sz w:val="20"/>
                <w:szCs w:val="20"/>
              </w:rPr>
              <w:t>규제특례</w:t>
            </w:r>
            <w:r w:rsidRPr="009A2958">
              <w:rPr>
                <w:rFonts w:cs="Times New Roman"/>
                <w:sz w:val="20"/>
                <w:szCs w:val="20"/>
              </w:rPr>
              <w:t xml:space="preserve"> </w:t>
            </w:r>
            <w:r w:rsidRPr="009A2958">
              <w:rPr>
                <w:rFonts w:cs="Times New Roman"/>
                <w:sz w:val="20"/>
                <w:szCs w:val="20"/>
              </w:rPr>
              <w:t>사항과</w:t>
            </w:r>
            <w:r w:rsidRPr="009A2958">
              <w:rPr>
                <w:rFonts w:cs="Times New Roman"/>
                <w:sz w:val="20"/>
                <w:szCs w:val="20"/>
              </w:rPr>
              <w:t xml:space="preserve"> </w:t>
            </w:r>
            <w:r w:rsidRPr="009A2958">
              <w:rPr>
                <w:rFonts w:cs="Times New Roman"/>
                <w:sz w:val="20"/>
                <w:szCs w:val="20"/>
              </w:rPr>
              <w:t>관련된</w:t>
            </w:r>
            <w:r w:rsidRPr="009A2958">
              <w:rPr>
                <w:rFonts w:cs="Times New Roman"/>
                <w:sz w:val="20"/>
                <w:szCs w:val="20"/>
              </w:rPr>
              <w:t xml:space="preserve"> </w:t>
            </w:r>
            <w:r w:rsidRPr="009A2958">
              <w:rPr>
                <w:rFonts w:cs="Times New Roman"/>
                <w:sz w:val="20"/>
                <w:szCs w:val="20"/>
              </w:rPr>
              <w:t>법령의</w:t>
            </w:r>
            <w:r w:rsidRPr="009A2958">
              <w:rPr>
                <w:rFonts w:cs="Times New Roman"/>
                <w:sz w:val="20"/>
                <w:szCs w:val="20"/>
              </w:rPr>
              <w:t xml:space="preserve"> </w:t>
            </w:r>
            <w:r w:rsidRPr="009A2958">
              <w:rPr>
                <w:rFonts w:cs="Times New Roman"/>
                <w:sz w:val="20"/>
                <w:szCs w:val="20"/>
              </w:rPr>
              <w:t>정비를</w:t>
            </w:r>
            <w:r w:rsidRPr="009A2958">
              <w:rPr>
                <w:rFonts w:cs="Times New Roman"/>
                <w:sz w:val="20"/>
                <w:szCs w:val="20"/>
              </w:rPr>
              <w:t xml:space="preserve"> </w:t>
            </w:r>
            <w:r w:rsidRPr="009A2958">
              <w:rPr>
                <w:rFonts w:cs="Times New Roman"/>
                <w:sz w:val="20"/>
                <w:szCs w:val="20"/>
              </w:rPr>
              <w:t>과학기술정보통신부장관과</w:t>
            </w:r>
            <w:r w:rsidRPr="009A2958">
              <w:rPr>
                <w:rFonts w:cs="Times New Roman"/>
                <w:sz w:val="20"/>
                <w:szCs w:val="20"/>
              </w:rPr>
              <w:t xml:space="preserve"> </w:t>
            </w:r>
            <w:r w:rsidRPr="009A2958">
              <w:rPr>
                <w:rFonts w:cs="Times New Roman"/>
                <w:sz w:val="20"/>
                <w:szCs w:val="20"/>
              </w:rPr>
              <w:t>관계기관의</w:t>
            </w:r>
            <w:r w:rsidRPr="009A2958">
              <w:rPr>
                <w:rFonts w:cs="Times New Roman"/>
                <w:sz w:val="20"/>
                <w:szCs w:val="20"/>
              </w:rPr>
              <w:t xml:space="preserve"> </w:t>
            </w:r>
            <w:r w:rsidRPr="009A2958">
              <w:rPr>
                <w:rFonts w:cs="Times New Roman"/>
                <w:sz w:val="20"/>
                <w:szCs w:val="20"/>
              </w:rPr>
              <w:t>장에게</w:t>
            </w:r>
            <w:r w:rsidRPr="009A2958">
              <w:rPr>
                <w:rFonts w:cs="Times New Roman"/>
                <w:sz w:val="20"/>
                <w:szCs w:val="20"/>
              </w:rPr>
              <w:t xml:space="preserve"> </w:t>
            </w:r>
            <w:r w:rsidRPr="009A2958">
              <w:rPr>
                <w:rFonts w:cs="Times New Roman"/>
                <w:sz w:val="20"/>
                <w:szCs w:val="20"/>
              </w:rPr>
              <w:t>요청할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3855A630"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현재</w:t>
            </w:r>
            <w:r w:rsidRPr="009A2958">
              <w:rPr>
                <w:rFonts w:cs="Times New Roman"/>
                <w:sz w:val="20"/>
                <w:szCs w:val="20"/>
              </w:rPr>
              <w:t xml:space="preserve"> </w:t>
            </w:r>
            <w:r w:rsidRPr="009A2958">
              <w:rPr>
                <w:rFonts w:cs="Times New Roman"/>
                <w:sz w:val="20"/>
                <w:szCs w:val="20"/>
              </w:rPr>
              <w:t>제도개선이</w:t>
            </w:r>
            <w:r w:rsidRPr="009A2958">
              <w:rPr>
                <w:rFonts w:cs="Times New Roman"/>
                <w:sz w:val="20"/>
                <w:szCs w:val="20"/>
              </w:rPr>
              <w:t xml:space="preserve"> </w:t>
            </w:r>
            <w:r w:rsidRPr="009A2958">
              <w:rPr>
                <w:rFonts w:cs="Times New Roman"/>
                <w:sz w:val="20"/>
                <w:szCs w:val="20"/>
              </w:rPr>
              <w:t>완료되지</w:t>
            </w:r>
            <w:r w:rsidRPr="009A2958">
              <w:rPr>
                <w:rFonts w:cs="Times New Roman"/>
                <w:sz w:val="20"/>
                <w:szCs w:val="20"/>
              </w:rPr>
              <w:t xml:space="preserve"> </w:t>
            </w:r>
            <w:r w:rsidRPr="009A2958">
              <w:rPr>
                <w:rFonts w:cs="Times New Roman"/>
                <w:sz w:val="20"/>
                <w:szCs w:val="20"/>
              </w:rPr>
              <w:t>않은</w:t>
            </w:r>
            <w:r w:rsidRPr="009A2958">
              <w:rPr>
                <w:rFonts w:cs="Times New Roman"/>
                <w:sz w:val="20"/>
                <w:szCs w:val="20"/>
              </w:rPr>
              <w:t xml:space="preserve"> </w:t>
            </w:r>
            <w:r w:rsidRPr="009A2958">
              <w:rPr>
                <w:rFonts w:cs="Times New Roman"/>
                <w:sz w:val="20"/>
                <w:szCs w:val="20"/>
              </w:rPr>
              <w:t>택시</w:t>
            </w:r>
            <w:r w:rsidRPr="009A2958">
              <w:rPr>
                <w:rFonts w:cs="Times New Roman"/>
                <w:sz w:val="20"/>
                <w:szCs w:val="20"/>
              </w:rPr>
              <w:t xml:space="preserve"> </w:t>
            </w:r>
            <w:r w:rsidRPr="009A2958">
              <w:rPr>
                <w:rFonts w:cs="Times New Roman"/>
                <w:sz w:val="20"/>
                <w:szCs w:val="20"/>
              </w:rPr>
              <w:t>차고지</w:t>
            </w:r>
            <w:r w:rsidRPr="009A2958">
              <w:rPr>
                <w:rFonts w:cs="Times New Roman"/>
                <w:sz w:val="20"/>
                <w:szCs w:val="20"/>
              </w:rPr>
              <w:t xml:space="preserve"> </w:t>
            </w:r>
            <w:r w:rsidRPr="009A2958">
              <w:rPr>
                <w:rFonts w:cs="Times New Roman"/>
                <w:sz w:val="20"/>
                <w:szCs w:val="20"/>
              </w:rPr>
              <w:t>밖</w:t>
            </w:r>
            <w:r w:rsidRPr="009A2958">
              <w:rPr>
                <w:rFonts w:cs="Times New Roman"/>
                <w:sz w:val="20"/>
                <w:szCs w:val="20"/>
              </w:rPr>
              <w:t xml:space="preserve"> </w:t>
            </w:r>
            <w:r w:rsidRPr="009A2958">
              <w:rPr>
                <w:rFonts w:cs="Times New Roman"/>
                <w:sz w:val="20"/>
                <w:szCs w:val="20"/>
              </w:rPr>
              <w:t>교대</w:t>
            </w:r>
            <w:r w:rsidRPr="009A2958">
              <w:rPr>
                <w:rFonts w:cs="Times New Roman"/>
                <w:sz w:val="20"/>
                <w:szCs w:val="20"/>
              </w:rPr>
              <w:t xml:space="preserve"> </w:t>
            </w:r>
            <w:r w:rsidRPr="009A2958">
              <w:rPr>
                <w:rFonts w:cs="Times New Roman"/>
                <w:sz w:val="20"/>
                <w:szCs w:val="20"/>
              </w:rPr>
              <w:t>서비스의</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규제특례</w:t>
            </w:r>
            <w:r w:rsidRPr="009A2958">
              <w:rPr>
                <w:rFonts w:cs="Times New Roman"/>
                <w:sz w:val="20"/>
                <w:szCs w:val="20"/>
              </w:rPr>
              <w:t xml:space="preserve"> </w:t>
            </w:r>
            <w:r w:rsidRPr="009A2958">
              <w:rPr>
                <w:rFonts w:cs="Times New Roman"/>
                <w:sz w:val="20"/>
                <w:szCs w:val="20"/>
              </w:rPr>
              <w:t>유효기간</w:t>
            </w:r>
            <w:r w:rsidRPr="009A2958">
              <w:rPr>
                <w:rFonts w:cs="Times New Roman"/>
                <w:sz w:val="20"/>
                <w:szCs w:val="20"/>
              </w:rPr>
              <w:t xml:space="preserve"> </w:t>
            </w:r>
            <w:r w:rsidRPr="009A2958">
              <w:rPr>
                <w:rFonts w:cs="Times New Roman"/>
                <w:sz w:val="20"/>
                <w:szCs w:val="20"/>
              </w:rPr>
              <w:t>만료일을</w:t>
            </w:r>
            <w:r w:rsidRPr="009A2958">
              <w:rPr>
                <w:rFonts w:cs="Times New Roman"/>
                <w:sz w:val="20"/>
                <w:szCs w:val="20"/>
              </w:rPr>
              <w:t xml:space="preserve"> </w:t>
            </w:r>
            <w:r w:rsidRPr="009A2958">
              <w:rPr>
                <w:rFonts w:cs="Times New Roman"/>
                <w:sz w:val="20"/>
                <w:szCs w:val="20"/>
              </w:rPr>
              <w:lastRenderedPageBreak/>
              <w:t>확인한</w:t>
            </w:r>
            <w:r w:rsidRPr="009A2958">
              <w:rPr>
                <w:rFonts w:cs="Times New Roman"/>
                <w:sz w:val="20"/>
                <w:szCs w:val="20"/>
              </w:rPr>
              <w:t xml:space="preserve"> </w:t>
            </w:r>
            <w:r w:rsidRPr="009A2958">
              <w:rPr>
                <w:rFonts w:cs="Times New Roman"/>
                <w:sz w:val="20"/>
                <w:szCs w:val="20"/>
              </w:rPr>
              <w:t>후</w:t>
            </w:r>
            <w:r w:rsidRPr="009A2958">
              <w:rPr>
                <w:rFonts w:cs="Times New Roman"/>
                <w:sz w:val="20"/>
                <w:szCs w:val="20"/>
              </w:rPr>
              <w:t xml:space="preserve"> </w:t>
            </w:r>
            <w:r w:rsidRPr="009A2958">
              <w:rPr>
                <w:rFonts w:cs="Times New Roman"/>
                <w:sz w:val="20"/>
                <w:szCs w:val="20"/>
              </w:rPr>
              <w:t>필요한</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연장</w:t>
            </w:r>
            <w:r w:rsidRPr="009A2958">
              <w:rPr>
                <w:rFonts w:cs="Times New Roman"/>
                <w:sz w:val="20"/>
                <w:szCs w:val="20"/>
              </w:rPr>
              <w:t xml:space="preserve"> </w:t>
            </w:r>
            <w:r w:rsidRPr="009A2958">
              <w:rPr>
                <w:rFonts w:cs="Times New Roman"/>
                <w:sz w:val="20"/>
                <w:szCs w:val="20"/>
              </w:rPr>
              <w:t>신청</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법령</w:t>
            </w:r>
            <w:r w:rsidRPr="009A2958">
              <w:rPr>
                <w:rFonts w:cs="Times New Roman"/>
                <w:sz w:val="20"/>
                <w:szCs w:val="20"/>
              </w:rPr>
              <w:t xml:space="preserve"> </w:t>
            </w:r>
            <w:r w:rsidRPr="009A2958">
              <w:rPr>
                <w:rFonts w:cs="Times New Roman"/>
                <w:sz w:val="20"/>
                <w:szCs w:val="20"/>
              </w:rPr>
              <w:t>정비를</w:t>
            </w:r>
            <w:r w:rsidRPr="009A2958">
              <w:rPr>
                <w:rFonts w:cs="Times New Roman"/>
                <w:sz w:val="20"/>
                <w:szCs w:val="20"/>
              </w:rPr>
              <w:t xml:space="preserve"> </w:t>
            </w:r>
            <w:r w:rsidRPr="009A2958">
              <w:rPr>
                <w:rFonts w:cs="Times New Roman"/>
                <w:sz w:val="20"/>
                <w:szCs w:val="20"/>
              </w:rPr>
              <w:t>요청할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tc>
        <w:tc>
          <w:tcPr>
            <w:tcW w:w="27" w:type="pct"/>
            <w:tcBorders>
              <w:top w:val="nil"/>
              <w:bottom w:val="nil"/>
            </w:tcBorders>
          </w:tcPr>
          <w:p w14:paraId="48D558AD"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3BB7CB80"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해당사항</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tc>
      </w:tr>
      <w:tr w:rsidR="005335C7" w:rsidRPr="009A2958" w14:paraId="16C76141" w14:textId="77777777" w:rsidTr="00061A1F">
        <w:trPr>
          <w:trHeight w:val="132"/>
        </w:trPr>
        <w:tc>
          <w:tcPr>
            <w:tcW w:w="619" w:type="pct"/>
          </w:tcPr>
          <w:p w14:paraId="3F39F05D" w14:textId="1A537621"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37" w:name="_Toc108480414"/>
            <w:bookmarkStart w:id="38" w:name="_Toc108512970"/>
            <w:r w:rsidRPr="00250EEB">
              <w:rPr>
                <w:rFonts w:cs="Times New Roman"/>
                <w:b/>
                <w:color w:val="404040" w:themeColor="text1" w:themeTint="BF"/>
                <w:kern w:val="0"/>
                <w:sz w:val="20"/>
                <w:szCs w:val="20"/>
              </w:rPr>
              <w:t>플랫폼가맹사업</w:t>
            </w:r>
            <w:r>
              <w:rPr>
                <w:rFonts w:cs="Times New Roman" w:hint="eastAsia"/>
                <w:b/>
                <w:color w:val="404040" w:themeColor="text1" w:themeTint="BF"/>
                <w:kern w:val="0"/>
                <w:sz w:val="20"/>
                <w:szCs w:val="20"/>
              </w:rPr>
              <w:t xml:space="preserve"> </w:t>
            </w:r>
            <w:r w:rsidR="00966856">
              <w:rPr>
                <w:rFonts w:cs="Times New Roman"/>
                <w:b/>
                <w:color w:val="404040" w:themeColor="text1" w:themeTint="BF"/>
                <w:kern w:val="0"/>
                <w:sz w:val="20"/>
                <w:szCs w:val="20"/>
              </w:rPr>
              <w:br/>
            </w:r>
            <w:r w:rsidRPr="00250EEB">
              <w:rPr>
                <w:rFonts w:cs="Times New Roman"/>
                <w:b/>
                <w:color w:val="404040" w:themeColor="text1" w:themeTint="BF"/>
                <w:kern w:val="0"/>
                <w:sz w:val="20"/>
                <w:szCs w:val="20"/>
              </w:rPr>
              <w:t>관련</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규제</w:t>
            </w:r>
            <w:bookmarkEnd w:id="37"/>
            <w:bookmarkEnd w:id="38"/>
          </w:p>
        </w:tc>
        <w:tc>
          <w:tcPr>
            <w:tcW w:w="26" w:type="pct"/>
            <w:tcBorders>
              <w:top w:val="nil"/>
              <w:bottom w:val="nil"/>
            </w:tcBorders>
          </w:tcPr>
          <w:p w14:paraId="2CC707B6"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6A7FA87B" w14:textId="588109C8"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100% </w:t>
            </w:r>
            <w:r w:rsidRPr="009A2958">
              <w:rPr>
                <w:rFonts w:cs="Times New Roman"/>
                <w:sz w:val="20"/>
                <w:szCs w:val="20"/>
              </w:rPr>
              <w:t>자회사인</w:t>
            </w:r>
            <w:r w:rsidRPr="009A2958">
              <w:rPr>
                <w:rFonts w:cs="Times New Roman"/>
                <w:sz w:val="20"/>
                <w:szCs w:val="20"/>
              </w:rPr>
              <w:t xml:space="preserve"> KM</w:t>
            </w:r>
            <w:r w:rsidR="00E734D7">
              <w:rPr>
                <w:rFonts w:cs="Times New Roman" w:hint="eastAsia"/>
                <w:sz w:val="20"/>
                <w:szCs w:val="20"/>
              </w:rPr>
              <w:t>S</w:t>
            </w:r>
            <w:r w:rsidR="00E734D7">
              <w:rPr>
                <w:rFonts w:cs="Times New Roman" w:hint="eastAsia"/>
                <w:sz w:val="20"/>
                <w:szCs w:val="20"/>
              </w:rPr>
              <w:t>와</w:t>
            </w:r>
            <w:r w:rsidRPr="009A2958">
              <w:rPr>
                <w:rFonts w:cs="Times New Roman"/>
                <w:sz w:val="20"/>
                <w:szCs w:val="20"/>
              </w:rPr>
              <w:t xml:space="preserve"> </w:t>
            </w:r>
            <w:r w:rsidRPr="009A2958">
              <w:rPr>
                <w:rFonts w:cs="Times New Roman"/>
                <w:sz w:val="20"/>
                <w:szCs w:val="20"/>
              </w:rPr>
              <w:t>제휴사인</w:t>
            </w:r>
            <w:r w:rsidRPr="009A2958">
              <w:rPr>
                <w:rFonts w:cs="Times New Roman"/>
                <w:sz w:val="20"/>
                <w:szCs w:val="20"/>
              </w:rPr>
              <w:t xml:space="preserve"> </w:t>
            </w:r>
            <w:r w:rsidRPr="009A2958">
              <w:rPr>
                <w:rFonts w:cs="Times New Roman"/>
                <w:sz w:val="20"/>
                <w:szCs w:val="20"/>
              </w:rPr>
              <w:t>㈜</w:t>
            </w:r>
            <w:r w:rsidRPr="009A2958">
              <w:rPr>
                <w:rFonts w:cs="Times New Roman"/>
                <w:sz w:val="20"/>
                <w:szCs w:val="20"/>
              </w:rPr>
              <w:t>DGT</w:t>
            </w:r>
            <w:r w:rsidRPr="009A2958">
              <w:rPr>
                <w:rFonts w:cs="Times New Roman"/>
                <w:sz w:val="20"/>
                <w:szCs w:val="20"/>
              </w:rPr>
              <w:t>모빌리티를</w:t>
            </w:r>
            <w:r w:rsidRPr="009A2958">
              <w:rPr>
                <w:rFonts w:cs="Times New Roman"/>
                <w:sz w:val="20"/>
                <w:szCs w:val="20"/>
              </w:rPr>
              <w:t xml:space="preserve"> </w:t>
            </w:r>
            <w:r w:rsidRPr="009A2958">
              <w:rPr>
                <w:rFonts w:cs="Times New Roman"/>
                <w:sz w:val="20"/>
                <w:szCs w:val="20"/>
              </w:rPr>
              <w:t>통해</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T</w:t>
            </w:r>
            <w:r w:rsidRPr="009A2958">
              <w:rPr>
                <w:rFonts w:cs="Times New Roman"/>
                <w:sz w:val="20"/>
                <w:szCs w:val="20"/>
              </w:rPr>
              <w:t>블루</w:t>
            </w:r>
            <w:r w:rsidRPr="009A2958">
              <w:rPr>
                <w:rFonts w:cs="Times New Roman"/>
                <w:sz w:val="20"/>
                <w:szCs w:val="20"/>
              </w:rPr>
              <w:t xml:space="preserve">’ </w:t>
            </w:r>
            <w:r w:rsidRPr="009A2958">
              <w:rPr>
                <w:rFonts w:cs="Times New Roman"/>
                <w:sz w:val="20"/>
                <w:szCs w:val="20"/>
              </w:rPr>
              <w:t>가맹택시를</w:t>
            </w:r>
            <w:r w:rsidRPr="009A2958">
              <w:rPr>
                <w:rFonts w:cs="Times New Roman"/>
                <w:sz w:val="20"/>
                <w:szCs w:val="20"/>
              </w:rPr>
              <w:t xml:space="preserve"> </w:t>
            </w:r>
            <w:r w:rsidRPr="009A2958">
              <w:rPr>
                <w:rFonts w:cs="Times New Roman"/>
                <w:sz w:val="20"/>
                <w:szCs w:val="20"/>
              </w:rPr>
              <w:t>운영하고</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tc>
        <w:tc>
          <w:tcPr>
            <w:tcW w:w="26" w:type="pct"/>
            <w:tcBorders>
              <w:top w:val="nil"/>
              <w:bottom w:val="nil"/>
            </w:tcBorders>
          </w:tcPr>
          <w:p w14:paraId="3E6F6EF2"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540001D8"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플랫폼가맹사업</w:t>
            </w:r>
            <w:r w:rsidRPr="009A2958">
              <w:rPr>
                <w:rFonts w:cs="Times New Roman"/>
                <w:sz w:val="20"/>
                <w:szCs w:val="20"/>
              </w:rPr>
              <w:t>(Type 2)</w:t>
            </w:r>
            <w:r w:rsidRPr="009A2958">
              <w:rPr>
                <w:rFonts w:cs="Times New Roman"/>
                <w:sz w:val="20"/>
                <w:szCs w:val="20"/>
              </w:rPr>
              <w:t>은</w:t>
            </w:r>
            <w:r w:rsidRPr="009A2958">
              <w:rPr>
                <w:rFonts w:cs="Times New Roman"/>
                <w:sz w:val="20"/>
                <w:szCs w:val="20"/>
              </w:rPr>
              <w:t xml:space="preserve"> </w:t>
            </w:r>
            <w:r w:rsidRPr="009A2958">
              <w:rPr>
                <w:rFonts w:cs="Times New Roman"/>
                <w:sz w:val="20"/>
                <w:szCs w:val="20"/>
              </w:rPr>
              <w:t>운송플랫폼을</w:t>
            </w:r>
            <w:r w:rsidRPr="009A2958">
              <w:rPr>
                <w:rFonts w:cs="Times New Roman"/>
                <w:sz w:val="20"/>
                <w:szCs w:val="20"/>
              </w:rPr>
              <w:t xml:space="preserve"> </w:t>
            </w:r>
            <w:r w:rsidRPr="009A2958">
              <w:rPr>
                <w:rFonts w:cs="Times New Roman"/>
                <w:sz w:val="20"/>
                <w:szCs w:val="20"/>
              </w:rPr>
              <w:t>확보하여</w:t>
            </w:r>
            <w:r w:rsidRPr="009A2958">
              <w:rPr>
                <w:rFonts w:cs="Times New Roman"/>
                <w:sz w:val="20"/>
                <w:szCs w:val="20"/>
              </w:rPr>
              <w:t xml:space="preserve"> </w:t>
            </w:r>
            <w:r w:rsidRPr="009A2958">
              <w:rPr>
                <w:rFonts w:cs="Times New Roman"/>
                <w:sz w:val="20"/>
                <w:szCs w:val="20"/>
              </w:rPr>
              <w:t>다른</w:t>
            </w:r>
            <w:r w:rsidRPr="009A2958">
              <w:rPr>
                <w:rFonts w:cs="Times New Roman"/>
                <w:sz w:val="20"/>
                <w:szCs w:val="20"/>
              </w:rPr>
              <w:t xml:space="preserve"> </w:t>
            </w:r>
            <w:r w:rsidRPr="009A2958">
              <w:rPr>
                <w:rFonts w:cs="Times New Roman"/>
                <w:sz w:val="20"/>
                <w:szCs w:val="20"/>
              </w:rPr>
              <w:t>사람의</w:t>
            </w:r>
            <w:r w:rsidRPr="009A2958">
              <w:rPr>
                <w:rFonts w:cs="Times New Roman"/>
                <w:sz w:val="20"/>
                <w:szCs w:val="20"/>
              </w:rPr>
              <w:t xml:space="preserve"> </w:t>
            </w:r>
            <w:r w:rsidRPr="009A2958">
              <w:rPr>
                <w:rFonts w:cs="Times New Roman"/>
                <w:sz w:val="20"/>
                <w:szCs w:val="20"/>
              </w:rPr>
              <w:t>수요에</w:t>
            </w:r>
            <w:r w:rsidRPr="009A2958">
              <w:rPr>
                <w:rFonts w:cs="Times New Roman"/>
                <w:sz w:val="20"/>
                <w:szCs w:val="20"/>
              </w:rPr>
              <w:t xml:space="preserve"> </w:t>
            </w:r>
            <w:r w:rsidRPr="009A2958">
              <w:rPr>
                <w:rFonts w:cs="Times New Roman"/>
                <w:sz w:val="20"/>
                <w:szCs w:val="20"/>
              </w:rPr>
              <w:t>응하여</w:t>
            </w:r>
            <w:r w:rsidRPr="009A2958">
              <w:rPr>
                <w:rFonts w:cs="Times New Roman"/>
                <w:sz w:val="20"/>
                <w:szCs w:val="20"/>
              </w:rPr>
              <w:t xml:space="preserve"> </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49</w:t>
            </w:r>
            <w:r w:rsidRPr="009A2958">
              <w:rPr>
                <w:rFonts w:cs="Times New Roman"/>
                <w:sz w:val="20"/>
                <w:szCs w:val="20"/>
              </w:rPr>
              <w:t>조의</w:t>
            </w:r>
            <w:r w:rsidRPr="009A2958">
              <w:rPr>
                <w:rFonts w:cs="Times New Roman"/>
                <w:sz w:val="20"/>
                <w:szCs w:val="20"/>
              </w:rPr>
              <w:t>11</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따른</w:t>
            </w:r>
            <w:r w:rsidRPr="009A2958">
              <w:rPr>
                <w:rFonts w:cs="Times New Roman"/>
                <w:sz w:val="20"/>
                <w:szCs w:val="20"/>
              </w:rPr>
              <w:t xml:space="preserve"> </w:t>
            </w:r>
            <w:r w:rsidRPr="009A2958">
              <w:rPr>
                <w:rFonts w:cs="Times New Roman"/>
                <w:sz w:val="20"/>
                <w:szCs w:val="20"/>
              </w:rPr>
              <w:t>소속</w:t>
            </w:r>
            <w:r w:rsidRPr="009A2958">
              <w:rPr>
                <w:rFonts w:cs="Times New Roman"/>
                <w:sz w:val="20"/>
                <w:szCs w:val="20"/>
              </w:rPr>
              <w:t xml:space="preserve"> </w:t>
            </w:r>
            <w:r w:rsidRPr="009A2958">
              <w:rPr>
                <w:rFonts w:cs="Times New Roman"/>
                <w:sz w:val="20"/>
                <w:szCs w:val="20"/>
              </w:rPr>
              <w:t>플랫폼운송가맹점</w:t>
            </w:r>
            <w:r w:rsidRPr="009A2958">
              <w:rPr>
                <w:rFonts w:cs="Times New Roman"/>
                <w:sz w:val="20"/>
                <w:szCs w:val="20"/>
              </w:rPr>
              <w:t>(</w:t>
            </w:r>
            <w:r w:rsidRPr="009A2958">
              <w:rPr>
                <w:rFonts w:cs="Times New Roman"/>
                <w:sz w:val="20"/>
                <w:szCs w:val="20"/>
              </w:rPr>
              <w:t>일반택시운송사업자</w:t>
            </w:r>
            <w:r w:rsidRPr="009A2958">
              <w:rPr>
                <w:rFonts w:cs="Times New Roman"/>
                <w:sz w:val="20"/>
                <w:szCs w:val="20"/>
              </w:rPr>
              <w:t xml:space="preserve">, </w:t>
            </w:r>
            <w:r w:rsidRPr="009A2958">
              <w:rPr>
                <w:rFonts w:cs="Times New Roman"/>
                <w:sz w:val="20"/>
                <w:szCs w:val="20"/>
              </w:rPr>
              <w:t>개인택시운송사업자</w:t>
            </w:r>
            <w:r w:rsidRPr="009A2958">
              <w:rPr>
                <w:rFonts w:cs="Times New Roman"/>
                <w:sz w:val="20"/>
                <w:szCs w:val="20"/>
              </w:rPr>
              <w:t>)</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의뢰하여</w:t>
            </w:r>
            <w:r w:rsidRPr="009A2958">
              <w:rPr>
                <w:rFonts w:cs="Times New Roman"/>
                <w:sz w:val="20"/>
                <w:szCs w:val="20"/>
              </w:rPr>
              <w:t xml:space="preserve"> </w:t>
            </w:r>
            <w:r w:rsidRPr="009A2958">
              <w:rPr>
                <w:rFonts w:cs="Times New Roman"/>
                <w:sz w:val="20"/>
                <w:szCs w:val="20"/>
              </w:rPr>
              <w:t>여객을</w:t>
            </w:r>
            <w:r w:rsidRPr="009A2958">
              <w:rPr>
                <w:rFonts w:cs="Times New Roman"/>
                <w:sz w:val="20"/>
                <w:szCs w:val="20"/>
              </w:rPr>
              <w:t xml:space="preserve"> </w:t>
            </w:r>
            <w:r w:rsidRPr="009A2958">
              <w:rPr>
                <w:rFonts w:cs="Times New Roman"/>
                <w:sz w:val="20"/>
                <w:szCs w:val="20"/>
              </w:rPr>
              <w:t>운송하게</w:t>
            </w:r>
            <w:r w:rsidRPr="009A2958">
              <w:rPr>
                <w:rFonts w:cs="Times New Roman"/>
                <w:sz w:val="20"/>
                <w:szCs w:val="20"/>
              </w:rPr>
              <w:t xml:space="preserve"> </w:t>
            </w:r>
            <w:r w:rsidRPr="009A2958">
              <w:rPr>
                <w:rFonts w:cs="Times New Roman"/>
                <w:sz w:val="20"/>
                <w:szCs w:val="20"/>
              </w:rPr>
              <w:t>하거나</w:t>
            </w:r>
            <w:r w:rsidRPr="009A2958">
              <w:rPr>
                <w:rFonts w:cs="Times New Roman"/>
                <w:sz w:val="20"/>
                <w:szCs w:val="20"/>
              </w:rPr>
              <w:t xml:space="preserve"> </w:t>
            </w:r>
            <w:r w:rsidRPr="009A2958">
              <w:rPr>
                <w:rFonts w:cs="Times New Roman"/>
                <w:sz w:val="20"/>
                <w:szCs w:val="20"/>
              </w:rPr>
              <w:t>운송에</w:t>
            </w:r>
            <w:r w:rsidRPr="009A2958">
              <w:rPr>
                <w:rFonts w:cs="Times New Roman"/>
                <w:sz w:val="20"/>
                <w:szCs w:val="20"/>
              </w:rPr>
              <w:t xml:space="preserve"> </w:t>
            </w:r>
            <w:r w:rsidRPr="009A2958">
              <w:rPr>
                <w:rFonts w:cs="Times New Roman"/>
                <w:sz w:val="20"/>
                <w:szCs w:val="20"/>
              </w:rPr>
              <w:t>부가되는</w:t>
            </w:r>
            <w:r w:rsidRPr="009A2958">
              <w:rPr>
                <w:rFonts w:cs="Times New Roman"/>
                <w:sz w:val="20"/>
                <w:szCs w:val="20"/>
              </w:rPr>
              <w:t xml:space="preserve"> </w:t>
            </w:r>
            <w:r w:rsidRPr="009A2958">
              <w:rPr>
                <w:rFonts w:cs="Times New Roman"/>
                <w:sz w:val="20"/>
                <w:szCs w:val="20"/>
              </w:rPr>
              <w:t>서비스를</w:t>
            </w:r>
            <w:r w:rsidRPr="009A2958">
              <w:rPr>
                <w:rFonts w:cs="Times New Roman"/>
                <w:sz w:val="20"/>
                <w:szCs w:val="20"/>
              </w:rPr>
              <w:t xml:space="preserve"> </w:t>
            </w:r>
            <w:r w:rsidRPr="009A2958">
              <w:rPr>
                <w:rFonts w:cs="Times New Roman"/>
                <w:sz w:val="20"/>
                <w:szCs w:val="20"/>
              </w:rPr>
              <w:t>제공하는</w:t>
            </w:r>
            <w:r w:rsidRPr="009A2958">
              <w:rPr>
                <w:rFonts w:cs="Times New Roman"/>
                <w:sz w:val="20"/>
                <w:szCs w:val="20"/>
              </w:rPr>
              <w:t xml:space="preserve"> </w:t>
            </w:r>
            <w:r w:rsidRPr="009A2958">
              <w:rPr>
                <w:rFonts w:cs="Times New Roman"/>
                <w:sz w:val="20"/>
                <w:szCs w:val="20"/>
              </w:rPr>
              <w:t>사업이며</w:t>
            </w:r>
            <w:r w:rsidRPr="009A2958">
              <w:rPr>
                <w:rFonts w:cs="Times New Roman"/>
                <w:sz w:val="20"/>
                <w:szCs w:val="20"/>
              </w:rPr>
              <w:t>(</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49</w:t>
            </w:r>
            <w:r w:rsidRPr="009A2958">
              <w:rPr>
                <w:rFonts w:cs="Times New Roman"/>
                <w:sz w:val="20"/>
                <w:szCs w:val="20"/>
              </w:rPr>
              <w:t>조의</w:t>
            </w:r>
            <w:r w:rsidRPr="009A2958">
              <w:rPr>
                <w:rFonts w:cs="Times New Roman"/>
                <w:sz w:val="20"/>
                <w:szCs w:val="20"/>
              </w:rPr>
              <w:t xml:space="preserve">2 </w:t>
            </w:r>
            <w:r w:rsidRPr="009A2958">
              <w:rPr>
                <w:rFonts w:cs="Times New Roman"/>
                <w:sz w:val="20"/>
                <w:szCs w:val="20"/>
              </w:rPr>
              <w:t>제</w:t>
            </w:r>
            <w:r w:rsidRPr="009A2958">
              <w:rPr>
                <w:rFonts w:cs="Times New Roman"/>
                <w:sz w:val="20"/>
                <w:szCs w:val="20"/>
              </w:rPr>
              <w:t>2</w:t>
            </w:r>
            <w:r w:rsidRPr="009A2958">
              <w:rPr>
                <w:rFonts w:cs="Times New Roman"/>
                <w:sz w:val="20"/>
                <w:szCs w:val="20"/>
              </w:rPr>
              <w:t>호</w:t>
            </w:r>
            <w:r w:rsidRPr="009A2958">
              <w:rPr>
                <w:rFonts w:cs="Times New Roman"/>
                <w:sz w:val="20"/>
                <w:szCs w:val="20"/>
              </w:rPr>
              <w:t xml:space="preserve">), </w:t>
            </w:r>
            <w:r w:rsidRPr="009A2958">
              <w:rPr>
                <w:rFonts w:cs="Times New Roman"/>
                <w:sz w:val="20"/>
                <w:szCs w:val="20"/>
              </w:rPr>
              <w:t>플랫폼가맹사업을</w:t>
            </w:r>
            <w:r w:rsidRPr="009A2958">
              <w:rPr>
                <w:rFonts w:cs="Times New Roman"/>
                <w:sz w:val="20"/>
                <w:szCs w:val="20"/>
              </w:rPr>
              <w:t xml:space="preserve"> </w:t>
            </w:r>
            <w:r w:rsidRPr="009A2958">
              <w:rPr>
                <w:rFonts w:cs="Times New Roman"/>
                <w:sz w:val="20"/>
                <w:szCs w:val="20"/>
              </w:rPr>
              <w:t>경영하려는</w:t>
            </w:r>
            <w:r w:rsidRPr="009A2958">
              <w:rPr>
                <w:rFonts w:cs="Times New Roman"/>
                <w:sz w:val="20"/>
                <w:szCs w:val="20"/>
              </w:rPr>
              <w:t xml:space="preserve"> </w:t>
            </w:r>
            <w:r w:rsidRPr="009A2958">
              <w:rPr>
                <w:rFonts w:cs="Times New Roman"/>
                <w:sz w:val="20"/>
                <w:szCs w:val="20"/>
              </w:rPr>
              <w:t>자는</w:t>
            </w:r>
            <w:r w:rsidRPr="009A2958">
              <w:rPr>
                <w:rFonts w:cs="Times New Roman"/>
                <w:sz w:val="20"/>
                <w:szCs w:val="20"/>
              </w:rPr>
              <w:t xml:space="preserve"> </w:t>
            </w:r>
            <w:r w:rsidRPr="009A2958">
              <w:rPr>
                <w:rFonts w:cs="Times New Roman"/>
                <w:sz w:val="20"/>
                <w:szCs w:val="20"/>
              </w:rPr>
              <w:t>사업계획을</w:t>
            </w:r>
            <w:r w:rsidRPr="009A2958">
              <w:rPr>
                <w:rFonts w:cs="Times New Roman"/>
                <w:sz w:val="20"/>
                <w:szCs w:val="20"/>
              </w:rPr>
              <w:t xml:space="preserve"> </w:t>
            </w:r>
            <w:r w:rsidRPr="009A2958">
              <w:rPr>
                <w:rFonts w:cs="Times New Roman"/>
                <w:sz w:val="20"/>
                <w:szCs w:val="20"/>
              </w:rPr>
              <w:t>작성하여</w:t>
            </w:r>
            <w:r w:rsidRPr="009A2958">
              <w:rPr>
                <w:rFonts w:cs="Times New Roman"/>
                <w:sz w:val="20"/>
                <w:szCs w:val="20"/>
              </w:rPr>
              <w:t xml:space="preserve"> </w:t>
            </w:r>
            <w:r w:rsidRPr="009A2958">
              <w:rPr>
                <w:rFonts w:cs="Times New Roman"/>
                <w:sz w:val="20"/>
                <w:szCs w:val="20"/>
              </w:rPr>
              <w:t>시도지사</w:t>
            </w:r>
            <w:r w:rsidRPr="009A2958">
              <w:rPr>
                <w:rFonts w:cs="Times New Roman"/>
                <w:sz w:val="20"/>
                <w:szCs w:val="20"/>
              </w:rPr>
              <w:t>(</w:t>
            </w:r>
            <w:r w:rsidRPr="009A2958">
              <w:rPr>
                <w:rFonts w:cs="Times New Roman"/>
                <w:sz w:val="20"/>
                <w:szCs w:val="20"/>
              </w:rPr>
              <w:t>원칙</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국토교통부장관</w:t>
            </w:r>
            <w:r w:rsidRPr="009A2958">
              <w:rPr>
                <w:rFonts w:cs="Times New Roman"/>
                <w:sz w:val="20"/>
                <w:szCs w:val="20"/>
              </w:rPr>
              <w:t>(</w:t>
            </w:r>
            <w:r w:rsidRPr="009A2958">
              <w:rPr>
                <w:rFonts w:cs="Times New Roman"/>
                <w:sz w:val="20"/>
                <w:szCs w:val="20"/>
              </w:rPr>
              <w:t>플랫폼가맹사업이</w:t>
            </w:r>
            <w:r w:rsidRPr="009A2958">
              <w:rPr>
                <w:rFonts w:cs="Times New Roman"/>
                <w:sz w:val="20"/>
                <w:szCs w:val="20"/>
              </w:rPr>
              <w:t xml:space="preserve"> 2</w:t>
            </w:r>
            <w:r w:rsidRPr="009A2958">
              <w:rPr>
                <w:rFonts w:cs="Times New Roman"/>
                <w:sz w:val="20"/>
                <w:szCs w:val="20"/>
              </w:rPr>
              <w:t>개</w:t>
            </w:r>
            <w:r w:rsidRPr="009A2958">
              <w:rPr>
                <w:rFonts w:cs="Times New Roman"/>
                <w:sz w:val="20"/>
                <w:szCs w:val="20"/>
              </w:rPr>
              <w:t xml:space="preserve"> </w:t>
            </w:r>
            <w:r w:rsidRPr="009A2958">
              <w:rPr>
                <w:rFonts w:cs="Times New Roman"/>
                <w:sz w:val="20"/>
                <w:szCs w:val="20"/>
              </w:rPr>
              <w:t>이상의</w:t>
            </w:r>
            <w:r w:rsidRPr="009A2958">
              <w:rPr>
                <w:rFonts w:cs="Times New Roman"/>
                <w:sz w:val="20"/>
                <w:szCs w:val="20"/>
              </w:rPr>
              <w:t xml:space="preserve"> </w:t>
            </w:r>
            <w:r w:rsidRPr="009A2958">
              <w:rPr>
                <w:rFonts w:cs="Times New Roman"/>
                <w:sz w:val="20"/>
                <w:szCs w:val="20"/>
              </w:rPr>
              <w:t>시</w:t>
            </w:r>
            <w:r w:rsidRPr="009A2958">
              <w:rPr>
                <w:rFonts w:cs="Times New Roman"/>
                <w:sz w:val="20"/>
                <w:szCs w:val="20"/>
              </w:rPr>
              <w:t>∙</w:t>
            </w:r>
            <w:r w:rsidRPr="009A2958">
              <w:rPr>
                <w:rFonts w:cs="Times New Roman"/>
                <w:sz w:val="20"/>
                <w:szCs w:val="20"/>
              </w:rPr>
              <w:t>도에</w:t>
            </w:r>
            <w:r w:rsidRPr="009A2958">
              <w:rPr>
                <w:rFonts w:cs="Times New Roman"/>
                <w:sz w:val="20"/>
                <w:szCs w:val="20"/>
              </w:rPr>
              <w:t xml:space="preserve"> </w:t>
            </w:r>
            <w:r w:rsidRPr="009A2958">
              <w:rPr>
                <w:rFonts w:cs="Times New Roman"/>
                <w:sz w:val="20"/>
                <w:szCs w:val="20"/>
              </w:rPr>
              <w:t>걸치는</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w:t>
            </w:r>
            <w:r w:rsidRPr="009A2958">
              <w:rPr>
                <w:rFonts w:cs="Times New Roman"/>
                <w:sz w:val="20"/>
                <w:szCs w:val="20"/>
              </w:rPr>
              <w:t>에게</w:t>
            </w:r>
            <w:r w:rsidRPr="009A2958">
              <w:rPr>
                <w:rFonts w:cs="Times New Roman"/>
                <w:sz w:val="20"/>
                <w:szCs w:val="20"/>
              </w:rPr>
              <w:t xml:space="preserve"> </w:t>
            </w:r>
            <w:r w:rsidRPr="009A2958">
              <w:rPr>
                <w:rFonts w:cs="Times New Roman"/>
                <w:sz w:val="20"/>
                <w:szCs w:val="20"/>
              </w:rPr>
              <w:t>면허를</w:t>
            </w:r>
            <w:r w:rsidRPr="009A2958">
              <w:rPr>
                <w:rFonts w:cs="Times New Roman"/>
                <w:sz w:val="20"/>
                <w:szCs w:val="20"/>
              </w:rPr>
              <w:t xml:space="preserve"> </w:t>
            </w:r>
            <w:r w:rsidRPr="009A2958">
              <w:rPr>
                <w:rFonts w:cs="Times New Roman"/>
                <w:sz w:val="20"/>
                <w:szCs w:val="20"/>
              </w:rPr>
              <w:t>받아야</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49</w:t>
            </w:r>
            <w:r w:rsidRPr="009A2958">
              <w:rPr>
                <w:rFonts w:cs="Times New Roman"/>
                <w:sz w:val="20"/>
                <w:szCs w:val="20"/>
              </w:rPr>
              <w:t>조의</w:t>
            </w:r>
            <w:r w:rsidRPr="009A2958">
              <w:rPr>
                <w:rFonts w:cs="Times New Roman"/>
                <w:sz w:val="20"/>
                <w:szCs w:val="20"/>
              </w:rPr>
              <w:t xml:space="preserve">10 </w:t>
            </w:r>
            <w:r w:rsidRPr="009A2958">
              <w:rPr>
                <w:rFonts w:cs="Times New Roman"/>
                <w:sz w:val="20"/>
                <w:szCs w:val="20"/>
              </w:rPr>
              <w:t>제</w:t>
            </w:r>
            <w:r w:rsidRPr="009A2958">
              <w:rPr>
                <w:rFonts w:cs="Times New Roman"/>
                <w:sz w:val="20"/>
                <w:szCs w:val="20"/>
              </w:rPr>
              <w:t>1</w:t>
            </w:r>
            <w:r w:rsidRPr="009A2958">
              <w:rPr>
                <w:rFonts w:cs="Times New Roman"/>
                <w:sz w:val="20"/>
                <w:szCs w:val="20"/>
              </w:rPr>
              <w:t>항</w:t>
            </w:r>
            <w:r w:rsidRPr="009A2958">
              <w:rPr>
                <w:rFonts w:cs="Times New Roman"/>
                <w:sz w:val="20"/>
                <w:szCs w:val="20"/>
              </w:rPr>
              <w:t>).</w:t>
            </w:r>
          </w:p>
          <w:p w14:paraId="1F53A3B2"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운송사업자는</w:t>
            </w:r>
            <w:r w:rsidRPr="009A2958">
              <w:rPr>
                <w:rFonts w:cs="Times New Roman"/>
                <w:sz w:val="20"/>
                <w:szCs w:val="20"/>
              </w:rPr>
              <w:t xml:space="preserve"> </w:t>
            </w:r>
            <w:r w:rsidRPr="009A2958">
              <w:rPr>
                <w:rFonts w:cs="Times New Roman"/>
                <w:sz w:val="20"/>
                <w:szCs w:val="20"/>
              </w:rPr>
              <w:t>동일한</w:t>
            </w:r>
            <w:r w:rsidRPr="009A2958">
              <w:rPr>
                <w:rFonts w:cs="Times New Roman"/>
                <w:sz w:val="20"/>
                <w:szCs w:val="20"/>
              </w:rPr>
              <w:t xml:space="preserve"> </w:t>
            </w:r>
            <w:r w:rsidRPr="009A2958">
              <w:rPr>
                <w:rFonts w:cs="Times New Roman"/>
                <w:sz w:val="20"/>
                <w:szCs w:val="20"/>
              </w:rPr>
              <w:t>차량으로</w:t>
            </w:r>
            <w:r w:rsidRPr="009A2958">
              <w:rPr>
                <w:rFonts w:cs="Times New Roman"/>
                <w:sz w:val="20"/>
                <w:szCs w:val="20"/>
              </w:rPr>
              <w:t xml:space="preserve"> </w:t>
            </w:r>
            <w:r w:rsidRPr="009A2958">
              <w:rPr>
                <w:rFonts w:cs="Times New Roman"/>
                <w:sz w:val="20"/>
                <w:szCs w:val="20"/>
              </w:rPr>
              <w:t>둘</w:t>
            </w:r>
            <w:r w:rsidRPr="009A2958">
              <w:rPr>
                <w:rFonts w:cs="Times New Roman"/>
                <w:sz w:val="20"/>
                <w:szCs w:val="20"/>
              </w:rPr>
              <w:t xml:space="preserve"> </w:t>
            </w:r>
            <w:r w:rsidRPr="009A2958">
              <w:rPr>
                <w:rFonts w:cs="Times New Roman"/>
                <w:sz w:val="20"/>
                <w:szCs w:val="20"/>
              </w:rPr>
              <w:t>이상의</w:t>
            </w:r>
            <w:r w:rsidRPr="009A2958">
              <w:rPr>
                <w:rFonts w:cs="Times New Roman"/>
                <w:sz w:val="20"/>
                <w:szCs w:val="20"/>
              </w:rPr>
              <w:t xml:space="preserve"> </w:t>
            </w:r>
            <w:r w:rsidRPr="009A2958">
              <w:rPr>
                <w:rFonts w:cs="Times New Roman"/>
                <w:sz w:val="20"/>
                <w:szCs w:val="20"/>
              </w:rPr>
              <w:t>운송가맹점에</w:t>
            </w:r>
            <w:r w:rsidRPr="009A2958">
              <w:rPr>
                <w:rFonts w:cs="Times New Roman"/>
                <w:sz w:val="20"/>
                <w:szCs w:val="20"/>
              </w:rPr>
              <w:t xml:space="preserve"> </w:t>
            </w:r>
            <w:r w:rsidRPr="009A2958">
              <w:rPr>
                <w:rFonts w:cs="Times New Roman"/>
                <w:sz w:val="20"/>
                <w:szCs w:val="20"/>
              </w:rPr>
              <w:t>가입해서는</w:t>
            </w:r>
            <w:r w:rsidRPr="009A2958">
              <w:rPr>
                <w:rFonts w:cs="Times New Roman"/>
                <w:sz w:val="20"/>
                <w:szCs w:val="20"/>
              </w:rPr>
              <w:t xml:space="preserve"> </w:t>
            </w:r>
            <w:r w:rsidRPr="009A2958">
              <w:rPr>
                <w:rFonts w:cs="Times New Roman"/>
                <w:sz w:val="20"/>
                <w:szCs w:val="20"/>
              </w:rPr>
              <w:t>아니되며</w:t>
            </w:r>
            <w:r w:rsidRPr="009A2958">
              <w:rPr>
                <w:rFonts w:cs="Times New Roman"/>
                <w:sz w:val="20"/>
                <w:szCs w:val="20"/>
              </w:rPr>
              <w:t>(</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49</w:t>
            </w:r>
            <w:r w:rsidRPr="009A2958">
              <w:rPr>
                <w:rFonts w:cs="Times New Roman"/>
                <w:sz w:val="20"/>
                <w:szCs w:val="20"/>
              </w:rPr>
              <w:t>조의</w:t>
            </w:r>
            <w:r w:rsidRPr="009A2958">
              <w:rPr>
                <w:rFonts w:cs="Times New Roman"/>
                <w:sz w:val="20"/>
                <w:szCs w:val="20"/>
              </w:rPr>
              <w:t xml:space="preserve">11 </w:t>
            </w:r>
            <w:r w:rsidRPr="009A2958">
              <w:rPr>
                <w:rFonts w:cs="Times New Roman"/>
                <w:sz w:val="20"/>
                <w:szCs w:val="20"/>
              </w:rPr>
              <w:t>제</w:t>
            </w:r>
            <w:r w:rsidRPr="009A2958">
              <w:rPr>
                <w:rFonts w:cs="Times New Roman"/>
                <w:sz w:val="20"/>
                <w:szCs w:val="20"/>
              </w:rPr>
              <w:t>2</w:t>
            </w:r>
            <w:r w:rsidRPr="009A2958">
              <w:rPr>
                <w:rFonts w:cs="Times New Roman"/>
                <w:sz w:val="20"/>
                <w:szCs w:val="20"/>
              </w:rPr>
              <w:t>항</w:t>
            </w:r>
            <w:r w:rsidRPr="009A2958">
              <w:rPr>
                <w:rFonts w:cs="Times New Roman"/>
                <w:sz w:val="20"/>
                <w:szCs w:val="20"/>
              </w:rPr>
              <w:t xml:space="preserve">), </w:t>
            </w:r>
            <w:r w:rsidRPr="009A2958">
              <w:rPr>
                <w:rFonts w:cs="Times New Roman"/>
                <w:sz w:val="20"/>
                <w:szCs w:val="20"/>
              </w:rPr>
              <w:t>운송가맹점으로</w:t>
            </w:r>
            <w:r w:rsidRPr="009A2958">
              <w:rPr>
                <w:rFonts w:cs="Times New Roman"/>
                <w:sz w:val="20"/>
                <w:szCs w:val="20"/>
              </w:rPr>
              <w:t xml:space="preserve"> </w:t>
            </w:r>
            <w:r w:rsidRPr="009A2958">
              <w:rPr>
                <w:rFonts w:cs="Times New Roman"/>
                <w:sz w:val="20"/>
                <w:szCs w:val="20"/>
              </w:rPr>
              <w:t>가입한</w:t>
            </w:r>
            <w:r w:rsidRPr="009A2958">
              <w:rPr>
                <w:rFonts w:cs="Times New Roman"/>
                <w:sz w:val="20"/>
                <w:szCs w:val="20"/>
              </w:rPr>
              <w:t xml:space="preserve"> </w:t>
            </w:r>
            <w:r w:rsidRPr="009A2958">
              <w:rPr>
                <w:rFonts w:cs="Times New Roman"/>
                <w:sz w:val="20"/>
                <w:szCs w:val="20"/>
              </w:rPr>
              <w:t>운송사업자는</w:t>
            </w:r>
            <w:r w:rsidRPr="009A2958">
              <w:rPr>
                <w:rFonts w:cs="Times New Roman"/>
                <w:sz w:val="20"/>
                <w:szCs w:val="20"/>
              </w:rPr>
              <w:t xml:space="preserve"> </w:t>
            </w:r>
            <w:r w:rsidRPr="009A2958">
              <w:rPr>
                <w:rFonts w:cs="Times New Roman"/>
                <w:sz w:val="20"/>
                <w:szCs w:val="20"/>
              </w:rPr>
              <w:lastRenderedPageBreak/>
              <w:t>자기의</w:t>
            </w:r>
            <w:r w:rsidRPr="009A2958">
              <w:rPr>
                <w:rFonts w:cs="Times New Roman"/>
                <w:sz w:val="20"/>
                <w:szCs w:val="20"/>
              </w:rPr>
              <w:t xml:space="preserve"> </w:t>
            </w:r>
            <w:r w:rsidRPr="009A2958">
              <w:rPr>
                <w:rFonts w:cs="Times New Roman"/>
                <w:sz w:val="20"/>
                <w:szCs w:val="20"/>
              </w:rPr>
              <w:t>상호를</w:t>
            </w:r>
            <w:r w:rsidRPr="009A2958">
              <w:rPr>
                <w:rFonts w:cs="Times New Roman"/>
                <w:sz w:val="20"/>
                <w:szCs w:val="20"/>
              </w:rPr>
              <w:t xml:space="preserve"> </w:t>
            </w:r>
            <w:r w:rsidRPr="009A2958">
              <w:rPr>
                <w:rFonts w:cs="Times New Roman"/>
                <w:sz w:val="20"/>
                <w:szCs w:val="20"/>
              </w:rPr>
              <w:t>소속</w:t>
            </w:r>
            <w:r w:rsidRPr="009A2958">
              <w:rPr>
                <w:rFonts w:cs="Times New Roman"/>
                <w:sz w:val="20"/>
                <w:szCs w:val="20"/>
              </w:rPr>
              <w:t xml:space="preserve"> </w:t>
            </w:r>
            <w:r w:rsidRPr="009A2958">
              <w:rPr>
                <w:rFonts w:cs="Times New Roman"/>
                <w:sz w:val="20"/>
                <w:szCs w:val="20"/>
              </w:rPr>
              <w:t>플랫폼가맹사업자의</w:t>
            </w:r>
            <w:r w:rsidRPr="009A2958">
              <w:rPr>
                <w:rFonts w:cs="Times New Roman"/>
                <w:sz w:val="20"/>
                <w:szCs w:val="20"/>
              </w:rPr>
              <w:t xml:space="preserve"> </w:t>
            </w:r>
            <w:r w:rsidRPr="009A2958">
              <w:rPr>
                <w:rFonts w:cs="Times New Roman"/>
                <w:sz w:val="20"/>
                <w:szCs w:val="20"/>
              </w:rPr>
              <w:t>운송가맹점으로</w:t>
            </w:r>
            <w:r w:rsidRPr="009A2958">
              <w:rPr>
                <w:rFonts w:cs="Times New Roman"/>
                <w:sz w:val="20"/>
                <w:szCs w:val="20"/>
              </w:rPr>
              <w:t xml:space="preserve"> </w:t>
            </w:r>
            <w:r w:rsidRPr="009A2958">
              <w:rPr>
                <w:rFonts w:cs="Times New Roman"/>
                <w:sz w:val="20"/>
                <w:szCs w:val="20"/>
              </w:rPr>
              <w:t>변경하여</w:t>
            </w:r>
            <w:r w:rsidRPr="009A2958">
              <w:rPr>
                <w:rFonts w:cs="Times New Roman"/>
                <w:sz w:val="20"/>
                <w:szCs w:val="20"/>
              </w:rPr>
              <w:t xml:space="preserve"> </w:t>
            </w:r>
            <w:r w:rsidRPr="009A2958">
              <w:rPr>
                <w:rFonts w:cs="Times New Roman"/>
                <w:sz w:val="20"/>
                <w:szCs w:val="20"/>
              </w:rPr>
              <w:t>시도지사에게</w:t>
            </w:r>
            <w:r w:rsidRPr="009A2958">
              <w:rPr>
                <w:rFonts w:cs="Times New Roman"/>
                <w:sz w:val="20"/>
                <w:szCs w:val="20"/>
              </w:rPr>
              <w:t xml:space="preserve"> </w:t>
            </w:r>
            <w:r w:rsidRPr="009A2958">
              <w:rPr>
                <w:rFonts w:cs="Times New Roman"/>
                <w:sz w:val="20"/>
                <w:szCs w:val="20"/>
              </w:rPr>
              <w:t>신고해야</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49</w:t>
            </w:r>
            <w:r w:rsidRPr="009A2958">
              <w:rPr>
                <w:rFonts w:cs="Times New Roman"/>
                <w:sz w:val="20"/>
                <w:szCs w:val="20"/>
              </w:rPr>
              <w:t>조의</w:t>
            </w:r>
            <w:r w:rsidRPr="009A2958">
              <w:rPr>
                <w:rFonts w:cs="Times New Roman"/>
                <w:sz w:val="20"/>
                <w:szCs w:val="20"/>
              </w:rPr>
              <w:t xml:space="preserve">11 </w:t>
            </w:r>
            <w:r w:rsidRPr="009A2958">
              <w:rPr>
                <w:rFonts w:cs="Times New Roman"/>
                <w:sz w:val="20"/>
                <w:szCs w:val="20"/>
              </w:rPr>
              <w:t>제</w:t>
            </w:r>
            <w:r w:rsidRPr="009A2958">
              <w:rPr>
                <w:rFonts w:cs="Times New Roman"/>
                <w:sz w:val="20"/>
                <w:szCs w:val="20"/>
              </w:rPr>
              <w:t>3</w:t>
            </w:r>
            <w:r w:rsidRPr="009A2958">
              <w:rPr>
                <w:rFonts w:cs="Times New Roman"/>
                <w:sz w:val="20"/>
                <w:szCs w:val="20"/>
              </w:rPr>
              <w:t>항</w:t>
            </w:r>
            <w:r w:rsidRPr="009A2958">
              <w:rPr>
                <w:rFonts w:cs="Times New Roman"/>
                <w:sz w:val="20"/>
                <w:szCs w:val="20"/>
              </w:rPr>
              <w:t>).</w:t>
            </w:r>
          </w:p>
          <w:p w14:paraId="66BBB08A" w14:textId="4EA3BFBA"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운송가맹점이</w:t>
            </w:r>
            <w:r w:rsidRPr="009A2958">
              <w:rPr>
                <w:rFonts w:cs="Times New Roman"/>
                <w:sz w:val="20"/>
                <w:szCs w:val="20"/>
              </w:rPr>
              <w:t xml:space="preserve"> </w:t>
            </w:r>
            <w:r w:rsidRPr="009A2958">
              <w:rPr>
                <w:rFonts w:cs="Times New Roman"/>
                <w:sz w:val="20"/>
                <w:szCs w:val="20"/>
              </w:rPr>
              <w:t>운임이나</w:t>
            </w:r>
            <w:r w:rsidRPr="009A2958">
              <w:rPr>
                <w:rFonts w:cs="Times New Roman"/>
                <w:sz w:val="20"/>
                <w:szCs w:val="20"/>
              </w:rPr>
              <w:t xml:space="preserve"> </w:t>
            </w:r>
            <w:r w:rsidRPr="009A2958">
              <w:rPr>
                <w:rFonts w:cs="Times New Roman"/>
                <w:sz w:val="20"/>
                <w:szCs w:val="20"/>
              </w:rPr>
              <w:t>요금을</w:t>
            </w:r>
            <w:r w:rsidRPr="009A2958">
              <w:rPr>
                <w:rFonts w:cs="Times New Roman"/>
                <w:sz w:val="20"/>
                <w:szCs w:val="20"/>
              </w:rPr>
              <w:t xml:space="preserve"> </w:t>
            </w:r>
            <w:r w:rsidRPr="009A2958">
              <w:rPr>
                <w:rFonts w:cs="Times New Roman"/>
                <w:sz w:val="20"/>
                <w:szCs w:val="20"/>
              </w:rPr>
              <w:t>정하거나</w:t>
            </w:r>
            <w:r w:rsidRPr="009A2958">
              <w:rPr>
                <w:rFonts w:cs="Times New Roman"/>
                <w:sz w:val="20"/>
                <w:szCs w:val="20"/>
              </w:rPr>
              <w:t xml:space="preserve"> </w:t>
            </w:r>
            <w:r w:rsidRPr="009A2958">
              <w:rPr>
                <w:rFonts w:cs="Times New Roman"/>
                <w:sz w:val="20"/>
                <w:szCs w:val="20"/>
              </w:rPr>
              <w:t>변경하려는</w:t>
            </w:r>
            <w:r w:rsidRPr="009A2958">
              <w:rPr>
                <w:rFonts w:cs="Times New Roman"/>
                <w:sz w:val="20"/>
                <w:szCs w:val="20"/>
              </w:rPr>
              <w:t xml:space="preserve"> </w:t>
            </w:r>
            <w:r w:rsidRPr="009A2958">
              <w:rPr>
                <w:rFonts w:cs="Times New Roman"/>
                <w:sz w:val="20"/>
                <w:szCs w:val="20"/>
              </w:rPr>
              <w:t>때에는</w:t>
            </w:r>
            <w:r w:rsidRPr="009A2958">
              <w:rPr>
                <w:rFonts w:cs="Times New Roman"/>
                <w:sz w:val="20"/>
                <w:szCs w:val="20"/>
              </w:rPr>
              <w:t xml:space="preserve"> </w:t>
            </w:r>
            <w:r w:rsidRPr="009A2958">
              <w:rPr>
                <w:rFonts w:cs="Times New Roman"/>
                <w:sz w:val="20"/>
                <w:szCs w:val="20"/>
              </w:rPr>
              <w:t>국토교통부장관</w:t>
            </w:r>
            <w:r w:rsidRPr="009A2958">
              <w:rPr>
                <w:rFonts w:cs="Times New Roman"/>
                <w:sz w:val="20"/>
                <w:szCs w:val="20"/>
              </w:rPr>
              <w:t>(</w:t>
            </w:r>
            <w:r w:rsidRPr="009A2958">
              <w:rPr>
                <w:rFonts w:cs="Times New Roman"/>
                <w:sz w:val="20"/>
                <w:szCs w:val="20"/>
              </w:rPr>
              <w:t>플랫폼가맹사업이</w:t>
            </w:r>
            <w:r w:rsidRPr="009A2958">
              <w:rPr>
                <w:rFonts w:cs="Times New Roman"/>
                <w:sz w:val="20"/>
                <w:szCs w:val="20"/>
              </w:rPr>
              <w:t xml:space="preserve"> 2</w:t>
            </w:r>
            <w:r w:rsidRPr="009A2958">
              <w:rPr>
                <w:rFonts w:cs="Times New Roman"/>
                <w:sz w:val="20"/>
                <w:szCs w:val="20"/>
              </w:rPr>
              <w:t>개</w:t>
            </w:r>
            <w:r w:rsidRPr="009A2958">
              <w:rPr>
                <w:rFonts w:cs="Times New Roman"/>
                <w:sz w:val="20"/>
                <w:szCs w:val="20"/>
              </w:rPr>
              <w:t xml:space="preserve"> </w:t>
            </w:r>
            <w:r w:rsidRPr="009A2958">
              <w:rPr>
                <w:rFonts w:cs="Times New Roman"/>
                <w:sz w:val="20"/>
                <w:szCs w:val="20"/>
              </w:rPr>
              <w:t>이상의</w:t>
            </w:r>
            <w:r w:rsidRPr="009A2958">
              <w:rPr>
                <w:rFonts w:cs="Times New Roman"/>
                <w:sz w:val="20"/>
                <w:szCs w:val="20"/>
              </w:rPr>
              <w:t xml:space="preserve"> </w:t>
            </w:r>
            <w:r w:rsidRPr="009A2958">
              <w:rPr>
                <w:rFonts w:cs="Times New Roman"/>
                <w:sz w:val="20"/>
                <w:szCs w:val="20"/>
              </w:rPr>
              <w:t>시도에</w:t>
            </w:r>
            <w:r w:rsidRPr="009A2958">
              <w:rPr>
                <w:rFonts w:cs="Times New Roman"/>
                <w:sz w:val="20"/>
                <w:szCs w:val="20"/>
              </w:rPr>
              <w:t xml:space="preserve"> </w:t>
            </w:r>
            <w:r w:rsidRPr="009A2958">
              <w:rPr>
                <w:rFonts w:cs="Times New Roman"/>
                <w:sz w:val="20"/>
                <w:szCs w:val="20"/>
              </w:rPr>
              <w:t>걸치는</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w:t>
            </w:r>
            <w:r w:rsidRPr="009A2958">
              <w:rPr>
                <w:rFonts w:cs="Times New Roman"/>
                <w:sz w:val="20"/>
                <w:szCs w:val="20"/>
              </w:rPr>
              <w:t>이나</w:t>
            </w:r>
            <w:r w:rsidRPr="009A2958">
              <w:rPr>
                <w:rFonts w:cs="Times New Roman"/>
                <w:sz w:val="20"/>
                <w:szCs w:val="20"/>
              </w:rPr>
              <w:t xml:space="preserve"> </w:t>
            </w:r>
            <w:r w:rsidRPr="009A2958">
              <w:rPr>
                <w:rFonts w:cs="Times New Roman"/>
                <w:sz w:val="20"/>
                <w:szCs w:val="20"/>
              </w:rPr>
              <w:t>시도지사</w:t>
            </w:r>
            <w:r w:rsidRPr="009A2958">
              <w:rPr>
                <w:rFonts w:cs="Times New Roman"/>
                <w:sz w:val="20"/>
                <w:szCs w:val="20"/>
              </w:rPr>
              <w:t>(</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외의</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w:t>
            </w:r>
            <w:r w:rsidRPr="009A2958">
              <w:rPr>
                <w:rFonts w:cs="Times New Roman"/>
                <w:sz w:val="20"/>
                <w:szCs w:val="20"/>
              </w:rPr>
              <w:t>에게</w:t>
            </w:r>
            <w:r w:rsidRPr="009A2958">
              <w:rPr>
                <w:rFonts w:cs="Times New Roman"/>
                <w:sz w:val="20"/>
                <w:szCs w:val="20"/>
              </w:rPr>
              <w:t xml:space="preserve"> </w:t>
            </w:r>
            <w:r w:rsidRPr="009A2958">
              <w:rPr>
                <w:rFonts w:cs="Times New Roman"/>
                <w:sz w:val="20"/>
                <w:szCs w:val="20"/>
              </w:rPr>
              <w:t>신고해야</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49</w:t>
            </w:r>
            <w:r w:rsidRPr="009A2958">
              <w:rPr>
                <w:rFonts w:cs="Times New Roman"/>
                <w:sz w:val="20"/>
                <w:szCs w:val="20"/>
              </w:rPr>
              <w:t>조의</w:t>
            </w:r>
            <w:r w:rsidRPr="009A2958">
              <w:rPr>
                <w:rFonts w:cs="Times New Roman"/>
                <w:sz w:val="20"/>
                <w:szCs w:val="20"/>
              </w:rPr>
              <w:t xml:space="preserve">13 </w:t>
            </w:r>
            <w:r w:rsidRPr="009A2958">
              <w:rPr>
                <w:rFonts w:cs="Times New Roman"/>
                <w:sz w:val="20"/>
                <w:szCs w:val="20"/>
              </w:rPr>
              <w:t>제</w:t>
            </w:r>
            <w:r w:rsidRPr="009A2958">
              <w:rPr>
                <w:rFonts w:cs="Times New Roman"/>
                <w:sz w:val="20"/>
                <w:szCs w:val="20"/>
              </w:rPr>
              <w:t>1</w:t>
            </w:r>
            <w:r w:rsidRPr="009A2958">
              <w:rPr>
                <w:rFonts w:cs="Times New Roman"/>
                <w:sz w:val="20"/>
                <w:szCs w:val="20"/>
              </w:rPr>
              <w:t>항</w:t>
            </w:r>
            <w:r w:rsidRPr="009A2958">
              <w:rPr>
                <w:rFonts w:cs="Times New Roman"/>
                <w:sz w:val="20"/>
                <w:szCs w:val="20"/>
              </w:rPr>
              <w:t xml:space="preserve">). </w:t>
            </w:r>
            <w:r w:rsidRPr="009A2958">
              <w:rPr>
                <w:rFonts w:cs="Times New Roman"/>
                <w:sz w:val="20"/>
                <w:szCs w:val="20"/>
              </w:rPr>
              <w:t>이와</w:t>
            </w:r>
            <w:r w:rsidRPr="009A2958">
              <w:rPr>
                <w:rFonts w:cs="Times New Roman"/>
                <w:sz w:val="20"/>
                <w:szCs w:val="20"/>
              </w:rPr>
              <w:t xml:space="preserve"> </w:t>
            </w:r>
            <w:r w:rsidRPr="009A2958">
              <w:rPr>
                <w:rFonts w:cs="Times New Roman"/>
                <w:sz w:val="20"/>
                <w:szCs w:val="20"/>
              </w:rPr>
              <w:t>관련한</w:t>
            </w:r>
            <w:r w:rsidRPr="009A2958">
              <w:rPr>
                <w:rFonts w:cs="Times New Roman"/>
                <w:sz w:val="20"/>
                <w:szCs w:val="20"/>
              </w:rPr>
              <w:t xml:space="preserve"> </w:t>
            </w:r>
            <w:r w:rsidRPr="009A2958">
              <w:rPr>
                <w:rFonts w:cs="Times New Roman"/>
                <w:sz w:val="20"/>
                <w:szCs w:val="20"/>
              </w:rPr>
              <w:t>상세</w:t>
            </w:r>
            <w:r w:rsidRPr="009A2958">
              <w:rPr>
                <w:rFonts w:cs="Times New Roman"/>
                <w:sz w:val="20"/>
                <w:szCs w:val="20"/>
              </w:rPr>
              <w:t xml:space="preserve"> </w:t>
            </w:r>
            <w:r w:rsidRPr="009A2958">
              <w:rPr>
                <w:rFonts w:cs="Times New Roman"/>
                <w:sz w:val="20"/>
                <w:szCs w:val="20"/>
              </w:rPr>
              <w:t>내용은</w:t>
            </w:r>
            <w:r w:rsidRPr="009A2958">
              <w:rPr>
                <w:rFonts w:cs="Times New Roman"/>
                <w:sz w:val="20"/>
                <w:szCs w:val="20"/>
              </w:rPr>
              <w:t xml:space="preserve"> </w:t>
            </w:r>
            <w:r w:rsidRPr="009A2958">
              <w:rPr>
                <w:rFonts w:cs="Times New Roman"/>
                <w:sz w:val="20"/>
                <w:szCs w:val="20"/>
              </w:rPr>
              <w:t>아래</w:t>
            </w:r>
            <w:r w:rsidRPr="009A2958">
              <w:rPr>
                <w:rFonts w:cs="Times New Roman"/>
                <w:sz w:val="20"/>
                <w:szCs w:val="20"/>
              </w:rPr>
              <w:t xml:space="preserve"> </w:t>
            </w:r>
            <w:r w:rsidR="00E734D7" w:rsidRPr="00310DC0">
              <w:rPr>
                <w:rFonts w:cs="Times New Roman"/>
                <w:sz w:val="20"/>
                <w:szCs w:val="20"/>
              </w:rPr>
              <w:t>“</w:t>
            </w:r>
            <w:r w:rsidRPr="00AF1281">
              <w:rPr>
                <w:rFonts w:cs="Times New Roman"/>
                <w:b/>
                <w:sz w:val="20"/>
                <w:szCs w:val="20"/>
                <w:u w:val="single"/>
              </w:rPr>
              <w:t>탄력요금제</w:t>
            </w:r>
            <w:r w:rsidRPr="00AF1281">
              <w:rPr>
                <w:rFonts w:cs="Times New Roman"/>
                <w:b/>
                <w:sz w:val="20"/>
                <w:szCs w:val="20"/>
                <w:u w:val="single"/>
              </w:rPr>
              <w:t xml:space="preserve"> </w:t>
            </w:r>
            <w:r w:rsidRPr="00AF1281">
              <w:rPr>
                <w:rFonts w:cs="Times New Roman"/>
                <w:b/>
                <w:sz w:val="20"/>
                <w:szCs w:val="20"/>
                <w:u w:val="single"/>
              </w:rPr>
              <w:t>도입가능성</w:t>
            </w:r>
            <w:r w:rsidR="00E734D7" w:rsidRPr="00310DC0">
              <w:rPr>
                <w:rFonts w:cs="Times New Roman"/>
                <w:sz w:val="20"/>
                <w:szCs w:val="20"/>
              </w:rPr>
              <w:t>”</w:t>
            </w:r>
            <w:r w:rsidRPr="009A2958">
              <w:rPr>
                <w:rFonts w:cs="Times New Roman"/>
                <w:sz w:val="20"/>
                <w:szCs w:val="20"/>
              </w:rPr>
              <w:t xml:space="preserve"> </w:t>
            </w:r>
            <w:r w:rsidRPr="009A2958">
              <w:rPr>
                <w:rFonts w:cs="Times New Roman"/>
                <w:sz w:val="20"/>
                <w:szCs w:val="20"/>
              </w:rPr>
              <w:t>항목</w:t>
            </w:r>
            <w:r w:rsidRPr="009A2958">
              <w:rPr>
                <w:rFonts w:cs="Times New Roman"/>
                <w:sz w:val="20"/>
                <w:szCs w:val="20"/>
              </w:rPr>
              <w:t xml:space="preserve"> </w:t>
            </w:r>
            <w:r w:rsidRPr="009A2958">
              <w:rPr>
                <w:rFonts w:cs="Times New Roman"/>
                <w:sz w:val="20"/>
                <w:szCs w:val="20"/>
              </w:rPr>
              <w:t>참조</w:t>
            </w:r>
            <w:r w:rsidRPr="009A2958">
              <w:rPr>
                <w:rFonts w:cs="Times New Roman"/>
                <w:sz w:val="20"/>
                <w:szCs w:val="20"/>
              </w:rPr>
              <w:t>.</w:t>
            </w:r>
          </w:p>
          <w:p w14:paraId="497085E9"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플랫폼가맹사업자와</w:t>
            </w:r>
            <w:r w:rsidRPr="009A2958">
              <w:rPr>
                <w:rFonts w:cs="Times New Roman"/>
                <w:sz w:val="20"/>
                <w:szCs w:val="20"/>
              </w:rPr>
              <w:t xml:space="preserve"> </w:t>
            </w:r>
            <w:r w:rsidRPr="009A2958">
              <w:rPr>
                <w:rFonts w:cs="Times New Roman"/>
                <w:sz w:val="20"/>
                <w:szCs w:val="20"/>
              </w:rPr>
              <w:t>운송가맹점</w:t>
            </w:r>
            <w:r w:rsidRPr="009A2958">
              <w:rPr>
                <w:rFonts w:cs="Times New Roman"/>
                <w:sz w:val="20"/>
                <w:szCs w:val="20"/>
              </w:rPr>
              <w:t xml:space="preserve"> </w:t>
            </w:r>
            <w:r w:rsidRPr="009A2958">
              <w:rPr>
                <w:rFonts w:cs="Times New Roman"/>
                <w:sz w:val="20"/>
                <w:szCs w:val="20"/>
              </w:rPr>
              <w:t>간의</w:t>
            </w:r>
            <w:r w:rsidRPr="009A2958">
              <w:rPr>
                <w:rFonts w:cs="Times New Roman"/>
                <w:sz w:val="20"/>
                <w:szCs w:val="20"/>
              </w:rPr>
              <w:t xml:space="preserve"> </w:t>
            </w:r>
            <w:r w:rsidRPr="009A2958">
              <w:rPr>
                <w:rFonts w:cs="Times New Roman"/>
                <w:sz w:val="20"/>
                <w:szCs w:val="20"/>
              </w:rPr>
              <w:t>정보의</w:t>
            </w:r>
            <w:r w:rsidRPr="009A2958">
              <w:rPr>
                <w:rFonts w:cs="Times New Roman"/>
                <w:sz w:val="20"/>
                <w:szCs w:val="20"/>
              </w:rPr>
              <w:t xml:space="preserve"> </w:t>
            </w:r>
            <w:r w:rsidRPr="009A2958">
              <w:rPr>
                <w:rFonts w:cs="Times New Roman"/>
                <w:sz w:val="20"/>
                <w:szCs w:val="20"/>
              </w:rPr>
              <w:t>제공</w:t>
            </w:r>
            <w:r w:rsidRPr="009A2958">
              <w:rPr>
                <w:rFonts w:cs="Times New Roman"/>
                <w:sz w:val="20"/>
                <w:szCs w:val="20"/>
              </w:rPr>
              <w:t xml:space="preserve">, </w:t>
            </w:r>
            <w:r w:rsidRPr="009A2958">
              <w:rPr>
                <w:rFonts w:cs="Times New Roman"/>
                <w:sz w:val="20"/>
                <w:szCs w:val="20"/>
              </w:rPr>
              <w:t>가맹금의</w:t>
            </w:r>
            <w:r w:rsidRPr="009A2958">
              <w:rPr>
                <w:rFonts w:cs="Times New Roman"/>
                <w:sz w:val="20"/>
                <w:szCs w:val="20"/>
              </w:rPr>
              <w:t xml:space="preserve"> </w:t>
            </w:r>
            <w:r w:rsidRPr="009A2958">
              <w:rPr>
                <w:rFonts w:cs="Times New Roman"/>
                <w:sz w:val="20"/>
                <w:szCs w:val="20"/>
              </w:rPr>
              <w:t>반환</w:t>
            </w:r>
            <w:r w:rsidRPr="009A2958">
              <w:rPr>
                <w:rFonts w:cs="Times New Roman"/>
                <w:sz w:val="20"/>
                <w:szCs w:val="20"/>
              </w:rPr>
              <w:t xml:space="preserve">, </w:t>
            </w:r>
            <w:r w:rsidRPr="009A2958">
              <w:rPr>
                <w:rFonts w:cs="Times New Roman"/>
                <w:sz w:val="20"/>
                <w:szCs w:val="20"/>
              </w:rPr>
              <w:t>가맹계약</w:t>
            </w:r>
            <w:r w:rsidRPr="009A2958">
              <w:rPr>
                <w:rFonts w:cs="Times New Roman"/>
                <w:sz w:val="20"/>
                <w:szCs w:val="20"/>
              </w:rPr>
              <w:t xml:space="preserve"> </w:t>
            </w:r>
            <w:r w:rsidRPr="009A2958">
              <w:rPr>
                <w:rFonts w:cs="Times New Roman"/>
                <w:sz w:val="20"/>
                <w:szCs w:val="20"/>
              </w:rPr>
              <w:t>등에</w:t>
            </w:r>
            <w:r w:rsidRPr="009A2958">
              <w:rPr>
                <w:rFonts w:cs="Times New Roman"/>
                <w:sz w:val="20"/>
                <w:szCs w:val="20"/>
              </w:rPr>
              <w:t xml:space="preserve"> </w:t>
            </w:r>
            <w:r w:rsidRPr="009A2958">
              <w:rPr>
                <w:rFonts w:cs="Times New Roman"/>
                <w:sz w:val="20"/>
                <w:szCs w:val="20"/>
              </w:rPr>
              <w:t>관하여는</w:t>
            </w:r>
            <w:r w:rsidRPr="009A2958">
              <w:rPr>
                <w:rFonts w:cs="Times New Roman"/>
                <w:sz w:val="20"/>
                <w:szCs w:val="20"/>
              </w:rPr>
              <w:t xml:space="preserve"> </w:t>
            </w:r>
            <w:r w:rsidRPr="009A2958">
              <w:rPr>
                <w:rFonts w:cs="Times New Roman"/>
                <w:sz w:val="20"/>
                <w:szCs w:val="20"/>
              </w:rPr>
              <w:t>가맹사업법이</w:t>
            </w:r>
            <w:r w:rsidRPr="009A2958">
              <w:rPr>
                <w:rFonts w:cs="Times New Roman"/>
                <w:sz w:val="20"/>
                <w:szCs w:val="20"/>
              </w:rPr>
              <w:t xml:space="preserve"> </w:t>
            </w:r>
            <w:r w:rsidRPr="009A2958">
              <w:rPr>
                <w:rFonts w:cs="Times New Roman"/>
                <w:sz w:val="20"/>
                <w:szCs w:val="20"/>
              </w:rPr>
              <w:t>준용됨</w:t>
            </w:r>
            <w:r w:rsidRPr="009A2958">
              <w:rPr>
                <w:rFonts w:cs="Times New Roman"/>
                <w:sz w:val="20"/>
                <w:szCs w:val="20"/>
              </w:rPr>
              <w:t>(</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49</w:t>
            </w:r>
            <w:r w:rsidRPr="009A2958">
              <w:rPr>
                <w:rFonts w:cs="Times New Roman"/>
                <w:sz w:val="20"/>
                <w:szCs w:val="20"/>
              </w:rPr>
              <w:t>조의</w:t>
            </w:r>
            <w:r w:rsidRPr="009A2958">
              <w:rPr>
                <w:rFonts w:cs="Times New Roman"/>
                <w:sz w:val="20"/>
                <w:szCs w:val="20"/>
              </w:rPr>
              <w:t>17).</w:t>
            </w:r>
          </w:p>
        </w:tc>
        <w:tc>
          <w:tcPr>
            <w:tcW w:w="27" w:type="pct"/>
            <w:tcBorders>
              <w:top w:val="nil"/>
              <w:bottom w:val="nil"/>
            </w:tcBorders>
          </w:tcPr>
          <w:p w14:paraId="7CCE0512"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06A5840B"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해당사항</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tc>
      </w:tr>
      <w:tr w:rsidR="005335C7" w:rsidRPr="009A2958" w14:paraId="0E4B916A" w14:textId="77777777" w:rsidTr="00061A1F">
        <w:trPr>
          <w:trHeight w:val="132"/>
        </w:trPr>
        <w:tc>
          <w:tcPr>
            <w:tcW w:w="619" w:type="pct"/>
          </w:tcPr>
          <w:p w14:paraId="79EACA7C" w14:textId="4155B7C8"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39" w:name="_Toc108480415"/>
            <w:bookmarkStart w:id="40" w:name="_Toc108512971"/>
            <w:r w:rsidRPr="00250EEB">
              <w:rPr>
                <w:rFonts w:cs="Times New Roman"/>
                <w:b/>
                <w:color w:val="404040" w:themeColor="text1" w:themeTint="BF"/>
                <w:kern w:val="0"/>
                <w:sz w:val="20"/>
                <w:szCs w:val="20"/>
              </w:rPr>
              <w:t>플랫폼중개사업</w:t>
            </w:r>
            <w:r>
              <w:rPr>
                <w:rFonts w:cs="Times New Roman"/>
                <w:b/>
                <w:color w:val="404040" w:themeColor="text1" w:themeTint="BF"/>
                <w:kern w:val="0"/>
                <w:sz w:val="20"/>
                <w:szCs w:val="20"/>
              </w:rPr>
              <w:br/>
            </w:r>
            <w:r w:rsidRPr="00250EEB">
              <w:rPr>
                <w:rFonts w:cs="Times New Roman"/>
                <w:b/>
                <w:color w:val="404040" w:themeColor="text1" w:themeTint="BF"/>
                <w:kern w:val="0"/>
                <w:sz w:val="20"/>
                <w:szCs w:val="20"/>
              </w:rPr>
              <w:t>관련</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규제</w:t>
            </w:r>
            <w:bookmarkEnd w:id="39"/>
            <w:bookmarkEnd w:id="40"/>
          </w:p>
        </w:tc>
        <w:tc>
          <w:tcPr>
            <w:tcW w:w="26" w:type="pct"/>
            <w:tcBorders>
              <w:top w:val="nil"/>
              <w:bottom w:val="nil"/>
            </w:tcBorders>
          </w:tcPr>
          <w:p w14:paraId="3F66E903"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6A05FC91" w14:textId="77777777" w:rsidR="005335C7" w:rsidRPr="009A2958" w:rsidRDefault="005335C7" w:rsidP="005335C7">
            <w:pPr>
              <w:pStyle w:val="a8"/>
              <w:widowControl/>
              <w:numPr>
                <w:ilvl w:val="0"/>
                <w:numId w:val="2"/>
              </w:numPr>
              <w:spacing w:before="40" w:after="120" w:line="264"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일반</w:t>
            </w:r>
            <w:r w:rsidRPr="009A2958">
              <w:rPr>
                <w:rFonts w:cs="Times New Roman"/>
                <w:sz w:val="20"/>
                <w:szCs w:val="20"/>
              </w:rPr>
              <w:t xml:space="preserve"> </w:t>
            </w:r>
            <w:r w:rsidRPr="009A2958">
              <w:rPr>
                <w:rFonts w:cs="Times New Roman"/>
                <w:sz w:val="20"/>
                <w:szCs w:val="20"/>
              </w:rPr>
              <w:t>중형택시</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모범택시의</w:t>
            </w:r>
            <w:r w:rsidRPr="009A2958">
              <w:rPr>
                <w:rFonts w:cs="Times New Roman"/>
                <w:sz w:val="20"/>
                <w:szCs w:val="20"/>
              </w:rPr>
              <w:t xml:space="preserve"> </w:t>
            </w:r>
            <w:r w:rsidRPr="009A2958">
              <w:rPr>
                <w:rFonts w:cs="Times New Roman"/>
                <w:sz w:val="20"/>
                <w:szCs w:val="20"/>
              </w:rPr>
              <w:t>호출</w:t>
            </w:r>
            <w:r w:rsidRPr="009A2958">
              <w:rPr>
                <w:rFonts w:cs="Times New Roman"/>
                <w:sz w:val="20"/>
                <w:szCs w:val="20"/>
              </w:rPr>
              <w:t xml:space="preserve"> </w:t>
            </w:r>
            <w:r w:rsidRPr="009A2958">
              <w:rPr>
                <w:rFonts w:cs="Times New Roman"/>
                <w:sz w:val="20"/>
                <w:szCs w:val="20"/>
              </w:rPr>
              <w:t>서비스를</w:t>
            </w:r>
            <w:r w:rsidRPr="009A2958">
              <w:rPr>
                <w:rFonts w:cs="Times New Roman"/>
                <w:sz w:val="20"/>
                <w:szCs w:val="20"/>
              </w:rPr>
              <w:t xml:space="preserve"> </w:t>
            </w:r>
            <w:r w:rsidRPr="009A2958">
              <w:rPr>
                <w:rFonts w:cs="Times New Roman"/>
                <w:sz w:val="20"/>
                <w:szCs w:val="20"/>
              </w:rPr>
              <w:t>제공하는</w:t>
            </w:r>
            <w:r w:rsidRPr="009A2958">
              <w:rPr>
                <w:rFonts w:cs="Times New Roman"/>
                <w:sz w:val="20"/>
                <w:szCs w:val="20"/>
              </w:rPr>
              <w:t xml:space="preserve"> </w:t>
            </w:r>
            <w:r w:rsidRPr="009A2958">
              <w:rPr>
                <w:rFonts w:cs="Times New Roman"/>
                <w:sz w:val="20"/>
                <w:szCs w:val="20"/>
              </w:rPr>
              <w:t>동시에</w:t>
            </w:r>
            <w:r w:rsidRPr="009A2958">
              <w:rPr>
                <w:rFonts w:cs="Times New Roman"/>
                <w:sz w:val="20"/>
                <w:szCs w:val="20"/>
              </w:rPr>
              <w:t xml:space="preserve">, </w:t>
            </w:r>
            <w:r w:rsidRPr="009A2958">
              <w:rPr>
                <w:rFonts w:cs="Times New Roman"/>
                <w:sz w:val="20"/>
                <w:szCs w:val="20"/>
              </w:rPr>
              <w:t>고급택시</w:t>
            </w:r>
            <w:r w:rsidRPr="009A2958">
              <w:rPr>
                <w:rFonts w:cs="Times New Roman"/>
                <w:sz w:val="20"/>
                <w:szCs w:val="20"/>
              </w:rPr>
              <w:t xml:space="preserve"> </w:t>
            </w:r>
            <w:r w:rsidRPr="009A2958">
              <w:rPr>
                <w:rFonts w:cs="Times New Roman"/>
                <w:sz w:val="20"/>
                <w:szCs w:val="20"/>
              </w:rPr>
              <w:t>호출서비스인</w:t>
            </w:r>
            <w:r w:rsidRPr="009A2958">
              <w:rPr>
                <w:rFonts w:cs="Times New Roman"/>
                <w:sz w:val="20"/>
                <w:szCs w:val="20"/>
              </w:rPr>
              <w:t xml:space="preserve"> ‘</w:t>
            </w:r>
            <w:r w:rsidRPr="009A2958">
              <w:rPr>
                <w:rFonts w:cs="Times New Roman"/>
                <w:sz w:val="20"/>
                <w:szCs w:val="20"/>
              </w:rPr>
              <w:t>블랙</w:t>
            </w:r>
            <w:r w:rsidRPr="009A2958">
              <w:rPr>
                <w:rFonts w:cs="Times New Roman"/>
                <w:sz w:val="20"/>
                <w:szCs w:val="20"/>
              </w:rPr>
              <w:t>’</w:t>
            </w:r>
            <w:r w:rsidRPr="009A2958">
              <w:rPr>
                <w:rFonts w:cs="Times New Roman"/>
                <w:sz w:val="20"/>
                <w:szCs w:val="20"/>
              </w:rPr>
              <w:t>과</w:t>
            </w:r>
            <w:r w:rsidRPr="009A2958">
              <w:rPr>
                <w:rFonts w:cs="Times New Roman"/>
                <w:sz w:val="20"/>
                <w:szCs w:val="20"/>
              </w:rPr>
              <w:t xml:space="preserve"> </w:t>
            </w:r>
            <w:r w:rsidRPr="009A2958">
              <w:rPr>
                <w:rFonts w:cs="Times New Roman"/>
                <w:sz w:val="20"/>
                <w:szCs w:val="20"/>
              </w:rPr>
              <w:t>대형승합택시</w:t>
            </w:r>
            <w:r w:rsidRPr="009A2958">
              <w:rPr>
                <w:rFonts w:cs="Times New Roman"/>
                <w:sz w:val="20"/>
                <w:szCs w:val="20"/>
              </w:rPr>
              <w:t xml:space="preserve"> </w:t>
            </w:r>
            <w:r w:rsidRPr="009A2958">
              <w:rPr>
                <w:rFonts w:cs="Times New Roman"/>
                <w:sz w:val="20"/>
                <w:szCs w:val="20"/>
              </w:rPr>
              <w:t>호출서비스인</w:t>
            </w:r>
            <w:r w:rsidRPr="009A2958">
              <w:rPr>
                <w:rFonts w:cs="Times New Roman"/>
                <w:sz w:val="20"/>
                <w:szCs w:val="20"/>
              </w:rPr>
              <w:t xml:space="preserve"> ‘</w:t>
            </w:r>
            <w:r w:rsidRPr="009A2958">
              <w:rPr>
                <w:rFonts w:cs="Times New Roman"/>
                <w:sz w:val="20"/>
                <w:szCs w:val="20"/>
              </w:rPr>
              <w:t>벤티</w:t>
            </w:r>
            <w:r w:rsidRPr="009A2958">
              <w:rPr>
                <w:rFonts w:cs="Times New Roman"/>
                <w:sz w:val="20"/>
                <w:szCs w:val="20"/>
              </w:rPr>
              <w:t xml:space="preserve">’ </w:t>
            </w:r>
            <w:r w:rsidRPr="009A2958">
              <w:rPr>
                <w:rFonts w:cs="Times New Roman"/>
                <w:sz w:val="20"/>
                <w:szCs w:val="20"/>
              </w:rPr>
              <w:t>호출서비스를</w:t>
            </w:r>
            <w:r w:rsidRPr="009A2958">
              <w:rPr>
                <w:rFonts w:cs="Times New Roman"/>
                <w:sz w:val="20"/>
                <w:szCs w:val="20"/>
              </w:rPr>
              <w:t xml:space="preserve"> </w:t>
            </w:r>
            <w:r w:rsidRPr="009A2958">
              <w:rPr>
                <w:rFonts w:cs="Times New Roman"/>
                <w:sz w:val="20"/>
                <w:szCs w:val="20"/>
              </w:rPr>
              <w:t>함께</w:t>
            </w:r>
            <w:r w:rsidRPr="009A2958">
              <w:rPr>
                <w:rFonts w:cs="Times New Roman"/>
                <w:sz w:val="20"/>
                <w:szCs w:val="20"/>
              </w:rPr>
              <w:t xml:space="preserve"> </w:t>
            </w:r>
            <w:r w:rsidRPr="009A2958">
              <w:rPr>
                <w:rFonts w:cs="Times New Roman"/>
                <w:sz w:val="20"/>
                <w:szCs w:val="20"/>
              </w:rPr>
              <w:t>제공하고</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 xml:space="preserve">. </w:t>
            </w:r>
            <w:r w:rsidRPr="009A2958">
              <w:rPr>
                <w:rFonts w:cs="Times New Roman"/>
                <w:sz w:val="20"/>
                <w:szCs w:val="20"/>
              </w:rPr>
              <w:t>모범</w:t>
            </w:r>
            <w:r w:rsidRPr="009A2958">
              <w:rPr>
                <w:rFonts w:cs="Times New Roman"/>
                <w:sz w:val="20"/>
                <w:szCs w:val="20"/>
              </w:rPr>
              <w:t xml:space="preserve">, </w:t>
            </w:r>
            <w:r w:rsidRPr="009A2958">
              <w:rPr>
                <w:rFonts w:cs="Times New Roman"/>
                <w:sz w:val="20"/>
                <w:szCs w:val="20"/>
              </w:rPr>
              <w:t>블랙</w:t>
            </w:r>
            <w:r w:rsidRPr="009A2958">
              <w:rPr>
                <w:rFonts w:cs="Times New Roman"/>
                <w:sz w:val="20"/>
                <w:szCs w:val="20"/>
              </w:rPr>
              <w:t xml:space="preserve">, </w:t>
            </w:r>
            <w:r w:rsidRPr="009A2958">
              <w:rPr>
                <w:rFonts w:cs="Times New Roman"/>
                <w:sz w:val="20"/>
                <w:szCs w:val="20"/>
              </w:rPr>
              <w:t>벤티</w:t>
            </w:r>
            <w:r w:rsidRPr="009A2958">
              <w:rPr>
                <w:rFonts w:cs="Times New Roman"/>
                <w:sz w:val="20"/>
                <w:szCs w:val="20"/>
              </w:rPr>
              <w:t xml:space="preserve"> </w:t>
            </w:r>
            <w:r w:rsidRPr="009A2958">
              <w:rPr>
                <w:rFonts w:cs="Times New Roman"/>
                <w:sz w:val="20"/>
                <w:szCs w:val="20"/>
              </w:rPr>
              <w:t>역시</w:t>
            </w:r>
            <w:r w:rsidRPr="009A2958">
              <w:rPr>
                <w:rFonts w:cs="Times New Roman"/>
                <w:sz w:val="20"/>
                <w:szCs w:val="20"/>
              </w:rPr>
              <w:t xml:space="preserve"> </w:t>
            </w:r>
            <w:r w:rsidRPr="009A2958">
              <w:rPr>
                <w:rFonts w:cs="Times New Roman"/>
                <w:sz w:val="20"/>
                <w:szCs w:val="20"/>
              </w:rPr>
              <w:t>운송가맹점과</w:t>
            </w:r>
            <w:r w:rsidRPr="009A2958">
              <w:rPr>
                <w:rFonts w:cs="Times New Roman"/>
                <w:sz w:val="20"/>
                <w:szCs w:val="20"/>
              </w:rPr>
              <w:t xml:space="preserve"> </w:t>
            </w:r>
            <w:r w:rsidRPr="009A2958">
              <w:rPr>
                <w:rFonts w:cs="Times New Roman"/>
                <w:sz w:val="20"/>
                <w:szCs w:val="20"/>
              </w:rPr>
              <w:t>마찬가지로</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 T</w:t>
            </w:r>
            <w:r w:rsidRPr="009A2958">
              <w:rPr>
                <w:rFonts w:cs="Times New Roman"/>
                <w:sz w:val="20"/>
                <w:szCs w:val="20"/>
              </w:rPr>
              <w:t>의</w:t>
            </w:r>
            <w:r w:rsidRPr="009A2958">
              <w:rPr>
                <w:rFonts w:cs="Times New Roman"/>
                <w:sz w:val="20"/>
                <w:szCs w:val="20"/>
              </w:rPr>
              <w:t xml:space="preserve"> </w:t>
            </w:r>
            <w:r w:rsidRPr="009A2958">
              <w:rPr>
                <w:rFonts w:cs="Times New Roman"/>
                <w:sz w:val="20"/>
                <w:szCs w:val="20"/>
              </w:rPr>
              <w:t>상표를</w:t>
            </w:r>
            <w:r w:rsidRPr="009A2958">
              <w:rPr>
                <w:rFonts w:cs="Times New Roman"/>
                <w:sz w:val="20"/>
                <w:szCs w:val="20"/>
              </w:rPr>
              <w:t xml:space="preserve"> </w:t>
            </w:r>
            <w:r w:rsidRPr="009A2958">
              <w:rPr>
                <w:rFonts w:cs="Times New Roman"/>
                <w:sz w:val="20"/>
                <w:szCs w:val="20"/>
              </w:rPr>
              <w:t>부착하면서</w:t>
            </w:r>
            <w:r w:rsidRPr="009A2958">
              <w:rPr>
                <w:rFonts w:cs="Times New Roman"/>
                <w:sz w:val="20"/>
                <w:szCs w:val="20"/>
              </w:rPr>
              <w:t xml:space="preserve"> </w:t>
            </w:r>
            <w:r w:rsidRPr="009A2958">
              <w:rPr>
                <w:rFonts w:cs="Times New Roman"/>
                <w:sz w:val="20"/>
                <w:szCs w:val="20"/>
              </w:rPr>
              <w:t>영업을</w:t>
            </w:r>
            <w:r w:rsidRPr="009A2958">
              <w:rPr>
                <w:rFonts w:cs="Times New Roman"/>
                <w:sz w:val="20"/>
                <w:szCs w:val="20"/>
              </w:rPr>
              <w:t xml:space="preserve"> </w:t>
            </w:r>
            <w:r w:rsidRPr="009A2958">
              <w:rPr>
                <w:rFonts w:cs="Times New Roman"/>
                <w:sz w:val="20"/>
                <w:szCs w:val="20"/>
              </w:rPr>
              <w:t>하는</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Pr>
                <w:rFonts w:cs="Times New Roman" w:hint="eastAsia"/>
                <w:sz w:val="20"/>
                <w:szCs w:val="20"/>
              </w:rPr>
              <w:t>이해됨</w:t>
            </w:r>
            <w:r w:rsidRPr="009A2958">
              <w:rPr>
                <w:rFonts w:cs="Times New Roman"/>
                <w:sz w:val="20"/>
                <w:szCs w:val="20"/>
              </w:rPr>
              <w:t>.</w:t>
            </w:r>
          </w:p>
        </w:tc>
        <w:tc>
          <w:tcPr>
            <w:tcW w:w="26" w:type="pct"/>
            <w:tcBorders>
              <w:top w:val="nil"/>
              <w:bottom w:val="nil"/>
            </w:tcBorders>
          </w:tcPr>
          <w:p w14:paraId="02B736C6"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49BCF337" w14:textId="77777777" w:rsidR="005335C7" w:rsidRPr="009A2958" w:rsidRDefault="005335C7" w:rsidP="005335C7">
            <w:pPr>
              <w:pStyle w:val="a8"/>
              <w:widowControl/>
              <w:numPr>
                <w:ilvl w:val="0"/>
                <w:numId w:val="2"/>
              </w:numPr>
              <w:spacing w:before="40" w:after="120" w:line="264" w:lineRule="auto"/>
              <w:rPr>
                <w:rFonts w:cs="Times New Roman"/>
                <w:sz w:val="20"/>
                <w:szCs w:val="20"/>
              </w:rPr>
            </w:pPr>
            <w:r w:rsidRPr="009A2958">
              <w:rPr>
                <w:rFonts w:cs="Times New Roman"/>
                <w:sz w:val="20"/>
                <w:szCs w:val="20"/>
              </w:rPr>
              <w:t>플랫폼중개사업</w:t>
            </w:r>
            <w:r w:rsidRPr="009A2958">
              <w:rPr>
                <w:rFonts w:cs="Times New Roman"/>
                <w:sz w:val="20"/>
                <w:szCs w:val="20"/>
              </w:rPr>
              <w:t>(Type 3)</w:t>
            </w:r>
            <w:r w:rsidRPr="009A2958">
              <w:rPr>
                <w:rFonts w:cs="Times New Roman"/>
                <w:sz w:val="20"/>
                <w:szCs w:val="20"/>
              </w:rPr>
              <w:t>은</w:t>
            </w:r>
            <w:r w:rsidRPr="009A2958">
              <w:rPr>
                <w:rFonts w:cs="Times New Roman"/>
                <w:sz w:val="20"/>
                <w:szCs w:val="20"/>
              </w:rPr>
              <w:t xml:space="preserve"> </w:t>
            </w:r>
            <w:r w:rsidRPr="009A2958">
              <w:rPr>
                <w:rFonts w:cs="Times New Roman"/>
                <w:sz w:val="20"/>
                <w:szCs w:val="20"/>
              </w:rPr>
              <w:t>다른</w:t>
            </w:r>
            <w:r w:rsidRPr="009A2958">
              <w:rPr>
                <w:rFonts w:cs="Times New Roman"/>
                <w:sz w:val="20"/>
                <w:szCs w:val="20"/>
              </w:rPr>
              <w:t xml:space="preserve"> </w:t>
            </w:r>
            <w:r w:rsidRPr="009A2958">
              <w:rPr>
                <w:rFonts w:cs="Times New Roman"/>
                <w:sz w:val="20"/>
                <w:szCs w:val="20"/>
              </w:rPr>
              <w:t>사람의</w:t>
            </w:r>
            <w:r w:rsidRPr="009A2958">
              <w:rPr>
                <w:rFonts w:cs="Times New Roman"/>
                <w:sz w:val="20"/>
                <w:szCs w:val="20"/>
              </w:rPr>
              <w:t xml:space="preserve"> </w:t>
            </w:r>
            <w:r w:rsidRPr="009A2958">
              <w:rPr>
                <w:rFonts w:cs="Times New Roman"/>
                <w:sz w:val="20"/>
                <w:szCs w:val="20"/>
              </w:rPr>
              <w:t>수요에</w:t>
            </w:r>
            <w:r w:rsidRPr="009A2958">
              <w:rPr>
                <w:rFonts w:cs="Times New Roman"/>
                <w:sz w:val="20"/>
                <w:szCs w:val="20"/>
              </w:rPr>
              <w:t xml:space="preserve"> </w:t>
            </w:r>
            <w:r w:rsidRPr="009A2958">
              <w:rPr>
                <w:rFonts w:cs="Times New Roman"/>
                <w:sz w:val="20"/>
                <w:szCs w:val="20"/>
              </w:rPr>
              <w:t>응하여</w:t>
            </w:r>
            <w:r w:rsidRPr="009A2958">
              <w:rPr>
                <w:rFonts w:cs="Times New Roman"/>
                <w:sz w:val="20"/>
                <w:szCs w:val="20"/>
              </w:rPr>
              <w:t xml:space="preserve"> </w:t>
            </w:r>
            <w:r w:rsidRPr="009A2958">
              <w:rPr>
                <w:rFonts w:cs="Times New Roman"/>
                <w:sz w:val="20"/>
                <w:szCs w:val="20"/>
              </w:rPr>
              <w:t>운송플랫폼을</w:t>
            </w:r>
            <w:r w:rsidRPr="009A2958">
              <w:rPr>
                <w:rFonts w:cs="Times New Roman"/>
                <w:sz w:val="20"/>
                <w:szCs w:val="20"/>
              </w:rPr>
              <w:t xml:space="preserve"> </w:t>
            </w:r>
            <w:r w:rsidRPr="009A2958">
              <w:rPr>
                <w:rFonts w:cs="Times New Roman"/>
                <w:sz w:val="20"/>
                <w:szCs w:val="20"/>
              </w:rPr>
              <w:t>통하여</w:t>
            </w:r>
            <w:r w:rsidRPr="009A2958">
              <w:rPr>
                <w:rFonts w:cs="Times New Roman"/>
                <w:sz w:val="20"/>
                <w:szCs w:val="20"/>
              </w:rPr>
              <w:t xml:space="preserve"> </w:t>
            </w:r>
            <w:r w:rsidRPr="009A2958">
              <w:rPr>
                <w:rFonts w:cs="Times New Roman"/>
                <w:sz w:val="20"/>
                <w:szCs w:val="20"/>
              </w:rPr>
              <w:t>자동차를</w:t>
            </w:r>
            <w:r w:rsidRPr="009A2958">
              <w:rPr>
                <w:rFonts w:cs="Times New Roman"/>
                <w:sz w:val="20"/>
                <w:szCs w:val="20"/>
              </w:rPr>
              <w:t xml:space="preserve"> </w:t>
            </w:r>
            <w:r w:rsidRPr="009A2958">
              <w:rPr>
                <w:rFonts w:cs="Times New Roman"/>
                <w:sz w:val="20"/>
                <w:szCs w:val="20"/>
              </w:rPr>
              <w:t>사용한</w:t>
            </w:r>
            <w:r w:rsidRPr="009A2958">
              <w:rPr>
                <w:rFonts w:cs="Times New Roman"/>
                <w:sz w:val="20"/>
                <w:szCs w:val="20"/>
              </w:rPr>
              <w:t xml:space="preserve"> </w:t>
            </w:r>
            <w:r w:rsidRPr="009A2958">
              <w:rPr>
                <w:rFonts w:cs="Times New Roman"/>
                <w:sz w:val="20"/>
                <w:szCs w:val="20"/>
              </w:rPr>
              <w:t>여객운송을</w:t>
            </w:r>
            <w:r w:rsidRPr="009A2958">
              <w:rPr>
                <w:rFonts w:cs="Times New Roman"/>
                <w:sz w:val="20"/>
                <w:szCs w:val="20"/>
              </w:rPr>
              <w:t xml:space="preserve"> </w:t>
            </w:r>
            <w:r w:rsidRPr="009A2958">
              <w:rPr>
                <w:rFonts w:cs="Times New Roman"/>
                <w:sz w:val="20"/>
                <w:szCs w:val="20"/>
              </w:rPr>
              <w:t>중개하는</w:t>
            </w:r>
            <w:r w:rsidRPr="009A2958">
              <w:rPr>
                <w:rFonts w:cs="Times New Roman"/>
                <w:sz w:val="20"/>
                <w:szCs w:val="20"/>
              </w:rPr>
              <w:t xml:space="preserve"> </w:t>
            </w:r>
            <w:r w:rsidRPr="009A2958">
              <w:rPr>
                <w:rFonts w:cs="Times New Roman"/>
                <w:sz w:val="20"/>
                <w:szCs w:val="20"/>
              </w:rPr>
              <w:t>사업이며</w:t>
            </w:r>
            <w:r w:rsidRPr="009A2958">
              <w:rPr>
                <w:rFonts w:cs="Times New Roman"/>
                <w:sz w:val="20"/>
                <w:szCs w:val="20"/>
              </w:rPr>
              <w:t>(</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49</w:t>
            </w:r>
            <w:r w:rsidRPr="009A2958">
              <w:rPr>
                <w:rFonts w:cs="Times New Roman"/>
                <w:sz w:val="20"/>
                <w:szCs w:val="20"/>
              </w:rPr>
              <w:t>조의</w:t>
            </w:r>
            <w:r w:rsidRPr="009A2958">
              <w:rPr>
                <w:rFonts w:cs="Times New Roman"/>
                <w:sz w:val="20"/>
                <w:szCs w:val="20"/>
              </w:rPr>
              <w:t xml:space="preserve">2 </w:t>
            </w:r>
            <w:r w:rsidRPr="009A2958">
              <w:rPr>
                <w:rFonts w:cs="Times New Roman"/>
                <w:sz w:val="20"/>
                <w:szCs w:val="20"/>
              </w:rPr>
              <w:t>제</w:t>
            </w:r>
            <w:r w:rsidRPr="009A2958">
              <w:rPr>
                <w:rFonts w:cs="Times New Roman"/>
                <w:sz w:val="20"/>
                <w:szCs w:val="20"/>
              </w:rPr>
              <w:t>3</w:t>
            </w:r>
            <w:r w:rsidRPr="009A2958">
              <w:rPr>
                <w:rFonts w:cs="Times New Roman"/>
                <w:sz w:val="20"/>
                <w:szCs w:val="20"/>
              </w:rPr>
              <w:t>호</w:t>
            </w:r>
            <w:r w:rsidRPr="009A2958">
              <w:rPr>
                <w:rFonts w:cs="Times New Roman"/>
                <w:sz w:val="20"/>
                <w:szCs w:val="20"/>
              </w:rPr>
              <w:t xml:space="preserve">), </w:t>
            </w:r>
            <w:r w:rsidRPr="009A2958">
              <w:rPr>
                <w:rFonts w:cs="Times New Roman"/>
                <w:sz w:val="20"/>
                <w:szCs w:val="20"/>
              </w:rPr>
              <w:t>플랫폼중개사업을</w:t>
            </w:r>
            <w:r w:rsidRPr="009A2958">
              <w:rPr>
                <w:rFonts w:cs="Times New Roman"/>
                <w:sz w:val="20"/>
                <w:szCs w:val="20"/>
              </w:rPr>
              <w:t xml:space="preserve"> </w:t>
            </w:r>
            <w:r w:rsidRPr="009A2958">
              <w:rPr>
                <w:rFonts w:cs="Times New Roman"/>
                <w:sz w:val="20"/>
                <w:szCs w:val="20"/>
              </w:rPr>
              <w:t>경영하려는</w:t>
            </w:r>
            <w:r w:rsidRPr="009A2958">
              <w:rPr>
                <w:rFonts w:cs="Times New Roman"/>
                <w:sz w:val="20"/>
                <w:szCs w:val="20"/>
              </w:rPr>
              <w:t xml:space="preserve"> </w:t>
            </w:r>
            <w:r w:rsidRPr="009A2958">
              <w:rPr>
                <w:rFonts w:cs="Times New Roman"/>
                <w:sz w:val="20"/>
                <w:szCs w:val="20"/>
              </w:rPr>
              <w:t>자는</w:t>
            </w:r>
            <w:r w:rsidRPr="009A2958">
              <w:rPr>
                <w:rFonts w:cs="Times New Roman"/>
                <w:sz w:val="20"/>
                <w:szCs w:val="20"/>
              </w:rPr>
              <w:t xml:space="preserve"> </w:t>
            </w:r>
            <w:r w:rsidRPr="009A2958">
              <w:rPr>
                <w:rFonts w:cs="Times New Roman"/>
                <w:sz w:val="20"/>
                <w:szCs w:val="20"/>
              </w:rPr>
              <w:t>국토교통부장관에게</w:t>
            </w:r>
            <w:r w:rsidRPr="009A2958">
              <w:rPr>
                <w:rFonts w:cs="Times New Roman"/>
                <w:sz w:val="20"/>
                <w:szCs w:val="20"/>
              </w:rPr>
              <w:t xml:space="preserve"> </w:t>
            </w:r>
            <w:r w:rsidRPr="009A2958">
              <w:rPr>
                <w:rFonts w:cs="Times New Roman"/>
                <w:sz w:val="20"/>
                <w:szCs w:val="20"/>
              </w:rPr>
              <w:t>등록할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있는데</w:t>
            </w:r>
            <w:r w:rsidRPr="009A2958">
              <w:rPr>
                <w:rFonts w:cs="Times New Roman"/>
                <w:sz w:val="20"/>
                <w:szCs w:val="20"/>
              </w:rPr>
              <w:t>(</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49</w:t>
            </w:r>
            <w:r w:rsidRPr="009A2958">
              <w:rPr>
                <w:rFonts w:cs="Times New Roman"/>
                <w:sz w:val="20"/>
                <w:szCs w:val="20"/>
              </w:rPr>
              <w:t>조의</w:t>
            </w:r>
            <w:r w:rsidRPr="009A2958">
              <w:rPr>
                <w:rFonts w:cs="Times New Roman"/>
                <w:sz w:val="20"/>
                <w:szCs w:val="20"/>
              </w:rPr>
              <w:t xml:space="preserve">18 </w:t>
            </w:r>
            <w:r w:rsidRPr="009A2958">
              <w:rPr>
                <w:rFonts w:cs="Times New Roman"/>
                <w:sz w:val="20"/>
                <w:szCs w:val="20"/>
              </w:rPr>
              <w:t>제</w:t>
            </w:r>
            <w:r w:rsidRPr="009A2958">
              <w:rPr>
                <w:rFonts w:cs="Times New Roman"/>
                <w:sz w:val="20"/>
                <w:szCs w:val="20"/>
              </w:rPr>
              <w:t>1</w:t>
            </w:r>
            <w:r w:rsidRPr="009A2958">
              <w:rPr>
                <w:rFonts w:cs="Times New Roman"/>
                <w:sz w:val="20"/>
                <w:szCs w:val="20"/>
              </w:rPr>
              <w:t>항</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해당</w:t>
            </w:r>
            <w:r w:rsidRPr="009A2958">
              <w:rPr>
                <w:rFonts w:cs="Times New Roman"/>
                <w:sz w:val="20"/>
                <w:szCs w:val="20"/>
              </w:rPr>
              <w:t xml:space="preserve"> </w:t>
            </w:r>
            <w:r w:rsidRPr="009A2958">
              <w:rPr>
                <w:rFonts w:cs="Times New Roman"/>
                <w:sz w:val="20"/>
                <w:szCs w:val="20"/>
              </w:rPr>
              <w:t>사업을</w:t>
            </w:r>
            <w:r w:rsidRPr="009A2958">
              <w:rPr>
                <w:rFonts w:cs="Times New Roman"/>
                <w:sz w:val="20"/>
                <w:szCs w:val="20"/>
              </w:rPr>
              <w:t xml:space="preserve"> </w:t>
            </w:r>
            <w:r w:rsidRPr="009A2958">
              <w:rPr>
                <w:rFonts w:cs="Times New Roman"/>
                <w:sz w:val="20"/>
                <w:szCs w:val="20"/>
              </w:rPr>
              <w:t>등록하였음</w:t>
            </w:r>
            <w:r w:rsidRPr="009A2958">
              <w:rPr>
                <w:rFonts w:cs="Times New Roman"/>
                <w:sz w:val="20"/>
                <w:szCs w:val="20"/>
              </w:rPr>
              <w:t xml:space="preserve">. </w:t>
            </w:r>
          </w:p>
          <w:p w14:paraId="70CB620B" w14:textId="77777777" w:rsidR="005335C7" w:rsidRPr="009A2958" w:rsidRDefault="005335C7" w:rsidP="005335C7">
            <w:pPr>
              <w:pStyle w:val="a8"/>
              <w:widowControl/>
              <w:numPr>
                <w:ilvl w:val="0"/>
                <w:numId w:val="2"/>
              </w:numPr>
              <w:spacing w:before="40" w:after="120" w:line="276" w:lineRule="auto"/>
              <w:rPr>
                <w:rFonts w:cs="Times New Roman"/>
                <w:b/>
                <w:sz w:val="20"/>
                <w:szCs w:val="20"/>
              </w:rPr>
            </w:pPr>
            <w:r w:rsidRPr="009A2958">
              <w:rPr>
                <w:rFonts w:cs="Times New Roman"/>
                <w:sz w:val="20"/>
                <w:szCs w:val="20"/>
              </w:rPr>
              <w:t>플랫폼가맹사업자의</w:t>
            </w:r>
            <w:r w:rsidRPr="009A2958">
              <w:rPr>
                <w:rFonts w:cs="Times New Roman"/>
                <w:sz w:val="20"/>
                <w:szCs w:val="20"/>
              </w:rPr>
              <w:t xml:space="preserve"> </w:t>
            </w:r>
            <w:r w:rsidRPr="009A2958">
              <w:rPr>
                <w:rFonts w:cs="Times New Roman"/>
                <w:sz w:val="20"/>
                <w:szCs w:val="20"/>
              </w:rPr>
              <w:t>운송가맹점으로</w:t>
            </w:r>
            <w:r w:rsidRPr="009A2958">
              <w:rPr>
                <w:rFonts w:cs="Times New Roman"/>
                <w:sz w:val="20"/>
                <w:szCs w:val="20"/>
              </w:rPr>
              <w:t xml:space="preserve"> </w:t>
            </w:r>
            <w:r w:rsidRPr="009A2958">
              <w:rPr>
                <w:rFonts w:cs="Times New Roman"/>
                <w:sz w:val="20"/>
                <w:szCs w:val="20"/>
              </w:rPr>
              <w:t>가입한</w:t>
            </w:r>
            <w:r w:rsidRPr="009A2958">
              <w:rPr>
                <w:rFonts w:cs="Times New Roman"/>
                <w:sz w:val="20"/>
                <w:szCs w:val="20"/>
              </w:rPr>
              <w:t xml:space="preserve"> </w:t>
            </w:r>
            <w:r w:rsidRPr="009A2958">
              <w:rPr>
                <w:rFonts w:cs="Times New Roman"/>
                <w:sz w:val="20"/>
                <w:szCs w:val="20"/>
              </w:rPr>
              <w:t>개인택시운송사업자는</w:t>
            </w:r>
            <w:r w:rsidRPr="009A2958">
              <w:rPr>
                <w:rFonts w:cs="Times New Roman"/>
                <w:sz w:val="20"/>
                <w:szCs w:val="20"/>
              </w:rPr>
              <w:t xml:space="preserve"> </w:t>
            </w:r>
            <w:r w:rsidRPr="009A2958">
              <w:rPr>
                <w:rFonts w:cs="Times New Roman"/>
                <w:sz w:val="20"/>
                <w:szCs w:val="20"/>
              </w:rPr>
              <w:t>플랫폼가맹사업자의</w:t>
            </w:r>
            <w:r w:rsidRPr="009A2958">
              <w:rPr>
                <w:rFonts w:cs="Times New Roman"/>
                <w:sz w:val="20"/>
                <w:szCs w:val="20"/>
              </w:rPr>
              <w:t xml:space="preserve"> </w:t>
            </w:r>
            <w:r w:rsidRPr="009A2958">
              <w:rPr>
                <w:rFonts w:cs="Times New Roman"/>
                <w:sz w:val="20"/>
                <w:szCs w:val="20"/>
              </w:rPr>
              <w:t>상호를</w:t>
            </w:r>
            <w:r w:rsidRPr="009A2958">
              <w:rPr>
                <w:rFonts w:cs="Times New Roman"/>
                <w:sz w:val="20"/>
                <w:szCs w:val="20"/>
              </w:rPr>
              <w:t xml:space="preserve"> </w:t>
            </w:r>
            <w:r w:rsidRPr="009A2958">
              <w:rPr>
                <w:rFonts w:cs="Times New Roman"/>
                <w:sz w:val="20"/>
                <w:szCs w:val="20"/>
              </w:rPr>
              <w:t>자동차에</w:t>
            </w:r>
            <w:r w:rsidRPr="009A2958">
              <w:rPr>
                <w:rFonts w:cs="Times New Roman"/>
                <w:sz w:val="20"/>
                <w:szCs w:val="20"/>
              </w:rPr>
              <w:t xml:space="preserve"> </w:t>
            </w:r>
            <w:r w:rsidRPr="009A2958">
              <w:rPr>
                <w:rFonts w:cs="Times New Roman"/>
                <w:sz w:val="20"/>
                <w:szCs w:val="20"/>
              </w:rPr>
              <w:t>표시하여야</w:t>
            </w:r>
            <w:r w:rsidRPr="009A2958">
              <w:rPr>
                <w:rFonts w:cs="Times New Roman"/>
                <w:sz w:val="20"/>
                <w:szCs w:val="20"/>
              </w:rPr>
              <w:t xml:space="preserve"> </w:t>
            </w:r>
            <w:r w:rsidRPr="009A2958">
              <w:rPr>
                <w:rFonts w:cs="Times New Roman"/>
                <w:sz w:val="20"/>
                <w:szCs w:val="20"/>
              </w:rPr>
              <w:t>하는</w:t>
            </w:r>
            <w:r w:rsidRPr="009A2958">
              <w:rPr>
                <w:rFonts w:cs="Times New Roman"/>
                <w:sz w:val="20"/>
                <w:szCs w:val="20"/>
              </w:rPr>
              <w:t xml:space="preserve"> </w:t>
            </w:r>
            <w:r w:rsidRPr="009A2958">
              <w:rPr>
                <w:rFonts w:cs="Times New Roman"/>
                <w:sz w:val="20"/>
                <w:szCs w:val="20"/>
              </w:rPr>
              <w:t>반면</w:t>
            </w:r>
            <w:r w:rsidRPr="009A2958">
              <w:rPr>
                <w:rFonts w:cs="Times New Roman"/>
                <w:sz w:val="20"/>
                <w:szCs w:val="20"/>
              </w:rPr>
              <w:t>(</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17</w:t>
            </w:r>
            <w:r w:rsidRPr="009A2958">
              <w:rPr>
                <w:rFonts w:cs="Times New Roman"/>
                <w:sz w:val="20"/>
                <w:szCs w:val="20"/>
              </w:rPr>
              <w:t>조</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동법</w:t>
            </w:r>
            <w:r w:rsidRPr="009A2958">
              <w:rPr>
                <w:rFonts w:cs="Times New Roman"/>
                <w:sz w:val="20"/>
                <w:szCs w:val="20"/>
              </w:rPr>
              <w:t xml:space="preserve"> </w:t>
            </w:r>
            <w:r w:rsidRPr="009A2958">
              <w:rPr>
                <w:rFonts w:cs="Times New Roman"/>
                <w:sz w:val="20"/>
                <w:szCs w:val="20"/>
              </w:rPr>
              <w:t>시행규칙</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39</w:t>
            </w:r>
            <w:r w:rsidRPr="009A2958">
              <w:rPr>
                <w:rFonts w:cs="Times New Roman"/>
                <w:sz w:val="20"/>
                <w:szCs w:val="20"/>
              </w:rPr>
              <w:t>조</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1</w:t>
            </w:r>
            <w:r w:rsidRPr="009A2958">
              <w:rPr>
                <w:rFonts w:cs="Times New Roman"/>
                <w:sz w:val="20"/>
                <w:szCs w:val="20"/>
              </w:rPr>
              <w:t>항</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5</w:t>
            </w:r>
            <w:r w:rsidRPr="009A2958">
              <w:rPr>
                <w:rFonts w:cs="Times New Roman"/>
                <w:sz w:val="20"/>
                <w:szCs w:val="20"/>
              </w:rPr>
              <w:t>호</w:t>
            </w:r>
            <w:r w:rsidRPr="009A2958">
              <w:rPr>
                <w:rFonts w:cs="Times New Roman"/>
                <w:sz w:val="20"/>
                <w:szCs w:val="20"/>
              </w:rPr>
              <w:t xml:space="preserve"> </w:t>
            </w:r>
            <w:r w:rsidRPr="009A2958">
              <w:rPr>
                <w:rFonts w:cs="Times New Roman"/>
                <w:sz w:val="20"/>
                <w:szCs w:val="20"/>
              </w:rPr>
              <w:t>라목</w:t>
            </w:r>
            <w:r w:rsidRPr="009A2958">
              <w:rPr>
                <w:rFonts w:cs="Times New Roman"/>
                <w:sz w:val="20"/>
                <w:szCs w:val="20"/>
              </w:rPr>
              <w:t xml:space="preserve">), </w:t>
            </w:r>
            <w:r w:rsidRPr="009A2958">
              <w:rPr>
                <w:rFonts w:cs="Times New Roman"/>
                <w:sz w:val="20"/>
                <w:szCs w:val="20"/>
              </w:rPr>
              <w:t>플랫폼중개사업의</w:t>
            </w:r>
            <w:r w:rsidRPr="009A2958">
              <w:rPr>
                <w:rFonts w:cs="Times New Roman"/>
                <w:sz w:val="20"/>
                <w:szCs w:val="20"/>
              </w:rPr>
              <w:t xml:space="preserve"> </w:t>
            </w:r>
            <w:r w:rsidRPr="009A2958">
              <w:rPr>
                <w:rFonts w:cs="Times New Roman"/>
                <w:sz w:val="20"/>
                <w:szCs w:val="20"/>
              </w:rPr>
              <w:t>경우에는</w:t>
            </w:r>
            <w:r w:rsidRPr="009A2958">
              <w:rPr>
                <w:rFonts w:cs="Times New Roman"/>
                <w:sz w:val="20"/>
                <w:szCs w:val="20"/>
              </w:rPr>
              <w:t xml:space="preserve"> </w:t>
            </w:r>
            <w:r w:rsidRPr="009A2958">
              <w:rPr>
                <w:rFonts w:cs="Times New Roman"/>
                <w:sz w:val="20"/>
                <w:szCs w:val="20"/>
              </w:rPr>
              <w:t>이와</w:t>
            </w:r>
            <w:r w:rsidRPr="009A2958">
              <w:rPr>
                <w:rFonts w:cs="Times New Roman"/>
                <w:sz w:val="20"/>
                <w:szCs w:val="20"/>
              </w:rPr>
              <w:t xml:space="preserve"> </w:t>
            </w:r>
            <w:r w:rsidRPr="009A2958">
              <w:rPr>
                <w:rFonts w:cs="Times New Roman"/>
                <w:sz w:val="20"/>
                <w:szCs w:val="20"/>
              </w:rPr>
              <w:t>관련하여</w:t>
            </w:r>
            <w:r w:rsidRPr="009A2958">
              <w:rPr>
                <w:rFonts w:cs="Times New Roman"/>
                <w:sz w:val="20"/>
                <w:szCs w:val="20"/>
              </w:rPr>
              <w:t xml:space="preserve"> </w:t>
            </w:r>
            <w:r w:rsidRPr="009A2958">
              <w:rPr>
                <w:rFonts w:cs="Times New Roman"/>
                <w:sz w:val="20"/>
                <w:szCs w:val="20"/>
              </w:rPr>
              <w:t>별도로</w:t>
            </w:r>
            <w:r w:rsidRPr="009A2958">
              <w:rPr>
                <w:rFonts w:cs="Times New Roman"/>
                <w:sz w:val="20"/>
                <w:szCs w:val="20"/>
              </w:rPr>
              <w:t xml:space="preserve"> </w:t>
            </w:r>
            <w:r w:rsidRPr="009A2958">
              <w:rPr>
                <w:rFonts w:cs="Times New Roman"/>
                <w:sz w:val="20"/>
                <w:szCs w:val="20"/>
              </w:rPr>
              <w:t>규정하지</w:t>
            </w:r>
            <w:r w:rsidRPr="009A2958">
              <w:rPr>
                <w:rFonts w:cs="Times New Roman"/>
                <w:sz w:val="20"/>
                <w:szCs w:val="20"/>
              </w:rPr>
              <w:t xml:space="preserve"> </w:t>
            </w:r>
            <w:r w:rsidRPr="009A2958">
              <w:rPr>
                <w:rFonts w:cs="Times New Roman"/>
                <w:sz w:val="20"/>
                <w:szCs w:val="20"/>
              </w:rPr>
              <w:t>않고</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r w:rsidRPr="009A2958">
              <w:rPr>
                <w:rFonts w:cs="Times New Roman"/>
                <w:sz w:val="20"/>
                <w:szCs w:val="20"/>
              </w:rPr>
              <w:t>의무조항도</w:t>
            </w:r>
            <w:r w:rsidRPr="009A2958">
              <w:rPr>
                <w:rFonts w:cs="Times New Roman"/>
                <w:sz w:val="20"/>
                <w:szCs w:val="20"/>
              </w:rPr>
              <w:t xml:space="preserve"> </w:t>
            </w:r>
            <w:r w:rsidRPr="009A2958">
              <w:rPr>
                <w:rFonts w:cs="Times New Roman"/>
                <w:sz w:val="20"/>
                <w:szCs w:val="20"/>
              </w:rPr>
              <w:t>없고</w:t>
            </w:r>
            <w:r w:rsidRPr="009A2958">
              <w:rPr>
                <w:rFonts w:cs="Times New Roman"/>
                <w:sz w:val="20"/>
                <w:szCs w:val="20"/>
              </w:rPr>
              <w:t xml:space="preserve">, </w:t>
            </w:r>
            <w:r w:rsidRPr="009A2958">
              <w:rPr>
                <w:rFonts w:cs="Times New Roman"/>
                <w:sz w:val="20"/>
                <w:szCs w:val="20"/>
              </w:rPr>
              <w:t>금지조항도</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플랫폼중개사업에</w:t>
            </w:r>
            <w:r w:rsidRPr="009A2958">
              <w:rPr>
                <w:rFonts w:cs="Times New Roman"/>
                <w:sz w:val="20"/>
                <w:szCs w:val="20"/>
              </w:rPr>
              <w:t xml:space="preserve"> </w:t>
            </w:r>
            <w:r w:rsidRPr="009A2958">
              <w:rPr>
                <w:rFonts w:cs="Times New Roman"/>
                <w:sz w:val="20"/>
                <w:szCs w:val="20"/>
              </w:rPr>
              <w:t>제공되는</w:t>
            </w:r>
            <w:r w:rsidRPr="009A2958">
              <w:rPr>
                <w:rFonts w:cs="Times New Roman"/>
                <w:sz w:val="20"/>
                <w:szCs w:val="20"/>
              </w:rPr>
              <w:t xml:space="preserve"> </w:t>
            </w:r>
            <w:r w:rsidRPr="009A2958">
              <w:rPr>
                <w:rFonts w:cs="Times New Roman"/>
                <w:sz w:val="20"/>
                <w:szCs w:val="20"/>
              </w:rPr>
              <w:t>택시에</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T’</w:t>
            </w:r>
            <w:r w:rsidRPr="009A2958">
              <w:rPr>
                <w:rFonts w:cs="Times New Roman"/>
                <w:sz w:val="20"/>
                <w:szCs w:val="20"/>
              </w:rPr>
              <w:t>의</w:t>
            </w:r>
            <w:r w:rsidRPr="009A2958">
              <w:rPr>
                <w:rFonts w:cs="Times New Roman"/>
                <w:sz w:val="20"/>
                <w:szCs w:val="20"/>
              </w:rPr>
              <w:t xml:space="preserve"> </w:t>
            </w:r>
            <w:r w:rsidRPr="009A2958">
              <w:rPr>
                <w:rFonts w:cs="Times New Roman"/>
                <w:sz w:val="20"/>
                <w:szCs w:val="20"/>
              </w:rPr>
              <w:t>상표를</w:t>
            </w:r>
            <w:r w:rsidRPr="009A2958">
              <w:rPr>
                <w:rFonts w:cs="Times New Roman"/>
                <w:sz w:val="20"/>
                <w:szCs w:val="20"/>
              </w:rPr>
              <w:t xml:space="preserve"> </w:t>
            </w:r>
            <w:r w:rsidRPr="009A2958">
              <w:rPr>
                <w:rFonts w:cs="Times New Roman"/>
                <w:sz w:val="20"/>
                <w:szCs w:val="20"/>
              </w:rPr>
              <w:t>부착하고</w:t>
            </w:r>
            <w:r w:rsidRPr="009A2958">
              <w:rPr>
                <w:rFonts w:cs="Times New Roman"/>
                <w:sz w:val="20"/>
                <w:szCs w:val="20"/>
              </w:rPr>
              <w:t xml:space="preserve"> </w:t>
            </w:r>
            <w:r w:rsidRPr="009A2958">
              <w:rPr>
                <w:rFonts w:cs="Times New Roman"/>
                <w:sz w:val="20"/>
                <w:szCs w:val="20"/>
              </w:rPr>
              <w:t>있는데</w:t>
            </w:r>
            <w:r w:rsidRPr="009A2958">
              <w:rPr>
                <w:rFonts w:cs="Times New Roman"/>
                <w:sz w:val="20"/>
                <w:szCs w:val="20"/>
              </w:rPr>
              <w:t xml:space="preserve">, </w:t>
            </w:r>
            <w:r w:rsidRPr="009A2958">
              <w:rPr>
                <w:rFonts w:cs="Times New Roman"/>
                <w:sz w:val="20"/>
                <w:szCs w:val="20"/>
              </w:rPr>
              <w:t>상기</w:t>
            </w:r>
            <w:r w:rsidRPr="009A2958">
              <w:rPr>
                <w:rFonts w:cs="Times New Roman"/>
                <w:sz w:val="20"/>
                <w:szCs w:val="20"/>
              </w:rPr>
              <w:t xml:space="preserve"> </w:t>
            </w:r>
            <w:r w:rsidRPr="009A2958">
              <w:rPr>
                <w:rFonts w:cs="Times New Roman"/>
                <w:sz w:val="20"/>
                <w:szCs w:val="20"/>
              </w:rPr>
              <w:t>규</w:t>
            </w:r>
            <w:r w:rsidRPr="009A2958">
              <w:rPr>
                <w:rFonts w:cs="Times New Roman"/>
                <w:sz w:val="20"/>
                <w:szCs w:val="20"/>
              </w:rPr>
              <w:lastRenderedPageBreak/>
              <w:t>정체계에</w:t>
            </w:r>
            <w:r w:rsidRPr="009A2958">
              <w:rPr>
                <w:rFonts w:cs="Times New Roman"/>
                <w:sz w:val="20"/>
                <w:szCs w:val="20"/>
              </w:rPr>
              <w:t xml:space="preserve"> </w:t>
            </w:r>
            <w:r w:rsidRPr="009A2958">
              <w:rPr>
                <w:rFonts w:cs="Times New Roman"/>
                <w:sz w:val="20"/>
                <w:szCs w:val="20"/>
              </w:rPr>
              <w:t>비추어</w:t>
            </w:r>
            <w:r w:rsidRPr="009A2958">
              <w:rPr>
                <w:rFonts w:cs="Times New Roman"/>
                <w:sz w:val="20"/>
                <w:szCs w:val="20"/>
              </w:rPr>
              <w:t xml:space="preserve"> </w:t>
            </w:r>
            <w:r w:rsidRPr="009A2958">
              <w:rPr>
                <w:rFonts w:cs="Times New Roman"/>
                <w:sz w:val="20"/>
                <w:szCs w:val="20"/>
              </w:rPr>
              <w:t>보면</w:t>
            </w:r>
            <w:r w:rsidRPr="009A2958">
              <w:rPr>
                <w:rFonts w:cs="Times New Roman"/>
                <w:sz w:val="20"/>
                <w:szCs w:val="20"/>
              </w:rPr>
              <w:t xml:space="preserve"> </w:t>
            </w:r>
            <w:r w:rsidRPr="009A2958">
              <w:rPr>
                <w:rFonts w:cs="Times New Roman"/>
                <w:sz w:val="20"/>
                <w:szCs w:val="20"/>
              </w:rPr>
              <w:t>플랫폼중개사업에</w:t>
            </w:r>
            <w:r w:rsidRPr="009A2958">
              <w:rPr>
                <w:rFonts w:cs="Times New Roman"/>
                <w:sz w:val="20"/>
                <w:szCs w:val="20"/>
              </w:rPr>
              <w:t xml:space="preserve"> </w:t>
            </w:r>
            <w:r w:rsidRPr="009A2958">
              <w:rPr>
                <w:rFonts w:cs="Times New Roman"/>
                <w:sz w:val="20"/>
                <w:szCs w:val="20"/>
              </w:rPr>
              <w:t>제공되는</w:t>
            </w:r>
            <w:r w:rsidRPr="009A2958">
              <w:rPr>
                <w:rFonts w:cs="Times New Roman"/>
                <w:sz w:val="20"/>
                <w:szCs w:val="20"/>
              </w:rPr>
              <w:t xml:space="preserve"> </w:t>
            </w:r>
            <w:r w:rsidRPr="009A2958">
              <w:rPr>
                <w:rFonts w:cs="Times New Roman"/>
                <w:sz w:val="20"/>
                <w:szCs w:val="20"/>
              </w:rPr>
              <w:t>택시에</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상표를</w:t>
            </w:r>
            <w:r w:rsidRPr="009A2958">
              <w:rPr>
                <w:rFonts w:cs="Times New Roman"/>
                <w:sz w:val="20"/>
                <w:szCs w:val="20"/>
              </w:rPr>
              <w:t xml:space="preserve"> </w:t>
            </w:r>
            <w:r w:rsidRPr="009A2958">
              <w:rPr>
                <w:rFonts w:cs="Times New Roman"/>
                <w:sz w:val="20"/>
                <w:szCs w:val="20"/>
              </w:rPr>
              <w:t>부착하는</w:t>
            </w:r>
            <w:r w:rsidRPr="009A2958">
              <w:rPr>
                <w:rFonts w:cs="Times New Roman"/>
                <w:sz w:val="20"/>
                <w:szCs w:val="20"/>
              </w:rPr>
              <w:t xml:space="preserve"> </w:t>
            </w:r>
            <w:r w:rsidRPr="009A2958">
              <w:rPr>
                <w:rFonts w:cs="Times New Roman"/>
                <w:sz w:val="20"/>
                <w:szCs w:val="20"/>
              </w:rPr>
              <w:t>것</w:t>
            </w:r>
            <w:r w:rsidRPr="009A2958">
              <w:rPr>
                <w:rFonts w:cs="Times New Roman"/>
                <w:sz w:val="20"/>
                <w:szCs w:val="20"/>
              </w:rPr>
              <w:t xml:space="preserve"> </w:t>
            </w:r>
            <w:r w:rsidRPr="009A2958">
              <w:rPr>
                <w:rFonts w:cs="Times New Roman"/>
                <w:sz w:val="20"/>
                <w:szCs w:val="20"/>
              </w:rPr>
              <w:t>자체로</w:t>
            </w:r>
            <w:r w:rsidRPr="009A2958">
              <w:rPr>
                <w:rFonts w:cs="Times New Roman"/>
                <w:sz w:val="20"/>
                <w:szCs w:val="20"/>
              </w:rPr>
              <w:t xml:space="preserve"> </w:t>
            </w:r>
            <w:r w:rsidRPr="009A2958">
              <w:rPr>
                <w:rFonts w:cs="Times New Roman"/>
                <w:sz w:val="20"/>
                <w:szCs w:val="20"/>
              </w:rPr>
              <w:t>위법하지는</w:t>
            </w:r>
            <w:r w:rsidRPr="009A2958">
              <w:rPr>
                <w:rFonts w:cs="Times New Roman"/>
                <w:sz w:val="20"/>
                <w:szCs w:val="20"/>
              </w:rPr>
              <w:t xml:space="preserve"> </w:t>
            </w:r>
            <w:r w:rsidRPr="009A2958">
              <w:rPr>
                <w:rFonts w:cs="Times New Roman"/>
                <w:sz w:val="20"/>
                <w:szCs w:val="20"/>
              </w:rPr>
              <w:t>않</w:t>
            </w:r>
            <w:r>
              <w:rPr>
                <w:rFonts w:cs="Times New Roman" w:hint="eastAsia"/>
                <w:sz w:val="20"/>
                <w:szCs w:val="20"/>
              </w:rPr>
              <w:t>은</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보임</w:t>
            </w:r>
            <w:r w:rsidRPr="009A2958">
              <w:rPr>
                <w:rFonts w:cs="Times New Roman"/>
                <w:sz w:val="20"/>
                <w:szCs w:val="20"/>
              </w:rPr>
              <w:t>.</w:t>
            </w:r>
          </w:p>
          <w:p w14:paraId="457D2167" w14:textId="2AB1FA22"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플랫폼중개사업자는</w:t>
            </w:r>
            <w:r w:rsidRPr="009A2958">
              <w:rPr>
                <w:rFonts w:cs="Times New Roman"/>
                <w:sz w:val="20"/>
                <w:szCs w:val="20"/>
              </w:rPr>
              <w:t xml:space="preserve"> </w:t>
            </w:r>
            <w:r w:rsidRPr="009A2958">
              <w:rPr>
                <w:rFonts w:cs="Times New Roman"/>
                <w:sz w:val="20"/>
                <w:szCs w:val="20"/>
              </w:rPr>
              <w:t>운송플랫폼</w:t>
            </w:r>
            <w:r w:rsidRPr="009A2958">
              <w:rPr>
                <w:rFonts w:cs="Times New Roman"/>
                <w:sz w:val="20"/>
                <w:szCs w:val="20"/>
              </w:rPr>
              <w:t xml:space="preserve"> </w:t>
            </w:r>
            <w:r w:rsidRPr="009A2958">
              <w:rPr>
                <w:rFonts w:cs="Times New Roman"/>
                <w:sz w:val="20"/>
                <w:szCs w:val="20"/>
              </w:rPr>
              <w:t>이용자에게</w:t>
            </w:r>
            <w:r w:rsidRPr="009A2958">
              <w:rPr>
                <w:rFonts w:cs="Times New Roman"/>
                <w:sz w:val="20"/>
                <w:szCs w:val="20"/>
              </w:rPr>
              <w:t xml:space="preserve"> </w:t>
            </w:r>
            <w:r w:rsidRPr="009A2958">
              <w:rPr>
                <w:rFonts w:cs="Times New Roman"/>
                <w:sz w:val="20"/>
                <w:szCs w:val="20"/>
              </w:rPr>
              <w:t>운송플랫폼</w:t>
            </w:r>
            <w:r w:rsidRPr="009A2958">
              <w:rPr>
                <w:rFonts w:cs="Times New Roman"/>
                <w:sz w:val="20"/>
                <w:szCs w:val="20"/>
              </w:rPr>
              <w:t xml:space="preserve"> </w:t>
            </w:r>
            <w:r w:rsidRPr="009A2958">
              <w:rPr>
                <w:rFonts w:cs="Times New Roman"/>
                <w:sz w:val="20"/>
                <w:szCs w:val="20"/>
              </w:rPr>
              <w:t>이용에</w:t>
            </w:r>
            <w:r w:rsidRPr="009A2958">
              <w:rPr>
                <w:rFonts w:cs="Times New Roman"/>
                <w:sz w:val="20"/>
                <w:szCs w:val="20"/>
              </w:rPr>
              <w:t xml:space="preserve"> </w:t>
            </w:r>
            <w:r w:rsidRPr="009A2958">
              <w:rPr>
                <w:rFonts w:cs="Times New Roman"/>
                <w:sz w:val="20"/>
                <w:szCs w:val="20"/>
              </w:rPr>
              <w:t>따른</w:t>
            </w:r>
            <w:r w:rsidRPr="009A2958">
              <w:rPr>
                <w:rFonts w:cs="Times New Roman"/>
                <w:sz w:val="20"/>
                <w:szCs w:val="20"/>
              </w:rPr>
              <w:t xml:space="preserve"> </w:t>
            </w:r>
            <w:r w:rsidRPr="009A2958">
              <w:rPr>
                <w:rFonts w:cs="Times New Roman"/>
                <w:sz w:val="20"/>
                <w:szCs w:val="20"/>
              </w:rPr>
              <w:t>요금을</w:t>
            </w:r>
            <w:r w:rsidRPr="009A2958">
              <w:rPr>
                <w:rFonts w:cs="Times New Roman"/>
                <w:sz w:val="20"/>
                <w:szCs w:val="20"/>
              </w:rPr>
              <w:t xml:space="preserve"> </w:t>
            </w:r>
            <w:r w:rsidRPr="009A2958">
              <w:rPr>
                <w:rFonts w:cs="Times New Roman"/>
                <w:sz w:val="20"/>
                <w:szCs w:val="20"/>
              </w:rPr>
              <w:t>받을</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있고</w:t>
            </w:r>
            <w:r w:rsidRPr="009A2958">
              <w:rPr>
                <w:rFonts w:cs="Times New Roman"/>
                <w:sz w:val="20"/>
                <w:szCs w:val="20"/>
              </w:rPr>
              <w:t xml:space="preserve">, </w:t>
            </w:r>
            <w:r w:rsidRPr="009A2958">
              <w:rPr>
                <w:rFonts w:cs="Times New Roman"/>
                <w:sz w:val="20"/>
                <w:szCs w:val="20"/>
              </w:rPr>
              <w:t>플랫폼중개사업자가</w:t>
            </w:r>
            <w:r w:rsidRPr="009A2958">
              <w:rPr>
                <w:rFonts w:cs="Times New Roman"/>
                <w:sz w:val="20"/>
                <w:szCs w:val="20"/>
              </w:rPr>
              <w:t xml:space="preserve"> </w:t>
            </w:r>
            <w:r w:rsidRPr="009A2958">
              <w:rPr>
                <w:rFonts w:cs="Times New Roman"/>
                <w:sz w:val="20"/>
                <w:szCs w:val="20"/>
              </w:rPr>
              <w:t>상기의</w:t>
            </w:r>
            <w:r w:rsidRPr="009A2958">
              <w:rPr>
                <w:rFonts w:cs="Times New Roman"/>
                <w:sz w:val="20"/>
                <w:szCs w:val="20"/>
              </w:rPr>
              <w:t xml:space="preserve"> </w:t>
            </w:r>
            <w:r w:rsidRPr="009A2958">
              <w:rPr>
                <w:rFonts w:cs="Times New Roman"/>
                <w:sz w:val="20"/>
                <w:szCs w:val="20"/>
              </w:rPr>
              <w:t>요금을</w:t>
            </w:r>
            <w:r w:rsidRPr="009A2958">
              <w:rPr>
                <w:rFonts w:cs="Times New Roman"/>
                <w:sz w:val="20"/>
                <w:szCs w:val="20"/>
              </w:rPr>
              <w:t xml:space="preserve"> </w:t>
            </w:r>
            <w:r w:rsidRPr="009A2958">
              <w:rPr>
                <w:rFonts w:cs="Times New Roman"/>
                <w:sz w:val="20"/>
                <w:szCs w:val="20"/>
              </w:rPr>
              <w:t>정하려는</w:t>
            </w:r>
            <w:r w:rsidRPr="009A2958">
              <w:rPr>
                <w:rFonts w:cs="Times New Roman"/>
                <w:sz w:val="20"/>
                <w:szCs w:val="20"/>
              </w:rPr>
              <w:t xml:space="preserve"> </w:t>
            </w:r>
            <w:r w:rsidRPr="009A2958">
              <w:rPr>
                <w:rFonts w:cs="Times New Roman"/>
                <w:sz w:val="20"/>
                <w:szCs w:val="20"/>
              </w:rPr>
              <w:t>때에는</w:t>
            </w:r>
            <w:r w:rsidRPr="009A2958">
              <w:rPr>
                <w:rFonts w:cs="Times New Roman"/>
                <w:sz w:val="20"/>
                <w:szCs w:val="20"/>
              </w:rPr>
              <w:t xml:space="preserve"> </w:t>
            </w:r>
            <w:r w:rsidRPr="009A2958">
              <w:rPr>
                <w:rFonts w:cs="Times New Roman"/>
                <w:sz w:val="20"/>
                <w:szCs w:val="20"/>
              </w:rPr>
              <w:t>국토교통부장관에게</w:t>
            </w:r>
            <w:r w:rsidRPr="009A2958">
              <w:rPr>
                <w:rFonts w:cs="Times New Roman"/>
                <w:sz w:val="20"/>
                <w:szCs w:val="20"/>
              </w:rPr>
              <w:t xml:space="preserve"> </w:t>
            </w:r>
            <w:r w:rsidRPr="009A2958">
              <w:rPr>
                <w:rFonts w:cs="Times New Roman"/>
                <w:sz w:val="20"/>
                <w:szCs w:val="20"/>
              </w:rPr>
              <w:t>신고하여야</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49</w:t>
            </w:r>
            <w:r w:rsidRPr="009A2958">
              <w:rPr>
                <w:rFonts w:cs="Times New Roman"/>
                <w:sz w:val="20"/>
                <w:szCs w:val="20"/>
              </w:rPr>
              <w:t>조의</w:t>
            </w:r>
            <w:r w:rsidRPr="009A2958">
              <w:rPr>
                <w:rFonts w:cs="Times New Roman"/>
                <w:sz w:val="20"/>
                <w:szCs w:val="20"/>
              </w:rPr>
              <w:t xml:space="preserve">19). </w:t>
            </w:r>
            <w:r w:rsidRPr="009A2958">
              <w:rPr>
                <w:rFonts w:cs="Times New Roman"/>
                <w:sz w:val="20"/>
                <w:szCs w:val="20"/>
              </w:rPr>
              <w:t>이와</w:t>
            </w:r>
            <w:r w:rsidRPr="009A2958">
              <w:rPr>
                <w:rFonts w:cs="Times New Roman"/>
                <w:sz w:val="20"/>
                <w:szCs w:val="20"/>
              </w:rPr>
              <w:t xml:space="preserve"> </w:t>
            </w:r>
            <w:r w:rsidRPr="009A2958">
              <w:rPr>
                <w:rFonts w:cs="Times New Roman"/>
                <w:sz w:val="20"/>
                <w:szCs w:val="20"/>
              </w:rPr>
              <w:t>관련한</w:t>
            </w:r>
            <w:r w:rsidRPr="009A2958">
              <w:rPr>
                <w:rFonts w:cs="Times New Roman"/>
                <w:sz w:val="20"/>
                <w:szCs w:val="20"/>
              </w:rPr>
              <w:t xml:space="preserve"> </w:t>
            </w:r>
            <w:r w:rsidRPr="009A2958">
              <w:rPr>
                <w:rFonts w:cs="Times New Roman"/>
                <w:sz w:val="20"/>
                <w:szCs w:val="20"/>
              </w:rPr>
              <w:t>상세</w:t>
            </w:r>
            <w:r w:rsidRPr="009A2958">
              <w:rPr>
                <w:rFonts w:cs="Times New Roman"/>
                <w:sz w:val="20"/>
                <w:szCs w:val="20"/>
              </w:rPr>
              <w:t xml:space="preserve"> </w:t>
            </w:r>
            <w:r w:rsidRPr="009A2958">
              <w:rPr>
                <w:rFonts w:cs="Times New Roman"/>
                <w:sz w:val="20"/>
                <w:szCs w:val="20"/>
              </w:rPr>
              <w:t>내용은</w:t>
            </w:r>
            <w:r w:rsidRPr="009A2958">
              <w:rPr>
                <w:rFonts w:cs="Times New Roman"/>
                <w:sz w:val="20"/>
                <w:szCs w:val="20"/>
              </w:rPr>
              <w:t xml:space="preserve"> </w:t>
            </w:r>
            <w:r w:rsidRPr="009A2958">
              <w:rPr>
                <w:rFonts w:cs="Times New Roman"/>
                <w:sz w:val="20"/>
                <w:szCs w:val="20"/>
              </w:rPr>
              <w:t>아래</w:t>
            </w:r>
            <w:r w:rsidRPr="009A2958">
              <w:rPr>
                <w:rFonts w:cs="Times New Roman"/>
                <w:sz w:val="20"/>
                <w:szCs w:val="20"/>
              </w:rPr>
              <w:t xml:space="preserve"> </w:t>
            </w:r>
            <w:r w:rsidR="00311A65" w:rsidRPr="00311A65">
              <w:rPr>
                <w:rFonts w:cs="Times New Roman"/>
                <w:sz w:val="20"/>
                <w:szCs w:val="20"/>
              </w:rPr>
              <w:t>“</w:t>
            </w:r>
            <w:r w:rsidRPr="00721B1C">
              <w:rPr>
                <w:rFonts w:cs="Times New Roman"/>
                <w:b/>
                <w:sz w:val="20"/>
                <w:szCs w:val="20"/>
                <w:u w:val="single"/>
              </w:rPr>
              <w:t>탄력요금제</w:t>
            </w:r>
            <w:r w:rsidRPr="00721B1C">
              <w:rPr>
                <w:rFonts w:cs="Times New Roman"/>
                <w:b/>
                <w:sz w:val="20"/>
                <w:szCs w:val="20"/>
                <w:u w:val="single"/>
              </w:rPr>
              <w:t xml:space="preserve"> </w:t>
            </w:r>
            <w:r w:rsidRPr="00721B1C">
              <w:rPr>
                <w:rFonts w:cs="Times New Roman"/>
                <w:b/>
                <w:sz w:val="20"/>
                <w:szCs w:val="20"/>
                <w:u w:val="single"/>
              </w:rPr>
              <w:t>도입가능성</w:t>
            </w:r>
            <w:r w:rsidR="00311A65" w:rsidRPr="00311A65">
              <w:rPr>
                <w:rFonts w:cs="Times New Roman"/>
                <w:sz w:val="20"/>
                <w:szCs w:val="20"/>
              </w:rPr>
              <w:t>”</w:t>
            </w:r>
            <w:r w:rsidRPr="009A2958">
              <w:rPr>
                <w:rFonts w:cs="Times New Roman"/>
                <w:sz w:val="20"/>
                <w:szCs w:val="20"/>
              </w:rPr>
              <w:t xml:space="preserve"> </w:t>
            </w:r>
            <w:r w:rsidRPr="009A2958">
              <w:rPr>
                <w:rFonts w:cs="Times New Roman"/>
                <w:sz w:val="20"/>
                <w:szCs w:val="20"/>
              </w:rPr>
              <w:t>항목</w:t>
            </w:r>
            <w:r w:rsidRPr="009A2958">
              <w:rPr>
                <w:rFonts w:cs="Times New Roman"/>
                <w:sz w:val="20"/>
                <w:szCs w:val="20"/>
              </w:rPr>
              <w:t xml:space="preserve"> </w:t>
            </w:r>
            <w:r w:rsidRPr="009A2958">
              <w:rPr>
                <w:rFonts w:cs="Times New Roman"/>
                <w:sz w:val="20"/>
                <w:szCs w:val="20"/>
              </w:rPr>
              <w:t>참조</w:t>
            </w:r>
            <w:r w:rsidRPr="009A2958">
              <w:rPr>
                <w:rFonts w:cs="Times New Roman"/>
                <w:sz w:val="20"/>
                <w:szCs w:val="20"/>
              </w:rPr>
              <w:t>.</w:t>
            </w:r>
          </w:p>
        </w:tc>
        <w:tc>
          <w:tcPr>
            <w:tcW w:w="27" w:type="pct"/>
            <w:tcBorders>
              <w:top w:val="nil"/>
              <w:bottom w:val="nil"/>
            </w:tcBorders>
          </w:tcPr>
          <w:p w14:paraId="6C774B5A"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37929ADB"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해당사항</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tc>
      </w:tr>
      <w:tr w:rsidR="005335C7" w:rsidRPr="009A2958" w14:paraId="293EEFE9" w14:textId="77777777" w:rsidTr="00061A1F">
        <w:trPr>
          <w:trHeight w:val="132"/>
        </w:trPr>
        <w:tc>
          <w:tcPr>
            <w:tcW w:w="619" w:type="pct"/>
          </w:tcPr>
          <w:p w14:paraId="0416386C" w14:textId="3F614DE3"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41" w:name="_Toc108480416"/>
            <w:bookmarkStart w:id="42" w:name="_Toc108512972"/>
            <w:r w:rsidRPr="00250EEB">
              <w:rPr>
                <w:rFonts w:cs="Times New Roman"/>
                <w:b/>
                <w:color w:val="404040" w:themeColor="text1" w:themeTint="BF"/>
                <w:kern w:val="0"/>
                <w:sz w:val="20"/>
                <w:szCs w:val="20"/>
              </w:rPr>
              <w:t>탄력요금제</w:t>
            </w:r>
            <w:r>
              <w:rPr>
                <w:rFonts w:cs="Times New Roman"/>
                <w:b/>
                <w:color w:val="404040" w:themeColor="text1" w:themeTint="BF"/>
                <w:kern w:val="0"/>
                <w:sz w:val="20"/>
                <w:szCs w:val="20"/>
              </w:rPr>
              <w:br/>
            </w:r>
            <w:r w:rsidRPr="00250EEB">
              <w:rPr>
                <w:rFonts w:cs="Times New Roman"/>
                <w:b/>
                <w:color w:val="404040" w:themeColor="text1" w:themeTint="BF"/>
                <w:kern w:val="0"/>
                <w:sz w:val="20"/>
                <w:szCs w:val="20"/>
              </w:rPr>
              <w:t>도입</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가능성</w:t>
            </w:r>
            <w:bookmarkEnd w:id="41"/>
            <w:bookmarkEnd w:id="42"/>
          </w:p>
        </w:tc>
        <w:tc>
          <w:tcPr>
            <w:tcW w:w="26" w:type="pct"/>
            <w:tcBorders>
              <w:top w:val="nil"/>
              <w:bottom w:val="nil"/>
            </w:tcBorders>
          </w:tcPr>
          <w:p w14:paraId="637F4174"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23FEDE27" w14:textId="77777777" w:rsidR="005335C7" w:rsidRPr="009A2958" w:rsidRDefault="005335C7" w:rsidP="005335C7">
            <w:pPr>
              <w:pStyle w:val="a8"/>
              <w:widowControl/>
              <w:numPr>
                <w:ilvl w:val="0"/>
                <w:numId w:val="2"/>
              </w:numPr>
              <w:spacing w:before="40" w:after="120" w:line="276" w:lineRule="auto"/>
              <w:rPr>
                <w:rFonts w:cs="Times New Roman"/>
                <w:b/>
                <w:sz w:val="20"/>
                <w:szCs w:val="20"/>
              </w:rPr>
            </w:pPr>
            <w:r w:rsidRPr="009A2958">
              <w:rPr>
                <w:rFonts w:cs="Times New Roman"/>
                <w:b/>
                <w:sz w:val="20"/>
                <w:szCs w:val="20"/>
              </w:rPr>
              <w:t>플랫폼가맹사업</w:t>
            </w:r>
            <w:r w:rsidRPr="009A2958">
              <w:rPr>
                <w:rFonts w:cs="Times New Roman"/>
                <w:b/>
                <w:sz w:val="20"/>
                <w:szCs w:val="20"/>
              </w:rPr>
              <w:t xml:space="preserve"> </w:t>
            </w:r>
            <w:r w:rsidRPr="009A2958">
              <w:rPr>
                <w:rFonts w:cs="Times New Roman"/>
                <w:b/>
                <w:sz w:val="20"/>
                <w:szCs w:val="20"/>
              </w:rPr>
              <w:t>요금</w:t>
            </w:r>
          </w:p>
          <w:p w14:paraId="039D3DF0"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2021</w:t>
            </w:r>
            <w:r w:rsidRPr="009A2958">
              <w:rPr>
                <w:rFonts w:cs="Times New Roman"/>
                <w:sz w:val="20"/>
                <w:szCs w:val="20"/>
              </w:rPr>
              <w:t>년</w:t>
            </w:r>
            <w:r w:rsidRPr="009A2958">
              <w:rPr>
                <w:rFonts w:cs="Times New Roman"/>
                <w:sz w:val="20"/>
                <w:szCs w:val="20"/>
              </w:rPr>
              <w:t xml:space="preserve"> </w:t>
            </w:r>
            <w:r w:rsidRPr="009A2958">
              <w:rPr>
                <w:rFonts w:cs="Times New Roman"/>
                <w:sz w:val="20"/>
                <w:szCs w:val="20"/>
              </w:rPr>
              <w:t>여객자동차법</w:t>
            </w:r>
            <w:r w:rsidRPr="009A2958">
              <w:rPr>
                <w:rFonts w:cs="Times New Roman"/>
                <w:sz w:val="20"/>
                <w:szCs w:val="20"/>
              </w:rPr>
              <w:t xml:space="preserve"> </w:t>
            </w:r>
            <w:r w:rsidRPr="009A2958">
              <w:rPr>
                <w:rFonts w:cs="Times New Roman"/>
                <w:sz w:val="20"/>
                <w:szCs w:val="20"/>
              </w:rPr>
              <w:t>개정</w:t>
            </w:r>
            <w:r w:rsidRPr="009A2958">
              <w:rPr>
                <w:rFonts w:cs="Times New Roman"/>
                <w:sz w:val="20"/>
                <w:szCs w:val="20"/>
              </w:rPr>
              <w:t xml:space="preserve"> </w:t>
            </w:r>
            <w:r w:rsidRPr="009A2958">
              <w:rPr>
                <w:rFonts w:cs="Times New Roman"/>
                <w:sz w:val="20"/>
                <w:szCs w:val="20"/>
              </w:rPr>
              <w:t>전부터</w:t>
            </w:r>
            <w:r w:rsidRPr="009A2958">
              <w:rPr>
                <w:rFonts w:cs="Times New Roman"/>
                <w:sz w:val="20"/>
                <w:szCs w:val="20"/>
              </w:rPr>
              <w:t xml:space="preserve"> </w:t>
            </w:r>
            <w:r w:rsidRPr="009A2958">
              <w:rPr>
                <w:rFonts w:cs="Times New Roman"/>
                <w:sz w:val="20"/>
                <w:szCs w:val="20"/>
              </w:rPr>
              <w:t>자율신고제로</w:t>
            </w:r>
            <w:r w:rsidRPr="009A2958">
              <w:rPr>
                <w:rFonts w:cs="Times New Roman"/>
                <w:sz w:val="20"/>
                <w:szCs w:val="20"/>
              </w:rPr>
              <w:t xml:space="preserve"> </w:t>
            </w:r>
            <w:r w:rsidRPr="009A2958">
              <w:rPr>
                <w:rFonts w:cs="Times New Roman"/>
                <w:sz w:val="20"/>
                <w:szCs w:val="20"/>
              </w:rPr>
              <w:t>운영되었던</w:t>
            </w:r>
            <w:r w:rsidRPr="009A2958">
              <w:rPr>
                <w:rFonts w:cs="Times New Roman"/>
                <w:sz w:val="20"/>
                <w:szCs w:val="20"/>
              </w:rPr>
              <w:t xml:space="preserve"> </w:t>
            </w:r>
            <w:r w:rsidRPr="009A2958">
              <w:rPr>
                <w:rFonts w:cs="Times New Roman"/>
                <w:sz w:val="20"/>
                <w:szCs w:val="20"/>
              </w:rPr>
              <w:t>고급택시</w:t>
            </w:r>
            <w:r w:rsidRPr="009A2958">
              <w:rPr>
                <w:rFonts w:cs="Times New Roman"/>
                <w:sz w:val="20"/>
                <w:szCs w:val="20"/>
              </w:rPr>
              <w:t xml:space="preserve">, </w:t>
            </w:r>
            <w:r w:rsidRPr="009A2958">
              <w:rPr>
                <w:rFonts w:cs="Times New Roman"/>
                <w:sz w:val="20"/>
                <w:szCs w:val="20"/>
              </w:rPr>
              <w:t>대형승합택시에는</w:t>
            </w:r>
            <w:r w:rsidRPr="009A2958">
              <w:rPr>
                <w:rFonts w:cs="Times New Roman"/>
                <w:sz w:val="20"/>
                <w:szCs w:val="20"/>
              </w:rPr>
              <w:t xml:space="preserve"> </w:t>
            </w:r>
            <w:r w:rsidRPr="009A2958">
              <w:rPr>
                <w:rFonts w:cs="Times New Roman"/>
                <w:sz w:val="20"/>
                <w:szCs w:val="20"/>
              </w:rPr>
              <w:t>이미</w:t>
            </w:r>
            <w:r w:rsidRPr="009A2958">
              <w:rPr>
                <w:rFonts w:cs="Times New Roman"/>
                <w:sz w:val="20"/>
                <w:szCs w:val="20"/>
              </w:rPr>
              <w:t xml:space="preserve"> </w:t>
            </w:r>
            <w:r w:rsidRPr="009A2958">
              <w:rPr>
                <w:rFonts w:cs="Times New Roman"/>
                <w:sz w:val="20"/>
                <w:szCs w:val="20"/>
              </w:rPr>
              <w:t>탄력요금제가</w:t>
            </w:r>
            <w:r w:rsidRPr="009A2958">
              <w:rPr>
                <w:rFonts w:cs="Times New Roman"/>
                <w:sz w:val="20"/>
                <w:szCs w:val="20"/>
              </w:rPr>
              <w:t xml:space="preserve"> </w:t>
            </w:r>
            <w:r w:rsidRPr="009A2958">
              <w:rPr>
                <w:rFonts w:cs="Times New Roman"/>
                <w:sz w:val="20"/>
                <w:szCs w:val="20"/>
              </w:rPr>
              <w:t>도입이</w:t>
            </w:r>
            <w:r w:rsidRPr="009A2958">
              <w:rPr>
                <w:rFonts w:cs="Times New Roman"/>
                <w:sz w:val="20"/>
                <w:szCs w:val="20"/>
              </w:rPr>
              <w:t xml:space="preserve"> </w:t>
            </w:r>
            <w:r w:rsidRPr="009A2958">
              <w:rPr>
                <w:rFonts w:cs="Times New Roman"/>
                <w:sz w:val="20"/>
                <w:szCs w:val="20"/>
              </w:rPr>
              <w:t>되었으나</w:t>
            </w:r>
            <w:r w:rsidRPr="009A2958">
              <w:rPr>
                <w:rFonts w:cs="Times New Roman"/>
                <w:sz w:val="20"/>
                <w:szCs w:val="20"/>
              </w:rPr>
              <w:t xml:space="preserve">, </w:t>
            </w:r>
            <w:r w:rsidRPr="009A2958">
              <w:rPr>
                <w:rFonts w:cs="Times New Roman"/>
                <w:sz w:val="20"/>
                <w:szCs w:val="20"/>
              </w:rPr>
              <w:t>중형택시에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도입여부에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sidRPr="009A2958">
              <w:rPr>
                <w:rFonts w:cs="Times New Roman"/>
                <w:sz w:val="20"/>
                <w:szCs w:val="20"/>
              </w:rPr>
              <w:t>국토교통부가</w:t>
            </w:r>
            <w:r w:rsidRPr="009A2958">
              <w:rPr>
                <w:rFonts w:cs="Times New Roman"/>
                <w:sz w:val="20"/>
                <w:szCs w:val="20"/>
              </w:rPr>
              <w:t xml:space="preserve"> </w:t>
            </w:r>
            <w:r w:rsidRPr="009A2958">
              <w:rPr>
                <w:rFonts w:cs="Times New Roman"/>
                <w:sz w:val="20"/>
                <w:szCs w:val="20"/>
              </w:rPr>
              <w:t>택시업계</w:t>
            </w:r>
            <w:r w:rsidRPr="009A2958">
              <w:rPr>
                <w:rFonts w:cs="Times New Roman"/>
                <w:sz w:val="20"/>
                <w:szCs w:val="20"/>
              </w:rPr>
              <w:t xml:space="preserve"> </w:t>
            </w:r>
            <w:r w:rsidRPr="009A2958">
              <w:rPr>
                <w:rFonts w:cs="Times New Roman"/>
                <w:sz w:val="20"/>
                <w:szCs w:val="20"/>
              </w:rPr>
              <w:t>등과</w:t>
            </w:r>
            <w:r w:rsidRPr="009A2958">
              <w:rPr>
                <w:rFonts w:cs="Times New Roman"/>
                <w:sz w:val="20"/>
                <w:szCs w:val="20"/>
              </w:rPr>
              <w:t xml:space="preserve"> </w:t>
            </w:r>
            <w:r w:rsidRPr="009A2958">
              <w:rPr>
                <w:rFonts w:cs="Times New Roman"/>
                <w:sz w:val="20"/>
                <w:szCs w:val="20"/>
              </w:rPr>
              <w:t>협의를</w:t>
            </w:r>
            <w:r w:rsidRPr="009A2958">
              <w:rPr>
                <w:rFonts w:cs="Times New Roman"/>
                <w:sz w:val="20"/>
                <w:szCs w:val="20"/>
              </w:rPr>
              <w:t xml:space="preserve"> </w:t>
            </w:r>
            <w:r w:rsidRPr="009A2958">
              <w:rPr>
                <w:rFonts w:cs="Times New Roman"/>
                <w:sz w:val="20"/>
                <w:szCs w:val="20"/>
              </w:rPr>
              <w:t>진행하고</w:t>
            </w:r>
            <w:r w:rsidRPr="009A2958">
              <w:rPr>
                <w:rFonts w:cs="Times New Roman"/>
                <w:sz w:val="20"/>
                <w:szCs w:val="20"/>
              </w:rPr>
              <w:t xml:space="preserve"> </w:t>
            </w:r>
            <w:r w:rsidRPr="009A2958">
              <w:rPr>
                <w:rFonts w:cs="Times New Roman"/>
                <w:sz w:val="20"/>
                <w:szCs w:val="20"/>
              </w:rPr>
              <w:t>있다고</w:t>
            </w:r>
            <w:r w:rsidRPr="009A2958">
              <w:rPr>
                <w:rFonts w:cs="Times New Roman"/>
                <w:sz w:val="20"/>
                <w:szCs w:val="20"/>
              </w:rPr>
              <w:t xml:space="preserve"> </w:t>
            </w:r>
            <w:r w:rsidRPr="009A2958">
              <w:rPr>
                <w:rFonts w:cs="Times New Roman"/>
                <w:sz w:val="20"/>
                <w:szCs w:val="20"/>
              </w:rPr>
              <w:t>함</w:t>
            </w:r>
            <w:r>
              <w:rPr>
                <w:rFonts w:cs="Times New Roman"/>
                <w:sz w:val="20"/>
                <w:szCs w:val="20"/>
              </w:rPr>
              <w:t>.</w:t>
            </w:r>
          </w:p>
          <w:p w14:paraId="425DC367" w14:textId="77777777" w:rsidR="005335C7" w:rsidRPr="00524A78" w:rsidRDefault="005335C7" w:rsidP="005335C7">
            <w:pPr>
              <w:pStyle w:val="a8"/>
              <w:widowControl/>
              <w:numPr>
                <w:ilvl w:val="0"/>
                <w:numId w:val="3"/>
              </w:numPr>
              <w:spacing w:before="40" w:after="120" w:line="276" w:lineRule="auto"/>
              <w:rPr>
                <w:rFonts w:cs="Times New Roman"/>
                <w:spacing w:val="2"/>
                <w:sz w:val="20"/>
                <w:szCs w:val="20"/>
              </w:rPr>
            </w:pPr>
            <w:r w:rsidRPr="00524A78">
              <w:rPr>
                <w:rFonts w:cs="Times New Roman"/>
                <w:spacing w:val="2"/>
                <w:sz w:val="20"/>
                <w:szCs w:val="20"/>
              </w:rPr>
              <w:t>대상회사에서는</w:t>
            </w:r>
            <w:r w:rsidRPr="00524A78">
              <w:rPr>
                <w:rFonts w:cs="Times New Roman"/>
                <w:spacing w:val="2"/>
                <w:sz w:val="20"/>
                <w:szCs w:val="20"/>
              </w:rPr>
              <w:t xml:space="preserve"> </w:t>
            </w:r>
            <w:r w:rsidRPr="00524A78">
              <w:rPr>
                <w:rFonts w:cs="Times New Roman"/>
                <w:spacing w:val="2"/>
                <w:sz w:val="20"/>
                <w:szCs w:val="20"/>
              </w:rPr>
              <w:t>올해</w:t>
            </w:r>
            <w:r w:rsidRPr="00524A78">
              <w:rPr>
                <w:rFonts w:cs="Times New Roman"/>
                <w:spacing w:val="2"/>
                <w:sz w:val="20"/>
                <w:szCs w:val="20"/>
              </w:rPr>
              <w:t xml:space="preserve"> </w:t>
            </w:r>
            <w:r w:rsidRPr="00524A78">
              <w:rPr>
                <w:rFonts w:cs="Times New Roman"/>
                <w:spacing w:val="2"/>
                <w:sz w:val="20"/>
                <w:szCs w:val="20"/>
              </w:rPr>
              <w:t>또는</w:t>
            </w:r>
            <w:r w:rsidRPr="00524A78">
              <w:rPr>
                <w:rFonts w:cs="Times New Roman"/>
                <w:spacing w:val="2"/>
                <w:sz w:val="20"/>
                <w:szCs w:val="20"/>
              </w:rPr>
              <w:t xml:space="preserve"> </w:t>
            </w:r>
            <w:r w:rsidRPr="00524A78">
              <w:rPr>
                <w:rFonts w:cs="Times New Roman"/>
                <w:spacing w:val="2"/>
                <w:sz w:val="20"/>
                <w:szCs w:val="20"/>
              </w:rPr>
              <w:t>늦어도</w:t>
            </w:r>
            <w:r w:rsidRPr="00524A78">
              <w:rPr>
                <w:rFonts w:cs="Times New Roman"/>
                <w:spacing w:val="2"/>
                <w:sz w:val="20"/>
                <w:szCs w:val="20"/>
              </w:rPr>
              <w:t xml:space="preserve"> </w:t>
            </w:r>
            <w:r w:rsidRPr="00524A78">
              <w:rPr>
                <w:rFonts w:cs="Times New Roman"/>
                <w:spacing w:val="2"/>
                <w:sz w:val="20"/>
                <w:szCs w:val="20"/>
              </w:rPr>
              <w:t>내년에는</w:t>
            </w:r>
            <w:r w:rsidRPr="00524A78">
              <w:rPr>
                <w:rFonts w:cs="Times New Roman"/>
                <w:spacing w:val="2"/>
                <w:sz w:val="20"/>
                <w:szCs w:val="20"/>
              </w:rPr>
              <w:t xml:space="preserve"> </w:t>
            </w:r>
            <w:r w:rsidRPr="00524A78">
              <w:rPr>
                <w:rFonts w:cs="Times New Roman"/>
                <w:spacing w:val="2"/>
                <w:sz w:val="20"/>
                <w:szCs w:val="20"/>
              </w:rPr>
              <w:t>탄력요금제가</w:t>
            </w:r>
            <w:r w:rsidRPr="00524A78">
              <w:rPr>
                <w:rFonts w:cs="Times New Roman"/>
                <w:spacing w:val="2"/>
                <w:sz w:val="20"/>
                <w:szCs w:val="20"/>
              </w:rPr>
              <w:t xml:space="preserve"> </w:t>
            </w:r>
            <w:r w:rsidRPr="00524A78">
              <w:rPr>
                <w:rFonts w:cs="Times New Roman"/>
                <w:spacing w:val="2"/>
                <w:sz w:val="20"/>
                <w:szCs w:val="20"/>
              </w:rPr>
              <w:t>허용될</w:t>
            </w:r>
            <w:r w:rsidRPr="00524A78">
              <w:rPr>
                <w:rFonts w:cs="Times New Roman"/>
                <w:spacing w:val="2"/>
                <w:sz w:val="20"/>
                <w:szCs w:val="20"/>
              </w:rPr>
              <w:t xml:space="preserve"> </w:t>
            </w:r>
            <w:r w:rsidRPr="00524A78">
              <w:rPr>
                <w:rFonts w:cs="Times New Roman"/>
                <w:spacing w:val="2"/>
                <w:sz w:val="20"/>
                <w:szCs w:val="20"/>
              </w:rPr>
              <w:t>가능성이</w:t>
            </w:r>
            <w:r w:rsidRPr="00524A78">
              <w:rPr>
                <w:rFonts w:cs="Times New Roman"/>
                <w:spacing w:val="2"/>
                <w:sz w:val="20"/>
                <w:szCs w:val="20"/>
              </w:rPr>
              <w:t xml:space="preserve"> </w:t>
            </w:r>
            <w:r w:rsidRPr="00524A78">
              <w:rPr>
                <w:rFonts w:cs="Times New Roman"/>
                <w:spacing w:val="2"/>
                <w:sz w:val="20"/>
                <w:szCs w:val="20"/>
              </w:rPr>
              <w:t>높다고</w:t>
            </w:r>
            <w:r w:rsidRPr="00524A78">
              <w:rPr>
                <w:rFonts w:cs="Times New Roman"/>
                <w:spacing w:val="2"/>
                <w:sz w:val="20"/>
                <w:szCs w:val="20"/>
              </w:rPr>
              <w:t xml:space="preserve"> </w:t>
            </w:r>
            <w:r w:rsidRPr="00524A78">
              <w:rPr>
                <w:rFonts w:cs="Times New Roman"/>
                <w:spacing w:val="2"/>
                <w:sz w:val="20"/>
                <w:szCs w:val="20"/>
              </w:rPr>
              <w:t>보고</w:t>
            </w:r>
            <w:r w:rsidRPr="00524A78">
              <w:rPr>
                <w:rFonts w:cs="Times New Roman"/>
                <w:spacing w:val="2"/>
                <w:sz w:val="20"/>
                <w:szCs w:val="20"/>
              </w:rPr>
              <w:t xml:space="preserve"> </w:t>
            </w:r>
            <w:r w:rsidRPr="00524A78">
              <w:rPr>
                <w:rFonts w:cs="Times New Roman"/>
                <w:spacing w:val="2"/>
                <w:sz w:val="20"/>
                <w:szCs w:val="20"/>
              </w:rPr>
              <w:t>있다고</w:t>
            </w:r>
            <w:r w:rsidRPr="00524A78">
              <w:rPr>
                <w:rFonts w:cs="Times New Roman"/>
                <w:spacing w:val="2"/>
                <w:sz w:val="20"/>
                <w:szCs w:val="20"/>
              </w:rPr>
              <w:t xml:space="preserve"> </w:t>
            </w:r>
            <w:r w:rsidRPr="00524A78">
              <w:rPr>
                <w:rFonts w:cs="Times New Roman"/>
                <w:spacing w:val="2"/>
                <w:sz w:val="20"/>
                <w:szCs w:val="20"/>
              </w:rPr>
              <w:t>함</w:t>
            </w:r>
            <w:r w:rsidRPr="00524A78">
              <w:rPr>
                <w:rFonts w:cs="Times New Roman"/>
                <w:spacing w:val="2"/>
                <w:sz w:val="20"/>
                <w:szCs w:val="20"/>
              </w:rPr>
              <w:t>.</w:t>
            </w:r>
          </w:p>
          <w:p w14:paraId="221E2E7F" w14:textId="77777777" w:rsidR="005335C7" w:rsidRPr="009A2958" w:rsidRDefault="005335C7" w:rsidP="005335C7">
            <w:pPr>
              <w:pStyle w:val="a8"/>
              <w:widowControl/>
              <w:numPr>
                <w:ilvl w:val="0"/>
                <w:numId w:val="2"/>
              </w:numPr>
              <w:spacing w:before="40" w:after="120" w:line="276" w:lineRule="auto"/>
              <w:rPr>
                <w:rFonts w:cs="Times New Roman"/>
                <w:b/>
                <w:sz w:val="20"/>
                <w:szCs w:val="20"/>
              </w:rPr>
            </w:pPr>
            <w:r w:rsidRPr="009A2958">
              <w:rPr>
                <w:rFonts w:cs="Times New Roman"/>
                <w:b/>
                <w:sz w:val="20"/>
                <w:szCs w:val="20"/>
              </w:rPr>
              <w:t>플랫폼중개사업</w:t>
            </w:r>
            <w:r w:rsidRPr="009A2958">
              <w:rPr>
                <w:rFonts w:cs="Times New Roman"/>
                <w:b/>
                <w:sz w:val="20"/>
                <w:szCs w:val="20"/>
              </w:rPr>
              <w:t xml:space="preserve"> </w:t>
            </w:r>
            <w:r w:rsidRPr="009A2958">
              <w:rPr>
                <w:rFonts w:cs="Times New Roman"/>
                <w:b/>
                <w:sz w:val="20"/>
                <w:szCs w:val="20"/>
              </w:rPr>
              <w:t>요금</w:t>
            </w:r>
          </w:p>
          <w:p w14:paraId="7AEA7D13"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제공된</w:t>
            </w:r>
            <w:r w:rsidRPr="009A2958">
              <w:rPr>
                <w:rFonts w:cs="Times New Roman"/>
                <w:sz w:val="20"/>
                <w:szCs w:val="20"/>
              </w:rPr>
              <w:t xml:space="preserve"> </w:t>
            </w:r>
            <w:r w:rsidRPr="009A2958">
              <w:rPr>
                <w:rFonts w:cs="Times New Roman"/>
                <w:sz w:val="20"/>
                <w:szCs w:val="20"/>
              </w:rPr>
              <w:t>자료에</w:t>
            </w:r>
            <w:r w:rsidRPr="009A2958">
              <w:rPr>
                <w:rFonts w:cs="Times New Roman"/>
                <w:sz w:val="20"/>
                <w:szCs w:val="20"/>
              </w:rPr>
              <w:t xml:space="preserve"> </w:t>
            </w:r>
            <w:r w:rsidRPr="009A2958">
              <w:rPr>
                <w:rFonts w:cs="Times New Roman"/>
                <w:sz w:val="20"/>
                <w:szCs w:val="20"/>
              </w:rPr>
              <w:t>의하면</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2021</w:t>
            </w:r>
            <w:r w:rsidRPr="009A2958">
              <w:rPr>
                <w:rFonts w:cs="Times New Roman"/>
                <w:sz w:val="20"/>
                <w:szCs w:val="20"/>
              </w:rPr>
              <w:t>년</w:t>
            </w:r>
            <w:r w:rsidRPr="009A2958">
              <w:rPr>
                <w:rFonts w:cs="Times New Roman"/>
                <w:sz w:val="20"/>
                <w:szCs w:val="20"/>
              </w:rPr>
              <w:t xml:space="preserve"> 12</w:t>
            </w:r>
            <w:r w:rsidRPr="009A2958">
              <w:rPr>
                <w:rFonts w:cs="Times New Roman"/>
                <w:sz w:val="20"/>
                <w:szCs w:val="20"/>
              </w:rPr>
              <w:t>월</w:t>
            </w:r>
            <w:r w:rsidRPr="009A2958">
              <w:rPr>
                <w:rFonts w:cs="Times New Roman"/>
                <w:sz w:val="20"/>
                <w:szCs w:val="20"/>
              </w:rPr>
              <w:t xml:space="preserve"> </w:t>
            </w:r>
            <w:r w:rsidRPr="009A2958">
              <w:rPr>
                <w:rFonts w:cs="Times New Roman"/>
                <w:sz w:val="20"/>
                <w:szCs w:val="20"/>
              </w:rPr>
              <w:t>등록된</w:t>
            </w:r>
            <w:r w:rsidRPr="009A2958">
              <w:rPr>
                <w:rFonts w:cs="Times New Roman"/>
                <w:sz w:val="20"/>
                <w:szCs w:val="20"/>
              </w:rPr>
              <w:t xml:space="preserve"> </w:t>
            </w:r>
            <w:r w:rsidRPr="009A2958">
              <w:rPr>
                <w:rFonts w:cs="Times New Roman"/>
                <w:sz w:val="20"/>
                <w:szCs w:val="20"/>
              </w:rPr>
              <w:t>요금체계의</w:t>
            </w:r>
            <w:r w:rsidRPr="009A2958">
              <w:rPr>
                <w:rFonts w:cs="Times New Roman"/>
                <w:sz w:val="20"/>
                <w:szCs w:val="20"/>
              </w:rPr>
              <w:t xml:space="preserve"> </w:t>
            </w:r>
            <w:r w:rsidRPr="009A2958">
              <w:rPr>
                <w:rFonts w:cs="Times New Roman"/>
                <w:sz w:val="20"/>
                <w:szCs w:val="20"/>
              </w:rPr>
              <w:t>변경을</w:t>
            </w:r>
            <w:r w:rsidRPr="009A2958">
              <w:rPr>
                <w:rFonts w:cs="Times New Roman"/>
                <w:sz w:val="20"/>
                <w:szCs w:val="20"/>
              </w:rPr>
              <w:t xml:space="preserve"> </w:t>
            </w:r>
            <w:r w:rsidRPr="009A2958">
              <w:rPr>
                <w:rFonts w:cs="Times New Roman"/>
                <w:sz w:val="20"/>
                <w:szCs w:val="20"/>
              </w:rPr>
              <w:t>신고했으며</w:t>
            </w:r>
            <w:r w:rsidRPr="009A2958">
              <w:rPr>
                <w:rFonts w:cs="Times New Roman"/>
                <w:sz w:val="20"/>
                <w:szCs w:val="20"/>
              </w:rPr>
              <w:t>, 2021</w:t>
            </w:r>
            <w:r w:rsidRPr="009A2958">
              <w:rPr>
                <w:rFonts w:cs="Times New Roman"/>
                <w:sz w:val="20"/>
                <w:szCs w:val="20"/>
              </w:rPr>
              <w:t>년</w:t>
            </w:r>
            <w:r w:rsidRPr="009A2958">
              <w:rPr>
                <w:rFonts w:cs="Times New Roman"/>
                <w:sz w:val="20"/>
                <w:szCs w:val="20"/>
              </w:rPr>
              <w:t xml:space="preserve"> 12</w:t>
            </w:r>
            <w:r w:rsidRPr="009A2958">
              <w:rPr>
                <w:rFonts w:cs="Times New Roman"/>
                <w:sz w:val="20"/>
                <w:szCs w:val="20"/>
              </w:rPr>
              <w:t>월</w:t>
            </w:r>
            <w:r w:rsidRPr="009A2958">
              <w:rPr>
                <w:rFonts w:cs="Times New Roman"/>
                <w:sz w:val="20"/>
                <w:szCs w:val="20"/>
              </w:rPr>
              <w:t xml:space="preserve"> 31</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국토교통부는</w:t>
            </w:r>
            <w:r w:rsidRPr="009A2958">
              <w:rPr>
                <w:rFonts w:cs="Times New Roman"/>
                <w:sz w:val="20"/>
                <w:szCs w:val="20"/>
              </w:rPr>
              <w:t xml:space="preserve"> </w:t>
            </w:r>
            <w:r w:rsidRPr="009A2958">
              <w:rPr>
                <w:rFonts w:cs="Times New Roman"/>
                <w:sz w:val="20"/>
                <w:szCs w:val="20"/>
              </w:rPr>
              <w:t>아래</w:t>
            </w:r>
            <w:r w:rsidRPr="009A2958">
              <w:rPr>
                <w:rFonts w:cs="Times New Roman"/>
                <w:sz w:val="20"/>
                <w:szCs w:val="20"/>
              </w:rPr>
              <w:t xml:space="preserve"> </w:t>
            </w:r>
            <w:r w:rsidRPr="009A2958">
              <w:rPr>
                <w:rFonts w:cs="Times New Roman"/>
                <w:sz w:val="20"/>
                <w:szCs w:val="20"/>
              </w:rPr>
              <w:t>신고내용대로</w:t>
            </w:r>
            <w:r w:rsidRPr="009A2958">
              <w:rPr>
                <w:rFonts w:cs="Times New Roman"/>
                <w:sz w:val="20"/>
                <w:szCs w:val="20"/>
              </w:rPr>
              <w:t xml:space="preserve"> </w:t>
            </w:r>
            <w:r w:rsidRPr="009A2958">
              <w:rPr>
                <w:rFonts w:cs="Times New Roman"/>
                <w:sz w:val="20"/>
                <w:szCs w:val="20"/>
              </w:rPr>
              <w:t>수리하였음</w:t>
            </w:r>
            <w:r w:rsidRPr="009A2958">
              <w:rPr>
                <w:rFonts w:cs="Times New Roman"/>
                <w:sz w:val="20"/>
                <w:szCs w:val="20"/>
              </w:rPr>
              <w:t>.</w:t>
            </w:r>
          </w:p>
          <w:tbl>
            <w:tblPr>
              <w:tblStyle w:val="a5"/>
              <w:tblW w:w="4875" w:type="dxa"/>
              <w:tblInd w:w="288" w:type="dxa"/>
              <w:tblCellMar>
                <w:left w:w="85" w:type="dxa"/>
                <w:right w:w="85" w:type="dxa"/>
              </w:tblCellMar>
              <w:tblLook w:val="04A0" w:firstRow="1" w:lastRow="0" w:firstColumn="1" w:lastColumn="0" w:noHBand="0" w:noVBand="1"/>
            </w:tblPr>
            <w:tblGrid>
              <w:gridCol w:w="1081"/>
              <w:gridCol w:w="1106"/>
              <w:gridCol w:w="1554"/>
              <w:gridCol w:w="1134"/>
            </w:tblGrid>
            <w:tr w:rsidR="005335C7" w:rsidRPr="009A2958" w14:paraId="6BF85C38" w14:textId="77777777" w:rsidTr="003C296E">
              <w:tc>
                <w:tcPr>
                  <w:tcW w:w="2187" w:type="dxa"/>
                  <w:gridSpan w:val="2"/>
                  <w:shd w:val="clear" w:color="auto" w:fill="D9D9D9" w:themeFill="background1" w:themeFillShade="D9"/>
                  <w:vAlign w:val="center"/>
                </w:tcPr>
                <w:p w14:paraId="10CD31EC"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서비스명</w:t>
                  </w:r>
                </w:p>
              </w:tc>
              <w:tc>
                <w:tcPr>
                  <w:tcW w:w="1554" w:type="dxa"/>
                  <w:shd w:val="clear" w:color="auto" w:fill="D9D9D9" w:themeFill="background1" w:themeFillShade="D9"/>
                  <w:vAlign w:val="center"/>
                </w:tcPr>
                <w:p w14:paraId="2B00F37E"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플랫폼</w:t>
                  </w:r>
                  <w:r w:rsidRPr="009A2958">
                    <w:rPr>
                      <w:rFonts w:cs="Times New Roman"/>
                      <w:b/>
                      <w:sz w:val="20"/>
                      <w:szCs w:val="20"/>
                    </w:rPr>
                    <w:t xml:space="preserve"> </w:t>
                  </w:r>
                  <w:r w:rsidRPr="009A2958">
                    <w:rPr>
                      <w:rFonts w:cs="Times New Roman"/>
                      <w:b/>
                      <w:sz w:val="20"/>
                      <w:szCs w:val="20"/>
                    </w:rPr>
                    <w:t>이용료</w:t>
                  </w:r>
                </w:p>
              </w:tc>
              <w:tc>
                <w:tcPr>
                  <w:tcW w:w="1134" w:type="dxa"/>
                  <w:shd w:val="clear" w:color="auto" w:fill="D9D9D9" w:themeFill="background1" w:themeFillShade="D9"/>
                  <w:vAlign w:val="center"/>
                </w:tcPr>
                <w:p w14:paraId="5E89EA8F" w14:textId="77777777" w:rsidR="005335C7" w:rsidRPr="009A2958" w:rsidRDefault="005335C7" w:rsidP="005335C7">
                  <w:pPr>
                    <w:pStyle w:val="a8"/>
                    <w:widowControl/>
                    <w:spacing w:before="40" w:after="40" w:line="240" w:lineRule="auto"/>
                    <w:ind w:left="-57" w:right="-57"/>
                    <w:jc w:val="center"/>
                    <w:rPr>
                      <w:rFonts w:cs="Times New Roman"/>
                      <w:b/>
                      <w:sz w:val="20"/>
                      <w:szCs w:val="20"/>
                    </w:rPr>
                  </w:pPr>
                  <w:r w:rsidRPr="009A2958">
                    <w:rPr>
                      <w:rFonts w:cs="Times New Roman"/>
                      <w:b/>
                      <w:sz w:val="20"/>
                      <w:szCs w:val="20"/>
                    </w:rPr>
                    <w:t>취소수수료</w:t>
                  </w:r>
                </w:p>
              </w:tc>
            </w:tr>
            <w:tr w:rsidR="005335C7" w:rsidRPr="009A2958" w14:paraId="2BF8E800" w14:textId="77777777" w:rsidTr="003C296E">
              <w:tc>
                <w:tcPr>
                  <w:tcW w:w="1081" w:type="dxa"/>
                  <w:vMerge w:val="restart"/>
                  <w:vAlign w:val="center"/>
                </w:tcPr>
                <w:p w14:paraId="31F6BC3E"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중형</w:t>
                  </w:r>
                </w:p>
              </w:tc>
              <w:tc>
                <w:tcPr>
                  <w:tcW w:w="1106" w:type="dxa"/>
                  <w:vAlign w:val="center"/>
                </w:tcPr>
                <w:p w14:paraId="61A05F94"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일반호출</w:t>
                  </w:r>
                </w:p>
              </w:tc>
              <w:tc>
                <w:tcPr>
                  <w:tcW w:w="1554" w:type="dxa"/>
                  <w:vAlign w:val="center"/>
                </w:tcPr>
                <w:p w14:paraId="607F8E6D"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w:t>
                  </w:r>
                </w:p>
              </w:tc>
              <w:tc>
                <w:tcPr>
                  <w:tcW w:w="1134" w:type="dxa"/>
                  <w:vAlign w:val="center"/>
                </w:tcPr>
                <w:p w14:paraId="1887C763"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w:t>
                  </w:r>
                </w:p>
              </w:tc>
            </w:tr>
            <w:tr w:rsidR="005335C7" w:rsidRPr="009A2958" w14:paraId="34CBD433" w14:textId="77777777" w:rsidTr="003C296E">
              <w:tc>
                <w:tcPr>
                  <w:tcW w:w="1081" w:type="dxa"/>
                  <w:vMerge/>
                  <w:vAlign w:val="center"/>
                </w:tcPr>
                <w:p w14:paraId="06E902F9" w14:textId="77777777" w:rsidR="005335C7" w:rsidRPr="009A2958" w:rsidRDefault="005335C7" w:rsidP="005335C7">
                  <w:pPr>
                    <w:pStyle w:val="a8"/>
                    <w:widowControl/>
                    <w:spacing w:before="40" w:after="40" w:line="240" w:lineRule="auto"/>
                    <w:ind w:left="0"/>
                    <w:jc w:val="center"/>
                    <w:rPr>
                      <w:rFonts w:cs="Times New Roman"/>
                      <w:sz w:val="20"/>
                      <w:szCs w:val="20"/>
                    </w:rPr>
                  </w:pPr>
                </w:p>
              </w:tc>
              <w:tc>
                <w:tcPr>
                  <w:tcW w:w="1106" w:type="dxa"/>
                  <w:vAlign w:val="center"/>
                </w:tcPr>
                <w:p w14:paraId="3423BC10"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플러스</w:t>
                  </w:r>
                  <w:r>
                    <w:rPr>
                      <w:rFonts w:cs="Times New Roman"/>
                      <w:sz w:val="20"/>
                      <w:szCs w:val="20"/>
                    </w:rPr>
                    <w:br/>
                  </w:r>
                  <w:r w:rsidRPr="009A2958">
                    <w:rPr>
                      <w:rFonts w:cs="Times New Roman"/>
                      <w:sz w:val="20"/>
                      <w:szCs w:val="20"/>
                    </w:rPr>
                    <w:t>(</w:t>
                  </w:r>
                  <w:r w:rsidRPr="009A2958">
                    <w:rPr>
                      <w:rFonts w:cs="Times New Roman"/>
                      <w:sz w:val="20"/>
                      <w:szCs w:val="20"/>
                    </w:rPr>
                    <w:t>기업회원</w:t>
                  </w:r>
                  <w:r w:rsidRPr="009A2958">
                    <w:rPr>
                      <w:rFonts w:cs="Times New Roman"/>
                      <w:sz w:val="20"/>
                      <w:szCs w:val="20"/>
                    </w:rPr>
                    <w:t>)</w:t>
                  </w:r>
                </w:p>
              </w:tc>
              <w:tc>
                <w:tcPr>
                  <w:tcW w:w="1554" w:type="dxa"/>
                  <w:vAlign w:val="center"/>
                </w:tcPr>
                <w:p w14:paraId="59F26EBA"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0~22,000</w:t>
                  </w:r>
                  <w:r w:rsidRPr="009A2958">
                    <w:rPr>
                      <w:rFonts w:cs="Times New Roman"/>
                      <w:sz w:val="20"/>
                      <w:szCs w:val="20"/>
                    </w:rPr>
                    <w:t>원</w:t>
                  </w:r>
                </w:p>
              </w:tc>
              <w:tc>
                <w:tcPr>
                  <w:tcW w:w="1134" w:type="dxa"/>
                  <w:vAlign w:val="center"/>
                </w:tcPr>
                <w:p w14:paraId="448EC942"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1,000</w:t>
                  </w:r>
                  <w:r w:rsidRPr="009A2958">
                    <w:rPr>
                      <w:rFonts w:cs="Times New Roman"/>
                      <w:sz w:val="20"/>
                      <w:szCs w:val="20"/>
                    </w:rPr>
                    <w:t>원</w:t>
                  </w:r>
                </w:p>
              </w:tc>
            </w:tr>
            <w:tr w:rsidR="005335C7" w:rsidRPr="009A2958" w14:paraId="78CB6EC9" w14:textId="77777777" w:rsidTr="003C296E">
              <w:tc>
                <w:tcPr>
                  <w:tcW w:w="1081" w:type="dxa"/>
                  <w:vAlign w:val="center"/>
                </w:tcPr>
                <w:p w14:paraId="0A987F99"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모범</w:t>
                  </w:r>
                </w:p>
              </w:tc>
              <w:tc>
                <w:tcPr>
                  <w:tcW w:w="1106" w:type="dxa"/>
                  <w:vAlign w:val="center"/>
                </w:tcPr>
                <w:p w14:paraId="1763C69C"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즉시호출</w:t>
                  </w:r>
                </w:p>
              </w:tc>
              <w:tc>
                <w:tcPr>
                  <w:tcW w:w="1554" w:type="dxa"/>
                  <w:vAlign w:val="center"/>
                </w:tcPr>
                <w:p w14:paraId="69C700B9"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0~5,000</w:t>
                  </w:r>
                  <w:r w:rsidRPr="009A2958">
                    <w:rPr>
                      <w:rFonts w:cs="Times New Roman"/>
                      <w:sz w:val="20"/>
                      <w:szCs w:val="20"/>
                    </w:rPr>
                    <w:t>원</w:t>
                  </w:r>
                </w:p>
              </w:tc>
              <w:tc>
                <w:tcPr>
                  <w:tcW w:w="1134" w:type="dxa"/>
                  <w:vAlign w:val="center"/>
                </w:tcPr>
                <w:p w14:paraId="12739FF0"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2,000</w:t>
                  </w:r>
                  <w:r w:rsidRPr="009A2958">
                    <w:rPr>
                      <w:rFonts w:cs="Times New Roman"/>
                      <w:sz w:val="20"/>
                      <w:szCs w:val="20"/>
                    </w:rPr>
                    <w:t>원</w:t>
                  </w:r>
                </w:p>
              </w:tc>
            </w:tr>
            <w:tr w:rsidR="005335C7" w:rsidRPr="009A2958" w14:paraId="0B0F8F31" w14:textId="77777777" w:rsidTr="003C296E">
              <w:tc>
                <w:tcPr>
                  <w:tcW w:w="1081" w:type="dxa"/>
                  <w:vAlign w:val="center"/>
                </w:tcPr>
                <w:p w14:paraId="2F66027E"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벤티</w:t>
                  </w:r>
                </w:p>
              </w:tc>
              <w:tc>
                <w:tcPr>
                  <w:tcW w:w="1106" w:type="dxa"/>
                  <w:vAlign w:val="center"/>
                </w:tcPr>
                <w:p w14:paraId="777A5DC8"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즉시호출</w:t>
                  </w:r>
                </w:p>
              </w:tc>
              <w:tc>
                <w:tcPr>
                  <w:tcW w:w="1554" w:type="dxa"/>
                  <w:vAlign w:val="center"/>
                </w:tcPr>
                <w:p w14:paraId="2C6CC2D6"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w:t>
                  </w:r>
                </w:p>
              </w:tc>
              <w:tc>
                <w:tcPr>
                  <w:tcW w:w="1134" w:type="dxa"/>
                  <w:vMerge w:val="restart"/>
                  <w:vAlign w:val="center"/>
                </w:tcPr>
                <w:p w14:paraId="637B44E9"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w:t>
                  </w:r>
                </w:p>
              </w:tc>
            </w:tr>
            <w:tr w:rsidR="005335C7" w:rsidRPr="009A2958" w14:paraId="087AC075" w14:textId="77777777" w:rsidTr="003C296E">
              <w:tc>
                <w:tcPr>
                  <w:tcW w:w="1081" w:type="dxa"/>
                  <w:vAlign w:val="center"/>
                </w:tcPr>
                <w:p w14:paraId="6EF4F788"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블랙</w:t>
                  </w:r>
                </w:p>
              </w:tc>
              <w:tc>
                <w:tcPr>
                  <w:tcW w:w="1106" w:type="dxa"/>
                  <w:vAlign w:val="center"/>
                </w:tcPr>
                <w:p w14:paraId="46C9071B"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즉시호출</w:t>
                  </w:r>
                </w:p>
              </w:tc>
              <w:tc>
                <w:tcPr>
                  <w:tcW w:w="1554" w:type="dxa"/>
                  <w:vAlign w:val="center"/>
                </w:tcPr>
                <w:p w14:paraId="29226376"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w:t>
                  </w:r>
                </w:p>
              </w:tc>
              <w:tc>
                <w:tcPr>
                  <w:tcW w:w="1134" w:type="dxa"/>
                  <w:vMerge/>
                  <w:vAlign w:val="center"/>
                </w:tcPr>
                <w:p w14:paraId="274E78BD" w14:textId="77777777" w:rsidR="005335C7" w:rsidRPr="009A2958" w:rsidRDefault="005335C7" w:rsidP="005335C7">
                  <w:pPr>
                    <w:pStyle w:val="a8"/>
                    <w:widowControl/>
                    <w:spacing w:before="40" w:after="40" w:line="240" w:lineRule="auto"/>
                    <w:ind w:left="0"/>
                    <w:jc w:val="center"/>
                    <w:rPr>
                      <w:rFonts w:cs="Times New Roman"/>
                      <w:sz w:val="20"/>
                      <w:szCs w:val="20"/>
                    </w:rPr>
                  </w:pPr>
                </w:p>
              </w:tc>
            </w:tr>
            <w:tr w:rsidR="005335C7" w:rsidRPr="009A2958" w14:paraId="28C5824D" w14:textId="77777777" w:rsidTr="003C296E">
              <w:tc>
                <w:tcPr>
                  <w:tcW w:w="1081" w:type="dxa"/>
                  <w:vAlign w:val="center"/>
                </w:tcPr>
                <w:p w14:paraId="6835FB27"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프리미엄</w:t>
                  </w:r>
                  <w:r>
                    <w:rPr>
                      <w:rFonts w:cs="Times New Roman"/>
                      <w:sz w:val="20"/>
                      <w:szCs w:val="20"/>
                    </w:rPr>
                    <w:br/>
                  </w:r>
                  <w:r w:rsidRPr="009A2958">
                    <w:rPr>
                      <w:rFonts w:cs="Times New Roman"/>
                      <w:sz w:val="20"/>
                      <w:szCs w:val="20"/>
                    </w:rPr>
                    <w:t>예약</w:t>
                  </w:r>
                </w:p>
              </w:tc>
              <w:tc>
                <w:tcPr>
                  <w:tcW w:w="1106" w:type="dxa"/>
                  <w:vAlign w:val="center"/>
                </w:tcPr>
                <w:p w14:paraId="79F0FF46"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예약호출</w:t>
                  </w:r>
                </w:p>
              </w:tc>
              <w:tc>
                <w:tcPr>
                  <w:tcW w:w="1554" w:type="dxa"/>
                  <w:vAlign w:val="center"/>
                </w:tcPr>
                <w:p w14:paraId="2D7E2727"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예약호출</w:t>
                  </w:r>
                  <w:r w:rsidRPr="009A2958">
                    <w:rPr>
                      <w:rFonts w:cs="Times New Roman"/>
                      <w:sz w:val="20"/>
                      <w:szCs w:val="20"/>
                    </w:rPr>
                    <w:t xml:space="preserve"> </w:t>
                  </w:r>
                  <w:r w:rsidRPr="009A2958">
                    <w:rPr>
                      <w:rFonts w:cs="Times New Roman"/>
                      <w:sz w:val="20"/>
                      <w:szCs w:val="20"/>
                    </w:rPr>
                    <w:t>이용료</w:t>
                  </w:r>
                  <w:r w:rsidRPr="009A2958">
                    <w:rPr>
                      <w:rFonts w:cs="Times New Roman"/>
                      <w:sz w:val="20"/>
                      <w:szCs w:val="20"/>
                    </w:rPr>
                    <w:t xml:space="preserve"> 0~50,000</w:t>
                  </w:r>
                  <w:r w:rsidRPr="009A2958">
                    <w:rPr>
                      <w:rFonts w:cs="Times New Roman"/>
                      <w:sz w:val="20"/>
                      <w:szCs w:val="20"/>
                    </w:rPr>
                    <w:t>원</w:t>
                  </w:r>
                </w:p>
              </w:tc>
              <w:tc>
                <w:tcPr>
                  <w:tcW w:w="1134" w:type="dxa"/>
                  <w:vMerge/>
                  <w:vAlign w:val="center"/>
                </w:tcPr>
                <w:p w14:paraId="5BB0CD6C" w14:textId="77777777" w:rsidR="005335C7" w:rsidRPr="009A2958" w:rsidRDefault="005335C7" w:rsidP="005335C7">
                  <w:pPr>
                    <w:pStyle w:val="a8"/>
                    <w:widowControl/>
                    <w:spacing w:before="40" w:after="40" w:line="240" w:lineRule="auto"/>
                    <w:ind w:left="0"/>
                    <w:jc w:val="center"/>
                    <w:rPr>
                      <w:rFonts w:cs="Times New Roman"/>
                      <w:sz w:val="20"/>
                      <w:szCs w:val="20"/>
                    </w:rPr>
                  </w:pPr>
                </w:p>
              </w:tc>
            </w:tr>
          </w:tbl>
          <w:p w14:paraId="3C248430" w14:textId="77777777" w:rsidR="005335C7" w:rsidRPr="009A2958" w:rsidRDefault="005335C7" w:rsidP="005335C7">
            <w:pPr>
              <w:pStyle w:val="a8"/>
              <w:widowControl/>
              <w:numPr>
                <w:ilvl w:val="0"/>
                <w:numId w:val="3"/>
              </w:numPr>
              <w:spacing w:before="120" w:after="120" w:line="276" w:lineRule="auto"/>
              <w:ind w:left="568" w:hanging="284"/>
              <w:rPr>
                <w:rFonts w:cs="Times New Roman"/>
                <w:sz w:val="20"/>
                <w:szCs w:val="20"/>
              </w:rPr>
            </w:pPr>
            <w:r w:rsidRPr="009A2958">
              <w:rPr>
                <w:rFonts w:cs="Times New Roman"/>
                <w:sz w:val="20"/>
                <w:szCs w:val="20"/>
              </w:rPr>
              <w:t>제출된</w:t>
            </w:r>
            <w:r w:rsidRPr="009A2958">
              <w:rPr>
                <w:rFonts w:cs="Times New Roman"/>
                <w:sz w:val="20"/>
                <w:szCs w:val="20"/>
              </w:rPr>
              <w:t xml:space="preserve"> </w:t>
            </w:r>
            <w:r w:rsidRPr="009A2958">
              <w:rPr>
                <w:rFonts w:cs="Times New Roman"/>
                <w:sz w:val="20"/>
                <w:szCs w:val="20"/>
              </w:rPr>
              <w:t>신고서류에</w:t>
            </w:r>
            <w:r w:rsidRPr="009A2958">
              <w:rPr>
                <w:rFonts w:cs="Times New Roman"/>
                <w:sz w:val="20"/>
                <w:szCs w:val="20"/>
              </w:rPr>
              <w:t xml:space="preserve"> </w:t>
            </w:r>
            <w:r w:rsidRPr="009A2958">
              <w:rPr>
                <w:rFonts w:cs="Times New Roman"/>
                <w:sz w:val="20"/>
                <w:szCs w:val="20"/>
              </w:rPr>
              <w:t>따르면</w:t>
            </w:r>
            <w:r w:rsidRPr="009A2958">
              <w:rPr>
                <w:rFonts w:cs="Times New Roman"/>
                <w:sz w:val="20"/>
                <w:szCs w:val="20"/>
              </w:rPr>
              <w:t xml:space="preserve"> </w:t>
            </w:r>
            <w:r w:rsidRPr="009A2958">
              <w:rPr>
                <w:rFonts w:cs="Times New Roman"/>
                <w:sz w:val="20"/>
                <w:szCs w:val="20"/>
              </w:rPr>
              <w:t>택시운송사업자가</w:t>
            </w:r>
            <w:r w:rsidRPr="009A2958">
              <w:rPr>
                <w:rFonts w:cs="Times New Roman"/>
                <w:sz w:val="20"/>
                <w:szCs w:val="20"/>
              </w:rPr>
              <w:t xml:space="preserve"> </w:t>
            </w:r>
            <w:r w:rsidRPr="009A2958">
              <w:rPr>
                <w:rFonts w:cs="Times New Roman"/>
                <w:sz w:val="20"/>
                <w:szCs w:val="20"/>
              </w:rPr>
              <w:t>승객으로부터</w:t>
            </w:r>
            <w:r w:rsidRPr="009A2958">
              <w:rPr>
                <w:rFonts w:cs="Times New Roman"/>
                <w:sz w:val="20"/>
                <w:szCs w:val="20"/>
              </w:rPr>
              <w:t xml:space="preserve"> </w:t>
            </w:r>
            <w:r w:rsidRPr="009A2958">
              <w:rPr>
                <w:rFonts w:cs="Times New Roman"/>
                <w:sz w:val="20"/>
                <w:szCs w:val="20"/>
              </w:rPr>
              <w:t>직접</w:t>
            </w:r>
            <w:r w:rsidRPr="009A2958">
              <w:rPr>
                <w:rFonts w:cs="Times New Roman"/>
                <w:sz w:val="20"/>
                <w:szCs w:val="20"/>
              </w:rPr>
              <w:t xml:space="preserve"> </w:t>
            </w:r>
            <w:r w:rsidRPr="009A2958">
              <w:rPr>
                <w:rFonts w:cs="Times New Roman"/>
                <w:sz w:val="20"/>
                <w:szCs w:val="20"/>
              </w:rPr>
              <w:t>수취하는</w:t>
            </w:r>
            <w:r w:rsidRPr="009A2958">
              <w:rPr>
                <w:rFonts w:cs="Times New Roman"/>
                <w:sz w:val="20"/>
                <w:szCs w:val="20"/>
              </w:rPr>
              <w:t xml:space="preserve"> ‘</w:t>
            </w:r>
            <w:r w:rsidRPr="009A2958">
              <w:rPr>
                <w:rFonts w:cs="Times New Roman"/>
                <w:sz w:val="20"/>
                <w:szCs w:val="20"/>
              </w:rPr>
              <w:t>운임</w:t>
            </w:r>
            <w:r w:rsidRPr="009A2958">
              <w:rPr>
                <w:rFonts w:cs="Times New Roman"/>
                <w:sz w:val="20"/>
                <w:szCs w:val="20"/>
              </w:rPr>
              <w:t>’</w:t>
            </w:r>
            <w:r w:rsidRPr="009A2958">
              <w:rPr>
                <w:rFonts w:cs="Times New Roman"/>
                <w:sz w:val="20"/>
                <w:szCs w:val="20"/>
              </w:rPr>
              <w:t>과</w:t>
            </w:r>
            <w:r w:rsidRPr="009A2958">
              <w:rPr>
                <w:rFonts w:cs="Times New Roman"/>
                <w:sz w:val="20"/>
                <w:szCs w:val="20"/>
              </w:rPr>
              <w:t xml:space="preserve"> </w:t>
            </w:r>
            <w:r w:rsidRPr="009A2958">
              <w:rPr>
                <w:rFonts w:cs="Times New Roman"/>
                <w:sz w:val="20"/>
                <w:szCs w:val="20"/>
              </w:rPr>
              <w:t>관련하여</w:t>
            </w:r>
            <w:r w:rsidRPr="009A2958">
              <w:rPr>
                <w:rFonts w:cs="Times New Roman"/>
                <w:sz w:val="20"/>
                <w:szCs w:val="20"/>
              </w:rPr>
              <w:t xml:space="preserve">, </w:t>
            </w:r>
            <w:r w:rsidRPr="009A2958">
              <w:rPr>
                <w:rFonts w:ascii="바탕" w:eastAsia="바탕" w:hAnsi="바탕" w:cs="바탕" w:hint="eastAsia"/>
                <w:sz w:val="20"/>
                <w:szCs w:val="20"/>
              </w:rPr>
              <w:t>①</w:t>
            </w:r>
            <w:r w:rsidRPr="009A2958">
              <w:rPr>
                <w:rFonts w:cs="Times New Roman"/>
                <w:sz w:val="20"/>
                <w:szCs w:val="20"/>
              </w:rPr>
              <w:t xml:space="preserve"> </w:t>
            </w:r>
            <w:r w:rsidRPr="009A2958">
              <w:rPr>
                <w:rFonts w:cs="Times New Roman"/>
                <w:sz w:val="20"/>
                <w:szCs w:val="20"/>
              </w:rPr>
              <w:t>중형과</w:t>
            </w:r>
            <w:r w:rsidRPr="009A2958">
              <w:rPr>
                <w:rFonts w:cs="Times New Roman"/>
                <w:sz w:val="20"/>
                <w:szCs w:val="20"/>
              </w:rPr>
              <w:t xml:space="preserve"> </w:t>
            </w:r>
            <w:r w:rsidRPr="009A2958">
              <w:rPr>
                <w:rFonts w:cs="Times New Roman"/>
                <w:sz w:val="20"/>
                <w:szCs w:val="20"/>
              </w:rPr>
              <w:t>모범의</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각</w:t>
            </w:r>
            <w:r w:rsidRPr="009A2958">
              <w:rPr>
                <w:rFonts w:cs="Times New Roman"/>
                <w:sz w:val="20"/>
                <w:szCs w:val="20"/>
              </w:rPr>
              <w:t xml:space="preserve"> </w:t>
            </w:r>
            <w:r w:rsidRPr="009A2958">
              <w:rPr>
                <w:rFonts w:cs="Times New Roman"/>
                <w:sz w:val="20"/>
                <w:szCs w:val="20"/>
              </w:rPr>
              <w:t>지자체가</w:t>
            </w:r>
            <w:r w:rsidRPr="009A2958">
              <w:rPr>
                <w:rFonts w:cs="Times New Roman"/>
                <w:sz w:val="20"/>
                <w:szCs w:val="20"/>
              </w:rPr>
              <w:t xml:space="preserve"> </w:t>
            </w:r>
            <w:r w:rsidRPr="009A2958">
              <w:rPr>
                <w:rFonts w:cs="Times New Roman"/>
                <w:sz w:val="20"/>
                <w:szCs w:val="20"/>
              </w:rPr>
              <w:t>고시하는</w:t>
            </w:r>
            <w:r w:rsidRPr="009A2958">
              <w:rPr>
                <w:rFonts w:cs="Times New Roman"/>
                <w:sz w:val="20"/>
                <w:szCs w:val="20"/>
              </w:rPr>
              <w:t xml:space="preserve"> </w:t>
            </w:r>
            <w:r w:rsidRPr="009A2958">
              <w:rPr>
                <w:rFonts w:cs="Times New Roman"/>
                <w:sz w:val="20"/>
                <w:szCs w:val="20"/>
              </w:rPr>
              <w:t>운임체계에</w:t>
            </w:r>
            <w:r w:rsidRPr="009A2958">
              <w:rPr>
                <w:rFonts w:cs="Times New Roman"/>
                <w:sz w:val="20"/>
                <w:szCs w:val="20"/>
              </w:rPr>
              <w:t xml:space="preserve"> </w:t>
            </w:r>
            <w:r w:rsidRPr="009A2958">
              <w:rPr>
                <w:rFonts w:cs="Times New Roman"/>
                <w:sz w:val="20"/>
                <w:szCs w:val="20"/>
              </w:rPr>
              <w:t>따르며</w:t>
            </w:r>
            <w:r w:rsidRPr="009A2958">
              <w:rPr>
                <w:rFonts w:cs="Times New Roman"/>
                <w:sz w:val="20"/>
                <w:szCs w:val="20"/>
              </w:rPr>
              <w:t xml:space="preserve">, </w:t>
            </w:r>
            <w:r w:rsidRPr="009A2958">
              <w:rPr>
                <w:rFonts w:ascii="바탕" w:eastAsia="바탕" w:hAnsi="바탕" w:cs="바탕" w:hint="eastAsia"/>
                <w:sz w:val="20"/>
                <w:szCs w:val="20"/>
              </w:rPr>
              <w:t>②</w:t>
            </w:r>
            <w:r w:rsidRPr="009A2958">
              <w:rPr>
                <w:rFonts w:cs="Times New Roman"/>
                <w:sz w:val="20"/>
                <w:szCs w:val="20"/>
              </w:rPr>
              <w:t xml:space="preserve"> </w:t>
            </w:r>
            <w:r w:rsidRPr="009A2958">
              <w:rPr>
                <w:rFonts w:cs="Times New Roman"/>
                <w:sz w:val="20"/>
                <w:szCs w:val="20"/>
              </w:rPr>
              <w:t>벤티와</w:t>
            </w:r>
            <w:r w:rsidRPr="009A2958">
              <w:rPr>
                <w:rFonts w:cs="Times New Roman"/>
                <w:sz w:val="20"/>
                <w:szCs w:val="20"/>
              </w:rPr>
              <w:t xml:space="preserve"> </w:t>
            </w:r>
            <w:r w:rsidRPr="009A2958">
              <w:rPr>
                <w:rFonts w:cs="Times New Roman"/>
                <w:sz w:val="20"/>
                <w:szCs w:val="20"/>
              </w:rPr>
              <w:t>블랙의</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탄력요금제에</w:t>
            </w:r>
            <w:r w:rsidRPr="009A2958">
              <w:rPr>
                <w:rFonts w:cs="Times New Roman"/>
                <w:sz w:val="20"/>
                <w:szCs w:val="20"/>
              </w:rPr>
              <w:t xml:space="preserve"> </w:t>
            </w:r>
            <w:r w:rsidRPr="009A2958">
              <w:rPr>
                <w:rFonts w:cs="Times New Roman"/>
                <w:sz w:val="20"/>
                <w:szCs w:val="20"/>
              </w:rPr>
              <w:t>의한다고</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p>
        </w:tc>
        <w:tc>
          <w:tcPr>
            <w:tcW w:w="26" w:type="pct"/>
            <w:tcBorders>
              <w:top w:val="nil"/>
              <w:bottom w:val="nil"/>
            </w:tcBorders>
          </w:tcPr>
          <w:p w14:paraId="5FEFF276"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13358E95" w14:textId="77777777" w:rsidR="005335C7" w:rsidRPr="009A2958" w:rsidRDefault="005335C7" w:rsidP="005335C7">
            <w:pPr>
              <w:pStyle w:val="a8"/>
              <w:widowControl/>
              <w:numPr>
                <w:ilvl w:val="0"/>
                <w:numId w:val="2"/>
              </w:numPr>
              <w:spacing w:before="40" w:after="120" w:line="276" w:lineRule="auto"/>
              <w:rPr>
                <w:rFonts w:cs="Times New Roman"/>
                <w:b/>
                <w:sz w:val="20"/>
                <w:szCs w:val="20"/>
              </w:rPr>
            </w:pPr>
            <w:r w:rsidRPr="009A2958">
              <w:rPr>
                <w:rFonts w:cs="Times New Roman"/>
                <w:b/>
                <w:sz w:val="20"/>
                <w:szCs w:val="20"/>
              </w:rPr>
              <w:t>플랫폼가맹사업</w:t>
            </w:r>
            <w:r w:rsidRPr="009A2958">
              <w:rPr>
                <w:rFonts w:cs="Times New Roman"/>
                <w:b/>
                <w:sz w:val="20"/>
                <w:szCs w:val="20"/>
              </w:rPr>
              <w:t xml:space="preserve"> </w:t>
            </w:r>
            <w:r w:rsidRPr="009A2958">
              <w:rPr>
                <w:rFonts w:cs="Times New Roman"/>
                <w:b/>
                <w:sz w:val="20"/>
                <w:szCs w:val="20"/>
              </w:rPr>
              <w:t>요금</w:t>
            </w:r>
          </w:p>
          <w:p w14:paraId="08ABAB52"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플랫폼가맹사업은</w:t>
            </w:r>
            <w:r w:rsidRPr="009A2958">
              <w:rPr>
                <w:rFonts w:cs="Times New Roman"/>
                <w:sz w:val="20"/>
                <w:szCs w:val="20"/>
              </w:rPr>
              <w:t xml:space="preserve"> (</w:t>
            </w:r>
            <w:r w:rsidRPr="009A2958">
              <w:rPr>
                <w:rFonts w:cs="Times New Roman"/>
                <w:sz w:val="20"/>
                <w:szCs w:val="20"/>
              </w:rPr>
              <w:t>일반적인</w:t>
            </w:r>
            <w:r w:rsidRPr="009A2958">
              <w:rPr>
                <w:rFonts w:cs="Times New Roman"/>
                <w:sz w:val="20"/>
                <w:szCs w:val="20"/>
              </w:rPr>
              <w:t xml:space="preserve"> </w:t>
            </w:r>
            <w:r w:rsidRPr="009A2958">
              <w:rPr>
                <w:rFonts w:cs="Times New Roman"/>
                <w:sz w:val="20"/>
                <w:szCs w:val="20"/>
              </w:rPr>
              <w:t>택시운송사업과</w:t>
            </w:r>
            <w:r w:rsidRPr="009A2958">
              <w:rPr>
                <w:rFonts w:cs="Times New Roman"/>
                <w:sz w:val="20"/>
                <w:szCs w:val="20"/>
              </w:rPr>
              <w:t xml:space="preserve"> </w:t>
            </w:r>
            <w:r w:rsidRPr="009A2958">
              <w:rPr>
                <w:rFonts w:cs="Times New Roman"/>
                <w:sz w:val="20"/>
                <w:szCs w:val="20"/>
              </w:rPr>
              <w:t>달리</w:t>
            </w:r>
            <w:r w:rsidRPr="009A2958">
              <w:rPr>
                <w:rFonts w:cs="Times New Roman"/>
                <w:sz w:val="20"/>
                <w:szCs w:val="20"/>
              </w:rPr>
              <w:t xml:space="preserve">) </w:t>
            </w:r>
            <w:r w:rsidRPr="009A2958">
              <w:rPr>
                <w:rFonts w:cs="Times New Roman"/>
                <w:sz w:val="20"/>
                <w:szCs w:val="20"/>
              </w:rPr>
              <w:t>자율신고제를</w:t>
            </w:r>
            <w:r w:rsidRPr="009A2958">
              <w:rPr>
                <w:rFonts w:cs="Times New Roman"/>
                <w:sz w:val="20"/>
                <w:szCs w:val="20"/>
              </w:rPr>
              <w:t xml:space="preserve"> </w:t>
            </w:r>
            <w:r w:rsidRPr="009A2958">
              <w:rPr>
                <w:rFonts w:cs="Times New Roman"/>
                <w:sz w:val="20"/>
                <w:szCs w:val="20"/>
              </w:rPr>
              <w:t>도입하고</w:t>
            </w:r>
            <w:r w:rsidRPr="009A2958">
              <w:rPr>
                <w:rFonts w:cs="Times New Roman"/>
                <w:sz w:val="20"/>
                <w:szCs w:val="20"/>
              </w:rPr>
              <w:t xml:space="preserve"> </w:t>
            </w:r>
            <w:r w:rsidRPr="009A2958">
              <w:rPr>
                <w:rFonts w:cs="Times New Roman"/>
                <w:sz w:val="20"/>
                <w:szCs w:val="20"/>
              </w:rPr>
              <w:t>있으므로</w:t>
            </w:r>
            <w:r w:rsidRPr="009A2958">
              <w:rPr>
                <w:rFonts w:cs="Times New Roman"/>
                <w:sz w:val="20"/>
                <w:szCs w:val="20"/>
              </w:rPr>
              <w:t xml:space="preserve"> </w:t>
            </w:r>
            <w:r w:rsidRPr="009A2958">
              <w:rPr>
                <w:rFonts w:cs="Times New Roman"/>
                <w:sz w:val="20"/>
                <w:szCs w:val="20"/>
              </w:rPr>
              <w:t>원칙적으로는</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판단에</w:t>
            </w:r>
            <w:r w:rsidRPr="009A2958">
              <w:rPr>
                <w:rFonts w:cs="Times New Roman"/>
                <w:sz w:val="20"/>
                <w:szCs w:val="20"/>
              </w:rPr>
              <w:t xml:space="preserve"> </w:t>
            </w:r>
            <w:r w:rsidRPr="009A2958">
              <w:rPr>
                <w:rFonts w:cs="Times New Roman"/>
                <w:sz w:val="20"/>
                <w:szCs w:val="20"/>
              </w:rPr>
              <w:t>따라</w:t>
            </w:r>
            <w:r w:rsidRPr="009A2958">
              <w:rPr>
                <w:rFonts w:cs="Times New Roman"/>
                <w:sz w:val="20"/>
                <w:szCs w:val="20"/>
              </w:rPr>
              <w:t xml:space="preserve"> </w:t>
            </w:r>
            <w:r w:rsidRPr="009A2958">
              <w:rPr>
                <w:rFonts w:cs="Times New Roman"/>
                <w:sz w:val="20"/>
                <w:szCs w:val="20"/>
              </w:rPr>
              <w:t>탄력요금제를</w:t>
            </w:r>
            <w:r w:rsidRPr="009A2958">
              <w:rPr>
                <w:rFonts w:cs="Times New Roman"/>
                <w:sz w:val="20"/>
                <w:szCs w:val="20"/>
              </w:rPr>
              <w:t xml:space="preserve"> </w:t>
            </w:r>
            <w:r w:rsidRPr="009A2958">
              <w:rPr>
                <w:rFonts w:cs="Times New Roman"/>
                <w:sz w:val="20"/>
                <w:szCs w:val="20"/>
              </w:rPr>
              <w:t>도입할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있지만</w:t>
            </w:r>
            <w:r w:rsidRPr="009A2958">
              <w:rPr>
                <w:rFonts w:cs="Times New Roman"/>
                <w:sz w:val="20"/>
                <w:szCs w:val="20"/>
              </w:rPr>
              <w:t xml:space="preserve">, </w:t>
            </w:r>
            <w:r w:rsidRPr="009A2958">
              <w:rPr>
                <w:rFonts w:cs="Times New Roman"/>
                <w:sz w:val="20"/>
                <w:szCs w:val="20"/>
              </w:rPr>
              <w:t>현실적으로</w:t>
            </w:r>
            <w:r w:rsidRPr="009A2958">
              <w:rPr>
                <w:rFonts w:cs="Times New Roman"/>
                <w:sz w:val="20"/>
                <w:szCs w:val="20"/>
              </w:rPr>
              <w:t xml:space="preserve"> </w:t>
            </w:r>
            <w:r w:rsidRPr="009A2958">
              <w:rPr>
                <w:rFonts w:cs="Times New Roman"/>
                <w:sz w:val="20"/>
                <w:szCs w:val="20"/>
              </w:rPr>
              <w:t>정부</w:t>
            </w:r>
            <w:r w:rsidRPr="009A2958">
              <w:rPr>
                <w:rFonts w:cs="Times New Roman"/>
                <w:sz w:val="20"/>
                <w:szCs w:val="20"/>
              </w:rPr>
              <w:t>/</w:t>
            </w:r>
            <w:r w:rsidRPr="009A2958">
              <w:rPr>
                <w:rFonts w:cs="Times New Roman"/>
                <w:sz w:val="20"/>
                <w:szCs w:val="20"/>
              </w:rPr>
              <w:t>지자체는</w:t>
            </w:r>
            <w:r w:rsidRPr="009A2958">
              <w:rPr>
                <w:rFonts w:cs="Times New Roman"/>
                <w:sz w:val="20"/>
                <w:szCs w:val="20"/>
              </w:rPr>
              <w:t xml:space="preserve"> </w:t>
            </w:r>
            <w:r w:rsidRPr="009A2958">
              <w:rPr>
                <w:rFonts w:cs="Times New Roman"/>
                <w:sz w:val="20"/>
                <w:szCs w:val="20"/>
              </w:rPr>
              <w:t>이를</w:t>
            </w:r>
            <w:r w:rsidRPr="009A2958">
              <w:rPr>
                <w:rFonts w:cs="Times New Roman"/>
                <w:sz w:val="20"/>
                <w:szCs w:val="20"/>
              </w:rPr>
              <w:t xml:space="preserve"> “</w:t>
            </w:r>
            <w:r w:rsidRPr="009A2958">
              <w:rPr>
                <w:rFonts w:cs="Times New Roman"/>
                <w:sz w:val="20"/>
                <w:szCs w:val="20"/>
              </w:rPr>
              <w:t>수리를</w:t>
            </w:r>
            <w:r w:rsidRPr="009A2958">
              <w:rPr>
                <w:rFonts w:cs="Times New Roman"/>
                <w:sz w:val="20"/>
                <w:szCs w:val="20"/>
              </w:rPr>
              <w:t xml:space="preserve"> </w:t>
            </w:r>
            <w:r w:rsidRPr="009A2958">
              <w:rPr>
                <w:rFonts w:cs="Times New Roman"/>
                <w:sz w:val="20"/>
                <w:szCs w:val="20"/>
              </w:rPr>
              <w:t>요하는</w:t>
            </w:r>
            <w:r w:rsidRPr="009A2958">
              <w:rPr>
                <w:rFonts w:cs="Times New Roman"/>
                <w:sz w:val="20"/>
                <w:szCs w:val="20"/>
              </w:rPr>
              <w:t xml:space="preserve"> </w:t>
            </w:r>
            <w:r w:rsidRPr="009A2958">
              <w:rPr>
                <w:rFonts w:cs="Times New Roman"/>
                <w:sz w:val="20"/>
                <w:szCs w:val="20"/>
              </w:rPr>
              <w:t>신고</w:t>
            </w:r>
            <w:r w:rsidRPr="009A2958">
              <w:rPr>
                <w:rFonts w:cs="Times New Roman"/>
                <w:sz w:val="20"/>
                <w:szCs w:val="20"/>
              </w:rPr>
              <w:t>”</w:t>
            </w:r>
            <w:r w:rsidRPr="009A2958">
              <w:rPr>
                <w:rFonts w:cs="Times New Roman"/>
                <w:sz w:val="20"/>
                <w:szCs w:val="20"/>
              </w:rPr>
              <w:t>로</w:t>
            </w:r>
            <w:r w:rsidRPr="009A2958">
              <w:rPr>
                <w:rFonts w:cs="Times New Roman"/>
                <w:sz w:val="20"/>
                <w:szCs w:val="20"/>
              </w:rPr>
              <w:t xml:space="preserve"> </w:t>
            </w:r>
            <w:r w:rsidRPr="009A2958">
              <w:rPr>
                <w:rFonts w:cs="Times New Roman"/>
                <w:sz w:val="20"/>
                <w:szCs w:val="20"/>
              </w:rPr>
              <w:t>운용하고</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3CD81D50"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플랫폼가맹사업은</w:t>
            </w:r>
            <w:r w:rsidRPr="009A2958">
              <w:rPr>
                <w:rFonts w:cs="Times New Roman"/>
                <w:sz w:val="20"/>
                <w:szCs w:val="20"/>
              </w:rPr>
              <w:t xml:space="preserve"> 2</w:t>
            </w:r>
            <w:r w:rsidRPr="009A2958">
              <w:rPr>
                <w:rFonts w:cs="Times New Roman"/>
                <w:sz w:val="20"/>
                <w:szCs w:val="20"/>
              </w:rPr>
              <w:t>개</w:t>
            </w:r>
            <w:r w:rsidRPr="009A2958">
              <w:rPr>
                <w:rFonts w:cs="Times New Roman"/>
                <w:sz w:val="20"/>
                <w:szCs w:val="20"/>
              </w:rPr>
              <w:t xml:space="preserve"> </w:t>
            </w:r>
            <w:r w:rsidRPr="009A2958">
              <w:rPr>
                <w:rFonts w:cs="Times New Roman"/>
                <w:sz w:val="20"/>
                <w:szCs w:val="20"/>
              </w:rPr>
              <w:t>이상</w:t>
            </w:r>
            <w:r w:rsidRPr="009A2958">
              <w:rPr>
                <w:rFonts w:cs="Times New Roman"/>
                <w:sz w:val="20"/>
                <w:szCs w:val="20"/>
              </w:rPr>
              <w:t xml:space="preserve"> </w:t>
            </w:r>
            <w:r w:rsidRPr="009A2958">
              <w:rPr>
                <w:rFonts w:cs="Times New Roman"/>
                <w:sz w:val="20"/>
                <w:szCs w:val="20"/>
              </w:rPr>
              <w:t>시</w:t>
            </w:r>
            <w:r w:rsidRPr="009A2958">
              <w:rPr>
                <w:rFonts w:cs="Times New Roman"/>
                <w:sz w:val="20"/>
                <w:szCs w:val="20"/>
              </w:rPr>
              <w:t>∙</w:t>
            </w:r>
            <w:r w:rsidRPr="009A2958">
              <w:rPr>
                <w:rFonts w:cs="Times New Roman"/>
                <w:sz w:val="20"/>
                <w:szCs w:val="20"/>
              </w:rPr>
              <w:t>도에</w:t>
            </w:r>
            <w:r w:rsidRPr="009A2958">
              <w:rPr>
                <w:rFonts w:cs="Times New Roman"/>
                <w:sz w:val="20"/>
                <w:szCs w:val="20"/>
              </w:rPr>
              <w:t xml:space="preserve"> </w:t>
            </w:r>
            <w:r w:rsidRPr="009A2958">
              <w:rPr>
                <w:rFonts w:cs="Times New Roman"/>
                <w:sz w:val="20"/>
                <w:szCs w:val="20"/>
              </w:rPr>
              <w:t>걸쳐</w:t>
            </w:r>
            <w:r w:rsidRPr="009A2958">
              <w:rPr>
                <w:rFonts w:cs="Times New Roman"/>
                <w:sz w:val="20"/>
                <w:szCs w:val="20"/>
              </w:rPr>
              <w:t xml:space="preserve"> </w:t>
            </w:r>
            <w:r w:rsidRPr="009A2958">
              <w:rPr>
                <w:rFonts w:cs="Times New Roman"/>
                <w:sz w:val="20"/>
                <w:szCs w:val="20"/>
              </w:rPr>
              <w:t>있으므로</w:t>
            </w:r>
            <w:r w:rsidRPr="009A2958">
              <w:rPr>
                <w:rFonts w:cs="Times New Roman"/>
                <w:sz w:val="20"/>
                <w:szCs w:val="20"/>
              </w:rPr>
              <w:t xml:space="preserve"> </w:t>
            </w:r>
            <w:r w:rsidRPr="009A2958">
              <w:rPr>
                <w:rFonts w:cs="Times New Roman"/>
                <w:sz w:val="20"/>
                <w:szCs w:val="20"/>
              </w:rPr>
              <w:t>요금제</w:t>
            </w:r>
            <w:r w:rsidRPr="009A2958">
              <w:rPr>
                <w:rFonts w:cs="Times New Roman"/>
                <w:sz w:val="20"/>
                <w:szCs w:val="20"/>
              </w:rPr>
              <w:t xml:space="preserve"> </w:t>
            </w:r>
            <w:r w:rsidRPr="009A2958">
              <w:rPr>
                <w:rFonts w:cs="Times New Roman"/>
                <w:sz w:val="20"/>
                <w:szCs w:val="20"/>
              </w:rPr>
              <w:t>도입</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변경은</w:t>
            </w:r>
            <w:r w:rsidRPr="009A2958">
              <w:rPr>
                <w:rFonts w:cs="Times New Roman"/>
                <w:sz w:val="20"/>
                <w:szCs w:val="20"/>
              </w:rPr>
              <w:t xml:space="preserve"> </w:t>
            </w:r>
            <w:r w:rsidRPr="009A2958">
              <w:rPr>
                <w:rFonts w:cs="Times New Roman"/>
                <w:sz w:val="20"/>
                <w:szCs w:val="20"/>
              </w:rPr>
              <w:t>국토교통부의</w:t>
            </w:r>
            <w:r w:rsidRPr="009A2958">
              <w:rPr>
                <w:rFonts w:cs="Times New Roman"/>
                <w:sz w:val="20"/>
                <w:szCs w:val="20"/>
              </w:rPr>
              <w:t xml:space="preserve"> </w:t>
            </w:r>
            <w:r w:rsidRPr="009A2958">
              <w:rPr>
                <w:rFonts w:cs="Times New Roman"/>
                <w:sz w:val="20"/>
                <w:szCs w:val="20"/>
              </w:rPr>
              <w:t>소관업무이나</w:t>
            </w:r>
            <w:r w:rsidRPr="009A2958">
              <w:rPr>
                <w:rFonts w:cs="Times New Roman"/>
                <w:sz w:val="20"/>
                <w:szCs w:val="20"/>
              </w:rPr>
              <w:t xml:space="preserve">, </w:t>
            </w:r>
            <w:r w:rsidRPr="009A2958">
              <w:rPr>
                <w:rFonts w:cs="Times New Roman"/>
                <w:sz w:val="20"/>
                <w:szCs w:val="20"/>
              </w:rPr>
              <w:t>일반택시운송사업의</w:t>
            </w:r>
            <w:r w:rsidRPr="009A2958">
              <w:rPr>
                <w:rFonts w:cs="Times New Roman"/>
                <w:sz w:val="20"/>
                <w:szCs w:val="20"/>
              </w:rPr>
              <w:t xml:space="preserve"> </w:t>
            </w:r>
            <w:r w:rsidRPr="009A2958">
              <w:rPr>
                <w:rFonts w:cs="Times New Roman"/>
                <w:sz w:val="20"/>
                <w:szCs w:val="20"/>
              </w:rPr>
              <w:t>운임에도</w:t>
            </w:r>
            <w:r w:rsidRPr="009A2958">
              <w:rPr>
                <w:rFonts w:cs="Times New Roman"/>
                <w:sz w:val="20"/>
                <w:szCs w:val="20"/>
              </w:rPr>
              <w:t xml:space="preserve"> </w:t>
            </w:r>
            <w:r w:rsidRPr="009A2958">
              <w:rPr>
                <w:rFonts w:cs="Times New Roman"/>
                <w:sz w:val="20"/>
                <w:szCs w:val="20"/>
              </w:rPr>
              <w:t>영향을</w:t>
            </w:r>
            <w:r w:rsidRPr="009A2958">
              <w:rPr>
                <w:rFonts w:cs="Times New Roman"/>
                <w:sz w:val="20"/>
                <w:szCs w:val="20"/>
              </w:rPr>
              <w:t xml:space="preserve"> </w:t>
            </w:r>
            <w:r w:rsidRPr="009A2958">
              <w:rPr>
                <w:rFonts w:cs="Times New Roman"/>
                <w:sz w:val="20"/>
                <w:szCs w:val="20"/>
              </w:rPr>
              <w:t>미칠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밖에</w:t>
            </w:r>
            <w:r w:rsidRPr="009A2958">
              <w:rPr>
                <w:rFonts w:cs="Times New Roman"/>
                <w:sz w:val="20"/>
                <w:szCs w:val="20"/>
              </w:rPr>
              <w:t xml:space="preserve"> </w:t>
            </w:r>
            <w:r w:rsidRPr="009A2958">
              <w:rPr>
                <w:rFonts w:cs="Times New Roman"/>
                <w:sz w:val="20"/>
                <w:szCs w:val="20"/>
              </w:rPr>
              <w:t>없기</w:t>
            </w:r>
            <w:r w:rsidRPr="009A2958">
              <w:rPr>
                <w:rFonts w:cs="Times New Roman"/>
                <w:sz w:val="20"/>
                <w:szCs w:val="20"/>
              </w:rPr>
              <w:t xml:space="preserve"> </w:t>
            </w:r>
            <w:r w:rsidRPr="009A2958">
              <w:rPr>
                <w:rFonts w:cs="Times New Roman"/>
                <w:sz w:val="20"/>
                <w:szCs w:val="20"/>
              </w:rPr>
              <w:t>때문에</w:t>
            </w:r>
            <w:r w:rsidRPr="009A2958">
              <w:rPr>
                <w:rFonts w:cs="Times New Roman"/>
                <w:sz w:val="20"/>
                <w:szCs w:val="20"/>
              </w:rPr>
              <w:t xml:space="preserve"> </w:t>
            </w:r>
            <w:r w:rsidRPr="009A2958">
              <w:rPr>
                <w:rFonts w:cs="Times New Roman"/>
                <w:sz w:val="20"/>
                <w:szCs w:val="20"/>
              </w:rPr>
              <w:t>일반택시운송사업의</w:t>
            </w:r>
            <w:r w:rsidRPr="009A2958">
              <w:rPr>
                <w:rFonts w:cs="Times New Roman"/>
                <w:sz w:val="20"/>
                <w:szCs w:val="20"/>
              </w:rPr>
              <w:t xml:space="preserve"> </w:t>
            </w:r>
            <w:r w:rsidRPr="009A2958">
              <w:rPr>
                <w:rFonts w:cs="Times New Roman"/>
                <w:sz w:val="20"/>
                <w:szCs w:val="20"/>
              </w:rPr>
              <w:t>운임을</w:t>
            </w:r>
            <w:r w:rsidRPr="009A2958">
              <w:rPr>
                <w:rFonts w:cs="Times New Roman"/>
                <w:sz w:val="20"/>
                <w:szCs w:val="20"/>
              </w:rPr>
              <w:t xml:space="preserve"> </w:t>
            </w:r>
            <w:r w:rsidRPr="009A2958">
              <w:rPr>
                <w:rFonts w:cs="Times New Roman"/>
                <w:sz w:val="20"/>
                <w:szCs w:val="20"/>
              </w:rPr>
              <w:t>정하는</w:t>
            </w:r>
            <w:r w:rsidRPr="009A2958">
              <w:rPr>
                <w:rFonts w:cs="Times New Roman"/>
                <w:sz w:val="20"/>
                <w:szCs w:val="20"/>
              </w:rPr>
              <w:t xml:space="preserve"> </w:t>
            </w:r>
            <w:r w:rsidRPr="009A2958">
              <w:rPr>
                <w:rFonts w:cs="Times New Roman"/>
                <w:sz w:val="20"/>
                <w:szCs w:val="20"/>
              </w:rPr>
              <w:t>지자체의</w:t>
            </w:r>
            <w:r w:rsidRPr="009A2958">
              <w:rPr>
                <w:rFonts w:cs="Times New Roman"/>
                <w:sz w:val="20"/>
                <w:szCs w:val="20"/>
              </w:rPr>
              <w:t xml:space="preserve"> </w:t>
            </w:r>
            <w:r w:rsidRPr="009A2958">
              <w:rPr>
                <w:rFonts w:cs="Times New Roman"/>
                <w:sz w:val="20"/>
                <w:szCs w:val="20"/>
              </w:rPr>
              <w:t>의견을</w:t>
            </w:r>
            <w:r w:rsidRPr="009A2958">
              <w:rPr>
                <w:rFonts w:cs="Times New Roman"/>
                <w:sz w:val="20"/>
                <w:szCs w:val="20"/>
              </w:rPr>
              <w:t xml:space="preserve"> </w:t>
            </w:r>
            <w:r w:rsidRPr="009A2958">
              <w:rPr>
                <w:rFonts w:cs="Times New Roman"/>
                <w:sz w:val="20"/>
                <w:szCs w:val="20"/>
              </w:rPr>
              <w:t>수렴할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밖에</w:t>
            </w:r>
            <w:r w:rsidRPr="009A2958">
              <w:rPr>
                <w:rFonts w:cs="Times New Roman"/>
                <w:sz w:val="20"/>
                <w:szCs w:val="20"/>
              </w:rPr>
              <w:t xml:space="preserve"> </w:t>
            </w:r>
            <w:r w:rsidRPr="009A2958">
              <w:rPr>
                <w:rFonts w:cs="Times New Roman"/>
                <w:sz w:val="20"/>
                <w:szCs w:val="20"/>
              </w:rPr>
              <w:t>없고</w:t>
            </w:r>
            <w:r w:rsidRPr="009A2958">
              <w:rPr>
                <w:rFonts w:cs="Times New Roman"/>
                <w:sz w:val="20"/>
                <w:szCs w:val="20"/>
              </w:rPr>
              <w:t xml:space="preserve">, </w:t>
            </w:r>
            <w:r w:rsidRPr="009A2958">
              <w:rPr>
                <w:rFonts w:cs="Times New Roman"/>
                <w:sz w:val="20"/>
                <w:szCs w:val="20"/>
              </w:rPr>
              <w:t>택시가</w:t>
            </w:r>
            <w:r w:rsidRPr="009A2958">
              <w:rPr>
                <w:rFonts w:cs="Times New Roman"/>
                <w:sz w:val="20"/>
                <w:szCs w:val="20"/>
              </w:rPr>
              <w:t xml:space="preserve"> </w:t>
            </w:r>
            <w:r w:rsidRPr="009A2958">
              <w:rPr>
                <w:rFonts w:cs="Times New Roman"/>
                <w:sz w:val="20"/>
                <w:szCs w:val="20"/>
              </w:rPr>
              <w:t>가지는</w:t>
            </w:r>
            <w:r w:rsidRPr="009A2958">
              <w:rPr>
                <w:rFonts w:cs="Times New Roman"/>
                <w:sz w:val="20"/>
                <w:szCs w:val="20"/>
              </w:rPr>
              <w:t xml:space="preserve"> </w:t>
            </w:r>
            <w:r w:rsidRPr="009A2958">
              <w:rPr>
                <w:rFonts w:cs="Times New Roman"/>
                <w:sz w:val="20"/>
                <w:szCs w:val="20"/>
              </w:rPr>
              <w:t>공공교통수단의</w:t>
            </w:r>
            <w:r w:rsidRPr="009A2958">
              <w:rPr>
                <w:rFonts w:cs="Times New Roman"/>
                <w:sz w:val="20"/>
                <w:szCs w:val="20"/>
              </w:rPr>
              <w:t xml:space="preserve"> </w:t>
            </w:r>
            <w:r w:rsidRPr="009A2958">
              <w:rPr>
                <w:rFonts w:cs="Times New Roman"/>
                <w:sz w:val="20"/>
                <w:szCs w:val="20"/>
              </w:rPr>
              <w:t>특성상</w:t>
            </w:r>
            <w:r w:rsidRPr="009A2958">
              <w:rPr>
                <w:rFonts w:cs="Times New Roman"/>
                <w:sz w:val="20"/>
                <w:szCs w:val="20"/>
              </w:rPr>
              <w:t xml:space="preserve"> </w:t>
            </w:r>
            <w:r w:rsidRPr="009A2958">
              <w:rPr>
                <w:rFonts w:cs="Times New Roman"/>
                <w:sz w:val="20"/>
                <w:szCs w:val="20"/>
              </w:rPr>
              <w:t>물가를</w:t>
            </w:r>
            <w:r w:rsidRPr="009A2958">
              <w:rPr>
                <w:rFonts w:cs="Times New Roman"/>
                <w:sz w:val="20"/>
                <w:szCs w:val="20"/>
              </w:rPr>
              <w:t xml:space="preserve"> </w:t>
            </w:r>
            <w:r w:rsidRPr="009A2958">
              <w:rPr>
                <w:rFonts w:cs="Times New Roman"/>
                <w:sz w:val="20"/>
                <w:szCs w:val="20"/>
              </w:rPr>
              <w:t>관리하는</w:t>
            </w:r>
            <w:r w:rsidRPr="009A2958">
              <w:rPr>
                <w:rFonts w:cs="Times New Roman"/>
                <w:sz w:val="20"/>
                <w:szCs w:val="20"/>
              </w:rPr>
              <w:t xml:space="preserve"> </w:t>
            </w:r>
            <w:r w:rsidRPr="009A2958">
              <w:rPr>
                <w:rFonts w:cs="Times New Roman"/>
                <w:sz w:val="20"/>
                <w:szCs w:val="20"/>
              </w:rPr>
              <w:t>기획재정부의</w:t>
            </w:r>
            <w:r w:rsidRPr="009A2958">
              <w:rPr>
                <w:rFonts w:cs="Times New Roman"/>
                <w:sz w:val="20"/>
                <w:szCs w:val="20"/>
              </w:rPr>
              <w:t xml:space="preserve"> </w:t>
            </w:r>
            <w:r w:rsidRPr="009A2958">
              <w:rPr>
                <w:rFonts w:cs="Times New Roman"/>
                <w:sz w:val="20"/>
                <w:szCs w:val="20"/>
              </w:rPr>
              <w:t>의견도</w:t>
            </w:r>
            <w:r w:rsidRPr="009A2958">
              <w:rPr>
                <w:rFonts w:cs="Times New Roman"/>
                <w:sz w:val="20"/>
                <w:szCs w:val="20"/>
              </w:rPr>
              <w:t xml:space="preserve"> </w:t>
            </w:r>
            <w:r w:rsidRPr="009A2958">
              <w:rPr>
                <w:rFonts w:cs="Times New Roman"/>
                <w:sz w:val="20"/>
                <w:szCs w:val="20"/>
              </w:rPr>
              <w:t>취합하여</w:t>
            </w:r>
            <w:r w:rsidRPr="009A2958">
              <w:rPr>
                <w:rFonts w:cs="Times New Roman"/>
                <w:sz w:val="20"/>
                <w:szCs w:val="20"/>
              </w:rPr>
              <w:t xml:space="preserve"> </w:t>
            </w:r>
            <w:r w:rsidRPr="009A2958">
              <w:rPr>
                <w:rFonts w:cs="Times New Roman"/>
                <w:sz w:val="20"/>
                <w:szCs w:val="20"/>
              </w:rPr>
              <w:t>정해질</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보임</w:t>
            </w:r>
            <w:r w:rsidRPr="009A2958">
              <w:rPr>
                <w:rFonts w:cs="Times New Roman"/>
                <w:sz w:val="20"/>
                <w:szCs w:val="20"/>
              </w:rPr>
              <w:t xml:space="preserve">. </w:t>
            </w:r>
            <w:r w:rsidRPr="009A2958">
              <w:rPr>
                <w:rFonts w:cs="Times New Roman"/>
                <w:sz w:val="20"/>
                <w:szCs w:val="20"/>
              </w:rPr>
              <w:t>이에</w:t>
            </w:r>
            <w:r w:rsidRPr="009A2958">
              <w:rPr>
                <w:rFonts w:cs="Times New Roman"/>
                <w:sz w:val="20"/>
                <w:szCs w:val="20"/>
              </w:rPr>
              <w:t xml:space="preserve">, </w:t>
            </w:r>
            <w:r w:rsidRPr="009A2958">
              <w:rPr>
                <w:rFonts w:cs="Times New Roman"/>
                <w:sz w:val="20"/>
                <w:szCs w:val="20"/>
              </w:rPr>
              <w:t>플랫폼가맹사업에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탄력요금제</w:t>
            </w:r>
            <w:r w:rsidRPr="009A2958">
              <w:rPr>
                <w:rFonts w:cs="Times New Roman"/>
                <w:sz w:val="20"/>
                <w:szCs w:val="20"/>
              </w:rPr>
              <w:t xml:space="preserve"> </w:t>
            </w:r>
            <w:r w:rsidRPr="009A2958">
              <w:rPr>
                <w:rFonts w:cs="Times New Roman"/>
                <w:sz w:val="20"/>
                <w:szCs w:val="20"/>
              </w:rPr>
              <w:t>도입</w:t>
            </w:r>
            <w:r w:rsidRPr="009A2958">
              <w:rPr>
                <w:rFonts w:cs="Times New Roman"/>
                <w:sz w:val="20"/>
                <w:szCs w:val="20"/>
              </w:rPr>
              <w:t xml:space="preserve"> </w:t>
            </w:r>
            <w:r w:rsidRPr="009A2958">
              <w:rPr>
                <w:rFonts w:cs="Times New Roman"/>
                <w:sz w:val="20"/>
                <w:szCs w:val="20"/>
              </w:rPr>
              <w:t>가능성에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sidRPr="009A2958">
              <w:rPr>
                <w:rFonts w:cs="Times New Roman"/>
                <w:sz w:val="20"/>
                <w:szCs w:val="20"/>
              </w:rPr>
              <w:t>현재로서는</w:t>
            </w:r>
            <w:r w:rsidRPr="009A2958">
              <w:rPr>
                <w:rFonts w:cs="Times New Roman"/>
                <w:sz w:val="20"/>
                <w:szCs w:val="20"/>
              </w:rPr>
              <w:t xml:space="preserve"> </w:t>
            </w:r>
            <w:r>
              <w:rPr>
                <w:rFonts w:cs="Times New Roman" w:hint="eastAsia"/>
                <w:sz w:val="20"/>
                <w:szCs w:val="20"/>
              </w:rPr>
              <w:t>예측하기</w:t>
            </w:r>
            <w:r>
              <w:rPr>
                <w:rFonts w:cs="Times New Roman" w:hint="eastAsia"/>
                <w:sz w:val="20"/>
                <w:szCs w:val="20"/>
              </w:rPr>
              <w:t xml:space="preserve"> </w:t>
            </w:r>
            <w:r>
              <w:rPr>
                <w:rFonts w:cs="Times New Roman" w:hint="eastAsia"/>
                <w:sz w:val="20"/>
                <w:szCs w:val="20"/>
              </w:rPr>
              <w:t>어려움</w:t>
            </w:r>
            <w:r w:rsidRPr="009A2958">
              <w:rPr>
                <w:rFonts w:cs="Times New Roman"/>
                <w:sz w:val="20"/>
                <w:szCs w:val="20"/>
              </w:rPr>
              <w:t>.</w:t>
            </w:r>
          </w:p>
          <w:p w14:paraId="49E96C90" w14:textId="77777777" w:rsidR="005335C7" w:rsidRPr="009A2958" w:rsidRDefault="005335C7" w:rsidP="005335C7">
            <w:pPr>
              <w:pStyle w:val="a8"/>
              <w:widowControl/>
              <w:numPr>
                <w:ilvl w:val="0"/>
                <w:numId w:val="2"/>
              </w:numPr>
              <w:spacing w:before="40" w:after="120" w:line="276" w:lineRule="auto"/>
              <w:rPr>
                <w:rFonts w:cs="Times New Roman"/>
                <w:b/>
                <w:sz w:val="20"/>
                <w:szCs w:val="20"/>
              </w:rPr>
            </w:pPr>
            <w:r w:rsidRPr="009A2958">
              <w:rPr>
                <w:rFonts w:cs="Times New Roman"/>
                <w:b/>
                <w:sz w:val="20"/>
                <w:szCs w:val="20"/>
              </w:rPr>
              <w:t>플랫폼중개사업</w:t>
            </w:r>
            <w:r w:rsidRPr="009A2958">
              <w:rPr>
                <w:rFonts w:cs="Times New Roman"/>
                <w:b/>
                <w:sz w:val="20"/>
                <w:szCs w:val="20"/>
              </w:rPr>
              <w:t xml:space="preserve"> </w:t>
            </w:r>
            <w:r w:rsidRPr="009A2958">
              <w:rPr>
                <w:rFonts w:cs="Times New Roman"/>
                <w:b/>
                <w:sz w:val="20"/>
                <w:szCs w:val="20"/>
              </w:rPr>
              <w:t>요금</w:t>
            </w:r>
          </w:p>
          <w:p w14:paraId="1AF6BCBC"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lastRenderedPageBreak/>
              <w:t>여객자동차법은</w:t>
            </w:r>
            <w:r w:rsidRPr="009A2958">
              <w:rPr>
                <w:rFonts w:cs="Times New Roman"/>
                <w:sz w:val="20"/>
                <w:szCs w:val="20"/>
              </w:rPr>
              <w:t xml:space="preserve"> </w:t>
            </w:r>
            <w:r w:rsidRPr="009A2958">
              <w:rPr>
                <w:rFonts w:cs="Times New Roman"/>
                <w:sz w:val="20"/>
                <w:szCs w:val="20"/>
              </w:rPr>
              <w:t>플랫폼중개사업의</w:t>
            </w:r>
            <w:r w:rsidRPr="009A2958">
              <w:rPr>
                <w:rFonts w:cs="Times New Roman"/>
                <w:sz w:val="20"/>
                <w:szCs w:val="20"/>
              </w:rPr>
              <w:t xml:space="preserve"> </w:t>
            </w:r>
            <w:r w:rsidRPr="009A2958">
              <w:rPr>
                <w:rFonts w:cs="Times New Roman"/>
                <w:sz w:val="20"/>
                <w:szCs w:val="20"/>
              </w:rPr>
              <w:t>요금제와</w:t>
            </w:r>
            <w:r w:rsidRPr="009A2958">
              <w:rPr>
                <w:rFonts w:cs="Times New Roman"/>
                <w:sz w:val="20"/>
                <w:szCs w:val="20"/>
              </w:rPr>
              <w:t xml:space="preserve"> </w:t>
            </w:r>
            <w:r w:rsidRPr="009A2958">
              <w:rPr>
                <w:rFonts w:cs="Times New Roman"/>
                <w:sz w:val="20"/>
                <w:szCs w:val="20"/>
              </w:rPr>
              <w:t>관련하여</w:t>
            </w:r>
            <w:r w:rsidRPr="009A2958">
              <w:rPr>
                <w:rFonts w:cs="Times New Roman"/>
                <w:sz w:val="20"/>
                <w:szCs w:val="20"/>
              </w:rPr>
              <w:t xml:space="preserve"> </w:t>
            </w:r>
            <w:r w:rsidRPr="009A2958">
              <w:rPr>
                <w:rFonts w:cs="Times New Roman"/>
                <w:sz w:val="20"/>
                <w:szCs w:val="20"/>
              </w:rPr>
              <w:t>중개요금에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신고의무를</w:t>
            </w:r>
            <w:r w:rsidRPr="009A2958">
              <w:rPr>
                <w:rFonts w:cs="Times New Roman"/>
                <w:sz w:val="20"/>
                <w:szCs w:val="20"/>
              </w:rPr>
              <w:t xml:space="preserve"> </w:t>
            </w:r>
            <w:r w:rsidRPr="009A2958">
              <w:rPr>
                <w:rFonts w:cs="Times New Roman"/>
                <w:sz w:val="20"/>
                <w:szCs w:val="20"/>
              </w:rPr>
              <w:t>부과하는</w:t>
            </w:r>
            <w:r w:rsidRPr="009A2958">
              <w:rPr>
                <w:rFonts w:cs="Times New Roman"/>
                <w:sz w:val="20"/>
                <w:szCs w:val="20"/>
              </w:rPr>
              <w:t xml:space="preserve"> </w:t>
            </w:r>
            <w:r w:rsidRPr="009A2958">
              <w:rPr>
                <w:rFonts w:cs="Times New Roman"/>
                <w:sz w:val="20"/>
                <w:szCs w:val="20"/>
              </w:rPr>
              <w:t>외에</w:t>
            </w:r>
            <w:r w:rsidRPr="009A2958">
              <w:rPr>
                <w:rFonts w:cs="Times New Roman"/>
                <w:sz w:val="20"/>
                <w:szCs w:val="20"/>
              </w:rPr>
              <w:t xml:space="preserve"> </w:t>
            </w:r>
            <w:r w:rsidRPr="009A2958">
              <w:rPr>
                <w:rFonts w:cs="Times New Roman"/>
                <w:sz w:val="20"/>
                <w:szCs w:val="20"/>
              </w:rPr>
              <w:t>특별한</w:t>
            </w:r>
            <w:r w:rsidRPr="009A2958">
              <w:rPr>
                <w:rFonts w:cs="Times New Roman"/>
                <w:sz w:val="20"/>
                <w:szCs w:val="20"/>
              </w:rPr>
              <w:t xml:space="preserve"> </w:t>
            </w:r>
            <w:r w:rsidRPr="009A2958">
              <w:rPr>
                <w:rFonts w:cs="Times New Roman"/>
                <w:sz w:val="20"/>
                <w:szCs w:val="20"/>
              </w:rPr>
              <w:t>규제를</w:t>
            </w:r>
            <w:r w:rsidRPr="009A2958">
              <w:rPr>
                <w:rFonts w:cs="Times New Roman"/>
                <w:sz w:val="20"/>
                <w:szCs w:val="20"/>
              </w:rPr>
              <w:t xml:space="preserve"> </w:t>
            </w:r>
            <w:r w:rsidRPr="009A2958">
              <w:rPr>
                <w:rFonts w:cs="Times New Roman"/>
                <w:sz w:val="20"/>
                <w:szCs w:val="20"/>
              </w:rPr>
              <w:t>두고</w:t>
            </w:r>
            <w:r w:rsidRPr="009A2958">
              <w:rPr>
                <w:rFonts w:cs="Times New Roman"/>
                <w:sz w:val="20"/>
                <w:szCs w:val="20"/>
              </w:rPr>
              <w:t xml:space="preserve"> </w:t>
            </w:r>
            <w:r w:rsidRPr="009A2958">
              <w:rPr>
                <w:rFonts w:cs="Times New Roman"/>
                <w:sz w:val="20"/>
                <w:szCs w:val="20"/>
              </w:rPr>
              <w:t>있지</w:t>
            </w:r>
            <w:r w:rsidRPr="009A2958">
              <w:rPr>
                <w:rFonts w:cs="Times New Roman"/>
                <w:sz w:val="20"/>
                <w:szCs w:val="20"/>
              </w:rPr>
              <w:t xml:space="preserve"> </w:t>
            </w:r>
            <w:r w:rsidRPr="009A2958">
              <w:rPr>
                <w:rFonts w:cs="Times New Roman"/>
                <w:sz w:val="20"/>
                <w:szCs w:val="20"/>
              </w:rPr>
              <w:t>않고</w:t>
            </w:r>
            <w:r w:rsidRPr="009A2958">
              <w:rPr>
                <w:rFonts w:cs="Times New Roman"/>
                <w:sz w:val="20"/>
                <w:szCs w:val="20"/>
              </w:rPr>
              <w:t xml:space="preserve">, </w:t>
            </w:r>
            <w:r w:rsidRPr="009A2958">
              <w:rPr>
                <w:rFonts w:cs="Times New Roman"/>
                <w:sz w:val="20"/>
                <w:szCs w:val="20"/>
              </w:rPr>
              <w:t>플랫폼중개</w:t>
            </w:r>
            <w:r w:rsidRPr="009A2958">
              <w:rPr>
                <w:rFonts w:cs="Times New Roman"/>
                <w:sz w:val="20"/>
                <w:szCs w:val="20"/>
              </w:rPr>
              <w:t xml:space="preserve"> </w:t>
            </w:r>
            <w:r w:rsidRPr="009A2958">
              <w:rPr>
                <w:rFonts w:cs="Times New Roman"/>
                <w:sz w:val="20"/>
                <w:szCs w:val="20"/>
              </w:rPr>
              <w:t>사업자가</w:t>
            </w:r>
            <w:r w:rsidRPr="009A2958">
              <w:rPr>
                <w:rFonts w:cs="Times New Roman"/>
                <w:sz w:val="20"/>
                <w:szCs w:val="20"/>
              </w:rPr>
              <w:t xml:space="preserve"> </w:t>
            </w:r>
            <w:r w:rsidRPr="009A2958">
              <w:rPr>
                <w:rFonts w:cs="Times New Roman"/>
                <w:sz w:val="20"/>
                <w:szCs w:val="20"/>
              </w:rPr>
              <w:t>요금을</w:t>
            </w:r>
            <w:r w:rsidRPr="009A2958">
              <w:rPr>
                <w:rFonts w:cs="Times New Roman"/>
                <w:sz w:val="20"/>
                <w:szCs w:val="20"/>
              </w:rPr>
              <w:t xml:space="preserve"> </w:t>
            </w:r>
            <w:r w:rsidRPr="009A2958">
              <w:rPr>
                <w:rFonts w:cs="Times New Roman"/>
                <w:sz w:val="20"/>
                <w:szCs w:val="20"/>
              </w:rPr>
              <w:t>정하려는</w:t>
            </w:r>
            <w:r w:rsidRPr="009A2958">
              <w:rPr>
                <w:rFonts w:cs="Times New Roman"/>
                <w:sz w:val="20"/>
                <w:szCs w:val="20"/>
              </w:rPr>
              <w:t xml:space="preserve"> </w:t>
            </w:r>
            <w:r w:rsidRPr="009A2958">
              <w:rPr>
                <w:rFonts w:cs="Times New Roman"/>
                <w:sz w:val="20"/>
                <w:szCs w:val="20"/>
              </w:rPr>
              <w:t>때에는</w:t>
            </w:r>
            <w:r w:rsidRPr="009A2958">
              <w:rPr>
                <w:rFonts w:cs="Times New Roman"/>
                <w:sz w:val="20"/>
                <w:szCs w:val="20"/>
              </w:rPr>
              <w:t xml:space="preserve"> </w:t>
            </w:r>
            <w:r w:rsidRPr="009A2958">
              <w:rPr>
                <w:rFonts w:cs="Times New Roman"/>
                <w:sz w:val="20"/>
                <w:szCs w:val="20"/>
              </w:rPr>
              <w:t>국토교통부장관에게</w:t>
            </w:r>
            <w:r w:rsidRPr="009A2958">
              <w:rPr>
                <w:rFonts w:cs="Times New Roman"/>
                <w:sz w:val="20"/>
                <w:szCs w:val="20"/>
              </w:rPr>
              <w:t xml:space="preserve"> </w:t>
            </w:r>
            <w:r w:rsidRPr="009A2958">
              <w:rPr>
                <w:rFonts w:cs="Times New Roman"/>
                <w:sz w:val="20"/>
                <w:szCs w:val="20"/>
              </w:rPr>
              <w:t>신고해야</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p>
          <w:p w14:paraId="06B34BC5"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플랫폼중개사업자는</w:t>
            </w:r>
            <w:r w:rsidRPr="009A2958">
              <w:rPr>
                <w:rFonts w:cs="Times New Roman"/>
                <w:sz w:val="20"/>
                <w:szCs w:val="20"/>
              </w:rPr>
              <w:t xml:space="preserve"> ‘</w:t>
            </w:r>
            <w:r w:rsidRPr="009A2958">
              <w:rPr>
                <w:rFonts w:cs="Times New Roman"/>
                <w:sz w:val="20"/>
                <w:szCs w:val="20"/>
              </w:rPr>
              <w:t>중개</w:t>
            </w:r>
            <w:r w:rsidRPr="009A2958">
              <w:rPr>
                <w:rFonts w:cs="Times New Roman"/>
                <w:sz w:val="20"/>
                <w:szCs w:val="20"/>
              </w:rPr>
              <w:t>’</w:t>
            </w:r>
            <w:r w:rsidRPr="009A2958">
              <w:rPr>
                <w:rFonts w:cs="Times New Roman"/>
                <w:sz w:val="20"/>
                <w:szCs w:val="20"/>
              </w:rPr>
              <w:t>요금을</w:t>
            </w:r>
            <w:r w:rsidRPr="009A2958">
              <w:rPr>
                <w:rFonts w:cs="Times New Roman"/>
                <w:sz w:val="20"/>
                <w:szCs w:val="20"/>
              </w:rPr>
              <w:t xml:space="preserve"> </w:t>
            </w:r>
            <w:r w:rsidRPr="009A2958">
              <w:rPr>
                <w:rFonts w:cs="Times New Roman"/>
                <w:sz w:val="20"/>
                <w:szCs w:val="20"/>
              </w:rPr>
              <w:t>수취하는</w:t>
            </w:r>
            <w:r w:rsidRPr="009A2958">
              <w:rPr>
                <w:rFonts w:cs="Times New Roman"/>
                <w:sz w:val="20"/>
                <w:szCs w:val="20"/>
              </w:rPr>
              <w:t xml:space="preserve"> </w:t>
            </w:r>
            <w:r w:rsidRPr="009A2958">
              <w:rPr>
                <w:rFonts w:cs="Times New Roman"/>
                <w:sz w:val="20"/>
                <w:szCs w:val="20"/>
              </w:rPr>
              <w:t>것이고</w:t>
            </w:r>
            <w:r w:rsidRPr="009A2958">
              <w:rPr>
                <w:rFonts w:cs="Times New Roman"/>
                <w:sz w:val="20"/>
                <w:szCs w:val="20"/>
              </w:rPr>
              <w:t xml:space="preserve">, </w:t>
            </w:r>
            <w:r w:rsidRPr="009A2958">
              <w:rPr>
                <w:rFonts w:cs="Times New Roman"/>
                <w:sz w:val="20"/>
                <w:szCs w:val="20"/>
              </w:rPr>
              <w:t>운송사업자의</w:t>
            </w:r>
            <w:r w:rsidRPr="009A2958">
              <w:rPr>
                <w:rFonts w:cs="Times New Roman"/>
                <w:sz w:val="20"/>
                <w:szCs w:val="20"/>
              </w:rPr>
              <w:t xml:space="preserve"> </w:t>
            </w:r>
            <w:r w:rsidRPr="009A2958">
              <w:rPr>
                <w:rFonts w:cs="Times New Roman"/>
                <w:sz w:val="20"/>
                <w:szCs w:val="20"/>
              </w:rPr>
              <w:t>운송요금에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전통적인</w:t>
            </w:r>
            <w:r w:rsidRPr="009A2958">
              <w:rPr>
                <w:rFonts w:cs="Times New Roman"/>
                <w:sz w:val="20"/>
                <w:szCs w:val="20"/>
              </w:rPr>
              <w:t xml:space="preserve"> </w:t>
            </w:r>
            <w:r w:rsidRPr="009A2958">
              <w:rPr>
                <w:rFonts w:cs="Times New Roman"/>
                <w:sz w:val="20"/>
                <w:szCs w:val="20"/>
              </w:rPr>
              <w:t>택시운송사업상</w:t>
            </w:r>
            <w:r w:rsidRPr="009A2958">
              <w:rPr>
                <w:rFonts w:cs="Times New Roman"/>
                <w:sz w:val="20"/>
                <w:szCs w:val="20"/>
              </w:rPr>
              <w:t xml:space="preserve"> </w:t>
            </w:r>
            <w:r w:rsidRPr="009A2958">
              <w:rPr>
                <w:rFonts w:cs="Times New Roman"/>
                <w:sz w:val="20"/>
                <w:szCs w:val="20"/>
              </w:rPr>
              <w:t>규제를</w:t>
            </w:r>
            <w:r w:rsidRPr="009A2958">
              <w:rPr>
                <w:rFonts w:cs="Times New Roman"/>
                <w:sz w:val="20"/>
                <w:szCs w:val="20"/>
              </w:rPr>
              <w:t xml:space="preserve"> </w:t>
            </w:r>
            <w:r w:rsidRPr="009A2958">
              <w:rPr>
                <w:rFonts w:cs="Times New Roman"/>
                <w:sz w:val="20"/>
                <w:szCs w:val="20"/>
              </w:rPr>
              <w:t>받게</w:t>
            </w:r>
            <w:r w:rsidRPr="009A2958">
              <w:rPr>
                <w:rFonts w:cs="Times New Roman"/>
                <w:sz w:val="20"/>
                <w:szCs w:val="20"/>
              </w:rPr>
              <w:t xml:space="preserve"> </w:t>
            </w:r>
            <w:r w:rsidRPr="009A2958">
              <w:rPr>
                <w:rFonts w:cs="Times New Roman"/>
                <w:sz w:val="20"/>
                <w:szCs w:val="20"/>
              </w:rPr>
              <w:t>되는데</w:t>
            </w:r>
            <w:r w:rsidRPr="009A2958">
              <w:rPr>
                <w:rFonts w:cs="Times New Roman"/>
                <w:sz w:val="20"/>
                <w:szCs w:val="20"/>
              </w:rPr>
              <w:t xml:space="preserve">, </w:t>
            </w:r>
            <w:r w:rsidRPr="009A2958">
              <w:rPr>
                <w:rFonts w:cs="Times New Roman"/>
                <w:sz w:val="20"/>
                <w:szCs w:val="20"/>
              </w:rPr>
              <w:t>자율신고요금제로</w:t>
            </w:r>
            <w:r w:rsidRPr="009A2958">
              <w:rPr>
                <w:rFonts w:cs="Times New Roman"/>
                <w:sz w:val="20"/>
                <w:szCs w:val="20"/>
              </w:rPr>
              <w:t xml:space="preserve"> </w:t>
            </w:r>
            <w:r w:rsidRPr="009A2958">
              <w:rPr>
                <w:rFonts w:cs="Times New Roman"/>
                <w:sz w:val="20"/>
                <w:szCs w:val="20"/>
              </w:rPr>
              <w:t>운영이</w:t>
            </w:r>
            <w:r w:rsidRPr="009A2958">
              <w:rPr>
                <w:rFonts w:cs="Times New Roman"/>
                <w:sz w:val="20"/>
                <w:szCs w:val="20"/>
              </w:rPr>
              <w:t xml:space="preserve"> </w:t>
            </w:r>
            <w:r w:rsidRPr="009A2958">
              <w:rPr>
                <w:rFonts w:cs="Times New Roman"/>
                <w:sz w:val="20"/>
                <w:szCs w:val="20"/>
              </w:rPr>
              <w:t>되는</w:t>
            </w:r>
            <w:r w:rsidRPr="009A2958">
              <w:rPr>
                <w:rFonts w:cs="Times New Roman"/>
                <w:sz w:val="20"/>
                <w:szCs w:val="20"/>
              </w:rPr>
              <w:t xml:space="preserve"> </w:t>
            </w:r>
            <w:r w:rsidRPr="009A2958">
              <w:rPr>
                <w:rFonts w:cs="Times New Roman"/>
                <w:sz w:val="20"/>
                <w:szCs w:val="20"/>
              </w:rPr>
              <w:t>고급</w:t>
            </w:r>
            <w:r w:rsidRPr="009A2958">
              <w:rPr>
                <w:rFonts w:cs="Times New Roman"/>
                <w:sz w:val="20"/>
                <w:szCs w:val="20"/>
              </w:rPr>
              <w:t>/</w:t>
            </w:r>
            <w:r w:rsidRPr="009A2958">
              <w:rPr>
                <w:rFonts w:cs="Times New Roman"/>
                <w:sz w:val="20"/>
                <w:szCs w:val="20"/>
              </w:rPr>
              <w:t>대형</w:t>
            </w:r>
            <w:r w:rsidRPr="009A2958">
              <w:rPr>
                <w:rFonts w:cs="Times New Roman"/>
                <w:sz w:val="20"/>
                <w:szCs w:val="20"/>
              </w:rPr>
              <w:t xml:space="preserve"> </w:t>
            </w:r>
            <w:r w:rsidRPr="009A2958">
              <w:rPr>
                <w:rFonts w:cs="Times New Roman"/>
                <w:sz w:val="20"/>
                <w:szCs w:val="20"/>
              </w:rPr>
              <w:t>택시에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탄력요금제의</w:t>
            </w:r>
            <w:r w:rsidRPr="009A2958">
              <w:rPr>
                <w:rFonts w:cs="Times New Roman"/>
                <w:sz w:val="20"/>
                <w:szCs w:val="20"/>
              </w:rPr>
              <w:t xml:space="preserve"> </w:t>
            </w:r>
            <w:r w:rsidRPr="009A2958">
              <w:rPr>
                <w:rFonts w:cs="Times New Roman"/>
                <w:sz w:val="20"/>
                <w:szCs w:val="20"/>
              </w:rPr>
              <w:t>도입이</w:t>
            </w:r>
            <w:r w:rsidRPr="009A2958">
              <w:rPr>
                <w:rFonts w:cs="Times New Roman"/>
                <w:sz w:val="20"/>
                <w:szCs w:val="20"/>
              </w:rPr>
              <w:t xml:space="preserve"> </w:t>
            </w:r>
            <w:r w:rsidRPr="009A2958">
              <w:rPr>
                <w:rFonts w:cs="Times New Roman"/>
                <w:sz w:val="20"/>
                <w:szCs w:val="20"/>
              </w:rPr>
              <w:t>가능하고</w:t>
            </w:r>
            <w:r w:rsidRPr="009A2958">
              <w:rPr>
                <w:rFonts w:cs="Times New Roman"/>
                <w:sz w:val="20"/>
                <w:szCs w:val="20"/>
              </w:rPr>
              <w:t xml:space="preserve"> </w:t>
            </w:r>
            <w:r w:rsidRPr="009A2958">
              <w:rPr>
                <w:rFonts w:cs="Times New Roman"/>
                <w:sz w:val="20"/>
                <w:szCs w:val="20"/>
              </w:rPr>
              <w:t>실제로도</w:t>
            </w:r>
            <w:r w:rsidRPr="009A2958">
              <w:rPr>
                <w:rFonts w:cs="Times New Roman"/>
                <w:sz w:val="20"/>
                <w:szCs w:val="20"/>
              </w:rPr>
              <w:t xml:space="preserve"> </w:t>
            </w:r>
            <w:r w:rsidRPr="009A2958">
              <w:rPr>
                <w:rFonts w:cs="Times New Roman"/>
                <w:sz w:val="20"/>
                <w:szCs w:val="20"/>
              </w:rPr>
              <w:t>도입이</w:t>
            </w:r>
            <w:r w:rsidRPr="009A2958">
              <w:rPr>
                <w:rFonts w:cs="Times New Roman"/>
                <w:sz w:val="20"/>
                <w:szCs w:val="20"/>
              </w:rPr>
              <w:t xml:space="preserve"> </w:t>
            </w:r>
            <w:r w:rsidRPr="009A2958">
              <w:rPr>
                <w:rFonts w:cs="Times New Roman"/>
                <w:sz w:val="20"/>
                <w:szCs w:val="20"/>
              </w:rPr>
              <w:t>되었으나</w:t>
            </w:r>
            <w:r w:rsidRPr="009A2958">
              <w:rPr>
                <w:rFonts w:cs="Times New Roman"/>
                <w:sz w:val="20"/>
                <w:szCs w:val="20"/>
              </w:rPr>
              <w:t xml:space="preserve">, </w:t>
            </w:r>
            <w:r w:rsidRPr="009A2958">
              <w:rPr>
                <w:rFonts w:cs="Times New Roman"/>
                <w:sz w:val="20"/>
                <w:szCs w:val="20"/>
              </w:rPr>
              <w:t>중형택시에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지자체에서</w:t>
            </w:r>
            <w:r w:rsidRPr="009A2958">
              <w:rPr>
                <w:rFonts w:cs="Times New Roman"/>
                <w:sz w:val="20"/>
                <w:szCs w:val="20"/>
              </w:rPr>
              <w:t xml:space="preserve"> </w:t>
            </w:r>
            <w:r w:rsidRPr="009A2958">
              <w:rPr>
                <w:rFonts w:cs="Times New Roman"/>
                <w:sz w:val="20"/>
                <w:szCs w:val="20"/>
              </w:rPr>
              <w:t>택시의</w:t>
            </w:r>
            <w:r w:rsidRPr="009A2958">
              <w:rPr>
                <w:rFonts w:cs="Times New Roman"/>
                <w:sz w:val="20"/>
                <w:szCs w:val="20"/>
              </w:rPr>
              <w:t xml:space="preserve"> </w:t>
            </w:r>
            <w:r w:rsidRPr="009A2958">
              <w:rPr>
                <w:rFonts w:cs="Times New Roman"/>
                <w:sz w:val="20"/>
                <w:szCs w:val="20"/>
              </w:rPr>
              <w:t>종류</w:t>
            </w:r>
            <w:r w:rsidRPr="009A2958">
              <w:rPr>
                <w:rFonts w:cs="Times New Roman"/>
                <w:sz w:val="20"/>
                <w:szCs w:val="20"/>
              </w:rPr>
              <w:t xml:space="preserve">, </w:t>
            </w:r>
            <w:r w:rsidRPr="009A2958">
              <w:rPr>
                <w:rFonts w:cs="Times New Roman"/>
                <w:sz w:val="20"/>
                <w:szCs w:val="20"/>
              </w:rPr>
              <w:t>운행</w:t>
            </w:r>
            <w:r w:rsidRPr="009A2958">
              <w:rPr>
                <w:rFonts w:cs="Times New Roman"/>
                <w:sz w:val="20"/>
                <w:szCs w:val="20"/>
              </w:rPr>
              <w:t xml:space="preserve"> </w:t>
            </w:r>
            <w:r w:rsidRPr="009A2958">
              <w:rPr>
                <w:rFonts w:cs="Times New Roman"/>
                <w:sz w:val="20"/>
                <w:szCs w:val="20"/>
              </w:rPr>
              <w:t>시간대에</w:t>
            </w:r>
            <w:r w:rsidRPr="009A2958">
              <w:rPr>
                <w:rFonts w:cs="Times New Roman"/>
                <w:sz w:val="20"/>
                <w:szCs w:val="20"/>
              </w:rPr>
              <w:t xml:space="preserve"> </w:t>
            </w:r>
            <w:r w:rsidRPr="009A2958">
              <w:rPr>
                <w:rFonts w:cs="Times New Roman"/>
                <w:sz w:val="20"/>
                <w:szCs w:val="20"/>
              </w:rPr>
              <w:t>따라</w:t>
            </w:r>
            <w:r w:rsidRPr="009A2958">
              <w:rPr>
                <w:rFonts w:cs="Times New Roman"/>
                <w:sz w:val="20"/>
                <w:szCs w:val="20"/>
              </w:rPr>
              <w:t xml:space="preserve"> </w:t>
            </w:r>
            <w:r w:rsidRPr="009A2958">
              <w:rPr>
                <w:rFonts w:cs="Times New Roman"/>
                <w:sz w:val="20"/>
                <w:szCs w:val="20"/>
              </w:rPr>
              <w:t>기본요금</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거리당</w:t>
            </w:r>
            <w:r w:rsidRPr="009A2958">
              <w:rPr>
                <w:rFonts w:cs="Times New Roman"/>
                <w:sz w:val="20"/>
                <w:szCs w:val="20"/>
              </w:rPr>
              <w:t xml:space="preserve"> </w:t>
            </w:r>
            <w:r w:rsidRPr="009A2958">
              <w:rPr>
                <w:rFonts w:cs="Times New Roman"/>
                <w:sz w:val="20"/>
                <w:szCs w:val="20"/>
              </w:rPr>
              <w:t>추가요금을</w:t>
            </w:r>
            <w:r w:rsidRPr="009A2958">
              <w:rPr>
                <w:rFonts w:cs="Times New Roman"/>
                <w:sz w:val="20"/>
                <w:szCs w:val="20"/>
              </w:rPr>
              <w:t xml:space="preserve"> </w:t>
            </w:r>
            <w:r w:rsidRPr="009A2958">
              <w:rPr>
                <w:rFonts w:cs="Times New Roman"/>
                <w:sz w:val="20"/>
                <w:szCs w:val="20"/>
              </w:rPr>
              <w:t>사실상</w:t>
            </w:r>
            <w:r w:rsidRPr="009A2958">
              <w:rPr>
                <w:rFonts w:cs="Times New Roman"/>
                <w:sz w:val="20"/>
                <w:szCs w:val="20"/>
              </w:rPr>
              <w:t xml:space="preserve"> ‘</w:t>
            </w:r>
            <w:r w:rsidRPr="009A2958">
              <w:rPr>
                <w:rFonts w:cs="Times New Roman"/>
                <w:sz w:val="20"/>
                <w:szCs w:val="20"/>
              </w:rPr>
              <w:t>고정</w:t>
            </w:r>
            <w:r w:rsidRPr="009A2958">
              <w:rPr>
                <w:rFonts w:cs="Times New Roman"/>
                <w:sz w:val="20"/>
                <w:szCs w:val="20"/>
              </w:rPr>
              <w:t>’</w:t>
            </w:r>
            <w:r w:rsidRPr="009A2958">
              <w:rPr>
                <w:rFonts w:cs="Times New Roman"/>
                <w:sz w:val="20"/>
                <w:szCs w:val="20"/>
              </w:rPr>
              <w:t>된</w:t>
            </w:r>
            <w:r w:rsidRPr="009A2958">
              <w:rPr>
                <w:rFonts w:cs="Times New Roman"/>
                <w:sz w:val="20"/>
                <w:szCs w:val="20"/>
              </w:rPr>
              <w:t xml:space="preserve"> </w:t>
            </w:r>
            <w:r w:rsidRPr="009A2958">
              <w:rPr>
                <w:rFonts w:cs="Times New Roman"/>
                <w:sz w:val="20"/>
                <w:szCs w:val="20"/>
              </w:rPr>
              <w:t>값으로</w:t>
            </w:r>
            <w:r w:rsidRPr="009A2958">
              <w:rPr>
                <w:rFonts w:cs="Times New Roman"/>
                <w:sz w:val="20"/>
                <w:szCs w:val="20"/>
              </w:rPr>
              <w:t xml:space="preserve"> </w:t>
            </w:r>
            <w:r w:rsidRPr="009A2958">
              <w:rPr>
                <w:rFonts w:cs="Times New Roman"/>
                <w:sz w:val="20"/>
                <w:szCs w:val="20"/>
              </w:rPr>
              <w:t>정하고</w:t>
            </w:r>
            <w:r w:rsidRPr="009A2958">
              <w:rPr>
                <w:rFonts w:cs="Times New Roman"/>
                <w:sz w:val="20"/>
                <w:szCs w:val="20"/>
              </w:rPr>
              <w:t xml:space="preserve"> </w:t>
            </w:r>
            <w:r w:rsidRPr="009A2958">
              <w:rPr>
                <w:rFonts w:cs="Times New Roman"/>
                <w:sz w:val="20"/>
                <w:szCs w:val="20"/>
              </w:rPr>
              <w:t>있으므로</w:t>
            </w:r>
            <w:r w:rsidRPr="009A2958">
              <w:rPr>
                <w:rFonts w:cs="Times New Roman"/>
                <w:sz w:val="20"/>
                <w:szCs w:val="20"/>
              </w:rPr>
              <w:t xml:space="preserve"> </w:t>
            </w:r>
            <w:r w:rsidRPr="009A2958">
              <w:rPr>
                <w:rFonts w:cs="Times New Roman"/>
                <w:sz w:val="20"/>
                <w:szCs w:val="20"/>
              </w:rPr>
              <w:t>호출료가</w:t>
            </w:r>
            <w:r w:rsidRPr="009A2958">
              <w:rPr>
                <w:rFonts w:cs="Times New Roman"/>
                <w:sz w:val="20"/>
                <w:szCs w:val="20"/>
              </w:rPr>
              <w:t xml:space="preserve"> </w:t>
            </w:r>
            <w:r w:rsidRPr="009A2958">
              <w:rPr>
                <w:rFonts w:cs="Times New Roman"/>
                <w:sz w:val="20"/>
                <w:szCs w:val="20"/>
              </w:rPr>
              <w:t>아닌</w:t>
            </w:r>
            <w:r w:rsidRPr="009A2958">
              <w:rPr>
                <w:rFonts w:cs="Times New Roman"/>
                <w:sz w:val="20"/>
                <w:szCs w:val="20"/>
              </w:rPr>
              <w:t xml:space="preserve"> </w:t>
            </w:r>
            <w:r w:rsidRPr="009A2958">
              <w:rPr>
                <w:rFonts w:cs="Times New Roman"/>
                <w:sz w:val="20"/>
                <w:szCs w:val="20"/>
              </w:rPr>
              <w:t>운임에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현재</w:t>
            </w:r>
            <w:r w:rsidRPr="009A2958">
              <w:rPr>
                <w:rFonts w:cs="Times New Roman"/>
                <w:sz w:val="20"/>
                <w:szCs w:val="20"/>
              </w:rPr>
              <w:t xml:space="preserve"> </w:t>
            </w:r>
            <w:r w:rsidRPr="009A2958">
              <w:rPr>
                <w:rFonts w:cs="Times New Roman"/>
                <w:sz w:val="20"/>
                <w:szCs w:val="20"/>
              </w:rPr>
              <w:t>규제상</w:t>
            </w:r>
            <w:r w:rsidRPr="009A2958">
              <w:rPr>
                <w:rFonts w:cs="Times New Roman"/>
                <w:sz w:val="20"/>
                <w:szCs w:val="20"/>
              </w:rPr>
              <w:t xml:space="preserve"> </w:t>
            </w:r>
            <w:r w:rsidRPr="009A2958">
              <w:rPr>
                <w:rFonts w:cs="Times New Roman"/>
                <w:sz w:val="20"/>
                <w:szCs w:val="20"/>
              </w:rPr>
              <w:t>탄력요금제</w:t>
            </w:r>
            <w:r w:rsidRPr="009A2958">
              <w:rPr>
                <w:rFonts w:cs="Times New Roman"/>
                <w:sz w:val="20"/>
                <w:szCs w:val="20"/>
              </w:rPr>
              <w:t xml:space="preserve"> </w:t>
            </w:r>
            <w:r w:rsidRPr="009A2958">
              <w:rPr>
                <w:rFonts w:cs="Times New Roman"/>
                <w:sz w:val="20"/>
                <w:szCs w:val="20"/>
              </w:rPr>
              <w:t>도입이</w:t>
            </w:r>
            <w:r w:rsidRPr="009A2958">
              <w:rPr>
                <w:rFonts w:cs="Times New Roman"/>
                <w:sz w:val="20"/>
                <w:szCs w:val="20"/>
              </w:rPr>
              <w:t xml:space="preserve"> </w:t>
            </w:r>
            <w:r w:rsidRPr="009A2958">
              <w:rPr>
                <w:rFonts w:cs="Times New Roman"/>
                <w:sz w:val="20"/>
                <w:szCs w:val="20"/>
              </w:rPr>
              <w:t>불가능함</w:t>
            </w:r>
            <w:r w:rsidRPr="009A2958">
              <w:rPr>
                <w:rFonts w:cs="Times New Roman"/>
                <w:sz w:val="20"/>
                <w:szCs w:val="20"/>
              </w:rPr>
              <w:t xml:space="preserve">. </w:t>
            </w:r>
          </w:p>
          <w:p w14:paraId="276E8562"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한편</w:t>
            </w:r>
            <w:r w:rsidRPr="009A2958">
              <w:rPr>
                <w:rFonts w:cs="Times New Roman"/>
                <w:sz w:val="20"/>
                <w:szCs w:val="20"/>
              </w:rPr>
              <w:t>, “</w:t>
            </w:r>
            <w:r w:rsidRPr="009A2958">
              <w:rPr>
                <w:rFonts w:cs="Times New Roman"/>
                <w:sz w:val="20"/>
                <w:szCs w:val="20"/>
              </w:rPr>
              <w:t>호출료</w:t>
            </w:r>
            <w:r w:rsidRPr="009A2958">
              <w:rPr>
                <w:rFonts w:cs="Times New Roman"/>
                <w:sz w:val="20"/>
                <w:szCs w:val="20"/>
              </w:rPr>
              <w:t>”</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탄력요금제의</w:t>
            </w:r>
            <w:r w:rsidRPr="009A2958">
              <w:rPr>
                <w:rFonts w:cs="Times New Roman"/>
                <w:sz w:val="20"/>
                <w:szCs w:val="20"/>
              </w:rPr>
              <w:t xml:space="preserve"> </w:t>
            </w:r>
            <w:r w:rsidRPr="009A2958">
              <w:rPr>
                <w:rFonts w:cs="Times New Roman"/>
                <w:sz w:val="20"/>
                <w:szCs w:val="20"/>
              </w:rPr>
              <w:t>도입이</w:t>
            </w:r>
            <w:r w:rsidRPr="009A2958">
              <w:rPr>
                <w:rFonts w:cs="Times New Roman"/>
                <w:sz w:val="20"/>
                <w:szCs w:val="20"/>
              </w:rPr>
              <w:t xml:space="preserve"> </w:t>
            </w:r>
            <w:r w:rsidRPr="009A2958">
              <w:rPr>
                <w:rFonts w:cs="Times New Roman"/>
                <w:sz w:val="20"/>
                <w:szCs w:val="20"/>
              </w:rPr>
              <w:t>가능하고</w:t>
            </w:r>
            <w:r w:rsidRPr="009A2958">
              <w:rPr>
                <w:rFonts w:cs="Times New Roman"/>
                <w:sz w:val="20"/>
                <w:szCs w:val="20"/>
              </w:rPr>
              <w:t xml:space="preserve">, </w:t>
            </w:r>
            <w:r w:rsidRPr="009A2958">
              <w:rPr>
                <w:rFonts w:cs="Times New Roman"/>
                <w:sz w:val="20"/>
                <w:szCs w:val="20"/>
              </w:rPr>
              <w:t>실제</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스마트호출의</w:t>
            </w:r>
            <w:r w:rsidRPr="009A2958">
              <w:rPr>
                <w:rFonts w:cs="Times New Roman"/>
                <w:sz w:val="20"/>
                <w:szCs w:val="20"/>
              </w:rPr>
              <w:t xml:space="preserve"> </w:t>
            </w:r>
            <w:r w:rsidRPr="009A2958">
              <w:rPr>
                <w:rFonts w:cs="Times New Roman"/>
                <w:sz w:val="20"/>
                <w:szCs w:val="20"/>
              </w:rPr>
              <w:t>요금제를</w:t>
            </w:r>
            <w:r w:rsidRPr="009A2958">
              <w:rPr>
                <w:rFonts w:cs="Times New Roman"/>
                <w:sz w:val="20"/>
                <w:szCs w:val="20"/>
              </w:rPr>
              <w:t xml:space="preserve"> </w:t>
            </w:r>
            <w:r w:rsidRPr="009A2958">
              <w:rPr>
                <w:rFonts w:cs="Times New Roman"/>
                <w:sz w:val="20"/>
                <w:szCs w:val="20"/>
              </w:rPr>
              <w:t>개편하면서</w:t>
            </w:r>
            <w:r w:rsidRPr="009A2958">
              <w:rPr>
                <w:rFonts w:cs="Times New Roman"/>
                <w:sz w:val="20"/>
                <w:szCs w:val="20"/>
              </w:rPr>
              <w:t xml:space="preserve"> 0~5,000</w:t>
            </w:r>
            <w:r w:rsidRPr="009A2958">
              <w:rPr>
                <w:rFonts w:cs="Times New Roman"/>
                <w:sz w:val="20"/>
                <w:szCs w:val="20"/>
              </w:rPr>
              <w:t>원의</w:t>
            </w:r>
            <w:r w:rsidRPr="009A2958">
              <w:rPr>
                <w:rFonts w:cs="Times New Roman"/>
                <w:sz w:val="20"/>
                <w:szCs w:val="20"/>
              </w:rPr>
              <w:t xml:space="preserve"> </w:t>
            </w:r>
            <w:r w:rsidRPr="009A2958">
              <w:rPr>
                <w:rFonts w:cs="Times New Roman"/>
                <w:sz w:val="20"/>
                <w:szCs w:val="20"/>
              </w:rPr>
              <w:t>범위에서</w:t>
            </w:r>
            <w:r w:rsidRPr="009A2958">
              <w:rPr>
                <w:rFonts w:cs="Times New Roman"/>
                <w:sz w:val="20"/>
                <w:szCs w:val="20"/>
              </w:rPr>
              <w:t xml:space="preserve"> </w:t>
            </w:r>
            <w:r w:rsidRPr="009A2958">
              <w:rPr>
                <w:rFonts w:cs="Times New Roman"/>
                <w:sz w:val="20"/>
                <w:szCs w:val="20"/>
              </w:rPr>
              <w:t>탄력요금제를</w:t>
            </w:r>
            <w:r w:rsidRPr="009A2958">
              <w:rPr>
                <w:rFonts w:cs="Times New Roman"/>
                <w:sz w:val="20"/>
                <w:szCs w:val="20"/>
              </w:rPr>
              <w:t xml:space="preserve"> </w:t>
            </w:r>
            <w:r w:rsidRPr="009A2958">
              <w:rPr>
                <w:rFonts w:cs="Times New Roman"/>
                <w:sz w:val="20"/>
                <w:szCs w:val="20"/>
              </w:rPr>
              <w:t>도입하려고</w:t>
            </w:r>
            <w:r w:rsidRPr="009A2958">
              <w:rPr>
                <w:rFonts w:cs="Times New Roman"/>
                <w:sz w:val="20"/>
                <w:szCs w:val="20"/>
              </w:rPr>
              <w:t xml:space="preserve"> </w:t>
            </w:r>
            <w:r w:rsidRPr="009A2958">
              <w:rPr>
                <w:rFonts w:cs="Times New Roman"/>
                <w:sz w:val="20"/>
                <w:szCs w:val="20"/>
              </w:rPr>
              <w:t>하였음</w:t>
            </w:r>
            <w:r w:rsidRPr="009A2958">
              <w:rPr>
                <w:rFonts w:cs="Times New Roman"/>
                <w:sz w:val="20"/>
                <w:szCs w:val="20"/>
              </w:rPr>
              <w:t xml:space="preserve">. </w:t>
            </w:r>
            <w:r w:rsidRPr="009A2958">
              <w:rPr>
                <w:rFonts w:cs="Times New Roman"/>
                <w:sz w:val="20"/>
                <w:szCs w:val="20"/>
              </w:rPr>
              <w:t>그러나</w:t>
            </w:r>
            <w:r w:rsidRPr="009A2958">
              <w:rPr>
                <w:rFonts w:cs="Times New Roman"/>
                <w:sz w:val="20"/>
                <w:szCs w:val="20"/>
              </w:rPr>
              <w:t xml:space="preserve"> </w:t>
            </w:r>
            <w:r w:rsidRPr="009A2958">
              <w:rPr>
                <w:rFonts w:cs="Times New Roman"/>
                <w:sz w:val="20"/>
                <w:szCs w:val="20"/>
              </w:rPr>
              <w:t>앞서</w:t>
            </w:r>
            <w:r w:rsidRPr="009A2958">
              <w:rPr>
                <w:rFonts w:cs="Times New Roman"/>
                <w:sz w:val="20"/>
                <w:szCs w:val="20"/>
              </w:rPr>
              <w:t xml:space="preserve"> </w:t>
            </w:r>
            <w:r w:rsidRPr="009A2958">
              <w:rPr>
                <w:rFonts w:cs="Times New Roman"/>
                <w:sz w:val="20"/>
                <w:szCs w:val="20"/>
              </w:rPr>
              <w:t>플랫폼가맹사업에서</w:t>
            </w:r>
            <w:r w:rsidRPr="009A2958">
              <w:rPr>
                <w:rFonts w:cs="Times New Roman"/>
                <w:sz w:val="20"/>
                <w:szCs w:val="20"/>
              </w:rPr>
              <w:t xml:space="preserve"> </w:t>
            </w:r>
            <w:r w:rsidRPr="009A2958">
              <w:rPr>
                <w:rFonts w:cs="Times New Roman"/>
                <w:sz w:val="20"/>
                <w:szCs w:val="20"/>
              </w:rPr>
              <w:t>설명한</w:t>
            </w:r>
            <w:r w:rsidRPr="009A2958">
              <w:rPr>
                <w:rFonts w:cs="Times New Roman"/>
                <w:sz w:val="20"/>
                <w:szCs w:val="20"/>
              </w:rPr>
              <w:t xml:space="preserve"> </w:t>
            </w:r>
            <w:r w:rsidRPr="009A2958">
              <w:rPr>
                <w:rFonts w:cs="Times New Roman"/>
                <w:sz w:val="20"/>
                <w:szCs w:val="20"/>
              </w:rPr>
              <w:t>바와</w:t>
            </w:r>
            <w:r w:rsidRPr="009A2958">
              <w:rPr>
                <w:rFonts w:cs="Times New Roman"/>
                <w:sz w:val="20"/>
                <w:szCs w:val="20"/>
              </w:rPr>
              <w:t xml:space="preserve"> </w:t>
            </w:r>
            <w:r w:rsidRPr="009A2958">
              <w:rPr>
                <w:rFonts w:cs="Times New Roman"/>
                <w:sz w:val="20"/>
                <w:szCs w:val="20"/>
              </w:rPr>
              <w:t>마찬가지로</w:t>
            </w:r>
            <w:r w:rsidRPr="009A2958">
              <w:rPr>
                <w:rFonts w:cs="Times New Roman"/>
                <w:sz w:val="20"/>
                <w:szCs w:val="20"/>
              </w:rPr>
              <w:t xml:space="preserve"> </w:t>
            </w:r>
            <w:r w:rsidRPr="009A2958">
              <w:rPr>
                <w:rFonts w:cs="Times New Roman"/>
                <w:sz w:val="20"/>
                <w:szCs w:val="20"/>
              </w:rPr>
              <w:t>호출료에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탄력요금제의</w:t>
            </w:r>
            <w:r w:rsidRPr="009A2958">
              <w:rPr>
                <w:rFonts w:cs="Times New Roman"/>
                <w:sz w:val="20"/>
                <w:szCs w:val="20"/>
              </w:rPr>
              <w:t xml:space="preserve"> </w:t>
            </w:r>
            <w:r w:rsidRPr="009A2958">
              <w:rPr>
                <w:rFonts w:cs="Times New Roman"/>
                <w:sz w:val="20"/>
                <w:szCs w:val="20"/>
              </w:rPr>
              <w:t>현실적</w:t>
            </w:r>
            <w:r w:rsidRPr="009A2958">
              <w:rPr>
                <w:rFonts w:cs="Times New Roman"/>
                <w:sz w:val="20"/>
                <w:szCs w:val="20"/>
              </w:rPr>
              <w:t xml:space="preserve"> </w:t>
            </w:r>
            <w:r w:rsidRPr="009A2958">
              <w:rPr>
                <w:rFonts w:cs="Times New Roman"/>
                <w:sz w:val="20"/>
                <w:szCs w:val="20"/>
              </w:rPr>
              <w:t>도입가능성은</w:t>
            </w:r>
            <w:r w:rsidRPr="009A2958">
              <w:rPr>
                <w:rFonts w:cs="Times New Roman"/>
                <w:sz w:val="20"/>
                <w:szCs w:val="20"/>
              </w:rPr>
              <w:t xml:space="preserve"> </w:t>
            </w:r>
            <w:r w:rsidRPr="009A2958">
              <w:rPr>
                <w:rFonts w:cs="Times New Roman"/>
                <w:sz w:val="20"/>
                <w:szCs w:val="20"/>
              </w:rPr>
              <w:t>현재로서는</w:t>
            </w:r>
            <w:r w:rsidRPr="009A2958">
              <w:rPr>
                <w:rFonts w:cs="Times New Roman"/>
                <w:sz w:val="20"/>
                <w:szCs w:val="20"/>
              </w:rPr>
              <w:t xml:space="preserve"> </w:t>
            </w:r>
            <w:r>
              <w:rPr>
                <w:rFonts w:cs="Times New Roman" w:hint="eastAsia"/>
                <w:sz w:val="20"/>
                <w:szCs w:val="20"/>
              </w:rPr>
              <w:t>예측하기</w:t>
            </w:r>
            <w:r>
              <w:rPr>
                <w:rFonts w:cs="Times New Roman" w:hint="eastAsia"/>
                <w:sz w:val="20"/>
                <w:szCs w:val="20"/>
              </w:rPr>
              <w:t xml:space="preserve"> </w:t>
            </w:r>
            <w:r>
              <w:rPr>
                <w:rFonts w:cs="Times New Roman" w:hint="eastAsia"/>
                <w:sz w:val="20"/>
                <w:szCs w:val="20"/>
              </w:rPr>
              <w:t>어려움</w:t>
            </w:r>
            <w:r w:rsidRPr="009A2958">
              <w:rPr>
                <w:rFonts w:cs="Times New Roman"/>
                <w:sz w:val="20"/>
                <w:szCs w:val="20"/>
              </w:rPr>
              <w:t>.</w:t>
            </w:r>
          </w:p>
        </w:tc>
        <w:tc>
          <w:tcPr>
            <w:tcW w:w="27" w:type="pct"/>
            <w:tcBorders>
              <w:top w:val="nil"/>
              <w:bottom w:val="nil"/>
            </w:tcBorders>
          </w:tcPr>
          <w:p w14:paraId="55FFB8A6"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4E5B8D0C"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해당사항</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tc>
      </w:tr>
      <w:tr w:rsidR="005335C7" w:rsidRPr="009A2958" w14:paraId="1E8A9A8B" w14:textId="77777777" w:rsidTr="00061A1F">
        <w:trPr>
          <w:trHeight w:val="132"/>
        </w:trPr>
        <w:tc>
          <w:tcPr>
            <w:tcW w:w="619" w:type="pct"/>
          </w:tcPr>
          <w:p w14:paraId="6E867C5B" w14:textId="0DBD9999"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43" w:name="_Toc108480417"/>
            <w:bookmarkStart w:id="44" w:name="_Toc108512973"/>
            <w:r w:rsidRPr="00250EEB">
              <w:rPr>
                <w:rFonts w:cs="Times New Roman"/>
                <w:b/>
                <w:color w:val="404040" w:themeColor="text1" w:themeTint="BF"/>
                <w:kern w:val="0"/>
                <w:sz w:val="20"/>
                <w:szCs w:val="20"/>
              </w:rPr>
              <w:t>대리운전</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중소기업</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적합업종</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지정</w:t>
            </w:r>
            <w:bookmarkEnd w:id="43"/>
            <w:bookmarkEnd w:id="44"/>
          </w:p>
        </w:tc>
        <w:tc>
          <w:tcPr>
            <w:tcW w:w="26" w:type="pct"/>
            <w:tcBorders>
              <w:top w:val="nil"/>
              <w:bottom w:val="nil"/>
            </w:tcBorders>
          </w:tcPr>
          <w:p w14:paraId="385DB089"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7D4A4CCF" w14:textId="77777777" w:rsidR="005335C7" w:rsidRPr="00234A39" w:rsidRDefault="005335C7" w:rsidP="005335C7">
            <w:pPr>
              <w:pStyle w:val="a8"/>
              <w:widowControl/>
              <w:numPr>
                <w:ilvl w:val="0"/>
                <w:numId w:val="2"/>
              </w:numPr>
              <w:spacing w:before="40" w:after="120" w:line="276" w:lineRule="auto"/>
              <w:rPr>
                <w:rFonts w:cs="Times New Roman"/>
                <w:spacing w:val="4"/>
                <w:sz w:val="20"/>
                <w:szCs w:val="20"/>
              </w:rPr>
            </w:pPr>
            <w:r w:rsidRPr="00234A39">
              <w:rPr>
                <w:rFonts w:cs="Times New Roman"/>
                <w:spacing w:val="4"/>
                <w:sz w:val="20"/>
                <w:szCs w:val="20"/>
              </w:rPr>
              <w:t>동반성장위원회</w:t>
            </w:r>
            <w:r w:rsidRPr="00234A39">
              <w:rPr>
                <w:rFonts w:cs="Times New Roman"/>
                <w:spacing w:val="4"/>
                <w:sz w:val="20"/>
                <w:szCs w:val="20"/>
              </w:rPr>
              <w:t>(“</w:t>
            </w:r>
            <w:r w:rsidRPr="00234A39">
              <w:rPr>
                <w:rFonts w:cs="Times New Roman"/>
                <w:b/>
                <w:spacing w:val="4"/>
                <w:sz w:val="20"/>
                <w:szCs w:val="20"/>
                <w:u w:val="single"/>
              </w:rPr>
              <w:t>동반위</w:t>
            </w:r>
            <w:r w:rsidRPr="00234A39">
              <w:rPr>
                <w:rFonts w:cs="Times New Roman"/>
                <w:spacing w:val="4"/>
                <w:sz w:val="20"/>
                <w:szCs w:val="20"/>
              </w:rPr>
              <w:t>”)</w:t>
            </w:r>
            <w:r w:rsidRPr="00234A39">
              <w:rPr>
                <w:rFonts w:cs="Times New Roman"/>
                <w:spacing w:val="4"/>
                <w:sz w:val="20"/>
                <w:szCs w:val="20"/>
              </w:rPr>
              <w:t>는</w:t>
            </w:r>
            <w:r w:rsidRPr="00234A39">
              <w:rPr>
                <w:rFonts w:cs="Times New Roman"/>
                <w:spacing w:val="4"/>
                <w:sz w:val="20"/>
                <w:szCs w:val="20"/>
              </w:rPr>
              <w:t xml:space="preserve"> 2022</w:t>
            </w:r>
            <w:r w:rsidRPr="00234A39">
              <w:rPr>
                <w:rFonts w:cs="Times New Roman"/>
                <w:spacing w:val="4"/>
                <w:sz w:val="20"/>
                <w:szCs w:val="20"/>
              </w:rPr>
              <w:t>년</w:t>
            </w:r>
            <w:r w:rsidRPr="00234A39">
              <w:rPr>
                <w:rFonts w:cs="Times New Roman"/>
                <w:spacing w:val="4"/>
                <w:sz w:val="20"/>
                <w:szCs w:val="20"/>
              </w:rPr>
              <w:t xml:space="preserve"> 5</w:t>
            </w:r>
            <w:r w:rsidRPr="00234A39">
              <w:rPr>
                <w:rFonts w:cs="Times New Roman"/>
                <w:spacing w:val="4"/>
                <w:sz w:val="20"/>
                <w:szCs w:val="20"/>
              </w:rPr>
              <w:t>월</w:t>
            </w:r>
            <w:r w:rsidRPr="00234A39">
              <w:rPr>
                <w:rFonts w:cs="Times New Roman"/>
                <w:spacing w:val="4"/>
                <w:sz w:val="20"/>
                <w:szCs w:val="20"/>
              </w:rPr>
              <w:t xml:space="preserve"> 24</w:t>
            </w:r>
            <w:r w:rsidRPr="00234A39">
              <w:rPr>
                <w:rFonts w:cs="Times New Roman"/>
                <w:spacing w:val="4"/>
                <w:sz w:val="20"/>
                <w:szCs w:val="20"/>
              </w:rPr>
              <w:t>일</w:t>
            </w:r>
            <w:r w:rsidRPr="00234A39">
              <w:rPr>
                <w:rFonts w:cs="Times New Roman"/>
                <w:spacing w:val="4"/>
                <w:sz w:val="20"/>
                <w:szCs w:val="20"/>
              </w:rPr>
              <w:t xml:space="preserve"> </w:t>
            </w:r>
            <w:r w:rsidRPr="00234A39">
              <w:rPr>
                <w:rFonts w:cs="Times New Roman"/>
                <w:spacing w:val="4"/>
                <w:sz w:val="20"/>
                <w:szCs w:val="20"/>
              </w:rPr>
              <w:t>대상회사가</w:t>
            </w:r>
            <w:r w:rsidRPr="00234A39">
              <w:rPr>
                <w:rFonts w:cs="Times New Roman"/>
                <w:spacing w:val="4"/>
                <w:sz w:val="20"/>
                <w:szCs w:val="20"/>
              </w:rPr>
              <w:t xml:space="preserve"> </w:t>
            </w:r>
            <w:r w:rsidRPr="00234A39">
              <w:rPr>
                <w:rFonts w:cs="Times New Roman"/>
                <w:spacing w:val="4"/>
                <w:sz w:val="20"/>
                <w:szCs w:val="20"/>
              </w:rPr>
              <w:t>영위하는</w:t>
            </w:r>
            <w:r w:rsidRPr="00234A39">
              <w:rPr>
                <w:rFonts w:cs="Times New Roman"/>
                <w:spacing w:val="4"/>
                <w:sz w:val="20"/>
                <w:szCs w:val="20"/>
              </w:rPr>
              <w:t xml:space="preserve"> </w:t>
            </w:r>
            <w:r w:rsidRPr="00234A39">
              <w:rPr>
                <w:rFonts w:cs="Times New Roman"/>
                <w:spacing w:val="4"/>
                <w:sz w:val="20"/>
                <w:szCs w:val="20"/>
              </w:rPr>
              <w:t>대리운전업에</w:t>
            </w:r>
            <w:r w:rsidRPr="00234A39">
              <w:rPr>
                <w:rFonts w:cs="Times New Roman"/>
                <w:spacing w:val="4"/>
                <w:sz w:val="20"/>
                <w:szCs w:val="20"/>
              </w:rPr>
              <w:t xml:space="preserve"> </w:t>
            </w:r>
            <w:r w:rsidRPr="00234A39">
              <w:rPr>
                <w:rFonts w:cs="Times New Roman"/>
                <w:spacing w:val="4"/>
                <w:sz w:val="20"/>
                <w:szCs w:val="20"/>
              </w:rPr>
              <w:t>대하여</w:t>
            </w:r>
            <w:r w:rsidRPr="00234A39">
              <w:rPr>
                <w:rFonts w:cs="Times New Roman"/>
                <w:spacing w:val="4"/>
                <w:sz w:val="20"/>
                <w:szCs w:val="20"/>
              </w:rPr>
              <w:t xml:space="preserve"> </w:t>
            </w:r>
            <w:r w:rsidRPr="00234A39">
              <w:rPr>
                <w:rFonts w:cs="Times New Roman"/>
                <w:spacing w:val="4"/>
                <w:sz w:val="20"/>
                <w:szCs w:val="20"/>
              </w:rPr>
              <w:t>중소기업</w:t>
            </w:r>
            <w:r w:rsidRPr="00234A39">
              <w:rPr>
                <w:rFonts w:cs="Times New Roman"/>
                <w:spacing w:val="4"/>
                <w:sz w:val="20"/>
                <w:szCs w:val="20"/>
              </w:rPr>
              <w:t xml:space="preserve"> </w:t>
            </w:r>
            <w:r w:rsidRPr="00234A39">
              <w:rPr>
                <w:rFonts w:cs="Times New Roman"/>
                <w:spacing w:val="4"/>
                <w:sz w:val="20"/>
                <w:szCs w:val="20"/>
              </w:rPr>
              <w:t>적합업종</w:t>
            </w:r>
            <w:r w:rsidRPr="00234A39">
              <w:rPr>
                <w:rFonts w:cs="Times New Roman"/>
                <w:spacing w:val="4"/>
                <w:sz w:val="20"/>
                <w:szCs w:val="20"/>
              </w:rPr>
              <w:t xml:space="preserve"> </w:t>
            </w:r>
            <w:r w:rsidRPr="00234A39">
              <w:rPr>
                <w:rFonts w:cs="Times New Roman"/>
                <w:spacing w:val="4"/>
                <w:sz w:val="20"/>
                <w:szCs w:val="20"/>
              </w:rPr>
              <w:t>권고를</w:t>
            </w:r>
            <w:r w:rsidRPr="00234A39">
              <w:rPr>
                <w:rFonts w:cs="Times New Roman"/>
                <w:spacing w:val="4"/>
                <w:sz w:val="20"/>
                <w:szCs w:val="20"/>
              </w:rPr>
              <w:t xml:space="preserve"> </w:t>
            </w:r>
            <w:r w:rsidRPr="00234A39">
              <w:rPr>
                <w:rFonts w:cs="Times New Roman"/>
                <w:spacing w:val="4"/>
                <w:sz w:val="20"/>
                <w:szCs w:val="20"/>
              </w:rPr>
              <w:t>의결하였고</w:t>
            </w:r>
            <w:r w:rsidRPr="00234A39">
              <w:rPr>
                <w:rFonts w:cs="Times New Roman"/>
                <w:spacing w:val="4"/>
                <w:sz w:val="20"/>
                <w:szCs w:val="20"/>
              </w:rPr>
              <w:t xml:space="preserve">, </w:t>
            </w:r>
            <w:r w:rsidRPr="00234A39">
              <w:rPr>
                <w:rFonts w:cs="Times New Roman"/>
                <w:spacing w:val="4"/>
                <w:sz w:val="20"/>
                <w:szCs w:val="20"/>
              </w:rPr>
              <w:t>주요</w:t>
            </w:r>
            <w:r w:rsidRPr="00234A39">
              <w:rPr>
                <w:rFonts w:cs="Times New Roman"/>
                <w:spacing w:val="4"/>
                <w:sz w:val="20"/>
                <w:szCs w:val="20"/>
              </w:rPr>
              <w:t xml:space="preserve"> </w:t>
            </w:r>
            <w:r w:rsidRPr="00234A39">
              <w:rPr>
                <w:rFonts w:cs="Times New Roman"/>
                <w:spacing w:val="4"/>
                <w:sz w:val="20"/>
                <w:szCs w:val="20"/>
              </w:rPr>
              <w:t>내용은</w:t>
            </w:r>
            <w:r w:rsidRPr="00234A39">
              <w:rPr>
                <w:rFonts w:cs="Times New Roman"/>
                <w:spacing w:val="4"/>
                <w:sz w:val="20"/>
                <w:szCs w:val="20"/>
              </w:rPr>
              <w:t xml:space="preserve"> </w:t>
            </w:r>
            <w:r w:rsidRPr="00234A39">
              <w:rPr>
                <w:rFonts w:cs="Times New Roman"/>
                <w:spacing w:val="4"/>
                <w:sz w:val="20"/>
                <w:szCs w:val="20"/>
              </w:rPr>
              <w:t>아래와</w:t>
            </w:r>
            <w:r w:rsidRPr="00234A39">
              <w:rPr>
                <w:rFonts w:cs="Times New Roman"/>
                <w:spacing w:val="4"/>
                <w:sz w:val="20"/>
                <w:szCs w:val="20"/>
              </w:rPr>
              <w:t xml:space="preserve"> </w:t>
            </w:r>
            <w:r w:rsidRPr="00234A39">
              <w:rPr>
                <w:rFonts w:cs="Times New Roman"/>
                <w:spacing w:val="4"/>
                <w:sz w:val="20"/>
                <w:szCs w:val="20"/>
              </w:rPr>
              <w:t>같음</w:t>
            </w:r>
            <w:r w:rsidRPr="00234A39">
              <w:rPr>
                <w:rFonts w:cs="Times New Roman"/>
                <w:spacing w:val="4"/>
                <w:sz w:val="20"/>
                <w:szCs w:val="20"/>
              </w:rPr>
              <w:t xml:space="preserve">. </w:t>
            </w:r>
          </w:p>
          <w:tbl>
            <w:tblPr>
              <w:tblStyle w:val="a5"/>
              <w:tblW w:w="4875" w:type="dxa"/>
              <w:tblInd w:w="284" w:type="dxa"/>
              <w:tblCellMar>
                <w:left w:w="85" w:type="dxa"/>
                <w:right w:w="85" w:type="dxa"/>
              </w:tblCellMar>
              <w:tblLook w:val="04A0" w:firstRow="1" w:lastRow="0" w:firstColumn="1" w:lastColumn="0" w:noHBand="0" w:noVBand="1"/>
            </w:tblPr>
            <w:tblGrid>
              <w:gridCol w:w="1247"/>
              <w:gridCol w:w="3628"/>
            </w:tblGrid>
            <w:tr w:rsidR="005335C7" w:rsidRPr="009A2958" w14:paraId="18E8666A" w14:textId="77777777" w:rsidTr="003C296E">
              <w:trPr>
                <w:trHeight w:val="403"/>
              </w:trPr>
              <w:tc>
                <w:tcPr>
                  <w:tcW w:w="1247" w:type="dxa"/>
                  <w:shd w:val="clear" w:color="auto" w:fill="D9D9D9" w:themeFill="background1" w:themeFillShade="D9"/>
                  <w:vAlign w:val="center"/>
                </w:tcPr>
                <w:p w14:paraId="2671A79F"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lastRenderedPageBreak/>
                    <w:t>구분</w:t>
                  </w:r>
                </w:p>
              </w:tc>
              <w:tc>
                <w:tcPr>
                  <w:tcW w:w="3628" w:type="dxa"/>
                  <w:shd w:val="clear" w:color="auto" w:fill="D9D9D9" w:themeFill="background1" w:themeFillShade="D9"/>
                  <w:vAlign w:val="center"/>
                </w:tcPr>
                <w:p w14:paraId="71385381"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권고안</w:t>
                  </w:r>
                </w:p>
              </w:tc>
            </w:tr>
            <w:tr w:rsidR="005335C7" w:rsidRPr="009A2958" w14:paraId="2DB1EE6B" w14:textId="77777777" w:rsidTr="003C296E">
              <w:trPr>
                <w:trHeight w:val="794"/>
              </w:trPr>
              <w:tc>
                <w:tcPr>
                  <w:tcW w:w="1247" w:type="dxa"/>
                  <w:vAlign w:val="center"/>
                </w:tcPr>
                <w:p w14:paraId="26ADAF60" w14:textId="77777777" w:rsidR="005335C7" w:rsidRPr="009A2958" w:rsidRDefault="005335C7" w:rsidP="005335C7">
                  <w:pPr>
                    <w:pStyle w:val="a8"/>
                    <w:widowControl/>
                    <w:spacing w:before="40" w:after="40" w:line="240" w:lineRule="auto"/>
                    <w:ind w:left="0"/>
                    <w:jc w:val="center"/>
                    <w:rPr>
                      <w:rFonts w:cs="Times New Roman"/>
                      <w:sz w:val="20"/>
                      <w:szCs w:val="20"/>
                    </w:rPr>
                  </w:pPr>
                  <w:r w:rsidRPr="00234A39">
                    <w:rPr>
                      <w:rFonts w:cs="Times New Roman"/>
                      <w:spacing w:val="-6"/>
                      <w:sz w:val="20"/>
                      <w:szCs w:val="20"/>
                    </w:rPr>
                    <w:t>전화</w:t>
                  </w:r>
                  <w:r w:rsidRPr="00234A39">
                    <w:rPr>
                      <w:rFonts w:cs="Times New Roman"/>
                      <w:spacing w:val="-6"/>
                      <w:sz w:val="20"/>
                      <w:szCs w:val="20"/>
                    </w:rPr>
                    <w:t xml:space="preserve"> </w:t>
                  </w:r>
                  <w:r w:rsidRPr="00234A39">
                    <w:rPr>
                      <w:rFonts w:cs="Times New Roman"/>
                      <w:spacing w:val="-6"/>
                      <w:sz w:val="20"/>
                      <w:szCs w:val="20"/>
                    </w:rPr>
                    <w:t>유선콜</w:t>
                  </w:r>
                  <w:r w:rsidRPr="009A2958">
                    <w:rPr>
                      <w:rFonts w:cs="Times New Roman"/>
                      <w:sz w:val="20"/>
                      <w:szCs w:val="20"/>
                    </w:rPr>
                    <w:t xml:space="preserve"> </w:t>
                  </w:r>
                  <w:r w:rsidRPr="009A2958">
                    <w:rPr>
                      <w:rFonts w:cs="Times New Roman"/>
                      <w:sz w:val="20"/>
                      <w:szCs w:val="20"/>
                    </w:rPr>
                    <w:t>시장</w:t>
                  </w:r>
                </w:p>
              </w:tc>
              <w:tc>
                <w:tcPr>
                  <w:tcW w:w="3628" w:type="dxa"/>
                  <w:vAlign w:val="center"/>
                </w:tcPr>
                <w:p w14:paraId="702DB88F" w14:textId="77777777" w:rsidR="005335C7" w:rsidRPr="009A2958" w:rsidRDefault="005335C7" w:rsidP="005335C7">
                  <w:pPr>
                    <w:pStyle w:val="a8"/>
                    <w:widowControl/>
                    <w:numPr>
                      <w:ilvl w:val="0"/>
                      <w:numId w:val="7"/>
                    </w:numPr>
                    <w:spacing w:before="40" w:after="40" w:line="240" w:lineRule="auto"/>
                    <w:ind w:left="227" w:hanging="227"/>
                    <w:rPr>
                      <w:rFonts w:cs="Times New Roman"/>
                      <w:sz w:val="20"/>
                      <w:szCs w:val="20"/>
                    </w:rPr>
                  </w:pPr>
                  <w:r w:rsidRPr="009A2958">
                    <w:rPr>
                      <w:rFonts w:cs="Times New Roman"/>
                      <w:sz w:val="20"/>
                      <w:szCs w:val="20"/>
                    </w:rPr>
                    <w:t>신규</w:t>
                  </w:r>
                  <w:r w:rsidRPr="009A2958">
                    <w:rPr>
                      <w:rFonts w:cs="Times New Roman"/>
                      <w:sz w:val="20"/>
                      <w:szCs w:val="20"/>
                    </w:rPr>
                    <w:t xml:space="preserve"> </w:t>
                  </w:r>
                  <w:r w:rsidRPr="009A2958">
                    <w:rPr>
                      <w:rFonts w:cs="Times New Roman"/>
                      <w:sz w:val="20"/>
                      <w:szCs w:val="20"/>
                    </w:rPr>
                    <w:t>대기업의</w:t>
                  </w:r>
                  <w:r w:rsidRPr="009A2958">
                    <w:rPr>
                      <w:rFonts w:cs="Times New Roman"/>
                      <w:sz w:val="20"/>
                      <w:szCs w:val="20"/>
                    </w:rPr>
                    <w:t xml:space="preserve"> </w:t>
                  </w:r>
                  <w:r w:rsidRPr="009A2958">
                    <w:rPr>
                      <w:rFonts w:cs="Times New Roman"/>
                      <w:sz w:val="20"/>
                      <w:szCs w:val="20"/>
                    </w:rPr>
                    <w:t>진입</w:t>
                  </w:r>
                  <w:r w:rsidRPr="009A2958">
                    <w:rPr>
                      <w:rFonts w:cs="Times New Roman"/>
                      <w:sz w:val="20"/>
                      <w:szCs w:val="20"/>
                    </w:rPr>
                    <w:t xml:space="preserve"> </w:t>
                  </w:r>
                  <w:r w:rsidRPr="009A2958">
                    <w:rPr>
                      <w:rFonts w:cs="Times New Roman"/>
                      <w:sz w:val="20"/>
                      <w:szCs w:val="20"/>
                    </w:rPr>
                    <w:t>자제</w:t>
                  </w:r>
                </w:p>
                <w:p w14:paraId="250E391E" w14:textId="77777777" w:rsidR="005335C7" w:rsidRPr="009A2958" w:rsidRDefault="005335C7" w:rsidP="005335C7">
                  <w:pPr>
                    <w:pStyle w:val="a8"/>
                    <w:widowControl/>
                    <w:numPr>
                      <w:ilvl w:val="0"/>
                      <w:numId w:val="7"/>
                    </w:numPr>
                    <w:spacing w:before="40" w:after="40" w:line="240" w:lineRule="auto"/>
                    <w:ind w:left="227" w:hanging="227"/>
                    <w:rPr>
                      <w:rFonts w:cs="Times New Roman"/>
                      <w:sz w:val="20"/>
                      <w:szCs w:val="20"/>
                    </w:rPr>
                  </w:pPr>
                  <w:r w:rsidRPr="009A2958">
                    <w:rPr>
                      <w:rFonts w:cs="Times New Roman"/>
                      <w:sz w:val="20"/>
                      <w:szCs w:val="20"/>
                    </w:rPr>
                    <w:t>이미</w:t>
                  </w:r>
                  <w:r w:rsidRPr="009A2958">
                    <w:rPr>
                      <w:rFonts w:cs="Times New Roman"/>
                      <w:sz w:val="20"/>
                      <w:szCs w:val="20"/>
                    </w:rPr>
                    <w:t xml:space="preserve"> </w:t>
                  </w:r>
                  <w:r w:rsidRPr="009A2958">
                    <w:rPr>
                      <w:rFonts w:cs="Times New Roman"/>
                      <w:sz w:val="20"/>
                      <w:szCs w:val="20"/>
                    </w:rPr>
                    <w:t>진입해</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대기업의</w:t>
                  </w:r>
                  <w:r w:rsidRPr="009A2958">
                    <w:rPr>
                      <w:rFonts w:cs="Times New Roman"/>
                      <w:sz w:val="20"/>
                      <w:szCs w:val="20"/>
                    </w:rPr>
                    <w:t xml:space="preserve"> </w:t>
                  </w:r>
                  <w:r w:rsidRPr="009A2958">
                    <w:rPr>
                      <w:rFonts w:cs="Times New Roman"/>
                      <w:sz w:val="20"/>
                      <w:szCs w:val="20"/>
                    </w:rPr>
                    <w:t>확장</w:t>
                  </w:r>
                  <w:r w:rsidRPr="009A2958">
                    <w:rPr>
                      <w:rFonts w:cs="Times New Roman"/>
                      <w:sz w:val="20"/>
                      <w:szCs w:val="20"/>
                    </w:rPr>
                    <w:t xml:space="preserve"> </w:t>
                  </w:r>
                  <w:r w:rsidRPr="009A2958">
                    <w:rPr>
                      <w:rFonts w:cs="Times New Roman"/>
                      <w:sz w:val="20"/>
                      <w:szCs w:val="20"/>
                    </w:rPr>
                    <w:t>자제</w:t>
                  </w:r>
                </w:p>
              </w:tc>
            </w:tr>
            <w:tr w:rsidR="005335C7" w:rsidRPr="009A2958" w14:paraId="218F338A" w14:textId="77777777" w:rsidTr="003C296E">
              <w:trPr>
                <w:trHeight w:val="794"/>
              </w:trPr>
              <w:tc>
                <w:tcPr>
                  <w:tcW w:w="1247" w:type="dxa"/>
                  <w:vAlign w:val="center"/>
                </w:tcPr>
                <w:p w14:paraId="1E145365" w14:textId="77777777" w:rsidR="005335C7" w:rsidRPr="00910E93" w:rsidRDefault="005335C7" w:rsidP="005335C7">
                  <w:pPr>
                    <w:pStyle w:val="a8"/>
                    <w:widowControl/>
                    <w:spacing w:before="40" w:after="40" w:line="240" w:lineRule="auto"/>
                    <w:ind w:left="0"/>
                    <w:jc w:val="center"/>
                    <w:rPr>
                      <w:rFonts w:cs="Times New Roman"/>
                      <w:spacing w:val="-6"/>
                      <w:sz w:val="20"/>
                      <w:szCs w:val="20"/>
                    </w:rPr>
                  </w:pPr>
                  <w:r w:rsidRPr="00910E93">
                    <w:rPr>
                      <w:rFonts w:cs="Times New Roman"/>
                      <w:spacing w:val="-6"/>
                      <w:sz w:val="20"/>
                      <w:szCs w:val="20"/>
                    </w:rPr>
                    <w:t>앱</w:t>
                  </w:r>
                  <w:r w:rsidRPr="00910E93">
                    <w:rPr>
                      <w:rFonts w:cs="Times New Roman"/>
                      <w:spacing w:val="-6"/>
                      <w:sz w:val="20"/>
                      <w:szCs w:val="20"/>
                    </w:rPr>
                    <w:t xml:space="preserve"> </w:t>
                  </w:r>
                  <w:r w:rsidRPr="00910E93">
                    <w:rPr>
                      <w:rFonts w:cs="Times New Roman"/>
                      <w:spacing w:val="-6"/>
                      <w:sz w:val="20"/>
                      <w:szCs w:val="20"/>
                    </w:rPr>
                    <w:t>플랫폼</w:t>
                  </w:r>
                  <w:r w:rsidRPr="00910E93">
                    <w:rPr>
                      <w:rFonts w:cs="Times New Roman"/>
                      <w:spacing w:val="-6"/>
                      <w:sz w:val="20"/>
                      <w:szCs w:val="20"/>
                    </w:rPr>
                    <w:t xml:space="preserve"> </w:t>
                  </w:r>
                  <w:r w:rsidRPr="00910E93">
                    <w:rPr>
                      <w:rFonts w:cs="Times New Roman"/>
                      <w:spacing w:val="-6"/>
                      <w:sz w:val="20"/>
                      <w:szCs w:val="20"/>
                    </w:rPr>
                    <w:t>시장</w:t>
                  </w:r>
                </w:p>
              </w:tc>
              <w:tc>
                <w:tcPr>
                  <w:tcW w:w="3628" w:type="dxa"/>
                  <w:vAlign w:val="center"/>
                </w:tcPr>
                <w:p w14:paraId="0CCFF8FA" w14:textId="77777777" w:rsidR="005335C7" w:rsidRPr="009A2958" w:rsidRDefault="005335C7" w:rsidP="005335C7">
                  <w:pPr>
                    <w:pStyle w:val="a8"/>
                    <w:widowControl/>
                    <w:numPr>
                      <w:ilvl w:val="0"/>
                      <w:numId w:val="7"/>
                    </w:numPr>
                    <w:spacing w:before="40" w:after="40" w:line="240" w:lineRule="auto"/>
                    <w:ind w:left="227" w:hanging="227"/>
                    <w:rPr>
                      <w:rFonts w:cs="Times New Roman"/>
                      <w:sz w:val="20"/>
                      <w:szCs w:val="20"/>
                    </w:rPr>
                  </w:pPr>
                  <w:r w:rsidRPr="009A2958">
                    <w:rPr>
                      <w:rFonts w:cs="Times New Roman"/>
                      <w:sz w:val="20"/>
                      <w:szCs w:val="20"/>
                    </w:rPr>
                    <w:t>현금</w:t>
                  </w:r>
                  <w:r w:rsidRPr="009A2958">
                    <w:rPr>
                      <w:rFonts w:cs="Times New Roman"/>
                      <w:sz w:val="20"/>
                      <w:szCs w:val="20"/>
                    </w:rPr>
                    <w:t xml:space="preserve"> </w:t>
                  </w:r>
                  <w:r w:rsidRPr="009A2958">
                    <w:rPr>
                      <w:rFonts w:cs="Times New Roman"/>
                      <w:sz w:val="20"/>
                      <w:szCs w:val="20"/>
                    </w:rPr>
                    <w:t>프로모션을</w:t>
                  </w:r>
                  <w:r w:rsidRPr="009A2958">
                    <w:rPr>
                      <w:rFonts w:cs="Times New Roman"/>
                      <w:sz w:val="20"/>
                      <w:szCs w:val="20"/>
                    </w:rPr>
                    <w:t xml:space="preserve"> </w:t>
                  </w:r>
                  <w:r w:rsidRPr="009A2958">
                    <w:rPr>
                      <w:rFonts w:cs="Times New Roman"/>
                      <w:sz w:val="20"/>
                      <w:szCs w:val="20"/>
                    </w:rPr>
                    <w:t>통한</w:t>
                  </w:r>
                  <w:r w:rsidRPr="009A2958">
                    <w:rPr>
                      <w:rFonts w:cs="Times New Roman"/>
                      <w:sz w:val="20"/>
                      <w:szCs w:val="20"/>
                    </w:rPr>
                    <w:t xml:space="preserve"> </w:t>
                  </w:r>
                  <w:r w:rsidRPr="009A2958">
                    <w:rPr>
                      <w:rFonts w:cs="Times New Roman"/>
                      <w:sz w:val="20"/>
                      <w:szCs w:val="20"/>
                    </w:rPr>
                    <w:t>홍보</w:t>
                  </w:r>
                  <w:r w:rsidRPr="009A2958">
                    <w:rPr>
                      <w:rFonts w:cs="Times New Roman"/>
                      <w:sz w:val="20"/>
                      <w:szCs w:val="20"/>
                    </w:rPr>
                    <w:t xml:space="preserve"> </w:t>
                  </w:r>
                  <w:r w:rsidRPr="009A2958">
                    <w:rPr>
                      <w:rFonts w:cs="Times New Roman"/>
                      <w:sz w:val="20"/>
                      <w:szCs w:val="20"/>
                    </w:rPr>
                    <w:t>자제</w:t>
                  </w:r>
                </w:p>
              </w:tc>
            </w:tr>
            <w:tr w:rsidR="005335C7" w:rsidRPr="009A2958" w14:paraId="14AF2F24" w14:textId="77777777" w:rsidTr="003C296E">
              <w:trPr>
                <w:trHeight w:val="794"/>
              </w:trPr>
              <w:tc>
                <w:tcPr>
                  <w:tcW w:w="1247" w:type="dxa"/>
                  <w:vAlign w:val="center"/>
                </w:tcPr>
                <w:p w14:paraId="0DB8E8C3"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기타</w:t>
                  </w:r>
                </w:p>
              </w:tc>
              <w:tc>
                <w:tcPr>
                  <w:tcW w:w="3628" w:type="dxa"/>
                  <w:vAlign w:val="center"/>
                </w:tcPr>
                <w:p w14:paraId="09C63A17" w14:textId="77777777" w:rsidR="005335C7" w:rsidRPr="009A2958" w:rsidRDefault="005335C7" w:rsidP="005335C7">
                  <w:pPr>
                    <w:pStyle w:val="a8"/>
                    <w:widowControl/>
                    <w:numPr>
                      <w:ilvl w:val="0"/>
                      <w:numId w:val="7"/>
                    </w:numPr>
                    <w:spacing w:before="40" w:after="40" w:line="240" w:lineRule="auto"/>
                    <w:ind w:left="227" w:hanging="227"/>
                    <w:rPr>
                      <w:rFonts w:cs="Times New Roman"/>
                      <w:sz w:val="20"/>
                      <w:szCs w:val="20"/>
                    </w:rPr>
                  </w:pPr>
                  <w:r w:rsidRPr="009A2958">
                    <w:rPr>
                      <w:rFonts w:cs="Times New Roman"/>
                      <w:sz w:val="20"/>
                      <w:szCs w:val="20"/>
                    </w:rPr>
                    <w:t>대리운전</w:t>
                  </w:r>
                  <w:r w:rsidRPr="009A2958">
                    <w:rPr>
                      <w:rFonts w:cs="Times New Roman"/>
                      <w:sz w:val="20"/>
                      <w:szCs w:val="20"/>
                    </w:rPr>
                    <w:t xml:space="preserve"> </w:t>
                  </w:r>
                  <w:r w:rsidRPr="009A2958">
                    <w:rPr>
                      <w:rFonts w:cs="Times New Roman"/>
                      <w:sz w:val="20"/>
                      <w:szCs w:val="20"/>
                    </w:rPr>
                    <w:t>기사의</w:t>
                  </w:r>
                  <w:r w:rsidRPr="009A2958">
                    <w:rPr>
                      <w:rFonts w:cs="Times New Roman"/>
                      <w:sz w:val="20"/>
                      <w:szCs w:val="20"/>
                    </w:rPr>
                    <w:t xml:space="preserve"> </w:t>
                  </w:r>
                  <w:r w:rsidRPr="009A2958">
                    <w:rPr>
                      <w:rFonts w:cs="Times New Roman"/>
                      <w:sz w:val="20"/>
                      <w:szCs w:val="20"/>
                    </w:rPr>
                    <w:t>처우</w:t>
                  </w:r>
                  <w:r w:rsidRPr="009A2958">
                    <w:rPr>
                      <w:rFonts w:cs="Times New Roman"/>
                      <w:sz w:val="20"/>
                      <w:szCs w:val="20"/>
                    </w:rPr>
                    <w:t xml:space="preserve"> </w:t>
                  </w:r>
                  <w:r w:rsidRPr="009A2958">
                    <w:rPr>
                      <w:rFonts w:cs="Times New Roman"/>
                      <w:sz w:val="20"/>
                      <w:szCs w:val="20"/>
                    </w:rPr>
                    <w:t>개선과</w:t>
                  </w:r>
                  <w:r w:rsidRPr="009A2958">
                    <w:rPr>
                      <w:rFonts w:cs="Times New Roman"/>
                      <w:sz w:val="20"/>
                      <w:szCs w:val="20"/>
                    </w:rPr>
                    <w:t xml:space="preserve"> </w:t>
                  </w:r>
                  <w:r w:rsidRPr="009A2958">
                    <w:rPr>
                      <w:rFonts w:cs="Times New Roman"/>
                      <w:sz w:val="20"/>
                      <w:szCs w:val="20"/>
                    </w:rPr>
                    <w:t>복지</w:t>
                  </w:r>
                  <w:r w:rsidRPr="009A2958">
                    <w:rPr>
                      <w:rFonts w:cs="Times New Roman"/>
                      <w:sz w:val="20"/>
                      <w:szCs w:val="20"/>
                    </w:rPr>
                    <w:t xml:space="preserve"> </w:t>
                  </w:r>
                  <w:r w:rsidRPr="009A2958">
                    <w:rPr>
                      <w:rFonts w:cs="Times New Roman"/>
                      <w:sz w:val="20"/>
                      <w:szCs w:val="20"/>
                    </w:rPr>
                    <w:t>향상을</w:t>
                  </w:r>
                  <w:r w:rsidRPr="009A2958">
                    <w:rPr>
                      <w:rFonts w:cs="Times New Roman"/>
                      <w:sz w:val="20"/>
                      <w:szCs w:val="20"/>
                    </w:rPr>
                    <w:t xml:space="preserve"> </w:t>
                  </w:r>
                  <w:r w:rsidRPr="009A2958">
                    <w:rPr>
                      <w:rFonts w:cs="Times New Roman"/>
                      <w:sz w:val="20"/>
                      <w:szCs w:val="20"/>
                    </w:rPr>
                    <w:t>위해</w:t>
                  </w:r>
                  <w:r w:rsidRPr="009A2958">
                    <w:rPr>
                      <w:rFonts w:cs="Times New Roman"/>
                      <w:sz w:val="20"/>
                      <w:szCs w:val="20"/>
                    </w:rPr>
                    <w:t xml:space="preserve"> </w:t>
                  </w:r>
                  <w:r w:rsidRPr="009A2958">
                    <w:rPr>
                      <w:rFonts w:cs="Times New Roman"/>
                      <w:sz w:val="20"/>
                      <w:szCs w:val="20"/>
                    </w:rPr>
                    <w:t>대기업과</w:t>
                  </w:r>
                  <w:r w:rsidRPr="009A2958">
                    <w:rPr>
                      <w:rFonts w:cs="Times New Roman"/>
                      <w:sz w:val="20"/>
                      <w:szCs w:val="20"/>
                    </w:rPr>
                    <w:t xml:space="preserve"> </w:t>
                  </w:r>
                  <w:r w:rsidRPr="009A2958">
                    <w:rPr>
                      <w:rFonts w:cs="Times New Roman"/>
                      <w:sz w:val="20"/>
                      <w:szCs w:val="20"/>
                    </w:rPr>
                    <w:t>중소기업이</w:t>
                  </w:r>
                  <w:r w:rsidRPr="009A2958">
                    <w:rPr>
                      <w:rFonts w:cs="Times New Roman"/>
                      <w:sz w:val="20"/>
                      <w:szCs w:val="20"/>
                    </w:rPr>
                    <w:t xml:space="preserve"> </w:t>
                  </w:r>
                  <w:r w:rsidRPr="009A2958">
                    <w:rPr>
                      <w:rFonts w:cs="Times New Roman"/>
                      <w:sz w:val="20"/>
                      <w:szCs w:val="20"/>
                    </w:rPr>
                    <w:t>공동으로</w:t>
                  </w:r>
                  <w:r w:rsidRPr="009A2958">
                    <w:rPr>
                      <w:rFonts w:cs="Times New Roman"/>
                      <w:sz w:val="20"/>
                      <w:szCs w:val="20"/>
                    </w:rPr>
                    <w:t xml:space="preserve"> </w:t>
                  </w:r>
                  <w:r w:rsidRPr="009A2958">
                    <w:rPr>
                      <w:rFonts w:cs="Times New Roman"/>
                      <w:sz w:val="20"/>
                      <w:szCs w:val="20"/>
                    </w:rPr>
                    <w:t>노력하고</w:t>
                  </w:r>
                  <w:r w:rsidRPr="009A2958">
                    <w:rPr>
                      <w:rFonts w:cs="Times New Roman"/>
                      <w:sz w:val="20"/>
                      <w:szCs w:val="20"/>
                    </w:rPr>
                    <w:t xml:space="preserve"> </w:t>
                  </w:r>
                  <w:r w:rsidRPr="009A2958">
                    <w:rPr>
                      <w:rFonts w:cs="Times New Roman"/>
                      <w:sz w:val="20"/>
                      <w:szCs w:val="20"/>
                    </w:rPr>
                    <w:t>합의사항</w:t>
                  </w:r>
                  <w:r w:rsidRPr="009A2958">
                    <w:rPr>
                      <w:rFonts w:cs="Times New Roman"/>
                      <w:sz w:val="20"/>
                      <w:szCs w:val="20"/>
                    </w:rPr>
                    <w:t xml:space="preserve"> </w:t>
                  </w:r>
                  <w:r w:rsidRPr="009A2958">
                    <w:rPr>
                      <w:rFonts w:cs="Times New Roman"/>
                      <w:sz w:val="20"/>
                      <w:szCs w:val="20"/>
                    </w:rPr>
                    <w:t>준수를</w:t>
                  </w:r>
                  <w:r w:rsidRPr="009A2958">
                    <w:rPr>
                      <w:rFonts w:cs="Times New Roman"/>
                      <w:sz w:val="20"/>
                      <w:szCs w:val="20"/>
                    </w:rPr>
                    <w:t xml:space="preserve"> </w:t>
                  </w:r>
                  <w:r w:rsidRPr="009A2958">
                    <w:rPr>
                      <w:rFonts w:cs="Times New Roman"/>
                      <w:sz w:val="20"/>
                      <w:szCs w:val="20"/>
                    </w:rPr>
                    <w:t>위해</w:t>
                  </w:r>
                  <w:r w:rsidRPr="009A2958">
                    <w:rPr>
                      <w:rFonts w:cs="Times New Roman"/>
                      <w:sz w:val="20"/>
                      <w:szCs w:val="20"/>
                    </w:rPr>
                    <w:t xml:space="preserve"> </w:t>
                  </w:r>
                  <w:r w:rsidRPr="009A2958">
                    <w:rPr>
                      <w:rFonts w:cs="Times New Roman"/>
                      <w:sz w:val="20"/>
                      <w:szCs w:val="20"/>
                    </w:rPr>
                    <w:t>협의체를</w:t>
                  </w:r>
                  <w:r w:rsidRPr="009A2958">
                    <w:rPr>
                      <w:rFonts w:cs="Times New Roman"/>
                      <w:sz w:val="20"/>
                      <w:szCs w:val="20"/>
                    </w:rPr>
                    <w:t xml:space="preserve"> </w:t>
                  </w:r>
                  <w:r w:rsidRPr="009A2958">
                    <w:rPr>
                      <w:rFonts w:cs="Times New Roman"/>
                      <w:sz w:val="20"/>
                      <w:szCs w:val="20"/>
                    </w:rPr>
                    <w:t>구성할</w:t>
                  </w:r>
                  <w:r w:rsidRPr="009A2958">
                    <w:rPr>
                      <w:rFonts w:cs="Times New Roman"/>
                      <w:sz w:val="20"/>
                      <w:szCs w:val="20"/>
                    </w:rPr>
                    <w:t xml:space="preserve"> </w:t>
                  </w:r>
                  <w:r w:rsidRPr="009A2958">
                    <w:rPr>
                      <w:rFonts w:cs="Times New Roman"/>
                      <w:sz w:val="20"/>
                      <w:szCs w:val="20"/>
                    </w:rPr>
                    <w:t>것</w:t>
                  </w:r>
                </w:p>
              </w:tc>
            </w:tr>
            <w:tr w:rsidR="005335C7" w:rsidRPr="009A2958" w14:paraId="2332633E" w14:textId="77777777" w:rsidTr="003C296E">
              <w:trPr>
                <w:trHeight w:val="794"/>
              </w:trPr>
              <w:tc>
                <w:tcPr>
                  <w:tcW w:w="1247" w:type="dxa"/>
                  <w:vAlign w:val="center"/>
                </w:tcPr>
                <w:p w14:paraId="1FB0470E"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권고기간</w:t>
                  </w:r>
                </w:p>
              </w:tc>
              <w:tc>
                <w:tcPr>
                  <w:tcW w:w="3628" w:type="dxa"/>
                  <w:vAlign w:val="center"/>
                </w:tcPr>
                <w:p w14:paraId="48A2A8CC" w14:textId="77777777" w:rsidR="005335C7" w:rsidRPr="009A2958" w:rsidRDefault="005335C7" w:rsidP="005335C7">
                  <w:pPr>
                    <w:pStyle w:val="a8"/>
                    <w:widowControl/>
                    <w:numPr>
                      <w:ilvl w:val="0"/>
                      <w:numId w:val="7"/>
                    </w:numPr>
                    <w:spacing w:before="40" w:after="40" w:line="240" w:lineRule="auto"/>
                    <w:ind w:left="227" w:hanging="227"/>
                    <w:rPr>
                      <w:rFonts w:cs="Times New Roman"/>
                      <w:sz w:val="20"/>
                      <w:szCs w:val="20"/>
                    </w:rPr>
                  </w:pPr>
                  <w:r w:rsidRPr="009A2958">
                    <w:rPr>
                      <w:rFonts w:cs="Times New Roman"/>
                      <w:sz w:val="20"/>
                      <w:szCs w:val="20"/>
                    </w:rPr>
                    <w:t>2022</w:t>
                  </w:r>
                  <w:r w:rsidRPr="009A2958">
                    <w:rPr>
                      <w:rFonts w:cs="Times New Roman"/>
                      <w:sz w:val="20"/>
                      <w:szCs w:val="20"/>
                    </w:rPr>
                    <w:t>년</w:t>
                  </w:r>
                  <w:r w:rsidRPr="009A2958">
                    <w:rPr>
                      <w:rFonts w:cs="Times New Roman"/>
                      <w:sz w:val="20"/>
                      <w:szCs w:val="20"/>
                    </w:rPr>
                    <w:t xml:space="preserve"> 6</w:t>
                  </w:r>
                  <w:r w:rsidRPr="009A2958">
                    <w:rPr>
                      <w:rFonts w:cs="Times New Roman"/>
                      <w:sz w:val="20"/>
                      <w:szCs w:val="20"/>
                    </w:rPr>
                    <w:t>월</w:t>
                  </w:r>
                  <w:r w:rsidRPr="009A2958">
                    <w:rPr>
                      <w:rFonts w:cs="Times New Roman"/>
                      <w:sz w:val="20"/>
                      <w:szCs w:val="20"/>
                    </w:rPr>
                    <w:t xml:space="preserve"> 1</w:t>
                  </w:r>
                  <w:r w:rsidRPr="009A2958">
                    <w:rPr>
                      <w:rFonts w:cs="Times New Roman"/>
                      <w:sz w:val="20"/>
                      <w:szCs w:val="20"/>
                    </w:rPr>
                    <w:t>일</w:t>
                  </w:r>
                  <w:r w:rsidRPr="009A2958">
                    <w:rPr>
                      <w:rFonts w:cs="Times New Roman"/>
                      <w:sz w:val="20"/>
                      <w:szCs w:val="20"/>
                    </w:rPr>
                    <w:t xml:space="preserve"> ~ 2025</w:t>
                  </w:r>
                  <w:r w:rsidRPr="009A2958">
                    <w:rPr>
                      <w:rFonts w:cs="Times New Roman"/>
                      <w:sz w:val="20"/>
                      <w:szCs w:val="20"/>
                    </w:rPr>
                    <w:t>년</w:t>
                  </w:r>
                  <w:r w:rsidRPr="009A2958">
                    <w:rPr>
                      <w:rFonts w:cs="Times New Roman"/>
                      <w:sz w:val="20"/>
                      <w:szCs w:val="20"/>
                    </w:rPr>
                    <w:t xml:space="preserve"> 5</w:t>
                  </w:r>
                  <w:r w:rsidRPr="009A2958">
                    <w:rPr>
                      <w:rFonts w:cs="Times New Roman"/>
                      <w:sz w:val="20"/>
                      <w:szCs w:val="20"/>
                    </w:rPr>
                    <w:t>월</w:t>
                  </w:r>
                  <w:r w:rsidRPr="009A2958">
                    <w:rPr>
                      <w:rFonts w:cs="Times New Roman"/>
                      <w:sz w:val="20"/>
                      <w:szCs w:val="20"/>
                    </w:rPr>
                    <w:t xml:space="preserve"> 31</w:t>
                  </w:r>
                  <w:r w:rsidRPr="009A2958">
                    <w:rPr>
                      <w:rFonts w:cs="Times New Roman"/>
                      <w:sz w:val="20"/>
                      <w:szCs w:val="20"/>
                    </w:rPr>
                    <w:t>일</w:t>
                  </w:r>
                  <w:r w:rsidRPr="009A2958">
                    <w:rPr>
                      <w:rFonts w:cs="Times New Roman"/>
                      <w:sz w:val="20"/>
                      <w:szCs w:val="20"/>
                    </w:rPr>
                    <w:t>(3</w:t>
                  </w:r>
                  <w:r w:rsidRPr="009A2958">
                    <w:rPr>
                      <w:rFonts w:cs="Times New Roman"/>
                      <w:sz w:val="20"/>
                      <w:szCs w:val="20"/>
                    </w:rPr>
                    <w:t>년</w:t>
                  </w:r>
                  <w:r w:rsidRPr="009A2958">
                    <w:rPr>
                      <w:rFonts w:cs="Times New Roman"/>
                      <w:sz w:val="20"/>
                      <w:szCs w:val="20"/>
                    </w:rPr>
                    <w:t>)</w:t>
                  </w:r>
                </w:p>
              </w:tc>
            </w:tr>
          </w:tbl>
          <w:p w14:paraId="5F15FFCA" w14:textId="77777777" w:rsidR="005335C7" w:rsidRPr="009A2958" w:rsidRDefault="005335C7" w:rsidP="00234A39">
            <w:pPr>
              <w:pStyle w:val="a8"/>
              <w:widowControl/>
              <w:numPr>
                <w:ilvl w:val="0"/>
                <w:numId w:val="2"/>
              </w:numPr>
              <w:spacing w:before="160" w:after="120" w:line="276" w:lineRule="auto"/>
              <w:rPr>
                <w:rFonts w:cs="Times New Roman"/>
                <w:sz w:val="20"/>
                <w:szCs w:val="20"/>
              </w:rPr>
            </w:pPr>
            <w:r w:rsidRPr="009A2958">
              <w:rPr>
                <w:rFonts w:cs="Times New Roman"/>
                <w:sz w:val="20"/>
                <w:szCs w:val="20"/>
              </w:rPr>
              <w:t>다만</w:t>
            </w:r>
            <w:r w:rsidRPr="009A2958">
              <w:rPr>
                <w:rFonts w:cs="Times New Roman"/>
                <w:sz w:val="20"/>
                <w:szCs w:val="20"/>
              </w:rPr>
              <w:t xml:space="preserve">, (i) </w:t>
            </w:r>
            <w:r w:rsidRPr="009A2958">
              <w:rPr>
                <w:rFonts w:cs="Times New Roman"/>
                <w:sz w:val="20"/>
                <w:szCs w:val="20"/>
              </w:rPr>
              <w:t>현금성</w:t>
            </w:r>
            <w:r w:rsidRPr="009A2958">
              <w:rPr>
                <w:rFonts w:cs="Times New Roman"/>
                <w:sz w:val="20"/>
                <w:szCs w:val="20"/>
              </w:rPr>
              <w:t xml:space="preserve"> </w:t>
            </w:r>
            <w:r w:rsidRPr="009A2958">
              <w:rPr>
                <w:rFonts w:cs="Times New Roman"/>
                <w:sz w:val="20"/>
                <w:szCs w:val="20"/>
              </w:rPr>
              <w:t>프로모션의</w:t>
            </w:r>
            <w:r w:rsidRPr="009A2958">
              <w:rPr>
                <w:rFonts w:cs="Times New Roman"/>
                <w:sz w:val="20"/>
                <w:szCs w:val="20"/>
              </w:rPr>
              <w:t xml:space="preserve"> </w:t>
            </w:r>
            <w:r w:rsidRPr="009A2958">
              <w:rPr>
                <w:rFonts w:cs="Times New Roman"/>
                <w:sz w:val="20"/>
                <w:szCs w:val="20"/>
              </w:rPr>
              <w:t>허용</w:t>
            </w:r>
            <w:r w:rsidRPr="009A2958">
              <w:rPr>
                <w:rFonts w:cs="Times New Roman"/>
                <w:sz w:val="20"/>
                <w:szCs w:val="20"/>
              </w:rPr>
              <w:t xml:space="preserve"> </w:t>
            </w:r>
            <w:r w:rsidRPr="009A2958">
              <w:rPr>
                <w:rFonts w:cs="Times New Roman"/>
                <w:sz w:val="20"/>
                <w:szCs w:val="20"/>
              </w:rPr>
              <w:t>범위</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세부사항</w:t>
            </w:r>
            <w:r w:rsidRPr="009A2958">
              <w:rPr>
                <w:rFonts w:cs="Times New Roman"/>
                <w:sz w:val="20"/>
                <w:szCs w:val="20"/>
              </w:rPr>
              <w:t xml:space="preserve">, (ii) </w:t>
            </w:r>
            <w:r w:rsidRPr="009A2958">
              <w:rPr>
                <w:rFonts w:cs="Times New Roman"/>
                <w:sz w:val="20"/>
                <w:szCs w:val="20"/>
              </w:rPr>
              <w:t>유선콜</w:t>
            </w:r>
            <w:r w:rsidRPr="009A2958">
              <w:rPr>
                <w:rFonts w:cs="Times New Roman"/>
                <w:sz w:val="20"/>
                <w:szCs w:val="20"/>
              </w:rPr>
              <w:t xml:space="preserve"> </w:t>
            </w:r>
            <w:r w:rsidRPr="009A2958">
              <w:rPr>
                <w:rFonts w:cs="Times New Roman"/>
                <w:sz w:val="20"/>
                <w:szCs w:val="20"/>
              </w:rPr>
              <w:t>중개프로그램</w:t>
            </w:r>
            <w:r w:rsidRPr="009A2958">
              <w:rPr>
                <w:rFonts w:cs="Times New Roman"/>
                <w:sz w:val="20"/>
                <w:szCs w:val="20"/>
              </w:rPr>
              <w:t xml:space="preserve"> </w:t>
            </w:r>
            <w:r w:rsidRPr="009A2958">
              <w:rPr>
                <w:rFonts w:cs="Times New Roman"/>
                <w:sz w:val="20"/>
                <w:szCs w:val="20"/>
              </w:rPr>
              <w:t>기업</w:t>
            </w:r>
            <w:r w:rsidRPr="009A2958">
              <w:rPr>
                <w:rStyle w:val="ad"/>
                <w:rFonts w:cs="Times New Roman"/>
                <w:sz w:val="20"/>
                <w:szCs w:val="20"/>
              </w:rPr>
              <w:footnoteReference w:id="4"/>
            </w:r>
            <w:r w:rsidRPr="009A2958">
              <w:rPr>
                <w:rFonts w:cs="Times New Roman"/>
                <w:sz w:val="20"/>
                <w:szCs w:val="20"/>
              </w:rPr>
              <w:t>과</w:t>
            </w:r>
            <w:r w:rsidRPr="009A2958">
              <w:rPr>
                <w:rFonts w:cs="Times New Roman"/>
                <w:sz w:val="20"/>
                <w:szCs w:val="20"/>
              </w:rPr>
              <w:t xml:space="preserve"> </w:t>
            </w:r>
            <w:r w:rsidRPr="009A2958">
              <w:rPr>
                <w:rFonts w:cs="Times New Roman"/>
                <w:sz w:val="20"/>
                <w:szCs w:val="20"/>
              </w:rPr>
              <w:t>대기업간</w:t>
            </w:r>
            <w:r w:rsidRPr="009A2958">
              <w:rPr>
                <w:rFonts w:cs="Times New Roman"/>
                <w:sz w:val="20"/>
                <w:szCs w:val="20"/>
              </w:rPr>
              <w:t xml:space="preserve"> </w:t>
            </w:r>
            <w:r w:rsidRPr="009A2958">
              <w:rPr>
                <w:rFonts w:cs="Times New Roman"/>
                <w:sz w:val="20"/>
                <w:szCs w:val="20"/>
              </w:rPr>
              <w:t>콜</w:t>
            </w:r>
            <w:r w:rsidRPr="009A2958">
              <w:rPr>
                <w:rFonts w:cs="Times New Roman"/>
                <w:sz w:val="20"/>
                <w:szCs w:val="20"/>
              </w:rPr>
              <w:t xml:space="preserve"> </w:t>
            </w:r>
            <w:r w:rsidRPr="009A2958">
              <w:rPr>
                <w:rFonts w:cs="Times New Roman"/>
                <w:sz w:val="20"/>
                <w:szCs w:val="20"/>
              </w:rPr>
              <w:t>공유</w:t>
            </w:r>
            <w:r w:rsidRPr="009A2958">
              <w:rPr>
                <w:rFonts w:cs="Times New Roman"/>
                <w:sz w:val="20"/>
                <w:szCs w:val="20"/>
              </w:rPr>
              <w:t xml:space="preserve"> </w:t>
            </w:r>
            <w:r w:rsidRPr="009A2958">
              <w:rPr>
                <w:rFonts w:cs="Times New Roman"/>
                <w:sz w:val="20"/>
                <w:szCs w:val="20"/>
              </w:rPr>
              <w:t>허용</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범위</w:t>
            </w:r>
            <w:r w:rsidRPr="009A2958">
              <w:rPr>
                <w:rFonts w:cs="Times New Roman"/>
                <w:sz w:val="20"/>
                <w:szCs w:val="20"/>
              </w:rPr>
              <w:t xml:space="preserve">, (iii) </w:t>
            </w:r>
            <w:r w:rsidRPr="009A2958">
              <w:rPr>
                <w:rFonts w:cs="Times New Roman"/>
                <w:sz w:val="20"/>
                <w:szCs w:val="20"/>
              </w:rPr>
              <w:t>유선콜</w:t>
            </w:r>
            <w:r w:rsidRPr="009A2958">
              <w:rPr>
                <w:rFonts w:cs="Times New Roman"/>
                <w:sz w:val="20"/>
                <w:szCs w:val="20"/>
              </w:rPr>
              <w:t xml:space="preserve"> </w:t>
            </w:r>
            <w:r w:rsidRPr="009A2958">
              <w:rPr>
                <w:rFonts w:cs="Times New Roman"/>
                <w:sz w:val="20"/>
                <w:szCs w:val="20"/>
              </w:rPr>
              <w:t>중개</w:t>
            </w:r>
            <w:r w:rsidRPr="009A2958">
              <w:rPr>
                <w:rFonts w:cs="Times New Roman"/>
                <w:sz w:val="20"/>
                <w:szCs w:val="20"/>
              </w:rPr>
              <w:t xml:space="preserve"> </w:t>
            </w:r>
            <w:r w:rsidRPr="009A2958">
              <w:rPr>
                <w:rFonts w:cs="Times New Roman"/>
                <w:sz w:val="20"/>
                <w:szCs w:val="20"/>
              </w:rPr>
              <w:t>프로그램</w:t>
            </w:r>
            <w:r w:rsidRPr="009A2958">
              <w:rPr>
                <w:rFonts w:cs="Times New Roman"/>
                <w:sz w:val="20"/>
                <w:szCs w:val="20"/>
              </w:rPr>
              <w:t xml:space="preserve"> </w:t>
            </w:r>
            <w:r w:rsidRPr="009A2958">
              <w:rPr>
                <w:rFonts w:cs="Times New Roman"/>
                <w:sz w:val="20"/>
                <w:szCs w:val="20"/>
              </w:rPr>
              <w:t>업체에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인수합병의</w:t>
            </w:r>
            <w:r w:rsidRPr="009A2958">
              <w:rPr>
                <w:rFonts w:cs="Times New Roman"/>
                <w:sz w:val="20"/>
                <w:szCs w:val="20"/>
              </w:rPr>
              <w:t xml:space="preserve"> </w:t>
            </w:r>
            <w:r w:rsidRPr="009A2958">
              <w:rPr>
                <w:rFonts w:cs="Times New Roman"/>
                <w:sz w:val="20"/>
                <w:szCs w:val="20"/>
              </w:rPr>
              <w:t>허용</w:t>
            </w:r>
            <w:r w:rsidRPr="009A2958">
              <w:rPr>
                <w:rFonts w:cs="Times New Roman"/>
                <w:sz w:val="20"/>
                <w:szCs w:val="20"/>
              </w:rPr>
              <w:t xml:space="preserve"> </w:t>
            </w:r>
            <w:r w:rsidRPr="009A2958">
              <w:rPr>
                <w:rFonts w:cs="Times New Roman"/>
                <w:sz w:val="20"/>
                <w:szCs w:val="20"/>
              </w:rPr>
              <w:t>범위</w:t>
            </w:r>
            <w:r w:rsidRPr="009A2958">
              <w:rPr>
                <w:rFonts w:cs="Times New Roman"/>
                <w:sz w:val="20"/>
                <w:szCs w:val="20"/>
              </w:rPr>
              <w:t xml:space="preserve"> </w:t>
            </w:r>
            <w:r w:rsidRPr="009A2958">
              <w:rPr>
                <w:rFonts w:cs="Times New Roman"/>
                <w:sz w:val="20"/>
                <w:szCs w:val="20"/>
              </w:rPr>
              <w:t>등에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향후</w:t>
            </w:r>
            <w:r w:rsidRPr="009A2958">
              <w:rPr>
                <w:rFonts w:cs="Times New Roman"/>
                <w:sz w:val="20"/>
                <w:szCs w:val="20"/>
              </w:rPr>
              <w:t xml:space="preserve"> 3</w:t>
            </w:r>
            <w:r w:rsidRPr="009A2958">
              <w:rPr>
                <w:rFonts w:cs="Times New Roman"/>
                <w:sz w:val="20"/>
                <w:szCs w:val="20"/>
              </w:rPr>
              <w:t>개월간</w:t>
            </w:r>
            <w:r w:rsidRPr="009A2958">
              <w:rPr>
                <w:rFonts w:cs="Times New Roman"/>
                <w:sz w:val="20"/>
                <w:szCs w:val="20"/>
              </w:rPr>
              <w:t xml:space="preserve"> </w:t>
            </w:r>
            <w:r w:rsidRPr="009A2958">
              <w:rPr>
                <w:rFonts w:cs="Times New Roman"/>
                <w:sz w:val="20"/>
                <w:szCs w:val="20"/>
              </w:rPr>
              <w:t>추가로</w:t>
            </w:r>
            <w:r w:rsidRPr="009A2958">
              <w:rPr>
                <w:rFonts w:cs="Times New Roman"/>
                <w:sz w:val="20"/>
                <w:szCs w:val="20"/>
              </w:rPr>
              <w:t xml:space="preserve"> </w:t>
            </w:r>
            <w:r w:rsidRPr="009A2958">
              <w:rPr>
                <w:rFonts w:cs="Times New Roman"/>
                <w:sz w:val="20"/>
                <w:szCs w:val="20"/>
              </w:rPr>
              <w:t>논의하기로</w:t>
            </w:r>
            <w:r w:rsidRPr="009A2958">
              <w:rPr>
                <w:rFonts w:cs="Times New Roman"/>
                <w:sz w:val="20"/>
                <w:szCs w:val="20"/>
              </w:rPr>
              <w:t xml:space="preserve"> </w:t>
            </w:r>
            <w:r w:rsidRPr="009A2958">
              <w:rPr>
                <w:rFonts w:cs="Times New Roman"/>
                <w:sz w:val="20"/>
                <w:szCs w:val="20"/>
              </w:rPr>
              <w:t>하였음</w:t>
            </w:r>
            <w:r w:rsidRPr="009A2958">
              <w:rPr>
                <w:rStyle w:val="ad"/>
                <w:rFonts w:cs="Times New Roman"/>
                <w:sz w:val="20"/>
                <w:szCs w:val="20"/>
              </w:rPr>
              <w:footnoteReference w:id="5"/>
            </w:r>
            <w:r w:rsidRPr="009A2958">
              <w:rPr>
                <w:rFonts w:cs="Times New Roman"/>
                <w:sz w:val="20"/>
                <w:szCs w:val="20"/>
              </w:rPr>
              <w:t>.</w:t>
            </w:r>
          </w:p>
          <w:p w14:paraId="6A02C00C"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제공된</w:t>
            </w:r>
            <w:r w:rsidRPr="009A2958">
              <w:rPr>
                <w:rFonts w:cs="Times New Roman"/>
                <w:sz w:val="20"/>
                <w:szCs w:val="20"/>
              </w:rPr>
              <w:t xml:space="preserve"> </w:t>
            </w:r>
            <w:r w:rsidRPr="009A2958">
              <w:rPr>
                <w:rFonts w:cs="Times New Roman"/>
                <w:sz w:val="20"/>
                <w:szCs w:val="20"/>
              </w:rPr>
              <w:t>답변에</w:t>
            </w:r>
            <w:r w:rsidRPr="009A2958">
              <w:rPr>
                <w:rFonts w:cs="Times New Roman"/>
                <w:sz w:val="20"/>
                <w:szCs w:val="20"/>
              </w:rPr>
              <w:t xml:space="preserve"> </w:t>
            </w:r>
            <w:r w:rsidRPr="009A2958">
              <w:rPr>
                <w:rFonts w:cs="Times New Roman"/>
                <w:sz w:val="20"/>
                <w:szCs w:val="20"/>
              </w:rPr>
              <w:t>따르면</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이미</w:t>
            </w:r>
            <w:r w:rsidRPr="009A2958">
              <w:rPr>
                <w:rFonts w:cs="Times New Roman"/>
                <w:sz w:val="20"/>
                <w:szCs w:val="20"/>
              </w:rPr>
              <w:t xml:space="preserve"> </w:t>
            </w:r>
            <w:r w:rsidRPr="009A2958">
              <w:rPr>
                <w:rFonts w:cs="Times New Roman"/>
                <w:sz w:val="20"/>
                <w:szCs w:val="20"/>
              </w:rPr>
              <w:t>앱</w:t>
            </w:r>
            <w:r w:rsidRPr="009A2958">
              <w:rPr>
                <w:rFonts w:cs="Times New Roman"/>
                <w:sz w:val="20"/>
                <w:szCs w:val="20"/>
              </w:rPr>
              <w:t xml:space="preserve"> </w:t>
            </w:r>
            <w:r w:rsidRPr="009A2958">
              <w:rPr>
                <w:rFonts w:cs="Times New Roman"/>
                <w:sz w:val="20"/>
                <w:szCs w:val="20"/>
              </w:rPr>
              <w:t>플랫폼</w:t>
            </w:r>
            <w:r w:rsidRPr="009A2958">
              <w:rPr>
                <w:rFonts w:cs="Times New Roman"/>
                <w:sz w:val="20"/>
                <w:szCs w:val="20"/>
              </w:rPr>
              <w:t xml:space="preserve"> </w:t>
            </w:r>
            <w:r w:rsidRPr="009A2958">
              <w:rPr>
                <w:rFonts w:cs="Times New Roman"/>
                <w:sz w:val="20"/>
                <w:szCs w:val="20"/>
              </w:rPr>
              <w:t>시장에서</w:t>
            </w:r>
            <w:r w:rsidRPr="009A2958">
              <w:rPr>
                <w:rFonts w:cs="Times New Roman"/>
                <w:sz w:val="20"/>
                <w:szCs w:val="20"/>
              </w:rPr>
              <w:t xml:space="preserve"> </w:t>
            </w:r>
            <w:r w:rsidRPr="009A2958">
              <w:rPr>
                <w:rFonts w:cs="Times New Roman"/>
                <w:sz w:val="20"/>
                <w:szCs w:val="20"/>
              </w:rPr>
              <w:t>독점적인</w:t>
            </w:r>
            <w:r w:rsidRPr="009A2958">
              <w:rPr>
                <w:rFonts w:cs="Times New Roman"/>
                <w:sz w:val="20"/>
                <w:szCs w:val="20"/>
              </w:rPr>
              <w:t xml:space="preserve"> </w:t>
            </w:r>
            <w:r w:rsidRPr="009A2958">
              <w:rPr>
                <w:rFonts w:cs="Times New Roman"/>
                <w:sz w:val="20"/>
                <w:szCs w:val="20"/>
              </w:rPr>
              <w:t>점유율을</w:t>
            </w:r>
            <w:r w:rsidRPr="009A2958">
              <w:rPr>
                <w:rFonts w:cs="Times New Roman"/>
                <w:sz w:val="20"/>
                <w:szCs w:val="20"/>
              </w:rPr>
              <w:t xml:space="preserve"> </w:t>
            </w:r>
            <w:r w:rsidRPr="009A2958">
              <w:rPr>
                <w:rFonts w:cs="Times New Roman"/>
                <w:sz w:val="20"/>
                <w:szCs w:val="20"/>
              </w:rPr>
              <w:t>가지고</w:t>
            </w:r>
            <w:r w:rsidRPr="009A2958">
              <w:rPr>
                <w:rFonts w:cs="Times New Roman"/>
                <w:sz w:val="20"/>
                <w:szCs w:val="20"/>
              </w:rPr>
              <w:t xml:space="preserve"> </w:t>
            </w:r>
            <w:r w:rsidRPr="009A2958">
              <w:rPr>
                <w:rFonts w:cs="Times New Roman"/>
                <w:sz w:val="20"/>
                <w:szCs w:val="20"/>
              </w:rPr>
              <w:t>있어</w:t>
            </w:r>
            <w:r w:rsidRPr="009A2958">
              <w:rPr>
                <w:rFonts w:cs="Times New Roman"/>
                <w:sz w:val="20"/>
                <w:szCs w:val="20"/>
              </w:rPr>
              <w:t xml:space="preserve"> </w:t>
            </w:r>
            <w:r w:rsidRPr="009A2958">
              <w:rPr>
                <w:rFonts w:cs="Times New Roman"/>
                <w:sz w:val="20"/>
                <w:szCs w:val="20"/>
              </w:rPr>
              <w:t>현금프로모션의</w:t>
            </w:r>
            <w:r w:rsidRPr="009A2958">
              <w:rPr>
                <w:rFonts w:cs="Times New Roman"/>
                <w:sz w:val="20"/>
                <w:szCs w:val="20"/>
              </w:rPr>
              <w:t xml:space="preserve"> </w:t>
            </w:r>
            <w:r w:rsidRPr="009A2958">
              <w:rPr>
                <w:rFonts w:cs="Times New Roman"/>
                <w:sz w:val="20"/>
                <w:szCs w:val="20"/>
              </w:rPr>
              <w:t>필요성이</w:t>
            </w:r>
            <w:r w:rsidRPr="009A2958">
              <w:rPr>
                <w:rFonts w:cs="Times New Roman"/>
                <w:sz w:val="20"/>
                <w:szCs w:val="20"/>
              </w:rPr>
              <w:t xml:space="preserve"> </w:t>
            </w:r>
            <w:r w:rsidRPr="009A2958">
              <w:rPr>
                <w:rFonts w:cs="Times New Roman"/>
                <w:sz w:val="20"/>
                <w:szCs w:val="20"/>
              </w:rPr>
              <w:t>크지</w:t>
            </w:r>
            <w:r w:rsidRPr="009A2958">
              <w:rPr>
                <w:rFonts w:cs="Times New Roman"/>
                <w:sz w:val="20"/>
                <w:szCs w:val="20"/>
              </w:rPr>
              <w:t xml:space="preserve"> </w:t>
            </w:r>
            <w:r w:rsidRPr="009A2958">
              <w:rPr>
                <w:rFonts w:cs="Times New Roman"/>
                <w:sz w:val="20"/>
                <w:szCs w:val="20"/>
              </w:rPr>
              <w:t>않고</w:t>
            </w:r>
            <w:r w:rsidRPr="009A2958">
              <w:rPr>
                <w:rFonts w:cs="Times New Roman"/>
                <w:sz w:val="20"/>
                <w:szCs w:val="20"/>
              </w:rPr>
              <w:t xml:space="preserve">, </w:t>
            </w:r>
            <w:r w:rsidRPr="009A2958">
              <w:rPr>
                <w:rFonts w:cs="Times New Roman"/>
                <w:sz w:val="20"/>
                <w:szCs w:val="20"/>
              </w:rPr>
              <w:t>전화</w:t>
            </w:r>
            <w:r w:rsidRPr="009A2958">
              <w:rPr>
                <w:rFonts w:cs="Times New Roman"/>
                <w:sz w:val="20"/>
                <w:szCs w:val="20"/>
              </w:rPr>
              <w:t xml:space="preserve"> </w:t>
            </w:r>
            <w:r w:rsidRPr="009A2958">
              <w:rPr>
                <w:rFonts w:cs="Times New Roman"/>
                <w:sz w:val="20"/>
                <w:szCs w:val="20"/>
              </w:rPr>
              <w:t>유선콜</w:t>
            </w:r>
            <w:r w:rsidRPr="009A2958">
              <w:rPr>
                <w:rFonts w:cs="Times New Roman"/>
                <w:sz w:val="20"/>
                <w:szCs w:val="20"/>
              </w:rPr>
              <w:t xml:space="preserve"> </w:t>
            </w:r>
            <w:r w:rsidRPr="009A2958">
              <w:rPr>
                <w:rFonts w:cs="Times New Roman"/>
                <w:sz w:val="20"/>
                <w:szCs w:val="20"/>
              </w:rPr>
              <w:t>시장</w:t>
            </w:r>
            <w:r w:rsidRPr="009A2958">
              <w:rPr>
                <w:rFonts w:cs="Times New Roman"/>
                <w:sz w:val="20"/>
                <w:szCs w:val="20"/>
              </w:rPr>
              <w:t xml:space="preserve"> </w:t>
            </w:r>
            <w:r w:rsidRPr="009A2958">
              <w:rPr>
                <w:rFonts w:cs="Times New Roman"/>
                <w:sz w:val="20"/>
                <w:szCs w:val="20"/>
              </w:rPr>
              <w:t>역시</w:t>
            </w:r>
            <w:r w:rsidRPr="009A2958">
              <w:rPr>
                <w:rFonts w:cs="Times New Roman"/>
                <w:sz w:val="20"/>
                <w:szCs w:val="20"/>
              </w:rPr>
              <w:t xml:space="preserve"> </w:t>
            </w:r>
            <w:r w:rsidRPr="009A2958">
              <w:rPr>
                <w:rFonts w:cs="Times New Roman"/>
                <w:sz w:val="20"/>
                <w:szCs w:val="20"/>
              </w:rPr>
              <w:t>이미</w:t>
            </w:r>
            <w:r w:rsidRPr="009A2958">
              <w:rPr>
                <w:rFonts w:cs="Times New Roman"/>
                <w:sz w:val="20"/>
                <w:szCs w:val="20"/>
              </w:rPr>
              <w:t xml:space="preserve"> </w:t>
            </w:r>
            <w:r w:rsidRPr="009A2958">
              <w:rPr>
                <w:rFonts w:cs="Times New Roman"/>
                <w:sz w:val="20"/>
                <w:szCs w:val="20"/>
              </w:rPr>
              <w:t>㈜코리아드라이브를</w:t>
            </w:r>
            <w:r w:rsidRPr="009A2958">
              <w:rPr>
                <w:rFonts w:cs="Times New Roman"/>
                <w:sz w:val="20"/>
                <w:szCs w:val="20"/>
              </w:rPr>
              <w:t xml:space="preserve"> </w:t>
            </w:r>
            <w:r w:rsidRPr="009A2958">
              <w:rPr>
                <w:rFonts w:cs="Times New Roman"/>
                <w:sz w:val="20"/>
                <w:szCs w:val="20"/>
              </w:rPr>
              <w:t>인수하였기</w:t>
            </w:r>
            <w:r w:rsidRPr="009A2958">
              <w:rPr>
                <w:rFonts w:cs="Times New Roman"/>
                <w:sz w:val="20"/>
                <w:szCs w:val="20"/>
              </w:rPr>
              <w:t xml:space="preserve"> </w:t>
            </w:r>
            <w:r w:rsidRPr="009A2958">
              <w:rPr>
                <w:rFonts w:cs="Times New Roman"/>
                <w:sz w:val="20"/>
                <w:szCs w:val="20"/>
              </w:rPr>
              <w:t>때문에</w:t>
            </w:r>
            <w:r w:rsidRPr="009A2958">
              <w:rPr>
                <w:rFonts w:cs="Times New Roman"/>
                <w:sz w:val="20"/>
                <w:szCs w:val="20"/>
              </w:rPr>
              <w:t xml:space="preserve"> </w:t>
            </w:r>
            <w:r w:rsidRPr="009A2958">
              <w:rPr>
                <w:rFonts w:cs="Times New Roman"/>
                <w:sz w:val="20"/>
                <w:szCs w:val="20"/>
              </w:rPr>
              <w:t>대리운전</w:t>
            </w:r>
            <w:r w:rsidRPr="009A2958">
              <w:rPr>
                <w:rFonts w:cs="Times New Roman"/>
                <w:sz w:val="20"/>
                <w:szCs w:val="20"/>
              </w:rPr>
              <w:t xml:space="preserve"> </w:t>
            </w:r>
            <w:r w:rsidRPr="009A2958">
              <w:rPr>
                <w:rFonts w:cs="Times New Roman"/>
                <w:sz w:val="20"/>
                <w:szCs w:val="20"/>
              </w:rPr>
              <w:lastRenderedPageBreak/>
              <w:t>중소기업적합업종</w:t>
            </w:r>
            <w:r w:rsidRPr="009A2958">
              <w:rPr>
                <w:rFonts w:cs="Times New Roman"/>
                <w:sz w:val="20"/>
                <w:szCs w:val="20"/>
              </w:rPr>
              <w:t xml:space="preserve"> </w:t>
            </w:r>
            <w:r w:rsidRPr="009A2958">
              <w:rPr>
                <w:rFonts w:cs="Times New Roman"/>
                <w:sz w:val="20"/>
                <w:szCs w:val="20"/>
              </w:rPr>
              <w:t>지정이</w:t>
            </w:r>
            <w:r w:rsidRPr="009A2958">
              <w:rPr>
                <w:rFonts w:cs="Times New Roman"/>
                <w:sz w:val="20"/>
                <w:szCs w:val="20"/>
              </w:rPr>
              <w:t xml:space="preserve"> </w:t>
            </w: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사업에</w:t>
            </w:r>
            <w:r w:rsidRPr="009A2958">
              <w:rPr>
                <w:rFonts w:cs="Times New Roman"/>
                <w:sz w:val="20"/>
                <w:szCs w:val="20"/>
              </w:rPr>
              <w:t xml:space="preserve"> </w:t>
            </w:r>
            <w:r w:rsidRPr="009A2958">
              <w:rPr>
                <w:rFonts w:cs="Times New Roman"/>
                <w:sz w:val="20"/>
                <w:szCs w:val="20"/>
              </w:rPr>
              <w:t>미치는</w:t>
            </w:r>
            <w:r w:rsidRPr="009A2958">
              <w:rPr>
                <w:rFonts w:cs="Times New Roman"/>
                <w:sz w:val="20"/>
                <w:szCs w:val="20"/>
              </w:rPr>
              <w:t xml:space="preserve"> </w:t>
            </w:r>
            <w:r w:rsidRPr="009A2958">
              <w:rPr>
                <w:rFonts w:cs="Times New Roman"/>
                <w:sz w:val="20"/>
                <w:szCs w:val="20"/>
              </w:rPr>
              <w:t>영향은</w:t>
            </w:r>
            <w:r w:rsidRPr="009A2958">
              <w:rPr>
                <w:rFonts w:cs="Times New Roman"/>
                <w:sz w:val="20"/>
                <w:szCs w:val="20"/>
              </w:rPr>
              <w:t xml:space="preserve"> </w:t>
            </w:r>
            <w:r w:rsidRPr="009A2958">
              <w:rPr>
                <w:rFonts w:cs="Times New Roman"/>
                <w:sz w:val="20"/>
                <w:szCs w:val="20"/>
              </w:rPr>
              <w:t>미미할</w:t>
            </w:r>
            <w:r w:rsidRPr="009A2958">
              <w:rPr>
                <w:rFonts w:cs="Times New Roman"/>
                <w:sz w:val="20"/>
                <w:szCs w:val="20"/>
              </w:rPr>
              <w:t xml:space="preserve"> </w:t>
            </w:r>
            <w:r w:rsidRPr="009A2958">
              <w:rPr>
                <w:rFonts w:cs="Times New Roman"/>
                <w:sz w:val="20"/>
                <w:szCs w:val="20"/>
              </w:rPr>
              <w:t>것이라는</w:t>
            </w:r>
            <w:r w:rsidRPr="009A2958">
              <w:rPr>
                <w:rFonts w:cs="Times New Roman"/>
                <w:sz w:val="20"/>
                <w:szCs w:val="20"/>
              </w:rPr>
              <w:t xml:space="preserve"> </w:t>
            </w:r>
            <w:r w:rsidRPr="009A2958">
              <w:rPr>
                <w:rFonts w:cs="Times New Roman"/>
                <w:sz w:val="20"/>
                <w:szCs w:val="20"/>
              </w:rPr>
              <w:t>입장임</w:t>
            </w:r>
            <w:r w:rsidRPr="009A2958">
              <w:rPr>
                <w:rFonts w:cs="Times New Roman"/>
                <w:sz w:val="20"/>
                <w:szCs w:val="20"/>
              </w:rPr>
              <w:t>.</w:t>
            </w:r>
          </w:p>
        </w:tc>
        <w:tc>
          <w:tcPr>
            <w:tcW w:w="26" w:type="pct"/>
            <w:tcBorders>
              <w:top w:val="nil"/>
              <w:bottom w:val="nil"/>
            </w:tcBorders>
          </w:tcPr>
          <w:p w14:paraId="068E7A22"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22F021CD"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민간기구인</w:t>
            </w:r>
            <w:r w:rsidRPr="009A2958">
              <w:rPr>
                <w:rFonts w:cs="Times New Roman"/>
                <w:sz w:val="20"/>
                <w:szCs w:val="20"/>
              </w:rPr>
              <w:t xml:space="preserve"> </w:t>
            </w:r>
            <w:r w:rsidRPr="009A2958">
              <w:rPr>
                <w:rFonts w:cs="Times New Roman"/>
                <w:sz w:val="20"/>
                <w:szCs w:val="20"/>
              </w:rPr>
              <w:t>동반위의</w:t>
            </w:r>
            <w:r w:rsidRPr="009A2958">
              <w:rPr>
                <w:rFonts w:cs="Times New Roman"/>
                <w:sz w:val="20"/>
                <w:szCs w:val="20"/>
              </w:rPr>
              <w:t xml:space="preserve"> </w:t>
            </w:r>
            <w:r w:rsidRPr="009A2958">
              <w:rPr>
                <w:rFonts w:cs="Times New Roman"/>
                <w:sz w:val="20"/>
                <w:szCs w:val="20"/>
              </w:rPr>
              <w:t>중소기업</w:t>
            </w:r>
            <w:r w:rsidRPr="009A2958">
              <w:rPr>
                <w:rFonts w:cs="Times New Roman"/>
                <w:sz w:val="20"/>
                <w:szCs w:val="20"/>
              </w:rPr>
              <w:t xml:space="preserve"> </w:t>
            </w:r>
            <w:r w:rsidRPr="009A2958">
              <w:rPr>
                <w:rFonts w:cs="Times New Roman"/>
                <w:sz w:val="20"/>
                <w:szCs w:val="20"/>
              </w:rPr>
              <w:t>적합업종</w:t>
            </w:r>
            <w:r w:rsidRPr="009A2958">
              <w:rPr>
                <w:rFonts w:cs="Times New Roman"/>
                <w:sz w:val="20"/>
                <w:szCs w:val="20"/>
              </w:rPr>
              <w:t xml:space="preserve"> </w:t>
            </w:r>
            <w:r w:rsidRPr="009A2958">
              <w:rPr>
                <w:rFonts w:cs="Times New Roman"/>
                <w:sz w:val="20"/>
                <w:szCs w:val="20"/>
              </w:rPr>
              <w:t>권고는</w:t>
            </w:r>
            <w:r w:rsidRPr="009A2958">
              <w:rPr>
                <w:rFonts w:cs="Times New Roman"/>
                <w:sz w:val="20"/>
                <w:szCs w:val="20"/>
              </w:rPr>
              <w:t xml:space="preserve"> </w:t>
            </w:r>
            <w:r w:rsidRPr="009A2958">
              <w:rPr>
                <w:rFonts w:cs="Times New Roman"/>
                <w:sz w:val="20"/>
                <w:szCs w:val="20"/>
              </w:rPr>
              <w:t>중소기업의</w:t>
            </w:r>
            <w:r w:rsidRPr="009A2958">
              <w:rPr>
                <w:rFonts w:cs="Times New Roman"/>
                <w:sz w:val="20"/>
                <w:szCs w:val="20"/>
              </w:rPr>
              <w:t xml:space="preserve"> </w:t>
            </w:r>
            <w:r w:rsidRPr="009A2958">
              <w:rPr>
                <w:rFonts w:cs="Times New Roman"/>
                <w:sz w:val="20"/>
                <w:szCs w:val="20"/>
              </w:rPr>
              <w:t>사업영역</w:t>
            </w:r>
            <w:r w:rsidRPr="009A2958">
              <w:rPr>
                <w:rFonts w:cs="Times New Roman"/>
                <w:sz w:val="20"/>
                <w:szCs w:val="20"/>
              </w:rPr>
              <w:t xml:space="preserve"> </w:t>
            </w:r>
            <w:r w:rsidRPr="009A2958">
              <w:rPr>
                <w:rFonts w:cs="Times New Roman"/>
                <w:sz w:val="20"/>
                <w:szCs w:val="20"/>
              </w:rPr>
              <w:t>보호를</w:t>
            </w:r>
            <w:r w:rsidRPr="009A2958">
              <w:rPr>
                <w:rFonts w:cs="Times New Roman"/>
                <w:sz w:val="20"/>
                <w:szCs w:val="20"/>
              </w:rPr>
              <w:t xml:space="preserve"> </w:t>
            </w:r>
            <w:r w:rsidRPr="009A2958">
              <w:rPr>
                <w:rFonts w:cs="Times New Roman"/>
                <w:sz w:val="20"/>
                <w:szCs w:val="20"/>
              </w:rPr>
              <w:t>위해</w:t>
            </w:r>
            <w:r w:rsidRPr="009A2958">
              <w:rPr>
                <w:rFonts w:cs="Times New Roman"/>
                <w:sz w:val="20"/>
                <w:szCs w:val="20"/>
              </w:rPr>
              <w:t xml:space="preserve"> </w:t>
            </w:r>
            <w:r w:rsidRPr="009A2958">
              <w:rPr>
                <w:rFonts w:cs="Times New Roman"/>
                <w:sz w:val="20"/>
                <w:szCs w:val="20"/>
              </w:rPr>
              <w:t>권고하는</w:t>
            </w:r>
            <w:r w:rsidRPr="009A2958">
              <w:rPr>
                <w:rFonts w:cs="Times New Roman"/>
                <w:sz w:val="20"/>
                <w:szCs w:val="20"/>
              </w:rPr>
              <w:t xml:space="preserve"> </w:t>
            </w:r>
            <w:r w:rsidRPr="009A2958">
              <w:rPr>
                <w:rFonts w:cs="Times New Roman"/>
                <w:sz w:val="20"/>
                <w:szCs w:val="20"/>
              </w:rPr>
              <w:t>것으로서</w:t>
            </w:r>
            <w:r w:rsidRPr="009A2958">
              <w:rPr>
                <w:rFonts w:cs="Times New Roman"/>
                <w:sz w:val="20"/>
                <w:szCs w:val="20"/>
              </w:rPr>
              <w:t xml:space="preserve"> </w:t>
            </w:r>
            <w:r w:rsidRPr="009A2958">
              <w:rPr>
                <w:rFonts w:cs="Times New Roman"/>
                <w:sz w:val="20"/>
                <w:szCs w:val="20"/>
              </w:rPr>
              <w:t>법적</w:t>
            </w:r>
            <w:r w:rsidRPr="009A2958">
              <w:rPr>
                <w:rFonts w:cs="Times New Roman"/>
                <w:sz w:val="20"/>
                <w:szCs w:val="20"/>
              </w:rPr>
              <w:t xml:space="preserve"> </w:t>
            </w:r>
            <w:r w:rsidRPr="009A2958">
              <w:rPr>
                <w:rFonts w:cs="Times New Roman"/>
                <w:sz w:val="20"/>
                <w:szCs w:val="20"/>
              </w:rPr>
              <w:t>효력은</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 xml:space="preserve">. </w:t>
            </w:r>
            <w:r w:rsidRPr="009A2958">
              <w:rPr>
                <w:rFonts w:cs="Times New Roman"/>
                <w:sz w:val="20"/>
                <w:szCs w:val="20"/>
              </w:rPr>
              <w:t>단</w:t>
            </w:r>
            <w:r w:rsidRPr="009A2958">
              <w:rPr>
                <w:rFonts w:cs="Times New Roman"/>
                <w:sz w:val="20"/>
                <w:szCs w:val="20"/>
              </w:rPr>
              <w:t xml:space="preserve">, </w:t>
            </w:r>
            <w:r w:rsidRPr="009A2958">
              <w:rPr>
                <w:rFonts w:cs="Times New Roman"/>
                <w:sz w:val="20"/>
                <w:szCs w:val="20"/>
              </w:rPr>
              <w:t>지금까지</w:t>
            </w:r>
            <w:r w:rsidRPr="009A2958">
              <w:rPr>
                <w:rFonts w:cs="Times New Roman"/>
                <w:sz w:val="20"/>
                <w:szCs w:val="20"/>
              </w:rPr>
              <w:t xml:space="preserve"> </w:t>
            </w:r>
            <w:r w:rsidRPr="009A2958">
              <w:rPr>
                <w:rFonts w:cs="Times New Roman"/>
                <w:sz w:val="20"/>
                <w:szCs w:val="20"/>
              </w:rPr>
              <w:t>대기업이</w:t>
            </w:r>
            <w:r w:rsidRPr="009A2958">
              <w:rPr>
                <w:rFonts w:cs="Times New Roman"/>
                <w:sz w:val="20"/>
                <w:szCs w:val="20"/>
              </w:rPr>
              <w:t xml:space="preserve"> </w:t>
            </w:r>
            <w:r w:rsidRPr="009A2958">
              <w:rPr>
                <w:rFonts w:cs="Times New Roman"/>
                <w:sz w:val="20"/>
                <w:szCs w:val="20"/>
              </w:rPr>
              <w:t>동반성장위원회의</w:t>
            </w:r>
            <w:r w:rsidRPr="009A2958">
              <w:rPr>
                <w:rFonts w:cs="Times New Roman"/>
                <w:sz w:val="20"/>
                <w:szCs w:val="20"/>
              </w:rPr>
              <w:t xml:space="preserve"> </w:t>
            </w:r>
            <w:r w:rsidRPr="009A2958">
              <w:rPr>
                <w:rFonts w:cs="Times New Roman"/>
                <w:sz w:val="20"/>
                <w:szCs w:val="20"/>
              </w:rPr>
              <w:t>권고를</w:t>
            </w:r>
            <w:r w:rsidRPr="009A2958">
              <w:rPr>
                <w:rFonts w:cs="Times New Roman"/>
                <w:sz w:val="20"/>
                <w:szCs w:val="20"/>
              </w:rPr>
              <w:t xml:space="preserve"> </w:t>
            </w:r>
            <w:r w:rsidRPr="009A2958">
              <w:rPr>
                <w:rFonts w:cs="Times New Roman"/>
                <w:sz w:val="20"/>
                <w:szCs w:val="20"/>
              </w:rPr>
              <w:t>무시하면서</w:t>
            </w:r>
            <w:r w:rsidRPr="009A2958">
              <w:rPr>
                <w:rFonts w:cs="Times New Roman"/>
                <w:sz w:val="20"/>
                <w:szCs w:val="20"/>
              </w:rPr>
              <w:t xml:space="preserve"> </w:t>
            </w:r>
            <w:r w:rsidRPr="009A2958">
              <w:rPr>
                <w:rFonts w:cs="Times New Roman"/>
                <w:sz w:val="20"/>
                <w:szCs w:val="20"/>
              </w:rPr>
              <w:t>권고사항을</w:t>
            </w:r>
            <w:r w:rsidRPr="009A2958">
              <w:rPr>
                <w:rFonts w:cs="Times New Roman"/>
                <w:sz w:val="20"/>
                <w:szCs w:val="20"/>
              </w:rPr>
              <w:t xml:space="preserve"> </w:t>
            </w:r>
            <w:r w:rsidRPr="009A2958">
              <w:rPr>
                <w:rFonts w:cs="Times New Roman"/>
                <w:sz w:val="20"/>
                <w:szCs w:val="20"/>
              </w:rPr>
              <w:t>이행하지</w:t>
            </w:r>
            <w:r w:rsidRPr="009A2958">
              <w:rPr>
                <w:rFonts w:cs="Times New Roman"/>
                <w:sz w:val="20"/>
                <w:szCs w:val="20"/>
              </w:rPr>
              <w:t xml:space="preserve"> </w:t>
            </w:r>
            <w:r w:rsidRPr="009A2958">
              <w:rPr>
                <w:rFonts w:cs="Times New Roman"/>
                <w:sz w:val="20"/>
                <w:szCs w:val="20"/>
              </w:rPr>
              <w:t>아니한</w:t>
            </w:r>
            <w:r w:rsidRPr="009A2958">
              <w:rPr>
                <w:rFonts w:cs="Times New Roman"/>
                <w:sz w:val="20"/>
                <w:szCs w:val="20"/>
              </w:rPr>
              <w:t xml:space="preserve"> </w:t>
            </w:r>
            <w:r w:rsidRPr="009A2958">
              <w:rPr>
                <w:rFonts w:cs="Times New Roman"/>
                <w:sz w:val="20"/>
                <w:szCs w:val="20"/>
              </w:rPr>
              <w:t>사례는</w:t>
            </w:r>
            <w:r w:rsidRPr="009A2958">
              <w:rPr>
                <w:rFonts w:cs="Times New Roman"/>
                <w:sz w:val="20"/>
                <w:szCs w:val="20"/>
              </w:rPr>
              <w:t xml:space="preserve"> </w:t>
            </w:r>
            <w:r w:rsidRPr="009A2958">
              <w:rPr>
                <w:rFonts w:cs="Times New Roman"/>
                <w:sz w:val="20"/>
                <w:szCs w:val="20"/>
              </w:rPr>
              <w:t>확인되지</w:t>
            </w:r>
            <w:r w:rsidRPr="009A2958">
              <w:rPr>
                <w:rFonts w:cs="Times New Roman"/>
                <w:sz w:val="20"/>
                <w:szCs w:val="20"/>
              </w:rPr>
              <w:t xml:space="preserve"> </w:t>
            </w:r>
            <w:r w:rsidRPr="009A2958">
              <w:rPr>
                <w:rFonts w:cs="Times New Roman"/>
                <w:sz w:val="20"/>
                <w:szCs w:val="20"/>
              </w:rPr>
              <w:t>않음</w:t>
            </w:r>
            <w:r w:rsidRPr="009A2958">
              <w:rPr>
                <w:rFonts w:cs="Times New Roman"/>
                <w:sz w:val="20"/>
                <w:szCs w:val="20"/>
              </w:rPr>
              <w:t>.</w:t>
            </w:r>
          </w:p>
          <w:p w14:paraId="714D78D5"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lastRenderedPageBreak/>
              <w:t>중소기업</w:t>
            </w:r>
            <w:r w:rsidRPr="009A2958">
              <w:rPr>
                <w:rFonts w:cs="Times New Roman"/>
                <w:sz w:val="20"/>
                <w:szCs w:val="20"/>
              </w:rPr>
              <w:t xml:space="preserve"> </w:t>
            </w:r>
            <w:r w:rsidRPr="009A2958">
              <w:rPr>
                <w:rFonts w:cs="Times New Roman"/>
                <w:sz w:val="20"/>
                <w:szCs w:val="20"/>
              </w:rPr>
              <w:t>적합업종으로</w:t>
            </w:r>
            <w:r w:rsidRPr="009A2958">
              <w:rPr>
                <w:rFonts w:cs="Times New Roman"/>
                <w:sz w:val="20"/>
                <w:szCs w:val="20"/>
              </w:rPr>
              <w:t xml:space="preserve"> </w:t>
            </w:r>
            <w:r w:rsidRPr="009A2958">
              <w:rPr>
                <w:rFonts w:cs="Times New Roman"/>
                <w:sz w:val="20"/>
                <w:szCs w:val="20"/>
              </w:rPr>
              <w:t>지정된</w:t>
            </w:r>
            <w:r w:rsidRPr="009A2958">
              <w:rPr>
                <w:rFonts w:cs="Times New Roman"/>
                <w:sz w:val="20"/>
                <w:szCs w:val="20"/>
              </w:rPr>
              <w:t xml:space="preserve"> </w:t>
            </w:r>
            <w:r w:rsidRPr="009A2958">
              <w:rPr>
                <w:rFonts w:cs="Times New Roman"/>
                <w:sz w:val="20"/>
                <w:szCs w:val="20"/>
              </w:rPr>
              <w:t>경우에</w:t>
            </w:r>
            <w:r w:rsidRPr="009A2958">
              <w:rPr>
                <w:rFonts w:cs="Times New Roman"/>
                <w:sz w:val="20"/>
                <w:szCs w:val="20"/>
              </w:rPr>
              <w:t xml:space="preserve"> </w:t>
            </w:r>
            <w:r w:rsidRPr="009A2958">
              <w:rPr>
                <w:rFonts w:cs="Times New Roman"/>
                <w:sz w:val="20"/>
                <w:szCs w:val="20"/>
              </w:rPr>
              <w:t>대기업</w:t>
            </w:r>
            <w:r w:rsidRPr="009A2958">
              <w:rPr>
                <w:rFonts w:cs="Times New Roman"/>
                <w:sz w:val="20"/>
                <w:szCs w:val="20"/>
              </w:rPr>
              <w:t xml:space="preserve"> </w:t>
            </w:r>
            <w:r w:rsidRPr="009A2958">
              <w:rPr>
                <w:rFonts w:cs="Times New Roman"/>
                <w:sz w:val="20"/>
                <w:szCs w:val="20"/>
              </w:rPr>
              <w:t>등이</w:t>
            </w:r>
            <w:r w:rsidRPr="009A2958">
              <w:rPr>
                <w:rFonts w:cs="Times New Roman"/>
                <w:sz w:val="20"/>
                <w:szCs w:val="20"/>
              </w:rPr>
              <w:t xml:space="preserve"> </w:t>
            </w:r>
            <w:r w:rsidRPr="009A2958">
              <w:rPr>
                <w:rFonts w:cs="Times New Roman"/>
                <w:sz w:val="20"/>
                <w:szCs w:val="20"/>
              </w:rPr>
              <w:t>합의사항을</w:t>
            </w:r>
            <w:r w:rsidRPr="009A2958">
              <w:rPr>
                <w:rFonts w:cs="Times New Roman"/>
                <w:sz w:val="20"/>
                <w:szCs w:val="20"/>
              </w:rPr>
              <w:t xml:space="preserve"> </w:t>
            </w:r>
            <w:r w:rsidRPr="009A2958">
              <w:rPr>
                <w:rFonts w:cs="Times New Roman"/>
                <w:sz w:val="20"/>
                <w:szCs w:val="20"/>
              </w:rPr>
              <w:t>위반하여</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해당</w:t>
            </w:r>
            <w:r w:rsidRPr="009A2958">
              <w:rPr>
                <w:rFonts w:cs="Times New Roman"/>
                <w:sz w:val="20"/>
                <w:szCs w:val="20"/>
              </w:rPr>
              <w:t xml:space="preserve"> </w:t>
            </w:r>
            <w:r w:rsidRPr="009A2958">
              <w:rPr>
                <w:rFonts w:cs="Times New Roman"/>
                <w:sz w:val="20"/>
                <w:szCs w:val="20"/>
              </w:rPr>
              <w:t>사업을</w:t>
            </w:r>
            <w:r w:rsidRPr="009A2958">
              <w:rPr>
                <w:rFonts w:cs="Times New Roman"/>
                <w:sz w:val="20"/>
                <w:szCs w:val="20"/>
              </w:rPr>
              <w:t xml:space="preserve"> </w:t>
            </w:r>
            <w:r w:rsidRPr="009A2958">
              <w:rPr>
                <w:rFonts w:cs="Times New Roman"/>
                <w:sz w:val="20"/>
                <w:szCs w:val="20"/>
              </w:rPr>
              <w:t>인수</w:t>
            </w:r>
            <w:r w:rsidRPr="009A2958">
              <w:rPr>
                <w:rFonts w:cs="Times New Roman"/>
                <w:sz w:val="20"/>
                <w:szCs w:val="20"/>
              </w:rPr>
              <w:t xml:space="preserve">, </w:t>
            </w:r>
            <w:r w:rsidRPr="009A2958">
              <w:rPr>
                <w:rFonts w:cs="Times New Roman"/>
                <w:sz w:val="20"/>
                <w:szCs w:val="20"/>
              </w:rPr>
              <w:t>개시</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확장하는</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1</w:t>
            </w:r>
            <w:r w:rsidRPr="009A2958">
              <w:rPr>
                <w:rFonts w:cs="Times New Roman"/>
                <w:sz w:val="20"/>
                <w:szCs w:val="20"/>
              </w:rPr>
              <w:t>억원</w:t>
            </w:r>
            <w:r w:rsidRPr="009A2958">
              <w:rPr>
                <w:rFonts w:cs="Times New Roman"/>
                <w:sz w:val="20"/>
                <w:szCs w:val="20"/>
              </w:rPr>
              <w:t xml:space="preserve"> </w:t>
            </w:r>
            <w:r w:rsidRPr="009A2958">
              <w:rPr>
                <w:rFonts w:cs="Times New Roman"/>
                <w:sz w:val="20"/>
                <w:szCs w:val="20"/>
              </w:rPr>
              <w:t>이하의</w:t>
            </w:r>
            <w:r w:rsidRPr="009A2958">
              <w:rPr>
                <w:rFonts w:cs="Times New Roman"/>
                <w:sz w:val="20"/>
                <w:szCs w:val="20"/>
              </w:rPr>
              <w:t xml:space="preserve"> </w:t>
            </w:r>
            <w:r w:rsidRPr="009A2958">
              <w:rPr>
                <w:rFonts w:cs="Times New Roman"/>
                <w:sz w:val="20"/>
                <w:szCs w:val="20"/>
              </w:rPr>
              <w:t>과태료를</w:t>
            </w:r>
            <w:r w:rsidRPr="009A2958">
              <w:rPr>
                <w:rFonts w:cs="Times New Roman"/>
                <w:sz w:val="20"/>
                <w:szCs w:val="20"/>
              </w:rPr>
              <w:t xml:space="preserve"> </w:t>
            </w:r>
            <w:r w:rsidRPr="009A2958">
              <w:rPr>
                <w:rFonts w:cs="Times New Roman"/>
                <w:sz w:val="20"/>
                <w:szCs w:val="20"/>
              </w:rPr>
              <w:t>부과하는</w:t>
            </w:r>
            <w:r w:rsidRPr="009A2958">
              <w:rPr>
                <w:rFonts w:cs="Times New Roman"/>
                <w:sz w:val="20"/>
                <w:szCs w:val="20"/>
              </w:rPr>
              <w:t xml:space="preserve"> </w:t>
            </w:r>
            <w:r w:rsidRPr="009A2958">
              <w:rPr>
                <w:rFonts w:cs="Times New Roman"/>
                <w:sz w:val="20"/>
                <w:szCs w:val="20"/>
              </w:rPr>
              <w:t>내용의</w:t>
            </w:r>
            <w:r w:rsidRPr="009A2958">
              <w:rPr>
                <w:rFonts w:cs="Times New Roman"/>
                <w:sz w:val="20"/>
                <w:szCs w:val="20"/>
              </w:rPr>
              <w:t xml:space="preserve"> “</w:t>
            </w:r>
            <w:r w:rsidRPr="009A2958">
              <w:rPr>
                <w:rFonts w:cs="Times New Roman"/>
                <w:sz w:val="20"/>
                <w:szCs w:val="20"/>
              </w:rPr>
              <w:t>대</w:t>
            </w:r>
            <w:r w:rsidRPr="009A2958">
              <w:rPr>
                <w:rFonts w:cs="Times New Roman"/>
                <w:sz w:val="20"/>
                <w:szCs w:val="20"/>
              </w:rPr>
              <w:t>·</w:t>
            </w:r>
            <w:r w:rsidRPr="009A2958">
              <w:rPr>
                <w:rFonts w:cs="Times New Roman"/>
                <w:sz w:val="20"/>
                <w:szCs w:val="20"/>
              </w:rPr>
              <w:t>중소기업</w:t>
            </w:r>
            <w:r w:rsidRPr="009A2958">
              <w:rPr>
                <w:rFonts w:cs="Times New Roman"/>
                <w:sz w:val="20"/>
                <w:szCs w:val="20"/>
              </w:rPr>
              <w:t xml:space="preserve"> </w:t>
            </w:r>
            <w:r w:rsidRPr="009A2958">
              <w:rPr>
                <w:rFonts w:cs="Times New Roman"/>
                <w:sz w:val="20"/>
                <w:szCs w:val="20"/>
              </w:rPr>
              <w:t>상생협력</w:t>
            </w:r>
            <w:r w:rsidRPr="009A2958">
              <w:rPr>
                <w:rFonts w:cs="Times New Roman"/>
                <w:sz w:val="20"/>
                <w:szCs w:val="20"/>
              </w:rPr>
              <w:t xml:space="preserve"> </w:t>
            </w:r>
            <w:r w:rsidRPr="009A2958">
              <w:rPr>
                <w:rFonts w:cs="Times New Roman"/>
                <w:sz w:val="20"/>
                <w:szCs w:val="20"/>
              </w:rPr>
              <w:t>촉진에</w:t>
            </w:r>
            <w:r w:rsidRPr="009A2958">
              <w:rPr>
                <w:rFonts w:cs="Times New Roman"/>
                <w:sz w:val="20"/>
                <w:szCs w:val="20"/>
              </w:rPr>
              <w:t xml:space="preserve"> </w:t>
            </w:r>
            <w:r w:rsidRPr="009A2958">
              <w:rPr>
                <w:rFonts w:cs="Times New Roman"/>
                <w:sz w:val="20"/>
                <w:szCs w:val="20"/>
              </w:rPr>
              <w:t>관한</w:t>
            </w:r>
            <w:r w:rsidRPr="009A2958">
              <w:rPr>
                <w:rFonts w:cs="Times New Roman"/>
                <w:sz w:val="20"/>
                <w:szCs w:val="20"/>
              </w:rPr>
              <w:t xml:space="preserve"> </w:t>
            </w:r>
            <w:r w:rsidRPr="009A2958">
              <w:rPr>
                <w:rFonts w:cs="Times New Roman"/>
                <w:sz w:val="20"/>
                <w:szCs w:val="20"/>
              </w:rPr>
              <w:t>법률</w:t>
            </w:r>
            <w:r w:rsidRPr="009A2958">
              <w:rPr>
                <w:rFonts w:cs="Times New Roman"/>
                <w:sz w:val="20"/>
                <w:szCs w:val="20"/>
              </w:rPr>
              <w:t xml:space="preserve"> </w:t>
            </w:r>
            <w:r w:rsidRPr="009A2958">
              <w:rPr>
                <w:rFonts w:cs="Times New Roman"/>
                <w:sz w:val="20"/>
                <w:szCs w:val="20"/>
              </w:rPr>
              <w:t>개정안</w:t>
            </w:r>
            <w:r w:rsidRPr="009A2958">
              <w:rPr>
                <w:rFonts w:cs="Times New Roman"/>
                <w:sz w:val="20"/>
                <w:szCs w:val="20"/>
              </w:rPr>
              <w:t>”</w:t>
            </w:r>
            <w:r w:rsidRPr="009A2958">
              <w:rPr>
                <w:rFonts w:cs="Times New Roman"/>
                <w:sz w:val="20"/>
                <w:szCs w:val="20"/>
              </w:rPr>
              <w:t>이</w:t>
            </w:r>
            <w:r w:rsidRPr="009A2958">
              <w:rPr>
                <w:rFonts w:cs="Times New Roman"/>
                <w:sz w:val="20"/>
                <w:szCs w:val="20"/>
              </w:rPr>
              <w:t xml:space="preserve"> 2021</w:t>
            </w:r>
            <w:r w:rsidRPr="009A2958">
              <w:rPr>
                <w:rFonts w:cs="Times New Roman"/>
                <w:sz w:val="20"/>
                <w:szCs w:val="20"/>
              </w:rPr>
              <w:t>년</w:t>
            </w:r>
            <w:r w:rsidRPr="009A2958">
              <w:rPr>
                <w:rFonts w:cs="Times New Roman"/>
                <w:sz w:val="20"/>
                <w:szCs w:val="20"/>
              </w:rPr>
              <w:t xml:space="preserve"> 3</w:t>
            </w:r>
            <w:r w:rsidRPr="009A2958">
              <w:rPr>
                <w:rFonts w:cs="Times New Roman"/>
                <w:sz w:val="20"/>
                <w:szCs w:val="20"/>
              </w:rPr>
              <w:t>월</w:t>
            </w:r>
            <w:r w:rsidRPr="009A2958">
              <w:rPr>
                <w:rFonts w:cs="Times New Roman"/>
                <w:sz w:val="20"/>
                <w:szCs w:val="20"/>
              </w:rPr>
              <w:t xml:space="preserve"> 4</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발의되어</w:t>
            </w:r>
            <w:r w:rsidRPr="009A2958">
              <w:rPr>
                <w:rFonts w:cs="Times New Roman"/>
                <w:sz w:val="20"/>
                <w:szCs w:val="20"/>
              </w:rPr>
              <w:t xml:space="preserve"> </w:t>
            </w:r>
            <w:r w:rsidRPr="009A2958">
              <w:rPr>
                <w:rFonts w:cs="Times New Roman"/>
                <w:sz w:val="20"/>
                <w:szCs w:val="20"/>
              </w:rPr>
              <w:t>현재</w:t>
            </w:r>
            <w:r w:rsidRPr="009A2958">
              <w:rPr>
                <w:rFonts w:cs="Times New Roman"/>
                <w:sz w:val="20"/>
                <w:szCs w:val="20"/>
              </w:rPr>
              <w:t xml:space="preserve"> </w:t>
            </w:r>
            <w:r w:rsidRPr="009A2958">
              <w:rPr>
                <w:rFonts w:cs="Times New Roman"/>
                <w:sz w:val="20"/>
                <w:szCs w:val="20"/>
              </w:rPr>
              <w:t>소위원회</w:t>
            </w:r>
            <w:r w:rsidRPr="009A2958">
              <w:rPr>
                <w:rFonts w:cs="Times New Roman"/>
                <w:sz w:val="20"/>
                <w:szCs w:val="20"/>
              </w:rPr>
              <w:t xml:space="preserve"> </w:t>
            </w:r>
            <w:r w:rsidRPr="009A2958">
              <w:rPr>
                <w:rFonts w:cs="Times New Roman"/>
                <w:sz w:val="20"/>
                <w:szCs w:val="20"/>
              </w:rPr>
              <w:t>심사</w:t>
            </w:r>
            <w:r w:rsidRPr="009A2958">
              <w:rPr>
                <w:rFonts w:cs="Times New Roman"/>
                <w:sz w:val="20"/>
                <w:szCs w:val="20"/>
              </w:rPr>
              <w:t xml:space="preserve"> </w:t>
            </w:r>
            <w:r w:rsidRPr="009A2958">
              <w:rPr>
                <w:rFonts w:cs="Times New Roman"/>
                <w:sz w:val="20"/>
                <w:szCs w:val="20"/>
              </w:rPr>
              <w:t>중에</w:t>
            </w:r>
            <w:r w:rsidRPr="009A2958">
              <w:rPr>
                <w:rFonts w:cs="Times New Roman"/>
                <w:sz w:val="20"/>
                <w:szCs w:val="20"/>
              </w:rPr>
              <w:t xml:space="preserve"> </w:t>
            </w:r>
            <w:r w:rsidRPr="009A2958">
              <w:rPr>
                <w:rFonts w:cs="Times New Roman"/>
                <w:sz w:val="20"/>
                <w:szCs w:val="20"/>
              </w:rPr>
              <w:t>있으나</w:t>
            </w:r>
            <w:r w:rsidRPr="009A2958">
              <w:rPr>
                <w:rFonts w:cs="Times New Roman"/>
                <w:sz w:val="20"/>
                <w:szCs w:val="20"/>
              </w:rPr>
              <w:t xml:space="preserve"> </w:t>
            </w:r>
            <w:r w:rsidRPr="009A2958">
              <w:rPr>
                <w:rFonts w:cs="Times New Roman"/>
                <w:sz w:val="20"/>
                <w:szCs w:val="20"/>
              </w:rPr>
              <w:t>현재로서는</w:t>
            </w:r>
            <w:r w:rsidRPr="009A2958">
              <w:rPr>
                <w:rFonts w:cs="Times New Roman"/>
                <w:sz w:val="20"/>
                <w:szCs w:val="20"/>
              </w:rPr>
              <w:t xml:space="preserve"> </w:t>
            </w:r>
            <w:r w:rsidRPr="009A2958">
              <w:rPr>
                <w:rFonts w:cs="Times New Roman"/>
                <w:sz w:val="20"/>
                <w:szCs w:val="20"/>
              </w:rPr>
              <w:t>개정안의</w:t>
            </w:r>
            <w:r w:rsidRPr="009A2958">
              <w:rPr>
                <w:rFonts w:cs="Times New Roman"/>
                <w:sz w:val="20"/>
                <w:szCs w:val="20"/>
              </w:rPr>
              <w:t xml:space="preserve"> </w:t>
            </w:r>
            <w:r w:rsidRPr="009A2958">
              <w:rPr>
                <w:rFonts w:cs="Times New Roman"/>
                <w:sz w:val="20"/>
                <w:szCs w:val="20"/>
              </w:rPr>
              <w:t>입법</w:t>
            </w:r>
            <w:r w:rsidRPr="009A2958">
              <w:rPr>
                <w:rFonts w:cs="Times New Roman"/>
                <w:sz w:val="20"/>
                <w:szCs w:val="20"/>
              </w:rPr>
              <w:t xml:space="preserve"> </w:t>
            </w:r>
            <w:r w:rsidRPr="009A2958">
              <w:rPr>
                <w:rFonts w:cs="Times New Roman"/>
                <w:sz w:val="20"/>
                <w:szCs w:val="20"/>
              </w:rPr>
              <w:t>가능성을</w:t>
            </w:r>
            <w:r w:rsidRPr="009A2958">
              <w:rPr>
                <w:rFonts w:cs="Times New Roman"/>
                <w:sz w:val="20"/>
                <w:szCs w:val="20"/>
              </w:rPr>
              <w:t xml:space="preserve"> </w:t>
            </w:r>
            <w:r w:rsidRPr="009A2958">
              <w:rPr>
                <w:rFonts w:cs="Times New Roman"/>
                <w:sz w:val="20"/>
                <w:szCs w:val="20"/>
              </w:rPr>
              <w:t>예상하기</w:t>
            </w:r>
            <w:r w:rsidRPr="009A2958">
              <w:rPr>
                <w:rFonts w:cs="Times New Roman"/>
                <w:sz w:val="20"/>
                <w:szCs w:val="20"/>
              </w:rPr>
              <w:t xml:space="preserve"> </w:t>
            </w:r>
            <w:r w:rsidRPr="009A2958">
              <w:rPr>
                <w:rFonts w:cs="Times New Roman"/>
                <w:sz w:val="20"/>
                <w:szCs w:val="20"/>
              </w:rPr>
              <w:t>어려움</w:t>
            </w:r>
            <w:r w:rsidRPr="009A2958">
              <w:rPr>
                <w:rFonts w:cs="Times New Roman"/>
                <w:sz w:val="20"/>
                <w:szCs w:val="20"/>
              </w:rPr>
              <w:t>.</w:t>
            </w:r>
          </w:p>
          <w:p w14:paraId="44216888"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한편</w:t>
            </w:r>
            <w:r w:rsidRPr="009A2958">
              <w:rPr>
                <w:rFonts w:cs="Times New Roman"/>
                <w:sz w:val="20"/>
                <w:szCs w:val="20"/>
              </w:rPr>
              <w:t xml:space="preserve">, </w:t>
            </w:r>
            <w:r w:rsidRPr="009A2958">
              <w:rPr>
                <w:rFonts w:cs="Times New Roman"/>
                <w:sz w:val="20"/>
                <w:szCs w:val="20"/>
              </w:rPr>
              <w:t>중소기업자단체는</w:t>
            </w:r>
            <w:r w:rsidRPr="009A2958">
              <w:rPr>
                <w:rFonts w:cs="Times New Roman"/>
                <w:sz w:val="20"/>
                <w:szCs w:val="20"/>
              </w:rPr>
              <w:t xml:space="preserve"> </w:t>
            </w:r>
            <w:r w:rsidRPr="009A2958">
              <w:rPr>
                <w:rFonts w:cs="Times New Roman"/>
                <w:sz w:val="20"/>
                <w:szCs w:val="20"/>
              </w:rPr>
              <w:t>중소기업</w:t>
            </w:r>
            <w:r w:rsidRPr="009A2958">
              <w:rPr>
                <w:rFonts w:cs="Times New Roman"/>
                <w:sz w:val="20"/>
                <w:szCs w:val="20"/>
              </w:rPr>
              <w:t xml:space="preserve"> </w:t>
            </w:r>
            <w:r w:rsidRPr="009A2958">
              <w:rPr>
                <w:rFonts w:cs="Times New Roman"/>
                <w:sz w:val="20"/>
                <w:szCs w:val="20"/>
              </w:rPr>
              <w:t>적합업종</w:t>
            </w:r>
            <w:r w:rsidRPr="009A2958">
              <w:rPr>
                <w:rFonts w:cs="Times New Roman"/>
                <w:sz w:val="20"/>
                <w:szCs w:val="20"/>
              </w:rPr>
              <w:t xml:space="preserve"> </w:t>
            </w:r>
            <w:r w:rsidRPr="009A2958">
              <w:rPr>
                <w:rFonts w:cs="Times New Roman"/>
                <w:sz w:val="20"/>
                <w:szCs w:val="20"/>
              </w:rPr>
              <w:t>지정여부와</w:t>
            </w:r>
            <w:r w:rsidRPr="009A2958">
              <w:rPr>
                <w:rFonts w:cs="Times New Roman"/>
                <w:sz w:val="20"/>
                <w:szCs w:val="20"/>
              </w:rPr>
              <w:t xml:space="preserve"> </w:t>
            </w:r>
            <w:r w:rsidRPr="009A2958">
              <w:rPr>
                <w:rFonts w:cs="Times New Roman"/>
                <w:sz w:val="20"/>
                <w:szCs w:val="20"/>
              </w:rPr>
              <w:t>별도로</w:t>
            </w:r>
            <w:r w:rsidRPr="009A2958">
              <w:rPr>
                <w:rFonts w:cs="Times New Roman"/>
                <w:sz w:val="20"/>
                <w:szCs w:val="20"/>
              </w:rPr>
              <w:t xml:space="preserve"> </w:t>
            </w:r>
            <w:r w:rsidRPr="009A2958">
              <w:rPr>
                <w:rFonts w:cs="Times New Roman"/>
                <w:sz w:val="20"/>
                <w:szCs w:val="20"/>
              </w:rPr>
              <w:t>동반위의</w:t>
            </w:r>
            <w:r w:rsidRPr="009A2958">
              <w:rPr>
                <w:rFonts w:cs="Times New Roman"/>
                <w:sz w:val="20"/>
                <w:szCs w:val="20"/>
              </w:rPr>
              <w:t xml:space="preserve"> </w:t>
            </w:r>
            <w:r w:rsidRPr="009A2958">
              <w:rPr>
                <w:rFonts w:cs="Times New Roman"/>
                <w:sz w:val="20"/>
                <w:szCs w:val="20"/>
              </w:rPr>
              <w:t>추천을</w:t>
            </w:r>
            <w:r w:rsidRPr="009A2958">
              <w:rPr>
                <w:rFonts w:cs="Times New Roman"/>
                <w:sz w:val="20"/>
                <w:szCs w:val="20"/>
              </w:rPr>
              <w:t xml:space="preserve"> </w:t>
            </w:r>
            <w:r w:rsidRPr="009A2958">
              <w:rPr>
                <w:rFonts w:cs="Times New Roman"/>
                <w:sz w:val="20"/>
                <w:szCs w:val="20"/>
              </w:rPr>
              <w:t>거쳐</w:t>
            </w:r>
            <w:r w:rsidRPr="009A2958">
              <w:rPr>
                <w:rFonts w:cs="Times New Roman"/>
                <w:sz w:val="20"/>
                <w:szCs w:val="20"/>
              </w:rPr>
              <w:t xml:space="preserve"> ‘</w:t>
            </w:r>
            <w:r w:rsidRPr="009A2958">
              <w:rPr>
                <w:rFonts w:cs="Times New Roman"/>
                <w:sz w:val="20"/>
                <w:szCs w:val="20"/>
              </w:rPr>
              <w:t>소상공인</w:t>
            </w:r>
            <w:r w:rsidRPr="009A2958">
              <w:rPr>
                <w:rFonts w:cs="Times New Roman"/>
                <w:sz w:val="20"/>
                <w:szCs w:val="20"/>
              </w:rPr>
              <w:t xml:space="preserve"> </w:t>
            </w:r>
            <w:r w:rsidRPr="009A2958">
              <w:rPr>
                <w:rFonts w:cs="Times New Roman"/>
                <w:sz w:val="20"/>
                <w:szCs w:val="20"/>
              </w:rPr>
              <w:t>생계형</w:t>
            </w:r>
            <w:r w:rsidRPr="009A2958">
              <w:rPr>
                <w:rFonts w:cs="Times New Roman"/>
                <w:sz w:val="20"/>
                <w:szCs w:val="20"/>
              </w:rPr>
              <w:t xml:space="preserve"> </w:t>
            </w:r>
            <w:r w:rsidRPr="009A2958">
              <w:rPr>
                <w:rFonts w:cs="Times New Roman"/>
                <w:sz w:val="20"/>
                <w:szCs w:val="20"/>
              </w:rPr>
              <w:t>적합업종</w:t>
            </w:r>
            <w:r w:rsidRPr="009A2958">
              <w:rPr>
                <w:rFonts w:cs="Times New Roman"/>
                <w:sz w:val="20"/>
                <w:szCs w:val="20"/>
              </w:rPr>
              <w:t xml:space="preserve"> </w:t>
            </w:r>
            <w:r w:rsidRPr="009A2958">
              <w:rPr>
                <w:rFonts w:cs="Times New Roman"/>
                <w:sz w:val="20"/>
                <w:szCs w:val="20"/>
              </w:rPr>
              <w:t>지정에</w:t>
            </w:r>
            <w:r w:rsidRPr="009A2958">
              <w:rPr>
                <w:rFonts w:cs="Times New Roman"/>
                <w:sz w:val="20"/>
                <w:szCs w:val="20"/>
              </w:rPr>
              <w:t xml:space="preserve"> </w:t>
            </w:r>
            <w:r w:rsidRPr="009A2958">
              <w:rPr>
                <w:rFonts w:cs="Times New Roman"/>
                <w:sz w:val="20"/>
                <w:szCs w:val="20"/>
              </w:rPr>
              <w:t>관한</w:t>
            </w:r>
            <w:r w:rsidRPr="009A2958">
              <w:rPr>
                <w:rFonts w:cs="Times New Roman"/>
                <w:sz w:val="20"/>
                <w:szCs w:val="20"/>
              </w:rPr>
              <w:t xml:space="preserve"> </w:t>
            </w:r>
            <w:r w:rsidRPr="009A2958">
              <w:rPr>
                <w:rFonts w:cs="Times New Roman"/>
                <w:sz w:val="20"/>
                <w:szCs w:val="20"/>
              </w:rPr>
              <w:t>특별법</w:t>
            </w:r>
            <w:r w:rsidRPr="009A2958">
              <w:rPr>
                <w:rFonts w:cs="Times New Roman"/>
                <w:sz w:val="20"/>
                <w:szCs w:val="20"/>
              </w:rPr>
              <w:t>’</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따른</w:t>
            </w:r>
            <w:r w:rsidRPr="009A2958">
              <w:rPr>
                <w:rFonts w:cs="Times New Roman"/>
                <w:sz w:val="20"/>
                <w:szCs w:val="20"/>
              </w:rPr>
              <w:t xml:space="preserve"> “</w:t>
            </w:r>
            <w:r w:rsidRPr="009A2958">
              <w:rPr>
                <w:rFonts w:cs="Times New Roman"/>
                <w:sz w:val="20"/>
                <w:szCs w:val="20"/>
              </w:rPr>
              <w:t>소상공인</w:t>
            </w:r>
            <w:r w:rsidRPr="009A2958">
              <w:rPr>
                <w:rFonts w:cs="Times New Roman"/>
                <w:sz w:val="20"/>
                <w:szCs w:val="20"/>
              </w:rPr>
              <w:t xml:space="preserve"> </w:t>
            </w:r>
            <w:r w:rsidRPr="009A2958">
              <w:rPr>
                <w:rFonts w:cs="Times New Roman"/>
                <w:sz w:val="20"/>
                <w:szCs w:val="20"/>
              </w:rPr>
              <w:t>생계형</w:t>
            </w:r>
            <w:r w:rsidRPr="009A2958">
              <w:rPr>
                <w:rFonts w:cs="Times New Roman"/>
                <w:sz w:val="20"/>
                <w:szCs w:val="20"/>
              </w:rPr>
              <w:t xml:space="preserve"> </w:t>
            </w:r>
            <w:r w:rsidRPr="009A2958">
              <w:rPr>
                <w:rFonts w:cs="Times New Roman"/>
                <w:sz w:val="20"/>
                <w:szCs w:val="20"/>
              </w:rPr>
              <w:t>적합업종</w:t>
            </w:r>
            <w:r w:rsidRPr="009A2958">
              <w:rPr>
                <w:rFonts w:cs="Times New Roman"/>
                <w:sz w:val="20"/>
                <w:szCs w:val="20"/>
              </w:rPr>
              <w:t>”</w:t>
            </w:r>
            <w:r w:rsidRPr="009A2958">
              <w:rPr>
                <w:rFonts w:cs="Times New Roman"/>
                <w:sz w:val="20"/>
                <w:szCs w:val="20"/>
              </w:rPr>
              <w:t>을</w:t>
            </w:r>
            <w:r w:rsidRPr="009A2958">
              <w:rPr>
                <w:rFonts w:cs="Times New Roman"/>
                <w:sz w:val="20"/>
                <w:szCs w:val="20"/>
              </w:rPr>
              <w:t xml:space="preserve"> </w:t>
            </w:r>
            <w:r w:rsidRPr="009A2958">
              <w:rPr>
                <w:rFonts w:cs="Times New Roman"/>
                <w:sz w:val="20"/>
                <w:szCs w:val="20"/>
              </w:rPr>
              <w:t>신청할</w:t>
            </w:r>
            <w:r w:rsidRPr="009A2958">
              <w:rPr>
                <w:rFonts w:cs="Times New Roman"/>
                <w:sz w:val="20"/>
                <w:szCs w:val="20"/>
              </w:rPr>
              <w:t xml:space="preserve"> </w:t>
            </w:r>
            <w:r w:rsidRPr="009A2958">
              <w:rPr>
                <w:rFonts w:cs="Times New Roman"/>
                <w:sz w:val="20"/>
                <w:szCs w:val="20"/>
              </w:rPr>
              <w:t>수도</w:t>
            </w:r>
            <w:r w:rsidRPr="009A2958">
              <w:rPr>
                <w:rFonts w:cs="Times New Roman"/>
                <w:sz w:val="20"/>
                <w:szCs w:val="20"/>
              </w:rPr>
              <w:t xml:space="preserve"> </w:t>
            </w:r>
            <w:r w:rsidRPr="009A2958">
              <w:rPr>
                <w:rFonts w:cs="Times New Roman"/>
                <w:sz w:val="20"/>
                <w:szCs w:val="20"/>
              </w:rPr>
              <w:t>있으며</w:t>
            </w:r>
            <w:r w:rsidRPr="009A2958">
              <w:rPr>
                <w:rFonts w:cs="Times New Roman"/>
                <w:sz w:val="20"/>
                <w:szCs w:val="20"/>
              </w:rPr>
              <w:t xml:space="preserve">, </w:t>
            </w:r>
            <w:r w:rsidRPr="009A2958">
              <w:rPr>
                <w:rFonts w:cs="Times New Roman"/>
                <w:sz w:val="20"/>
                <w:szCs w:val="20"/>
              </w:rPr>
              <w:t>소상공인</w:t>
            </w:r>
            <w:r w:rsidRPr="009A2958">
              <w:rPr>
                <w:rFonts w:cs="Times New Roman"/>
                <w:sz w:val="20"/>
                <w:szCs w:val="20"/>
              </w:rPr>
              <w:t xml:space="preserve"> </w:t>
            </w:r>
            <w:r w:rsidRPr="009A2958">
              <w:rPr>
                <w:rFonts w:cs="Times New Roman"/>
                <w:sz w:val="20"/>
                <w:szCs w:val="20"/>
              </w:rPr>
              <w:t>생계형</w:t>
            </w:r>
            <w:r w:rsidRPr="009A2958">
              <w:rPr>
                <w:rFonts w:cs="Times New Roman"/>
                <w:sz w:val="20"/>
                <w:szCs w:val="20"/>
              </w:rPr>
              <w:t xml:space="preserve"> </w:t>
            </w:r>
            <w:r w:rsidRPr="009A2958">
              <w:rPr>
                <w:rFonts w:cs="Times New Roman"/>
                <w:sz w:val="20"/>
                <w:szCs w:val="20"/>
              </w:rPr>
              <w:t>적합업종으로</w:t>
            </w:r>
            <w:r w:rsidRPr="009A2958">
              <w:rPr>
                <w:rFonts w:cs="Times New Roman"/>
                <w:sz w:val="20"/>
                <w:szCs w:val="20"/>
              </w:rPr>
              <w:t xml:space="preserve"> </w:t>
            </w:r>
            <w:r w:rsidRPr="009A2958">
              <w:rPr>
                <w:rFonts w:cs="Times New Roman"/>
                <w:sz w:val="20"/>
                <w:szCs w:val="20"/>
              </w:rPr>
              <w:t>지정고시가</w:t>
            </w:r>
            <w:r w:rsidRPr="009A2958">
              <w:rPr>
                <w:rFonts w:cs="Times New Roman"/>
                <w:sz w:val="20"/>
                <w:szCs w:val="20"/>
              </w:rPr>
              <w:t xml:space="preserve"> </w:t>
            </w:r>
            <w:r w:rsidRPr="009A2958">
              <w:rPr>
                <w:rFonts w:cs="Times New Roman"/>
                <w:sz w:val="20"/>
                <w:szCs w:val="20"/>
              </w:rPr>
              <w:t>되면</w:t>
            </w:r>
            <w:r w:rsidRPr="009A2958">
              <w:rPr>
                <w:rFonts w:cs="Times New Roman"/>
                <w:sz w:val="20"/>
                <w:szCs w:val="20"/>
              </w:rPr>
              <w:t xml:space="preserve"> </w:t>
            </w:r>
            <w:r w:rsidRPr="009A2958">
              <w:rPr>
                <w:rFonts w:cs="Times New Roman"/>
                <w:sz w:val="20"/>
                <w:szCs w:val="20"/>
              </w:rPr>
              <w:t>중소기업</w:t>
            </w:r>
            <w:r w:rsidRPr="009A2958">
              <w:rPr>
                <w:rFonts w:cs="Times New Roman"/>
                <w:sz w:val="20"/>
                <w:szCs w:val="20"/>
              </w:rPr>
              <w:t xml:space="preserve"> </w:t>
            </w:r>
            <w:r w:rsidRPr="009A2958">
              <w:rPr>
                <w:rFonts w:cs="Times New Roman"/>
                <w:sz w:val="20"/>
                <w:szCs w:val="20"/>
              </w:rPr>
              <w:t>적합업종과</w:t>
            </w:r>
            <w:r w:rsidRPr="009A2958">
              <w:rPr>
                <w:rFonts w:cs="Times New Roman"/>
                <w:sz w:val="20"/>
                <w:szCs w:val="20"/>
              </w:rPr>
              <w:t xml:space="preserve"> </w:t>
            </w:r>
            <w:r w:rsidRPr="009A2958">
              <w:rPr>
                <w:rFonts w:cs="Times New Roman"/>
                <w:sz w:val="20"/>
                <w:szCs w:val="20"/>
              </w:rPr>
              <w:t>유사하게</w:t>
            </w:r>
            <w:r w:rsidRPr="009A2958">
              <w:rPr>
                <w:rFonts w:cs="Times New Roman"/>
                <w:sz w:val="20"/>
                <w:szCs w:val="20"/>
              </w:rPr>
              <w:t xml:space="preserve"> </w:t>
            </w:r>
            <w:r w:rsidRPr="009A2958">
              <w:rPr>
                <w:rFonts w:cs="Times New Roman"/>
                <w:sz w:val="20"/>
                <w:szCs w:val="20"/>
              </w:rPr>
              <w:t>대기업</w:t>
            </w:r>
            <w:r w:rsidRPr="009A2958">
              <w:rPr>
                <w:rFonts w:cs="Times New Roman"/>
                <w:sz w:val="20"/>
                <w:szCs w:val="20"/>
              </w:rPr>
              <w:t xml:space="preserve"> </w:t>
            </w:r>
            <w:r w:rsidRPr="009A2958">
              <w:rPr>
                <w:rFonts w:cs="Times New Roman"/>
                <w:sz w:val="20"/>
                <w:szCs w:val="20"/>
              </w:rPr>
              <w:t>참여제한</w:t>
            </w:r>
            <w:r w:rsidRPr="009A2958">
              <w:rPr>
                <w:rFonts w:cs="Times New Roman"/>
                <w:sz w:val="20"/>
                <w:szCs w:val="20"/>
              </w:rPr>
              <w:t>(</w:t>
            </w:r>
            <w:r w:rsidRPr="009A2958">
              <w:rPr>
                <w:rFonts w:cs="Times New Roman"/>
                <w:sz w:val="20"/>
                <w:szCs w:val="20"/>
              </w:rPr>
              <w:t>인수</w:t>
            </w:r>
            <w:r w:rsidRPr="009A2958">
              <w:rPr>
                <w:rFonts w:cs="Times New Roman"/>
                <w:sz w:val="20"/>
                <w:szCs w:val="20"/>
              </w:rPr>
              <w:t xml:space="preserve">, </w:t>
            </w:r>
            <w:r w:rsidRPr="009A2958">
              <w:rPr>
                <w:rFonts w:cs="Times New Roman"/>
                <w:sz w:val="20"/>
                <w:szCs w:val="20"/>
              </w:rPr>
              <w:t>개시</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확장금지</w:t>
            </w:r>
            <w:r w:rsidRPr="009A2958">
              <w:rPr>
                <w:rFonts w:cs="Times New Roman"/>
                <w:sz w:val="20"/>
                <w:szCs w:val="20"/>
              </w:rPr>
              <w:t>)</w:t>
            </w:r>
            <w:r w:rsidRPr="009A2958">
              <w:rPr>
                <w:rFonts w:cs="Times New Roman"/>
                <w:sz w:val="20"/>
                <w:szCs w:val="20"/>
              </w:rPr>
              <w:t>이</w:t>
            </w:r>
            <w:r w:rsidRPr="009A2958">
              <w:rPr>
                <w:rFonts w:cs="Times New Roman"/>
                <w:sz w:val="20"/>
                <w:szCs w:val="20"/>
              </w:rPr>
              <w:t xml:space="preserve"> </w:t>
            </w:r>
            <w:r w:rsidRPr="009A2958">
              <w:rPr>
                <w:rFonts w:cs="Times New Roman"/>
                <w:sz w:val="20"/>
                <w:szCs w:val="20"/>
              </w:rPr>
              <w:t>부과될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있고</w:t>
            </w:r>
            <w:r w:rsidRPr="009A2958">
              <w:rPr>
                <w:rFonts w:cs="Times New Roman"/>
                <w:sz w:val="20"/>
                <w:szCs w:val="20"/>
              </w:rPr>
              <w:t xml:space="preserve">, </w:t>
            </w:r>
            <w:r w:rsidRPr="009A2958">
              <w:rPr>
                <w:rFonts w:cs="Times New Roman"/>
                <w:sz w:val="20"/>
                <w:szCs w:val="20"/>
              </w:rPr>
              <w:t>이에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위반</w:t>
            </w:r>
            <w:r w:rsidRPr="009A2958">
              <w:rPr>
                <w:rFonts w:cs="Times New Roman"/>
                <w:sz w:val="20"/>
                <w:szCs w:val="20"/>
              </w:rPr>
              <w:t xml:space="preserve"> </w:t>
            </w:r>
            <w:r w:rsidRPr="009A2958">
              <w:rPr>
                <w:rFonts w:cs="Times New Roman"/>
                <w:sz w:val="20"/>
                <w:szCs w:val="20"/>
              </w:rPr>
              <w:t>시</w:t>
            </w:r>
            <w:r w:rsidRPr="009A2958">
              <w:rPr>
                <w:rFonts w:cs="Times New Roman"/>
                <w:sz w:val="20"/>
                <w:szCs w:val="20"/>
              </w:rPr>
              <w:t xml:space="preserve"> 2</w:t>
            </w:r>
            <w:r w:rsidRPr="009A2958">
              <w:rPr>
                <w:rFonts w:cs="Times New Roman"/>
                <w:sz w:val="20"/>
                <w:szCs w:val="20"/>
              </w:rPr>
              <w:t>년</w:t>
            </w:r>
            <w:r w:rsidRPr="009A2958">
              <w:rPr>
                <w:rFonts w:cs="Times New Roman"/>
                <w:sz w:val="20"/>
                <w:szCs w:val="20"/>
              </w:rPr>
              <w:t xml:space="preserve"> </w:t>
            </w:r>
            <w:r w:rsidRPr="009A2958">
              <w:rPr>
                <w:rFonts w:cs="Times New Roman"/>
                <w:sz w:val="20"/>
                <w:szCs w:val="20"/>
              </w:rPr>
              <w:t>이하의</w:t>
            </w:r>
            <w:r w:rsidRPr="009A2958">
              <w:rPr>
                <w:rFonts w:cs="Times New Roman"/>
                <w:sz w:val="20"/>
                <w:szCs w:val="20"/>
              </w:rPr>
              <w:t xml:space="preserve"> </w:t>
            </w:r>
            <w:r w:rsidRPr="009A2958">
              <w:rPr>
                <w:rFonts w:cs="Times New Roman"/>
                <w:sz w:val="20"/>
                <w:szCs w:val="20"/>
              </w:rPr>
              <w:t>징역</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1.5</w:t>
            </w:r>
            <w:r w:rsidRPr="009A2958">
              <w:rPr>
                <w:rFonts w:cs="Times New Roman"/>
                <w:sz w:val="20"/>
                <w:szCs w:val="20"/>
              </w:rPr>
              <w:t>억원</w:t>
            </w:r>
            <w:r w:rsidRPr="009A2958">
              <w:rPr>
                <w:rFonts w:cs="Times New Roman"/>
                <w:sz w:val="20"/>
                <w:szCs w:val="20"/>
              </w:rPr>
              <w:t xml:space="preserve"> </w:t>
            </w:r>
            <w:r w:rsidRPr="009A2958">
              <w:rPr>
                <w:rFonts w:cs="Times New Roman"/>
                <w:sz w:val="20"/>
                <w:szCs w:val="20"/>
              </w:rPr>
              <w:t>이하의</w:t>
            </w:r>
            <w:r w:rsidRPr="009A2958">
              <w:rPr>
                <w:rFonts w:cs="Times New Roman"/>
                <w:sz w:val="20"/>
                <w:szCs w:val="20"/>
              </w:rPr>
              <w:t xml:space="preserve"> </w:t>
            </w:r>
            <w:r w:rsidRPr="009A2958">
              <w:rPr>
                <w:rFonts w:cs="Times New Roman"/>
                <w:sz w:val="20"/>
                <w:szCs w:val="20"/>
              </w:rPr>
              <w:t>벌금</w:t>
            </w:r>
            <w:r w:rsidRPr="009A2958">
              <w:rPr>
                <w:rFonts w:cs="Times New Roman"/>
                <w:sz w:val="20"/>
                <w:szCs w:val="20"/>
              </w:rPr>
              <w:t xml:space="preserve">, </w:t>
            </w:r>
            <w:r w:rsidRPr="009A2958">
              <w:rPr>
                <w:rFonts w:cs="Times New Roman"/>
                <w:sz w:val="20"/>
                <w:szCs w:val="20"/>
              </w:rPr>
              <w:t>시정명령</w:t>
            </w:r>
            <w:r w:rsidRPr="009A2958">
              <w:rPr>
                <w:rFonts w:cs="Times New Roman"/>
                <w:sz w:val="20"/>
                <w:szCs w:val="20"/>
              </w:rPr>
              <w:t xml:space="preserve"> </w:t>
            </w:r>
            <w:r w:rsidRPr="009A2958">
              <w:rPr>
                <w:rFonts w:cs="Times New Roman"/>
                <w:sz w:val="20"/>
                <w:szCs w:val="20"/>
              </w:rPr>
              <w:t>부과</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제한</w:t>
            </w:r>
            <w:r w:rsidRPr="009A2958">
              <w:rPr>
                <w:rFonts w:cs="Times New Roman"/>
                <w:sz w:val="20"/>
                <w:szCs w:val="20"/>
              </w:rPr>
              <w:t xml:space="preserve"> </w:t>
            </w:r>
            <w:r w:rsidRPr="009A2958">
              <w:rPr>
                <w:rFonts w:cs="Times New Roman"/>
                <w:sz w:val="20"/>
                <w:szCs w:val="20"/>
              </w:rPr>
              <w:t>사항에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법적</w:t>
            </w:r>
            <w:r w:rsidRPr="009A2958">
              <w:rPr>
                <w:rFonts w:cs="Times New Roman"/>
                <w:sz w:val="20"/>
                <w:szCs w:val="20"/>
              </w:rPr>
              <w:t xml:space="preserve"> </w:t>
            </w:r>
            <w:r w:rsidRPr="009A2958">
              <w:rPr>
                <w:rFonts w:cs="Times New Roman"/>
                <w:sz w:val="20"/>
                <w:szCs w:val="20"/>
              </w:rPr>
              <w:t>효력이</w:t>
            </w:r>
            <w:r w:rsidRPr="009A2958">
              <w:rPr>
                <w:rFonts w:cs="Times New Roman"/>
                <w:sz w:val="20"/>
                <w:szCs w:val="20"/>
              </w:rPr>
              <w:t xml:space="preserve"> </w:t>
            </w:r>
            <w:r w:rsidRPr="009A2958">
              <w:rPr>
                <w:rFonts w:cs="Times New Roman"/>
                <w:sz w:val="20"/>
                <w:szCs w:val="20"/>
              </w:rPr>
              <w:t>발생하게</w:t>
            </w:r>
            <w:r w:rsidRPr="009A2958">
              <w:rPr>
                <w:rFonts w:cs="Times New Roman"/>
                <w:sz w:val="20"/>
                <w:szCs w:val="20"/>
              </w:rPr>
              <w:t xml:space="preserve"> </w:t>
            </w:r>
            <w:r w:rsidRPr="009A2958">
              <w:rPr>
                <w:rFonts w:cs="Times New Roman"/>
                <w:sz w:val="20"/>
                <w:szCs w:val="20"/>
              </w:rPr>
              <w:t>됨</w:t>
            </w:r>
            <w:r w:rsidRPr="009A2958">
              <w:rPr>
                <w:rFonts w:cs="Times New Roman"/>
                <w:sz w:val="20"/>
                <w:szCs w:val="20"/>
              </w:rPr>
              <w:t>(</w:t>
            </w:r>
            <w:r w:rsidRPr="009A2958">
              <w:rPr>
                <w:rFonts w:cs="Times New Roman"/>
                <w:sz w:val="20"/>
                <w:szCs w:val="20"/>
              </w:rPr>
              <w:t>소상공인</w:t>
            </w:r>
            <w:r w:rsidRPr="009A2958">
              <w:rPr>
                <w:rFonts w:cs="Times New Roman"/>
                <w:sz w:val="20"/>
                <w:szCs w:val="20"/>
              </w:rPr>
              <w:t xml:space="preserve"> </w:t>
            </w:r>
            <w:r w:rsidRPr="009A2958">
              <w:rPr>
                <w:rFonts w:cs="Times New Roman"/>
                <w:sz w:val="20"/>
                <w:szCs w:val="20"/>
              </w:rPr>
              <w:t>생계형</w:t>
            </w:r>
            <w:r w:rsidRPr="009A2958">
              <w:rPr>
                <w:rFonts w:cs="Times New Roman"/>
                <w:sz w:val="20"/>
                <w:szCs w:val="20"/>
              </w:rPr>
              <w:t xml:space="preserve"> </w:t>
            </w:r>
            <w:r w:rsidRPr="009A2958">
              <w:rPr>
                <w:rFonts w:cs="Times New Roman"/>
                <w:sz w:val="20"/>
                <w:szCs w:val="20"/>
              </w:rPr>
              <w:t>적합업종</w:t>
            </w:r>
            <w:r w:rsidRPr="009A2958">
              <w:rPr>
                <w:rFonts w:cs="Times New Roman"/>
                <w:sz w:val="20"/>
                <w:szCs w:val="20"/>
              </w:rPr>
              <w:t xml:space="preserve"> </w:t>
            </w:r>
            <w:r w:rsidRPr="009A2958">
              <w:rPr>
                <w:rFonts w:cs="Times New Roman"/>
                <w:sz w:val="20"/>
                <w:szCs w:val="20"/>
              </w:rPr>
              <w:t>지정에</w:t>
            </w:r>
            <w:r w:rsidRPr="009A2958">
              <w:rPr>
                <w:rFonts w:cs="Times New Roman"/>
                <w:sz w:val="20"/>
                <w:szCs w:val="20"/>
              </w:rPr>
              <w:t xml:space="preserve"> </w:t>
            </w:r>
            <w:r w:rsidRPr="009A2958">
              <w:rPr>
                <w:rFonts w:cs="Times New Roman"/>
                <w:sz w:val="20"/>
                <w:szCs w:val="20"/>
              </w:rPr>
              <w:t>관한</w:t>
            </w:r>
            <w:r w:rsidRPr="009A2958">
              <w:rPr>
                <w:rFonts w:cs="Times New Roman"/>
                <w:sz w:val="20"/>
                <w:szCs w:val="20"/>
              </w:rPr>
              <w:t xml:space="preserve"> </w:t>
            </w:r>
            <w:r w:rsidRPr="009A2958">
              <w:rPr>
                <w:rFonts w:cs="Times New Roman"/>
                <w:sz w:val="20"/>
                <w:szCs w:val="20"/>
              </w:rPr>
              <w:t>특별법</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7</w:t>
            </w:r>
            <w:r w:rsidRPr="009A2958">
              <w:rPr>
                <w:rFonts w:cs="Times New Roman"/>
                <w:sz w:val="20"/>
                <w:szCs w:val="20"/>
              </w:rPr>
              <w:t>조</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8</w:t>
            </w:r>
            <w:r w:rsidRPr="009A2958">
              <w:rPr>
                <w:rFonts w:cs="Times New Roman"/>
                <w:sz w:val="20"/>
                <w:szCs w:val="20"/>
              </w:rPr>
              <w:t>조</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15</w:t>
            </w:r>
            <w:r w:rsidRPr="009A2958">
              <w:rPr>
                <w:rFonts w:cs="Times New Roman"/>
                <w:sz w:val="20"/>
                <w:szCs w:val="20"/>
              </w:rPr>
              <w:t>조</w:t>
            </w:r>
            <w:r w:rsidRPr="009A2958">
              <w:rPr>
                <w:rFonts w:cs="Times New Roman"/>
                <w:sz w:val="20"/>
                <w:szCs w:val="20"/>
              </w:rPr>
              <w:t xml:space="preserve">). </w:t>
            </w:r>
          </w:p>
          <w:p w14:paraId="50B40BA3"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언론</w:t>
            </w:r>
            <w:r w:rsidRPr="009A2958">
              <w:rPr>
                <w:rFonts w:cs="Times New Roman"/>
                <w:sz w:val="20"/>
                <w:szCs w:val="20"/>
              </w:rPr>
              <w:t xml:space="preserve"> </w:t>
            </w:r>
            <w:r w:rsidRPr="009A2958">
              <w:rPr>
                <w:rFonts w:cs="Times New Roman"/>
                <w:sz w:val="20"/>
                <w:szCs w:val="20"/>
              </w:rPr>
              <w:t>보도에</w:t>
            </w:r>
            <w:r w:rsidRPr="009A2958">
              <w:rPr>
                <w:rFonts w:cs="Times New Roman"/>
                <w:sz w:val="20"/>
                <w:szCs w:val="20"/>
              </w:rPr>
              <w:t xml:space="preserve"> </w:t>
            </w:r>
            <w:r w:rsidRPr="009A2958">
              <w:rPr>
                <w:rFonts w:cs="Times New Roman"/>
                <w:sz w:val="20"/>
                <w:szCs w:val="20"/>
              </w:rPr>
              <w:t>따르면</w:t>
            </w:r>
            <w:r w:rsidRPr="009A2958">
              <w:rPr>
                <w:rFonts w:cs="Times New Roman"/>
                <w:sz w:val="20"/>
                <w:szCs w:val="20"/>
              </w:rPr>
              <w:t xml:space="preserve"> </w:t>
            </w:r>
            <w:r w:rsidRPr="009A2958">
              <w:rPr>
                <w:rFonts w:cs="Times New Roman"/>
                <w:sz w:val="20"/>
                <w:szCs w:val="20"/>
              </w:rPr>
              <w:t>대리운전총연합회</w:t>
            </w:r>
            <w:r w:rsidRPr="009A2958">
              <w:rPr>
                <w:rFonts w:cs="Times New Roman"/>
                <w:sz w:val="20"/>
                <w:szCs w:val="20"/>
              </w:rPr>
              <w:t xml:space="preserve"> </w:t>
            </w:r>
            <w:r w:rsidRPr="009A2958">
              <w:rPr>
                <w:rFonts w:cs="Times New Roman"/>
                <w:sz w:val="20"/>
                <w:szCs w:val="20"/>
              </w:rPr>
              <w:t>측에서는</w:t>
            </w:r>
            <w:r w:rsidRPr="009A2958">
              <w:rPr>
                <w:rFonts w:cs="Times New Roman"/>
                <w:sz w:val="20"/>
                <w:szCs w:val="20"/>
              </w:rPr>
              <w:t xml:space="preserve"> 2</w:t>
            </w:r>
            <w:r w:rsidRPr="009A2958">
              <w:rPr>
                <w:rFonts w:cs="Times New Roman"/>
                <w:sz w:val="20"/>
                <w:szCs w:val="20"/>
              </w:rPr>
              <w:t>년</w:t>
            </w:r>
            <w:r w:rsidRPr="009A2958">
              <w:rPr>
                <w:rFonts w:cs="Times New Roman"/>
                <w:sz w:val="20"/>
                <w:szCs w:val="20"/>
              </w:rPr>
              <w:t xml:space="preserve"> </w:t>
            </w:r>
            <w:r w:rsidRPr="009A2958">
              <w:rPr>
                <w:rFonts w:cs="Times New Roman"/>
                <w:sz w:val="20"/>
                <w:szCs w:val="20"/>
              </w:rPr>
              <w:t>뒤</w:t>
            </w:r>
            <w:r w:rsidRPr="009A2958">
              <w:rPr>
                <w:rFonts w:cs="Times New Roman"/>
                <w:sz w:val="20"/>
                <w:szCs w:val="20"/>
              </w:rPr>
              <w:t xml:space="preserve"> </w:t>
            </w:r>
            <w:r w:rsidRPr="009A2958">
              <w:rPr>
                <w:rFonts w:cs="Times New Roman"/>
                <w:sz w:val="20"/>
                <w:szCs w:val="20"/>
              </w:rPr>
              <w:t>소상공인</w:t>
            </w:r>
            <w:r w:rsidRPr="009A2958">
              <w:rPr>
                <w:rFonts w:cs="Times New Roman"/>
                <w:sz w:val="20"/>
                <w:szCs w:val="20"/>
              </w:rPr>
              <w:t xml:space="preserve"> </w:t>
            </w:r>
            <w:r w:rsidRPr="009A2958">
              <w:rPr>
                <w:rFonts w:cs="Times New Roman"/>
                <w:sz w:val="20"/>
                <w:szCs w:val="20"/>
              </w:rPr>
              <w:t>생계형</w:t>
            </w:r>
            <w:r w:rsidRPr="009A2958">
              <w:rPr>
                <w:rFonts w:cs="Times New Roman"/>
                <w:sz w:val="20"/>
                <w:szCs w:val="20"/>
              </w:rPr>
              <w:t xml:space="preserve"> </w:t>
            </w:r>
            <w:r w:rsidRPr="009A2958">
              <w:rPr>
                <w:rFonts w:cs="Times New Roman"/>
                <w:sz w:val="20"/>
                <w:szCs w:val="20"/>
              </w:rPr>
              <w:t>적합업종의</w:t>
            </w:r>
            <w:r w:rsidRPr="009A2958">
              <w:rPr>
                <w:rFonts w:cs="Times New Roman"/>
                <w:sz w:val="20"/>
                <w:szCs w:val="20"/>
              </w:rPr>
              <w:t xml:space="preserve"> </w:t>
            </w:r>
            <w:r w:rsidRPr="009A2958">
              <w:rPr>
                <w:rFonts w:cs="Times New Roman"/>
                <w:sz w:val="20"/>
                <w:szCs w:val="20"/>
              </w:rPr>
              <w:t>신청도</w:t>
            </w:r>
            <w:r w:rsidRPr="009A2958">
              <w:rPr>
                <w:rFonts w:cs="Times New Roman"/>
                <w:sz w:val="20"/>
                <w:szCs w:val="20"/>
              </w:rPr>
              <w:t xml:space="preserve"> </w:t>
            </w:r>
            <w:r w:rsidRPr="009A2958">
              <w:rPr>
                <w:rFonts w:cs="Times New Roman"/>
                <w:sz w:val="20"/>
                <w:szCs w:val="20"/>
              </w:rPr>
              <w:t>고려하고</w:t>
            </w:r>
            <w:r w:rsidRPr="009A2958">
              <w:rPr>
                <w:rFonts w:cs="Times New Roman"/>
                <w:sz w:val="20"/>
                <w:szCs w:val="20"/>
              </w:rPr>
              <w:t xml:space="preserve"> </w:t>
            </w:r>
            <w:r w:rsidRPr="009A2958">
              <w:rPr>
                <w:rFonts w:cs="Times New Roman"/>
                <w:sz w:val="20"/>
                <w:szCs w:val="20"/>
              </w:rPr>
              <w:t>있다고</w:t>
            </w:r>
            <w:r w:rsidRPr="009A2958">
              <w:rPr>
                <w:rFonts w:cs="Times New Roman"/>
                <w:sz w:val="20"/>
                <w:szCs w:val="20"/>
              </w:rPr>
              <w:t xml:space="preserve"> </w:t>
            </w:r>
            <w:r w:rsidRPr="009A2958">
              <w:rPr>
                <w:rFonts w:cs="Times New Roman"/>
                <w:sz w:val="20"/>
                <w:szCs w:val="20"/>
              </w:rPr>
              <w:t>하나</w:t>
            </w:r>
            <w:r w:rsidRPr="009A2958">
              <w:rPr>
                <w:rFonts w:cs="Times New Roman"/>
                <w:sz w:val="20"/>
                <w:szCs w:val="20"/>
              </w:rPr>
              <w:t xml:space="preserve">, </w:t>
            </w:r>
            <w:r w:rsidRPr="009A2958">
              <w:rPr>
                <w:rFonts w:cs="Times New Roman"/>
                <w:sz w:val="20"/>
                <w:szCs w:val="20"/>
              </w:rPr>
              <w:t>현재로서는</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내용을</w:t>
            </w:r>
            <w:r w:rsidRPr="009A2958">
              <w:rPr>
                <w:rFonts w:cs="Times New Roman"/>
                <w:sz w:val="20"/>
                <w:szCs w:val="20"/>
              </w:rPr>
              <w:t xml:space="preserve"> </w:t>
            </w:r>
            <w:r w:rsidRPr="009A2958">
              <w:rPr>
                <w:rFonts w:cs="Times New Roman"/>
                <w:sz w:val="20"/>
                <w:szCs w:val="20"/>
              </w:rPr>
              <w:t>예측하기는</w:t>
            </w:r>
            <w:r w:rsidRPr="009A2958">
              <w:rPr>
                <w:rFonts w:cs="Times New Roman"/>
                <w:sz w:val="20"/>
                <w:szCs w:val="20"/>
              </w:rPr>
              <w:t xml:space="preserve"> </w:t>
            </w:r>
            <w:r w:rsidRPr="009A2958">
              <w:rPr>
                <w:rFonts w:cs="Times New Roman"/>
                <w:sz w:val="20"/>
                <w:szCs w:val="20"/>
              </w:rPr>
              <w:t>어려움</w:t>
            </w:r>
            <w:r w:rsidRPr="009A2958">
              <w:rPr>
                <w:rFonts w:cs="Times New Roman"/>
                <w:sz w:val="20"/>
                <w:szCs w:val="20"/>
              </w:rPr>
              <w:t>.</w:t>
            </w:r>
          </w:p>
        </w:tc>
        <w:tc>
          <w:tcPr>
            <w:tcW w:w="27" w:type="pct"/>
            <w:tcBorders>
              <w:top w:val="nil"/>
              <w:bottom w:val="nil"/>
            </w:tcBorders>
          </w:tcPr>
          <w:p w14:paraId="262F4B13"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7F5FF017"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해당사항</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tc>
      </w:tr>
      <w:tr w:rsidR="00B50174" w:rsidRPr="0042134F" w14:paraId="66842446" w14:textId="77777777" w:rsidTr="00061A1F">
        <w:trPr>
          <w:trHeight w:val="132"/>
        </w:trPr>
        <w:tc>
          <w:tcPr>
            <w:tcW w:w="619" w:type="pct"/>
          </w:tcPr>
          <w:p w14:paraId="1B28CCA1" w14:textId="763D23E2" w:rsidR="00B50174" w:rsidRPr="00E47FE8" w:rsidRDefault="00B50174" w:rsidP="00B50174">
            <w:pPr>
              <w:widowControl/>
              <w:spacing w:before="40" w:after="120" w:line="276" w:lineRule="auto"/>
              <w:jc w:val="center"/>
              <w:outlineLvl w:val="0"/>
              <w:rPr>
                <w:rFonts w:cs="Times New Roman"/>
                <w:b/>
                <w:color w:val="404040" w:themeColor="text1" w:themeTint="BF"/>
                <w:kern w:val="0"/>
                <w:sz w:val="20"/>
                <w:szCs w:val="20"/>
              </w:rPr>
            </w:pPr>
            <w:bookmarkStart w:id="45" w:name="_Toc108480418"/>
            <w:bookmarkStart w:id="46" w:name="_Toc108512974"/>
            <w:r>
              <w:rPr>
                <w:rFonts w:cs="Times New Roman" w:hint="eastAsia"/>
                <w:b/>
                <w:color w:val="404040" w:themeColor="text1" w:themeTint="BF"/>
                <w:kern w:val="0"/>
                <w:sz w:val="20"/>
                <w:szCs w:val="20"/>
              </w:rPr>
              <w:lastRenderedPageBreak/>
              <w:t>영업계약</w:t>
            </w:r>
            <w:r>
              <w:rPr>
                <w:rFonts w:cs="Times New Roman" w:hint="eastAsia"/>
                <w:b/>
                <w:color w:val="404040" w:themeColor="text1" w:themeTint="BF"/>
                <w:kern w:val="0"/>
                <w:sz w:val="20"/>
                <w:szCs w:val="20"/>
              </w:rPr>
              <w:t xml:space="preserve"> </w:t>
            </w:r>
            <w:r>
              <w:rPr>
                <w:rFonts w:cs="Times New Roman" w:hint="eastAsia"/>
                <w:b/>
                <w:color w:val="404040" w:themeColor="text1" w:themeTint="BF"/>
                <w:kern w:val="0"/>
                <w:sz w:val="20"/>
                <w:szCs w:val="20"/>
              </w:rPr>
              <w:t>현황</w:t>
            </w:r>
            <w:bookmarkEnd w:id="45"/>
            <w:bookmarkEnd w:id="46"/>
          </w:p>
        </w:tc>
        <w:tc>
          <w:tcPr>
            <w:tcW w:w="26" w:type="pct"/>
            <w:tcBorders>
              <w:top w:val="nil"/>
              <w:bottom w:val="nil"/>
            </w:tcBorders>
          </w:tcPr>
          <w:p w14:paraId="073EFE0E" w14:textId="77777777" w:rsidR="00B50174" w:rsidRPr="00E47FE8" w:rsidRDefault="00B50174" w:rsidP="00342A90">
            <w:pPr>
              <w:widowControl/>
              <w:spacing w:before="40" w:after="120" w:line="276" w:lineRule="auto"/>
              <w:rPr>
                <w:rFonts w:cs="Times New Roman"/>
                <w:b/>
                <w:sz w:val="20"/>
                <w:szCs w:val="20"/>
              </w:rPr>
            </w:pPr>
          </w:p>
        </w:tc>
        <w:tc>
          <w:tcPr>
            <w:tcW w:w="1804" w:type="pct"/>
          </w:tcPr>
          <w:p w14:paraId="16A51018" w14:textId="49764AC1" w:rsidR="00B50174" w:rsidRPr="008E78E6" w:rsidRDefault="00B50174" w:rsidP="00571510">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체결하고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영업계약</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주요</w:t>
            </w:r>
            <w:r>
              <w:rPr>
                <w:rFonts w:cs="Times New Roman" w:hint="eastAsia"/>
                <w:sz w:val="20"/>
                <w:szCs w:val="20"/>
              </w:rPr>
              <w:t xml:space="preserve"> </w:t>
            </w:r>
            <w:r>
              <w:rPr>
                <w:rFonts w:cs="Times New Roman" w:hint="eastAsia"/>
                <w:sz w:val="20"/>
                <w:szCs w:val="20"/>
              </w:rPr>
              <w:t>내용은</w:t>
            </w:r>
            <w:r>
              <w:rPr>
                <w:rFonts w:cs="Times New Roman" w:hint="eastAsia"/>
                <w:sz w:val="20"/>
                <w:szCs w:val="20"/>
              </w:rPr>
              <w:t xml:space="preserve"> </w:t>
            </w:r>
            <w:r w:rsidRPr="00E05721">
              <w:rPr>
                <w:rFonts w:cs="Times New Roman" w:hint="eastAsia"/>
                <w:b/>
                <w:sz w:val="20"/>
                <w:szCs w:val="20"/>
                <w:u w:val="single"/>
              </w:rPr>
              <w:t>별첨</w:t>
            </w:r>
            <w:r w:rsidRPr="00E05721">
              <w:rPr>
                <w:rFonts w:cs="Times New Roman" w:hint="eastAsia"/>
                <w:b/>
                <w:sz w:val="20"/>
                <w:szCs w:val="20"/>
                <w:u w:val="single"/>
              </w:rPr>
              <w:t xml:space="preserve"> </w:t>
            </w:r>
            <w:r w:rsidR="00571510">
              <w:rPr>
                <w:rFonts w:cs="Times New Roman"/>
                <w:b/>
                <w:sz w:val="20"/>
                <w:szCs w:val="20"/>
                <w:u w:val="single"/>
              </w:rPr>
              <w:t>7</w:t>
            </w:r>
            <w:r w:rsidRPr="00E05721">
              <w:rPr>
                <w:rFonts w:cs="Times New Roman"/>
                <w:b/>
                <w:sz w:val="20"/>
                <w:szCs w:val="20"/>
                <w:u w:val="single"/>
              </w:rPr>
              <w:t xml:space="preserve">. </w:t>
            </w:r>
            <w:r w:rsidRPr="00E05721">
              <w:rPr>
                <w:rFonts w:cs="Times New Roman" w:hint="eastAsia"/>
                <w:b/>
                <w:sz w:val="20"/>
                <w:szCs w:val="20"/>
                <w:u w:val="single"/>
              </w:rPr>
              <w:t>영업계약</w:t>
            </w:r>
            <w:r w:rsidR="00AF1281">
              <w:rPr>
                <w:rFonts w:cs="Times New Roman" w:hint="eastAsia"/>
                <w:b/>
                <w:sz w:val="20"/>
                <w:szCs w:val="20"/>
                <w:u w:val="single"/>
              </w:rPr>
              <w:t>별</w:t>
            </w:r>
            <w:r w:rsidRPr="00E05721">
              <w:rPr>
                <w:rFonts w:cs="Times New Roman" w:hint="eastAsia"/>
                <w:b/>
                <w:sz w:val="20"/>
                <w:szCs w:val="20"/>
                <w:u w:val="single"/>
              </w:rPr>
              <w:t xml:space="preserve"> </w:t>
            </w:r>
            <w:r w:rsidRPr="00E05721">
              <w:rPr>
                <w:rFonts w:cs="Times New Roman" w:hint="eastAsia"/>
                <w:b/>
                <w:sz w:val="20"/>
                <w:szCs w:val="20"/>
                <w:u w:val="single"/>
              </w:rPr>
              <w:t>구조도</w:t>
            </w:r>
            <w:r w:rsidRPr="00E05721">
              <w:rPr>
                <w:rFonts w:cs="Times New Roman" w:hint="eastAsia"/>
                <w:b/>
                <w:sz w:val="20"/>
                <w:szCs w:val="20"/>
                <w:u w:val="single"/>
              </w:rPr>
              <w:t xml:space="preserve"> </w:t>
            </w:r>
            <w:r w:rsidRPr="00E05721">
              <w:rPr>
                <w:rFonts w:cs="Times New Roman" w:hint="eastAsia"/>
                <w:b/>
                <w:sz w:val="20"/>
                <w:szCs w:val="20"/>
                <w:u w:val="single"/>
              </w:rPr>
              <w:t>및</w:t>
            </w:r>
            <w:r w:rsidRPr="00E05721">
              <w:rPr>
                <w:rFonts w:cs="Times New Roman" w:hint="eastAsia"/>
                <w:sz w:val="20"/>
                <w:szCs w:val="20"/>
                <w:u w:val="single"/>
              </w:rPr>
              <w:t xml:space="preserve"> </w:t>
            </w:r>
            <w:r w:rsidRPr="00E05721">
              <w:rPr>
                <w:rFonts w:cs="Times New Roman" w:hint="eastAsia"/>
                <w:b/>
                <w:sz w:val="20"/>
                <w:szCs w:val="20"/>
                <w:u w:val="single"/>
              </w:rPr>
              <w:t>주요계약</w:t>
            </w:r>
            <w:r>
              <w:rPr>
                <w:rFonts w:cs="Times New Roman" w:hint="eastAsia"/>
                <w:b/>
                <w:sz w:val="20"/>
                <w:szCs w:val="20"/>
              </w:rPr>
              <w:t xml:space="preserve"> </w:t>
            </w:r>
            <w:r>
              <w:rPr>
                <w:rFonts w:cs="Times New Roman" w:hint="eastAsia"/>
                <w:sz w:val="20"/>
                <w:szCs w:val="20"/>
              </w:rPr>
              <w:t>참조</w:t>
            </w:r>
            <w:r>
              <w:rPr>
                <w:rFonts w:cs="Times New Roman" w:hint="eastAsia"/>
                <w:sz w:val="20"/>
                <w:szCs w:val="20"/>
              </w:rPr>
              <w:t>.</w:t>
            </w:r>
          </w:p>
        </w:tc>
        <w:tc>
          <w:tcPr>
            <w:tcW w:w="26" w:type="pct"/>
            <w:tcBorders>
              <w:top w:val="nil"/>
              <w:bottom w:val="nil"/>
            </w:tcBorders>
          </w:tcPr>
          <w:p w14:paraId="55671440" w14:textId="77777777" w:rsidR="00B50174" w:rsidRPr="009A2958" w:rsidRDefault="00B50174" w:rsidP="00342A90">
            <w:pPr>
              <w:widowControl/>
              <w:spacing w:before="40" w:after="120" w:line="276" w:lineRule="auto"/>
              <w:rPr>
                <w:rFonts w:cs="Times New Roman"/>
                <w:sz w:val="20"/>
                <w:szCs w:val="20"/>
              </w:rPr>
            </w:pPr>
          </w:p>
        </w:tc>
        <w:tc>
          <w:tcPr>
            <w:tcW w:w="1728" w:type="pct"/>
          </w:tcPr>
          <w:p w14:paraId="6E80C98B" w14:textId="2E3AA7E7" w:rsidR="00B50174" w:rsidRPr="00234A39" w:rsidRDefault="00B50174" w:rsidP="00342A90">
            <w:pPr>
              <w:pStyle w:val="a8"/>
              <w:widowControl/>
              <w:numPr>
                <w:ilvl w:val="0"/>
                <w:numId w:val="2"/>
              </w:numPr>
              <w:spacing w:before="40" w:after="120" w:line="276" w:lineRule="auto"/>
              <w:rPr>
                <w:rFonts w:cs="Times New Roman"/>
                <w:spacing w:val="-2"/>
                <w:sz w:val="20"/>
                <w:szCs w:val="20"/>
              </w:rPr>
            </w:pPr>
            <w:r w:rsidRPr="00234A39">
              <w:rPr>
                <w:rFonts w:hint="eastAsia"/>
                <w:spacing w:val="-2"/>
                <w:sz w:val="20"/>
                <w:szCs w:val="20"/>
              </w:rPr>
              <w:t>아래</w:t>
            </w:r>
            <w:r w:rsidRPr="00234A39">
              <w:rPr>
                <w:rFonts w:hint="eastAsia"/>
                <w:spacing w:val="-2"/>
                <w:sz w:val="20"/>
                <w:szCs w:val="20"/>
              </w:rPr>
              <w:t xml:space="preserve"> </w:t>
            </w:r>
            <w:r w:rsidRPr="00234A39">
              <w:rPr>
                <w:rFonts w:hint="eastAsia"/>
                <w:spacing w:val="-2"/>
                <w:sz w:val="20"/>
                <w:szCs w:val="20"/>
              </w:rPr>
              <w:t>각</w:t>
            </w:r>
            <w:r w:rsidRPr="00234A39">
              <w:rPr>
                <w:rFonts w:hint="eastAsia"/>
                <w:spacing w:val="-2"/>
                <w:sz w:val="20"/>
                <w:szCs w:val="20"/>
              </w:rPr>
              <w:t xml:space="preserve"> </w:t>
            </w:r>
            <w:r w:rsidRPr="00234A39">
              <w:rPr>
                <w:rFonts w:hint="eastAsia"/>
                <w:spacing w:val="-2"/>
                <w:sz w:val="20"/>
                <w:szCs w:val="20"/>
              </w:rPr>
              <w:t>항목에서</w:t>
            </w:r>
            <w:r w:rsidRPr="00234A39">
              <w:rPr>
                <w:rFonts w:hint="eastAsia"/>
                <w:spacing w:val="-2"/>
                <w:sz w:val="20"/>
                <w:szCs w:val="20"/>
              </w:rPr>
              <w:t xml:space="preserve"> </w:t>
            </w:r>
            <w:r w:rsidRPr="00234A39">
              <w:rPr>
                <w:rFonts w:hint="eastAsia"/>
                <w:spacing w:val="-2"/>
                <w:sz w:val="20"/>
                <w:szCs w:val="20"/>
              </w:rPr>
              <w:t>언급한</w:t>
            </w:r>
            <w:r w:rsidRPr="00234A39">
              <w:rPr>
                <w:rFonts w:hint="eastAsia"/>
                <w:spacing w:val="-2"/>
                <w:sz w:val="20"/>
                <w:szCs w:val="20"/>
              </w:rPr>
              <w:t xml:space="preserve"> </w:t>
            </w:r>
            <w:r w:rsidRPr="00234A39">
              <w:rPr>
                <w:rFonts w:hint="eastAsia"/>
                <w:spacing w:val="-2"/>
                <w:sz w:val="20"/>
                <w:szCs w:val="20"/>
              </w:rPr>
              <w:t>이슈</w:t>
            </w:r>
            <w:r w:rsidRPr="00234A39">
              <w:rPr>
                <w:rFonts w:hint="eastAsia"/>
                <w:spacing w:val="-2"/>
                <w:sz w:val="20"/>
                <w:szCs w:val="20"/>
              </w:rPr>
              <w:t xml:space="preserve"> </w:t>
            </w:r>
            <w:r w:rsidRPr="00234A39">
              <w:rPr>
                <w:rFonts w:hint="eastAsia"/>
                <w:spacing w:val="-2"/>
                <w:sz w:val="20"/>
                <w:szCs w:val="20"/>
              </w:rPr>
              <w:t>외에</w:t>
            </w:r>
            <w:r w:rsidRPr="00234A39">
              <w:rPr>
                <w:rFonts w:hint="eastAsia"/>
                <w:spacing w:val="-2"/>
                <w:sz w:val="20"/>
                <w:szCs w:val="20"/>
              </w:rPr>
              <w:t xml:space="preserve"> </w:t>
            </w:r>
            <w:r w:rsidRPr="00234A39">
              <w:rPr>
                <w:rFonts w:hint="eastAsia"/>
                <w:spacing w:val="-2"/>
                <w:sz w:val="20"/>
                <w:szCs w:val="20"/>
              </w:rPr>
              <w:t>본건</w:t>
            </w:r>
            <w:r w:rsidRPr="00234A39">
              <w:rPr>
                <w:rFonts w:hint="eastAsia"/>
                <w:spacing w:val="-2"/>
                <w:sz w:val="20"/>
                <w:szCs w:val="20"/>
              </w:rPr>
              <w:t xml:space="preserve"> </w:t>
            </w:r>
            <w:r w:rsidRPr="00234A39">
              <w:rPr>
                <w:rFonts w:hint="eastAsia"/>
                <w:spacing w:val="-2"/>
                <w:sz w:val="20"/>
                <w:szCs w:val="20"/>
              </w:rPr>
              <w:t>거래에</w:t>
            </w:r>
            <w:r w:rsidRPr="00234A39">
              <w:rPr>
                <w:rFonts w:hint="eastAsia"/>
                <w:spacing w:val="-2"/>
                <w:sz w:val="20"/>
                <w:szCs w:val="20"/>
              </w:rPr>
              <w:t xml:space="preserve"> </w:t>
            </w:r>
            <w:r w:rsidRPr="00234A39">
              <w:rPr>
                <w:rFonts w:hint="eastAsia"/>
                <w:spacing w:val="-2"/>
                <w:sz w:val="20"/>
                <w:szCs w:val="20"/>
              </w:rPr>
              <w:t>영향을</w:t>
            </w:r>
            <w:r w:rsidRPr="00234A39">
              <w:rPr>
                <w:rFonts w:hint="eastAsia"/>
                <w:spacing w:val="-2"/>
                <w:sz w:val="20"/>
                <w:szCs w:val="20"/>
              </w:rPr>
              <w:t xml:space="preserve"> </w:t>
            </w:r>
            <w:r w:rsidRPr="00234A39">
              <w:rPr>
                <w:rFonts w:hint="eastAsia"/>
                <w:spacing w:val="-2"/>
                <w:sz w:val="20"/>
                <w:szCs w:val="20"/>
              </w:rPr>
              <w:t>미칠</w:t>
            </w:r>
            <w:r w:rsidRPr="00234A39">
              <w:rPr>
                <w:rFonts w:hint="eastAsia"/>
                <w:spacing w:val="-2"/>
                <w:sz w:val="20"/>
                <w:szCs w:val="20"/>
              </w:rPr>
              <w:t xml:space="preserve"> </w:t>
            </w:r>
            <w:r w:rsidRPr="00234A39">
              <w:rPr>
                <w:rFonts w:hint="eastAsia"/>
                <w:spacing w:val="-2"/>
                <w:sz w:val="20"/>
                <w:szCs w:val="20"/>
              </w:rPr>
              <w:t>수</w:t>
            </w:r>
            <w:r w:rsidRPr="00234A39">
              <w:rPr>
                <w:rFonts w:hint="eastAsia"/>
                <w:spacing w:val="-2"/>
                <w:sz w:val="20"/>
                <w:szCs w:val="20"/>
              </w:rPr>
              <w:t xml:space="preserve"> </w:t>
            </w:r>
            <w:r w:rsidRPr="00234A39">
              <w:rPr>
                <w:rFonts w:hint="eastAsia"/>
                <w:spacing w:val="-2"/>
                <w:sz w:val="20"/>
                <w:szCs w:val="20"/>
              </w:rPr>
              <w:t>있는</w:t>
            </w:r>
            <w:r w:rsidRPr="00234A39">
              <w:rPr>
                <w:rFonts w:hint="eastAsia"/>
                <w:spacing w:val="-2"/>
                <w:sz w:val="20"/>
                <w:szCs w:val="20"/>
              </w:rPr>
              <w:t xml:space="preserve"> </w:t>
            </w:r>
            <w:r w:rsidRPr="00234A39">
              <w:rPr>
                <w:rFonts w:hint="eastAsia"/>
                <w:spacing w:val="-2"/>
                <w:sz w:val="20"/>
                <w:szCs w:val="20"/>
              </w:rPr>
              <w:t>특별한</w:t>
            </w:r>
            <w:r w:rsidRPr="00234A39">
              <w:rPr>
                <w:rFonts w:hint="eastAsia"/>
                <w:spacing w:val="-2"/>
                <w:sz w:val="20"/>
                <w:szCs w:val="20"/>
              </w:rPr>
              <w:t xml:space="preserve"> </w:t>
            </w:r>
            <w:r w:rsidRPr="00234A39">
              <w:rPr>
                <w:rFonts w:hint="eastAsia"/>
                <w:spacing w:val="-2"/>
                <w:sz w:val="20"/>
                <w:szCs w:val="20"/>
              </w:rPr>
              <w:t>이슈는</w:t>
            </w:r>
            <w:r w:rsidRPr="00234A39">
              <w:rPr>
                <w:rFonts w:hint="eastAsia"/>
                <w:spacing w:val="-2"/>
                <w:sz w:val="20"/>
                <w:szCs w:val="20"/>
              </w:rPr>
              <w:t xml:space="preserve"> </w:t>
            </w:r>
            <w:r w:rsidRPr="00234A39">
              <w:rPr>
                <w:rFonts w:hint="eastAsia"/>
                <w:spacing w:val="-2"/>
                <w:sz w:val="20"/>
                <w:szCs w:val="20"/>
              </w:rPr>
              <w:t>발견되지</w:t>
            </w:r>
            <w:r w:rsidRPr="00234A39">
              <w:rPr>
                <w:rFonts w:hint="eastAsia"/>
                <w:spacing w:val="-2"/>
                <w:sz w:val="20"/>
                <w:szCs w:val="20"/>
              </w:rPr>
              <w:t xml:space="preserve"> </w:t>
            </w:r>
            <w:r w:rsidRPr="00234A39">
              <w:rPr>
                <w:rFonts w:hint="eastAsia"/>
                <w:spacing w:val="-2"/>
                <w:sz w:val="20"/>
                <w:szCs w:val="20"/>
              </w:rPr>
              <w:t>않았음</w:t>
            </w:r>
            <w:r w:rsidRPr="00234A39">
              <w:rPr>
                <w:rFonts w:hint="eastAsia"/>
                <w:spacing w:val="-2"/>
                <w:sz w:val="20"/>
                <w:szCs w:val="20"/>
              </w:rPr>
              <w:t>.</w:t>
            </w:r>
          </w:p>
        </w:tc>
        <w:tc>
          <w:tcPr>
            <w:tcW w:w="27" w:type="pct"/>
            <w:tcBorders>
              <w:top w:val="nil"/>
              <w:bottom w:val="nil"/>
            </w:tcBorders>
          </w:tcPr>
          <w:p w14:paraId="5DC0C1B8" w14:textId="77777777" w:rsidR="00B50174" w:rsidRPr="009A2958" w:rsidRDefault="00B50174" w:rsidP="00342A90">
            <w:pPr>
              <w:widowControl/>
              <w:spacing w:before="40" w:after="120" w:line="276" w:lineRule="auto"/>
              <w:rPr>
                <w:rFonts w:cs="Times New Roman"/>
                <w:sz w:val="20"/>
                <w:szCs w:val="20"/>
              </w:rPr>
            </w:pPr>
          </w:p>
        </w:tc>
        <w:tc>
          <w:tcPr>
            <w:tcW w:w="770" w:type="pct"/>
          </w:tcPr>
          <w:p w14:paraId="46D4A329" w14:textId="77777777" w:rsidR="00B50174" w:rsidRDefault="00B50174" w:rsidP="00342A90">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5335C7" w:rsidRPr="0042134F" w14:paraId="499EFAB8" w14:textId="77777777" w:rsidTr="00061A1F">
        <w:trPr>
          <w:trHeight w:val="132"/>
        </w:trPr>
        <w:tc>
          <w:tcPr>
            <w:tcW w:w="619" w:type="pct"/>
          </w:tcPr>
          <w:p w14:paraId="0667F991" w14:textId="1613518B" w:rsidR="005335C7" w:rsidRPr="00E47FE8" w:rsidRDefault="005335C7" w:rsidP="00E47FE8">
            <w:pPr>
              <w:widowControl/>
              <w:spacing w:before="40" w:after="120" w:line="276" w:lineRule="auto"/>
              <w:jc w:val="center"/>
              <w:outlineLvl w:val="0"/>
              <w:rPr>
                <w:rFonts w:cs="Times New Roman"/>
                <w:b/>
                <w:color w:val="404040" w:themeColor="text1" w:themeTint="BF"/>
                <w:kern w:val="0"/>
                <w:sz w:val="20"/>
                <w:szCs w:val="20"/>
              </w:rPr>
            </w:pPr>
            <w:bookmarkStart w:id="47" w:name="_Toc108480419"/>
            <w:bookmarkStart w:id="48" w:name="_Toc108512975"/>
            <w:r w:rsidRPr="00E47FE8">
              <w:rPr>
                <w:rFonts w:cs="Times New Roman" w:hint="eastAsia"/>
                <w:b/>
                <w:color w:val="404040" w:themeColor="text1" w:themeTint="BF"/>
                <w:kern w:val="0"/>
                <w:sz w:val="20"/>
                <w:szCs w:val="20"/>
              </w:rPr>
              <w:t>영업계약</w:t>
            </w:r>
            <w:r w:rsidR="00E47FE8" w:rsidRPr="00E47FE8">
              <w:rPr>
                <w:rFonts w:cs="Times New Roman" w:hint="eastAsia"/>
                <w:b/>
                <w:color w:val="404040" w:themeColor="text1" w:themeTint="BF"/>
                <w:kern w:val="0"/>
                <w:sz w:val="20"/>
                <w:szCs w:val="20"/>
              </w:rPr>
              <w:t>(</w:t>
            </w:r>
            <w:r w:rsidR="00E47FE8" w:rsidRPr="00E47FE8">
              <w:rPr>
                <w:rFonts w:cs="Times New Roman" w:hint="eastAsia"/>
                <w:b/>
                <w:color w:val="404040" w:themeColor="text1" w:themeTint="BF"/>
                <w:kern w:val="0"/>
                <w:sz w:val="20"/>
                <w:szCs w:val="20"/>
              </w:rPr>
              <w:t>택시</w:t>
            </w:r>
            <w:r w:rsidR="00E47FE8" w:rsidRPr="00E47FE8">
              <w:rPr>
                <w:rFonts w:cs="Times New Roman" w:hint="eastAsia"/>
                <w:b/>
                <w:color w:val="404040" w:themeColor="text1" w:themeTint="BF"/>
                <w:kern w:val="0"/>
                <w:sz w:val="20"/>
                <w:szCs w:val="20"/>
              </w:rPr>
              <w:t>)</w:t>
            </w:r>
            <w:bookmarkEnd w:id="47"/>
            <w:bookmarkEnd w:id="48"/>
          </w:p>
        </w:tc>
        <w:tc>
          <w:tcPr>
            <w:tcW w:w="26" w:type="pct"/>
            <w:tcBorders>
              <w:top w:val="nil"/>
              <w:bottom w:val="nil"/>
            </w:tcBorders>
          </w:tcPr>
          <w:p w14:paraId="5DDDE0FA" w14:textId="77777777" w:rsidR="005335C7" w:rsidRPr="00E47FE8" w:rsidRDefault="005335C7" w:rsidP="005335C7">
            <w:pPr>
              <w:widowControl/>
              <w:spacing w:before="40" w:after="120" w:line="276" w:lineRule="auto"/>
              <w:rPr>
                <w:rFonts w:cs="Times New Roman"/>
                <w:b/>
                <w:sz w:val="20"/>
                <w:szCs w:val="20"/>
              </w:rPr>
            </w:pPr>
          </w:p>
        </w:tc>
        <w:tc>
          <w:tcPr>
            <w:tcW w:w="1804" w:type="pct"/>
          </w:tcPr>
          <w:p w14:paraId="240CC498" w14:textId="010A754F" w:rsidR="005335C7" w:rsidRDefault="005335C7" w:rsidP="005335C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주요</w:t>
            </w:r>
            <w:r>
              <w:rPr>
                <w:rFonts w:cs="Times New Roman" w:hint="eastAsia"/>
                <w:sz w:val="20"/>
                <w:szCs w:val="20"/>
              </w:rPr>
              <w:t xml:space="preserve"> </w:t>
            </w:r>
            <w:r>
              <w:rPr>
                <w:rFonts w:cs="Times New Roman" w:hint="eastAsia"/>
                <w:sz w:val="20"/>
                <w:szCs w:val="20"/>
              </w:rPr>
              <w:t>택시</w:t>
            </w:r>
            <w:r>
              <w:rPr>
                <w:rFonts w:cs="Times New Roman" w:hint="eastAsia"/>
                <w:sz w:val="20"/>
                <w:szCs w:val="20"/>
              </w:rPr>
              <w:t xml:space="preserve"> </w:t>
            </w:r>
            <w:r>
              <w:rPr>
                <w:rFonts w:cs="Times New Roman" w:hint="eastAsia"/>
                <w:sz w:val="20"/>
                <w:szCs w:val="20"/>
              </w:rPr>
              <w:t>사업은</w:t>
            </w:r>
            <w:r>
              <w:rPr>
                <w:rFonts w:cs="Times New Roman" w:hint="eastAsia"/>
                <w:sz w:val="20"/>
                <w:szCs w:val="20"/>
              </w:rPr>
              <w:t xml:space="preserve"> </w:t>
            </w:r>
            <w:r>
              <w:rPr>
                <w:rFonts w:cs="Times New Roman"/>
                <w:sz w:val="20"/>
                <w:szCs w:val="20"/>
              </w:rPr>
              <w:t xml:space="preserve">(i) </w:t>
            </w:r>
            <w:r w:rsidR="00E47FE8">
              <w:rPr>
                <w:rFonts w:cs="Times New Roman" w:hint="eastAsia"/>
                <w:sz w:val="20"/>
                <w:szCs w:val="20"/>
              </w:rPr>
              <w:t>플랫폼가맹사업</w:t>
            </w:r>
            <w:r>
              <w:rPr>
                <w:rFonts w:cs="Times New Roman" w:hint="eastAsia"/>
                <w:sz w:val="20"/>
                <w:szCs w:val="20"/>
              </w:rPr>
              <w:t>(</w:t>
            </w:r>
            <w:r w:rsidR="00F80507">
              <w:rPr>
                <w:rFonts w:cs="Times New Roman" w:hint="eastAsia"/>
                <w:sz w:val="20"/>
                <w:szCs w:val="20"/>
              </w:rPr>
              <w:t>카카오</w:t>
            </w:r>
            <w:r w:rsidR="00F80507">
              <w:rPr>
                <w:rFonts w:cs="Times New Roman" w:hint="eastAsia"/>
                <w:sz w:val="20"/>
                <w:szCs w:val="20"/>
              </w:rPr>
              <w:t>T</w:t>
            </w:r>
            <w:r w:rsidR="00F80507">
              <w:rPr>
                <w:rFonts w:cs="Times New Roman"/>
                <w:sz w:val="20"/>
                <w:szCs w:val="20"/>
              </w:rPr>
              <w:t xml:space="preserve"> </w:t>
            </w:r>
            <w:r>
              <w:rPr>
                <w:rFonts w:cs="Times New Roman" w:hint="eastAsia"/>
                <w:sz w:val="20"/>
                <w:szCs w:val="20"/>
              </w:rPr>
              <w:t>블루</w:t>
            </w:r>
            <w:r>
              <w:rPr>
                <w:rFonts w:cs="Times New Roman" w:hint="eastAsia"/>
                <w:sz w:val="20"/>
                <w:szCs w:val="20"/>
              </w:rPr>
              <w:t>)</w:t>
            </w:r>
            <w:r w:rsidR="00E47FE8">
              <w:rPr>
                <w:rFonts w:cs="Times New Roman" w:hint="eastAsia"/>
                <w:sz w:val="20"/>
                <w:szCs w:val="20"/>
              </w:rPr>
              <w:t>과</w:t>
            </w:r>
            <w:r>
              <w:rPr>
                <w:rFonts w:cs="Times New Roman"/>
                <w:sz w:val="20"/>
                <w:szCs w:val="20"/>
              </w:rPr>
              <w:t xml:space="preserve"> (ii)</w:t>
            </w:r>
            <w:r w:rsidR="00E47FE8">
              <w:rPr>
                <w:rFonts w:cs="Times New Roman"/>
                <w:sz w:val="20"/>
                <w:szCs w:val="20"/>
              </w:rPr>
              <w:t xml:space="preserve"> </w:t>
            </w:r>
            <w:r w:rsidR="00E47FE8">
              <w:rPr>
                <w:rFonts w:cs="Times New Roman" w:hint="eastAsia"/>
                <w:sz w:val="20"/>
                <w:szCs w:val="20"/>
              </w:rPr>
              <w:t>플랫폼중개사업으로</w:t>
            </w:r>
            <w:r w:rsidR="00E47FE8">
              <w:rPr>
                <w:rFonts w:cs="Times New Roman" w:hint="eastAsia"/>
                <w:sz w:val="20"/>
                <w:szCs w:val="20"/>
              </w:rPr>
              <w:t xml:space="preserve"> </w:t>
            </w:r>
            <w:r w:rsidR="00E47FE8">
              <w:rPr>
                <w:rFonts w:cs="Times New Roman" w:hint="eastAsia"/>
                <w:sz w:val="20"/>
                <w:szCs w:val="20"/>
              </w:rPr>
              <w:t>구분이</w:t>
            </w:r>
            <w:r w:rsidR="00E47FE8">
              <w:rPr>
                <w:rFonts w:cs="Times New Roman" w:hint="eastAsia"/>
                <w:sz w:val="20"/>
                <w:szCs w:val="20"/>
              </w:rPr>
              <w:t xml:space="preserve"> </w:t>
            </w:r>
            <w:r w:rsidR="00E47FE8">
              <w:rPr>
                <w:rFonts w:cs="Times New Roman" w:hint="eastAsia"/>
                <w:sz w:val="20"/>
                <w:szCs w:val="20"/>
              </w:rPr>
              <w:t>되고</w:t>
            </w:r>
            <w:r w:rsidR="00E47FE8">
              <w:rPr>
                <w:rFonts w:cs="Times New Roman" w:hint="eastAsia"/>
                <w:sz w:val="20"/>
                <w:szCs w:val="20"/>
              </w:rPr>
              <w:t>,</w:t>
            </w:r>
            <w:r w:rsidR="00E47FE8">
              <w:rPr>
                <w:rFonts w:cs="Times New Roman"/>
                <w:sz w:val="20"/>
                <w:szCs w:val="20"/>
              </w:rPr>
              <w:t xml:space="preserve"> </w:t>
            </w:r>
            <w:r w:rsidR="00E47FE8">
              <w:rPr>
                <w:rFonts w:cs="Times New Roman" w:hint="eastAsia"/>
                <w:sz w:val="20"/>
                <w:szCs w:val="20"/>
              </w:rPr>
              <w:t>플랫폼중개사업은</w:t>
            </w:r>
            <w:r w:rsidR="00E47FE8">
              <w:rPr>
                <w:rFonts w:cs="Times New Roman"/>
                <w:sz w:val="20"/>
                <w:szCs w:val="20"/>
              </w:rPr>
              <w:t xml:space="preserve"> </w:t>
            </w:r>
            <w:r w:rsidR="00E47FE8">
              <w:rPr>
                <w:rFonts w:cs="Times New Roman" w:hint="eastAsia"/>
                <w:sz w:val="20"/>
                <w:szCs w:val="20"/>
              </w:rPr>
              <w:t>일반택시에</w:t>
            </w:r>
            <w:r w:rsidR="00E47FE8">
              <w:rPr>
                <w:rFonts w:cs="Times New Roman" w:hint="eastAsia"/>
                <w:sz w:val="20"/>
                <w:szCs w:val="20"/>
              </w:rPr>
              <w:t xml:space="preserve"> </w:t>
            </w:r>
            <w:r w:rsidR="00E47FE8">
              <w:rPr>
                <w:rFonts w:cs="Times New Roman" w:hint="eastAsia"/>
                <w:sz w:val="20"/>
                <w:szCs w:val="20"/>
              </w:rPr>
              <w:t>대한</w:t>
            </w:r>
            <w:r w:rsidR="00E47FE8">
              <w:rPr>
                <w:rFonts w:cs="Times New Roman" w:hint="eastAsia"/>
                <w:sz w:val="20"/>
                <w:szCs w:val="20"/>
              </w:rPr>
              <w:t xml:space="preserve"> </w:t>
            </w:r>
            <w:r w:rsidR="00E47FE8">
              <w:rPr>
                <w:rFonts w:cs="Times New Roman" w:hint="eastAsia"/>
                <w:sz w:val="20"/>
                <w:szCs w:val="20"/>
              </w:rPr>
              <w:t>중개와</w:t>
            </w:r>
            <w:r>
              <w:rPr>
                <w:rFonts w:cs="Times New Roman"/>
                <w:sz w:val="20"/>
                <w:szCs w:val="20"/>
              </w:rPr>
              <w:t xml:space="preserve"> </w:t>
            </w:r>
            <w:r>
              <w:rPr>
                <w:rFonts w:cs="Times New Roman" w:hint="eastAsia"/>
                <w:sz w:val="20"/>
                <w:szCs w:val="20"/>
              </w:rPr>
              <w:t>제휴택시</w:t>
            </w:r>
            <w:r>
              <w:rPr>
                <w:rFonts w:cs="Times New Roman" w:hint="eastAsia"/>
                <w:sz w:val="20"/>
                <w:szCs w:val="20"/>
              </w:rPr>
              <w:t>(</w:t>
            </w:r>
            <w:r>
              <w:rPr>
                <w:rFonts w:cs="Times New Roman" w:hint="eastAsia"/>
                <w:sz w:val="20"/>
                <w:szCs w:val="20"/>
              </w:rPr>
              <w:t>벤티</w:t>
            </w:r>
            <w:r>
              <w:rPr>
                <w:rFonts w:cs="Times New Roman" w:hint="eastAsia"/>
                <w:sz w:val="20"/>
                <w:szCs w:val="20"/>
              </w:rPr>
              <w:t xml:space="preserve">, </w:t>
            </w:r>
            <w:r>
              <w:rPr>
                <w:rFonts w:cs="Times New Roman" w:hint="eastAsia"/>
                <w:sz w:val="20"/>
                <w:szCs w:val="20"/>
              </w:rPr>
              <w:t>블랙</w:t>
            </w:r>
            <w:r>
              <w:rPr>
                <w:rFonts w:cs="Times New Roman" w:hint="eastAsia"/>
                <w:sz w:val="20"/>
                <w:szCs w:val="20"/>
              </w:rPr>
              <w:t>)</w:t>
            </w:r>
            <w:r w:rsidR="00E47FE8">
              <w:rPr>
                <w:rFonts w:cs="Times New Roman" w:hint="eastAsia"/>
                <w:sz w:val="20"/>
                <w:szCs w:val="20"/>
              </w:rPr>
              <w:t>에</w:t>
            </w:r>
            <w:r w:rsidR="00E47FE8">
              <w:rPr>
                <w:rFonts w:cs="Times New Roman" w:hint="eastAsia"/>
                <w:sz w:val="20"/>
                <w:szCs w:val="20"/>
              </w:rPr>
              <w:t xml:space="preserve"> </w:t>
            </w:r>
            <w:r w:rsidR="00E47FE8">
              <w:rPr>
                <w:rFonts w:cs="Times New Roman" w:hint="eastAsia"/>
                <w:sz w:val="20"/>
                <w:szCs w:val="20"/>
              </w:rPr>
              <w:t>대한</w:t>
            </w:r>
            <w:r w:rsidR="00E47FE8">
              <w:rPr>
                <w:rFonts w:cs="Times New Roman" w:hint="eastAsia"/>
                <w:sz w:val="20"/>
                <w:szCs w:val="20"/>
              </w:rPr>
              <w:t xml:space="preserve"> </w:t>
            </w:r>
            <w:r w:rsidR="00E47FE8">
              <w:rPr>
                <w:rFonts w:cs="Times New Roman" w:hint="eastAsia"/>
                <w:sz w:val="20"/>
                <w:szCs w:val="20"/>
              </w:rPr>
              <w:t>중개로</w:t>
            </w:r>
            <w:r w:rsidR="00E47FE8">
              <w:rPr>
                <w:rFonts w:cs="Times New Roman" w:hint="eastAsia"/>
                <w:sz w:val="20"/>
                <w:szCs w:val="20"/>
              </w:rPr>
              <w:t xml:space="preserve"> </w:t>
            </w:r>
            <w:r w:rsidR="00E47FE8">
              <w:rPr>
                <w:rFonts w:cs="Times New Roman" w:hint="eastAsia"/>
                <w:sz w:val="20"/>
                <w:szCs w:val="20"/>
              </w:rPr>
              <w:t>구분됨</w:t>
            </w:r>
            <w:r w:rsidR="00E47FE8">
              <w:rPr>
                <w:rFonts w:cs="Times New Roman" w:hint="eastAsia"/>
                <w:sz w:val="20"/>
                <w:szCs w:val="20"/>
              </w:rPr>
              <w:t>.</w:t>
            </w:r>
          </w:p>
          <w:p w14:paraId="18DEB2AB" w14:textId="2E478F3D" w:rsidR="005335C7" w:rsidRDefault="00E47FE8" w:rsidP="00E47FE8">
            <w:pPr>
              <w:pStyle w:val="a8"/>
              <w:widowControl/>
              <w:numPr>
                <w:ilvl w:val="0"/>
                <w:numId w:val="2"/>
              </w:numPr>
              <w:spacing w:before="40" w:after="120" w:line="276" w:lineRule="auto"/>
              <w:rPr>
                <w:rFonts w:cs="Times New Roman"/>
                <w:sz w:val="20"/>
                <w:szCs w:val="20"/>
              </w:rPr>
            </w:pPr>
            <w:r w:rsidRPr="00E47FE8">
              <w:rPr>
                <w:rFonts w:cs="Times New Roman" w:hint="eastAsia"/>
                <w:sz w:val="20"/>
                <w:szCs w:val="20"/>
              </w:rPr>
              <w:t>플랫폼가맹사업</w:t>
            </w:r>
            <w:r w:rsidR="005335C7" w:rsidRPr="00E47FE8">
              <w:rPr>
                <w:rFonts w:cs="Times New Roman" w:hint="eastAsia"/>
                <w:sz w:val="20"/>
                <w:szCs w:val="20"/>
              </w:rPr>
              <w:t>의</w:t>
            </w:r>
            <w:r w:rsidR="005335C7" w:rsidRPr="00E47FE8">
              <w:rPr>
                <w:rFonts w:cs="Times New Roman" w:hint="eastAsia"/>
                <w:sz w:val="20"/>
                <w:szCs w:val="20"/>
              </w:rPr>
              <w:t xml:space="preserve"> </w:t>
            </w:r>
            <w:r w:rsidR="005335C7" w:rsidRPr="00E47FE8">
              <w:rPr>
                <w:rFonts w:cs="Times New Roman" w:hint="eastAsia"/>
                <w:sz w:val="20"/>
                <w:szCs w:val="20"/>
              </w:rPr>
              <w:t>경우</w:t>
            </w:r>
            <w:r w:rsidR="005335C7" w:rsidRPr="00E47FE8">
              <w:rPr>
                <w:rFonts w:cs="Times New Roman" w:hint="eastAsia"/>
                <w:sz w:val="20"/>
                <w:szCs w:val="20"/>
              </w:rPr>
              <w:t xml:space="preserve"> </w:t>
            </w:r>
            <w:r w:rsidR="005335C7" w:rsidRPr="00E47FE8">
              <w:rPr>
                <w:rFonts w:cs="Times New Roman"/>
                <w:sz w:val="20"/>
                <w:szCs w:val="20"/>
              </w:rPr>
              <w:t>KMS</w:t>
            </w:r>
            <w:r w:rsidR="005335C7" w:rsidRPr="00E47FE8">
              <w:rPr>
                <w:rFonts w:cs="Times New Roman" w:hint="eastAsia"/>
                <w:sz w:val="20"/>
                <w:szCs w:val="20"/>
              </w:rPr>
              <w:t>가</w:t>
            </w:r>
            <w:r w:rsidR="005335C7" w:rsidRPr="00E47FE8">
              <w:rPr>
                <w:rFonts w:cs="Times New Roman" w:hint="eastAsia"/>
                <w:sz w:val="20"/>
                <w:szCs w:val="20"/>
              </w:rPr>
              <w:t xml:space="preserve"> </w:t>
            </w:r>
            <w:r w:rsidR="005335C7" w:rsidRPr="00E47FE8">
              <w:rPr>
                <w:rFonts w:cs="Times New Roman" w:hint="eastAsia"/>
                <w:sz w:val="20"/>
                <w:szCs w:val="20"/>
              </w:rPr>
              <w:t>택시법인</w:t>
            </w:r>
            <w:r w:rsidRPr="00E47FE8">
              <w:rPr>
                <w:rFonts w:cs="Times New Roman" w:hint="eastAsia"/>
                <w:sz w:val="20"/>
                <w:szCs w:val="20"/>
              </w:rPr>
              <w:t xml:space="preserve"> </w:t>
            </w:r>
            <w:r w:rsidRPr="00E47FE8">
              <w:rPr>
                <w:rFonts w:cs="Times New Roman" w:hint="eastAsia"/>
                <w:sz w:val="20"/>
                <w:szCs w:val="20"/>
              </w:rPr>
              <w:t>또는</w:t>
            </w:r>
            <w:r w:rsidRPr="00E47FE8">
              <w:rPr>
                <w:rFonts w:cs="Times New Roman" w:hint="eastAsia"/>
                <w:sz w:val="20"/>
                <w:szCs w:val="20"/>
              </w:rPr>
              <w:t xml:space="preserve"> </w:t>
            </w:r>
            <w:r w:rsidRPr="00E47FE8">
              <w:rPr>
                <w:rFonts w:cs="Times New Roman" w:hint="eastAsia"/>
                <w:sz w:val="20"/>
                <w:szCs w:val="20"/>
              </w:rPr>
              <w:t>개인택시와</w:t>
            </w:r>
            <w:r w:rsidR="005335C7" w:rsidRPr="00E47FE8">
              <w:rPr>
                <w:rFonts w:cs="Times New Roman" w:hint="eastAsia"/>
                <w:sz w:val="20"/>
                <w:szCs w:val="20"/>
              </w:rPr>
              <w:t xml:space="preserve"> </w:t>
            </w:r>
            <w:r w:rsidR="00C809DD">
              <w:rPr>
                <w:rFonts w:cs="Times New Roman"/>
                <w:sz w:val="20"/>
                <w:szCs w:val="20"/>
              </w:rPr>
              <w:t>‘</w:t>
            </w:r>
            <w:r w:rsidR="005335C7" w:rsidRPr="00E47FE8">
              <w:rPr>
                <w:rFonts w:cs="Times New Roman" w:hint="eastAsia"/>
                <w:sz w:val="20"/>
                <w:szCs w:val="20"/>
              </w:rPr>
              <w:t>가맹계약</w:t>
            </w:r>
            <w:r w:rsidR="00C809DD">
              <w:rPr>
                <w:rFonts w:cs="Times New Roman"/>
                <w:sz w:val="20"/>
                <w:szCs w:val="20"/>
              </w:rPr>
              <w:t>’</w:t>
            </w:r>
            <w:r w:rsidR="005335C7" w:rsidRPr="00E47FE8">
              <w:rPr>
                <w:rFonts w:cs="Times New Roman" w:hint="eastAsia"/>
                <w:sz w:val="20"/>
                <w:szCs w:val="20"/>
              </w:rPr>
              <w:t>을</w:t>
            </w:r>
            <w:r w:rsidR="005335C7" w:rsidRPr="00E47FE8">
              <w:rPr>
                <w:rFonts w:cs="Times New Roman" w:hint="eastAsia"/>
                <w:sz w:val="20"/>
                <w:szCs w:val="20"/>
              </w:rPr>
              <w:t xml:space="preserve"> </w:t>
            </w:r>
            <w:r w:rsidR="005335C7" w:rsidRPr="00E47FE8">
              <w:rPr>
                <w:rFonts w:cs="Times New Roman" w:hint="eastAsia"/>
                <w:sz w:val="20"/>
                <w:szCs w:val="20"/>
              </w:rPr>
              <w:t>체결하여</w:t>
            </w:r>
            <w:r w:rsidR="005335C7" w:rsidRPr="00E47FE8">
              <w:rPr>
                <w:rFonts w:cs="Times New Roman" w:hint="eastAsia"/>
                <w:sz w:val="20"/>
                <w:szCs w:val="20"/>
              </w:rPr>
              <w:t xml:space="preserve"> </w:t>
            </w:r>
            <w:r w:rsidR="005335C7" w:rsidRPr="00E47FE8">
              <w:rPr>
                <w:rFonts w:cs="Times New Roman" w:hint="eastAsia"/>
                <w:sz w:val="20"/>
                <w:szCs w:val="20"/>
              </w:rPr>
              <w:t>카카오</w:t>
            </w:r>
            <w:r w:rsidR="005335C7" w:rsidRPr="00E47FE8">
              <w:rPr>
                <w:rFonts w:cs="Times New Roman" w:hint="eastAsia"/>
                <w:sz w:val="20"/>
                <w:szCs w:val="20"/>
              </w:rPr>
              <w:t xml:space="preserve"> </w:t>
            </w:r>
            <w:r w:rsidR="005335C7" w:rsidRPr="00E47FE8">
              <w:rPr>
                <w:rFonts w:cs="Times New Roman"/>
                <w:sz w:val="20"/>
                <w:szCs w:val="20"/>
              </w:rPr>
              <w:t xml:space="preserve">T </w:t>
            </w:r>
            <w:r w:rsidR="005335C7" w:rsidRPr="00E47FE8">
              <w:rPr>
                <w:rFonts w:cs="Times New Roman" w:hint="eastAsia"/>
                <w:sz w:val="20"/>
                <w:szCs w:val="20"/>
              </w:rPr>
              <w:t>블루</w:t>
            </w:r>
            <w:r w:rsidR="005335C7" w:rsidRPr="00E47FE8">
              <w:rPr>
                <w:rFonts w:cs="Times New Roman" w:hint="eastAsia"/>
                <w:sz w:val="20"/>
                <w:szCs w:val="20"/>
              </w:rPr>
              <w:t xml:space="preserve"> </w:t>
            </w:r>
            <w:r w:rsidR="005335C7" w:rsidRPr="00E47FE8">
              <w:rPr>
                <w:rFonts w:cs="Times New Roman" w:hint="eastAsia"/>
                <w:sz w:val="20"/>
                <w:szCs w:val="20"/>
              </w:rPr>
              <w:t>서비스</w:t>
            </w:r>
            <w:r w:rsidR="005335C7" w:rsidRPr="00E47FE8">
              <w:rPr>
                <w:rFonts w:cs="Times New Roman" w:hint="eastAsia"/>
                <w:sz w:val="20"/>
                <w:szCs w:val="20"/>
              </w:rPr>
              <w:t xml:space="preserve"> </w:t>
            </w:r>
            <w:r w:rsidR="005335C7" w:rsidRPr="00E47FE8">
              <w:rPr>
                <w:rFonts w:cs="Times New Roman" w:hint="eastAsia"/>
                <w:sz w:val="20"/>
                <w:szCs w:val="20"/>
              </w:rPr>
              <w:t>제공에</w:t>
            </w:r>
            <w:r w:rsidR="005335C7" w:rsidRPr="00E47FE8">
              <w:rPr>
                <w:rFonts w:cs="Times New Roman" w:hint="eastAsia"/>
                <w:sz w:val="20"/>
                <w:szCs w:val="20"/>
              </w:rPr>
              <w:t xml:space="preserve"> </w:t>
            </w:r>
            <w:r w:rsidR="005335C7" w:rsidRPr="00E47FE8">
              <w:rPr>
                <w:rFonts w:cs="Times New Roman" w:hint="eastAsia"/>
                <w:sz w:val="20"/>
                <w:szCs w:val="20"/>
              </w:rPr>
              <w:t>대한</w:t>
            </w:r>
            <w:r w:rsidR="005335C7" w:rsidRPr="00E47FE8">
              <w:rPr>
                <w:rFonts w:cs="Times New Roman" w:hint="eastAsia"/>
                <w:sz w:val="20"/>
                <w:szCs w:val="20"/>
              </w:rPr>
              <w:t xml:space="preserve"> </w:t>
            </w:r>
            <w:r w:rsidR="005335C7" w:rsidRPr="00E47FE8">
              <w:rPr>
                <w:rFonts w:cs="Times New Roman" w:hint="eastAsia"/>
                <w:sz w:val="20"/>
                <w:szCs w:val="20"/>
              </w:rPr>
              <w:t>가맹금을</w:t>
            </w:r>
            <w:r w:rsidR="005335C7" w:rsidRPr="00E47FE8">
              <w:rPr>
                <w:rFonts w:cs="Times New Roman" w:hint="eastAsia"/>
                <w:sz w:val="20"/>
                <w:szCs w:val="20"/>
              </w:rPr>
              <w:t xml:space="preserve"> </w:t>
            </w:r>
            <w:r w:rsidR="005335C7" w:rsidRPr="00E47FE8">
              <w:rPr>
                <w:rFonts w:cs="Times New Roman" w:hint="eastAsia"/>
                <w:sz w:val="20"/>
                <w:szCs w:val="20"/>
              </w:rPr>
              <w:t>지급</w:t>
            </w:r>
            <w:r w:rsidR="005335C7" w:rsidRPr="00E47FE8">
              <w:rPr>
                <w:rFonts w:cs="Times New Roman" w:hint="eastAsia"/>
                <w:sz w:val="20"/>
                <w:szCs w:val="20"/>
              </w:rPr>
              <w:t xml:space="preserve"> </w:t>
            </w:r>
            <w:r w:rsidR="005335C7" w:rsidRPr="00E47FE8">
              <w:rPr>
                <w:rFonts w:cs="Times New Roman" w:hint="eastAsia"/>
                <w:sz w:val="20"/>
                <w:szCs w:val="20"/>
              </w:rPr>
              <w:t>받고</w:t>
            </w:r>
            <w:r w:rsidR="005335C7" w:rsidRPr="00E47FE8">
              <w:rPr>
                <w:rFonts w:cs="Times New Roman" w:hint="eastAsia"/>
                <w:sz w:val="20"/>
                <w:szCs w:val="20"/>
              </w:rPr>
              <w:t>,</w:t>
            </w:r>
            <w:r w:rsidR="005335C7" w:rsidRPr="00E47FE8">
              <w:rPr>
                <w:rFonts w:cs="Times New Roman"/>
                <w:sz w:val="20"/>
                <w:szCs w:val="20"/>
              </w:rPr>
              <w:t xml:space="preserve"> </w:t>
            </w:r>
            <w:r w:rsidR="005335C7" w:rsidRPr="00E47FE8">
              <w:rPr>
                <w:rFonts w:cs="Times New Roman" w:hint="eastAsia"/>
                <w:sz w:val="20"/>
                <w:szCs w:val="20"/>
              </w:rPr>
              <w:t>대상회사는</w:t>
            </w:r>
            <w:r w:rsidR="005335C7" w:rsidRPr="00E47FE8">
              <w:rPr>
                <w:rFonts w:cs="Times New Roman" w:hint="eastAsia"/>
                <w:sz w:val="20"/>
                <w:szCs w:val="20"/>
              </w:rPr>
              <w:t xml:space="preserve"> </w:t>
            </w:r>
            <w:r w:rsidR="005335C7" w:rsidRPr="00E47FE8">
              <w:rPr>
                <w:rFonts w:cs="Times New Roman"/>
                <w:sz w:val="20"/>
                <w:szCs w:val="20"/>
              </w:rPr>
              <w:t>KMS</w:t>
            </w:r>
            <w:r w:rsidR="005335C7" w:rsidRPr="00E47FE8">
              <w:rPr>
                <w:rFonts w:cs="Times New Roman" w:hint="eastAsia"/>
                <w:sz w:val="20"/>
                <w:szCs w:val="20"/>
              </w:rPr>
              <w:t>와</w:t>
            </w:r>
            <w:r w:rsidR="005335C7" w:rsidRPr="00E47FE8">
              <w:rPr>
                <w:rFonts w:cs="Times New Roman" w:hint="eastAsia"/>
                <w:sz w:val="20"/>
                <w:szCs w:val="20"/>
              </w:rPr>
              <w:t xml:space="preserve"> </w:t>
            </w:r>
            <w:r w:rsidR="00C809DD">
              <w:rPr>
                <w:rFonts w:cs="Times New Roman"/>
                <w:sz w:val="20"/>
                <w:szCs w:val="20"/>
              </w:rPr>
              <w:t>‘</w:t>
            </w:r>
            <w:r w:rsidR="005335C7" w:rsidRPr="00E47FE8">
              <w:rPr>
                <w:rFonts w:cs="Times New Roman" w:hint="eastAsia"/>
                <w:sz w:val="20"/>
                <w:szCs w:val="20"/>
              </w:rPr>
              <w:t>운송가맹사업</w:t>
            </w:r>
            <w:r w:rsidR="005335C7" w:rsidRPr="00E47FE8">
              <w:rPr>
                <w:rFonts w:cs="Times New Roman" w:hint="eastAsia"/>
                <w:sz w:val="20"/>
                <w:szCs w:val="20"/>
              </w:rPr>
              <w:t xml:space="preserve"> </w:t>
            </w:r>
            <w:r w:rsidR="005335C7" w:rsidRPr="00E47FE8">
              <w:rPr>
                <w:rFonts w:cs="Times New Roman" w:hint="eastAsia"/>
                <w:sz w:val="20"/>
                <w:szCs w:val="20"/>
              </w:rPr>
              <w:t>제휴계약</w:t>
            </w:r>
            <w:r w:rsidR="00C809DD">
              <w:rPr>
                <w:rFonts w:cs="Times New Roman"/>
                <w:sz w:val="20"/>
                <w:szCs w:val="20"/>
              </w:rPr>
              <w:t>’</w:t>
            </w:r>
            <w:r w:rsidR="005335C7" w:rsidRPr="00E47FE8">
              <w:rPr>
                <w:rFonts w:cs="Times New Roman" w:hint="eastAsia"/>
                <w:sz w:val="20"/>
                <w:szCs w:val="20"/>
              </w:rPr>
              <w:t>을</w:t>
            </w:r>
            <w:r w:rsidR="005335C7" w:rsidRPr="00E47FE8">
              <w:rPr>
                <w:rFonts w:cs="Times New Roman" w:hint="eastAsia"/>
                <w:sz w:val="20"/>
                <w:szCs w:val="20"/>
              </w:rPr>
              <w:t xml:space="preserve"> </w:t>
            </w:r>
            <w:r w:rsidR="005335C7" w:rsidRPr="00E47FE8">
              <w:rPr>
                <w:rFonts w:cs="Times New Roman" w:hint="eastAsia"/>
                <w:sz w:val="20"/>
                <w:szCs w:val="20"/>
              </w:rPr>
              <w:t>체결하여</w:t>
            </w:r>
            <w:r w:rsidR="005335C7" w:rsidRPr="00E47FE8">
              <w:rPr>
                <w:rFonts w:cs="Times New Roman" w:hint="eastAsia"/>
                <w:sz w:val="20"/>
                <w:szCs w:val="20"/>
              </w:rPr>
              <w:t xml:space="preserve"> </w:t>
            </w:r>
            <w:r w:rsidR="00F80507" w:rsidRPr="00E47FE8">
              <w:rPr>
                <w:rFonts w:cs="Times New Roman" w:hint="eastAsia"/>
                <w:sz w:val="20"/>
                <w:szCs w:val="20"/>
              </w:rPr>
              <w:t>카카오</w:t>
            </w:r>
            <w:r w:rsidR="00F80507" w:rsidRPr="00E47FE8">
              <w:rPr>
                <w:rFonts w:cs="Times New Roman" w:hint="eastAsia"/>
                <w:sz w:val="20"/>
                <w:szCs w:val="20"/>
              </w:rPr>
              <w:t>T</w:t>
            </w:r>
            <w:r w:rsidR="00F80507" w:rsidRPr="00E47FE8">
              <w:rPr>
                <w:rFonts w:cs="Times New Roman"/>
                <w:sz w:val="20"/>
                <w:szCs w:val="20"/>
              </w:rPr>
              <w:t xml:space="preserve"> </w:t>
            </w:r>
            <w:r w:rsidR="005335C7" w:rsidRPr="00E47FE8">
              <w:rPr>
                <w:rFonts w:cs="Times New Roman" w:hint="eastAsia"/>
                <w:sz w:val="20"/>
                <w:szCs w:val="20"/>
              </w:rPr>
              <w:t>플랫폼</w:t>
            </w:r>
            <w:r w:rsidR="00F80507" w:rsidRPr="00E47FE8">
              <w:rPr>
                <w:rFonts w:cs="Times New Roman" w:hint="eastAsia"/>
                <w:sz w:val="20"/>
                <w:szCs w:val="20"/>
              </w:rPr>
              <w:t xml:space="preserve"> </w:t>
            </w:r>
            <w:r w:rsidR="00F80507" w:rsidRPr="00E47FE8">
              <w:rPr>
                <w:rFonts w:cs="Times New Roman" w:hint="eastAsia"/>
                <w:sz w:val="20"/>
                <w:szCs w:val="20"/>
              </w:rPr>
              <w:t>서비스를</w:t>
            </w:r>
            <w:r w:rsidR="00F80507" w:rsidRPr="00E47FE8">
              <w:rPr>
                <w:rFonts w:cs="Times New Roman" w:hint="eastAsia"/>
                <w:sz w:val="20"/>
                <w:szCs w:val="20"/>
              </w:rPr>
              <w:t xml:space="preserve"> </w:t>
            </w:r>
            <w:r w:rsidR="005335C7" w:rsidRPr="00E47FE8">
              <w:rPr>
                <w:rFonts w:cs="Times New Roman" w:hint="eastAsia"/>
                <w:sz w:val="20"/>
                <w:szCs w:val="20"/>
              </w:rPr>
              <w:t>제공하는</w:t>
            </w:r>
            <w:r w:rsidR="005335C7" w:rsidRPr="00E47FE8">
              <w:rPr>
                <w:rFonts w:cs="Times New Roman" w:hint="eastAsia"/>
                <w:sz w:val="20"/>
                <w:szCs w:val="20"/>
              </w:rPr>
              <w:t xml:space="preserve"> </w:t>
            </w:r>
            <w:r w:rsidR="005335C7" w:rsidRPr="00E47FE8">
              <w:rPr>
                <w:rFonts w:cs="Times New Roman" w:hint="eastAsia"/>
                <w:sz w:val="20"/>
                <w:szCs w:val="20"/>
              </w:rPr>
              <w:t>대가로</w:t>
            </w:r>
            <w:r w:rsidR="005335C7" w:rsidRPr="00E47FE8">
              <w:rPr>
                <w:rFonts w:cs="Times New Roman" w:hint="eastAsia"/>
                <w:sz w:val="20"/>
                <w:szCs w:val="20"/>
              </w:rPr>
              <w:t xml:space="preserve"> </w:t>
            </w:r>
            <w:r w:rsidR="005335C7" w:rsidRPr="00E47FE8">
              <w:rPr>
                <w:rFonts w:cs="Times New Roman" w:hint="eastAsia"/>
                <w:sz w:val="20"/>
                <w:szCs w:val="20"/>
              </w:rPr>
              <w:t>가맹택시</w:t>
            </w:r>
            <w:r w:rsidR="005335C7" w:rsidRPr="00E47FE8">
              <w:rPr>
                <w:rFonts w:cs="Times New Roman" w:hint="eastAsia"/>
                <w:sz w:val="20"/>
                <w:szCs w:val="20"/>
              </w:rPr>
              <w:t xml:space="preserve"> </w:t>
            </w:r>
            <w:r w:rsidR="005335C7" w:rsidRPr="00E47FE8">
              <w:rPr>
                <w:rFonts w:cs="Times New Roman" w:hint="eastAsia"/>
                <w:sz w:val="20"/>
                <w:szCs w:val="20"/>
              </w:rPr>
              <w:t>운임료</w:t>
            </w:r>
            <w:r w:rsidR="005335C7" w:rsidRPr="00E47FE8">
              <w:rPr>
                <w:rFonts w:cs="Times New Roman" w:hint="eastAsia"/>
                <w:sz w:val="20"/>
                <w:szCs w:val="20"/>
              </w:rPr>
              <w:t xml:space="preserve"> </w:t>
            </w:r>
            <w:r w:rsidR="005335C7" w:rsidRPr="00E47FE8">
              <w:rPr>
                <w:rFonts w:cs="Times New Roman" w:hint="eastAsia"/>
                <w:sz w:val="20"/>
                <w:szCs w:val="20"/>
              </w:rPr>
              <w:t>및</w:t>
            </w:r>
            <w:r w:rsidR="005335C7" w:rsidRPr="00E47FE8">
              <w:rPr>
                <w:rFonts w:cs="Times New Roman" w:hint="eastAsia"/>
                <w:sz w:val="20"/>
                <w:szCs w:val="20"/>
              </w:rPr>
              <w:t xml:space="preserve"> </w:t>
            </w:r>
            <w:r w:rsidR="005335C7" w:rsidRPr="00E47FE8">
              <w:rPr>
                <w:rFonts w:cs="Times New Roman" w:hint="eastAsia"/>
                <w:sz w:val="20"/>
                <w:szCs w:val="20"/>
              </w:rPr>
              <w:t>카카오</w:t>
            </w:r>
            <w:r w:rsidR="005335C7" w:rsidRPr="00E47FE8">
              <w:rPr>
                <w:rFonts w:cs="Times New Roman" w:hint="eastAsia"/>
                <w:sz w:val="20"/>
                <w:szCs w:val="20"/>
              </w:rPr>
              <w:t>T</w:t>
            </w:r>
            <w:r w:rsidR="005335C7" w:rsidRPr="00E47FE8">
              <w:rPr>
                <w:rFonts w:cs="Times New Roman"/>
                <w:sz w:val="20"/>
                <w:szCs w:val="20"/>
              </w:rPr>
              <w:t xml:space="preserve"> </w:t>
            </w:r>
            <w:r w:rsidR="005335C7" w:rsidRPr="00E47FE8">
              <w:rPr>
                <w:rFonts w:cs="Times New Roman" w:hint="eastAsia"/>
                <w:sz w:val="20"/>
                <w:szCs w:val="20"/>
              </w:rPr>
              <w:t>블루</w:t>
            </w:r>
            <w:r w:rsidR="005335C7" w:rsidRPr="00E47FE8">
              <w:rPr>
                <w:rFonts w:cs="Times New Roman" w:hint="eastAsia"/>
                <w:sz w:val="20"/>
                <w:szCs w:val="20"/>
              </w:rPr>
              <w:t xml:space="preserve"> </w:t>
            </w:r>
            <w:r w:rsidR="005335C7" w:rsidRPr="00E47FE8">
              <w:rPr>
                <w:rFonts w:cs="Times New Roman" w:hint="eastAsia"/>
                <w:sz w:val="20"/>
                <w:szCs w:val="20"/>
              </w:rPr>
              <w:t>이용료를</w:t>
            </w:r>
            <w:r w:rsidR="005335C7" w:rsidRPr="00E47FE8">
              <w:rPr>
                <w:rFonts w:cs="Times New Roman" w:hint="eastAsia"/>
                <w:sz w:val="20"/>
                <w:szCs w:val="20"/>
              </w:rPr>
              <w:t xml:space="preserve"> </w:t>
            </w:r>
            <w:r w:rsidR="005335C7" w:rsidRPr="00E47FE8">
              <w:rPr>
                <w:rFonts w:cs="Times New Roman"/>
                <w:sz w:val="20"/>
                <w:szCs w:val="20"/>
              </w:rPr>
              <w:t>KMS</w:t>
            </w:r>
            <w:r w:rsidR="005335C7" w:rsidRPr="00E47FE8">
              <w:rPr>
                <w:rFonts w:cs="Times New Roman" w:hint="eastAsia"/>
                <w:sz w:val="20"/>
                <w:szCs w:val="20"/>
              </w:rPr>
              <w:t>로부터</w:t>
            </w:r>
            <w:r w:rsidR="005335C7" w:rsidRPr="00E47FE8">
              <w:rPr>
                <w:rFonts w:cs="Times New Roman" w:hint="eastAsia"/>
                <w:sz w:val="20"/>
                <w:szCs w:val="20"/>
              </w:rPr>
              <w:t xml:space="preserve"> </w:t>
            </w:r>
            <w:r w:rsidR="005335C7" w:rsidRPr="00E47FE8">
              <w:rPr>
                <w:rFonts w:cs="Times New Roman" w:hint="eastAsia"/>
                <w:sz w:val="20"/>
                <w:szCs w:val="20"/>
              </w:rPr>
              <w:t>지급</w:t>
            </w:r>
            <w:r w:rsidR="005335C7" w:rsidRPr="00E47FE8">
              <w:rPr>
                <w:rFonts w:cs="Times New Roman" w:hint="eastAsia"/>
                <w:sz w:val="20"/>
                <w:szCs w:val="20"/>
              </w:rPr>
              <w:t xml:space="preserve"> </w:t>
            </w:r>
            <w:r w:rsidR="005335C7" w:rsidRPr="00E47FE8">
              <w:rPr>
                <w:rFonts w:cs="Times New Roman" w:hint="eastAsia"/>
                <w:sz w:val="20"/>
                <w:szCs w:val="20"/>
              </w:rPr>
              <w:t>받음</w:t>
            </w:r>
            <w:r w:rsidR="005335C7" w:rsidRPr="00E47FE8">
              <w:rPr>
                <w:rFonts w:cs="Times New Roman" w:hint="eastAsia"/>
                <w:sz w:val="20"/>
                <w:szCs w:val="20"/>
              </w:rPr>
              <w:t>.</w:t>
            </w:r>
            <w:r w:rsidR="005335C7" w:rsidRPr="00E47FE8">
              <w:rPr>
                <w:rFonts w:cs="Times New Roman"/>
                <w:sz w:val="20"/>
                <w:szCs w:val="20"/>
              </w:rPr>
              <w:t xml:space="preserve"> </w:t>
            </w:r>
            <w:r w:rsidR="005335C7" w:rsidRPr="00E47FE8">
              <w:rPr>
                <w:rFonts w:cs="Times New Roman" w:hint="eastAsia"/>
                <w:sz w:val="20"/>
                <w:szCs w:val="20"/>
              </w:rPr>
              <w:t>한편</w:t>
            </w:r>
            <w:r w:rsidR="005335C7" w:rsidRPr="00E47FE8">
              <w:rPr>
                <w:rFonts w:cs="Times New Roman" w:hint="eastAsia"/>
                <w:sz w:val="20"/>
                <w:szCs w:val="20"/>
              </w:rPr>
              <w:t>,</w:t>
            </w:r>
            <w:r w:rsidR="005335C7" w:rsidRPr="00E47FE8">
              <w:rPr>
                <w:rFonts w:cs="Times New Roman"/>
                <w:sz w:val="20"/>
                <w:szCs w:val="20"/>
              </w:rPr>
              <w:t xml:space="preserve"> </w:t>
            </w:r>
            <w:r w:rsidR="005335C7" w:rsidRPr="00E47FE8">
              <w:rPr>
                <w:rFonts w:cs="Times New Roman" w:hint="eastAsia"/>
                <w:sz w:val="20"/>
                <w:szCs w:val="20"/>
              </w:rPr>
              <w:t>대상회사는</w:t>
            </w:r>
            <w:r w:rsidR="005335C7" w:rsidRPr="00E47FE8">
              <w:rPr>
                <w:rFonts w:cs="Times New Roman" w:hint="eastAsia"/>
                <w:sz w:val="20"/>
                <w:szCs w:val="20"/>
              </w:rPr>
              <w:t xml:space="preserve"> </w:t>
            </w:r>
            <w:r w:rsidR="005335C7" w:rsidRPr="00E47FE8">
              <w:rPr>
                <w:rFonts w:cs="Times New Roman" w:hint="eastAsia"/>
                <w:sz w:val="20"/>
                <w:szCs w:val="20"/>
              </w:rPr>
              <w:t>개별</w:t>
            </w:r>
            <w:r w:rsidR="005335C7" w:rsidRPr="00E47FE8">
              <w:rPr>
                <w:rFonts w:cs="Times New Roman" w:hint="eastAsia"/>
                <w:sz w:val="20"/>
                <w:szCs w:val="20"/>
              </w:rPr>
              <w:t xml:space="preserve"> </w:t>
            </w:r>
            <w:r w:rsidR="005335C7" w:rsidRPr="00E47FE8">
              <w:rPr>
                <w:rFonts w:cs="Times New Roman" w:hint="eastAsia"/>
                <w:sz w:val="20"/>
                <w:szCs w:val="20"/>
              </w:rPr>
              <w:t>가맹사업자들과</w:t>
            </w:r>
            <w:r w:rsidR="005335C7" w:rsidRPr="00E47FE8">
              <w:rPr>
                <w:rFonts w:cs="Times New Roman" w:hint="eastAsia"/>
                <w:sz w:val="20"/>
                <w:szCs w:val="20"/>
              </w:rPr>
              <w:t xml:space="preserve"> </w:t>
            </w:r>
            <w:r w:rsidR="00C809DD">
              <w:rPr>
                <w:rFonts w:cs="Times New Roman"/>
                <w:sz w:val="20"/>
                <w:szCs w:val="20"/>
              </w:rPr>
              <w:t>‘</w:t>
            </w:r>
            <w:r w:rsidR="005335C7" w:rsidRPr="00E47FE8">
              <w:rPr>
                <w:rFonts w:cs="Times New Roman" w:hint="eastAsia"/>
                <w:sz w:val="20"/>
                <w:szCs w:val="20"/>
              </w:rPr>
              <w:t>업무제휴계약</w:t>
            </w:r>
            <w:r w:rsidR="00C809DD">
              <w:rPr>
                <w:rFonts w:cs="Times New Roman"/>
                <w:sz w:val="20"/>
                <w:szCs w:val="20"/>
              </w:rPr>
              <w:t>’</w:t>
            </w:r>
            <w:r w:rsidR="005335C7" w:rsidRPr="00E47FE8">
              <w:rPr>
                <w:rFonts w:cs="Times New Roman" w:hint="eastAsia"/>
                <w:sz w:val="20"/>
                <w:szCs w:val="20"/>
              </w:rPr>
              <w:t>을</w:t>
            </w:r>
            <w:r w:rsidR="005335C7" w:rsidRPr="00E47FE8">
              <w:rPr>
                <w:rFonts w:cs="Times New Roman" w:hint="eastAsia"/>
                <w:sz w:val="20"/>
                <w:szCs w:val="20"/>
              </w:rPr>
              <w:t xml:space="preserve"> </w:t>
            </w:r>
            <w:r w:rsidR="005335C7" w:rsidRPr="00E47FE8">
              <w:rPr>
                <w:rFonts w:cs="Times New Roman" w:hint="eastAsia"/>
                <w:sz w:val="20"/>
                <w:szCs w:val="20"/>
              </w:rPr>
              <w:t>체결하여</w:t>
            </w:r>
            <w:r w:rsidR="005335C7" w:rsidRPr="00E47FE8">
              <w:rPr>
                <w:rFonts w:cs="Times New Roman" w:hint="eastAsia"/>
                <w:sz w:val="20"/>
                <w:szCs w:val="20"/>
              </w:rPr>
              <w:t xml:space="preserve"> </w:t>
            </w:r>
            <w:r w:rsidR="005335C7" w:rsidRPr="00E47FE8">
              <w:rPr>
                <w:rFonts w:cs="Times New Roman" w:hint="eastAsia"/>
                <w:sz w:val="20"/>
                <w:szCs w:val="20"/>
              </w:rPr>
              <w:t>가맹사업자들이</w:t>
            </w:r>
            <w:r w:rsidR="005335C7" w:rsidRPr="00E47FE8">
              <w:rPr>
                <w:rFonts w:cs="Times New Roman" w:hint="eastAsia"/>
                <w:sz w:val="20"/>
                <w:szCs w:val="20"/>
              </w:rPr>
              <w:t xml:space="preserve"> </w:t>
            </w:r>
            <w:r w:rsidR="005335C7" w:rsidRPr="00E47FE8">
              <w:rPr>
                <w:rFonts w:cs="Times New Roman" w:hint="eastAsia"/>
                <w:sz w:val="20"/>
                <w:szCs w:val="20"/>
              </w:rPr>
              <w:t>브랜드를</w:t>
            </w:r>
            <w:r w:rsidR="005335C7" w:rsidRPr="00E47FE8">
              <w:rPr>
                <w:rFonts w:cs="Times New Roman" w:hint="eastAsia"/>
                <w:sz w:val="20"/>
                <w:szCs w:val="20"/>
              </w:rPr>
              <w:t xml:space="preserve"> </w:t>
            </w:r>
            <w:r w:rsidR="005335C7" w:rsidRPr="00E47FE8">
              <w:rPr>
                <w:rFonts w:cs="Times New Roman" w:hint="eastAsia"/>
                <w:sz w:val="20"/>
                <w:szCs w:val="20"/>
              </w:rPr>
              <w:t>홍보하고</w:t>
            </w:r>
            <w:r w:rsidR="005335C7" w:rsidRPr="00E47FE8">
              <w:rPr>
                <w:rFonts w:cs="Times New Roman" w:hint="eastAsia"/>
                <w:sz w:val="20"/>
                <w:szCs w:val="20"/>
              </w:rPr>
              <w:t xml:space="preserve"> </w:t>
            </w:r>
            <w:r w:rsidR="005335C7" w:rsidRPr="00E47FE8">
              <w:rPr>
                <w:rFonts w:cs="Times New Roman" w:hint="eastAsia"/>
                <w:sz w:val="20"/>
                <w:szCs w:val="20"/>
              </w:rPr>
              <w:t>데이터를</w:t>
            </w:r>
            <w:r w:rsidR="005335C7" w:rsidRPr="00E47FE8">
              <w:rPr>
                <w:rFonts w:cs="Times New Roman" w:hint="eastAsia"/>
                <w:sz w:val="20"/>
                <w:szCs w:val="20"/>
              </w:rPr>
              <w:t xml:space="preserve"> </w:t>
            </w:r>
            <w:r w:rsidR="005335C7" w:rsidRPr="00E47FE8">
              <w:rPr>
                <w:rFonts w:cs="Times New Roman" w:hint="eastAsia"/>
                <w:sz w:val="20"/>
                <w:szCs w:val="20"/>
              </w:rPr>
              <w:t>제공하는</w:t>
            </w:r>
            <w:r w:rsidR="005335C7" w:rsidRPr="00E47FE8">
              <w:rPr>
                <w:rFonts w:cs="Times New Roman" w:hint="eastAsia"/>
                <w:sz w:val="20"/>
                <w:szCs w:val="20"/>
              </w:rPr>
              <w:t xml:space="preserve"> </w:t>
            </w:r>
            <w:r w:rsidR="005335C7" w:rsidRPr="00E47FE8">
              <w:rPr>
                <w:rFonts w:cs="Times New Roman" w:hint="eastAsia"/>
                <w:sz w:val="20"/>
                <w:szCs w:val="20"/>
              </w:rPr>
              <w:t>대가로</w:t>
            </w:r>
            <w:r w:rsidR="005335C7" w:rsidRPr="00E47FE8">
              <w:rPr>
                <w:rFonts w:cs="Times New Roman" w:hint="eastAsia"/>
                <w:sz w:val="20"/>
                <w:szCs w:val="20"/>
              </w:rPr>
              <w:t xml:space="preserve"> </w:t>
            </w:r>
            <w:r w:rsidR="005335C7" w:rsidRPr="00E47FE8">
              <w:rPr>
                <w:rFonts w:cs="Times New Roman" w:hint="eastAsia"/>
                <w:sz w:val="20"/>
                <w:szCs w:val="20"/>
              </w:rPr>
              <w:t>활동비를</w:t>
            </w:r>
            <w:r w:rsidR="005335C7" w:rsidRPr="00E47FE8">
              <w:rPr>
                <w:rFonts w:cs="Times New Roman" w:hint="eastAsia"/>
                <w:sz w:val="20"/>
                <w:szCs w:val="20"/>
              </w:rPr>
              <w:t xml:space="preserve"> </w:t>
            </w:r>
            <w:r w:rsidR="005335C7" w:rsidRPr="00E47FE8">
              <w:rPr>
                <w:rFonts w:cs="Times New Roman" w:hint="eastAsia"/>
                <w:sz w:val="20"/>
                <w:szCs w:val="20"/>
              </w:rPr>
              <w:t>지급함</w:t>
            </w:r>
            <w:r w:rsidR="005335C7" w:rsidRPr="00E47FE8">
              <w:rPr>
                <w:rFonts w:cs="Times New Roman" w:hint="eastAsia"/>
                <w:sz w:val="20"/>
                <w:szCs w:val="20"/>
              </w:rPr>
              <w:t>.</w:t>
            </w:r>
          </w:p>
          <w:p w14:paraId="665F133D" w14:textId="40B6DF18" w:rsidR="005335C7" w:rsidRPr="003B2B01" w:rsidRDefault="00E47FE8" w:rsidP="00C809DD">
            <w:pPr>
              <w:pStyle w:val="a8"/>
              <w:widowControl/>
              <w:numPr>
                <w:ilvl w:val="0"/>
                <w:numId w:val="2"/>
              </w:numPr>
              <w:spacing w:before="40" w:after="120" w:line="276" w:lineRule="auto"/>
              <w:rPr>
                <w:rFonts w:cs="Times New Roman"/>
                <w:sz w:val="20"/>
                <w:szCs w:val="20"/>
              </w:rPr>
            </w:pPr>
            <w:r w:rsidRPr="00E47FE8">
              <w:rPr>
                <w:rFonts w:cs="Times New Roman" w:hint="eastAsia"/>
                <w:sz w:val="20"/>
                <w:szCs w:val="20"/>
              </w:rPr>
              <w:t>플랫폼중개사업의</w:t>
            </w:r>
            <w:r w:rsidRPr="00E47FE8">
              <w:rPr>
                <w:rFonts w:cs="Times New Roman" w:hint="eastAsia"/>
                <w:sz w:val="20"/>
                <w:szCs w:val="20"/>
              </w:rPr>
              <w:t xml:space="preserve"> </w:t>
            </w:r>
            <w:r w:rsidRPr="00E47FE8">
              <w:rPr>
                <w:rFonts w:cs="Times New Roman" w:hint="eastAsia"/>
                <w:sz w:val="20"/>
                <w:szCs w:val="20"/>
              </w:rPr>
              <w:t>경우</w:t>
            </w:r>
            <w:r w:rsidRPr="00E47FE8">
              <w:rPr>
                <w:rFonts w:cs="Times New Roman" w:hint="eastAsia"/>
                <w:sz w:val="20"/>
                <w:szCs w:val="20"/>
              </w:rPr>
              <w:t>,</w:t>
            </w:r>
            <w:r w:rsidRPr="00E47FE8">
              <w:rPr>
                <w:rFonts w:cs="Times New Roman"/>
                <w:sz w:val="20"/>
                <w:szCs w:val="20"/>
              </w:rPr>
              <w:t xml:space="preserve"> (i) </w:t>
            </w:r>
            <w:r w:rsidRPr="00E47FE8">
              <w:rPr>
                <w:rFonts w:cs="Times New Roman" w:hint="eastAsia"/>
                <w:sz w:val="20"/>
                <w:szCs w:val="20"/>
              </w:rPr>
              <w:t>제휴택시에</w:t>
            </w:r>
            <w:r w:rsidRPr="00E47FE8">
              <w:rPr>
                <w:rFonts w:cs="Times New Roman" w:hint="eastAsia"/>
                <w:sz w:val="20"/>
                <w:szCs w:val="20"/>
              </w:rPr>
              <w:t xml:space="preserve"> </w:t>
            </w:r>
            <w:r w:rsidRPr="00E47FE8">
              <w:rPr>
                <w:rFonts w:cs="Times New Roman" w:hint="eastAsia"/>
                <w:sz w:val="20"/>
                <w:szCs w:val="20"/>
              </w:rPr>
              <w:t>대한</w:t>
            </w:r>
            <w:r w:rsidRPr="00E47FE8">
              <w:rPr>
                <w:rFonts w:cs="Times New Roman" w:hint="eastAsia"/>
                <w:sz w:val="20"/>
                <w:szCs w:val="20"/>
              </w:rPr>
              <w:t xml:space="preserve"> </w:t>
            </w:r>
            <w:r w:rsidRPr="00E47FE8">
              <w:rPr>
                <w:rFonts w:cs="Times New Roman" w:hint="eastAsia"/>
                <w:sz w:val="20"/>
                <w:szCs w:val="20"/>
              </w:rPr>
              <w:t>중개</w:t>
            </w:r>
            <w:r w:rsidR="005335C7" w:rsidRPr="00E47FE8">
              <w:rPr>
                <w:rFonts w:cs="Times New Roman" w:hint="eastAsia"/>
                <w:sz w:val="20"/>
                <w:szCs w:val="20"/>
              </w:rPr>
              <w:t>의</w:t>
            </w:r>
            <w:r w:rsidR="005335C7" w:rsidRPr="00E47FE8">
              <w:rPr>
                <w:rFonts w:cs="Times New Roman" w:hint="eastAsia"/>
                <w:sz w:val="20"/>
                <w:szCs w:val="20"/>
              </w:rPr>
              <w:t xml:space="preserve"> </w:t>
            </w:r>
            <w:r w:rsidR="005335C7" w:rsidRPr="00E47FE8">
              <w:rPr>
                <w:rFonts w:cs="Times New Roman" w:hint="eastAsia"/>
                <w:sz w:val="20"/>
                <w:szCs w:val="20"/>
              </w:rPr>
              <w:t>경우</w:t>
            </w:r>
            <w:r w:rsidR="005335C7" w:rsidRPr="00E47FE8">
              <w:rPr>
                <w:rFonts w:cs="Times New Roman" w:hint="eastAsia"/>
                <w:sz w:val="20"/>
                <w:szCs w:val="20"/>
              </w:rPr>
              <w:t>,</w:t>
            </w:r>
            <w:r w:rsidR="005335C7" w:rsidRPr="00E47FE8">
              <w:rPr>
                <w:rFonts w:cs="Times New Roman"/>
                <w:sz w:val="20"/>
                <w:szCs w:val="20"/>
              </w:rPr>
              <w:t xml:space="preserve"> </w:t>
            </w:r>
            <w:r w:rsidR="005335C7" w:rsidRPr="00E47FE8">
              <w:rPr>
                <w:rFonts w:cs="Times New Roman" w:hint="eastAsia"/>
                <w:sz w:val="20"/>
                <w:szCs w:val="20"/>
              </w:rPr>
              <w:t>대상회사는</w:t>
            </w:r>
            <w:r w:rsidR="005335C7" w:rsidRPr="00E47FE8">
              <w:rPr>
                <w:rFonts w:cs="Times New Roman" w:hint="eastAsia"/>
                <w:sz w:val="20"/>
                <w:szCs w:val="20"/>
              </w:rPr>
              <w:t xml:space="preserve"> </w:t>
            </w:r>
            <w:r w:rsidR="005335C7" w:rsidRPr="00E47FE8">
              <w:rPr>
                <w:rFonts w:cs="Times New Roman" w:hint="eastAsia"/>
                <w:sz w:val="20"/>
                <w:szCs w:val="20"/>
              </w:rPr>
              <w:t>개인</w:t>
            </w:r>
            <w:r w:rsidR="005335C7" w:rsidRPr="00E47FE8">
              <w:rPr>
                <w:rFonts w:cs="Times New Roman" w:hint="eastAsia"/>
                <w:sz w:val="20"/>
                <w:szCs w:val="20"/>
              </w:rPr>
              <w:t xml:space="preserve"> </w:t>
            </w:r>
            <w:r w:rsidR="005335C7" w:rsidRPr="00E47FE8">
              <w:rPr>
                <w:rFonts w:cs="Times New Roman" w:hint="eastAsia"/>
                <w:sz w:val="20"/>
                <w:szCs w:val="20"/>
              </w:rPr>
              <w:t>또는</w:t>
            </w:r>
            <w:r w:rsidR="005335C7" w:rsidRPr="00E47FE8">
              <w:rPr>
                <w:rFonts w:cs="Times New Roman" w:hint="eastAsia"/>
                <w:sz w:val="20"/>
                <w:szCs w:val="20"/>
              </w:rPr>
              <w:t xml:space="preserve"> </w:t>
            </w:r>
            <w:r w:rsidR="005335C7" w:rsidRPr="00E47FE8">
              <w:rPr>
                <w:rFonts w:cs="Times New Roman" w:hint="eastAsia"/>
                <w:sz w:val="20"/>
                <w:szCs w:val="20"/>
              </w:rPr>
              <w:t>법인</w:t>
            </w:r>
            <w:r w:rsidR="005335C7" w:rsidRPr="00E47FE8">
              <w:rPr>
                <w:rFonts w:cs="Times New Roman" w:hint="eastAsia"/>
                <w:sz w:val="20"/>
                <w:szCs w:val="20"/>
              </w:rPr>
              <w:t xml:space="preserve"> </w:t>
            </w:r>
            <w:r w:rsidR="005335C7" w:rsidRPr="00E47FE8">
              <w:rPr>
                <w:rFonts w:cs="Times New Roman" w:hint="eastAsia"/>
                <w:sz w:val="20"/>
                <w:szCs w:val="20"/>
              </w:rPr>
              <w:t>택시</w:t>
            </w:r>
            <w:r w:rsidR="005335C7" w:rsidRPr="00E47FE8">
              <w:rPr>
                <w:rFonts w:cs="Times New Roman" w:hint="eastAsia"/>
                <w:sz w:val="20"/>
                <w:szCs w:val="20"/>
              </w:rPr>
              <w:t xml:space="preserve"> </w:t>
            </w:r>
            <w:r w:rsidR="005335C7" w:rsidRPr="00E47FE8">
              <w:rPr>
                <w:rFonts w:cs="Times New Roman" w:hint="eastAsia"/>
                <w:sz w:val="20"/>
                <w:szCs w:val="20"/>
              </w:rPr>
              <w:t>사업자들과</w:t>
            </w:r>
            <w:r w:rsidR="005335C7" w:rsidRPr="00E47FE8">
              <w:rPr>
                <w:rFonts w:cs="Times New Roman" w:hint="eastAsia"/>
                <w:sz w:val="20"/>
                <w:szCs w:val="20"/>
              </w:rPr>
              <w:t xml:space="preserve"> </w:t>
            </w:r>
            <w:r w:rsidR="00C809DD">
              <w:rPr>
                <w:rFonts w:cs="Times New Roman"/>
                <w:sz w:val="20"/>
                <w:szCs w:val="20"/>
              </w:rPr>
              <w:t>‘</w:t>
            </w:r>
            <w:r w:rsidR="005335C7" w:rsidRPr="00E47FE8">
              <w:rPr>
                <w:rFonts w:cs="Times New Roman" w:hint="eastAsia"/>
                <w:sz w:val="20"/>
                <w:szCs w:val="20"/>
              </w:rPr>
              <w:t>카카오</w:t>
            </w:r>
            <w:r w:rsidR="005335C7" w:rsidRPr="00E47FE8">
              <w:rPr>
                <w:rFonts w:cs="Times New Roman" w:hint="eastAsia"/>
                <w:sz w:val="20"/>
                <w:szCs w:val="20"/>
              </w:rPr>
              <w:t xml:space="preserve"> </w:t>
            </w:r>
            <w:r w:rsidR="005335C7" w:rsidRPr="00E47FE8">
              <w:rPr>
                <w:rFonts w:cs="Times New Roman"/>
                <w:sz w:val="20"/>
                <w:szCs w:val="20"/>
              </w:rPr>
              <w:t xml:space="preserve">T </w:t>
            </w:r>
            <w:r w:rsidR="005335C7" w:rsidRPr="00E47FE8">
              <w:rPr>
                <w:rFonts w:cs="Times New Roman" w:hint="eastAsia"/>
                <w:sz w:val="20"/>
                <w:szCs w:val="20"/>
              </w:rPr>
              <w:t>브랜드택시</w:t>
            </w:r>
            <w:r w:rsidR="005335C7" w:rsidRPr="00E47FE8">
              <w:rPr>
                <w:rFonts w:cs="Times New Roman" w:hint="eastAsia"/>
                <w:sz w:val="20"/>
                <w:szCs w:val="20"/>
              </w:rPr>
              <w:t xml:space="preserve"> </w:t>
            </w:r>
            <w:r w:rsidR="005335C7" w:rsidRPr="00E47FE8">
              <w:rPr>
                <w:rFonts w:cs="Times New Roman" w:hint="eastAsia"/>
                <w:sz w:val="20"/>
                <w:szCs w:val="20"/>
              </w:rPr>
              <w:t>제휴계약</w:t>
            </w:r>
            <w:r w:rsidR="00C809DD">
              <w:rPr>
                <w:rFonts w:cs="Times New Roman"/>
                <w:sz w:val="20"/>
                <w:szCs w:val="20"/>
              </w:rPr>
              <w:t>’</w:t>
            </w:r>
            <w:r w:rsidR="005335C7" w:rsidRPr="00E47FE8">
              <w:rPr>
                <w:rFonts w:cs="Times New Roman" w:hint="eastAsia"/>
                <w:sz w:val="20"/>
                <w:szCs w:val="20"/>
              </w:rPr>
              <w:t>을</w:t>
            </w:r>
            <w:r w:rsidR="005335C7" w:rsidRPr="00E47FE8">
              <w:rPr>
                <w:rFonts w:cs="Times New Roman" w:hint="eastAsia"/>
                <w:sz w:val="20"/>
                <w:szCs w:val="20"/>
              </w:rPr>
              <w:t xml:space="preserve"> </w:t>
            </w:r>
            <w:r w:rsidR="005335C7" w:rsidRPr="00E47FE8">
              <w:rPr>
                <w:rFonts w:cs="Times New Roman" w:hint="eastAsia"/>
                <w:sz w:val="20"/>
                <w:szCs w:val="20"/>
              </w:rPr>
              <w:t>체결하여</w:t>
            </w:r>
            <w:r w:rsidR="005335C7" w:rsidRPr="00E47FE8">
              <w:rPr>
                <w:rFonts w:cs="Times New Roman" w:hint="eastAsia"/>
                <w:sz w:val="20"/>
                <w:szCs w:val="20"/>
              </w:rPr>
              <w:t xml:space="preserve"> </w:t>
            </w:r>
            <w:r w:rsidR="005335C7" w:rsidRPr="00E47FE8">
              <w:rPr>
                <w:rFonts w:cs="Times New Roman" w:hint="eastAsia"/>
                <w:sz w:val="20"/>
                <w:szCs w:val="20"/>
              </w:rPr>
              <w:t>택시</w:t>
            </w:r>
            <w:r w:rsidR="005335C7" w:rsidRPr="00E47FE8">
              <w:rPr>
                <w:rFonts w:cs="Times New Roman" w:hint="eastAsia"/>
                <w:sz w:val="20"/>
                <w:szCs w:val="20"/>
              </w:rPr>
              <w:t xml:space="preserve"> </w:t>
            </w:r>
            <w:r w:rsidR="005335C7" w:rsidRPr="00E47FE8">
              <w:rPr>
                <w:rFonts w:cs="Times New Roman" w:hint="eastAsia"/>
                <w:sz w:val="20"/>
                <w:szCs w:val="20"/>
              </w:rPr>
              <w:t>사업자들로부터</w:t>
            </w:r>
            <w:r w:rsidR="005335C7" w:rsidRPr="00E47FE8">
              <w:rPr>
                <w:rFonts w:cs="Times New Roman" w:hint="eastAsia"/>
                <w:sz w:val="20"/>
                <w:szCs w:val="20"/>
              </w:rPr>
              <w:t xml:space="preserve"> </w:t>
            </w:r>
            <w:r w:rsidR="005335C7" w:rsidRPr="00E47FE8">
              <w:rPr>
                <w:rFonts w:cs="Times New Roman" w:hint="eastAsia"/>
                <w:sz w:val="20"/>
                <w:szCs w:val="20"/>
              </w:rPr>
              <w:t>플랫폼</w:t>
            </w:r>
            <w:r w:rsidR="005335C7" w:rsidRPr="00E47FE8">
              <w:rPr>
                <w:rFonts w:cs="Times New Roman" w:hint="eastAsia"/>
                <w:sz w:val="20"/>
                <w:szCs w:val="20"/>
              </w:rPr>
              <w:t xml:space="preserve"> </w:t>
            </w:r>
            <w:r w:rsidR="005335C7" w:rsidRPr="00E47FE8">
              <w:rPr>
                <w:rFonts w:cs="Times New Roman" w:hint="eastAsia"/>
                <w:sz w:val="20"/>
                <w:szCs w:val="20"/>
              </w:rPr>
              <w:t>사용료를</w:t>
            </w:r>
            <w:r w:rsidR="005335C7" w:rsidRPr="00E47FE8">
              <w:rPr>
                <w:rFonts w:cs="Times New Roman" w:hint="eastAsia"/>
                <w:sz w:val="20"/>
                <w:szCs w:val="20"/>
              </w:rPr>
              <w:t xml:space="preserve"> </w:t>
            </w:r>
            <w:r w:rsidR="005335C7" w:rsidRPr="00E47FE8">
              <w:rPr>
                <w:rFonts w:cs="Times New Roman" w:hint="eastAsia"/>
                <w:sz w:val="20"/>
                <w:szCs w:val="20"/>
              </w:rPr>
              <w:t>지급</w:t>
            </w:r>
            <w:r w:rsidR="005335C7" w:rsidRPr="00E47FE8">
              <w:rPr>
                <w:rFonts w:cs="Times New Roman" w:hint="eastAsia"/>
                <w:sz w:val="20"/>
                <w:szCs w:val="20"/>
              </w:rPr>
              <w:t xml:space="preserve"> </w:t>
            </w:r>
            <w:r w:rsidRPr="00E47FE8">
              <w:rPr>
                <w:rFonts w:cs="Times New Roman" w:hint="eastAsia"/>
                <w:sz w:val="20"/>
                <w:szCs w:val="20"/>
              </w:rPr>
              <w:t>받으며</w:t>
            </w:r>
            <w:r w:rsidRPr="00E47FE8">
              <w:rPr>
                <w:rFonts w:cs="Times New Roman" w:hint="eastAsia"/>
                <w:sz w:val="20"/>
                <w:szCs w:val="20"/>
              </w:rPr>
              <w:t>,</w:t>
            </w:r>
            <w:r w:rsidRPr="00E47FE8">
              <w:rPr>
                <w:rFonts w:cs="Times New Roman"/>
                <w:sz w:val="20"/>
                <w:szCs w:val="20"/>
              </w:rPr>
              <w:t xml:space="preserve"> (</w:t>
            </w:r>
            <w:r w:rsidRPr="00E47FE8">
              <w:rPr>
                <w:rFonts w:cs="Times New Roman" w:hint="eastAsia"/>
                <w:sz w:val="20"/>
                <w:szCs w:val="20"/>
              </w:rPr>
              <w:t xml:space="preserve">ii) </w:t>
            </w:r>
            <w:r w:rsidRPr="00E47FE8">
              <w:rPr>
                <w:rFonts w:cs="Times New Roman" w:hint="eastAsia"/>
                <w:sz w:val="20"/>
                <w:szCs w:val="20"/>
              </w:rPr>
              <w:t>일반택시에</w:t>
            </w:r>
            <w:r w:rsidRPr="00E47FE8">
              <w:rPr>
                <w:rFonts w:cs="Times New Roman" w:hint="eastAsia"/>
                <w:sz w:val="20"/>
                <w:szCs w:val="20"/>
              </w:rPr>
              <w:t xml:space="preserve"> </w:t>
            </w:r>
            <w:r w:rsidRPr="00E47FE8">
              <w:rPr>
                <w:rFonts w:cs="Times New Roman" w:hint="eastAsia"/>
                <w:sz w:val="20"/>
                <w:szCs w:val="20"/>
              </w:rPr>
              <w:t>대한</w:t>
            </w:r>
            <w:r w:rsidRPr="00E47FE8">
              <w:rPr>
                <w:rFonts w:cs="Times New Roman" w:hint="eastAsia"/>
                <w:sz w:val="20"/>
                <w:szCs w:val="20"/>
              </w:rPr>
              <w:t xml:space="preserve"> </w:t>
            </w:r>
            <w:r w:rsidRPr="00E47FE8">
              <w:rPr>
                <w:rFonts w:cs="Times New Roman" w:hint="eastAsia"/>
                <w:sz w:val="20"/>
                <w:szCs w:val="20"/>
              </w:rPr>
              <w:t>중개의</w:t>
            </w:r>
            <w:r w:rsidRPr="00E47FE8">
              <w:rPr>
                <w:rFonts w:cs="Times New Roman" w:hint="eastAsia"/>
                <w:sz w:val="20"/>
                <w:szCs w:val="20"/>
              </w:rPr>
              <w:t xml:space="preserve"> </w:t>
            </w:r>
            <w:r w:rsidRPr="00E47FE8">
              <w:rPr>
                <w:rFonts w:cs="Times New Roman" w:hint="eastAsia"/>
                <w:sz w:val="20"/>
                <w:szCs w:val="20"/>
              </w:rPr>
              <w:t>경우</w:t>
            </w:r>
            <w:r w:rsidRPr="00E47FE8">
              <w:rPr>
                <w:rFonts w:cs="Times New Roman" w:hint="eastAsia"/>
                <w:sz w:val="20"/>
                <w:szCs w:val="20"/>
              </w:rPr>
              <w:t xml:space="preserve">, </w:t>
            </w:r>
            <w:r w:rsidRPr="00E47FE8">
              <w:rPr>
                <w:rFonts w:cs="Times New Roman" w:hint="eastAsia"/>
                <w:sz w:val="20"/>
                <w:szCs w:val="20"/>
              </w:rPr>
              <w:t>별도로</w:t>
            </w:r>
            <w:r w:rsidRPr="00E47FE8">
              <w:rPr>
                <w:rFonts w:cs="Times New Roman" w:hint="eastAsia"/>
                <w:sz w:val="20"/>
                <w:szCs w:val="20"/>
              </w:rPr>
              <w:t xml:space="preserve"> </w:t>
            </w:r>
            <w:r w:rsidRPr="00E47FE8">
              <w:rPr>
                <w:rFonts w:cs="Times New Roman" w:hint="eastAsia"/>
                <w:sz w:val="20"/>
                <w:szCs w:val="20"/>
              </w:rPr>
              <w:t>플랫폼</w:t>
            </w:r>
            <w:r w:rsidRPr="00E47FE8">
              <w:rPr>
                <w:rFonts w:cs="Times New Roman" w:hint="eastAsia"/>
                <w:sz w:val="20"/>
                <w:szCs w:val="20"/>
              </w:rPr>
              <w:t xml:space="preserve"> </w:t>
            </w:r>
            <w:r w:rsidRPr="00E47FE8">
              <w:rPr>
                <w:rFonts w:cs="Times New Roman" w:hint="eastAsia"/>
                <w:sz w:val="20"/>
                <w:szCs w:val="20"/>
              </w:rPr>
              <w:t>사용료를</w:t>
            </w:r>
            <w:r w:rsidRPr="00E47FE8">
              <w:rPr>
                <w:rFonts w:cs="Times New Roman" w:hint="eastAsia"/>
                <w:sz w:val="20"/>
                <w:szCs w:val="20"/>
              </w:rPr>
              <w:t xml:space="preserve"> </w:t>
            </w:r>
            <w:r w:rsidRPr="00E47FE8">
              <w:rPr>
                <w:rFonts w:cs="Times New Roman" w:hint="eastAsia"/>
                <w:sz w:val="20"/>
                <w:szCs w:val="20"/>
              </w:rPr>
              <w:t>지급받는</w:t>
            </w:r>
            <w:r w:rsidRPr="00E47FE8">
              <w:rPr>
                <w:rFonts w:cs="Times New Roman" w:hint="eastAsia"/>
                <w:sz w:val="20"/>
                <w:szCs w:val="20"/>
              </w:rPr>
              <w:t xml:space="preserve"> </w:t>
            </w:r>
            <w:r w:rsidRPr="00E47FE8">
              <w:rPr>
                <w:rFonts w:cs="Times New Roman" w:hint="eastAsia"/>
                <w:sz w:val="20"/>
                <w:szCs w:val="20"/>
              </w:rPr>
              <w:t>것은</w:t>
            </w:r>
            <w:r w:rsidRPr="00E47FE8">
              <w:rPr>
                <w:rFonts w:cs="Times New Roman" w:hint="eastAsia"/>
                <w:sz w:val="20"/>
                <w:szCs w:val="20"/>
              </w:rPr>
              <w:t xml:space="preserve"> </w:t>
            </w:r>
            <w:r w:rsidRPr="00E47FE8">
              <w:rPr>
                <w:rFonts w:cs="Times New Roman" w:hint="eastAsia"/>
                <w:sz w:val="20"/>
                <w:szCs w:val="20"/>
              </w:rPr>
              <w:t>없으나</w:t>
            </w:r>
            <w:r w:rsidRPr="00E47FE8">
              <w:rPr>
                <w:rFonts w:cs="Times New Roman" w:hint="eastAsia"/>
                <w:sz w:val="20"/>
                <w:szCs w:val="20"/>
              </w:rPr>
              <w:t>,</w:t>
            </w:r>
            <w:r w:rsidRPr="00E47FE8">
              <w:rPr>
                <w:rFonts w:cs="Times New Roman"/>
                <w:sz w:val="20"/>
                <w:szCs w:val="20"/>
              </w:rPr>
              <w:t xml:space="preserve"> </w:t>
            </w:r>
            <w:r w:rsidRPr="00E47FE8">
              <w:rPr>
                <w:rFonts w:cs="Times New Roman" w:hint="eastAsia"/>
                <w:sz w:val="20"/>
                <w:szCs w:val="20"/>
              </w:rPr>
              <w:t>프로멤버십</w:t>
            </w:r>
            <w:r w:rsidRPr="00E47FE8">
              <w:rPr>
                <w:rFonts w:cs="Times New Roman" w:hint="eastAsia"/>
                <w:sz w:val="20"/>
                <w:szCs w:val="20"/>
              </w:rPr>
              <w:t xml:space="preserve"> </w:t>
            </w:r>
            <w:r w:rsidRPr="00E47FE8">
              <w:rPr>
                <w:rFonts w:cs="Times New Roman" w:hint="eastAsia"/>
                <w:sz w:val="20"/>
                <w:szCs w:val="20"/>
              </w:rPr>
              <w:t>제도를</w:t>
            </w:r>
            <w:r w:rsidRPr="00E47FE8">
              <w:rPr>
                <w:rFonts w:cs="Times New Roman" w:hint="eastAsia"/>
                <w:sz w:val="20"/>
                <w:szCs w:val="20"/>
              </w:rPr>
              <w:t xml:space="preserve"> </w:t>
            </w:r>
            <w:r w:rsidRPr="00E47FE8">
              <w:rPr>
                <w:rFonts w:cs="Times New Roman" w:hint="eastAsia"/>
                <w:sz w:val="20"/>
                <w:szCs w:val="20"/>
              </w:rPr>
              <w:t>운영하면서</w:t>
            </w:r>
            <w:r w:rsidRPr="00E47FE8">
              <w:rPr>
                <w:rFonts w:cs="Times New Roman" w:hint="eastAsia"/>
                <w:sz w:val="20"/>
                <w:szCs w:val="20"/>
              </w:rPr>
              <w:t xml:space="preserve">, </w:t>
            </w:r>
            <w:r w:rsidR="005335C7" w:rsidRPr="00E47FE8">
              <w:rPr>
                <w:rFonts w:cs="Times New Roman" w:hint="eastAsia"/>
                <w:sz w:val="20"/>
                <w:szCs w:val="20"/>
              </w:rPr>
              <w:t>택시기사회원들과</w:t>
            </w:r>
            <w:r w:rsidR="005335C7" w:rsidRPr="00E47FE8">
              <w:rPr>
                <w:rFonts w:cs="Times New Roman" w:hint="eastAsia"/>
                <w:sz w:val="20"/>
                <w:szCs w:val="20"/>
              </w:rPr>
              <w:t xml:space="preserve"> </w:t>
            </w:r>
            <w:r w:rsidR="00C809DD">
              <w:rPr>
                <w:rFonts w:cs="Times New Roman"/>
                <w:sz w:val="20"/>
                <w:szCs w:val="20"/>
              </w:rPr>
              <w:t>‘</w:t>
            </w:r>
            <w:r w:rsidR="005335C7" w:rsidRPr="00E47FE8">
              <w:rPr>
                <w:rFonts w:cs="Times New Roman" w:hint="eastAsia"/>
                <w:sz w:val="20"/>
                <w:szCs w:val="20"/>
              </w:rPr>
              <w:t>카카오</w:t>
            </w:r>
            <w:r w:rsidR="005335C7" w:rsidRPr="00E47FE8">
              <w:rPr>
                <w:rFonts w:cs="Times New Roman" w:hint="eastAsia"/>
                <w:sz w:val="20"/>
                <w:szCs w:val="20"/>
              </w:rPr>
              <w:t xml:space="preserve"> </w:t>
            </w:r>
            <w:r w:rsidR="005335C7" w:rsidRPr="00E47FE8">
              <w:rPr>
                <w:rFonts w:cs="Times New Roman"/>
                <w:sz w:val="20"/>
                <w:szCs w:val="20"/>
              </w:rPr>
              <w:t xml:space="preserve">T </w:t>
            </w:r>
            <w:r w:rsidR="005335C7" w:rsidRPr="00E47FE8">
              <w:rPr>
                <w:rFonts w:cs="Times New Roman" w:hint="eastAsia"/>
                <w:sz w:val="20"/>
                <w:szCs w:val="20"/>
              </w:rPr>
              <w:t>택시</w:t>
            </w:r>
            <w:r w:rsidR="005335C7" w:rsidRPr="00E47FE8">
              <w:rPr>
                <w:rFonts w:cs="Times New Roman" w:hint="eastAsia"/>
                <w:sz w:val="20"/>
                <w:szCs w:val="20"/>
              </w:rPr>
              <w:t xml:space="preserve"> </w:t>
            </w:r>
            <w:r w:rsidR="005335C7" w:rsidRPr="00E47FE8">
              <w:rPr>
                <w:rFonts w:cs="Times New Roman" w:hint="eastAsia"/>
                <w:sz w:val="20"/>
                <w:szCs w:val="20"/>
              </w:rPr>
              <w:t>멤버십</w:t>
            </w:r>
            <w:r w:rsidR="005335C7" w:rsidRPr="00E47FE8">
              <w:rPr>
                <w:rFonts w:cs="Times New Roman" w:hint="eastAsia"/>
                <w:sz w:val="20"/>
                <w:szCs w:val="20"/>
              </w:rPr>
              <w:t xml:space="preserve"> </w:t>
            </w:r>
            <w:r w:rsidR="005335C7" w:rsidRPr="00E47FE8">
              <w:rPr>
                <w:rFonts w:cs="Times New Roman" w:hint="eastAsia"/>
                <w:sz w:val="20"/>
                <w:szCs w:val="20"/>
              </w:rPr>
              <w:t>서비스</w:t>
            </w:r>
            <w:r w:rsidR="005335C7" w:rsidRPr="00E47FE8">
              <w:rPr>
                <w:rFonts w:cs="Times New Roman" w:hint="eastAsia"/>
                <w:sz w:val="20"/>
                <w:szCs w:val="20"/>
              </w:rPr>
              <w:t xml:space="preserve"> </w:t>
            </w:r>
            <w:r w:rsidR="005335C7" w:rsidRPr="00E47FE8">
              <w:rPr>
                <w:rFonts w:cs="Times New Roman" w:hint="eastAsia"/>
                <w:sz w:val="20"/>
                <w:szCs w:val="20"/>
              </w:rPr>
              <w:t>이용약관</w:t>
            </w:r>
            <w:r w:rsidR="00C809DD">
              <w:rPr>
                <w:rFonts w:cs="Times New Roman"/>
                <w:sz w:val="20"/>
                <w:szCs w:val="20"/>
              </w:rPr>
              <w:t>’</w:t>
            </w:r>
            <w:r w:rsidR="005335C7" w:rsidRPr="00E47FE8">
              <w:rPr>
                <w:rFonts w:cs="Times New Roman" w:hint="eastAsia"/>
                <w:sz w:val="20"/>
                <w:szCs w:val="20"/>
              </w:rPr>
              <w:t>에</w:t>
            </w:r>
            <w:r w:rsidR="005335C7" w:rsidRPr="00E47FE8">
              <w:rPr>
                <w:rFonts w:cs="Times New Roman" w:hint="eastAsia"/>
                <w:sz w:val="20"/>
                <w:szCs w:val="20"/>
              </w:rPr>
              <w:t xml:space="preserve"> </w:t>
            </w:r>
            <w:r w:rsidR="005335C7" w:rsidRPr="00E47FE8">
              <w:rPr>
                <w:rFonts w:cs="Times New Roman" w:hint="eastAsia"/>
                <w:sz w:val="20"/>
                <w:szCs w:val="20"/>
              </w:rPr>
              <w:t>따른</w:t>
            </w:r>
            <w:r w:rsidR="005335C7" w:rsidRPr="00E47FE8">
              <w:rPr>
                <w:rFonts w:cs="Times New Roman" w:hint="eastAsia"/>
                <w:sz w:val="20"/>
                <w:szCs w:val="20"/>
              </w:rPr>
              <w:t xml:space="preserve"> </w:t>
            </w:r>
            <w:r w:rsidR="005335C7" w:rsidRPr="00E47FE8">
              <w:rPr>
                <w:rFonts w:cs="Times New Roman" w:hint="eastAsia"/>
                <w:sz w:val="20"/>
                <w:szCs w:val="20"/>
              </w:rPr>
              <w:t>계약을</w:t>
            </w:r>
            <w:r w:rsidR="005335C7" w:rsidRPr="00E47FE8">
              <w:rPr>
                <w:rFonts w:cs="Times New Roman" w:hint="eastAsia"/>
                <w:sz w:val="20"/>
                <w:szCs w:val="20"/>
              </w:rPr>
              <w:t xml:space="preserve"> </w:t>
            </w:r>
            <w:r w:rsidR="005335C7" w:rsidRPr="00E47FE8">
              <w:rPr>
                <w:rFonts w:cs="Times New Roman" w:hint="eastAsia"/>
                <w:sz w:val="20"/>
                <w:szCs w:val="20"/>
              </w:rPr>
              <w:t>체결하여</w:t>
            </w:r>
            <w:r w:rsidR="005335C7" w:rsidRPr="00E47FE8">
              <w:rPr>
                <w:rFonts w:cs="Times New Roman" w:hint="eastAsia"/>
                <w:sz w:val="20"/>
                <w:szCs w:val="20"/>
              </w:rPr>
              <w:t xml:space="preserve"> </w:t>
            </w:r>
            <w:r w:rsidR="005335C7" w:rsidRPr="00E47FE8">
              <w:rPr>
                <w:rFonts w:cs="Times New Roman" w:hint="eastAsia"/>
                <w:sz w:val="20"/>
                <w:szCs w:val="20"/>
              </w:rPr>
              <w:t>택시기사회원들로</w:t>
            </w:r>
            <w:r w:rsidR="005335C7" w:rsidRPr="00E47FE8">
              <w:rPr>
                <w:rFonts w:cs="Times New Roman" w:hint="eastAsia"/>
                <w:sz w:val="20"/>
                <w:szCs w:val="20"/>
              </w:rPr>
              <w:lastRenderedPageBreak/>
              <w:t>부터</w:t>
            </w:r>
            <w:r w:rsidR="005335C7" w:rsidRPr="00E47FE8">
              <w:rPr>
                <w:rFonts w:cs="Times New Roman" w:hint="eastAsia"/>
                <w:sz w:val="20"/>
                <w:szCs w:val="20"/>
              </w:rPr>
              <w:t xml:space="preserve"> </w:t>
            </w:r>
            <w:r w:rsidR="005335C7" w:rsidRPr="00E47FE8">
              <w:rPr>
                <w:rFonts w:cs="Times New Roman" w:hint="eastAsia"/>
                <w:sz w:val="20"/>
                <w:szCs w:val="20"/>
              </w:rPr>
              <w:t>이용료를</w:t>
            </w:r>
            <w:r w:rsidR="005335C7" w:rsidRPr="00E47FE8">
              <w:rPr>
                <w:rFonts w:cs="Times New Roman" w:hint="eastAsia"/>
                <w:sz w:val="20"/>
                <w:szCs w:val="20"/>
              </w:rPr>
              <w:t xml:space="preserve"> </w:t>
            </w:r>
            <w:r w:rsidR="005335C7" w:rsidRPr="00E47FE8">
              <w:rPr>
                <w:rFonts w:cs="Times New Roman" w:hint="eastAsia"/>
                <w:sz w:val="20"/>
                <w:szCs w:val="20"/>
              </w:rPr>
              <w:t>제공</w:t>
            </w:r>
            <w:r w:rsidR="005335C7" w:rsidRPr="00E47FE8">
              <w:rPr>
                <w:rFonts w:cs="Times New Roman" w:hint="eastAsia"/>
                <w:sz w:val="20"/>
                <w:szCs w:val="20"/>
              </w:rPr>
              <w:t xml:space="preserve"> </w:t>
            </w:r>
            <w:r w:rsidR="005335C7" w:rsidRPr="00E47FE8">
              <w:rPr>
                <w:rFonts w:cs="Times New Roman" w:hint="eastAsia"/>
                <w:sz w:val="20"/>
                <w:szCs w:val="20"/>
              </w:rPr>
              <w:t>받고</w:t>
            </w:r>
            <w:r w:rsidR="005335C7" w:rsidRPr="00E47FE8">
              <w:rPr>
                <w:rFonts w:cs="Times New Roman" w:hint="eastAsia"/>
                <w:sz w:val="20"/>
                <w:szCs w:val="20"/>
              </w:rPr>
              <w:t xml:space="preserve"> </w:t>
            </w:r>
            <w:r w:rsidR="00F80507" w:rsidRPr="00E47FE8">
              <w:rPr>
                <w:rFonts w:cs="Times New Roman" w:hint="eastAsia"/>
                <w:sz w:val="20"/>
                <w:szCs w:val="20"/>
              </w:rPr>
              <w:t>일정한</w:t>
            </w:r>
            <w:r w:rsidR="00F80507" w:rsidRPr="00E47FE8">
              <w:rPr>
                <w:rFonts w:cs="Times New Roman" w:hint="eastAsia"/>
                <w:sz w:val="20"/>
                <w:szCs w:val="20"/>
              </w:rPr>
              <w:t xml:space="preserve"> </w:t>
            </w:r>
            <w:r w:rsidR="005335C7" w:rsidRPr="00E47FE8">
              <w:rPr>
                <w:rFonts w:cs="Times New Roman" w:hint="eastAsia"/>
                <w:sz w:val="20"/>
                <w:szCs w:val="20"/>
              </w:rPr>
              <w:t>부가서비스</w:t>
            </w:r>
            <w:r w:rsidR="00F80507" w:rsidRPr="00E47FE8">
              <w:rPr>
                <w:rFonts w:cs="Times New Roman" w:hint="eastAsia"/>
                <w:sz w:val="20"/>
                <w:szCs w:val="20"/>
              </w:rPr>
              <w:t>(</w:t>
            </w:r>
            <w:r w:rsidR="00F80507" w:rsidRPr="00E47FE8">
              <w:rPr>
                <w:rFonts w:cs="Times New Roman" w:hint="eastAsia"/>
                <w:sz w:val="20"/>
                <w:szCs w:val="20"/>
              </w:rPr>
              <w:t>콜</w:t>
            </w:r>
            <w:r w:rsidR="00F80507" w:rsidRPr="00E47FE8">
              <w:rPr>
                <w:rFonts w:cs="Times New Roman" w:hint="eastAsia"/>
                <w:sz w:val="20"/>
                <w:szCs w:val="20"/>
              </w:rPr>
              <w:t xml:space="preserve"> </w:t>
            </w:r>
            <w:r w:rsidR="00F80507" w:rsidRPr="00E47FE8">
              <w:rPr>
                <w:rFonts w:cs="Times New Roman" w:hint="eastAsia"/>
                <w:sz w:val="20"/>
                <w:szCs w:val="20"/>
              </w:rPr>
              <w:t>우선</w:t>
            </w:r>
            <w:r w:rsidR="00F80507" w:rsidRPr="00E47FE8">
              <w:rPr>
                <w:rFonts w:cs="Times New Roman" w:hint="eastAsia"/>
                <w:sz w:val="20"/>
                <w:szCs w:val="20"/>
              </w:rPr>
              <w:t xml:space="preserve"> </w:t>
            </w:r>
            <w:r w:rsidR="00F80507" w:rsidRPr="00E47FE8">
              <w:rPr>
                <w:rFonts w:cs="Times New Roman" w:hint="eastAsia"/>
                <w:sz w:val="20"/>
                <w:szCs w:val="20"/>
              </w:rPr>
              <w:t>배차</w:t>
            </w:r>
            <w:r w:rsidR="00F80507" w:rsidRPr="00E47FE8">
              <w:rPr>
                <w:rFonts w:cs="Times New Roman" w:hint="eastAsia"/>
                <w:sz w:val="20"/>
                <w:szCs w:val="20"/>
              </w:rPr>
              <w:t xml:space="preserve"> </w:t>
            </w:r>
            <w:r w:rsidR="00F80507" w:rsidRPr="00E47FE8">
              <w:rPr>
                <w:rFonts w:cs="Times New Roman" w:hint="eastAsia"/>
                <w:sz w:val="20"/>
                <w:szCs w:val="20"/>
              </w:rPr>
              <w:t>등</w:t>
            </w:r>
            <w:r w:rsidR="00F80507" w:rsidRPr="00E47FE8">
              <w:rPr>
                <w:rFonts w:cs="Times New Roman" w:hint="eastAsia"/>
                <w:sz w:val="20"/>
                <w:szCs w:val="20"/>
              </w:rPr>
              <w:t>)</w:t>
            </w:r>
            <w:r w:rsidR="005335C7" w:rsidRPr="00E47FE8">
              <w:rPr>
                <w:rFonts w:cs="Times New Roman" w:hint="eastAsia"/>
                <w:sz w:val="20"/>
                <w:szCs w:val="20"/>
              </w:rPr>
              <w:t>를</w:t>
            </w:r>
            <w:r w:rsidR="005335C7" w:rsidRPr="00E47FE8">
              <w:rPr>
                <w:rFonts w:cs="Times New Roman" w:hint="eastAsia"/>
                <w:sz w:val="20"/>
                <w:szCs w:val="20"/>
              </w:rPr>
              <w:t xml:space="preserve"> </w:t>
            </w:r>
            <w:r w:rsidR="005335C7" w:rsidRPr="00E47FE8">
              <w:rPr>
                <w:rFonts w:cs="Times New Roman" w:hint="eastAsia"/>
                <w:sz w:val="20"/>
                <w:szCs w:val="20"/>
              </w:rPr>
              <w:t>제공함</w:t>
            </w:r>
            <w:r w:rsidR="005335C7" w:rsidRPr="00E47FE8">
              <w:rPr>
                <w:rFonts w:cs="Times New Roman" w:hint="eastAsia"/>
                <w:sz w:val="20"/>
                <w:szCs w:val="20"/>
              </w:rPr>
              <w:t>.</w:t>
            </w:r>
          </w:p>
        </w:tc>
        <w:tc>
          <w:tcPr>
            <w:tcW w:w="26" w:type="pct"/>
            <w:tcBorders>
              <w:top w:val="nil"/>
              <w:bottom w:val="nil"/>
            </w:tcBorders>
          </w:tcPr>
          <w:p w14:paraId="68720691"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5FDB0F83" w14:textId="4EBC45BC" w:rsidR="005335C7" w:rsidRPr="009A2958" w:rsidRDefault="00E47FE8" w:rsidP="00E47FE8">
            <w:pPr>
              <w:pStyle w:val="a8"/>
              <w:widowControl/>
              <w:numPr>
                <w:ilvl w:val="0"/>
                <w:numId w:val="2"/>
              </w:numPr>
              <w:spacing w:before="40" w:after="120" w:line="276" w:lineRule="auto"/>
              <w:rPr>
                <w:rFonts w:cs="Times New Roman"/>
                <w:sz w:val="20"/>
                <w:szCs w:val="20"/>
              </w:rPr>
            </w:pPr>
            <w:r>
              <w:rPr>
                <w:rFonts w:cs="Times New Roman" w:hint="eastAsia"/>
                <w:sz w:val="20"/>
                <w:szCs w:val="20"/>
              </w:rPr>
              <w:t>택시사업과</w:t>
            </w:r>
            <w:r>
              <w:rPr>
                <w:rFonts w:cs="Times New Roman" w:hint="eastAsia"/>
                <w:sz w:val="20"/>
                <w:szCs w:val="20"/>
              </w:rPr>
              <w:t xml:space="preserve"> </w:t>
            </w:r>
            <w:r>
              <w:rPr>
                <w:rFonts w:cs="Times New Roman" w:hint="eastAsia"/>
                <w:sz w:val="20"/>
                <w:szCs w:val="20"/>
              </w:rPr>
              <w:t>관련한</w:t>
            </w:r>
            <w:r w:rsidRPr="00FB212B">
              <w:rPr>
                <w:rFonts w:cs="Times New Roman"/>
                <w:sz w:val="20"/>
                <w:szCs w:val="20"/>
              </w:rPr>
              <w:t xml:space="preserve"> </w:t>
            </w:r>
            <w:r w:rsidRPr="00FB212B">
              <w:rPr>
                <w:rFonts w:cs="Times New Roman" w:hint="eastAsia"/>
                <w:sz w:val="20"/>
                <w:szCs w:val="20"/>
              </w:rPr>
              <w:t>계약서</w:t>
            </w:r>
            <w:r>
              <w:rPr>
                <w:rFonts w:cs="Times New Roman" w:hint="eastAsia"/>
                <w:sz w:val="20"/>
                <w:szCs w:val="20"/>
              </w:rPr>
              <w:t>상</w:t>
            </w:r>
            <w:r w:rsidRPr="00FB212B">
              <w:rPr>
                <w:rFonts w:cs="Times New Roman"/>
                <w:sz w:val="20"/>
                <w:szCs w:val="20"/>
              </w:rPr>
              <w:t xml:space="preserve"> </w:t>
            </w:r>
            <w:r w:rsidRPr="00FB212B">
              <w:rPr>
                <w:rFonts w:cs="Times New Roman" w:hint="eastAsia"/>
                <w:sz w:val="20"/>
                <w:szCs w:val="20"/>
              </w:rPr>
              <w:t>본건</w:t>
            </w:r>
            <w:r w:rsidRPr="00FB212B">
              <w:rPr>
                <w:rFonts w:cs="Times New Roman"/>
                <w:sz w:val="20"/>
                <w:szCs w:val="20"/>
              </w:rPr>
              <w:t xml:space="preserve"> </w:t>
            </w:r>
            <w:r w:rsidRPr="00FB212B">
              <w:rPr>
                <w:rFonts w:cs="Times New Roman" w:hint="eastAsia"/>
                <w:sz w:val="20"/>
                <w:szCs w:val="20"/>
              </w:rPr>
              <w:t>거래로</w:t>
            </w:r>
            <w:r w:rsidRPr="00FB212B">
              <w:rPr>
                <w:rFonts w:cs="Times New Roman"/>
                <w:sz w:val="20"/>
                <w:szCs w:val="20"/>
              </w:rPr>
              <w:t xml:space="preserve"> </w:t>
            </w:r>
            <w:r w:rsidRPr="00FB212B">
              <w:rPr>
                <w:rFonts w:cs="Times New Roman" w:hint="eastAsia"/>
                <w:sz w:val="20"/>
                <w:szCs w:val="20"/>
              </w:rPr>
              <w:t>인하여</w:t>
            </w:r>
            <w:r w:rsidRPr="00FB212B">
              <w:rPr>
                <w:rFonts w:cs="Times New Roman"/>
                <w:sz w:val="20"/>
                <w:szCs w:val="20"/>
              </w:rPr>
              <w:t xml:space="preserve"> </w:t>
            </w:r>
            <w:r w:rsidRPr="00FB212B">
              <w:rPr>
                <w:rFonts w:cs="Times New Roman" w:hint="eastAsia"/>
                <w:sz w:val="20"/>
                <w:szCs w:val="20"/>
              </w:rPr>
              <w:t>계약</w:t>
            </w:r>
            <w:r w:rsidRPr="00FB212B">
              <w:rPr>
                <w:rFonts w:cs="Times New Roman"/>
                <w:sz w:val="20"/>
                <w:szCs w:val="20"/>
              </w:rPr>
              <w:t xml:space="preserve"> </w:t>
            </w:r>
            <w:r w:rsidRPr="00FB212B">
              <w:rPr>
                <w:rFonts w:cs="Times New Roman" w:hint="eastAsia"/>
                <w:sz w:val="20"/>
                <w:szCs w:val="20"/>
              </w:rPr>
              <w:t>상대방에게</w:t>
            </w:r>
            <w:r w:rsidRPr="00FB212B">
              <w:rPr>
                <w:rFonts w:cs="Times New Roman"/>
                <w:sz w:val="20"/>
                <w:szCs w:val="20"/>
              </w:rPr>
              <w:t xml:space="preserve"> </w:t>
            </w:r>
            <w:r w:rsidRPr="00FB212B">
              <w:rPr>
                <w:rFonts w:cs="Times New Roman" w:hint="eastAsia"/>
                <w:sz w:val="20"/>
                <w:szCs w:val="20"/>
              </w:rPr>
              <w:t>해지권</w:t>
            </w:r>
            <w:r w:rsidRPr="00FB212B">
              <w:rPr>
                <w:rFonts w:cs="Times New Roman"/>
                <w:sz w:val="20"/>
                <w:szCs w:val="20"/>
              </w:rPr>
              <w:t xml:space="preserve"> </w:t>
            </w:r>
            <w:r w:rsidRPr="00FB212B">
              <w:rPr>
                <w:rFonts w:cs="Times New Roman" w:hint="eastAsia"/>
                <w:sz w:val="20"/>
                <w:szCs w:val="20"/>
              </w:rPr>
              <w:t>등</w:t>
            </w:r>
            <w:r w:rsidRPr="00FB212B">
              <w:rPr>
                <w:rFonts w:cs="Times New Roman"/>
                <w:sz w:val="20"/>
                <w:szCs w:val="20"/>
              </w:rPr>
              <w:t xml:space="preserve"> </w:t>
            </w:r>
            <w:r w:rsidRPr="00FB212B">
              <w:rPr>
                <w:rFonts w:cs="Times New Roman" w:hint="eastAsia"/>
                <w:sz w:val="20"/>
                <w:szCs w:val="20"/>
              </w:rPr>
              <w:t>기타</w:t>
            </w:r>
            <w:r w:rsidRPr="00FB212B">
              <w:rPr>
                <w:rFonts w:cs="Times New Roman"/>
                <w:sz w:val="20"/>
                <w:szCs w:val="20"/>
              </w:rPr>
              <w:t xml:space="preserve"> </w:t>
            </w:r>
            <w:r w:rsidRPr="00FB212B">
              <w:rPr>
                <w:rFonts w:cs="Times New Roman" w:hint="eastAsia"/>
                <w:sz w:val="20"/>
                <w:szCs w:val="20"/>
              </w:rPr>
              <w:t>권리가</w:t>
            </w:r>
            <w:r w:rsidRPr="00FB212B">
              <w:rPr>
                <w:rFonts w:cs="Times New Roman"/>
                <w:sz w:val="20"/>
                <w:szCs w:val="20"/>
              </w:rPr>
              <w:t xml:space="preserve"> </w:t>
            </w:r>
            <w:r w:rsidRPr="00FB212B">
              <w:rPr>
                <w:rFonts w:cs="Times New Roman" w:hint="eastAsia"/>
                <w:sz w:val="20"/>
                <w:szCs w:val="20"/>
              </w:rPr>
              <w:t>발생하는</w:t>
            </w:r>
            <w:r w:rsidRPr="00FB212B">
              <w:rPr>
                <w:rFonts w:cs="Times New Roman"/>
                <w:sz w:val="20"/>
                <w:szCs w:val="20"/>
              </w:rPr>
              <w:t xml:space="preserve"> </w:t>
            </w:r>
            <w:r w:rsidRPr="00FB212B">
              <w:rPr>
                <w:rFonts w:cs="Times New Roman" w:hint="eastAsia"/>
                <w:sz w:val="20"/>
                <w:szCs w:val="20"/>
              </w:rPr>
              <w:t>조항은</w:t>
            </w:r>
            <w:r w:rsidRPr="00FB212B">
              <w:rPr>
                <w:rFonts w:cs="Times New Roman"/>
                <w:sz w:val="20"/>
                <w:szCs w:val="20"/>
              </w:rPr>
              <w:t xml:space="preserve"> </w:t>
            </w:r>
            <w:r>
              <w:rPr>
                <w:rFonts w:cs="Times New Roman" w:hint="eastAsia"/>
                <w:sz w:val="20"/>
                <w:szCs w:val="20"/>
              </w:rPr>
              <w:t>없으며</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외</w:t>
            </w:r>
            <w:r>
              <w:rPr>
                <w:rFonts w:cs="Times New Roman" w:hint="eastAsia"/>
                <w:sz w:val="20"/>
                <w:szCs w:val="20"/>
              </w:rPr>
              <w:t xml:space="preserve"> </w:t>
            </w:r>
            <w:r w:rsidRPr="00C05189">
              <w:rPr>
                <w:rFonts w:hint="eastAsia"/>
                <w:sz w:val="20"/>
                <w:szCs w:val="20"/>
              </w:rPr>
              <w:t>본건</w:t>
            </w:r>
            <w:r w:rsidRPr="00C05189">
              <w:rPr>
                <w:rFonts w:hint="eastAsia"/>
                <w:sz w:val="20"/>
                <w:szCs w:val="20"/>
              </w:rPr>
              <w:t xml:space="preserve"> </w:t>
            </w:r>
            <w:r w:rsidRPr="00C05189">
              <w:rPr>
                <w:rFonts w:hint="eastAsia"/>
                <w:sz w:val="20"/>
                <w:szCs w:val="20"/>
              </w:rPr>
              <w:t>거래에</w:t>
            </w:r>
            <w:r w:rsidRPr="00C05189">
              <w:rPr>
                <w:rFonts w:hint="eastAsia"/>
                <w:sz w:val="20"/>
                <w:szCs w:val="20"/>
              </w:rPr>
              <w:t xml:space="preserve"> </w:t>
            </w:r>
            <w:r w:rsidRPr="00C05189">
              <w:rPr>
                <w:rFonts w:hint="eastAsia"/>
                <w:sz w:val="20"/>
                <w:szCs w:val="20"/>
              </w:rPr>
              <w:t>영향을</w:t>
            </w:r>
            <w:r w:rsidRPr="00C05189">
              <w:rPr>
                <w:rFonts w:hint="eastAsia"/>
                <w:sz w:val="20"/>
                <w:szCs w:val="20"/>
              </w:rPr>
              <w:t xml:space="preserve"> </w:t>
            </w:r>
            <w:r w:rsidRPr="00C05189">
              <w:rPr>
                <w:rFonts w:hint="eastAsia"/>
                <w:sz w:val="20"/>
                <w:szCs w:val="20"/>
              </w:rPr>
              <w:t>미칠</w:t>
            </w:r>
            <w:r w:rsidRPr="00C05189">
              <w:rPr>
                <w:rFonts w:hint="eastAsia"/>
                <w:sz w:val="20"/>
                <w:szCs w:val="20"/>
              </w:rPr>
              <w:t xml:space="preserve"> </w:t>
            </w:r>
            <w:r w:rsidRPr="00C05189">
              <w:rPr>
                <w:rFonts w:hint="eastAsia"/>
                <w:sz w:val="20"/>
                <w:szCs w:val="20"/>
              </w:rPr>
              <w:t>수</w:t>
            </w:r>
            <w:r w:rsidRPr="00C05189">
              <w:rPr>
                <w:rFonts w:hint="eastAsia"/>
                <w:sz w:val="20"/>
                <w:szCs w:val="20"/>
              </w:rPr>
              <w:t xml:space="preserve"> </w:t>
            </w:r>
            <w:r w:rsidRPr="00C05189">
              <w:rPr>
                <w:rFonts w:hint="eastAsia"/>
                <w:sz w:val="20"/>
                <w:szCs w:val="20"/>
              </w:rPr>
              <w:t>있는</w:t>
            </w:r>
            <w:r w:rsidRPr="00C05189">
              <w:rPr>
                <w:rFonts w:hint="eastAsia"/>
                <w:sz w:val="20"/>
                <w:szCs w:val="20"/>
              </w:rPr>
              <w:t xml:space="preserve"> </w:t>
            </w:r>
            <w:r w:rsidRPr="00C05189">
              <w:rPr>
                <w:rFonts w:hint="eastAsia"/>
                <w:sz w:val="20"/>
                <w:szCs w:val="20"/>
              </w:rPr>
              <w:t>특별한</w:t>
            </w:r>
            <w:r w:rsidRPr="00C05189">
              <w:rPr>
                <w:rFonts w:hint="eastAsia"/>
                <w:sz w:val="20"/>
                <w:szCs w:val="20"/>
              </w:rPr>
              <w:t xml:space="preserve"> </w:t>
            </w:r>
            <w:r w:rsidRPr="00C05189">
              <w:rPr>
                <w:rFonts w:hint="eastAsia"/>
                <w:sz w:val="20"/>
                <w:szCs w:val="20"/>
              </w:rPr>
              <w:t>이슈는</w:t>
            </w:r>
            <w:r w:rsidRPr="00C05189">
              <w:rPr>
                <w:rFonts w:hint="eastAsia"/>
                <w:sz w:val="20"/>
                <w:szCs w:val="20"/>
              </w:rPr>
              <w:t xml:space="preserve"> </w:t>
            </w:r>
            <w:r w:rsidRPr="00C05189">
              <w:rPr>
                <w:rFonts w:hint="eastAsia"/>
                <w:sz w:val="20"/>
                <w:szCs w:val="20"/>
              </w:rPr>
              <w:t>발견되지</w:t>
            </w:r>
            <w:r w:rsidRPr="00C05189">
              <w:rPr>
                <w:rFonts w:hint="eastAsia"/>
                <w:sz w:val="20"/>
                <w:szCs w:val="20"/>
              </w:rPr>
              <w:t xml:space="preserve"> </w:t>
            </w:r>
            <w:r w:rsidRPr="00C05189">
              <w:rPr>
                <w:rFonts w:hint="eastAsia"/>
                <w:sz w:val="20"/>
                <w:szCs w:val="20"/>
              </w:rPr>
              <w:t>않</w:t>
            </w:r>
            <w:r>
              <w:rPr>
                <w:rFonts w:hint="eastAsia"/>
                <w:sz w:val="20"/>
                <w:szCs w:val="20"/>
              </w:rPr>
              <w:t>았음</w:t>
            </w:r>
            <w:r>
              <w:rPr>
                <w:rFonts w:hint="eastAsia"/>
                <w:sz w:val="20"/>
                <w:szCs w:val="20"/>
              </w:rPr>
              <w:t>.</w:t>
            </w:r>
          </w:p>
        </w:tc>
        <w:tc>
          <w:tcPr>
            <w:tcW w:w="27" w:type="pct"/>
            <w:tcBorders>
              <w:top w:val="nil"/>
              <w:bottom w:val="nil"/>
            </w:tcBorders>
          </w:tcPr>
          <w:p w14:paraId="71EF08E0"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7A3475FA"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E47FE8" w:rsidRPr="0042134F" w14:paraId="456B1779" w14:textId="77777777" w:rsidTr="00061A1F">
        <w:trPr>
          <w:trHeight w:val="132"/>
        </w:trPr>
        <w:tc>
          <w:tcPr>
            <w:tcW w:w="619" w:type="pct"/>
          </w:tcPr>
          <w:p w14:paraId="066CF9D2" w14:textId="06614C19" w:rsidR="00E47FE8" w:rsidRPr="00E47FE8" w:rsidRDefault="00E47FE8" w:rsidP="00E47FE8">
            <w:pPr>
              <w:widowControl/>
              <w:spacing w:before="40" w:after="120" w:line="276" w:lineRule="auto"/>
              <w:jc w:val="center"/>
              <w:outlineLvl w:val="0"/>
              <w:rPr>
                <w:rFonts w:cs="Times New Roman"/>
                <w:b/>
                <w:color w:val="404040" w:themeColor="text1" w:themeTint="BF"/>
                <w:kern w:val="0"/>
                <w:sz w:val="20"/>
                <w:szCs w:val="20"/>
              </w:rPr>
            </w:pPr>
            <w:bookmarkStart w:id="49" w:name="_Toc108480420"/>
            <w:bookmarkStart w:id="50" w:name="_Toc108512976"/>
            <w:r w:rsidRPr="00E47FE8">
              <w:rPr>
                <w:rFonts w:cs="Times New Roman" w:hint="eastAsia"/>
                <w:b/>
                <w:color w:val="404040" w:themeColor="text1" w:themeTint="BF"/>
                <w:kern w:val="0"/>
                <w:sz w:val="20"/>
                <w:szCs w:val="20"/>
              </w:rPr>
              <w:t>영업계약</w:t>
            </w:r>
            <w:r w:rsidRPr="00E47FE8">
              <w:rPr>
                <w:rFonts w:cs="Times New Roman" w:hint="eastAsia"/>
                <w:b/>
                <w:color w:val="404040" w:themeColor="text1" w:themeTint="BF"/>
                <w:kern w:val="0"/>
                <w:sz w:val="20"/>
                <w:szCs w:val="20"/>
              </w:rPr>
              <w:t>(</w:t>
            </w:r>
            <w:r>
              <w:rPr>
                <w:rFonts w:cs="Times New Roman" w:hint="eastAsia"/>
                <w:b/>
                <w:color w:val="404040" w:themeColor="text1" w:themeTint="BF"/>
                <w:kern w:val="0"/>
                <w:sz w:val="20"/>
                <w:szCs w:val="20"/>
              </w:rPr>
              <w:t>대리</w:t>
            </w:r>
            <w:r w:rsidRPr="00E47FE8">
              <w:rPr>
                <w:rFonts w:cs="Times New Roman" w:hint="eastAsia"/>
                <w:b/>
                <w:color w:val="404040" w:themeColor="text1" w:themeTint="BF"/>
                <w:kern w:val="0"/>
                <w:sz w:val="20"/>
                <w:szCs w:val="20"/>
              </w:rPr>
              <w:t>)</w:t>
            </w:r>
            <w:bookmarkEnd w:id="49"/>
            <w:bookmarkEnd w:id="50"/>
          </w:p>
        </w:tc>
        <w:tc>
          <w:tcPr>
            <w:tcW w:w="26" w:type="pct"/>
            <w:tcBorders>
              <w:top w:val="nil"/>
              <w:bottom w:val="nil"/>
            </w:tcBorders>
          </w:tcPr>
          <w:p w14:paraId="1DB88F4F" w14:textId="77777777" w:rsidR="00E47FE8" w:rsidRPr="00E47FE8" w:rsidRDefault="00E47FE8" w:rsidP="005335C7">
            <w:pPr>
              <w:widowControl/>
              <w:spacing w:before="40" w:after="120" w:line="276" w:lineRule="auto"/>
              <w:rPr>
                <w:rFonts w:cs="Times New Roman"/>
                <w:b/>
                <w:sz w:val="20"/>
                <w:szCs w:val="20"/>
              </w:rPr>
            </w:pPr>
          </w:p>
        </w:tc>
        <w:tc>
          <w:tcPr>
            <w:tcW w:w="1804" w:type="pct"/>
          </w:tcPr>
          <w:p w14:paraId="53169CBF" w14:textId="209E807A" w:rsidR="00E47FE8" w:rsidRPr="00FB212B" w:rsidRDefault="00E47FE8" w:rsidP="00E47FE8">
            <w:pPr>
              <w:pStyle w:val="a8"/>
              <w:widowControl/>
              <w:numPr>
                <w:ilvl w:val="0"/>
                <w:numId w:val="2"/>
              </w:numPr>
              <w:spacing w:before="40" w:after="120" w:line="276" w:lineRule="auto"/>
              <w:rPr>
                <w:rFonts w:cs="Times New Roman"/>
                <w:sz w:val="20"/>
                <w:szCs w:val="20"/>
              </w:rPr>
            </w:pPr>
            <w:r w:rsidRPr="00FB212B">
              <w:rPr>
                <w:rFonts w:cs="Times New Roman" w:hint="eastAsia"/>
                <w:sz w:val="20"/>
                <w:szCs w:val="20"/>
              </w:rPr>
              <w:t>대상회사</w:t>
            </w:r>
            <w:r w:rsidR="008E78E6">
              <w:rPr>
                <w:rFonts w:cs="Times New Roman" w:hint="eastAsia"/>
                <w:sz w:val="20"/>
                <w:szCs w:val="20"/>
              </w:rPr>
              <w:t>는</w:t>
            </w:r>
            <w:r w:rsidRPr="00FB212B">
              <w:rPr>
                <w:rFonts w:cs="Times New Roman" w:hint="eastAsia"/>
                <w:sz w:val="20"/>
                <w:szCs w:val="20"/>
              </w:rPr>
              <w:t xml:space="preserve"> </w:t>
            </w:r>
            <w:r w:rsidRPr="00FB212B">
              <w:rPr>
                <w:rFonts w:cs="Times New Roman"/>
                <w:sz w:val="20"/>
                <w:szCs w:val="20"/>
              </w:rPr>
              <w:t>(i)</w:t>
            </w:r>
            <w:r w:rsidRPr="00FB212B">
              <w:rPr>
                <w:rFonts w:cs="Times New Roman" w:hint="eastAsia"/>
                <w:sz w:val="20"/>
                <w:szCs w:val="20"/>
              </w:rPr>
              <w:t xml:space="preserve"> </w:t>
            </w:r>
            <w:r w:rsidRPr="00FB212B">
              <w:rPr>
                <w:rFonts w:cs="Times New Roman" w:hint="eastAsia"/>
                <w:sz w:val="20"/>
                <w:szCs w:val="20"/>
              </w:rPr>
              <w:t>대리기사들에게</w:t>
            </w:r>
            <w:r w:rsidRPr="00FB212B">
              <w:rPr>
                <w:rFonts w:cs="Times New Roman" w:hint="eastAsia"/>
                <w:sz w:val="20"/>
                <w:szCs w:val="20"/>
              </w:rPr>
              <w:t xml:space="preserve"> </w:t>
            </w:r>
            <w:r w:rsidRPr="00FB212B">
              <w:rPr>
                <w:rFonts w:cs="Times New Roman" w:hint="eastAsia"/>
                <w:sz w:val="20"/>
                <w:szCs w:val="20"/>
              </w:rPr>
              <w:t>플랫폼을</w:t>
            </w:r>
            <w:r w:rsidRPr="00FB212B">
              <w:rPr>
                <w:rFonts w:cs="Times New Roman" w:hint="eastAsia"/>
                <w:sz w:val="20"/>
                <w:szCs w:val="20"/>
              </w:rPr>
              <w:t xml:space="preserve"> </w:t>
            </w:r>
            <w:r w:rsidRPr="00FB212B">
              <w:rPr>
                <w:rFonts w:cs="Times New Roman" w:hint="eastAsia"/>
                <w:sz w:val="20"/>
                <w:szCs w:val="20"/>
              </w:rPr>
              <w:t>제공하는</w:t>
            </w:r>
            <w:r w:rsidRPr="00FB212B">
              <w:rPr>
                <w:rFonts w:cs="Times New Roman" w:hint="eastAsia"/>
                <w:sz w:val="20"/>
                <w:szCs w:val="20"/>
              </w:rPr>
              <w:t xml:space="preserve"> </w:t>
            </w:r>
            <w:r w:rsidRPr="00FB212B">
              <w:rPr>
                <w:rFonts w:cs="Times New Roman" w:hint="eastAsia"/>
                <w:sz w:val="20"/>
                <w:szCs w:val="20"/>
              </w:rPr>
              <w:t>대가로</w:t>
            </w:r>
            <w:r w:rsidRPr="00FB212B">
              <w:rPr>
                <w:rFonts w:cs="Times New Roman" w:hint="eastAsia"/>
                <w:sz w:val="20"/>
                <w:szCs w:val="20"/>
              </w:rPr>
              <w:t xml:space="preserve"> </w:t>
            </w:r>
            <w:r w:rsidRPr="00FB212B">
              <w:rPr>
                <w:rFonts w:cs="Times New Roman" w:hint="eastAsia"/>
                <w:sz w:val="20"/>
                <w:szCs w:val="20"/>
              </w:rPr>
              <w:t>중개수수료를</w:t>
            </w:r>
            <w:r w:rsidRPr="00FB212B">
              <w:rPr>
                <w:rFonts w:cs="Times New Roman" w:hint="eastAsia"/>
                <w:sz w:val="20"/>
                <w:szCs w:val="20"/>
              </w:rPr>
              <w:t xml:space="preserve"> </w:t>
            </w:r>
            <w:r w:rsidRPr="00FB212B">
              <w:rPr>
                <w:rFonts w:cs="Times New Roman" w:hint="eastAsia"/>
                <w:sz w:val="20"/>
                <w:szCs w:val="20"/>
              </w:rPr>
              <w:t>지급</w:t>
            </w:r>
            <w:r w:rsidRPr="00FB212B">
              <w:rPr>
                <w:rFonts w:cs="Times New Roman" w:hint="eastAsia"/>
                <w:sz w:val="20"/>
                <w:szCs w:val="20"/>
              </w:rPr>
              <w:t xml:space="preserve"> </w:t>
            </w:r>
            <w:r w:rsidRPr="00FB212B">
              <w:rPr>
                <w:rFonts w:cs="Times New Roman" w:hint="eastAsia"/>
                <w:sz w:val="20"/>
                <w:szCs w:val="20"/>
              </w:rPr>
              <w:t>받으며</w:t>
            </w:r>
            <w:r w:rsidRPr="00FB212B">
              <w:rPr>
                <w:rFonts w:cs="Times New Roman" w:hint="eastAsia"/>
                <w:sz w:val="20"/>
                <w:szCs w:val="20"/>
              </w:rPr>
              <w:t>,</w:t>
            </w:r>
            <w:r w:rsidRPr="00FB212B">
              <w:rPr>
                <w:rFonts w:cs="Times New Roman"/>
                <w:sz w:val="20"/>
                <w:szCs w:val="20"/>
              </w:rPr>
              <w:t xml:space="preserve"> (ii) CMNP</w:t>
            </w:r>
            <w:r w:rsidRPr="00FB212B">
              <w:rPr>
                <w:rFonts w:cs="Times New Roman" w:hint="eastAsia"/>
                <w:sz w:val="20"/>
                <w:szCs w:val="20"/>
              </w:rPr>
              <w:t>와</w:t>
            </w:r>
            <w:r w:rsidRPr="00FB212B">
              <w:rPr>
                <w:rFonts w:cs="Times New Roman" w:hint="eastAsia"/>
                <w:sz w:val="20"/>
                <w:szCs w:val="20"/>
              </w:rPr>
              <w:t xml:space="preserve"> </w:t>
            </w:r>
            <w:r w:rsidR="00C809DD">
              <w:rPr>
                <w:rFonts w:cs="Times New Roman"/>
                <w:sz w:val="20"/>
                <w:szCs w:val="20"/>
              </w:rPr>
              <w:t>‘</w:t>
            </w:r>
            <w:r w:rsidRPr="00FB212B">
              <w:rPr>
                <w:rFonts w:cs="Times New Roman" w:hint="eastAsia"/>
                <w:sz w:val="20"/>
                <w:szCs w:val="20"/>
              </w:rPr>
              <w:t>대리운전</w:t>
            </w:r>
            <w:r w:rsidRPr="00FB212B">
              <w:rPr>
                <w:rFonts w:cs="Times New Roman" w:hint="eastAsia"/>
                <w:sz w:val="20"/>
                <w:szCs w:val="20"/>
              </w:rPr>
              <w:t xml:space="preserve"> </w:t>
            </w:r>
            <w:r w:rsidRPr="00FB212B">
              <w:rPr>
                <w:rFonts w:cs="Times New Roman" w:hint="eastAsia"/>
                <w:sz w:val="20"/>
                <w:szCs w:val="20"/>
              </w:rPr>
              <w:t>서비스</w:t>
            </w:r>
            <w:r w:rsidRPr="00FB212B">
              <w:rPr>
                <w:rFonts w:cs="Times New Roman" w:hint="eastAsia"/>
                <w:sz w:val="20"/>
                <w:szCs w:val="20"/>
              </w:rPr>
              <w:t xml:space="preserve"> </w:t>
            </w:r>
            <w:r w:rsidRPr="00FB212B">
              <w:rPr>
                <w:rFonts w:cs="Times New Roman" w:hint="eastAsia"/>
                <w:sz w:val="20"/>
                <w:szCs w:val="20"/>
              </w:rPr>
              <w:t>공유협약</w:t>
            </w:r>
            <w:r w:rsidR="00C809DD">
              <w:rPr>
                <w:rFonts w:cs="Times New Roman"/>
                <w:sz w:val="20"/>
                <w:szCs w:val="20"/>
              </w:rPr>
              <w:t>’</w:t>
            </w:r>
            <w:r w:rsidR="00C809DD">
              <w:rPr>
                <w:rFonts w:cs="Times New Roman" w:hint="eastAsia"/>
                <w:sz w:val="20"/>
                <w:szCs w:val="20"/>
              </w:rPr>
              <w:t>을</w:t>
            </w:r>
            <w:r w:rsidR="00C809DD">
              <w:rPr>
                <w:rFonts w:cs="Times New Roman" w:hint="eastAsia"/>
                <w:sz w:val="20"/>
                <w:szCs w:val="20"/>
              </w:rPr>
              <w:t xml:space="preserve"> </w:t>
            </w:r>
            <w:r w:rsidR="00C809DD">
              <w:rPr>
                <w:rFonts w:cs="Times New Roman" w:hint="eastAsia"/>
                <w:sz w:val="20"/>
                <w:szCs w:val="20"/>
              </w:rPr>
              <w:t>체결하여</w:t>
            </w:r>
            <w:r w:rsidRPr="00FB212B">
              <w:rPr>
                <w:rFonts w:cs="Times New Roman" w:hint="eastAsia"/>
                <w:sz w:val="20"/>
                <w:szCs w:val="20"/>
              </w:rPr>
              <w:t xml:space="preserve"> CMNP</w:t>
            </w:r>
            <w:r w:rsidRPr="00FB212B">
              <w:rPr>
                <w:rFonts w:cs="Times New Roman" w:hint="eastAsia"/>
                <w:sz w:val="20"/>
                <w:szCs w:val="20"/>
              </w:rPr>
              <w:t>의</w:t>
            </w:r>
            <w:r w:rsidRPr="00FB212B">
              <w:rPr>
                <w:rFonts w:cs="Times New Roman" w:hint="eastAsia"/>
                <w:sz w:val="20"/>
                <w:szCs w:val="20"/>
              </w:rPr>
              <w:t xml:space="preserve"> </w:t>
            </w:r>
            <w:r w:rsidR="008E78E6">
              <w:rPr>
                <w:rFonts w:cs="Times New Roman" w:hint="eastAsia"/>
                <w:sz w:val="20"/>
                <w:szCs w:val="20"/>
              </w:rPr>
              <w:t>중개</w:t>
            </w:r>
            <w:r w:rsidRPr="00FB212B">
              <w:rPr>
                <w:rFonts w:cs="Times New Roman" w:hint="eastAsia"/>
                <w:sz w:val="20"/>
                <w:szCs w:val="20"/>
              </w:rPr>
              <w:t>프로그램을</w:t>
            </w:r>
            <w:r w:rsidRPr="00FB212B">
              <w:rPr>
                <w:rFonts w:cs="Times New Roman" w:hint="eastAsia"/>
                <w:sz w:val="20"/>
                <w:szCs w:val="20"/>
              </w:rPr>
              <w:t xml:space="preserve"> </w:t>
            </w:r>
            <w:r w:rsidRPr="00FB212B">
              <w:rPr>
                <w:rFonts w:cs="Times New Roman" w:hint="eastAsia"/>
                <w:sz w:val="20"/>
                <w:szCs w:val="20"/>
              </w:rPr>
              <w:t>통한</w:t>
            </w:r>
            <w:r w:rsidRPr="00FB212B">
              <w:rPr>
                <w:rFonts w:cs="Times New Roman" w:hint="eastAsia"/>
                <w:sz w:val="20"/>
                <w:szCs w:val="20"/>
              </w:rPr>
              <w:t xml:space="preserve"> </w:t>
            </w:r>
            <w:r w:rsidRPr="00FB212B">
              <w:rPr>
                <w:rFonts w:cs="Times New Roman" w:hint="eastAsia"/>
                <w:sz w:val="20"/>
                <w:szCs w:val="20"/>
              </w:rPr>
              <w:t>대리</w:t>
            </w:r>
            <w:r w:rsidRPr="00FB212B">
              <w:rPr>
                <w:rFonts w:cs="Times New Roman" w:hint="eastAsia"/>
                <w:sz w:val="20"/>
                <w:szCs w:val="20"/>
              </w:rPr>
              <w:t xml:space="preserve"> </w:t>
            </w:r>
            <w:r w:rsidRPr="00FB212B">
              <w:rPr>
                <w:rFonts w:cs="Times New Roman" w:hint="eastAsia"/>
                <w:sz w:val="20"/>
                <w:szCs w:val="20"/>
              </w:rPr>
              <w:t>서비스</w:t>
            </w:r>
            <w:r w:rsidRPr="00FB212B">
              <w:rPr>
                <w:rFonts w:cs="Times New Roman" w:hint="eastAsia"/>
                <w:sz w:val="20"/>
                <w:szCs w:val="20"/>
              </w:rPr>
              <w:t xml:space="preserve"> </w:t>
            </w:r>
            <w:r w:rsidRPr="00FB212B">
              <w:rPr>
                <w:rFonts w:cs="Times New Roman" w:hint="eastAsia"/>
                <w:sz w:val="20"/>
                <w:szCs w:val="20"/>
              </w:rPr>
              <w:t>요청을</w:t>
            </w:r>
            <w:r w:rsidRPr="00FB212B">
              <w:rPr>
                <w:rFonts w:cs="Times New Roman" w:hint="eastAsia"/>
                <w:sz w:val="20"/>
                <w:szCs w:val="20"/>
              </w:rPr>
              <w:t xml:space="preserve"> </w:t>
            </w:r>
            <w:r w:rsidRPr="00FB212B">
              <w:rPr>
                <w:rFonts w:cs="Times New Roman" w:hint="eastAsia"/>
                <w:sz w:val="20"/>
                <w:szCs w:val="20"/>
              </w:rPr>
              <w:t>공유</w:t>
            </w:r>
            <w:r w:rsidRPr="00FB212B">
              <w:rPr>
                <w:rFonts w:cs="Times New Roman" w:hint="eastAsia"/>
                <w:sz w:val="20"/>
                <w:szCs w:val="20"/>
              </w:rPr>
              <w:t xml:space="preserve"> </w:t>
            </w:r>
            <w:r w:rsidRPr="00FB212B">
              <w:rPr>
                <w:rFonts w:cs="Times New Roman" w:hint="eastAsia"/>
                <w:sz w:val="20"/>
                <w:szCs w:val="20"/>
              </w:rPr>
              <w:t>받는</w:t>
            </w:r>
            <w:r w:rsidRPr="00FB212B">
              <w:rPr>
                <w:rFonts w:cs="Times New Roman" w:hint="eastAsia"/>
                <w:sz w:val="20"/>
                <w:szCs w:val="20"/>
              </w:rPr>
              <w:t xml:space="preserve"> </w:t>
            </w:r>
            <w:r w:rsidRPr="00FB212B">
              <w:rPr>
                <w:rFonts w:cs="Times New Roman" w:hint="eastAsia"/>
                <w:sz w:val="20"/>
                <w:szCs w:val="20"/>
              </w:rPr>
              <w:t>구조로</w:t>
            </w:r>
            <w:r w:rsidR="00340937">
              <w:rPr>
                <w:rFonts w:cs="Times New Roman" w:hint="eastAsia"/>
                <w:sz w:val="20"/>
                <w:szCs w:val="20"/>
              </w:rPr>
              <w:t xml:space="preserve"> </w:t>
            </w:r>
            <w:r w:rsidR="00340937">
              <w:rPr>
                <w:rFonts w:cs="Times New Roman" w:hint="eastAsia"/>
                <w:sz w:val="20"/>
                <w:szCs w:val="20"/>
              </w:rPr>
              <w:t>대리사업을</w:t>
            </w:r>
            <w:r w:rsidR="00340937">
              <w:rPr>
                <w:rFonts w:cs="Times New Roman" w:hint="eastAsia"/>
                <w:sz w:val="20"/>
                <w:szCs w:val="20"/>
              </w:rPr>
              <w:t xml:space="preserve"> </w:t>
            </w:r>
            <w:r w:rsidR="00340937">
              <w:rPr>
                <w:rFonts w:cs="Times New Roman" w:hint="eastAsia"/>
                <w:sz w:val="20"/>
                <w:szCs w:val="20"/>
              </w:rPr>
              <w:t>영위하고</w:t>
            </w:r>
            <w:r w:rsidR="00340937">
              <w:rPr>
                <w:rFonts w:cs="Times New Roman" w:hint="eastAsia"/>
                <w:sz w:val="20"/>
                <w:szCs w:val="20"/>
              </w:rPr>
              <w:t xml:space="preserve"> </w:t>
            </w:r>
            <w:r w:rsidR="00340937">
              <w:rPr>
                <w:rFonts w:cs="Times New Roman" w:hint="eastAsia"/>
                <w:sz w:val="20"/>
                <w:szCs w:val="20"/>
              </w:rPr>
              <w:t>있음</w:t>
            </w:r>
            <w:r w:rsidR="00340937">
              <w:rPr>
                <w:rFonts w:cs="Times New Roman" w:hint="eastAsia"/>
                <w:sz w:val="20"/>
                <w:szCs w:val="20"/>
              </w:rPr>
              <w:t>.</w:t>
            </w:r>
            <w:r w:rsidR="00340937">
              <w:rPr>
                <w:rFonts w:cs="Times New Roman"/>
                <w:sz w:val="20"/>
                <w:szCs w:val="20"/>
              </w:rPr>
              <w:t xml:space="preserve"> </w:t>
            </w:r>
            <w:r w:rsidR="00340937">
              <w:rPr>
                <w:rFonts w:cs="Times New Roman" w:hint="eastAsia"/>
                <w:sz w:val="20"/>
                <w:szCs w:val="20"/>
              </w:rPr>
              <w:t>또한</w:t>
            </w:r>
            <w:r w:rsidR="00340937">
              <w:rPr>
                <w:rFonts w:cs="Times New Roman" w:hint="eastAsia"/>
                <w:sz w:val="20"/>
                <w:szCs w:val="20"/>
              </w:rPr>
              <w:t>,</w:t>
            </w:r>
            <w:r w:rsidRPr="00FB212B">
              <w:rPr>
                <w:rFonts w:cs="Times New Roman" w:hint="eastAsia"/>
                <w:sz w:val="20"/>
                <w:szCs w:val="20"/>
              </w:rPr>
              <w:t xml:space="preserve"> </w:t>
            </w:r>
            <w:r w:rsidR="008E78E6">
              <w:rPr>
                <w:rFonts w:cs="Times New Roman"/>
                <w:sz w:val="20"/>
                <w:szCs w:val="20"/>
              </w:rPr>
              <w:t>(</w:t>
            </w:r>
            <w:r w:rsidR="008E78E6">
              <w:rPr>
                <w:rFonts w:cs="Times New Roman" w:hint="eastAsia"/>
                <w:sz w:val="20"/>
                <w:szCs w:val="20"/>
              </w:rPr>
              <w:t>iii)</w:t>
            </w:r>
            <w:r w:rsidR="008E78E6">
              <w:rPr>
                <w:rFonts w:cs="Times New Roman"/>
                <w:sz w:val="20"/>
                <w:szCs w:val="20"/>
              </w:rPr>
              <w:t xml:space="preserve"> </w:t>
            </w:r>
            <w:r w:rsidRPr="00FB212B">
              <w:rPr>
                <w:rFonts w:cs="Times New Roman" w:hint="eastAsia"/>
                <w:sz w:val="20"/>
                <w:szCs w:val="20"/>
              </w:rPr>
              <w:t>프리미엄</w:t>
            </w:r>
            <w:r w:rsidRPr="00FB212B">
              <w:rPr>
                <w:rFonts w:cs="Times New Roman" w:hint="eastAsia"/>
                <w:sz w:val="20"/>
                <w:szCs w:val="20"/>
              </w:rPr>
              <w:t xml:space="preserve"> </w:t>
            </w:r>
            <w:r w:rsidRPr="00FB212B">
              <w:rPr>
                <w:rFonts w:cs="Times New Roman" w:hint="eastAsia"/>
                <w:sz w:val="20"/>
                <w:szCs w:val="20"/>
              </w:rPr>
              <w:t>대리운전</w:t>
            </w:r>
            <w:r w:rsidR="008E78E6">
              <w:rPr>
                <w:rFonts w:cs="Times New Roman" w:hint="eastAsia"/>
                <w:sz w:val="20"/>
                <w:szCs w:val="20"/>
              </w:rPr>
              <w:t xml:space="preserve"> </w:t>
            </w:r>
            <w:r w:rsidR="008E78E6">
              <w:rPr>
                <w:rFonts w:cs="Times New Roman" w:hint="eastAsia"/>
                <w:sz w:val="20"/>
                <w:szCs w:val="20"/>
              </w:rPr>
              <w:t>서비스를</w:t>
            </w:r>
            <w:r w:rsidR="008E78E6">
              <w:rPr>
                <w:rFonts w:cs="Times New Roman" w:hint="eastAsia"/>
                <w:sz w:val="20"/>
                <w:szCs w:val="20"/>
              </w:rPr>
              <w:t xml:space="preserve"> </w:t>
            </w:r>
            <w:r w:rsidR="008E78E6">
              <w:rPr>
                <w:rFonts w:cs="Times New Roman" w:hint="eastAsia"/>
                <w:sz w:val="20"/>
                <w:szCs w:val="20"/>
              </w:rPr>
              <w:t>운영하</w:t>
            </w:r>
            <w:r w:rsidR="00340937">
              <w:rPr>
                <w:rFonts w:cs="Times New Roman" w:hint="eastAsia"/>
                <w:sz w:val="20"/>
                <w:szCs w:val="20"/>
              </w:rPr>
              <w:t>기</w:t>
            </w:r>
            <w:r w:rsidR="00340937">
              <w:rPr>
                <w:rFonts w:cs="Times New Roman" w:hint="eastAsia"/>
                <w:sz w:val="20"/>
                <w:szCs w:val="20"/>
              </w:rPr>
              <w:t xml:space="preserve"> </w:t>
            </w:r>
            <w:r w:rsidR="00340937">
              <w:rPr>
                <w:rFonts w:cs="Times New Roman" w:hint="eastAsia"/>
                <w:sz w:val="20"/>
                <w:szCs w:val="20"/>
              </w:rPr>
              <w:t>위</w:t>
            </w:r>
            <w:r w:rsidR="00340937" w:rsidRPr="00B645DC">
              <w:rPr>
                <w:rFonts w:cs="Times New Roman" w:hint="eastAsia"/>
                <w:sz w:val="20"/>
                <w:szCs w:val="20"/>
              </w:rPr>
              <w:t>하여</w:t>
            </w:r>
            <w:r w:rsidRPr="00B645DC">
              <w:rPr>
                <w:rFonts w:cs="Times New Roman" w:hint="eastAsia"/>
                <w:sz w:val="20"/>
                <w:szCs w:val="20"/>
              </w:rPr>
              <w:t xml:space="preserve"> </w:t>
            </w:r>
            <w:r w:rsidR="00B645DC" w:rsidRPr="00B645DC">
              <w:rPr>
                <w:rFonts w:cs="Times New Roman" w:hint="eastAsia"/>
                <w:sz w:val="20"/>
                <w:szCs w:val="20"/>
              </w:rPr>
              <w:t>㈜</w:t>
            </w:r>
            <w:r w:rsidRPr="00B645DC">
              <w:rPr>
                <w:rFonts w:cs="Times New Roman" w:hint="eastAsia"/>
                <w:sz w:val="20"/>
                <w:szCs w:val="20"/>
              </w:rPr>
              <w:t>트랜스코스모스</w:t>
            </w:r>
            <w:r w:rsidRPr="00B645DC">
              <w:rPr>
                <w:rFonts w:cs="Times New Roman" w:hint="eastAsia"/>
                <w:sz w:val="20"/>
                <w:szCs w:val="20"/>
              </w:rPr>
              <w:t xml:space="preserve"> </w:t>
            </w:r>
            <w:r w:rsidRPr="00B645DC">
              <w:rPr>
                <w:rFonts w:cs="Times New Roman" w:hint="eastAsia"/>
                <w:sz w:val="20"/>
                <w:szCs w:val="20"/>
              </w:rPr>
              <w:t>코리아와</w:t>
            </w:r>
            <w:r w:rsidRPr="00B645DC">
              <w:rPr>
                <w:rFonts w:cs="Times New Roman" w:hint="eastAsia"/>
                <w:sz w:val="20"/>
                <w:szCs w:val="20"/>
              </w:rPr>
              <w:t xml:space="preserve"> </w:t>
            </w:r>
            <w:r w:rsidR="00C809DD" w:rsidRPr="00B645DC">
              <w:rPr>
                <w:rFonts w:cs="Times New Roman"/>
                <w:sz w:val="20"/>
                <w:szCs w:val="20"/>
              </w:rPr>
              <w:t>‘</w:t>
            </w:r>
            <w:r w:rsidRPr="00B645DC">
              <w:rPr>
                <w:rFonts w:cs="Times New Roman" w:hint="eastAsia"/>
                <w:sz w:val="20"/>
                <w:szCs w:val="20"/>
              </w:rPr>
              <w:t>프리미엄</w:t>
            </w:r>
            <w:r w:rsidRPr="00B645DC">
              <w:rPr>
                <w:rFonts w:cs="Times New Roman" w:hint="eastAsia"/>
                <w:sz w:val="20"/>
                <w:szCs w:val="20"/>
              </w:rPr>
              <w:t xml:space="preserve"> </w:t>
            </w:r>
            <w:r w:rsidRPr="00B645DC">
              <w:rPr>
                <w:rFonts w:cs="Times New Roman" w:hint="eastAsia"/>
                <w:sz w:val="20"/>
                <w:szCs w:val="20"/>
              </w:rPr>
              <w:t>대리운전업무</w:t>
            </w:r>
            <w:r w:rsidRPr="00FB212B">
              <w:rPr>
                <w:rFonts w:cs="Times New Roman" w:hint="eastAsia"/>
                <w:sz w:val="20"/>
                <w:szCs w:val="20"/>
              </w:rPr>
              <w:t xml:space="preserve"> </w:t>
            </w:r>
            <w:r w:rsidRPr="00FB212B">
              <w:rPr>
                <w:rFonts w:cs="Times New Roman" w:hint="eastAsia"/>
                <w:sz w:val="20"/>
                <w:szCs w:val="20"/>
              </w:rPr>
              <w:t>위탁운영</w:t>
            </w:r>
            <w:r w:rsidRPr="00FB212B">
              <w:rPr>
                <w:rFonts w:cs="Times New Roman" w:hint="eastAsia"/>
                <w:sz w:val="20"/>
                <w:szCs w:val="20"/>
              </w:rPr>
              <w:t xml:space="preserve"> </w:t>
            </w:r>
            <w:r w:rsidRPr="00FB212B">
              <w:rPr>
                <w:rFonts w:cs="Times New Roman" w:hint="eastAsia"/>
                <w:sz w:val="20"/>
                <w:szCs w:val="20"/>
              </w:rPr>
              <w:t>계약</w:t>
            </w:r>
            <w:r w:rsidR="00C809DD">
              <w:rPr>
                <w:rFonts w:cs="Times New Roman"/>
                <w:sz w:val="20"/>
                <w:szCs w:val="20"/>
              </w:rPr>
              <w:t>’</w:t>
            </w:r>
            <w:r w:rsidRPr="00FB212B">
              <w:rPr>
                <w:rFonts w:cs="Times New Roman" w:hint="eastAsia"/>
                <w:sz w:val="20"/>
                <w:szCs w:val="20"/>
              </w:rPr>
              <w:t>을</w:t>
            </w:r>
            <w:r w:rsidRPr="00FB212B">
              <w:rPr>
                <w:rFonts w:cs="Times New Roman" w:hint="eastAsia"/>
                <w:sz w:val="20"/>
                <w:szCs w:val="20"/>
              </w:rPr>
              <w:t xml:space="preserve"> </w:t>
            </w:r>
            <w:r w:rsidRPr="00FB212B">
              <w:rPr>
                <w:rFonts w:cs="Times New Roman" w:hint="eastAsia"/>
                <w:sz w:val="20"/>
                <w:szCs w:val="20"/>
              </w:rPr>
              <w:t>체결하여</w:t>
            </w:r>
            <w:r w:rsidRPr="00FB212B">
              <w:rPr>
                <w:rFonts w:cs="Times New Roman" w:hint="eastAsia"/>
                <w:sz w:val="20"/>
                <w:szCs w:val="20"/>
              </w:rPr>
              <w:t xml:space="preserve"> </w:t>
            </w:r>
            <w:r w:rsidRPr="00FB212B">
              <w:rPr>
                <w:rFonts w:cs="Times New Roman" w:hint="eastAsia"/>
                <w:sz w:val="20"/>
                <w:szCs w:val="20"/>
              </w:rPr>
              <w:t>업무를</w:t>
            </w:r>
            <w:r w:rsidRPr="00FB212B">
              <w:rPr>
                <w:rFonts w:cs="Times New Roman" w:hint="eastAsia"/>
                <w:sz w:val="20"/>
                <w:szCs w:val="20"/>
              </w:rPr>
              <w:t xml:space="preserve"> </w:t>
            </w:r>
            <w:r w:rsidRPr="00FB212B">
              <w:rPr>
                <w:rFonts w:cs="Times New Roman" w:hint="eastAsia"/>
                <w:sz w:val="20"/>
                <w:szCs w:val="20"/>
              </w:rPr>
              <w:t>위탁하고</w:t>
            </w:r>
            <w:r w:rsidRPr="00FB212B">
              <w:rPr>
                <w:rFonts w:cs="Times New Roman" w:hint="eastAsia"/>
                <w:sz w:val="20"/>
                <w:szCs w:val="20"/>
              </w:rPr>
              <w:t xml:space="preserve"> </w:t>
            </w:r>
            <w:r w:rsidRPr="00FB212B">
              <w:rPr>
                <w:rFonts w:cs="Times New Roman" w:hint="eastAsia"/>
                <w:sz w:val="20"/>
                <w:szCs w:val="20"/>
              </w:rPr>
              <w:t>있음</w:t>
            </w:r>
            <w:r w:rsidRPr="00FB212B">
              <w:rPr>
                <w:rFonts w:cs="Times New Roman" w:hint="eastAsia"/>
                <w:sz w:val="20"/>
                <w:szCs w:val="20"/>
              </w:rPr>
              <w:t>.</w:t>
            </w:r>
          </w:p>
          <w:p w14:paraId="4C5E8F02" w14:textId="4613F61A" w:rsidR="00E47FE8" w:rsidRDefault="002C4170" w:rsidP="004A549D">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대상회사가</w:t>
            </w:r>
            <w:r w:rsidR="00E47FE8" w:rsidRPr="00FB212B">
              <w:rPr>
                <w:rFonts w:cs="Times New Roman" w:hint="eastAsia"/>
                <w:sz w:val="20"/>
                <w:szCs w:val="20"/>
              </w:rPr>
              <w:t xml:space="preserve"> </w:t>
            </w:r>
            <w:r w:rsidR="00E47FE8" w:rsidRPr="00FB212B">
              <w:rPr>
                <w:rFonts w:cs="Times New Roman"/>
                <w:sz w:val="20"/>
                <w:szCs w:val="20"/>
              </w:rPr>
              <w:t>CMNP</w:t>
            </w:r>
            <w:r>
              <w:rPr>
                <w:rFonts w:cs="Times New Roman" w:hint="eastAsia"/>
                <w:sz w:val="20"/>
                <w:szCs w:val="20"/>
              </w:rPr>
              <w:t>와</w:t>
            </w:r>
            <w:r>
              <w:rPr>
                <w:rFonts w:cs="Times New Roman" w:hint="eastAsia"/>
                <w:sz w:val="20"/>
                <w:szCs w:val="20"/>
              </w:rPr>
              <w:t xml:space="preserve"> </w:t>
            </w:r>
            <w:r>
              <w:rPr>
                <w:rFonts w:cs="Times New Roman" w:hint="eastAsia"/>
                <w:sz w:val="20"/>
                <w:szCs w:val="20"/>
              </w:rPr>
              <w:t>체결한</w:t>
            </w:r>
            <w:r w:rsidR="00E47FE8" w:rsidRPr="00FB212B">
              <w:rPr>
                <w:rFonts w:cs="Times New Roman" w:hint="eastAsia"/>
                <w:sz w:val="20"/>
                <w:szCs w:val="20"/>
              </w:rPr>
              <w:t xml:space="preserve"> </w:t>
            </w:r>
            <w:r w:rsidR="00C809DD">
              <w:rPr>
                <w:rFonts w:cs="Times New Roman"/>
                <w:sz w:val="20"/>
                <w:szCs w:val="20"/>
              </w:rPr>
              <w:t>‘</w:t>
            </w:r>
            <w:r w:rsidR="00E47FE8" w:rsidRPr="00FB212B">
              <w:rPr>
                <w:rFonts w:cs="Times New Roman" w:hint="eastAsia"/>
                <w:sz w:val="20"/>
                <w:szCs w:val="20"/>
              </w:rPr>
              <w:t>대리운전</w:t>
            </w:r>
            <w:r w:rsidR="00E47FE8" w:rsidRPr="00FB212B">
              <w:rPr>
                <w:rFonts w:cs="Times New Roman" w:hint="eastAsia"/>
                <w:sz w:val="20"/>
                <w:szCs w:val="20"/>
              </w:rPr>
              <w:t xml:space="preserve"> </w:t>
            </w:r>
            <w:r w:rsidR="00E47FE8" w:rsidRPr="00FB212B">
              <w:rPr>
                <w:rFonts w:cs="Times New Roman" w:hint="eastAsia"/>
                <w:sz w:val="20"/>
                <w:szCs w:val="20"/>
              </w:rPr>
              <w:t>서비스</w:t>
            </w:r>
            <w:r w:rsidR="00E47FE8" w:rsidRPr="00FB212B">
              <w:rPr>
                <w:rFonts w:cs="Times New Roman" w:hint="eastAsia"/>
                <w:sz w:val="20"/>
                <w:szCs w:val="20"/>
              </w:rPr>
              <w:t xml:space="preserve"> </w:t>
            </w:r>
            <w:r w:rsidR="00E47FE8" w:rsidRPr="00FB212B">
              <w:rPr>
                <w:rFonts w:cs="Times New Roman" w:hint="eastAsia"/>
                <w:sz w:val="20"/>
                <w:szCs w:val="20"/>
              </w:rPr>
              <w:t>공유협약</w:t>
            </w:r>
            <w:r w:rsidR="00C809DD">
              <w:rPr>
                <w:rFonts w:cs="Times New Roman"/>
                <w:sz w:val="20"/>
                <w:szCs w:val="20"/>
              </w:rPr>
              <w:t>’</w:t>
            </w:r>
            <w:r w:rsidR="00E47FE8">
              <w:rPr>
                <w:rFonts w:cs="Times New Roman" w:hint="eastAsia"/>
                <w:sz w:val="20"/>
                <w:szCs w:val="20"/>
              </w:rPr>
              <w:t>에</w:t>
            </w:r>
            <w:r w:rsidR="00E47FE8">
              <w:rPr>
                <w:rFonts w:cs="Times New Roman" w:hint="eastAsia"/>
                <w:sz w:val="20"/>
                <w:szCs w:val="20"/>
              </w:rPr>
              <w:t xml:space="preserve"> </w:t>
            </w:r>
            <w:r w:rsidR="00E47FE8">
              <w:rPr>
                <w:rFonts w:cs="Times New Roman" w:hint="eastAsia"/>
                <w:sz w:val="20"/>
                <w:szCs w:val="20"/>
              </w:rPr>
              <w:t>따르면</w:t>
            </w:r>
            <w:r w:rsidR="00E47FE8" w:rsidRPr="00FB212B">
              <w:rPr>
                <w:rFonts w:cs="Times New Roman" w:hint="eastAsia"/>
                <w:sz w:val="20"/>
                <w:szCs w:val="20"/>
              </w:rPr>
              <w:t xml:space="preserve"> </w:t>
            </w:r>
            <w:r w:rsidR="00A96E92">
              <w:rPr>
                <w:rFonts w:cs="Times New Roman"/>
                <w:sz w:val="20"/>
                <w:szCs w:val="20"/>
              </w:rPr>
              <w:t>“</w:t>
            </w:r>
            <w:r w:rsidR="00A96E92">
              <w:rPr>
                <w:rFonts w:cs="Times New Roman" w:hint="eastAsia"/>
                <w:sz w:val="20"/>
                <w:szCs w:val="20"/>
              </w:rPr>
              <w:t>대리운전</w:t>
            </w:r>
            <w:r w:rsidR="00A96E92">
              <w:rPr>
                <w:rFonts w:cs="Times New Roman" w:hint="eastAsia"/>
                <w:sz w:val="20"/>
                <w:szCs w:val="20"/>
              </w:rPr>
              <w:t xml:space="preserve"> </w:t>
            </w:r>
            <w:r w:rsidR="00A96E92">
              <w:rPr>
                <w:rFonts w:cs="Times New Roman" w:hint="eastAsia"/>
                <w:sz w:val="20"/>
                <w:szCs w:val="20"/>
              </w:rPr>
              <w:t>업체</w:t>
            </w:r>
            <w:r w:rsidR="00A96E92">
              <w:rPr>
                <w:rFonts w:cs="Times New Roman" w:hint="eastAsia"/>
                <w:sz w:val="20"/>
                <w:szCs w:val="20"/>
              </w:rPr>
              <w:t>,</w:t>
            </w:r>
            <w:r w:rsidR="00A96E92">
              <w:rPr>
                <w:rFonts w:cs="Times New Roman"/>
                <w:sz w:val="20"/>
                <w:szCs w:val="20"/>
              </w:rPr>
              <w:t xml:space="preserve"> </w:t>
            </w:r>
            <w:r w:rsidR="00A96E92">
              <w:rPr>
                <w:rFonts w:cs="Times New Roman" w:hint="eastAsia"/>
                <w:sz w:val="20"/>
                <w:szCs w:val="20"/>
              </w:rPr>
              <w:t>프로그램사</w:t>
            </w:r>
            <w:r w:rsidR="00A96E92">
              <w:rPr>
                <w:rFonts w:cs="Times New Roman" w:hint="eastAsia"/>
                <w:sz w:val="20"/>
                <w:szCs w:val="20"/>
              </w:rPr>
              <w:t xml:space="preserve"> </w:t>
            </w:r>
            <w:r w:rsidR="00A96E92">
              <w:rPr>
                <w:rFonts w:cs="Times New Roman" w:hint="eastAsia"/>
                <w:sz w:val="20"/>
                <w:szCs w:val="20"/>
              </w:rPr>
              <w:t>등</w:t>
            </w:r>
            <w:r w:rsidR="00A96E92">
              <w:rPr>
                <w:rFonts w:cs="Times New Roman" w:hint="eastAsia"/>
                <w:sz w:val="20"/>
                <w:szCs w:val="20"/>
              </w:rPr>
              <w:t xml:space="preserve"> </w:t>
            </w:r>
            <w:r w:rsidR="00A96E92">
              <w:rPr>
                <w:rFonts w:cs="Times New Roman" w:hint="eastAsia"/>
                <w:sz w:val="20"/>
                <w:szCs w:val="20"/>
              </w:rPr>
              <w:t>대리운전</w:t>
            </w:r>
            <w:r w:rsidR="00A96E92">
              <w:rPr>
                <w:rFonts w:cs="Times New Roman" w:hint="eastAsia"/>
                <w:sz w:val="20"/>
                <w:szCs w:val="20"/>
              </w:rPr>
              <w:t xml:space="preserve"> </w:t>
            </w:r>
            <w:r w:rsidR="00A96E92">
              <w:rPr>
                <w:rFonts w:cs="Times New Roman" w:hint="eastAsia"/>
                <w:sz w:val="20"/>
                <w:szCs w:val="20"/>
              </w:rPr>
              <w:t>업계참여자가</w:t>
            </w:r>
            <w:r w:rsidR="00A96E92">
              <w:rPr>
                <w:rFonts w:cs="Times New Roman" w:hint="eastAsia"/>
                <w:sz w:val="20"/>
                <w:szCs w:val="20"/>
              </w:rPr>
              <w:t xml:space="preserve"> </w:t>
            </w:r>
            <w:r w:rsidR="00A96E92">
              <w:rPr>
                <w:rFonts w:cs="Times New Roman" w:hint="eastAsia"/>
                <w:sz w:val="20"/>
                <w:szCs w:val="20"/>
              </w:rPr>
              <w:t>카카오모빌리티</w:t>
            </w:r>
            <w:r w:rsidR="00A96E92">
              <w:rPr>
                <w:rFonts w:cs="Times New Roman" w:hint="eastAsia"/>
                <w:sz w:val="20"/>
                <w:szCs w:val="20"/>
              </w:rPr>
              <w:t xml:space="preserve"> </w:t>
            </w:r>
            <w:r w:rsidR="00A96E92">
              <w:rPr>
                <w:rFonts w:cs="Times New Roman" w:hint="eastAsia"/>
                <w:sz w:val="20"/>
                <w:szCs w:val="20"/>
              </w:rPr>
              <w:t>혹은</w:t>
            </w:r>
            <w:r w:rsidR="00A96E92">
              <w:rPr>
                <w:rFonts w:cs="Times New Roman" w:hint="eastAsia"/>
                <w:sz w:val="20"/>
                <w:szCs w:val="20"/>
              </w:rPr>
              <w:t xml:space="preserve"> </w:t>
            </w:r>
            <w:r w:rsidR="00A96E92">
              <w:rPr>
                <w:rFonts w:cs="Times New Roman" w:hint="eastAsia"/>
                <w:sz w:val="20"/>
                <w:szCs w:val="20"/>
              </w:rPr>
              <w:t>에스엔텍의</w:t>
            </w:r>
            <w:r w:rsidR="00A96E92">
              <w:rPr>
                <w:rFonts w:cs="Times New Roman" w:hint="eastAsia"/>
                <w:sz w:val="20"/>
                <w:szCs w:val="20"/>
              </w:rPr>
              <w:t xml:space="preserve"> </w:t>
            </w:r>
            <w:r w:rsidR="00A96E92">
              <w:rPr>
                <w:rFonts w:cs="Times New Roman" w:hint="eastAsia"/>
                <w:sz w:val="20"/>
                <w:szCs w:val="20"/>
              </w:rPr>
              <w:t>지분을</w:t>
            </w:r>
            <w:r w:rsidR="00A96E92">
              <w:rPr>
                <w:rFonts w:cs="Times New Roman" w:hint="eastAsia"/>
                <w:sz w:val="20"/>
                <w:szCs w:val="20"/>
              </w:rPr>
              <w:t xml:space="preserve"> </w:t>
            </w:r>
            <w:r w:rsidR="00A96E92">
              <w:rPr>
                <w:rFonts w:cs="Times New Roman" w:hint="eastAsia"/>
                <w:sz w:val="20"/>
                <w:szCs w:val="20"/>
              </w:rPr>
              <w:t>일부</w:t>
            </w:r>
            <w:r w:rsidR="00A96E92">
              <w:rPr>
                <w:rFonts w:cs="Times New Roman" w:hint="eastAsia"/>
                <w:sz w:val="20"/>
                <w:szCs w:val="20"/>
              </w:rPr>
              <w:t xml:space="preserve"> </w:t>
            </w:r>
            <w:r w:rsidR="00A96E92">
              <w:rPr>
                <w:rFonts w:cs="Times New Roman" w:hint="eastAsia"/>
                <w:sz w:val="20"/>
                <w:szCs w:val="20"/>
              </w:rPr>
              <w:t>또는</w:t>
            </w:r>
            <w:r w:rsidR="00A96E92">
              <w:rPr>
                <w:rFonts w:cs="Times New Roman" w:hint="eastAsia"/>
                <w:sz w:val="20"/>
                <w:szCs w:val="20"/>
              </w:rPr>
              <w:t xml:space="preserve"> </w:t>
            </w:r>
            <w:r w:rsidR="00A96E92">
              <w:rPr>
                <w:rFonts w:cs="Times New Roman" w:hint="eastAsia"/>
                <w:sz w:val="20"/>
                <w:szCs w:val="20"/>
              </w:rPr>
              <w:t>전부</w:t>
            </w:r>
            <w:r w:rsidR="00A96E92">
              <w:rPr>
                <w:rFonts w:cs="Times New Roman" w:hint="eastAsia"/>
                <w:sz w:val="20"/>
                <w:szCs w:val="20"/>
              </w:rPr>
              <w:t xml:space="preserve"> </w:t>
            </w:r>
            <w:r w:rsidR="00A96E92">
              <w:rPr>
                <w:rFonts w:cs="Times New Roman" w:hint="eastAsia"/>
                <w:sz w:val="20"/>
                <w:szCs w:val="20"/>
              </w:rPr>
              <w:t>확보하여</w:t>
            </w:r>
            <w:r w:rsidR="00A96E92">
              <w:rPr>
                <w:rFonts w:cs="Times New Roman" w:hint="eastAsia"/>
                <w:sz w:val="20"/>
                <w:szCs w:val="20"/>
              </w:rPr>
              <w:t xml:space="preserve"> </w:t>
            </w:r>
            <w:r w:rsidR="00A96E92">
              <w:rPr>
                <w:rFonts w:cs="Times New Roman" w:hint="eastAsia"/>
                <w:sz w:val="20"/>
                <w:szCs w:val="20"/>
              </w:rPr>
              <w:t>일방의</w:t>
            </w:r>
            <w:r w:rsidR="00A96E92">
              <w:rPr>
                <w:rFonts w:cs="Times New Roman" w:hint="eastAsia"/>
                <w:sz w:val="20"/>
                <w:szCs w:val="20"/>
              </w:rPr>
              <w:t xml:space="preserve"> </w:t>
            </w:r>
            <w:r w:rsidR="00A96E92">
              <w:rPr>
                <w:rFonts w:cs="Times New Roman" w:hint="eastAsia"/>
                <w:sz w:val="20"/>
                <w:szCs w:val="20"/>
              </w:rPr>
              <w:t>지분구조가</w:t>
            </w:r>
            <w:r w:rsidR="00A96E92">
              <w:rPr>
                <w:rFonts w:cs="Times New Roman" w:hint="eastAsia"/>
                <w:sz w:val="20"/>
                <w:szCs w:val="20"/>
              </w:rPr>
              <w:t xml:space="preserve"> </w:t>
            </w:r>
            <w:r w:rsidR="00A96E92">
              <w:rPr>
                <w:rFonts w:cs="Times New Roman" w:hint="eastAsia"/>
                <w:sz w:val="20"/>
                <w:szCs w:val="20"/>
              </w:rPr>
              <w:t>현저히</w:t>
            </w:r>
            <w:r w:rsidR="00E47FE8" w:rsidRPr="00FB212B">
              <w:rPr>
                <w:rFonts w:cs="Times New Roman" w:hint="eastAsia"/>
                <w:sz w:val="20"/>
                <w:szCs w:val="20"/>
              </w:rPr>
              <w:t xml:space="preserve"> </w:t>
            </w:r>
            <w:r w:rsidR="00E47FE8" w:rsidRPr="00FB212B">
              <w:rPr>
                <w:rFonts w:cs="Times New Roman" w:hint="eastAsia"/>
                <w:sz w:val="20"/>
                <w:szCs w:val="20"/>
              </w:rPr>
              <w:t>변경되거나</w:t>
            </w:r>
            <w:r w:rsidR="00E47FE8" w:rsidRPr="00FB212B">
              <w:rPr>
                <w:rFonts w:cs="Times New Roman" w:hint="eastAsia"/>
                <w:sz w:val="20"/>
                <w:szCs w:val="20"/>
              </w:rPr>
              <w:t xml:space="preserve"> </w:t>
            </w:r>
            <w:r w:rsidR="00E47FE8" w:rsidRPr="00FB212B">
              <w:rPr>
                <w:rFonts w:cs="Times New Roman" w:hint="eastAsia"/>
                <w:sz w:val="20"/>
                <w:szCs w:val="20"/>
              </w:rPr>
              <w:t>기업</w:t>
            </w:r>
            <w:r w:rsidR="00E47FE8" w:rsidRPr="00FB212B">
              <w:rPr>
                <w:rFonts w:cs="Times New Roman" w:hint="eastAsia"/>
                <w:sz w:val="20"/>
                <w:szCs w:val="20"/>
              </w:rPr>
              <w:t xml:space="preserve"> </w:t>
            </w:r>
            <w:r w:rsidR="00E47FE8" w:rsidRPr="00FB212B">
              <w:rPr>
                <w:rFonts w:cs="Times New Roman" w:hint="eastAsia"/>
                <w:sz w:val="20"/>
                <w:szCs w:val="20"/>
              </w:rPr>
              <w:t>혹은</w:t>
            </w:r>
            <w:r w:rsidR="00E47FE8" w:rsidRPr="00FB212B">
              <w:rPr>
                <w:rFonts w:cs="Times New Roman" w:hint="eastAsia"/>
                <w:sz w:val="20"/>
                <w:szCs w:val="20"/>
              </w:rPr>
              <w:t xml:space="preserve"> </w:t>
            </w:r>
            <w:r w:rsidR="00E47FE8" w:rsidRPr="00FB212B">
              <w:rPr>
                <w:rFonts w:cs="Times New Roman" w:hint="eastAsia"/>
                <w:sz w:val="20"/>
                <w:szCs w:val="20"/>
              </w:rPr>
              <w:t>프로그램의</w:t>
            </w:r>
            <w:r w:rsidR="00E47FE8" w:rsidRPr="00FB212B">
              <w:rPr>
                <w:rFonts w:cs="Times New Roman" w:hint="eastAsia"/>
                <w:sz w:val="20"/>
                <w:szCs w:val="20"/>
              </w:rPr>
              <w:t xml:space="preserve"> </w:t>
            </w:r>
            <w:r w:rsidR="00E47FE8" w:rsidRPr="00FB212B">
              <w:rPr>
                <w:rFonts w:cs="Times New Roman" w:hint="eastAsia"/>
                <w:sz w:val="20"/>
                <w:szCs w:val="20"/>
              </w:rPr>
              <w:t>경영</w:t>
            </w:r>
            <w:r w:rsidR="00E47FE8" w:rsidRPr="00FB212B">
              <w:rPr>
                <w:rFonts w:cs="Times New Roman" w:hint="eastAsia"/>
                <w:sz w:val="20"/>
                <w:szCs w:val="20"/>
              </w:rPr>
              <w:t xml:space="preserve"> </w:t>
            </w:r>
            <w:r w:rsidR="00E47FE8" w:rsidRPr="00FB212B">
              <w:rPr>
                <w:rFonts w:cs="Times New Roman" w:hint="eastAsia"/>
                <w:sz w:val="20"/>
                <w:szCs w:val="20"/>
              </w:rPr>
              <w:t>및</w:t>
            </w:r>
            <w:r w:rsidR="00E47FE8" w:rsidRPr="00FB212B">
              <w:rPr>
                <w:rFonts w:cs="Times New Roman" w:hint="eastAsia"/>
                <w:sz w:val="20"/>
                <w:szCs w:val="20"/>
              </w:rPr>
              <w:t xml:space="preserve"> </w:t>
            </w:r>
            <w:r w:rsidR="00E47FE8" w:rsidRPr="00FB212B">
              <w:rPr>
                <w:rFonts w:cs="Times New Roman" w:hint="eastAsia"/>
                <w:sz w:val="20"/>
                <w:szCs w:val="20"/>
              </w:rPr>
              <w:t>운영</w:t>
            </w:r>
            <w:r w:rsidR="00E47FE8" w:rsidRPr="00FB212B">
              <w:rPr>
                <w:rFonts w:cs="Times New Roman" w:hint="eastAsia"/>
                <w:sz w:val="20"/>
                <w:szCs w:val="20"/>
              </w:rPr>
              <w:t xml:space="preserve"> </w:t>
            </w:r>
            <w:r w:rsidR="00E47FE8" w:rsidRPr="00FB212B">
              <w:rPr>
                <w:rFonts w:cs="Times New Roman" w:hint="eastAsia"/>
                <w:sz w:val="20"/>
                <w:szCs w:val="20"/>
              </w:rPr>
              <w:t>주체가</w:t>
            </w:r>
            <w:r w:rsidR="00E47FE8" w:rsidRPr="00FB212B">
              <w:rPr>
                <w:rFonts w:cs="Times New Roman" w:hint="eastAsia"/>
                <w:sz w:val="20"/>
                <w:szCs w:val="20"/>
              </w:rPr>
              <w:t xml:space="preserve"> </w:t>
            </w:r>
            <w:r w:rsidR="00E47FE8" w:rsidRPr="00FB212B">
              <w:rPr>
                <w:rFonts w:cs="Times New Roman" w:hint="eastAsia"/>
                <w:sz w:val="20"/>
                <w:szCs w:val="20"/>
              </w:rPr>
              <w:t>변경되는</w:t>
            </w:r>
            <w:r w:rsidR="00E47FE8" w:rsidRPr="00FB212B">
              <w:rPr>
                <w:rFonts w:cs="Times New Roman" w:hint="eastAsia"/>
                <w:sz w:val="20"/>
                <w:szCs w:val="20"/>
              </w:rPr>
              <w:t xml:space="preserve"> </w:t>
            </w:r>
            <w:r w:rsidR="004A549D">
              <w:rPr>
                <w:rFonts w:cs="Times New Roman" w:hint="eastAsia"/>
                <w:sz w:val="20"/>
                <w:szCs w:val="20"/>
              </w:rPr>
              <w:t>등</w:t>
            </w:r>
            <w:r w:rsidR="004A549D">
              <w:rPr>
                <w:rFonts w:cs="Times New Roman" w:hint="eastAsia"/>
                <w:sz w:val="20"/>
                <w:szCs w:val="20"/>
              </w:rPr>
              <w:t xml:space="preserve"> </w:t>
            </w:r>
            <w:r w:rsidR="004A549D">
              <w:rPr>
                <w:rFonts w:cs="Times New Roman" w:hint="eastAsia"/>
                <w:sz w:val="20"/>
                <w:szCs w:val="20"/>
              </w:rPr>
              <w:t>본</w:t>
            </w:r>
            <w:r w:rsidR="004A549D">
              <w:rPr>
                <w:rFonts w:cs="Times New Roman" w:hint="eastAsia"/>
                <w:sz w:val="20"/>
                <w:szCs w:val="20"/>
              </w:rPr>
              <w:t xml:space="preserve"> </w:t>
            </w:r>
            <w:r w:rsidR="004A549D">
              <w:rPr>
                <w:rFonts w:cs="Times New Roman" w:hint="eastAsia"/>
                <w:sz w:val="20"/>
                <w:szCs w:val="20"/>
              </w:rPr>
              <w:t>합의</w:t>
            </w:r>
            <w:r w:rsidR="004A549D">
              <w:rPr>
                <w:rFonts w:cs="Times New Roman" w:hint="eastAsia"/>
                <w:sz w:val="20"/>
                <w:szCs w:val="20"/>
              </w:rPr>
              <w:t xml:space="preserve"> </w:t>
            </w:r>
            <w:r w:rsidR="004A549D">
              <w:rPr>
                <w:rFonts w:cs="Times New Roman" w:hint="eastAsia"/>
                <w:sz w:val="20"/>
                <w:szCs w:val="20"/>
              </w:rPr>
              <w:t>체결</w:t>
            </w:r>
            <w:r w:rsidR="004A549D">
              <w:rPr>
                <w:rFonts w:cs="Times New Roman" w:hint="eastAsia"/>
                <w:sz w:val="20"/>
                <w:szCs w:val="20"/>
              </w:rPr>
              <w:t xml:space="preserve"> </w:t>
            </w:r>
            <w:r w:rsidR="004A549D">
              <w:rPr>
                <w:rFonts w:cs="Times New Roman" w:hint="eastAsia"/>
                <w:sz w:val="20"/>
                <w:szCs w:val="20"/>
              </w:rPr>
              <w:t>이후</w:t>
            </w:r>
            <w:r w:rsidR="004A549D">
              <w:rPr>
                <w:rFonts w:cs="Times New Roman" w:hint="eastAsia"/>
                <w:sz w:val="20"/>
                <w:szCs w:val="20"/>
              </w:rPr>
              <w:t xml:space="preserve"> </w:t>
            </w:r>
            <w:r w:rsidR="004A549D">
              <w:rPr>
                <w:rFonts w:cs="Times New Roman" w:hint="eastAsia"/>
                <w:sz w:val="20"/>
                <w:szCs w:val="20"/>
              </w:rPr>
              <w:t>당사자가</w:t>
            </w:r>
            <w:r w:rsidR="004A549D">
              <w:rPr>
                <w:rFonts w:cs="Times New Roman" w:hint="eastAsia"/>
                <w:sz w:val="20"/>
                <w:szCs w:val="20"/>
              </w:rPr>
              <w:t xml:space="preserve"> </w:t>
            </w:r>
            <w:r w:rsidR="004A549D">
              <w:rPr>
                <w:rFonts w:cs="Times New Roman" w:hint="eastAsia"/>
                <w:sz w:val="20"/>
                <w:szCs w:val="20"/>
              </w:rPr>
              <w:t>변경되었다고</w:t>
            </w:r>
            <w:r w:rsidR="004A549D">
              <w:rPr>
                <w:rFonts w:cs="Times New Roman" w:hint="eastAsia"/>
                <w:sz w:val="20"/>
                <w:szCs w:val="20"/>
              </w:rPr>
              <w:t xml:space="preserve"> </w:t>
            </w:r>
            <w:r w:rsidR="004A549D">
              <w:rPr>
                <w:rFonts w:cs="Times New Roman" w:hint="eastAsia"/>
                <w:sz w:val="20"/>
                <w:szCs w:val="20"/>
              </w:rPr>
              <w:t>볼</w:t>
            </w:r>
            <w:r w:rsidR="004A549D">
              <w:rPr>
                <w:rFonts w:cs="Times New Roman" w:hint="eastAsia"/>
                <w:sz w:val="20"/>
                <w:szCs w:val="20"/>
              </w:rPr>
              <w:t xml:space="preserve"> </w:t>
            </w:r>
            <w:r w:rsidR="004A549D">
              <w:rPr>
                <w:rFonts w:cs="Times New Roman" w:hint="eastAsia"/>
                <w:sz w:val="20"/>
                <w:szCs w:val="20"/>
              </w:rPr>
              <w:t>수</w:t>
            </w:r>
            <w:r w:rsidR="004A549D">
              <w:rPr>
                <w:rFonts w:cs="Times New Roman" w:hint="eastAsia"/>
                <w:sz w:val="20"/>
                <w:szCs w:val="20"/>
              </w:rPr>
              <w:t xml:space="preserve"> </w:t>
            </w:r>
            <w:r w:rsidR="004A549D">
              <w:rPr>
                <w:rFonts w:cs="Times New Roman" w:hint="eastAsia"/>
                <w:sz w:val="20"/>
                <w:szCs w:val="20"/>
              </w:rPr>
              <w:t>있는</w:t>
            </w:r>
            <w:r w:rsidR="004A549D">
              <w:rPr>
                <w:rFonts w:cs="Times New Roman" w:hint="eastAsia"/>
                <w:sz w:val="20"/>
                <w:szCs w:val="20"/>
              </w:rPr>
              <w:t xml:space="preserve"> </w:t>
            </w:r>
            <w:r w:rsidR="004A549D">
              <w:rPr>
                <w:rFonts w:cs="Times New Roman" w:hint="eastAsia"/>
                <w:sz w:val="20"/>
                <w:szCs w:val="20"/>
              </w:rPr>
              <w:t>경우</w:t>
            </w:r>
            <w:r w:rsidR="00A96E92">
              <w:rPr>
                <w:rFonts w:cs="Times New Roman"/>
                <w:sz w:val="20"/>
                <w:szCs w:val="20"/>
              </w:rPr>
              <w:t>”</w:t>
            </w:r>
            <w:r w:rsidR="00E47FE8" w:rsidRPr="00FB212B">
              <w:rPr>
                <w:rFonts w:cs="Times New Roman" w:hint="eastAsia"/>
                <w:sz w:val="20"/>
                <w:szCs w:val="20"/>
              </w:rPr>
              <w:t xml:space="preserve"> </w:t>
            </w:r>
            <w:r w:rsidR="00A96E92">
              <w:rPr>
                <w:rFonts w:cs="Times New Roman" w:hint="eastAsia"/>
                <w:sz w:val="20"/>
                <w:szCs w:val="20"/>
              </w:rPr>
              <w:t>상대방에게</w:t>
            </w:r>
            <w:r w:rsidR="00A96E92">
              <w:rPr>
                <w:rFonts w:cs="Times New Roman" w:hint="eastAsia"/>
                <w:sz w:val="20"/>
                <w:szCs w:val="20"/>
              </w:rPr>
              <w:t xml:space="preserve"> </w:t>
            </w:r>
            <w:r w:rsidR="00A96E92">
              <w:rPr>
                <w:rFonts w:cs="Times New Roman" w:hint="eastAsia"/>
                <w:sz w:val="20"/>
                <w:szCs w:val="20"/>
              </w:rPr>
              <w:t>서면</w:t>
            </w:r>
            <w:r w:rsidR="00A96E92">
              <w:rPr>
                <w:rFonts w:cs="Times New Roman" w:hint="eastAsia"/>
                <w:sz w:val="20"/>
                <w:szCs w:val="20"/>
              </w:rPr>
              <w:t xml:space="preserve"> </w:t>
            </w:r>
            <w:r w:rsidR="00A96E92">
              <w:rPr>
                <w:rFonts w:cs="Times New Roman" w:hint="eastAsia"/>
                <w:sz w:val="20"/>
                <w:szCs w:val="20"/>
              </w:rPr>
              <w:t>동의를</w:t>
            </w:r>
            <w:r w:rsidR="00A96E92">
              <w:rPr>
                <w:rFonts w:cs="Times New Roman" w:hint="eastAsia"/>
                <w:sz w:val="20"/>
                <w:szCs w:val="20"/>
              </w:rPr>
              <w:t xml:space="preserve"> </w:t>
            </w:r>
            <w:r w:rsidR="00A96E92">
              <w:rPr>
                <w:rFonts w:cs="Times New Roman" w:hint="eastAsia"/>
                <w:sz w:val="20"/>
                <w:szCs w:val="20"/>
              </w:rPr>
              <w:t>받아야</w:t>
            </w:r>
            <w:r w:rsidR="00A96E92">
              <w:rPr>
                <w:rFonts w:cs="Times New Roman" w:hint="eastAsia"/>
                <w:sz w:val="20"/>
                <w:szCs w:val="20"/>
              </w:rPr>
              <w:t xml:space="preserve"> </w:t>
            </w:r>
            <w:r w:rsidR="00A96E92">
              <w:rPr>
                <w:rFonts w:cs="Times New Roman" w:hint="eastAsia"/>
                <w:sz w:val="20"/>
                <w:szCs w:val="20"/>
              </w:rPr>
              <w:t>하며</w:t>
            </w:r>
            <w:r w:rsidR="00A96E92">
              <w:rPr>
                <w:rFonts w:cs="Times New Roman" w:hint="eastAsia"/>
                <w:sz w:val="20"/>
                <w:szCs w:val="20"/>
              </w:rPr>
              <w:t>,</w:t>
            </w:r>
            <w:r w:rsidR="00A96E92">
              <w:rPr>
                <w:rFonts w:cs="Times New Roman"/>
                <w:sz w:val="20"/>
                <w:szCs w:val="20"/>
              </w:rPr>
              <w:t xml:space="preserve"> </w:t>
            </w:r>
            <w:r w:rsidR="00A96E92">
              <w:rPr>
                <w:rFonts w:cs="Times New Roman" w:hint="eastAsia"/>
                <w:sz w:val="20"/>
                <w:szCs w:val="20"/>
              </w:rPr>
              <w:t>서면</w:t>
            </w:r>
            <w:r w:rsidR="00A96E92">
              <w:rPr>
                <w:rFonts w:cs="Times New Roman" w:hint="eastAsia"/>
                <w:sz w:val="20"/>
                <w:szCs w:val="20"/>
              </w:rPr>
              <w:t xml:space="preserve"> </w:t>
            </w:r>
            <w:r w:rsidR="00A96E92">
              <w:rPr>
                <w:rFonts w:cs="Times New Roman" w:hint="eastAsia"/>
                <w:sz w:val="20"/>
                <w:szCs w:val="20"/>
              </w:rPr>
              <w:t>동의를</w:t>
            </w:r>
            <w:r w:rsidR="00A96E92">
              <w:rPr>
                <w:rFonts w:cs="Times New Roman" w:hint="eastAsia"/>
                <w:sz w:val="20"/>
                <w:szCs w:val="20"/>
              </w:rPr>
              <w:t xml:space="preserve"> </w:t>
            </w:r>
            <w:r w:rsidR="00A96E92">
              <w:rPr>
                <w:rFonts w:cs="Times New Roman" w:hint="eastAsia"/>
                <w:sz w:val="20"/>
                <w:szCs w:val="20"/>
              </w:rPr>
              <w:t>받지</w:t>
            </w:r>
            <w:r w:rsidR="00A96E92">
              <w:rPr>
                <w:rFonts w:cs="Times New Roman" w:hint="eastAsia"/>
                <w:sz w:val="20"/>
                <w:szCs w:val="20"/>
              </w:rPr>
              <w:t xml:space="preserve"> </w:t>
            </w:r>
            <w:r w:rsidR="00A96E92">
              <w:rPr>
                <w:rFonts w:cs="Times New Roman" w:hint="eastAsia"/>
                <w:sz w:val="20"/>
                <w:szCs w:val="20"/>
              </w:rPr>
              <w:t>않는</w:t>
            </w:r>
            <w:r w:rsidR="00A96E92">
              <w:rPr>
                <w:rFonts w:cs="Times New Roman" w:hint="eastAsia"/>
                <w:sz w:val="20"/>
                <w:szCs w:val="20"/>
              </w:rPr>
              <w:t xml:space="preserve"> </w:t>
            </w:r>
            <w:r w:rsidR="00A96E92">
              <w:rPr>
                <w:rFonts w:cs="Times New Roman" w:hint="eastAsia"/>
                <w:sz w:val="20"/>
                <w:szCs w:val="20"/>
              </w:rPr>
              <w:t>경우</w:t>
            </w:r>
            <w:r w:rsidR="00A96E92">
              <w:rPr>
                <w:rFonts w:cs="Times New Roman" w:hint="eastAsia"/>
                <w:sz w:val="20"/>
                <w:szCs w:val="20"/>
              </w:rPr>
              <w:t xml:space="preserve"> </w:t>
            </w:r>
            <w:r w:rsidR="00A96E92">
              <w:rPr>
                <w:rFonts w:cs="Times New Roman" w:hint="eastAsia"/>
                <w:sz w:val="20"/>
                <w:szCs w:val="20"/>
              </w:rPr>
              <w:t>상대방은</w:t>
            </w:r>
            <w:r w:rsidR="00A96E92">
              <w:rPr>
                <w:rFonts w:cs="Times New Roman" w:hint="eastAsia"/>
                <w:sz w:val="20"/>
                <w:szCs w:val="20"/>
              </w:rPr>
              <w:t xml:space="preserve"> </w:t>
            </w:r>
            <w:r w:rsidR="00E47FE8" w:rsidRPr="00FB212B">
              <w:rPr>
                <w:rFonts w:cs="Times New Roman" w:hint="eastAsia"/>
                <w:sz w:val="20"/>
                <w:szCs w:val="20"/>
              </w:rPr>
              <w:t>계약을</w:t>
            </w:r>
            <w:r w:rsidR="00E47FE8" w:rsidRPr="00FB212B">
              <w:rPr>
                <w:rFonts w:cs="Times New Roman" w:hint="eastAsia"/>
                <w:sz w:val="20"/>
                <w:szCs w:val="20"/>
              </w:rPr>
              <w:t xml:space="preserve"> </w:t>
            </w:r>
            <w:r w:rsidR="00E47FE8" w:rsidRPr="00FB212B">
              <w:rPr>
                <w:rFonts w:cs="Times New Roman" w:hint="eastAsia"/>
                <w:sz w:val="20"/>
                <w:szCs w:val="20"/>
              </w:rPr>
              <w:t>즉시</w:t>
            </w:r>
            <w:r w:rsidR="00E47FE8" w:rsidRPr="00FB212B">
              <w:rPr>
                <w:rFonts w:cs="Times New Roman" w:hint="eastAsia"/>
                <w:sz w:val="20"/>
                <w:szCs w:val="20"/>
              </w:rPr>
              <w:t xml:space="preserve"> </w:t>
            </w:r>
            <w:r w:rsidR="00E47FE8" w:rsidRPr="00FB212B">
              <w:rPr>
                <w:rFonts w:cs="Times New Roman" w:hint="eastAsia"/>
                <w:sz w:val="20"/>
                <w:szCs w:val="20"/>
              </w:rPr>
              <w:t>해지할</w:t>
            </w:r>
            <w:r w:rsidR="00E47FE8" w:rsidRPr="00FB212B">
              <w:rPr>
                <w:rFonts w:cs="Times New Roman" w:hint="eastAsia"/>
                <w:sz w:val="20"/>
                <w:szCs w:val="20"/>
              </w:rPr>
              <w:t xml:space="preserve"> </w:t>
            </w:r>
            <w:r w:rsidR="00E47FE8" w:rsidRPr="00FB212B">
              <w:rPr>
                <w:rFonts w:cs="Times New Roman" w:hint="eastAsia"/>
                <w:sz w:val="20"/>
                <w:szCs w:val="20"/>
              </w:rPr>
              <w:t>수</w:t>
            </w:r>
            <w:r w:rsidR="00E47FE8" w:rsidRPr="00FB212B">
              <w:rPr>
                <w:rFonts w:cs="Times New Roman" w:hint="eastAsia"/>
                <w:sz w:val="20"/>
                <w:szCs w:val="20"/>
              </w:rPr>
              <w:t xml:space="preserve"> </w:t>
            </w:r>
            <w:r w:rsidR="00E47FE8" w:rsidRPr="00FB212B">
              <w:rPr>
                <w:rFonts w:cs="Times New Roman" w:hint="eastAsia"/>
                <w:sz w:val="20"/>
                <w:szCs w:val="20"/>
              </w:rPr>
              <w:t>있</w:t>
            </w:r>
            <w:r w:rsidR="00A96E92">
              <w:rPr>
                <w:rFonts w:cs="Times New Roman" w:hint="eastAsia"/>
                <w:sz w:val="20"/>
                <w:szCs w:val="20"/>
              </w:rPr>
              <w:t>고</w:t>
            </w:r>
            <w:r w:rsidR="00A96E92">
              <w:rPr>
                <w:rFonts w:cs="Times New Roman" w:hint="eastAsia"/>
                <w:sz w:val="20"/>
                <w:szCs w:val="20"/>
              </w:rPr>
              <w:t>,</w:t>
            </w:r>
            <w:r w:rsidR="00A96E92">
              <w:rPr>
                <w:rFonts w:cs="Times New Roman"/>
                <w:sz w:val="20"/>
                <w:szCs w:val="20"/>
              </w:rPr>
              <w:t xml:space="preserve"> </w:t>
            </w:r>
            <w:r w:rsidR="00A96E92">
              <w:rPr>
                <w:rFonts w:cs="Times New Roman" w:hint="eastAsia"/>
                <w:sz w:val="20"/>
                <w:szCs w:val="20"/>
              </w:rPr>
              <w:t>지분</w:t>
            </w:r>
            <w:r w:rsidR="00A96E92">
              <w:rPr>
                <w:rFonts w:cs="Times New Roman" w:hint="eastAsia"/>
                <w:sz w:val="20"/>
                <w:szCs w:val="20"/>
              </w:rPr>
              <w:t xml:space="preserve"> </w:t>
            </w:r>
            <w:r w:rsidR="00A96E92">
              <w:rPr>
                <w:rFonts w:cs="Times New Roman" w:hint="eastAsia"/>
                <w:sz w:val="20"/>
                <w:szCs w:val="20"/>
              </w:rPr>
              <w:t>또는</w:t>
            </w:r>
            <w:r w:rsidR="00A96E92">
              <w:rPr>
                <w:rFonts w:cs="Times New Roman" w:hint="eastAsia"/>
                <w:sz w:val="20"/>
                <w:szCs w:val="20"/>
              </w:rPr>
              <w:t xml:space="preserve"> </w:t>
            </w:r>
            <w:r w:rsidR="00A96E92">
              <w:rPr>
                <w:rFonts w:cs="Times New Roman" w:hint="eastAsia"/>
                <w:sz w:val="20"/>
                <w:szCs w:val="20"/>
              </w:rPr>
              <w:t>경영권의</w:t>
            </w:r>
            <w:r w:rsidR="00A96E92">
              <w:rPr>
                <w:rFonts w:cs="Times New Roman" w:hint="eastAsia"/>
                <w:sz w:val="20"/>
                <w:szCs w:val="20"/>
              </w:rPr>
              <w:t xml:space="preserve"> </w:t>
            </w:r>
            <w:r w:rsidR="00A96E92">
              <w:rPr>
                <w:rFonts w:cs="Times New Roman" w:hint="eastAsia"/>
                <w:sz w:val="20"/>
                <w:szCs w:val="20"/>
              </w:rPr>
              <w:t>양도</w:t>
            </w:r>
            <w:r w:rsidR="00A96E92">
              <w:rPr>
                <w:rFonts w:cs="Times New Roman" w:hint="eastAsia"/>
                <w:sz w:val="20"/>
                <w:szCs w:val="20"/>
              </w:rPr>
              <w:t xml:space="preserve"> </w:t>
            </w:r>
            <w:r w:rsidR="00A96E92">
              <w:rPr>
                <w:rFonts w:cs="Times New Roman" w:hint="eastAsia"/>
                <w:sz w:val="20"/>
                <w:szCs w:val="20"/>
              </w:rPr>
              <w:t>등에</w:t>
            </w:r>
            <w:r w:rsidR="00A96E92">
              <w:rPr>
                <w:rFonts w:cs="Times New Roman" w:hint="eastAsia"/>
                <w:sz w:val="20"/>
                <w:szCs w:val="20"/>
              </w:rPr>
              <w:t xml:space="preserve"> </w:t>
            </w:r>
            <w:r w:rsidR="00A96E92">
              <w:rPr>
                <w:rFonts w:cs="Times New Roman" w:hint="eastAsia"/>
                <w:sz w:val="20"/>
                <w:szCs w:val="20"/>
              </w:rPr>
              <w:t>따른</w:t>
            </w:r>
            <w:r w:rsidR="00A96E92">
              <w:rPr>
                <w:rFonts w:cs="Times New Roman" w:hint="eastAsia"/>
                <w:sz w:val="20"/>
                <w:szCs w:val="20"/>
              </w:rPr>
              <w:t xml:space="preserve"> </w:t>
            </w:r>
            <w:r w:rsidR="00A96E92">
              <w:rPr>
                <w:rFonts w:cs="Times New Roman" w:hint="eastAsia"/>
                <w:sz w:val="20"/>
                <w:szCs w:val="20"/>
              </w:rPr>
              <w:t>대금</w:t>
            </w:r>
            <w:r w:rsidR="00A96E92">
              <w:rPr>
                <w:rFonts w:cs="Times New Roman" w:hint="eastAsia"/>
                <w:sz w:val="20"/>
                <w:szCs w:val="20"/>
              </w:rPr>
              <w:t xml:space="preserve"> </w:t>
            </w:r>
            <w:r w:rsidR="00A96E92">
              <w:rPr>
                <w:rFonts w:cs="Times New Roman" w:hint="eastAsia"/>
                <w:sz w:val="20"/>
                <w:szCs w:val="20"/>
              </w:rPr>
              <w:t>상당액을</w:t>
            </w:r>
            <w:r w:rsidR="00A96E92">
              <w:rPr>
                <w:rFonts w:cs="Times New Roman" w:hint="eastAsia"/>
                <w:sz w:val="20"/>
                <w:szCs w:val="20"/>
              </w:rPr>
              <w:t xml:space="preserve"> </w:t>
            </w:r>
            <w:r w:rsidR="00A96E92">
              <w:rPr>
                <w:rFonts w:cs="Times New Roman" w:hint="eastAsia"/>
                <w:sz w:val="20"/>
                <w:szCs w:val="20"/>
              </w:rPr>
              <w:t>위약벌로서</w:t>
            </w:r>
            <w:r w:rsidR="00A96E92">
              <w:rPr>
                <w:rFonts w:cs="Times New Roman" w:hint="eastAsia"/>
                <w:sz w:val="20"/>
                <w:szCs w:val="20"/>
              </w:rPr>
              <w:t xml:space="preserve"> </w:t>
            </w:r>
            <w:r w:rsidR="00A96E92">
              <w:rPr>
                <w:rFonts w:cs="Times New Roman" w:hint="eastAsia"/>
                <w:sz w:val="20"/>
                <w:szCs w:val="20"/>
              </w:rPr>
              <w:t>지급하여야</w:t>
            </w:r>
            <w:r w:rsidR="00A96E92">
              <w:rPr>
                <w:rFonts w:cs="Times New Roman" w:hint="eastAsia"/>
                <w:sz w:val="20"/>
                <w:szCs w:val="20"/>
              </w:rPr>
              <w:t xml:space="preserve"> </w:t>
            </w:r>
            <w:r w:rsidR="00A96E92">
              <w:rPr>
                <w:rFonts w:cs="Times New Roman" w:hint="eastAsia"/>
                <w:sz w:val="20"/>
                <w:szCs w:val="20"/>
              </w:rPr>
              <w:t>한다는</w:t>
            </w:r>
            <w:r w:rsidR="00A96E92">
              <w:rPr>
                <w:rFonts w:cs="Times New Roman" w:hint="eastAsia"/>
                <w:sz w:val="20"/>
                <w:szCs w:val="20"/>
              </w:rPr>
              <w:t xml:space="preserve"> </w:t>
            </w:r>
            <w:r w:rsidR="00A96E92">
              <w:rPr>
                <w:rFonts w:cs="Times New Roman" w:hint="eastAsia"/>
                <w:sz w:val="20"/>
                <w:szCs w:val="20"/>
              </w:rPr>
              <w:t>취지의</w:t>
            </w:r>
            <w:r w:rsidR="00340937">
              <w:rPr>
                <w:rFonts w:cs="Times New Roman" w:hint="eastAsia"/>
                <w:sz w:val="20"/>
                <w:szCs w:val="20"/>
              </w:rPr>
              <w:t xml:space="preserve"> </w:t>
            </w:r>
            <w:r w:rsidR="00340937">
              <w:rPr>
                <w:rFonts w:cs="Times New Roman" w:hint="eastAsia"/>
                <w:sz w:val="20"/>
                <w:szCs w:val="20"/>
              </w:rPr>
              <w:t>조항이</w:t>
            </w:r>
            <w:r w:rsidR="00340937">
              <w:rPr>
                <w:rFonts w:cs="Times New Roman" w:hint="eastAsia"/>
                <w:sz w:val="20"/>
                <w:szCs w:val="20"/>
              </w:rPr>
              <w:t xml:space="preserve"> </w:t>
            </w:r>
            <w:r w:rsidR="00340937">
              <w:rPr>
                <w:rFonts w:cs="Times New Roman" w:hint="eastAsia"/>
                <w:sz w:val="20"/>
                <w:szCs w:val="20"/>
              </w:rPr>
              <w:t>규정되어</w:t>
            </w:r>
            <w:r w:rsidR="00340937">
              <w:rPr>
                <w:rFonts w:cs="Times New Roman" w:hint="eastAsia"/>
                <w:sz w:val="20"/>
                <w:szCs w:val="20"/>
              </w:rPr>
              <w:t xml:space="preserve"> </w:t>
            </w:r>
            <w:r w:rsidR="00340937">
              <w:rPr>
                <w:rFonts w:cs="Times New Roman" w:hint="eastAsia"/>
                <w:sz w:val="20"/>
                <w:szCs w:val="20"/>
              </w:rPr>
              <w:t>있</w:t>
            </w:r>
            <w:r w:rsidR="00E47FE8" w:rsidRPr="00FB212B">
              <w:rPr>
                <w:rFonts w:cs="Times New Roman" w:hint="eastAsia"/>
                <w:sz w:val="20"/>
                <w:szCs w:val="20"/>
              </w:rPr>
              <w:t>음</w:t>
            </w:r>
            <w:r w:rsidR="00E47FE8" w:rsidRPr="00FB212B">
              <w:rPr>
                <w:rFonts w:cs="Times New Roman" w:hint="eastAsia"/>
                <w:sz w:val="20"/>
                <w:szCs w:val="20"/>
              </w:rPr>
              <w:t>.</w:t>
            </w:r>
          </w:p>
        </w:tc>
        <w:tc>
          <w:tcPr>
            <w:tcW w:w="26" w:type="pct"/>
            <w:tcBorders>
              <w:top w:val="nil"/>
              <w:bottom w:val="nil"/>
            </w:tcBorders>
          </w:tcPr>
          <w:p w14:paraId="62A11A3D" w14:textId="77777777" w:rsidR="00E47FE8" w:rsidRPr="009A2958" w:rsidRDefault="00E47FE8" w:rsidP="005335C7">
            <w:pPr>
              <w:widowControl/>
              <w:spacing w:before="40" w:after="120" w:line="276" w:lineRule="auto"/>
              <w:rPr>
                <w:rFonts w:cs="Times New Roman"/>
                <w:sz w:val="20"/>
                <w:szCs w:val="20"/>
              </w:rPr>
            </w:pPr>
          </w:p>
        </w:tc>
        <w:tc>
          <w:tcPr>
            <w:tcW w:w="1728" w:type="pct"/>
          </w:tcPr>
          <w:p w14:paraId="5978802F" w14:textId="0EDD46B8" w:rsidR="00E47FE8" w:rsidRDefault="00A96E92" w:rsidP="00AF1281">
            <w:pPr>
              <w:pStyle w:val="a8"/>
              <w:widowControl/>
              <w:numPr>
                <w:ilvl w:val="0"/>
                <w:numId w:val="2"/>
              </w:numPr>
              <w:spacing w:before="40" w:after="120" w:line="276" w:lineRule="auto"/>
              <w:rPr>
                <w:rFonts w:cs="Times New Roman"/>
                <w:sz w:val="20"/>
                <w:szCs w:val="20"/>
              </w:rPr>
            </w:pPr>
            <w:r w:rsidRPr="00FB212B">
              <w:rPr>
                <w:rFonts w:cs="Times New Roman" w:hint="eastAsia"/>
                <w:sz w:val="20"/>
                <w:szCs w:val="20"/>
              </w:rPr>
              <w:t>대리운전</w:t>
            </w:r>
            <w:r w:rsidRPr="00FB212B">
              <w:rPr>
                <w:rFonts w:cs="Times New Roman" w:hint="eastAsia"/>
                <w:sz w:val="20"/>
                <w:szCs w:val="20"/>
              </w:rPr>
              <w:t xml:space="preserve"> </w:t>
            </w:r>
            <w:r w:rsidRPr="00FB212B">
              <w:rPr>
                <w:rFonts w:cs="Times New Roman" w:hint="eastAsia"/>
                <w:sz w:val="20"/>
                <w:szCs w:val="20"/>
              </w:rPr>
              <w:t>서비스</w:t>
            </w:r>
            <w:r w:rsidRPr="00FB212B">
              <w:rPr>
                <w:rFonts w:cs="Times New Roman" w:hint="eastAsia"/>
                <w:sz w:val="20"/>
                <w:szCs w:val="20"/>
              </w:rPr>
              <w:t xml:space="preserve"> </w:t>
            </w:r>
            <w:r w:rsidRPr="00FB212B">
              <w:rPr>
                <w:rFonts w:cs="Times New Roman" w:hint="eastAsia"/>
                <w:sz w:val="20"/>
                <w:szCs w:val="20"/>
              </w:rPr>
              <w:t>공유협약</w:t>
            </w:r>
            <w:r>
              <w:rPr>
                <w:rFonts w:cs="Times New Roman" w:hint="eastAsia"/>
                <w:sz w:val="20"/>
                <w:szCs w:val="20"/>
              </w:rPr>
              <w:t>상</w:t>
            </w:r>
            <w:r>
              <w:rPr>
                <w:rFonts w:cs="Times New Roman" w:hint="eastAsia"/>
                <w:sz w:val="20"/>
                <w:szCs w:val="20"/>
              </w:rPr>
              <w:t xml:space="preserve"> </w:t>
            </w:r>
            <w:r>
              <w:rPr>
                <w:rFonts w:cs="Times New Roman" w:hint="eastAsia"/>
                <w:sz w:val="20"/>
                <w:szCs w:val="20"/>
              </w:rPr>
              <w:t>대리운전</w:t>
            </w:r>
            <w:r>
              <w:rPr>
                <w:rFonts w:cs="Times New Roman" w:hint="eastAsia"/>
                <w:sz w:val="20"/>
                <w:szCs w:val="20"/>
              </w:rPr>
              <w:t xml:space="preserve"> </w:t>
            </w:r>
            <w:r>
              <w:rPr>
                <w:rFonts w:cs="Times New Roman" w:hint="eastAsia"/>
                <w:sz w:val="20"/>
                <w:szCs w:val="20"/>
              </w:rPr>
              <w:t>업계참여자가</w:t>
            </w:r>
            <w:r>
              <w:rPr>
                <w:rFonts w:cs="Times New Roman" w:hint="eastAsia"/>
                <w:sz w:val="20"/>
                <w:szCs w:val="20"/>
              </w:rPr>
              <w:t xml:space="preserve"> </w:t>
            </w:r>
            <w:r>
              <w:rPr>
                <w:rFonts w:cs="Times New Roman" w:hint="eastAsia"/>
                <w:sz w:val="20"/>
                <w:szCs w:val="20"/>
              </w:rPr>
              <w:t>대상회사를</w:t>
            </w:r>
            <w:r>
              <w:rPr>
                <w:rFonts w:cs="Times New Roman" w:hint="eastAsia"/>
                <w:sz w:val="20"/>
                <w:szCs w:val="20"/>
              </w:rPr>
              <w:t xml:space="preserve"> </w:t>
            </w:r>
            <w:r>
              <w:rPr>
                <w:rFonts w:cs="Times New Roman" w:hint="eastAsia"/>
                <w:sz w:val="20"/>
                <w:szCs w:val="20"/>
              </w:rPr>
              <w:t>인수하는</w:t>
            </w:r>
            <w:r>
              <w:rPr>
                <w:rFonts w:cs="Times New Roman" w:hint="eastAsia"/>
                <w:sz w:val="20"/>
                <w:szCs w:val="20"/>
              </w:rPr>
              <w:t xml:space="preserve"> </w:t>
            </w:r>
            <w:r>
              <w:rPr>
                <w:rFonts w:cs="Times New Roman" w:hint="eastAsia"/>
                <w:sz w:val="20"/>
                <w:szCs w:val="20"/>
              </w:rPr>
              <w:t>경우에</w:t>
            </w:r>
            <w:r>
              <w:rPr>
                <w:rFonts w:cs="Times New Roman" w:hint="eastAsia"/>
                <w:sz w:val="20"/>
                <w:szCs w:val="20"/>
              </w:rPr>
              <w:t xml:space="preserve"> </w:t>
            </w:r>
            <w:r>
              <w:rPr>
                <w:rFonts w:cs="Times New Roman" w:hint="eastAsia"/>
                <w:sz w:val="20"/>
                <w:szCs w:val="20"/>
              </w:rPr>
              <w:t>한하여</w:t>
            </w:r>
            <w:r>
              <w:rPr>
                <w:rFonts w:cs="Times New Roman" w:hint="eastAsia"/>
                <w:sz w:val="20"/>
                <w:szCs w:val="20"/>
              </w:rPr>
              <w:t xml:space="preserve"> </w:t>
            </w:r>
            <w:r>
              <w:rPr>
                <w:rFonts w:cs="Times New Roman"/>
                <w:sz w:val="20"/>
                <w:szCs w:val="20"/>
              </w:rPr>
              <w:t xml:space="preserve">COC </w:t>
            </w:r>
            <w:r>
              <w:rPr>
                <w:rFonts w:cs="Times New Roman" w:hint="eastAsia"/>
                <w:sz w:val="20"/>
                <w:szCs w:val="20"/>
              </w:rPr>
              <w:t>조항이</w:t>
            </w:r>
            <w:r>
              <w:rPr>
                <w:rFonts w:cs="Times New Roman" w:hint="eastAsia"/>
                <w:sz w:val="20"/>
                <w:szCs w:val="20"/>
              </w:rPr>
              <w:t xml:space="preserve"> </w:t>
            </w:r>
            <w:r>
              <w:rPr>
                <w:rFonts w:cs="Times New Roman" w:hint="eastAsia"/>
                <w:sz w:val="20"/>
                <w:szCs w:val="20"/>
              </w:rPr>
              <w:t>문제된다고</w:t>
            </w:r>
            <w:r>
              <w:rPr>
                <w:rFonts w:cs="Times New Roman" w:hint="eastAsia"/>
                <w:sz w:val="20"/>
                <w:szCs w:val="20"/>
              </w:rPr>
              <w:t xml:space="preserve"> </w:t>
            </w:r>
            <w:r>
              <w:rPr>
                <w:rFonts w:cs="Times New Roman" w:hint="eastAsia"/>
                <w:sz w:val="20"/>
                <w:szCs w:val="20"/>
              </w:rPr>
              <w:t>해석할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있고</w:t>
            </w:r>
            <w:r>
              <w:rPr>
                <w:rFonts w:cs="Times New Roman" w:hint="eastAsia"/>
                <w:sz w:val="20"/>
                <w:szCs w:val="20"/>
              </w:rPr>
              <w:t>,</w:t>
            </w:r>
            <w:r>
              <w:rPr>
                <w:rFonts w:cs="Times New Roman"/>
                <w:sz w:val="20"/>
                <w:szCs w:val="20"/>
              </w:rPr>
              <w:t xml:space="preserve"> </w:t>
            </w:r>
            <w:r>
              <w:rPr>
                <w:rFonts w:cs="Times New Roman" w:hint="eastAsia"/>
                <w:sz w:val="20"/>
                <w:szCs w:val="20"/>
              </w:rPr>
              <w:t>이를</w:t>
            </w:r>
            <w:r>
              <w:rPr>
                <w:rFonts w:cs="Times New Roman" w:hint="eastAsia"/>
                <w:sz w:val="20"/>
                <w:szCs w:val="20"/>
              </w:rPr>
              <w:t xml:space="preserve"> </w:t>
            </w:r>
            <w:r>
              <w:rPr>
                <w:rFonts w:cs="Times New Roman" w:hint="eastAsia"/>
                <w:sz w:val="20"/>
                <w:szCs w:val="20"/>
              </w:rPr>
              <w:t>보수적으로</w:t>
            </w:r>
            <w:r>
              <w:rPr>
                <w:rFonts w:cs="Times New Roman" w:hint="eastAsia"/>
                <w:sz w:val="20"/>
                <w:szCs w:val="20"/>
              </w:rPr>
              <w:t xml:space="preserve"> </w:t>
            </w:r>
            <w:r>
              <w:rPr>
                <w:rFonts w:cs="Times New Roman" w:hint="eastAsia"/>
                <w:sz w:val="20"/>
                <w:szCs w:val="20"/>
              </w:rPr>
              <w:t>해석하여</w:t>
            </w:r>
            <w:r>
              <w:rPr>
                <w:rFonts w:cs="Times New Roman" w:hint="eastAsia"/>
                <w:sz w:val="20"/>
                <w:szCs w:val="20"/>
              </w:rPr>
              <w:t xml:space="preserve"> </w:t>
            </w:r>
            <w:r w:rsidR="004A549D">
              <w:rPr>
                <w:rFonts w:cs="Times New Roman" w:hint="eastAsia"/>
                <w:sz w:val="20"/>
                <w:szCs w:val="20"/>
              </w:rPr>
              <w:t>대리운전</w:t>
            </w:r>
            <w:r w:rsidR="004A549D">
              <w:rPr>
                <w:rFonts w:cs="Times New Roman" w:hint="eastAsia"/>
                <w:sz w:val="20"/>
                <w:szCs w:val="20"/>
              </w:rPr>
              <w:t xml:space="preserve"> </w:t>
            </w:r>
            <w:r w:rsidR="004A549D">
              <w:rPr>
                <w:rFonts w:cs="Times New Roman" w:hint="eastAsia"/>
                <w:sz w:val="20"/>
                <w:szCs w:val="20"/>
              </w:rPr>
              <w:t>업계참여자</w:t>
            </w:r>
            <w:r w:rsidR="00AF1281">
              <w:rPr>
                <w:rFonts w:cs="Times New Roman" w:hint="eastAsia"/>
                <w:sz w:val="20"/>
                <w:szCs w:val="20"/>
              </w:rPr>
              <w:t>를</w:t>
            </w:r>
            <w:r w:rsidR="004A549D">
              <w:rPr>
                <w:rFonts w:cs="Times New Roman" w:hint="eastAsia"/>
                <w:sz w:val="20"/>
                <w:szCs w:val="20"/>
              </w:rPr>
              <w:t xml:space="preserve"> </w:t>
            </w:r>
            <w:r w:rsidR="004A549D">
              <w:rPr>
                <w:rFonts w:cs="Times New Roman" w:hint="eastAsia"/>
                <w:sz w:val="20"/>
                <w:szCs w:val="20"/>
              </w:rPr>
              <w:t>예시적으로</w:t>
            </w:r>
            <w:r w:rsidR="004A549D">
              <w:rPr>
                <w:rFonts w:cs="Times New Roman" w:hint="eastAsia"/>
                <w:sz w:val="20"/>
                <w:szCs w:val="20"/>
              </w:rPr>
              <w:t xml:space="preserve"> </w:t>
            </w:r>
            <w:r w:rsidR="004A549D">
              <w:rPr>
                <w:rFonts w:cs="Times New Roman" w:hint="eastAsia"/>
                <w:sz w:val="20"/>
                <w:szCs w:val="20"/>
              </w:rPr>
              <w:t>기재한</w:t>
            </w:r>
            <w:r w:rsidR="004A549D">
              <w:rPr>
                <w:rFonts w:cs="Times New Roman" w:hint="eastAsia"/>
                <w:sz w:val="20"/>
                <w:szCs w:val="20"/>
              </w:rPr>
              <w:t xml:space="preserve"> </w:t>
            </w:r>
            <w:r w:rsidR="004A549D">
              <w:rPr>
                <w:rFonts w:cs="Times New Roman" w:hint="eastAsia"/>
                <w:sz w:val="20"/>
                <w:szCs w:val="20"/>
              </w:rPr>
              <w:t>것이라고</w:t>
            </w:r>
            <w:r w:rsidR="004A549D">
              <w:rPr>
                <w:rFonts w:cs="Times New Roman" w:hint="eastAsia"/>
                <w:sz w:val="20"/>
                <w:szCs w:val="20"/>
              </w:rPr>
              <w:t xml:space="preserve"> </w:t>
            </w:r>
            <w:r w:rsidR="004A549D">
              <w:rPr>
                <w:rFonts w:cs="Times New Roman" w:hint="eastAsia"/>
                <w:sz w:val="20"/>
                <w:szCs w:val="20"/>
              </w:rPr>
              <w:t>해석하더라도</w:t>
            </w:r>
            <w:r>
              <w:rPr>
                <w:rFonts w:cs="Times New Roman" w:hint="eastAsia"/>
                <w:sz w:val="20"/>
                <w:szCs w:val="20"/>
              </w:rPr>
              <w:t xml:space="preserve"> </w:t>
            </w:r>
            <w:r w:rsidR="00B645DC">
              <w:rPr>
                <w:rFonts w:cs="Times New Roman" w:hint="eastAsia"/>
                <w:sz w:val="20"/>
                <w:szCs w:val="20"/>
              </w:rPr>
              <w:t>사전</w:t>
            </w:r>
            <w:r w:rsidR="00B645DC">
              <w:rPr>
                <w:rFonts w:cs="Times New Roman" w:hint="eastAsia"/>
                <w:sz w:val="20"/>
                <w:szCs w:val="20"/>
              </w:rPr>
              <w:t xml:space="preserve"> </w:t>
            </w:r>
            <w:r w:rsidR="00B645DC">
              <w:rPr>
                <w:rFonts w:cs="Times New Roman" w:hint="eastAsia"/>
                <w:sz w:val="20"/>
                <w:szCs w:val="20"/>
              </w:rPr>
              <w:t>서면</w:t>
            </w:r>
            <w:r w:rsidR="00B645DC">
              <w:rPr>
                <w:rFonts w:cs="Times New Roman" w:hint="eastAsia"/>
                <w:sz w:val="20"/>
                <w:szCs w:val="20"/>
              </w:rPr>
              <w:t xml:space="preserve"> </w:t>
            </w:r>
            <w:r w:rsidR="00B645DC">
              <w:rPr>
                <w:rFonts w:cs="Times New Roman" w:hint="eastAsia"/>
                <w:sz w:val="20"/>
                <w:szCs w:val="20"/>
              </w:rPr>
              <w:t>동의를</w:t>
            </w:r>
            <w:r w:rsidR="00B645DC">
              <w:rPr>
                <w:rFonts w:cs="Times New Roman" w:hint="eastAsia"/>
                <w:sz w:val="20"/>
                <w:szCs w:val="20"/>
              </w:rPr>
              <w:t xml:space="preserve"> </w:t>
            </w:r>
            <w:r w:rsidR="00B645DC">
              <w:rPr>
                <w:rFonts w:cs="Times New Roman" w:hint="eastAsia"/>
                <w:sz w:val="20"/>
                <w:szCs w:val="20"/>
              </w:rPr>
              <w:t>받으면</w:t>
            </w:r>
            <w:r w:rsidR="00B645DC">
              <w:rPr>
                <w:rFonts w:cs="Times New Roman" w:hint="eastAsia"/>
                <w:sz w:val="20"/>
                <w:szCs w:val="20"/>
              </w:rPr>
              <w:t xml:space="preserve"> </w:t>
            </w:r>
            <w:r w:rsidR="00B645DC">
              <w:rPr>
                <w:rFonts w:cs="Times New Roman" w:hint="eastAsia"/>
                <w:sz w:val="20"/>
                <w:szCs w:val="20"/>
              </w:rPr>
              <w:t>해지권이</w:t>
            </w:r>
            <w:r w:rsidR="00B645DC">
              <w:rPr>
                <w:rFonts w:cs="Times New Roman" w:hint="eastAsia"/>
                <w:sz w:val="20"/>
                <w:szCs w:val="20"/>
              </w:rPr>
              <w:t xml:space="preserve"> </w:t>
            </w:r>
            <w:r w:rsidR="00B645DC">
              <w:rPr>
                <w:rFonts w:cs="Times New Roman" w:hint="eastAsia"/>
                <w:sz w:val="20"/>
                <w:szCs w:val="20"/>
              </w:rPr>
              <w:t>발생하지</w:t>
            </w:r>
            <w:r w:rsidR="00B645DC">
              <w:rPr>
                <w:rFonts w:cs="Times New Roman" w:hint="eastAsia"/>
                <w:sz w:val="20"/>
                <w:szCs w:val="20"/>
              </w:rPr>
              <w:t xml:space="preserve"> </w:t>
            </w:r>
            <w:r w:rsidR="00B645DC">
              <w:rPr>
                <w:rFonts w:cs="Times New Roman" w:hint="eastAsia"/>
                <w:sz w:val="20"/>
                <w:szCs w:val="20"/>
              </w:rPr>
              <w:t>않고</w:t>
            </w:r>
            <w:r w:rsidR="00C809DD">
              <w:rPr>
                <w:rFonts w:cs="Times New Roman" w:hint="eastAsia"/>
                <w:sz w:val="20"/>
                <w:szCs w:val="20"/>
              </w:rPr>
              <w:t xml:space="preserve"> </w:t>
            </w:r>
            <w:r w:rsidR="00E47FE8">
              <w:rPr>
                <w:rFonts w:cs="Times New Roman"/>
                <w:sz w:val="20"/>
                <w:szCs w:val="20"/>
              </w:rPr>
              <w:t>CMNP</w:t>
            </w:r>
            <w:r w:rsidR="00E47FE8">
              <w:rPr>
                <w:rFonts w:cs="Times New Roman" w:hint="eastAsia"/>
                <w:sz w:val="20"/>
                <w:szCs w:val="20"/>
              </w:rPr>
              <w:t>는</w:t>
            </w:r>
            <w:r w:rsidR="00E47FE8">
              <w:rPr>
                <w:rFonts w:cs="Times New Roman" w:hint="eastAsia"/>
                <w:sz w:val="20"/>
                <w:szCs w:val="20"/>
              </w:rPr>
              <w:t xml:space="preserve"> </w:t>
            </w:r>
            <w:r w:rsidR="00E47FE8">
              <w:rPr>
                <w:rFonts w:cs="Times New Roman" w:hint="eastAsia"/>
                <w:sz w:val="20"/>
                <w:szCs w:val="20"/>
              </w:rPr>
              <w:t>대상회사가</w:t>
            </w:r>
            <w:r w:rsidR="00E47FE8">
              <w:rPr>
                <w:rFonts w:cs="Times New Roman" w:hint="eastAsia"/>
                <w:sz w:val="20"/>
                <w:szCs w:val="20"/>
              </w:rPr>
              <w:t xml:space="preserve"> </w:t>
            </w:r>
            <w:r w:rsidR="00E47FE8">
              <w:rPr>
                <w:rFonts w:cs="Times New Roman"/>
                <w:sz w:val="20"/>
                <w:szCs w:val="20"/>
              </w:rPr>
              <w:t xml:space="preserve">100% </w:t>
            </w:r>
            <w:r w:rsidR="00E47FE8">
              <w:rPr>
                <w:rFonts w:cs="Times New Roman" w:hint="eastAsia"/>
                <w:sz w:val="20"/>
                <w:szCs w:val="20"/>
              </w:rPr>
              <w:t>소유하는</w:t>
            </w:r>
            <w:r w:rsidR="00E47FE8">
              <w:rPr>
                <w:rFonts w:cs="Times New Roman" w:hint="eastAsia"/>
                <w:sz w:val="20"/>
                <w:szCs w:val="20"/>
              </w:rPr>
              <w:t xml:space="preserve"> </w:t>
            </w:r>
            <w:r w:rsidR="00E47FE8">
              <w:rPr>
                <w:rFonts w:cs="Times New Roman" w:hint="eastAsia"/>
                <w:sz w:val="20"/>
                <w:szCs w:val="20"/>
              </w:rPr>
              <w:t>자회사이므로</w:t>
            </w:r>
            <w:r w:rsidR="00E47FE8">
              <w:rPr>
                <w:rFonts w:cs="Times New Roman" w:hint="eastAsia"/>
                <w:sz w:val="20"/>
                <w:szCs w:val="20"/>
              </w:rPr>
              <w:t xml:space="preserve"> </w:t>
            </w:r>
            <w:r w:rsidR="00E47FE8">
              <w:rPr>
                <w:rFonts w:cs="Times New Roman" w:hint="eastAsia"/>
                <w:sz w:val="20"/>
                <w:szCs w:val="20"/>
              </w:rPr>
              <w:t>본건</w:t>
            </w:r>
            <w:r w:rsidR="00E47FE8">
              <w:rPr>
                <w:rFonts w:cs="Times New Roman" w:hint="eastAsia"/>
                <w:sz w:val="20"/>
                <w:szCs w:val="20"/>
              </w:rPr>
              <w:t xml:space="preserve"> </w:t>
            </w:r>
            <w:r w:rsidR="003C562B">
              <w:rPr>
                <w:rFonts w:cs="Times New Roman" w:hint="eastAsia"/>
                <w:sz w:val="20"/>
                <w:szCs w:val="20"/>
              </w:rPr>
              <w:t>거래에</w:t>
            </w:r>
            <w:r w:rsidR="003C562B">
              <w:rPr>
                <w:rFonts w:cs="Times New Roman" w:hint="eastAsia"/>
                <w:sz w:val="20"/>
                <w:szCs w:val="20"/>
              </w:rPr>
              <w:t xml:space="preserve"> </w:t>
            </w:r>
            <w:r w:rsidR="003C562B">
              <w:rPr>
                <w:rFonts w:cs="Times New Roman" w:hint="eastAsia"/>
                <w:sz w:val="20"/>
                <w:szCs w:val="20"/>
              </w:rPr>
              <w:t>따른</w:t>
            </w:r>
            <w:r w:rsidR="003C562B">
              <w:rPr>
                <w:rFonts w:cs="Times New Roman" w:hint="eastAsia"/>
                <w:sz w:val="20"/>
                <w:szCs w:val="20"/>
              </w:rPr>
              <w:t xml:space="preserve"> </w:t>
            </w:r>
            <w:r w:rsidR="003C562B">
              <w:rPr>
                <w:rFonts w:cs="Times New Roman" w:hint="eastAsia"/>
                <w:sz w:val="20"/>
                <w:szCs w:val="20"/>
              </w:rPr>
              <w:t>해지가</w:t>
            </w:r>
            <w:r w:rsidR="003C562B">
              <w:rPr>
                <w:rFonts w:cs="Times New Roman" w:hint="eastAsia"/>
                <w:sz w:val="20"/>
                <w:szCs w:val="20"/>
              </w:rPr>
              <w:t xml:space="preserve"> </w:t>
            </w:r>
            <w:r w:rsidR="003C562B">
              <w:rPr>
                <w:rFonts w:cs="Times New Roman" w:hint="eastAsia"/>
                <w:sz w:val="20"/>
                <w:szCs w:val="20"/>
              </w:rPr>
              <w:t>문제될</w:t>
            </w:r>
            <w:r w:rsidR="003C562B">
              <w:rPr>
                <w:rFonts w:cs="Times New Roman" w:hint="eastAsia"/>
                <w:sz w:val="20"/>
                <w:szCs w:val="20"/>
              </w:rPr>
              <w:t xml:space="preserve"> </w:t>
            </w:r>
            <w:r w:rsidR="003C562B">
              <w:rPr>
                <w:rFonts w:cs="Times New Roman" w:hint="eastAsia"/>
                <w:sz w:val="20"/>
                <w:szCs w:val="20"/>
              </w:rPr>
              <w:t>가능성은</w:t>
            </w:r>
            <w:r w:rsidR="003C562B">
              <w:rPr>
                <w:rFonts w:cs="Times New Roman" w:hint="eastAsia"/>
                <w:sz w:val="20"/>
                <w:szCs w:val="20"/>
              </w:rPr>
              <w:t xml:space="preserve"> </w:t>
            </w:r>
            <w:r w:rsidR="003C562B">
              <w:rPr>
                <w:rFonts w:cs="Times New Roman" w:hint="eastAsia"/>
                <w:sz w:val="20"/>
                <w:szCs w:val="20"/>
              </w:rPr>
              <w:t>없어</w:t>
            </w:r>
            <w:r w:rsidR="003C562B">
              <w:rPr>
                <w:rFonts w:cs="Times New Roman" w:hint="eastAsia"/>
                <w:sz w:val="20"/>
                <w:szCs w:val="20"/>
              </w:rPr>
              <w:t xml:space="preserve"> </w:t>
            </w:r>
            <w:r w:rsidR="003C562B">
              <w:rPr>
                <w:rFonts w:cs="Times New Roman" w:hint="eastAsia"/>
                <w:sz w:val="20"/>
                <w:szCs w:val="20"/>
              </w:rPr>
              <w:t>보</w:t>
            </w:r>
            <w:r w:rsidR="00097439">
              <w:rPr>
                <w:rFonts w:cs="Times New Roman" w:hint="eastAsia"/>
                <w:sz w:val="20"/>
                <w:szCs w:val="20"/>
              </w:rPr>
              <w:t>이며</w:t>
            </w:r>
            <w:r w:rsidR="00097439">
              <w:rPr>
                <w:rFonts w:cs="Times New Roman" w:hint="eastAsia"/>
                <w:sz w:val="20"/>
                <w:szCs w:val="20"/>
              </w:rPr>
              <w:t>,</w:t>
            </w:r>
            <w:r w:rsidR="00097439">
              <w:rPr>
                <w:rFonts w:cs="Times New Roman"/>
                <w:sz w:val="20"/>
                <w:szCs w:val="20"/>
              </w:rPr>
              <w:t xml:space="preserve"> </w:t>
            </w:r>
            <w:r w:rsidR="00097439">
              <w:rPr>
                <w:rFonts w:cs="Times New Roman" w:hint="eastAsia"/>
                <w:sz w:val="20"/>
                <w:szCs w:val="20"/>
              </w:rPr>
              <w:t>그</w:t>
            </w:r>
            <w:r w:rsidR="00097439">
              <w:rPr>
                <w:rFonts w:cs="Times New Roman" w:hint="eastAsia"/>
                <w:sz w:val="20"/>
                <w:szCs w:val="20"/>
              </w:rPr>
              <w:t xml:space="preserve"> </w:t>
            </w:r>
            <w:r w:rsidR="00097439">
              <w:rPr>
                <w:rFonts w:cs="Times New Roman" w:hint="eastAsia"/>
                <w:sz w:val="20"/>
                <w:szCs w:val="20"/>
              </w:rPr>
              <w:t>외</w:t>
            </w:r>
            <w:r w:rsidR="00097439">
              <w:rPr>
                <w:rFonts w:cs="Times New Roman" w:hint="eastAsia"/>
                <w:sz w:val="20"/>
                <w:szCs w:val="20"/>
              </w:rPr>
              <w:t xml:space="preserve"> </w:t>
            </w:r>
            <w:r w:rsidR="00097439" w:rsidRPr="00C05189">
              <w:rPr>
                <w:rFonts w:hint="eastAsia"/>
                <w:sz w:val="20"/>
                <w:szCs w:val="20"/>
              </w:rPr>
              <w:t>본건</w:t>
            </w:r>
            <w:r w:rsidR="00097439" w:rsidRPr="00C05189">
              <w:rPr>
                <w:rFonts w:hint="eastAsia"/>
                <w:sz w:val="20"/>
                <w:szCs w:val="20"/>
              </w:rPr>
              <w:t xml:space="preserve"> </w:t>
            </w:r>
            <w:r w:rsidR="00097439" w:rsidRPr="00C05189">
              <w:rPr>
                <w:rFonts w:hint="eastAsia"/>
                <w:sz w:val="20"/>
                <w:szCs w:val="20"/>
              </w:rPr>
              <w:t>거래에</w:t>
            </w:r>
            <w:r w:rsidR="00097439" w:rsidRPr="00C05189">
              <w:rPr>
                <w:rFonts w:hint="eastAsia"/>
                <w:sz w:val="20"/>
                <w:szCs w:val="20"/>
              </w:rPr>
              <w:t xml:space="preserve"> </w:t>
            </w:r>
            <w:r w:rsidR="00097439" w:rsidRPr="00C05189">
              <w:rPr>
                <w:rFonts w:hint="eastAsia"/>
                <w:sz w:val="20"/>
                <w:szCs w:val="20"/>
              </w:rPr>
              <w:t>영향을</w:t>
            </w:r>
            <w:r w:rsidR="00097439" w:rsidRPr="00C05189">
              <w:rPr>
                <w:rFonts w:hint="eastAsia"/>
                <w:sz w:val="20"/>
                <w:szCs w:val="20"/>
              </w:rPr>
              <w:t xml:space="preserve"> </w:t>
            </w:r>
            <w:r w:rsidR="00097439" w:rsidRPr="00C05189">
              <w:rPr>
                <w:rFonts w:hint="eastAsia"/>
                <w:sz w:val="20"/>
                <w:szCs w:val="20"/>
              </w:rPr>
              <w:t>미칠</w:t>
            </w:r>
            <w:r w:rsidR="00097439" w:rsidRPr="00C05189">
              <w:rPr>
                <w:rFonts w:hint="eastAsia"/>
                <w:sz w:val="20"/>
                <w:szCs w:val="20"/>
              </w:rPr>
              <w:t xml:space="preserve"> </w:t>
            </w:r>
            <w:r w:rsidR="00097439" w:rsidRPr="00C05189">
              <w:rPr>
                <w:rFonts w:hint="eastAsia"/>
                <w:sz w:val="20"/>
                <w:szCs w:val="20"/>
              </w:rPr>
              <w:t>수</w:t>
            </w:r>
            <w:r w:rsidR="00097439" w:rsidRPr="00C05189">
              <w:rPr>
                <w:rFonts w:hint="eastAsia"/>
                <w:sz w:val="20"/>
                <w:szCs w:val="20"/>
              </w:rPr>
              <w:t xml:space="preserve"> </w:t>
            </w:r>
            <w:r w:rsidR="00097439" w:rsidRPr="00C05189">
              <w:rPr>
                <w:rFonts w:hint="eastAsia"/>
                <w:sz w:val="20"/>
                <w:szCs w:val="20"/>
              </w:rPr>
              <w:t>있는</w:t>
            </w:r>
            <w:r w:rsidR="00097439" w:rsidRPr="00C05189">
              <w:rPr>
                <w:rFonts w:hint="eastAsia"/>
                <w:sz w:val="20"/>
                <w:szCs w:val="20"/>
              </w:rPr>
              <w:t xml:space="preserve"> </w:t>
            </w:r>
            <w:r w:rsidR="00097439" w:rsidRPr="00C05189">
              <w:rPr>
                <w:rFonts w:hint="eastAsia"/>
                <w:sz w:val="20"/>
                <w:szCs w:val="20"/>
              </w:rPr>
              <w:t>특별한</w:t>
            </w:r>
            <w:r w:rsidR="00097439" w:rsidRPr="00C05189">
              <w:rPr>
                <w:rFonts w:hint="eastAsia"/>
                <w:sz w:val="20"/>
                <w:szCs w:val="20"/>
              </w:rPr>
              <w:t xml:space="preserve"> </w:t>
            </w:r>
            <w:r w:rsidR="00097439" w:rsidRPr="00C05189">
              <w:rPr>
                <w:rFonts w:hint="eastAsia"/>
                <w:sz w:val="20"/>
                <w:szCs w:val="20"/>
              </w:rPr>
              <w:t>이슈는</w:t>
            </w:r>
            <w:r w:rsidR="00097439" w:rsidRPr="00C05189">
              <w:rPr>
                <w:rFonts w:hint="eastAsia"/>
                <w:sz w:val="20"/>
                <w:szCs w:val="20"/>
              </w:rPr>
              <w:t xml:space="preserve"> </w:t>
            </w:r>
            <w:r w:rsidR="00097439" w:rsidRPr="00C05189">
              <w:rPr>
                <w:rFonts w:hint="eastAsia"/>
                <w:sz w:val="20"/>
                <w:szCs w:val="20"/>
              </w:rPr>
              <w:t>발견되지</w:t>
            </w:r>
            <w:r w:rsidR="00097439" w:rsidRPr="00C05189">
              <w:rPr>
                <w:rFonts w:hint="eastAsia"/>
                <w:sz w:val="20"/>
                <w:szCs w:val="20"/>
              </w:rPr>
              <w:t xml:space="preserve"> </w:t>
            </w:r>
            <w:r w:rsidR="00097439" w:rsidRPr="00C05189">
              <w:rPr>
                <w:rFonts w:hint="eastAsia"/>
                <w:sz w:val="20"/>
                <w:szCs w:val="20"/>
              </w:rPr>
              <w:t>않</w:t>
            </w:r>
            <w:r w:rsidR="00097439">
              <w:rPr>
                <w:rFonts w:hint="eastAsia"/>
                <w:sz w:val="20"/>
                <w:szCs w:val="20"/>
              </w:rPr>
              <w:t>았음</w:t>
            </w:r>
            <w:r w:rsidR="00097439">
              <w:rPr>
                <w:rFonts w:hint="eastAsia"/>
                <w:sz w:val="20"/>
                <w:szCs w:val="20"/>
              </w:rPr>
              <w:t>.</w:t>
            </w:r>
          </w:p>
        </w:tc>
        <w:tc>
          <w:tcPr>
            <w:tcW w:w="27" w:type="pct"/>
            <w:tcBorders>
              <w:top w:val="nil"/>
              <w:bottom w:val="nil"/>
            </w:tcBorders>
          </w:tcPr>
          <w:p w14:paraId="7EDA65BC" w14:textId="77777777" w:rsidR="00E47FE8" w:rsidRPr="009A2958" w:rsidRDefault="00E47FE8" w:rsidP="005335C7">
            <w:pPr>
              <w:widowControl/>
              <w:spacing w:before="40" w:after="120" w:line="276" w:lineRule="auto"/>
              <w:rPr>
                <w:rFonts w:cs="Times New Roman"/>
                <w:sz w:val="20"/>
                <w:szCs w:val="20"/>
              </w:rPr>
            </w:pPr>
          </w:p>
        </w:tc>
        <w:tc>
          <w:tcPr>
            <w:tcW w:w="770" w:type="pct"/>
          </w:tcPr>
          <w:p w14:paraId="1B7DD542" w14:textId="357AF2E9" w:rsidR="00E47FE8" w:rsidRDefault="002C4170" w:rsidP="005335C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063077" w:rsidRPr="00AA0FD5" w14:paraId="5BD90C14" w14:textId="77777777" w:rsidTr="00061A1F">
        <w:trPr>
          <w:trHeight w:val="132"/>
        </w:trPr>
        <w:tc>
          <w:tcPr>
            <w:tcW w:w="619" w:type="pct"/>
          </w:tcPr>
          <w:p w14:paraId="69009E40" w14:textId="21BAFDFF" w:rsidR="00063077" w:rsidRDefault="00063077" w:rsidP="00063077">
            <w:pPr>
              <w:widowControl/>
              <w:spacing w:before="40" w:after="120" w:line="276" w:lineRule="auto"/>
              <w:jc w:val="center"/>
              <w:outlineLvl w:val="0"/>
              <w:rPr>
                <w:rFonts w:cs="Times New Roman"/>
                <w:b/>
                <w:color w:val="404040" w:themeColor="text1" w:themeTint="BF"/>
                <w:kern w:val="0"/>
                <w:sz w:val="20"/>
                <w:szCs w:val="20"/>
                <w:highlight w:val="yellow"/>
              </w:rPr>
            </w:pPr>
            <w:bookmarkStart w:id="51" w:name="_Toc108480421"/>
            <w:bookmarkStart w:id="52" w:name="_Toc108512977"/>
            <w:r w:rsidRPr="00063077">
              <w:rPr>
                <w:rFonts w:cs="Times New Roman" w:hint="eastAsia"/>
                <w:b/>
                <w:color w:val="404040" w:themeColor="text1" w:themeTint="BF"/>
                <w:kern w:val="0"/>
                <w:sz w:val="20"/>
                <w:szCs w:val="20"/>
              </w:rPr>
              <w:t>대리운전</w:t>
            </w:r>
            <w:r w:rsidRPr="00063077">
              <w:rPr>
                <w:rFonts w:cs="Times New Roman" w:hint="eastAsia"/>
                <w:b/>
                <w:color w:val="404040" w:themeColor="text1" w:themeTint="BF"/>
                <w:kern w:val="0"/>
                <w:sz w:val="20"/>
                <w:szCs w:val="20"/>
              </w:rPr>
              <w:t xml:space="preserve"> </w:t>
            </w:r>
            <w:r w:rsidRPr="00063077">
              <w:rPr>
                <w:rFonts w:cs="Times New Roman" w:hint="eastAsia"/>
                <w:b/>
                <w:color w:val="404040" w:themeColor="text1" w:themeTint="BF"/>
                <w:kern w:val="0"/>
                <w:sz w:val="20"/>
                <w:szCs w:val="20"/>
              </w:rPr>
              <w:t>보험</w:t>
            </w:r>
            <w:bookmarkEnd w:id="51"/>
            <w:bookmarkEnd w:id="52"/>
          </w:p>
        </w:tc>
        <w:tc>
          <w:tcPr>
            <w:tcW w:w="26" w:type="pct"/>
            <w:tcBorders>
              <w:top w:val="nil"/>
              <w:bottom w:val="nil"/>
            </w:tcBorders>
          </w:tcPr>
          <w:p w14:paraId="57C3FAC1" w14:textId="77777777" w:rsidR="00063077" w:rsidRPr="009A2958" w:rsidRDefault="00063077" w:rsidP="00364EA6">
            <w:pPr>
              <w:widowControl/>
              <w:spacing w:before="40" w:after="120" w:line="276" w:lineRule="auto"/>
              <w:rPr>
                <w:rFonts w:cs="Times New Roman"/>
                <w:b/>
                <w:sz w:val="20"/>
                <w:szCs w:val="20"/>
              </w:rPr>
            </w:pPr>
          </w:p>
        </w:tc>
        <w:tc>
          <w:tcPr>
            <w:tcW w:w="1804" w:type="pct"/>
          </w:tcPr>
          <w:p w14:paraId="1477A179" w14:textId="77777777" w:rsidR="00063077" w:rsidRDefault="00063077" w:rsidP="00364EA6">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대리운전</w:t>
            </w:r>
            <w:r>
              <w:rPr>
                <w:rFonts w:cs="Times New Roman" w:hint="eastAsia"/>
                <w:sz w:val="20"/>
                <w:szCs w:val="20"/>
              </w:rPr>
              <w:t xml:space="preserve"> </w:t>
            </w:r>
            <w:r>
              <w:rPr>
                <w:rFonts w:cs="Times New Roman" w:hint="eastAsia"/>
                <w:sz w:val="20"/>
                <w:szCs w:val="20"/>
              </w:rPr>
              <w:t>중개서비스와</w:t>
            </w:r>
            <w:r>
              <w:rPr>
                <w:rFonts w:cs="Times New Roman" w:hint="eastAsia"/>
                <w:sz w:val="20"/>
                <w:szCs w:val="20"/>
              </w:rPr>
              <w:t xml:space="preserve"> </w:t>
            </w:r>
            <w:r>
              <w:rPr>
                <w:rFonts w:cs="Times New Roman" w:hint="eastAsia"/>
                <w:sz w:val="20"/>
                <w:szCs w:val="20"/>
              </w:rPr>
              <w:t>관련하여</w:t>
            </w:r>
            <w:r>
              <w:rPr>
                <w:rFonts w:cs="Times New Roman" w:hint="eastAsia"/>
                <w:sz w:val="20"/>
                <w:szCs w:val="20"/>
              </w:rPr>
              <w:t xml:space="preserve"> </w:t>
            </w:r>
            <w:r>
              <w:rPr>
                <w:rFonts w:cs="Times New Roman" w:hint="eastAsia"/>
                <w:sz w:val="20"/>
                <w:szCs w:val="20"/>
              </w:rPr>
              <w:t>직접</w:t>
            </w:r>
            <w:r>
              <w:rPr>
                <w:rFonts w:cs="Times New Roman" w:hint="eastAsia"/>
                <w:sz w:val="20"/>
                <w:szCs w:val="20"/>
              </w:rPr>
              <w:t xml:space="preserve"> </w:t>
            </w:r>
            <w:r>
              <w:rPr>
                <w:rFonts w:cs="Times New Roman" w:hint="eastAsia"/>
                <w:sz w:val="20"/>
                <w:szCs w:val="20"/>
              </w:rPr>
              <w:t>보험계약자</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피보험자로서</w:t>
            </w:r>
            <w:r>
              <w:rPr>
                <w:rFonts w:cs="Times New Roman" w:hint="eastAsia"/>
                <w:sz w:val="20"/>
                <w:szCs w:val="20"/>
              </w:rPr>
              <w:t xml:space="preserve"> </w:t>
            </w:r>
            <w:r>
              <w:rPr>
                <w:rFonts w:cs="Times New Roman"/>
                <w:sz w:val="20"/>
                <w:szCs w:val="20"/>
              </w:rPr>
              <w:t xml:space="preserve">DB </w:t>
            </w:r>
            <w:r>
              <w:rPr>
                <w:rFonts w:cs="Times New Roman" w:hint="eastAsia"/>
                <w:sz w:val="20"/>
                <w:szCs w:val="20"/>
              </w:rPr>
              <w:t>손해보험과</w:t>
            </w:r>
            <w:r>
              <w:rPr>
                <w:rFonts w:cs="Times New Roman" w:hint="eastAsia"/>
                <w:sz w:val="20"/>
                <w:szCs w:val="20"/>
              </w:rPr>
              <w:t xml:space="preserve"> </w:t>
            </w:r>
            <w:r>
              <w:rPr>
                <w:rFonts w:cs="Times New Roman" w:hint="eastAsia"/>
                <w:sz w:val="20"/>
                <w:szCs w:val="20"/>
              </w:rPr>
              <w:t>보험계약을</w:t>
            </w:r>
            <w:r>
              <w:rPr>
                <w:rFonts w:cs="Times New Roman" w:hint="eastAsia"/>
                <w:sz w:val="20"/>
                <w:szCs w:val="20"/>
              </w:rPr>
              <w:t xml:space="preserve"> </w:t>
            </w:r>
            <w:r>
              <w:rPr>
                <w:rFonts w:cs="Times New Roman" w:hint="eastAsia"/>
                <w:sz w:val="20"/>
                <w:szCs w:val="20"/>
              </w:rPr>
              <w:t>체결하고</w:t>
            </w:r>
            <w:r>
              <w:rPr>
                <w:rFonts w:cs="Times New Roman" w:hint="eastAsia"/>
                <w:sz w:val="20"/>
                <w:szCs w:val="20"/>
              </w:rPr>
              <w:t xml:space="preserve"> </w:t>
            </w:r>
            <w:r>
              <w:rPr>
                <w:rFonts w:cs="Times New Roman" w:hint="eastAsia"/>
                <w:sz w:val="20"/>
                <w:szCs w:val="20"/>
              </w:rPr>
              <w:t>있으며</w:t>
            </w:r>
            <w:r>
              <w:rPr>
                <w:rFonts w:cs="Times New Roman" w:hint="eastAsia"/>
                <w:sz w:val="20"/>
                <w:szCs w:val="20"/>
              </w:rPr>
              <w:t>,</w:t>
            </w:r>
            <w:r>
              <w:rPr>
                <w:rFonts w:cs="Times New Roman"/>
                <w:sz w:val="20"/>
                <w:szCs w:val="20"/>
              </w:rPr>
              <w:t xml:space="preserve"> </w:t>
            </w:r>
            <w:r>
              <w:rPr>
                <w:rFonts w:cs="Times New Roman" w:hint="eastAsia"/>
                <w:sz w:val="20"/>
                <w:szCs w:val="20"/>
              </w:rPr>
              <w:t>보험료</w:t>
            </w:r>
            <w:r>
              <w:rPr>
                <w:rFonts w:cs="Times New Roman" w:hint="eastAsia"/>
                <w:sz w:val="20"/>
                <w:szCs w:val="20"/>
              </w:rPr>
              <w:t xml:space="preserve"> </w:t>
            </w:r>
            <w:r>
              <w:rPr>
                <w:rFonts w:cs="Times New Roman" w:hint="eastAsia"/>
                <w:sz w:val="20"/>
                <w:szCs w:val="20"/>
              </w:rPr>
              <w:t>역시</w:t>
            </w:r>
            <w:r>
              <w:rPr>
                <w:rFonts w:cs="Times New Roman" w:hint="eastAsia"/>
                <w:sz w:val="20"/>
                <w:szCs w:val="20"/>
              </w:rPr>
              <w:t xml:space="preserve"> </w:t>
            </w:r>
            <w:r>
              <w:rPr>
                <w:rFonts w:cs="Times New Roman" w:hint="eastAsia"/>
                <w:sz w:val="20"/>
                <w:szCs w:val="20"/>
              </w:rPr>
              <w:t>직접</w:t>
            </w:r>
            <w:r>
              <w:rPr>
                <w:rFonts w:cs="Times New Roman" w:hint="eastAsia"/>
                <w:sz w:val="20"/>
                <w:szCs w:val="20"/>
              </w:rPr>
              <w:t xml:space="preserve"> </w:t>
            </w:r>
            <w:r>
              <w:rPr>
                <w:rFonts w:cs="Times New Roman" w:hint="eastAsia"/>
                <w:sz w:val="20"/>
                <w:szCs w:val="20"/>
              </w:rPr>
              <w:t>납부하되</w:t>
            </w:r>
            <w:r>
              <w:rPr>
                <w:rFonts w:cs="Times New Roman" w:hint="eastAsia"/>
                <w:sz w:val="20"/>
                <w:szCs w:val="20"/>
              </w:rPr>
              <w:t xml:space="preserve"> </w:t>
            </w:r>
            <w:r>
              <w:rPr>
                <w:rFonts w:cs="Times New Roman" w:hint="eastAsia"/>
                <w:sz w:val="20"/>
                <w:szCs w:val="20"/>
              </w:rPr>
              <w:t>보험료</w:t>
            </w:r>
            <w:r>
              <w:rPr>
                <w:rFonts w:cs="Times New Roman" w:hint="eastAsia"/>
                <w:sz w:val="20"/>
                <w:szCs w:val="20"/>
              </w:rPr>
              <w:t xml:space="preserve"> </w:t>
            </w:r>
            <w:r>
              <w:rPr>
                <w:rFonts w:cs="Times New Roman" w:hint="eastAsia"/>
                <w:sz w:val="20"/>
                <w:szCs w:val="20"/>
              </w:rPr>
              <w:t>상당액을</w:t>
            </w:r>
            <w:r>
              <w:rPr>
                <w:rFonts w:cs="Times New Roman" w:hint="eastAsia"/>
                <w:sz w:val="20"/>
                <w:szCs w:val="20"/>
              </w:rPr>
              <w:t xml:space="preserve"> </w:t>
            </w:r>
            <w:r>
              <w:rPr>
                <w:rFonts w:cs="Times New Roman" w:hint="eastAsia"/>
                <w:sz w:val="20"/>
                <w:szCs w:val="20"/>
              </w:rPr>
              <w:t>대리운전</w:t>
            </w:r>
            <w:r>
              <w:rPr>
                <w:rFonts w:cs="Times New Roman" w:hint="eastAsia"/>
                <w:sz w:val="20"/>
                <w:szCs w:val="20"/>
              </w:rPr>
              <w:t xml:space="preserve"> </w:t>
            </w:r>
            <w:r>
              <w:rPr>
                <w:rFonts w:cs="Times New Roman" w:hint="eastAsia"/>
                <w:sz w:val="20"/>
                <w:szCs w:val="20"/>
              </w:rPr>
              <w:t>기사에</w:t>
            </w:r>
            <w:r>
              <w:rPr>
                <w:rFonts w:cs="Times New Roman" w:hint="eastAsia"/>
                <w:sz w:val="20"/>
                <w:szCs w:val="20"/>
              </w:rPr>
              <w:t xml:space="preserve"> </w:t>
            </w:r>
            <w:r>
              <w:rPr>
                <w:rFonts w:cs="Times New Roman" w:hint="eastAsia"/>
                <w:sz w:val="20"/>
                <w:szCs w:val="20"/>
              </w:rPr>
              <w:t>중개수수료</w:t>
            </w:r>
            <w:r>
              <w:rPr>
                <w:rFonts w:cs="Times New Roman" w:hint="eastAsia"/>
                <w:sz w:val="20"/>
                <w:szCs w:val="20"/>
              </w:rPr>
              <w:t xml:space="preserve"> </w:t>
            </w:r>
            <w:r>
              <w:rPr>
                <w:rFonts w:cs="Times New Roman" w:hint="eastAsia"/>
                <w:sz w:val="20"/>
                <w:szCs w:val="20"/>
              </w:rPr>
              <w:t>명목으로</w:t>
            </w:r>
            <w:r>
              <w:rPr>
                <w:rFonts w:cs="Times New Roman" w:hint="eastAsia"/>
                <w:sz w:val="20"/>
                <w:szCs w:val="20"/>
              </w:rPr>
              <w:t xml:space="preserve"> </w:t>
            </w:r>
            <w:r>
              <w:rPr>
                <w:rFonts w:cs="Times New Roman" w:hint="eastAsia"/>
                <w:sz w:val="20"/>
                <w:szCs w:val="20"/>
              </w:rPr>
              <w:t>청구하고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4C7A4CE3" w14:textId="77777777" w:rsidR="00063077" w:rsidRPr="00234A39" w:rsidRDefault="00063077" w:rsidP="00364EA6">
            <w:pPr>
              <w:pStyle w:val="a8"/>
              <w:widowControl/>
              <w:numPr>
                <w:ilvl w:val="0"/>
                <w:numId w:val="2"/>
              </w:numPr>
              <w:spacing w:before="40" w:after="120" w:line="276" w:lineRule="auto"/>
              <w:rPr>
                <w:rFonts w:cs="Times New Roman"/>
                <w:spacing w:val="-2"/>
                <w:sz w:val="20"/>
                <w:szCs w:val="20"/>
              </w:rPr>
            </w:pPr>
            <w:r w:rsidRPr="00234A39">
              <w:rPr>
                <w:rFonts w:cs="Times New Roman" w:hint="eastAsia"/>
                <w:spacing w:val="-2"/>
                <w:sz w:val="20"/>
                <w:szCs w:val="20"/>
              </w:rPr>
              <w:lastRenderedPageBreak/>
              <w:t>피보험자별</w:t>
            </w:r>
            <w:r w:rsidRPr="00234A39">
              <w:rPr>
                <w:rFonts w:cs="Times New Roman" w:hint="eastAsia"/>
                <w:spacing w:val="-2"/>
                <w:sz w:val="20"/>
                <w:szCs w:val="20"/>
              </w:rPr>
              <w:t xml:space="preserve"> </w:t>
            </w:r>
            <w:r w:rsidRPr="00234A39">
              <w:rPr>
                <w:rFonts w:cs="Times New Roman" w:hint="eastAsia"/>
                <w:spacing w:val="-2"/>
                <w:sz w:val="20"/>
                <w:szCs w:val="20"/>
              </w:rPr>
              <w:t>담보사항</w:t>
            </w:r>
            <w:r w:rsidRPr="00234A39">
              <w:rPr>
                <w:rFonts w:cs="Times New Roman" w:hint="eastAsia"/>
                <w:spacing w:val="-2"/>
                <w:sz w:val="20"/>
                <w:szCs w:val="20"/>
              </w:rPr>
              <w:t xml:space="preserve"> </w:t>
            </w:r>
            <w:r w:rsidRPr="00234A39">
              <w:rPr>
                <w:rFonts w:cs="Times New Roman" w:hint="eastAsia"/>
                <w:spacing w:val="-2"/>
                <w:sz w:val="20"/>
                <w:szCs w:val="20"/>
              </w:rPr>
              <w:t>및</w:t>
            </w:r>
            <w:r w:rsidRPr="00234A39">
              <w:rPr>
                <w:rFonts w:cs="Times New Roman" w:hint="eastAsia"/>
                <w:spacing w:val="-2"/>
                <w:sz w:val="20"/>
                <w:szCs w:val="20"/>
              </w:rPr>
              <w:t xml:space="preserve"> </w:t>
            </w:r>
            <w:r w:rsidRPr="00234A39">
              <w:rPr>
                <w:rFonts w:cs="Times New Roman" w:hint="eastAsia"/>
                <w:spacing w:val="-2"/>
                <w:sz w:val="20"/>
                <w:szCs w:val="20"/>
              </w:rPr>
              <w:t>보험가입금액은</w:t>
            </w:r>
            <w:r w:rsidRPr="00234A39">
              <w:rPr>
                <w:rFonts w:cs="Times New Roman" w:hint="eastAsia"/>
                <w:spacing w:val="-2"/>
                <w:sz w:val="20"/>
                <w:szCs w:val="20"/>
              </w:rPr>
              <w:t xml:space="preserve"> </w:t>
            </w:r>
            <w:r w:rsidRPr="00234A39">
              <w:rPr>
                <w:rFonts w:cs="Times New Roman" w:hint="eastAsia"/>
                <w:spacing w:val="-2"/>
                <w:sz w:val="20"/>
                <w:szCs w:val="20"/>
              </w:rPr>
              <w:t>아래와</w:t>
            </w:r>
            <w:r w:rsidRPr="00234A39">
              <w:rPr>
                <w:rFonts w:cs="Times New Roman" w:hint="eastAsia"/>
                <w:spacing w:val="-2"/>
                <w:sz w:val="20"/>
                <w:szCs w:val="20"/>
              </w:rPr>
              <w:t xml:space="preserve"> </w:t>
            </w:r>
            <w:r w:rsidRPr="00234A39">
              <w:rPr>
                <w:rFonts w:cs="Times New Roman" w:hint="eastAsia"/>
                <w:spacing w:val="-2"/>
                <w:sz w:val="20"/>
                <w:szCs w:val="20"/>
              </w:rPr>
              <w:t>같음</w:t>
            </w:r>
            <w:r w:rsidRPr="00234A39">
              <w:rPr>
                <w:rFonts w:cs="Times New Roman" w:hint="eastAsia"/>
                <w:spacing w:val="-2"/>
                <w:sz w:val="20"/>
                <w:szCs w:val="20"/>
              </w:rPr>
              <w:t>.</w:t>
            </w:r>
          </w:p>
          <w:tbl>
            <w:tblPr>
              <w:tblStyle w:val="a5"/>
              <w:tblW w:w="4860" w:type="dxa"/>
              <w:tblInd w:w="284" w:type="dxa"/>
              <w:tblCellMar>
                <w:left w:w="57" w:type="dxa"/>
                <w:right w:w="57" w:type="dxa"/>
              </w:tblCellMar>
              <w:tblLook w:val="04A0" w:firstRow="1" w:lastRow="0" w:firstColumn="1" w:lastColumn="0" w:noHBand="0" w:noVBand="1"/>
            </w:tblPr>
            <w:tblGrid>
              <w:gridCol w:w="1418"/>
              <w:gridCol w:w="1760"/>
              <w:gridCol w:w="1682"/>
            </w:tblGrid>
            <w:tr w:rsidR="00063077" w:rsidRPr="00FA11FE" w14:paraId="4A3E032A" w14:textId="77777777" w:rsidTr="003C296E">
              <w:trPr>
                <w:trHeight w:val="20"/>
              </w:trPr>
              <w:tc>
                <w:tcPr>
                  <w:tcW w:w="1418" w:type="dxa"/>
                  <w:shd w:val="clear" w:color="auto" w:fill="D9D9D9" w:themeFill="background1" w:themeFillShade="D9"/>
                  <w:vAlign w:val="center"/>
                </w:tcPr>
                <w:p w14:paraId="0AE48792" w14:textId="77777777" w:rsidR="00063077" w:rsidRPr="00FA11FE" w:rsidRDefault="00063077" w:rsidP="00364EA6">
                  <w:pPr>
                    <w:pStyle w:val="a8"/>
                    <w:spacing w:before="40" w:after="40" w:line="240" w:lineRule="auto"/>
                    <w:ind w:left="0"/>
                    <w:jc w:val="center"/>
                    <w:rPr>
                      <w:rFonts w:cs="Times New Roman"/>
                      <w:b/>
                      <w:spacing w:val="-4"/>
                      <w:sz w:val="20"/>
                      <w:szCs w:val="20"/>
                    </w:rPr>
                  </w:pPr>
                  <w:r>
                    <w:rPr>
                      <w:rFonts w:cs="Times New Roman" w:hint="eastAsia"/>
                      <w:b/>
                      <w:spacing w:val="-4"/>
                      <w:sz w:val="20"/>
                      <w:szCs w:val="20"/>
                    </w:rPr>
                    <w:t>담보</w:t>
                  </w:r>
                </w:p>
              </w:tc>
              <w:tc>
                <w:tcPr>
                  <w:tcW w:w="1760" w:type="dxa"/>
                  <w:shd w:val="clear" w:color="auto" w:fill="D9D9D9" w:themeFill="background1" w:themeFillShade="D9"/>
                  <w:vAlign w:val="center"/>
                </w:tcPr>
                <w:p w14:paraId="7C319D1D" w14:textId="77777777" w:rsidR="00063077" w:rsidRPr="00FA11FE" w:rsidRDefault="00063077" w:rsidP="00364EA6">
                  <w:pPr>
                    <w:pStyle w:val="a8"/>
                    <w:spacing w:before="40" w:after="40" w:line="240" w:lineRule="auto"/>
                    <w:ind w:left="0"/>
                    <w:jc w:val="center"/>
                    <w:rPr>
                      <w:rFonts w:cs="Times New Roman"/>
                      <w:b/>
                      <w:spacing w:val="-4"/>
                      <w:sz w:val="20"/>
                      <w:szCs w:val="20"/>
                    </w:rPr>
                  </w:pPr>
                  <w:r>
                    <w:rPr>
                      <w:rFonts w:cs="Times New Roman" w:hint="eastAsia"/>
                      <w:b/>
                      <w:spacing w:val="-4"/>
                      <w:sz w:val="20"/>
                      <w:szCs w:val="20"/>
                    </w:rPr>
                    <w:t>가입금액</w:t>
                  </w:r>
                </w:p>
              </w:tc>
              <w:tc>
                <w:tcPr>
                  <w:tcW w:w="1682" w:type="dxa"/>
                  <w:shd w:val="clear" w:color="auto" w:fill="D9D9D9" w:themeFill="background1" w:themeFillShade="D9"/>
                  <w:vAlign w:val="center"/>
                </w:tcPr>
                <w:p w14:paraId="166560C4" w14:textId="77777777" w:rsidR="00063077" w:rsidRPr="00FA11FE" w:rsidRDefault="00063077" w:rsidP="00364EA6">
                  <w:pPr>
                    <w:pStyle w:val="a8"/>
                    <w:spacing w:before="40" w:after="40" w:line="240" w:lineRule="auto"/>
                    <w:ind w:left="0"/>
                    <w:jc w:val="center"/>
                    <w:rPr>
                      <w:rFonts w:cs="Times New Roman"/>
                      <w:b/>
                      <w:spacing w:val="-4"/>
                      <w:sz w:val="20"/>
                      <w:szCs w:val="20"/>
                    </w:rPr>
                  </w:pPr>
                  <w:r>
                    <w:rPr>
                      <w:rFonts w:cs="Times New Roman" w:hint="eastAsia"/>
                      <w:b/>
                      <w:spacing w:val="-4"/>
                      <w:sz w:val="20"/>
                      <w:szCs w:val="20"/>
                    </w:rPr>
                    <w:t>비고</w:t>
                  </w:r>
                </w:p>
              </w:tc>
            </w:tr>
            <w:tr w:rsidR="00063077" w:rsidRPr="00FA11FE" w14:paraId="588485EE" w14:textId="77777777" w:rsidTr="003C296E">
              <w:trPr>
                <w:trHeight w:val="20"/>
              </w:trPr>
              <w:tc>
                <w:tcPr>
                  <w:tcW w:w="1418" w:type="dxa"/>
                  <w:vAlign w:val="center"/>
                </w:tcPr>
                <w:p w14:paraId="480C326E" w14:textId="77777777" w:rsidR="00063077" w:rsidRPr="00FA11FE" w:rsidRDefault="00063077" w:rsidP="00364EA6">
                  <w:pPr>
                    <w:pStyle w:val="a8"/>
                    <w:spacing w:before="40" w:after="40" w:line="240" w:lineRule="auto"/>
                    <w:ind w:left="0"/>
                    <w:rPr>
                      <w:rFonts w:cs="Times New Roman"/>
                      <w:spacing w:val="-4"/>
                      <w:sz w:val="20"/>
                      <w:szCs w:val="20"/>
                    </w:rPr>
                  </w:pPr>
                  <w:r>
                    <w:rPr>
                      <w:rFonts w:cs="Times New Roman" w:hint="eastAsia"/>
                      <w:spacing w:val="-4"/>
                      <w:sz w:val="20"/>
                      <w:szCs w:val="20"/>
                    </w:rPr>
                    <w:t>대인배상</w:t>
                  </w:r>
                </w:p>
              </w:tc>
              <w:tc>
                <w:tcPr>
                  <w:tcW w:w="1760" w:type="dxa"/>
                  <w:vAlign w:val="center"/>
                </w:tcPr>
                <w:p w14:paraId="16F78D71" w14:textId="77777777" w:rsidR="00063077" w:rsidRPr="00FA11FE" w:rsidRDefault="00063077" w:rsidP="00364EA6">
                  <w:pPr>
                    <w:pStyle w:val="a8"/>
                    <w:spacing w:before="40" w:after="40" w:line="240" w:lineRule="auto"/>
                    <w:ind w:left="0"/>
                    <w:jc w:val="center"/>
                    <w:rPr>
                      <w:rFonts w:cs="Times New Roman"/>
                      <w:spacing w:val="-4"/>
                      <w:sz w:val="20"/>
                      <w:szCs w:val="20"/>
                    </w:rPr>
                  </w:pPr>
                  <w:r>
                    <w:rPr>
                      <w:rFonts w:cs="Times New Roman" w:hint="eastAsia"/>
                      <w:spacing w:val="-4"/>
                      <w:sz w:val="20"/>
                      <w:szCs w:val="20"/>
                    </w:rPr>
                    <w:t>무한</w:t>
                  </w:r>
                </w:p>
              </w:tc>
              <w:tc>
                <w:tcPr>
                  <w:tcW w:w="1682" w:type="dxa"/>
                  <w:vAlign w:val="center"/>
                </w:tcPr>
                <w:p w14:paraId="31F9D59C" w14:textId="77777777" w:rsidR="00063077" w:rsidRPr="00FA11FE" w:rsidRDefault="00063077" w:rsidP="00364EA6">
                  <w:pPr>
                    <w:pStyle w:val="a8"/>
                    <w:spacing w:before="40" w:after="40" w:line="240" w:lineRule="auto"/>
                    <w:ind w:left="0"/>
                    <w:rPr>
                      <w:rFonts w:cs="Times New Roman"/>
                      <w:spacing w:val="-4"/>
                      <w:sz w:val="20"/>
                      <w:szCs w:val="20"/>
                    </w:rPr>
                  </w:pPr>
                </w:p>
              </w:tc>
            </w:tr>
            <w:tr w:rsidR="00063077" w:rsidRPr="00FA11FE" w14:paraId="44198F3F" w14:textId="77777777" w:rsidTr="003C296E">
              <w:trPr>
                <w:trHeight w:val="20"/>
              </w:trPr>
              <w:tc>
                <w:tcPr>
                  <w:tcW w:w="1418" w:type="dxa"/>
                  <w:vAlign w:val="center"/>
                </w:tcPr>
                <w:p w14:paraId="6F12E781" w14:textId="77777777" w:rsidR="00063077" w:rsidRPr="00FA11FE" w:rsidRDefault="00063077" w:rsidP="00364EA6">
                  <w:pPr>
                    <w:pStyle w:val="a8"/>
                    <w:spacing w:before="40" w:after="40" w:line="240" w:lineRule="auto"/>
                    <w:ind w:left="0"/>
                    <w:rPr>
                      <w:rFonts w:cs="Times New Roman"/>
                      <w:spacing w:val="-10"/>
                      <w:sz w:val="20"/>
                      <w:szCs w:val="20"/>
                    </w:rPr>
                  </w:pPr>
                  <w:r>
                    <w:rPr>
                      <w:rFonts w:cs="Times New Roman" w:hint="eastAsia"/>
                      <w:spacing w:val="-10"/>
                      <w:sz w:val="20"/>
                      <w:szCs w:val="20"/>
                    </w:rPr>
                    <w:t>대물배상</w:t>
                  </w:r>
                </w:p>
              </w:tc>
              <w:tc>
                <w:tcPr>
                  <w:tcW w:w="1760" w:type="dxa"/>
                  <w:vAlign w:val="center"/>
                </w:tcPr>
                <w:p w14:paraId="43483D38" w14:textId="77777777" w:rsidR="00063077" w:rsidRPr="00FA11FE" w:rsidRDefault="00063077" w:rsidP="00364EA6">
                  <w:pPr>
                    <w:pStyle w:val="a8"/>
                    <w:spacing w:before="40" w:after="40" w:line="240" w:lineRule="auto"/>
                    <w:ind w:left="0"/>
                    <w:jc w:val="center"/>
                    <w:rPr>
                      <w:rFonts w:cs="Times New Roman"/>
                      <w:spacing w:val="-4"/>
                      <w:sz w:val="20"/>
                      <w:szCs w:val="20"/>
                    </w:rPr>
                  </w:pPr>
                  <w:r>
                    <w:rPr>
                      <w:rFonts w:cs="Times New Roman" w:hint="eastAsia"/>
                      <w:spacing w:val="-4"/>
                      <w:sz w:val="20"/>
                      <w:szCs w:val="20"/>
                    </w:rPr>
                    <w:t>1</w:t>
                  </w:r>
                  <w:r>
                    <w:rPr>
                      <w:rFonts w:cs="Times New Roman" w:hint="eastAsia"/>
                      <w:spacing w:val="-4"/>
                      <w:sz w:val="20"/>
                      <w:szCs w:val="20"/>
                    </w:rPr>
                    <w:t>억원</w:t>
                  </w:r>
                </w:p>
              </w:tc>
              <w:tc>
                <w:tcPr>
                  <w:tcW w:w="1682" w:type="dxa"/>
                  <w:vAlign w:val="center"/>
                </w:tcPr>
                <w:p w14:paraId="456162D6" w14:textId="77777777" w:rsidR="00063077" w:rsidRPr="00FA11FE" w:rsidRDefault="00063077" w:rsidP="00364EA6">
                  <w:pPr>
                    <w:pStyle w:val="a8"/>
                    <w:spacing w:before="40" w:after="40" w:line="240" w:lineRule="auto"/>
                    <w:ind w:left="0"/>
                    <w:rPr>
                      <w:rFonts w:cs="Times New Roman"/>
                      <w:spacing w:val="-4"/>
                      <w:sz w:val="20"/>
                      <w:szCs w:val="20"/>
                    </w:rPr>
                  </w:pPr>
                </w:p>
              </w:tc>
            </w:tr>
            <w:tr w:rsidR="00063077" w:rsidRPr="00FA11FE" w14:paraId="4A15D6F1" w14:textId="77777777" w:rsidTr="003C296E">
              <w:trPr>
                <w:trHeight w:val="20"/>
              </w:trPr>
              <w:tc>
                <w:tcPr>
                  <w:tcW w:w="1418" w:type="dxa"/>
                  <w:vAlign w:val="center"/>
                </w:tcPr>
                <w:p w14:paraId="2399461F" w14:textId="77777777" w:rsidR="00063077" w:rsidRPr="00FA11FE" w:rsidRDefault="00063077" w:rsidP="00364EA6">
                  <w:pPr>
                    <w:pStyle w:val="a8"/>
                    <w:spacing w:before="40" w:after="40" w:line="240" w:lineRule="auto"/>
                    <w:ind w:left="0"/>
                    <w:rPr>
                      <w:rFonts w:cs="Times New Roman"/>
                      <w:spacing w:val="-4"/>
                      <w:sz w:val="20"/>
                      <w:szCs w:val="20"/>
                    </w:rPr>
                  </w:pPr>
                  <w:r>
                    <w:rPr>
                      <w:rFonts w:cs="Times New Roman" w:hint="eastAsia"/>
                      <w:spacing w:val="-4"/>
                      <w:sz w:val="20"/>
                      <w:szCs w:val="20"/>
                    </w:rPr>
                    <w:t>자기신체사고</w:t>
                  </w:r>
                </w:p>
              </w:tc>
              <w:tc>
                <w:tcPr>
                  <w:tcW w:w="1760" w:type="dxa"/>
                  <w:vAlign w:val="center"/>
                </w:tcPr>
                <w:p w14:paraId="4A23CBC2" w14:textId="666F8D1A" w:rsidR="00063077" w:rsidRPr="00FA11FE" w:rsidRDefault="00063077" w:rsidP="00364EA6">
                  <w:pPr>
                    <w:pStyle w:val="a8"/>
                    <w:spacing w:before="40" w:after="40" w:line="240" w:lineRule="auto"/>
                    <w:ind w:left="0"/>
                    <w:jc w:val="center"/>
                    <w:rPr>
                      <w:rFonts w:cs="Times New Roman"/>
                      <w:spacing w:val="-4"/>
                      <w:sz w:val="20"/>
                      <w:szCs w:val="20"/>
                    </w:rPr>
                  </w:pPr>
                  <w:r>
                    <w:rPr>
                      <w:rFonts w:cs="Times New Roman" w:hint="eastAsia"/>
                      <w:spacing w:val="-4"/>
                      <w:sz w:val="20"/>
                      <w:szCs w:val="20"/>
                    </w:rPr>
                    <w:t>5</w:t>
                  </w:r>
                  <w:r>
                    <w:rPr>
                      <w:rFonts w:cs="Times New Roman" w:hint="eastAsia"/>
                      <w:spacing w:val="-4"/>
                      <w:sz w:val="20"/>
                      <w:szCs w:val="20"/>
                    </w:rPr>
                    <w:t>천만원</w:t>
                  </w:r>
                  <w:r>
                    <w:rPr>
                      <w:rFonts w:cs="Times New Roman" w:hint="eastAsia"/>
                      <w:spacing w:val="-4"/>
                      <w:sz w:val="20"/>
                      <w:szCs w:val="20"/>
                    </w:rPr>
                    <w:t>/</w:t>
                  </w:r>
                  <w:r>
                    <w:rPr>
                      <w:rFonts w:cs="Times New Roman"/>
                      <w:spacing w:val="-4"/>
                      <w:sz w:val="20"/>
                      <w:szCs w:val="20"/>
                    </w:rPr>
                    <w:t>15</w:t>
                  </w:r>
                  <w:r>
                    <w:rPr>
                      <w:rFonts w:cs="Times New Roman" w:hint="eastAsia"/>
                      <w:spacing w:val="-4"/>
                      <w:sz w:val="20"/>
                      <w:szCs w:val="20"/>
                    </w:rPr>
                    <w:t>백만원</w:t>
                  </w:r>
                  <w:r>
                    <w:rPr>
                      <w:rFonts w:cs="Times New Roman" w:hint="eastAsia"/>
                      <w:spacing w:val="-4"/>
                      <w:sz w:val="20"/>
                      <w:szCs w:val="20"/>
                    </w:rPr>
                    <w:t>/</w:t>
                  </w:r>
                  <w:r w:rsidR="00234A39">
                    <w:rPr>
                      <w:rFonts w:cs="Times New Roman"/>
                      <w:spacing w:val="-4"/>
                      <w:sz w:val="20"/>
                      <w:szCs w:val="20"/>
                    </w:rPr>
                    <w:br/>
                  </w:r>
                  <w:r>
                    <w:rPr>
                      <w:rFonts w:cs="Times New Roman"/>
                      <w:spacing w:val="-4"/>
                      <w:sz w:val="20"/>
                      <w:szCs w:val="20"/>
                    </w:rPr>
                    <w:t>5</w:t>
                  </w:r>
                  <w:r>
                    <w:rPr>
                      <w:rFonts w:cs="Times New Roman" w:hint="eastAsia"/>
                      <w:spacing w:val="-4"/>
                      <w:sz w:val="20"/>
                      <w:szCs w:val="20"/>
                    </w:rPr>
                    <w:t>천만원</w:t>
                  </w:r>
                </w:p>
              </w:tc>
              <w:tc>
                <w:tcPr>
                  <w:tcW w:w="1682" w:type="dxa"/>
                  <w:vAlign w:val="center"/>
                </w:tcPr>
                <w:p w14:paraId="5A4CA9AA" w14:textId="77777777" w:rsidR="00063077" w:rsidRPr="00FA11FE" w:rsidRDefault="00063077" w:rsidP="00234A39">
                  <w:pPr>
                    <w:pStyle w:val="a8"/>
                    <w:spacing w:before="40" w:after="40" w:line="240" w:lineRule="auto"/>
                    <w:ind w:left="0"/>
                    <w:jc w:val="center"/>
                    <w:rPr>
                      <w:rFonts w:cs="Times New Roman"/>
                      <w:spacing w:val="-4"/>
                      <w:sz w:val="20"/>
                      <w:szCs w:val="20"/>
                    </w:rPr>
                  </w:pPr>
                  <w:r>
                    <w:rPr>
                      <w:rFonts w:cs="Times New Roman" w:hint="eastAsia"/>
                      <w:spacing w:val="-4"/>
                      <w:sz w:val="20"/>
                      <w:szCs w:val="20"/>
                    </w:rPr>
                    <w:t>상해</w:t>
                  </w:r>
                  <w:r>
                    <w:rPr>
                      <w:rFonts w:cs="Times New Roman" w:hint="eastAsia"/>
                      <w:spacing w:val="-4"/>
                      <w:sz w:val="20"/>
                      <w:szCs w:val="20"/>
                    </w:rPr>
                    <w:t>,</w:t>
                  </w:r>
                  <w:r>
                    <w:rPr>
                      <w:rFonts w:cs="Times New Roman"/>
                      <w:spacing w:val="-4"/>
                      <w:sz w:val="20"/>
                      <w:szCs w:val="20"/>
                    </w:rPr>
                    <w:t xml:space="preserve"> </w:t>
                  </w:r>
                  <w:r>
                    <w:rPr>
                      <w:rFonts w:cs="Times New Roman" w:hint="eastAsia"/>
                      <w:spacing w:val="-4"/>
                      <w:sz w:val="20"/>
                      <w:szCs w:val="20"/>
                    </w:rPr>
                    <w:t>장해등급별</w:t>
                  </w:r>
                  <w:r>
                    <w:rPr>
                      <w:rFonts w:cs="Times New Roman" w:hint="eastAsia"/>
                      <w:spacing w:val="-4"/>
                      <w:sz w:val="20"/>
                      <w:szCs w:val="20"/>
                    </w:rPr>
                    <w:t xml:space="preserve"> </w:t>
                  </w:r>
                  <w:r>
                    <w:rPr>
                      <w:rFonts w:cs="Times New Roman" w:hint="eastAsia"/>
                      <w:spacing w:val="-4"/>
                      <w:sz w:val="20"/>
                      <w:szCs w:val="20"/>
                    </w:rPr>
                    <w:t>적용</w:t>
                  </w:r>
                </w:p>
              </w:tc>
            </w:tr>
            <w:tr w:rsidR="00063077" w:rsidRPr="00FA11FE" w14:paraId="0D6A4B0E" w14:textId="77777777" w:rsidTr="003C296E">
              <w:trPr>
                <w:trHeight w:val="20"/>
              </w:trPr>
              <w:tc>
                <w:tcPr>
                  <w:tcW w:w="1418" w:type="dxa"/>
                  <w:vAlign w:val="center"/>
                </w:tcPr>
                <w:p w14:paraId="42E3C2E1" w14:textId="77777777" w:rsidR="00063077" w:rsidRPr="00FA11FE" w:rsidRDefault="00063077" w:rsidP="00364EA6">
                  <w:pPr>
                    <w:pStyle w:val="a8"/>
                    <w:spacing w:before="40" w:after="40" w:line="240" w:lineRule="auto"/>
                    <w:ind w:left="0"/>
                    <w:rPr>
                      <w:rFonts w:cs="Times New Roman"/>
                      <w:spacing w:val="-4"/>
                      <w:sz w:val="20"/>
                      <w:szCs w:val="20"/>
                    </w:rPr>
                  </w:pPr>
                  <w:r>
                    <w:rPr>
                      <w:rFonts w:cs="Times New Roman" w:hint="eastAsia"/>
                      <w:spacing w:val="-4"/>
                      <w:sz w:val="20"/>
                      <w:szCs w:val="20"/>
                    </w:rPr>
                    <w:t>수탁차량손해</w:t>
                  </w:r>
                </w:p>
              </w:tc>
              <w:tc>
                <w:tcPr>
                  <w:tcW w:w="1760" w:type="dxa"/>
                  <w:vAlign w:val="center"/>
                </w:tcPr>
                <w:p w14:paraId="36B7F7B9" w14:textId="77777777" w:rsidR="00063077" w:rsidRPr="00FA11FE" w:rsidRDefault="00063077" w:rsidP="00364EA6">
                  <w:pPr>
                    <w:pStyle w:val="a8"/>
                    <w:spacing w:before="40" w:after="40" w:line="240" w:lineRule="auto"/>
                    <w:ind w:left="0"/>
                    <w:jc w:val="center"/>
                    <w:rPr>
                      <w:rFonts w:cs="Times New Roman"/>
                      <w:spacing w:val="-4"/>
                      <w:sz w:val="20"/>
                      <w:szCs w:val="20"/>
                    </w:rPr>
                  </w:pPr>
                  <w:r>
                    <w:rPr>
                      <w:rFonts w:cs="Times New Roman" w:hint="eastAsia"/>
                      <w:spacing w:val="-4"/>
                      <w:sz w:val="20"/>
                      <w:szCs w:val="20"/>
                    </w:rPr>
                    <w:t>3</w:t>
                  </w:r>
                  <w:r>
                    <w:rPr>
                      <w:rFonts w:cs="Times New Roman" w:hint="eastAsia"/>
                      <w:spacing w:val="-4"/>
                      <w:sz w:val="20"/>
                      <w:szCs w:val="20"/>
                    </w:rPr>
                    <w:t>천만원</w:t>
                  </w:r>
                </w:p>
              </w:tc>
              <w:tc>
                <w:tcPr>
                  <w:tcW w:w="1682" w:type="dxa"/>
                  <w:vAlign w:val="center"/>
                </w:tcPr>
                <w:p w14:paraId="4AA740B5" w14:textId="2053C0D4" w:rsidR="00063077" w:rsidRPr="00FA11FE" w:rsidRDefault="00063077" w:rsidP="00234A39">
                  <w:pPr>
                    <w:pStyle w:val="a8"/>
                    <w:spacing w:before="40" w:after="40" w:line="240" w:lineRule="auto"/>
                    <w:ind w:left="0"/>
                    <w:jc w:val="center"/>
                    <w:rPr>
                      <w:rFonts w:cs="Times New Roman"/>
                      <w:spacing w:val="-4"/>
                      <w:sz w:val="20"/>
                      <w:szCs w:val="20"/>
                    </w:rPr>
                  </w:pPr>
                  <w:r>
                    <w:rPr>
                      <w:rFonts w:cs="Times New Roman" w:hint="eastAsia"/>
                      <w:spacing w:val="-4"/>
                      <w:sz w:val="20"/>
                      <w:szCs w:val="20"/>
                    </w:rPr>
                    <w:t>자기부담금</w:t>
                  </w:r>
                  <w:r>
                    <w:rPr>
                      <w:rFonts w:cs="Times New Roman" w:hint="eastAsia"/>
                      <w:spacing w:val="-4"/>
                      <w:sz w:val="20"/>
                      <w:szCs w:val="20"/>
                    </w:rPr>
                    <w:t xml:space="preserve"> </w:t>
                  </w:r>
                  <w:r w:rsidR="00234A39">
                    <w:rPr>
                      <w:rFonts w:cs="Times New Roman"/>
                      <w:spacing w:val="-4"/>
                      <w:sz w:val="20"/>
                      <w:szCs w:val="20"/>
                    </w:rPr>
                    <w:br/>
                  </w:r>
                  <w:r>
                    <w:rPr>
                      <w:rFonts w:cs="Times New Roman"/>
                      <w:spacing w:val="-4"/>
                      <w:sz w:val="20"/>
                      <w:szCs w:val="20"/>
                    </w:rPr>
                    <w:t>30</w:t>
                  </w:r>
                  <w:r>
                    <w:rPr>
                      <w:rFonts w:cs="Times New Roman" w:hint="eastAsia"/>
                      <w:spacing w:val="-4"/>
                      <w:sz w:val="20"/>
                      <w:szCs w:val="20"/>
                    </w:rPr>
                    <w:t>만원</w:t>
                  </w:r>
                </w:p>
              </w:tc>
            </w:tr>
          </w:tbl>
          <w:p w14:paraId="41CE0FC2" w14:textId="1A38B27E" w:rsidR="00063077" w:rsidRPr="00785DFD" w:rsidRDefault="00234A39" w:rsidP="00234A39">
            <w:pPr>
              <w:widowControl/>
              <w:spacing w:line="240" w:lineRule="auto"/>
              <w:rPr>
                <w:rFonts w:cs="Times New Roman"/>
                <w:sz w:val="20"/>
                <w:szCs w:val="20"/>
              </w:rPr>
            </w:pPr>
            <w:r>
              <w:rPr>
                <w:rFonts w:cs="Times New Roman" w:hint="eastAsia"/>
                <w:sz w:val="20"/>
                <w:szCs w:val="20"/>
              </w:rPr>
              <w:t xml:space="preserve"> </w:t>
            </w:r>
          </w:p>
        </w:tc>
        <w:tc>
          <w:tcPr>
            <w:tcW w:w="26" w:type="pct"/>
            <w:tcBorders>
              <w:top w:val="nil"/>
              <w:bottom w:val="nil"/>
            </w:tcBorders>
          </w:tcPr>
          <w:p w14:paraId="193F5DBF" w14:textId="77777777" w:rsidR="00063077" w:rsidRPr="009A2958" w:rsidRDefault="00063077" w:rsidP="00364EA6">
            <w:pPr>
              <w:widowControl/>
              <w:spacing w:before="40" w:after="120" w:line="276" w:lineRule="auto"/>
              <w:rPr>
                <w:rFonts w:cs="Times New Roman"/>
                <w:sz w:val="20"/>
                <w:szCs w:val="20"/>
              </w:rPr>
            </w:pPr>
          </w:p>
        </w:tc>
        <w:tc>
          <w:tcPr>
            <w:tcW w:w="1728" w:type="pct"/>
          </w:tcPr>
          <w:p w14:paraId="2EFC1AD1" w14:textId="02D1659C" w:rsidR="00063077" w:rsidRPr="00A5180A" w:rsidRDefault="00063077" w:rsidP="00364EA6">
            <w:pPr>
              <w:pStyle w:val="a8"/>
              <w:widowControl/>
              <w:numPr>
                <w:ilvl w:val="0"/>
                <w:numId w:val="2"/>
              </w:numPr>
              <w:spacing w:before="40" w:after="120" w:line="276" w:lineRule="auto"/>
              <w:rPr>
                <w:rFonts w:cs="Times New Roman"/>
                <w:sz w:val="20"/>
                <w:szCs w:val="20"/>
              </w:rPr>
            </w:pPr>
            <w:r w:rsidRPr="009A2958">
              <w:rPr>
                <w:rFonts w:cs="Times New Roman"/>
                <w:sz w:val="20"/>
                <w:szCs w:val="20"/>
              </w:rPr>
              <w:t>본건</w:t>
            </w:r>
            <w:r w:rsidRPr="009A2958">
              <w:rPr>
                <w:rFonts w:cs="Times New Roman"/>
                <w:sz w:val="20"/>
                <w:szCs w:val="20"/>
              </w:rPr>
              <w:t xml:space="preserve"> </w:t>
            </w:r>
            <w:r w:rsidRPr="009A2958">
              <w:rPr>
                <w:rFonts w:cs="Times New Roman"/>
                <w:sz w:val="20"/>
                <w:szCs w:val="20"/>
              </w:rPr>
              <w:t>거래에</w:t>
            </w:r>
            <w:r w:rsidRPr="009A2958">
              <w:rPr>
                <w:rFonts w:cs="Times New Roman"/>
                <w:sz w:val="20"/>
                <w:szCs w:val="20"/>
              </w:rPr>
              <w:t xml:space="preserve"> </w:t>
            </w:r>
            <w:r w:rsidRPr="009A2958">
              <w:rPr>
                <w:rFonts w:cs="Times New Roman"/>
                <w:sz w:val="20"/>
                <w:szCs w:val="20"/>
              </w:rPr>
              <w:t>영향을</w:t>
            </w:r>
            <w:r w:rsidRPr="009A2958">
              <w:rPr>
                <w:rFonts w:cs="Times New Roman"/>
                <w:sz w:val="20"/>
                <w:szCs w:val="20"/>
              </w:rPr>
              <w:t xml:space="preserve"> </w:t>
            </w:r>
            <w:r w:rsidRPr="009A2958">
              <w:rPr>
                <w:rFonts w:cs="Times New Roman"/>
                <w:sz w:val="20"/>
                <w:szCs w:val="20"/>
              </w:rPr>
              <w:t>미칠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특별한</w:t>
            </w:r>
            <w:r w:rsidRPr="009A2958">
              <w:rPr>
                <w:rFonts w:cs="Times New Roman"/>
                <w:sz w:val="20"/>
                <w:szCs w:val="20"/>
              </w:rPr>
              <w:t xml:space="preserve"> </w:t>
            </w:r>
            <w:r w:rsidRPr="009A2958">
              <w:rPr>
                <w:rFonts w:cs="Times New Roman"/>
                <w:sz w:val="20"/>
                <w:szCs w:val="20"/>
              </w:rPr>
              <w:t>이슈는</w:t>
            </w:r>
            <w:r w:rsidRPr="009A2958">
              <w:rPr>
                <w:rFonts w:cs="Times New Roman"/>
                <w:sz w:val="20"/>
                <w:szCs w:val="20"/>
              </w:rPr>
              <w:t xml:space="preserve"> </w:t>
            </w:r>
            <w:r w:rsidRPr="009A2958">
              <w:rPr>
                <w:rFonts w:cs="Times New Roman"/>
                <w:sz w:val="20"/>
                <w:szCs w:val="20"/>
              </w:rPr>
              <w:t>발견되지</w:t>
            </w:r>
            <w:r w:rsidRPr="009A2958">
              <w:rPr>
                <w:rFonts w:cs="Times New Roman"/>
                <w:sz w:val="20"/>
                <w:szCs w:val="20"/>
              </w:rPr>
              <w:t xml:space="preserve"> </w:t>
            </w:r>
            <w:r w:rsidRPr="009A2958">
              <w:rPr>
                <w:rFonts w:cs="Times New Roman"/>
                <w:sz w:val="20"/>
                <w:szCs w:val="20"/>
              </w:rPr>
              <w:t>않음</w:t>
            </w:r>
            <w:r w:rsidRPr="009A2958">
              <w:rPr>
                <w:rFonts w:cs="Times New Roman"/>
                <w:sz w:val="20"/>
                <w:szCs w:val="20"/>
              </w:rPr>
              <w:t>.</w:t>
            </w:r>
          </w:p>
        </w:tc>
        <w:tc>
          <w:tcPr>
            <w:tcW w:w="27" w:type="pct"/>
            <w:tcBorders>
              <w:top w:val="nil"/>
              <w:bottom w:val="nil"/>
            </w:tcBorders>
          </w:tcPr>
          <w:p w14:paraId="189D80C5" w14:textId="77777777" w:rsidR="00063077" w:rsidRPr="009A2958" w:rsidRDefault="00063077" w:rsidP="00364EA6">
            <w:pPr>
              <w:widowControl/>
              <w:spacing w:before="40" w:after="120" w:line="276" w:lineRule="auto"/>
              <w:rPr>
                <w:rFonts w:cs="Times New Roman"/>
                <w:sz w:val="20"/>
                <w:szCs w:val="20"/>
              </w:rPr>
            </w:pPr>
          </w:p>
        </w:tc>
        <w:tc>
          <w:tcPr>
            <w:tcW w:w="770" w:type="pct"/>
          </w:tcPr>
          <w:p w14:paraId="6D61CBEC" w14:textId="77777777" w:rsidR="00063077" w:rsidRPr="009A2958" w:rsidRDefault="00063077" w:rsidP="00364EA6">
            <w:pPr>
              <w:pStyle w:val="a8"/>
              <w:widowControl/>
              <w:numPr>
                <w:ilvl w:val="0"/>
                <w:numId w:val="2"/>
              </w:numPr>
              <w:spacing w:before="40" w:after="120" w:line="276" w:lineRule="auto"/>
              <w:rPr>
                <w:rFonts w:cs="Times New Roman"/>
                <w:sz w:val="20"/>
                <w:szCs w:val="20"/>
              </w:rPr>
            </w:pPr>
            <w:r w:rsidRPr="009A2958">
              <w:rPr>
                <w:rFonts w:cs="Times New Roman"/>
                <w:sz w:val="20"/>
                <w:szCs w:val="20"/>
              </w:rPr>
              <w:t>해당사항</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tc>
      </w:tr>
      <w:tr w:rsidR="008E78E6" w:rsidRPr="0042134F" w14:paraId="6437F893" w14:textId="77777777" w:rsidTr="00061A1F">
        <w:trPr>
          <w:trHeight w:val="132"/>
        </w:trPr>
        <w:tc>
          <w:tcPr>
            <w:tcW w:w="619" w:type="pct"/>
          </w:tcPr>
          <w:p w14:paraId="498FBE56" w14:textId="14F0C0FB" w:rsidR="008E78E6" w:rsidRPr="00E47FE8" w:rsidRDefault="008E78E6" w:rsidP="00E47FE8">
            <w:pPr>
              <w:widowControl/>
              <w:spacing w:before="40" w:after="120" w:line="276" w:lineRule="auto"/>
              <w:jc w:val="center"/>
              <w:outlineLvl w:val="0"/>
              <w:rPr>
                <w:rFonts w:cs="Times New Roman"/>
                <w:b/>
                <w:color w:val="404040" w:themeColor="text1" w:themeTint="BF"/>
                <w:kern w:val="0"/>
                <w:sz w:val="20"/>
                <w:szCs w:val="20"/>
              </w:rPr>
            </w:pPr>
            <w:bookmarkStart w:id="53" w:name="_Toc108480422"/>
            <w:bookmarkStart w:id="54" w:name="_Toc108512978"/>
            <w:r>
              <w:rPr>
                <w:rFonts w:cs="Times New Roman" w:hint="eastAsia"/>
                <w:b/>
                <w:color w:val="404040" w:themeColor="text1" w:themeTint="BF"/>
                <w:kern w:val="0"/>
                <w:sz w:val="20"/>
                <w:szCs w:val="20"/>
              </w:rPr>
              <w:t>영업계약</w:t>
            </w:r>
            <w:r>
              <w:rPr>
                <w:rFonts w:cs="Times New Roman" w:hint="eastAsia"/>
                <w:b/>
                <w:color w:val="404040" w:themeColor="text1" w:themeTint="BF"/>
                <w:kern w:val="0"/>
                <w:sz w:val="20"/>
                <w:szCs w:val="20"/>
              </w:rPr>
              <w:t>(</w:t>
            </w:r>
            <w:r>
              <w:rPr>
                <w:rFonts w:cs="Times New Roman" w:hint="eastAsia"/>
                <w:b/>
                <w:color w:val="404040" w:themeColor="text1" w:themeTint="BF"/>
                <w:kern w:val="0"/>
                <w:sz w:val="20"/>
                <w:szCs w:val="20"/>
              </w:rPr>
              <w:t>주차</w:t>
            </w:r>
            <w:r>
              <w:rPr>
                <w:rFonts w:cs="Times New Roman" w:hint="eastAsia"/>
                <w:b/>
                <w:color w:val="404040" w:themeColor="text1" w:themeTint="BF"/>
                <w:kern w:val="0"/>
                <w:sz w:val="20"/>
                <w:szCs w:val="20"/>
              </w:rPr>
              <w:t>)</w:t>
            </w:r>
            <w:bookmarkEnd w:id="53"/>
            <w:bookmarkEnd w:id="54"/>
          </w:p>
        </w:tc>
        <w:tc>
          <w:tcPr>
            <w:tcW w:w="26" w:type="pct"/>
            <w:tcBorders>
              <w:top w:val="nil"/>
              <w:bottom w:val="nil"/>
            </w:tcBorders>
          </w:tcPr>
          <w:p w14:paraId="2A85D717" w14:textId="77777777" w:rsidR="008E78E6" w:rsidRPr="00E47FE8" w:rsidRDefault="008E78E6" w:rsidP="005335C7">
            <w:pPr>
              <w:widowControl/>
              <w:spacing w:before="40" w:after="120" w:line="276" w:lineRule="auto"/>
              <w:rPr>
                <w:rFonts w:cs="Times New Roman"/>
                <w:b/>
                <w:sz w:val="20"/>
                <w:szCs w:val="20"/>
              </w:rPr>
            </w:pPr>
          </w:p>
        </w:tc>
        <w:tc>
          <w:tcPr>
            <w:tcW w:w="1804" w:type="pct"/>
          </w:tcPr>
          <w:p w14:paraId="35D95CEE" w14:textId="2D0B5F93" w:rsidR="008E78E6" w:rsidRPr="00FB212B" w:rsidRDefault="002C4170" w:rsidP="008E78E6">
            <w:pPr>
              <w:pStyle w:val="a8"/>
              <w:widowControl/>
              <w:numPr>
                <w:ilvl w:val="0"/>
                <w:numId w:val="2"/>
              </w:numPr>
              <w:spacing w:before="40" w:after="120" w:line="276" w:lineRule="auto"/>
              <w:rPr>
                <w:sz w:val="20"/>
                <w:szCs w:val="20"/>
              </w:rPr>
            </w:pPr>
            <w:r>
              <w:rPr>
                <w:rFonts w:hint="eastAsia"/>
                <w:sz w:val="20"/>
                <w:szCs w:val="20"/>
              </w:rPr>
              <w:t>대상회사는</w:t>
            </w:r>
            <w:r>
              <w:rPr>
                <w:rFonts w:hint="eastAsia"/>
                <w:sz w:val="20"/>
                <w:szCs w:val="20"/>
              </w:rPr>
              <w:t xml:space="preserve"> </w:t>
            </w:r>
            <w:r w:rsidR="008E78E6" w:rsidRPr="00FB212B">
              <w:rPr>
                <w:sz w:val="20"/>
                <w:szCs w:val="20"/>
              </w:rPr>
              <w:t xml:space="preserve">(i) </w:t>
            </w:r>
            <w:r w:rsidR="008E78E6" w:rsidRPr="00FB212B">
              <w:rPr>
                <w:rFonts w:hint="eastAsia"/>
                <w:sz w:val="20"/>
                <w:szCs w:val="20"/>
              </w:rPr>
              <w:t>주차장</w:t>
            </w:r>
            <w:r w:rsidR="008E78E6" w:rsidRPr="00FB212B">
              <w:rPr>
                <w:rFonts w:hint="eastAsia"/>
                <w:sz w:val="20"/>
                <w:szCs w:val="20"/>
              </w:rPr>
              <w:t xml:space="preserve"> </w:t>
            </w:r>
            <w:r w:rsidR="008E78E6" w:rsidRPr="00FB212B">
              <w:rPr>
                <w:rFonts w:hint="eastAsia"/>
                <w:sz w:val="20"/>
                <w:szCs w:val="20"/>
              </w:rPr>
              <w:t>부지소유자와</w:t>
            </w:r>
            <w:r w:rsidR="008E78E6" w:rsidRPr="00FB212B">
              <w:rPr>
                <w:rFonts w:hint="eastAsia"/>
                <w:sz w:val="20"/>
                <w:szCs w:val="20"/>
              </w:rPr>
              <w:t xml:space="preserve"> </w:t>
            </w:r>
            <w:r w:rsidR="00F57388">
              <w:rPr>
                <w:sz w:val="20"/>
                <w:szCs w:val="20"/>
              </w:rPr>
              <w:t>‘</w:t>
            </w:r>
            <w:r w:rsidR="008E78E6" w:rsidRPr="00FB212B">
              <w:rPr>
                <w:rFonts w:hint="eastAsia"/>
                <w:sz w:val="20"/>
                <w:szCs w:val="20"/>
              </w:rPr>
              <w:t>주차장</w:t>
            </w:r>
            <w:r w:rsidR="008E78E6" w:rsidRPr="00FB212B">
              <w:rPr>
                <w:rFonts w:hint="eastAsia"/>
                <w:sz w:val="20"/>
                <w:szCs w:val="20"/>
              </w:rPr>
              <w:t xml:space="preserve"> </w:t>
            </w:r>
            <w:r w:rsidR="008E78E6" w:rsidRPr="00FB212B">
              <w:rPr>
                <w:rFonts w:hint="eastAsia"/>
                <w:sz w:val="20"/>
                <w:szCs w:val="20"/>
              </w:rPr>
              <w:t>위탁운영</w:t>
            </w:r>
            <w:r w:rsidR="008E78E6" w:rsidRPr="00FB212B">
              <w:rPr>
                <w:rFonts w:hint="eastAsia"/>
                <w:sz w:val="20"/>
                <w:szCs w:val="20"/>
              </w:rPr>
              <w:t xml:space="preserve"> </w:t>
            </w:r>
            <w:r w:rsidR="008E78E6" w:rsidRPr="00FB212B">
              <w:rPr>
                <w:rFonts w:hint="eastAsia"/>
                <w:sz w:val="20"/>
                <w:szCs w:val="20"/>
              </w:rPr>
              <w:t>계약</w:t>
            </w:r>
            <w:r w:rsidR="00F57388">
              <w:rPr>
                <w:sz w:val="20"/>
                <w:szCs w:val="20"/>
              </w:rPr>
              <w:t>’</w:t>
            </w:r>
            <w:r w:rsidR="008E78E6" w:rsidRPr="00FB212B">
              <w:rPr>
                <w:rFonts w:hint="eastAsia"/>
                <w:sz w:val="20"/>
                <w:szCs w:val="20"/>
              </w:rPr>
              <w:t>을</w:t>
            </w:r>
            <w:r w:rsidR="008E78E6" w:rsidRPr="00FB212B">
              <w:rPr>
                <w:rFonts w:hint="eastAsia"/>
                <w:sz w:val="20"/>
                <w:szCs w:val="20"/>
              </w:rPr>
              <w:t xml:space="preserve"> </w:t>
            </w:r>
            <w:r w:rsidR="008E78E6" w:rsidRPr="00FB212B">
              <w:rPr>
                <w:rFonts w:hint="eastAsia"/>
                <w:sz w:val="20"/>
                <w:szCs w:val="20"/>
              </w:rPr>
              <w:t>체결하여</w:t>
            </w:r>
            <w:r w:rsidR="008E78E6" w:rsidRPr="00FB212B">
              <w:rPr>
                <w:rFonts w:hint="eastAsia"/>
                <w:sz w:val="20"/>
                <w:szCs w:val="20"/>
              </w:rPr>
              <w:t xml:space="preserve"> </w:t>
            </w:r>
            <w:r w:rsidR="008E78E6" w:rsidRPr="00FB212B">
              <w:rPr>
                <w:rFonts w:hint="eastAsia"/>
                <w:sz w:val="20"/>
                <w:szCs w:val="20"/>
              </w:rPr>
              <w:t>주차장</w:t>
            </w:r>
            <w:r w:rsidR="008E78E6" w:rsidRPr="00FB212B">
              <w:rPr>
                <w:rFonts w:hint="eastAsia"/>
                <w:sz w:val="20"/>
                <w:szCs w:val="20"/>
              </w:rPr>
              <w:t xml:space="preserve"> </w:t>
            </w:r>
            <w:r w:rsidR="008E78E6" w:rsidRPr="00FB212B">
              <w:rPr>
                <w:rFonts w:hint="eastAsia"/>
                <w:sz w:val="20"/>
                <w:szCs w:val="20"/>
              </w:rPr>
              <w:t>운영을</w:t>
            </w:r>
            <w:r w:rsidR="008E78E6" w:rsidRPr="00FB212B">
              <w:rPr>
                <w:rFonts w:hint="eastAsia"/>
                <w:sz w:val="20"/>
                <w:szCs w:val="20"/>
              </w:rPr>
              <w:t xml:space="preserve"> </w:t>
            </w:r>
            <w:r w:rsidR="008E78E6" w:rsidRPr="00FB212B">
              <w:rPr>
                <w:rFonts w:hint="eastAsia"/>
                <w:sz w:val="20"/>
                <w:szCs w:val="20"/>
              </w:rPr>
              <w:t>위탁받아</w:t>
            </w:r>
            <w:r w:rsidR="008E78E6" w:rsidRPr="00FB212B">
              <w:rPr>
                <w:rFonts w:hint="eastAsia"/>
                <w:sz w:val="20"/>
                <w:szCs w:val="20"/>
              </w:rPr>
              <w:t xml:space="preserve"> </w:t>
            </w:r>
            <w:r w:rsidR="008E78E6" w:rsidRPr="00FB212B">
              <w:rPr>
                <w:rFonts w:hint="eastAsia"/>
                <w:sz w:val="20"/>
                <w:szCs w:val="20"/>
              </w:rPr>
              <w:t>운영</w:t>
            </w:r>
            <w:r w:rsidR="008E78E6" w:rsidRPr="00FB212B">
              <w:rPr>
                <w:rFonts w:hint="eastAsia"/>
                <w:sz w:val="20"/>
                <w:szCs w:val="20"/>
              </w:rPr>
              <w:t xml:space="preserve"> </w:t>
            </w:r>
            <w:r w:rsidR="008E78E6" w:rsidRPr="00FB212B">
              <w:rPr>
                <w:rFonts w:hint="eastAsia"/>
                <w:sz w:val="20"/>
                <w:szCs w:val="20"/>
              </w:rPr>
              <w:t>수익의</w:t>
            </w:r>
            <w:r w:rsidR="008E78E6" w:rsidRPr="00FB212B">
              <w:rPr>
                <w:rFonts w:hint="eastAsia"/>
                <w:sz w:val="20"/>
                <w:szCs w:val="20"/>
              </w:rPr>
              <w:t xml:space="preserve"> </w:t>
            </w:r>
            <w:r w:rsidR="008E78E6" w:rsidRPr="00FB212B">
              <w:rPr>
                <w:rFonts w:hint="eastAsia"/>
                <w:sz w:val="20"/>
                <w:szCs w:val="20"/>
              </w:rPr>
              <w:t>일부</w:t>
            </w:r>
            <w:r w:rsidR="008E78E6" w:rsidRPr="00FB212B">
              <w:rPr>
                <w:rFonts w:hint="eastAsia"/>
                <w:sz w:val="20"/>
                <w:szCs w:val="20"/>
              </w:rPr>
              <w:t xml:space="preserve"> </w:t>
            </w:r>
            <w:r w:rsidR="008E78E6" w:rsidRPr="00FB212B">
              <w:rPr>
                <w:rFonts w:hint="eastAsia"/>
                <w:sz w:val="20"/>
                <w:szCs w:val="20"/>
              </w:rPr>
              <w:t>또는</w:t>
            </w:r>
            <w:r w:rsidR="008E78E6" w:rsidRPr="00FB212B">
              <w:rPr>
                <w:rFonts w:hint="eastAsia"/>
                <w:sz w:val="20"/>
                <w:szCs w:val="20"/>
              </w:rPr>
              <w:t xml:space="preserve"> </w:t>
            </w:r>
            <w:r w:rsidR="008E78E6" w:rsidRPr="00FB212B">
              <w:rPr>
                <w:rFonts w:hint="eastAsia"/>
                <w:sz w:val="20"/>
                <w:szCs w:val="20"/>
              </w:rPr>
              <w:t>위탁수수료를</w:t>
            </w:r>
            <w:r w:rsidR="008E78E6" w:rsidRPr="00FB212B">
              <w:rPr>
                <w:rFonts w:hint="eastAsia"/>
                <w:sz w:val="20"/>
                <w:szCs w:val="20"/>
              </w:rPr>
              <w:t xml:space="preserve"> </w:t>
            </w:r>
            <w:r w:rsidR="008E78E6" w:rsidRPr="00FB212B">
              <w:rPr>
                <w:rFonts w:hint="eastAsia"/>
                <w:sz w:val="20"/>
                <w:szCs w:val="20"/>
              </w:rPr>
              <w:t>지급</w:t>
            </w:r>
            <w:r w:rsidR="008E78E6" w:rsidRPr="00FB212B">
              <w:rPr>
                <w:rFonts w:hint="eastAsia"/>
                <w:sz w:val="20"/>
                <w:szCs w:val="20"/>
              </w:rPr>
              <w:t xml:space="preserve"> </w:t>
            </w:r>
            <w:r w:rsidR="008E78E6" w:rsidRPr="00FB212B">
              <w:rPr>
                <w:rFonts w:hint="eastAsia"/>
                <w:sz w:val="20"/>
                <w:szCs w:val="20"/>
              </w:rPr>
              <w:t>받거나</w:t>
            </w:r>
            <w:r w:rsidR="008E78E6" w:rsidRPr="00FB212B">
              <w:rPr>
                <w:rFonts w:hint="eastAsia"/>
                <w:sz w:val="20"/>
                <w:szCs w:val="20"/>
              </w:rPr>
              <w:t xml:space="preserve"> </w:t>
            </w:r>
            <w:r w:rsidR="008E78E6" w:rsidRPr="00FB212B">
              <w:rPr>
                <w:sz w:val="20"/>
                <w:szCs w:val="20"/>
              </w:rPr>
              <w:t xml:space="preserve">(ii) </w:t>
            </w:r>
            <w:r>
              <w:rPr>
                <w:rFonts w:hint="eastAsia"/>
                <w:sz w:val="20"/>
                <w:szCs w:val="20"/>
              </w:rPr>
              <w:t>주차장</w:t>
            </w:r>
            <w:r>
              <w:rPr>
                <w:rFonts w:hint="eastAsia"/>
                <w:sz w:val="20"/>
                <w:szCs w:val="20"/>
              </w:rPr>
              <w:t xml:space="preserve"> </w:t>
            </w:r>
            <w:r w:rsidR="008E78E6" w:rsidRPr="00FB212B">
              <w:rPr>
                <w:rFonts w:hint="eastAsia"/>
                <w:sz w:val="20"/>
                <w:szCs w:val="20"/>
              </w:rPr>
              <w:t>부지소유자와</w:t>
            </w:r>
            <w:r w:rsidR="008E78E6" w:rsidRPr="00FB212B">
              <w:rPr>
                <w:rFonts w:hint="eastAsia"/>
                <w:sz w:val="20"/>
                <w:szCs w:val="20"/>
              </w:rPr>
              <w:t xml:space="preserve"> </w:t>
            </w:r>
            <w:r w:rsidR="008E78E6" w:rsidRPr="00FB212B">
              <w:rPr>
                <w:rFonts w:hint="eastAsia"/>
                <w:sz w:val="20"/>
                <w:szCs w:val="20"/>
              </w:rPr>
              <w:t>임대차</w:t>
            </w:r>
            <w:r w:rsidR="008E78E6" w:rsidRPr="00FB212B">
              <w:rPr>
                <w:rFonts w:hint="eastAsia"/>
                <w:sz w:val="20"/>
                <w:szCs w:val="20"/>
              </w:rPr>
              <w:t xml:space="preserve"> </w:t>
            </w:r>
            <w:r w:rsidR="008E78E6" w:rsidRPr="00FB212B">
              <w:rPr>
                <w:rFonts w:hint="eastAsia"/>
                <w:sz w:val="20"/>
                <w:szCs w:val="20"/>
              </w:rPr>
              <w:t>계약을</w:t>
            </w:r>
            <w:r w:rsidR="008E78E6" w:rsidRPr="00FB212B">
              <w:rPr>
                <w:rFonts w:hint="eastAsia"/>
                <w:sz w:val="20"/>
                <w:szCs w:val="20"/>
              </w:rPr>
              <w:t xml:space="preserve"> </w:t>
            </w:r>
            <w:r w:rsidR="008E78E6" w:rsidRPr="00FB212B">
              <w:rPr>
                <w:rFonts w:hint="eastAsia"/>
                <w:sz w:val="20"/>
                <w:szCs w:val="20"/>
              </w:rPr>
              <w:t>체결하고</w:t>
            </w:r>
            <w:r w:rsidR="008E78E6" w:rsidRPr="00FB212B">
              <w:rPr>
                <w:rFonts w:hint="eastAsia"/>
                <w:sz w:val="20"/>
                <w:szCs w:val="20"/>
              </w:rPr>
              <w:t xml:space="preserve"> </w:t>
            </w:r>
            <w:r w:rsidR="008E78E6" w:rsidRPr="00FB212B">
              <w:rPr>
                <w:rFonts w:hint="eastAsia"/>
                <w:sz w:val="20"/>
                <w:szCs w:val="20"/>
              </w:rPr>
              <w:t>임차한</w:t>
            </w:r>
            <w:r w:rsidR="008E78E6" w:rsidRPr="00FB212B">
              <w:rPr>
                <w:rFonts w:hint="eastAsia"/>
                <w:sz w:val="20"/>
                <w:szCs w:val="20"/>
              </w:rPr>
              <w:t xml:space="preserve"> </w:t>
            </w:r>
            <w:r w:rsidR="008E78E6" w:rsidRPr="00FB212B">
              <w:rPr>
                <w:rFonts w:hint="eastAsia"/>
                <w:sz w:val="20"/>
                <w:szCs w:val="20"/>
              </w:rPr>
              <w:t>부지를</w:t>
            </w:r>
            <w:r w:rsidR="008E78E6" w:rsidRPr="00FB212B">
              <w:rPr>
                <w:rFonts w:hint="eastAsia"/>
                <w:sz w:val="20"/>
                <w:szCs w:val="20"/>
              </w:rPr>
              <w:t xml:space="preserve"> </w:t>
            </w:r>
            <w:r w:rsidR="008E78E6" w:rsidRPr="00FB212B">
              <w:rPr>
                <w:rFonts w:hint="eastAsia"/>
                <w:sz w:val="20"/>
                <w:szCs w:val="20"/>
              </w:rPr>
              <w:t>주차장으로</w:t>
            </w:r>
            <w:r w:rsidR="008E78E6" w:rsidRPr="00FB212B">
              <w:rPr>
                <w:rFonts w:hint="eastAsia"/>
                <w:sz w:val="20"/>
                <w:szCs w:val="20"/>
              </w:rPr>
              <w:t xml:space="preserve"> </w:t>
            </w:r>
            <w:r w:rsidR="008E78E6" w:rsidRPr="00FB212B">
              <w:rPr>
                <w:rFonts w:hint="eastAsia"/>
                <w:sz w:val="20"/>
                <w:szCs w:val="20"/>
              </w:rPr>
              <w:t>운영하면서</w:t>
            </w:r>
            <w:r w:rsidR="008E78E6" w:rsidRPr="00FB212B">
              <w:rPr>
                <w:rFonts w:hint="eastAsia"/>
                <w:sz w:val="20"/>
                <w:szCs w:val="20"/>
              </w:rPr>
              <w:t xml:space="preserve"> </w:t>
            </w:r>
            <w:r w:rsidR="008E78E6" w:rsidRPr="00FB212B">
              <w:rPr>
                <w:rFonts w:hint="eastAsia"/>
                <w:sz w:val="20"/>
                <w:szCs w:val="20"/>
              </w:rPr>
              <w:t>그</w:t>
            </w:r>
            <w:r w:rsidR="008E78E6" w:rsidRPr="00FB212B">
              <w:rPr>
                <w:rFonts w:hint="eastAsia"/>
                <w:sz w:val="20"/>
                <w:szCs w:val="20"/>
              </w:rPr>
              <w:t xml:space="preserve"> </w:t>
            </w:r>
            <w:r w:rsidR="008E78E6" w:rsidRPr="00FB212B">
              <w:rPr>
                <w:rFonts w:hint="eastAsia"/>
                <w:sz w:val="20"/>
                <w:szCs w:val="20"/>
              </w:rPr>
              <w:t>운영수익을</w:t>
            </w:r>
            <w:r w:rsidR="008E78E6" w:rsidRPr="00FB212B">
              <w:rPr>
                <w:rFonts w:hint="eastAsia"/>
                <w:sz w:val="20"/>
                <w:szCs w:val="20"/>
              </w:rPr>
              <w:t xml:space="preserve"> </w:t>
            </w:r>
            <w:r w:rsidR="008E78E6" w:rsidRPr="00FB212B">
              <w:rPr>
                <w:rFonts w:hint="eastAsia"/>
                <w:sz w:val="20"/>
                <w:szCs w:val="20"/>
              </w:rPr>
              <w:t>수취하는</w:t>
            </w:r>
            <w:r w:rsidR="008E78E6" w:rsidRPr="00FB212B">
              <w:rPr>
                <w:rFonts w:hint="eastAsia"/>
                <w:sz w:val="20"/>
                <w:szCs w:val="20"/>
              </w:rPr>
              <w:t xml:space="preserve"> </w:t>
            </w:r>
            <w:r w:rsidR="008E78E6" w:rsidRPr="00FB212B">
              <w:rPr>
                <w:rFonts w:hint="eastAsia"/>
                <w:sz w:val="20"/>
                <w:szCs w:val="20"/>
              </w:rPr>
              <w:t>구조로</w:t>
            </w:r>
            <w:r w:rsidR="008E78E6" w:rsidRPr="00FB212B">
              <w:rPr>
                <w:rFonts w:hint="eastAsia"/>
                <w:sz w:val="20"/>
                <w:szCs w:val="20"/>
              </w:rPr>
              <w:t xml:space="preserve"> </w:t>
            </w:r>
            <w:r>
              <w:rPr>
                <w:rFonts w:hint="eastAsia"/>
                <w:sz w:val="20"/>
                <w:szCs w:val="20"/>
              </w:rPr>
              <w:t>주차</w:t>
            </w:r>
            <w:r>
              <w:rPr>
                <w:rFonts w:hint="eastAsia"/>
                <w:sz w:val="20"/>
                <w:szCs w:val="20"/>
              </w:rPr>
              <w:t xml:space="preserve"> </w:t>
            </w:r>
            <w:r>
              <w:rPr>
                <w:rFonts w:hint="eastAsia"/>
                <w:sz w:val="20"/>
                <w:szCs w:val="20"/>
              </w:rPr>
              <w:t>사업을</w:t>
            </w:r>
            <w:r>
              <w:rPr>
                <w:rFonts w:hint="eastAsia"/>
                <w:sz w:val="20"/>
                <w:szCs w:val="20"/>
              </w:rPr>
              <w:t xml:space="preserve"> </w:t>
            </w:r>
            <w:r>
              <w:rPr>
                <w:rFonts w:hint="eastAsia"/>
                <w:sz w:val="20"/>
                <w:szCs w:val="20"/>
              </w:rPr>
              <w:t>영위하고</w:t>
            </w:r>
            <w:r>
              <w:rPr>
                <w:rFonts w:hint="eastAsia"/>
                <w:sz w:val="20"/>
                <w:szCs w:val="20"/>
              </w:rPr>
              <w:t xml:space="preserve"> </w:t>
            </w:r>
            <w:r>
              <w:rPr>
                <w:rFonts w:hint="eastAsia"/>
                <w:sz w:val="20"/>
                <w:szCs w:val="20"/>
              </w:rPr>
              <w:t>있음</w:t>
            </w:r>
            <w:r>
              <w:rPr>
                <w:rFonts w:hint="eastAsia"/>
                <w:sz w:val="20"/>
                <w:szCs w:val="20"/>
              </w:rPr>
              <w:t xml:space="preserve">. </w:t>
            </w:r>
          </w:p>
          <w:p w14:paraId="6B994BC5" w14:textId="4F533E2A" w:rsidR="008E78E6" w:rsidRPr="002C4170" w:rsidRDefault="008E78E6" w:rsidP="004827C0">
            <w:pPr>
              <w:pStyle w:val="a8"/>
              <w:widowControl/>
              <w:numPr>
                <w:ilvl w:val="0"/>
                <w:numId w:val="2"/>
              </w:numPr>
              <w:spacing w:before="40" w:after="120" w:line="276" w:lineRule="auto"/>
              <w:rPr>
                <w:sz w:val="20"/>
                <w:szCs w:val="20"/>
              </w:rPr>
            </w:pPr>
            <w:r w:rsidRPr="00FB212B">
              <w:rPr>
                <w:rFonts w:hint="eastAsia"/>
                <w:sz w:val="20"/>
                <w:szCs w:val="20"/>
              </w:rPr>
              <w:t>그</w:t>
            </w:r>
            <w:r w:rsidRPr="00FB212B">
              <w:rPr>
                <w:rFonts w:hint="eastAsia"/>
                <w:sz w:val="20"/>
                <w:szCs w:val="20"/>
              </w:rPr>
              <w:t xml:space="preserve"> </w:t>
            </w:r>
            <w:r w:rsidRPr="00FB212B">
              <w:rPr>
                <w:rFonts w:hint="eastAsia"/>
                <w:sz w:val="20"/>
                <w:szCs w:val="20"/>
              </w:rPr>
              <w:t>외</w:t>
            </w:r>
            <w:r w:rsidRPr="00FB212B">
              <w:rPr>
                <w:rFonts w:hint="eastAsia"/>
                <w:sz w:val="20"/>
                <w:szCs w:val="20"/>
              </w:rPr>
              <w:t xml:space="preserve"> </w:t>
            </w:r>
            <w:r w:rsidRPr="00FB212B">
              <w:rPr>
                <w:rFonts w:hint="eastAsia"/>
                <w:sz w:val="20"/>
                <w:szCs w:val="20"/>
              </w:rPr>
              <w:t>대상회사는</w:t>
            </w:r>
            <w:r w:rsidRPr="00FB212B">
              <w:rPr>
                <w:rFonts w:hint="eastAsia"/>
                <w:sz w:val="20"/>
                <w:szCs w:val="20"/>
              </w:rPr>
              <w:t xml:space="preserve"> </w:t>
            </w:r>
            <w:r w:rsidRPr="00FB212B">
              <w:rPr>
                <w:rFonts w:hint="eastAsia"/>
                <w:sz w:val="20"/>
                <w:szCs w:val="20"/>
              </w:rPr>
              <w:t>공급사와</w:t>
            </w:r>
            <w:r w:rsidRPr="00FB212B">
              <w:rPr>
                <w:rFonts w:hint="eastAsia"/>
                <w:sz w:val="20"/>
                <w:szCs w:val="20"/>
              </w:rPr>
              <w:t xml:space="preserve"> </w:t>
            </w:r>
            <w:r w:rsidR="00BC197B">
              <w:rPr>
                <w:sz w:val="20"/>
                <w:szCs w:val="20"/>
              </w:rPr>
              <w:t>‘</w:t>
            </w:r>
            <w:r w:rsidRPr="00FB212B">
              <w:rPr>
                <w:rFonts w:hint="eastAsia"/>
                <w:sz w:val="20"/>
                <w:szCs w:val="20"/>
              </w:rPr>
              <w:t>전략적</w:t>
            </w:r>
            <w:r w:rsidRPr="00FB212B">
              <w:rPr>
                <w:rFonts w:hint="eastAsia"/>
                <w:sz w:val="20"/>
                <w:szCs w:val="20"/>
              </w:rPr>
              <w:t xml:space="preserve"> </w:t>
            </w:r>
            <w:r w:rsidRPr="00FB212B">
              <w:rPr>
                <w:rFonts w:hint="eastAsia"/>
                <w:sz w:val="20"/>
                <w:szCs w:val="20"/>
              </w:rPr>
              <w:t>제휴</w:t>
            </w:r>
            <w:r w:rsidRPr="00FB212B">
              <w:rPr>
                <w:rFonts w:hint="eastAsia"/>
                <w:sz w:val="20"/>
                <w:szCs w:val="20"/>
              </w:rPr>
              <w:t xml:space="preserve"> </w:t>
            </w:r>
            <w:r w:rsidRPr="00FB212B">
              <w:rPr>
                <w:rFonts w:hint="eastAsia"/>
                <w:sz w:val="20"/>
                <w:szCs w:val="20"/>
              </w:rPr>
              <w:t>계약</w:t>
            </w:r>
            <w:r w:rsidR="00BC197B">
              <w:rPr>
                <w:sz w:val="20"/>
                <w:szCs w:val="20"/>
              </w:rPr>
              <w:t>’</w:t>
            </w:r>
            <w:r w:rsidRPr="00FB212B">
              <w:rPr>
                <w:rFonts w:hint="eastAsia"/>
                <w:sz w:val="20"/>
                <w:szCs w:val="20"/>
              </w:rPr>
              <w:t>을</w:t>
            </w:r>
            <w:r w:rsidRPr="00FB212B">
              <w:rPr>
                <w:rFonts w:hint="eastAsia"/>
                <w:sz w:val="20"/>
                <w:szCs w:val="20"/>
              </w:rPr>
              <w:t xml:space="preserve"> </w:t>
            </w:r>
            <w:r w:rsidRPr="00FB212B">
              <w:rPr>
                <w:rFonts w:hint="eastAsia"/>
                <w:sz w:val="20"/>
                <w:szCs w:val="20"/>
              </w:rPr>
              <w:t>체결하여</w:t>
            </w:r>
            <w:r w:rsidRPr="00FB212B">
              <w:rPr>
                <w:rFonts w:hint="eastAsia"/>
                <w:sz w:val="20"/>
                <w:szCs w:val="20"/>
              </w:rPr>
              <w:t xml:space="preserve"> </w:t>
            </w:r>
            <w:r w:rsidRPr="00FB212B">
              <w:rPr>
                <w:rFonts w:hint="eastAsia"/>
                <w:sz w:val="20"/>
                <w:szCs w:val="20"/>
              </w:rPr>
              <w:t>대상회사의</w:t>
            </w:r>
            <w:r w:rsidRPr="00FB212B">
              <w:rPr>
                <w:rFonts w:hint="eastAsia"/>
                <w:sz w:val="20"/>
                <w:szCs w:val="20"/>
              </w:rPr>
              <w:t xml:space="preserve"> </w:t>
            </w:r>
            <w:r w:rsidRPr="00FB212B">
              <w:rPr>
                <w:rFonts w:hint="eastAsia"/>
                <w:sz w:val="20"/>
                <w:szCs w:val="20"/>
              </w:rPr>
              <w:t>브랜드를</w:t>
            </w:r>
            <w:r w:rsidRPr="00FB212B">
              <w:rPr>
                <w:rFonts w:hint="eastAsia"/>
                <w:sz w:val="20"/>
                <w:szCs w:val="20"/>
              </w:rPr>
              <w:t xml:space="preserve"> </w:t>
            </w:r>
            <w:r w:rsidRPr="00FB212B">
              <w:rPr>
                <w:rFonts w:hint="eastAsia"/>
                <w:sz w:val="20"/>
                <w:szCs w:val="20"/>
              </w:rPr>
              <w:t>표시한</w:t>
            </w:r>
            <w:r w:rsidRPr="00FB212B">
              <w:rPr>
                <w:rFonts w:hint="eastAsia"/>
                <w:sz w:val="20"/>
                <w:szCs w:val="20"/>
              </w:rPr>
              <w:t xml:space="preserve"> </w:t>
            </w:r>
            <w:r w:rsidRPr="00FB212B">
              <w:rPr>
                <w:rFonts w:hint="eastAsia"/>
                <w:sz w:val="20"/>
                <w:szCs w:val="20"/>
              </w:rPr>
              <w:t>주차관제설비를</w:t>
            </w:r>
            <w:r w:rsidRPr="00FB212B">
              <w:rPr>
                <w:rFonts w:hint="eastAsia"/>
                <w:sz w:val="20"/>
                <w:szCs w:val="20"/>
              </w:rPr>
              <w:t xml:space="preserve"> </w:t>
            </w:r>
            <w:r w:rsidRPr="00FB212B">
              <w:rPr>
                <w:rFonts w:hint="eastAsia"/>
                <w:sz w:val="20"/>
                <w:szCs w:val="20"/>
              </w:rPr>
              <w:t>공급받아</w:t>
            </w:r>
            <w:r w:rsidRPr="00FB212B">
              <w:rPr>
                <w:rFonts w:hint="eastAsia"/>
                <w:sz w:val="20"/>
                <w:szCs w:val="20"/>
              </w:rPr>
              <w:t xml:space="preserve"> </w:t>
            </w:r>
            <w:r w:rsidRPr="00FB212B">
              <w:rPr>
                <w:rFonts w:hint="eastAsia"/>
                <w:sz w:val="20"/>
                <w:szCs w:val="20"/>
              </w:rPr>
              <w:t>운영하고</w:t>
            </w:r>
            <w:r w:rsidRPr="00FB212B">
              <w:rPr>
                <w:rFonts w:hint="eastAsia"/>
                <w:sz w:val="20"/>
                <w:szCs w:val="20"/>
              </w:rPr>
              <w:t xml:space="preserve"> </w:t>
            </w:r>
            <w:r w:rsidR="00BC197B">
              <w:rPr>
                <w:rFonts w:hint="eastAsia"/>
                <w:sz w:val="20"/>
                <w:szCs w:val="20"/>
              </w:rPr>
              <w:t>있고</w:t>
            </w:r>
            <w:r w:rsidR="00BC197B">
              <w:rPr>
                <w:rFonts w:hint="eastAsia"/>
                <w:sz w:val="20"/>
                <w:szCs w:val="20"/>
              </w:rPr>
              <w:t xml:space="preserve">, </w:t>
            </w:r>
            <w:r w:rsidR="001027B4" w:rsidRPr="00FB212B">
              <w:rPr>
                <w:rFonts w:hint="eastAsia"/>
                <w:sz w:val="20"/>
                <w:szCs w:val="20"/>
              </w:rPr>
              <w:t>전기차</w:t>
            </w:r>
            <w:r w:rsidR="001027B4" w:rsidRPr="00FB212B">
              <w:rPr>
                <w:rFonts w:hint="eastAsia"/>
                <w:sz w:val="20"/>
                <w:szCs w:val="20"/>
              </w:rPr>
              <w:t xml:space="preserve"> </w:t>
            </w:r>
            <w:r w:rsidR="001027B4" w:rsidRPr="00FB212B">
              <w:rPr>
                <w:rFonts w:hint="eastAsia"/>
                <w:sz w:val="20"/>
                <w:szCs w:val="20"/>
              </w:rPr>
              <w:t>충전설비</w:t>
            </w:r>
            <w:r w:rsidR="001027B4" w:rsidRPr="00FB212B">
              <w:rPr>
                <w:rFonts w:hint="eastAsia"/>
                <w:sz w:val="20"/>
                <w:szCs w:val="20"/>
              </w:rPr>
              <w:t xml:space="preserve"> </w:t>
            </w:r>
            <w:r w:rsidR="001027B4">
              <w:rPr>
                <w:rFonts w:hint="eastAsia"/>
                <w:sz w:val="20"/>
                <w:szCs w:val="20"/>
              </w:rPr>
              <w:t>업체와</w:t>
            </w:r>
            <w:r w:rsidRPr="00FB212B">
              <w:rPr>
                <w:rFonts w:hint="eastAsia"/>
                <w:sz w:val="20"/>
                <w:szCs w:val="20"/>
              </w:rPr>
              <w:t xml:space="preserve"> </w:t>
            </w:r>
            <w:r w:rsidR="00BC197B">
              <w:rPr>
                <w:sz w:val="20"/>
                <w:szCs w:val="20"/>
              </w:rPr>
              <w:t>‘</w:t>
            </w:r>
            <w:r w:rsidRPr="00FB212B">
              <w:rPr>
                <w:rFonts w:hint="eastAsia"/>
                <w:sz w:val="20"/>
                <w:szCs w:val="20"/>
              </w:rPr>
              <w:t>전기차</w:t>
            </w:r>
            <w:r w:rsidRPr="00FB212B">
              <w:rPr>
                <w:rFonts w:hint="eastAsia"/>
                <w:sz w:val="20"/>
                <w:szCs w:val="20"/>
              </w:rPr>
              <w:t xml:space="preserve"> </w:t>
            </w:r>
            <w:r w:rsidRPr="00FB212B">
              <w:rPr>
                <w:rFonts w:hint="eastAsia"/>
                <w:sz w:val="20"/>
                <w:szCs w:val="20"/>
              </w:rPr>
              <w:t>충전설비</w:t>
            </w:r>
            <w:r w:rsidRPr="00FB212B">
              <w:rPr>
                <w:rFonts w:hint="eastAsia"/>
                <w:sz w:val="20"/>
                <w:szCs w:val="20"/>
              </w:rPr>
              <w:t xml:space="preserve"> </w:t>
            </w:r>
            <w:r w:rsidRPr="00FB212B">
              <w:rPr>
                <w:rFonts w:hint="eastAsia"/>
                <w:sz w:val="20"/>
                <w:szCs w:val="20"/>
              </w:rPr>
              <w:t>설치운영</w:t>
            </w:r>
            <w:r w:rsidRPr="00FB212B">
              <w:rPr>
                <w:rFonts w:hint="eastAsia"/>
                <w:sz w:val="20"/>
                <w:szCs w:val="20"/>
              </w:rPr>
              <w:t xml:space="preserve"> </w:t>
            </w:r>
            <w:r w:rsidRPr="00FB212B">
              <w:rPr>
                <w:rFonts w:hint="eastAsia"/>
                <w:sz w:val="20"/>
                <w:szCs w:val="20"/>
              </w:rPr>
              <w:t>계약</w:t>
            </w:r>
            <w:r w:rsidR="00BC197B">
              <w:rPr>
                <w:sz w:val="20"/>
                <w:szCs w:val="20"/>
              </w:rPr>
              <w:t>’</w:t>
            </w:r>
            <w:r w:rsidRPr="00FB212B">
              <w:rPr>
                <w:rFonts w:hint="eastAsia"/>
                <w:sz w:val="20"/>
                <w:szCs w:val="20"/>
              </w:rPr>
              <w:t>을</w:t>
            </w:r>
            <w:r w:rsidRPr="00FB212B">
              <w:rPr>
                <w:rFonts w:hint="eastAsia"/>
                <w:sz w:val="20"/>
                <w:szCs w:val="20"/>
              </w:rPr>
              <w:t xml:space="preserve"> </w:t>
            </w:r>
            <w:r w:rsidRPr="00FB212B">
              <w:rPr>
                <w:rFonts w:hint="eastAsia"/>
                <w:sz w:val="20"/>
                <w:szCs w:val="20"/>
              </w:rPr>
              <w:t>체결하여</w:t>
            </w:r>
            <w:r w:rsidRPr="00FB212B">
              <w:rPr>
                <w:rFonts w:hint="eastAsia"/>
                <w:sz w:val="20"/>
                <w:szCs w:val="20"/>
              </w:rPr>
              <w:t xml:space="preserve"> </w:t>
            </w:r>
            <w:r w:rsidRPr="00FB212B">
              <w:rPr>
                <w:rFonts w:hint="eastAsia"/>
                <w:sz w:val="20"/>
                <w:szCs w:val="20"/>
              </w:rPr>
              <w:t>전기차</w:t>
            </w:r>
            <w:r w:rsidRPr="00FB212B">
              <w:rPr>
                <w:rFonts w:hint="eastAsia"/>
                <w:sz w:val="20"/>
                <w:szCs w:val="20"/>
              </w:rPr>
              <w:t xml:space="preserve"> </w:t>
            </w:r>
            <w:r w:rsidRPr="00FB212B">
              <w:rPr>
                <w:rFonts w:hint="eastAsia"/>
                <w:sz w:val="20"/>
                <w:szCs w:val="20"/>
              </w:rPr>
              <w:t>충전설비</w:t>
            </w:r>
            <w:r w:rsidRPr="00FB212B">
              <w:rPr>
                <w:rFonts w:hint="eastAsia"/>
                <w:sz w:val="20"/>
                <w:szCs w:val="20"/>
              </w:rPr>
              <w:t xml:space="preserve"> </w:t>
            </w:r>
            <w:r w:rsidRPr="00FB212B">
              <w:rPr>
                <w:rFonts w:hint="eastAsia"/>
                <w:sz w:val="20"/>
                <w:szCs w:val="20"/>
              </w:rPr>
              <w:t>업체가</w:t>
            </w:r>
            <w:r w:rsidRPr="00FB212B">
              <w:rPr>
                <w:rFonts w:hint="eastAsia"/>
                <w:sz w:val="20"/>
                <w:szCs w:val="20"/>
              </w:rPr>
              <w:t xml:space="preserve"> </w:t>
            </w:r>
            <w:r w:rsidRPr="00FB212B">
              <w:rPr>
                <w:rFonts w:hint="eastAsia"/>
                <w:sz w:val="20"/>
                <w:szCs w:val="20"/>
              </w:rPr>
              <w:t>주차장</w:t>
            </w:r>
            <w:r w:rsidRPr="00FB212B">
              <w:rPr>
                <w:rFonts w:hint="eastAsia"/>
                <w:sz w:val="20"/>
                <w:szCs w:val="20"/>
              </w:rPr>
              <w:t xml:space="preserve"> </w:t>
            </w:r>
            <w:r w:rsidRPr="00FB212B">
              <w:rPr>
                <w:rFonts w:hint="eastAsia"/>
                <w:sz w:val="20"/>
                <w:szCs w:val="20"/>
              </w:rPr>
              <w:t>일부</w:t>
            </w:r>
            <w:r w:rsidRPr="00FB212B">
              <w:rPr>
                <w:rFonts w:hint="eastAsia"/>
                <w:sz w:val="20"/>
                <w:szCs w:val="20"/>
              </w:rPr>
              <w:t xml:space="preserve"> </w:t>
            </w:r>
            <w:r w:rsidRPr="00FB212B">
              <w:rPr>
                <w:rFonts w:hint="eastAsia"/>
                <w:sz w:val="20"/>
                <w:szCs w:val="20"/>
              </w:rPr>
              <w:t>부지에</w:t>
            </w:r>
            <w:r w:rsidRPr="00FB212B">
              <w:rPr>
                <w:rFonts w:hint="eastAsia"/>
                <w:sz w:val="20"/>
                <w:szCs w:val="20"/>
              </w:rPr>
              <w:t xml:space="preserve"> </w:t>
            </w:r>
            <w:r w:rsidRPr="00FB212B">
              <w:rPr>
                <w:rFonts w:hint="eastAsia"/>
                <w:sz w:val="20"/>
                <w:szCs w:val="20"/>
              </w:rPr>
              <w:t>전기차</w:t>
            </w:r>
            <w:r w:rsidRPr="00FB212B">
              <w:rPr>
                <w:rFonts w:hint="eastAsia"/>
                <w:sz w:val="20"/>
                <w:szCs w:val="20"/>
              </w:rPr>
              <w:t xml:space="preserve"> </w:t>
            </w:r>
            <w:r w:rsidRPr="00FB212B">
              <w:rPr>
                <w:rFonts w:hint="eastAsia"/>
                <w:sz w:val="20"/>
                <w:szCs w:val="20"/>
              </w:rPr>
              <w:t>충전기를</w:t>
            </w:r>
            <w:r w:rsidRPr="00FB212B">
              <w:rPr>
                <w:rFonts w:hint="eastAsia"/>
                <w:sz w:val="20"/>
                <w:szCs w:val="20"/>
              </w:rPr>
              <w:t xml:space="preserve"> </w:t>
            </w:r>
            <w:r w:rsidRPr="00FB212B">
              <w:rPr>
                <w:rFonts w:hint="eastAsia"/>
                <w:sz w:val="20"/>
                <w:szCs w:val="20"/>
              </w:rPr>
              <w:t>설치하게</w:t>
            </w:r>
            <w:r w:rsidRPr="00FB212B">
              <w:rPr>
                <w:rFonts w:hint="eastAsia"/>
                <w:sz w:val="20"/>
                <w:szCs w:val="20"/>
              </w:rPr>
              <w:t xml:space="preserve"> </w:t>
            </w:r>
            <w:r w:rsidRPr="00FB212B">
              <w:rPr>
                <w:rFonts w:hint="eastAsia"/>
                <w:sz w:val="20"/>
                <w:szCs w:val="20"/>
              </w:rPr>
              <w:t>하고</w:t>
            </w:r>
            <w:r w:rsidRPr="00FB212B">
              <w:rPr>
                <w:rFonts w:hint="eastAsia"/>
                <w:sz w:val="20"/>
                <w:szCs w:val="20"/>
              </w:rPr>
              <w:t>,</w:t>
            </w:r>
            <w:r w:rsidRPr="00FB212B">
              <w:rPr>
                <w:sz w:val="20"/>
                <w:szCs w:val="20"/>
              </w:rPr>
              <w:t xml:space="preserve"> </w:t>
            </w:r>
            <w:r w:rsidRPr="00FB212B">
              <w:rPr>
                <w:rFonts w:hint="eastAsia"/>
                <w:sz w:val="20"/>
                <w:szCs w:val="20"/>
              </w:rPr>
              <w:t>대상회사가</w:t>
            </w:r>
            <w:r w:rsidRPr="00FB212B">
              <w:rPr>
                <w:rFonts w:hint="eastAsia"/>
                <w:sz w:val="20"/>
                <w:szCs w:val="20"/>
              </w:rPr>
              <w:t xml:space="preserve"> </w:t>
            </w:r>
            <w:r w:rsidRPr="00FB212B">
              <w:rPr>
                <w:rFonts w:hint="eastAsia"/>
                <w:sz w:val="20"/>
                <w:szCs w:val="20"/>
              </w:rPr>
              <w:t>직접</w:t>
            </w:r>
            <w:r w:rsidRPr="00FB212B">
              <w:rPr>
                <w:rFonts w:hint="eastAsia"/>
                <w:sz w:val="20"/>
                <w:szCs w:val="20"/>
              </w:rPr>
              <w:t xml:space="preserve"> </w:t>
            </w:r>
            <w:r w:rsidRPr="00FB212B">
              <w:rPr>
                <w:rFonts w:hint="eastAsia"/>
                <w:sz w:val="20"/>
                <w:szCs w:val="20"/>
              </w:rPr>
              <w:t>운영하거나</w:t>
            </w:r>
            <w:r w:rsidRPr="00FB212B">
              <w:rPr>
                <w:rFonts w:hint="eastAsia"/>
                <w:sz w:val="20"/>
                <w:szCs w:val="20"/>
              </w:rPr>
              <w:t xml:space="preserve"> </w:t>
            </w:r>
            <w:r w:rsidRPr="00FB212B">
              <w:rPr>
                <w:rFonts w:hint="eastAsia"/>
                <w:sz w:val="20"/>
                <w:szCs w:val="20"/>
              </w:rPr>
              <w:t>해당</w:t>
            </w:r>
            <w:r w:rsidRPr="00FB212B">
              <w:rPr>
                <w:rFonts w:hint="eastAsia"/>
                <w:sz w:val="20"/>
                <w:szCs w:val="20"/>
              </w:rPr>
              <w:t xml:space="preserve"> </w:t>
            </w:r>
            <w:r w:rsidRPr="00FB212B">
              <w:rPr>
                <w:rFonts w:hint="eastAsia"/>
                <w:sz w:val="20"/>
                <w:szCs w:val="20"/>
              </w:rPr>
              <w:t>업체에게</w:t>
            </w:r>
            <w:r w:rsidRPr="00FB212B">
              <w:rPr>
                <w:rFonts w:hint="eastAsia"/>
                <w:sz w:val="20"/>
                <w:szCs w:val="20"/>
              </w:rPr>
              <w:t xml:space="preserve"> </w:t>
            </w:r>
            <w:r w:rsidRPr="00FB212B">
              <w:rPr>
                <w:rFonts w:hint="eastAsia"/>
                <w:sz w:val="20"/>
                <w:szCs w:val="20"/>
              </w:rPr>
              <w:t>운영을</w:t>
            </w:r>
            <w:r w:rsidRPr="00FB212B">
              <w:rPr>
                <w:rFonts w:hint="eastAsia"/>
                <w:sz w:val="20"/>
                <w:szCs w:val="20"/>
              </w:rPr>
              <w:t xml:space="preserve"> </w:t>
            </w:r>
            <w:r w:rsidRPr="00FB212B">
              <w:rPr>
                <w:rFonts w:hint="eastAsia"/>
                <w:sz w:val="20"/>
                <w:szCs w:val="20"/>
              </w:rPr>
              <w:t>위탁하고</w:t>
            </w:r>
            <w:r w:rsidRPr="00FB212B">
              <w:rPr>
                <w:rFonts w:hint="eastAsia"/>
                <w:sz w:val="20"/>
                <w:szCs w:val="20"/>
              </w:rPr>
              <w:t xml:space="preserve"> </w:t>
            </w:r>
            <w:r w:rsidRPr="00FB212B">
              <w:rPr>
                <w:rFonts w:hint="eastAsia"/>
                <w:sz w:val="20"/>
                <w:szCs w:val="20"/>
              </w:rPr>
              <w:t>있음</w:t>
            </w:r>
            <w:r w:rsidRPr="00FB212B">
              <w:rPr>
                <w:rFonts w:hint="eastAsia"/>
                <w:sz w:val="20"/>
                <w:szCs w:val="20"/>
              </w:rPr>
              <w:t>.</w:t>
            </w:r>
          </w:p>
        </w:tc>
        <w:tc>
          <w:tcPr>
            <w:tcW w:w="26" w:type="pct"/>
            <w:tcBorders>
              <w:top w:val="nil"/>
              <w:bottom w:val="nil"/>
            </w:tcBorders>
          </w:tcPr>
          <w:p w14:paraId="72FCAA2B" w14:textId="77777777" w:rsidR="008E78E6" w:rsidRPr="009A2958" w:rsidRDefault="008E78E6" w:rsidP="005335C7">
            <w:pPr>
              <w:widowControl/>
              <w:spacing w:before="40" w:after="120" w:line="276" w:lineRule="auto"/>
              <w:rPr>
                <w:rFonts w:cs="Times New Roman"/>
                <w:sz w:val="20"/>
                <w:szCs w:val="20"/>
              </w:rPr>
            </w:pPr>
          </w:p>
        </w:tc>
        <w:tc>
          <w:tcPr>
            <w:tcW w:w="1728" w:type="pct"/>
          </w:tcPr>
          <w:p w14:paraId="62191926" w14:textId="5E2894BA" w:rsidR="008E78E6" w:rsidRDefault="00097439" w:rsidP="003C562B">
            <w:pPr>
              <w:pStyle w:val="a8"/>
              <w:widowControl/>
              <w:numPr>
                <w:ilvl w:val="0"/>
                <w:numId w:val="2"/>
              </w:numPr>
              <w:spacing w:before="40" w:after="120" w:line="276" w:lineRule="auto"/>
              <w:rPr>
                <w:rFonts w:cs="Times New Roman"/>
                <w:sz w:val="20"/>
                <w:szCs w:val="20"/>
              </w:rPr>
            </w:pPr>
            <w:r w:rsidRPr="00C05189">
              <w:rPr>
                <w:rFonts w:hint="eastAsia"/>
                <w:sz w:val="20"/>
                <w:szCs w:val="20"/>
              </w:rPr>
              <w:t>본건</w:t>
            </w:r>
            <w:r w:rsidRPr="00C05189">
              <w:rPr>
                <w:rFonts w:hint="eastAsia"/>
                <w:sz w:val="20"/>
                <w:szCs w:val="20"/>
              </w:rPr>
              <w:t xml:space="preserve"> </w:t>
            </w:r>
            <w:r w:rsidRPr="00C05189">
              <w:rPr>
                <w:rFonts w:hint="eastAsia"/>
                <w:sz w:val="20"/>
                <w:szCs w:val="20"/>
              </w:rPr>
              <w:t>거래에</w:t>
            </w:r>
            <w:r w:rsidRPr="00C05189">
              <w:rPr>
                <w:rFonts w:hint="eastAsia"/>
                <w:sz w:val="20"/>
                <w:szCs w:val="20"/>
              </w:rPr>
              <w:t xml:space="preserve"> </w:t>
            </w:r>
            <w:r w:rsidRPr="00C05189">
              <w:rPr>
                <w:rFonts w:hint="eastAsia"/>
                <w:sz w:val="20"/>
                <w:szCs w:val="20"/>
              </w:rPr>
              <w:t>영향을</w:t>
            </w:r>
            <w:r w:rsidRPr="00C05189">
              <w:rPr>
                <w:rFonts w:hint="eastAsia"/>
                <w:sz w:val="20"/>
                <w:szCs w:val="20"/>
              </w:rPr>
              <w:t xml:space="preserve"> </w:t>
            </w:r>
            <w:r w:rsidRPr="00C05189">
              <w:rPr>
                <w:rFonts w:hint="eastAsia"/>
                <w:sz w:val="20"/>
                <w:szCs w:val="20"/>
              </w:rPr>
              <w:t>미칠</w:t>
            </w:r>
            <w:r w:rsidRPr="00C05189">
              <w:rPr>
                <w:rFonts w:hint="eastAsia"/>
                <w:sz w:val="20"/>
                <w:szCs w:val="20"/>
              </w:rPr>
              <w:t xml:space="preserve"> </w:t>
            </w:r>
            <w:r w:rsidRPr="00C05189">
              <w:rPr>
                <w:rFonts w:hint="eastAsia"/>
                <w:sz w:val="20"/>
                <w:szCs w:val="20"/>
              </w:rPr>
              <w:t>수</w:t>
            </w:r>
            <w:r w:rsidRPr="00C05189">
              <w:rPr>
                <w:rFonts w:hint="eastAsia"/>
                <w:sz w:val="20"/>
                <w:szCs w:val="20"/>
              </w:rPr>
              <w:t xml:space="preserve"> </w:t>
            </w:r>
            <w:r w:rsidRPr="00C05189">
              <w:rPr>
                <w:rFonts w:hint="eastAsia"/>
                <w:sz w:val="20"/>
                <w:szCs w:val="20"/>
              </w:rPr>
              <w:t>있는</w:t>
            </w:r>
            <w:r w:rsidRPr="00C05189">
              <w:rPr>
                <w:rFonts w:hint="eastAsia"/>
                <w:sz w:val="20"/>
                <w:szCs w:val="20"/>
              </w:rPr>
              <w:t xml:space="preserve"> </w:t>
            </w:r>
            <w:r w:rsidRPr="00C05189">
              <w:rPr>
                <w:rFonts w:hint="eastAsia"/>
                <w:sz w:val="20"/>
                <w:szCs w:val="20"/>
              </w:rPr>
              <w:t>특별한</w:t>
            </w:r>
            <w:r w:rsidRPr="00C05189">
              <w:rPr>
                <w:rFonts w:hint="eastAsia"/>
                <w:sz w:val="20"/>
                <w:szCs w:val="20"/>
              </w:rPr>
              <w:t xml:space="preserve"> </w:t>
            </w:r>
            <w:r w:rsidRPr="00C05189">
              <w:rPr>
                <w:rFonts w:hint="eastAsia"/>
                <w:sz w:val="20"/>
                <w:szCs w:val="20"/>
              </w:rPr>
              <w:t>이슈는</w:t>
            </w:r>
            <w:r w:rsidRPr="00C05189">
              <w:rPr>
                <w:rFonts w:hint="eastAsia"/>
                <w:sz w:val="20"/>
                <w:szCs w:val="20"/>
              </w:rPr>
              <w:t xml:space="preserve"> </w:t>
            </w:r>
            <w:r w:rsidRPr="00C05189">
              <w:rPr>
                <w:rFonts w:hint="eastAsia"/>
                <w:sz w:val="20"/>
                <w:szCs w:val="20"/>
              </w:rPr>
              <w:t>발견되지</w:t>
            </w:r>
            <w:r w:rsidRPr="00C05189">
              <w:rPr>
                <w:rFonts w:hint="eastAsia"/>
                <w:sz w:val="20"/>
                <w:szCs w:val="20"/>
              </w:rPr>
              <w:t xml:space="preserve"> </w:t>
            </w:r>
            <w:r w:rsidRPr="00C05189">
              <w:rPr>
                <w:rFonts w:hint="eastAsia"/>
                <w:sz w:val="20"/>
                <w:szCs w:val="20"/>
              </w:rPr>
              <w:t>않</w:t>
            </w:r>
            <w:r>
              <w:rPr>
                <w:rFonts w:hint="eastAsia"/>
                <w:sz w:val="20"/>
                <w:szCs w:val="20"/>
              </w:rPr>
              <w:t>았음</w:t>
            </w:r>
            <w:r>
              <w:rPr>
                <w:rFonts w:hint="eastAsia"/>
                <w:sz w:val="20"/>
                <w:szCs w:val="20"/>
              </w:rPr>
              <w:t>.</w:t>
            </w:r>
          </w:p>
        </w:tc>
        <w:tc>
          <w:tcPr>
            <w:tcW w:w="27" w:type="pct"/>
            <w:tcBorders>
              <w:top w:val="nil"/>
              <w:bottom w:val="nil"/>
            </w:tcBorders>
          </w:tcPr>
          <w:p w14:paraId="77E6A570" w14:textId="77777777" w:rsidR="008E78E6" w:rsidRPr="009A2958" w:rsidRDefault="008E78E6" w:rsidP="005335C7">
            <w:pPr>
              <w:widowControl/>
              <w:spacing w:before="40" w:after="120" w:line="276" w:lineRule="auto"/>
              <w:rPr>
                <w:rFonts w:cs="Times New Roman"/>
                <w:sz w:val="20"/>
                <w:szCs w:val="20"/>
              </w:rPr>
            </w:pPr>
          </w:p>
        </w:tc>
        <w:tc>
          <w:tcPr>
            <w:tcW w:w="770" w:type="pct"/>
          </w:tcPr>
          <w:p w14:paraId="6665A356" w14:textId="76F75948" w:rsidR="008E78E6" w:rsidRDefault="003C562B" w:rsidP="005335C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5335C7" w:rsidRPr="0042134F" w14:paraId="194C53A9" w14:textId="77777777" w:rsidTr="00061A1F">
        <w:trPr>
          <w:trHeight w:val="132"/>
        </w:trPr>
        <w:tc>
          <w:tcPr>
            <w:tcW w:w="619" w:type="pct"/>
          </w:tcPr>
          <w:p w14:paraId="73054B45" w14:textId="08BD46B2" w:rsidR="005335C7" w:rsidRPr="0042134F" w:rsidRDefault="005335C7" w:rsidP="00CE6797">
            <w:pPr>
              <w:widowControl/>
              <w:spacing w:before="40" w:after="120" w:line="276" w:lineRule="auto"/>
              <w:jc w:val="center"/>
              <w:outlineLvl w:val="0"/>
              <w:rPr>
                <w:rFonts w:cs="Times New Roman"/>
                <w:b/>
                <w:color w:val="404040" w:themeColor="text1" w:themeTint="BF"/>
                <w:kern w:val="0"/>
                <w:sz w:val="20"/>
                <w:szCs w:val="20"/>
                <w:highlight w:val="yellow"/>
              </w:rPr>
            </w:pPr>
            <w:bookmarkStart w:id="55" w:name="_Toc108480423"/>
            <w:bookmarkStart w:id="56" w:name="_Toc108512979"/>
            <w:r w:rsidRPr="00F111C3">
              <w:rPr>
                <w:rFonts w:cs="Times New Roman" w:hint="eastAsia"/>
                <w:b/>
                <w:color w:val="404040" w:themeColor="text1" w:themeTint="BF"/>
                <w:kern w:val="0"/>
                <w:sz w:val="20"/>
                <w:szCs w:val="20"/>
              </w:rPr>
              <w:t>가맹계약</w:t>
            </w:r>
            <w:r w:rsidRPr="00F111C3">
              <w:rPr>
                <w:rFonts w:cs="Times New Roman" w:hint="eastAsia"/>
                <w:b/>
                <w:color w:val="404040" w:themeColor="text1" w:themeTint="BF"/>
                <w:kern w:val="0"/>
                <w:sz w:val="20"/>
                <w:szCs w:val="20"/>
              </w:rPr>
              <w:t xml:space="preserve"> </w:t>
            </w:r>
            <w:r w:rsidRPr="00F111C3">
              <w:rPr>
                <w:rFonts w:cs="Times New Roman" w:hint="eastAsia"/>
                <w:b/>
                <w:color w:val="404040" w:themeColor="text1" w:themeTint="BF"/>
                <w:kern w:val="0"/>
                <w:sz w:val="20"/>
                <w:szCs w:val="20"/>
              </w:rPr>
              <w:t>관련</w:t>
            </w:r>
            <w:r w:rsidR="00CE6797">
              <w:rPr>
                <w:rFonts w:cs="Times New Roman"/>
                <w:b/>
                <w:color w:val="404040" w:themeColor="text1" w:themeTint="BF"/>
                <w:kern w:val="0"/>
                <w:sz w:val="20"/>
                <w:szCs w:val="20"/>
              </w:rPr>
              <w:br/>
            </w:r>
            <w:r w:rsidR="00CA1E92">
              <w:rPr>
                <w:rFonts w:cs="Times New Roman" w:hint="eastAsia"/>
                <w:b/>
                <w:color w:val="404040" w:themeColor="text1" w:themeTint="BF"/>
                <w:kern w:val="0"/>
                <w:sz w:val="20"/>
                <w:szCs w:val="20"/>
              </w:rPr>
              <w:t>잠재적</w:t>
            </w:r>
            <w:r w:rsidR="00CA1E92">
              <w:rPr>
                <w:rFonts w:cs="Times New Roman" w:hint="eastAsia"/>
                <w:b/>
                <w:color w:val="404040" w:themeColor="text1" w:themeTint="BF"/>
                <w:kern w:val="0"/>
                <w:sz w:val="20"/>
                <w:szCs w:val="20"/>
              </w:rPr>
              <w:t xml:space="preserve"> </w:t>
            </w:r>
            <w:r w:rsidRPr="00F111C3">
              <w:rPr>
                <w:rFonts w:cs="Times New Roman" w:hint="eastAsia"/>
                <w:b/>
                <w:color w:val="404040" w:themeColor="text1" w:themeTint="BF"/>
                <w:kern w:val="0"/>
                <w:sz w:val="20"/>
                <w:szCs w:val="20"/>
              </w:rPr>
              <w:t>공정거래법상</w:t>
            </w:r>
            <w:r w:rsidRPr="00F111C3">
              <w:rPr>
                <w:rFonts w:cs="Times New Roman" w:hint="eastAsia"/>
                <w:b/>
                <w:color w:val="404040" w:themeColor="text1" w:themeTint="BF"/>
                <w:kern w:val="0"/>
                <w:sz w:val="20"/>
                <w:szCs w:val="20"/>
              </w:rPr>
              <w:t xml:space="preserve"> </w:t>
            </w:r>
            <w:r w:rsidRPr="00F111C3">
              <w:rPr>
                <w:rFonts w:cs="Times New Roman" w:hint="eastAsia"/>
                <w:b/>
                <w:color w:val="404040" w:themeColor="text1" w:themeTint="BF"/>
                <w:kern w:val="0"/>
                <w:sz w:val="20"/>
                <w:szCs w:val="20"/>
              </w:rPr>
              <w:t>이슈</w:t>
            </w:r>
            <w:bookmarkEnd w:id="55"/>
            <w:bookmarkEnd w:id="56"/>
          </w:p>
        </w:tc>
        <w:tc>
          <w:tcPr>
            <w:tcW w:w="26" w:type="pct"/>
            <w:tcBorders>
              <w:top w:val="nil"/>
              <w:bottom w:val="nil"/>
            </w:tcBorders>
          </w:tcPr>
          <w:p w14:paraId="2D257B85"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4515A9BB" w14:textId="77777777" w:rsidR="005335C7" w:rsidRPr="00997776" w:rsidRDefault="005335C7" w:rsidP="00AC790F">
            <w:pPr>
              <w:pStyle w:val="a8"/>
              <w:widowControl/>
              <w:numPr>
                <w:ilvl w:val="0"/>
                <w:numId w:val="2"/>
              </w:numPr>
              <w:spacing w:before="40" w:after="120" w:line="276" w:lineRule="auto"/>
              <w:rPr>
                <w:rFonts w:cs="Times New Roman"/>
                <w:sz w:val="20"/>
                <w:szCs w:val="20"/>
              </w:rPr>
            </w:pPr>
            <w:r w:rsidRPr="00B566AB">
              <w:rPr>
                <w:rFonts w:hint="eastAsia"/>
                <w:sz w:val="20"/>
                <w:szCs w:val="20"/>
              </w:rPr>
              <w:t>K</w:t>
            </w:r>
            <w:r w:rsidRPr="00B566AB">
              <w:rPr>
                <w:sz w:val="20"/>
                <w:szCs w:val="20"/>
              </w:rPr>
              <w:t>MS</w:t>
            </w:r>
            <w:r w:rsidR="00F57388">
              <w:rPr>
                <w:rFonts w:hint="eastAsia"/>
                <w:sz w:val="20"/>
                <w:szCs w:val="20"/>
              </w:rPr>
              <w:t>가</w:t>
            </w:r>
            <w:r w:rsidRPr="00B566AB">
              <w:rPr>
                <w:rFonts w:hint="eastAsia"/>
                <w:sz w:val="20"/>
                <w:szCs w:val="20"/>
              </w:rPr>
              <w:t xml:space="preserve"> </w:t>
            </w:r>
            <w:r w:rsidR="00F57388">
              <w:rPr>
                <w:rFonts w:hint="eastAsia"/>
                <w:sz w:val="20"/>
                <w:szCs w:val="20"/>
              </w:rPr>
              <w:t>택시운송사업자와</w:t>
            </w:r>
            <w:r w:rsidR="00F57388">
              <w:rPr>
                <w:rFonts w:hint="eastAsia"/>
                <w:sz w:val="20"/>
                <w:szCs w:val="20"/>
              </w:rPr>
              <w:t xml:space="preserve"> </w:t>
            </w:r>
            <w:r w:rsidR="00F57388">
              <w:rPr>
                <w:rFonts w:hint="eastAsia"/>
                <w:sz w:val="20"/>
                <w:szCs w:val="20"/>
              </w:rPr>
              <w:t>체결하는</w:t>
            </w:r>
            <w:r w:rsidR="00F57388">
              <w:rPr>
                <w:rFonts w:hint="eastAsia"/>
                <w:sz w:val="20"/>
                <w:szCs w:val="20"/>
              </w:rPr>
              <w:t xml:space="preserve"> </w:t>
            </w:r>
            <w:r w:rsidR="00F57388">
              <w:rPr>
                <w:rFonts w:hint="eastAsia"/>
                <w:sz w:val="20"/>
                <w:szCs w:val="20"/>
              </w:rPr>
              <w:t>가맹계약</w:t>
            </w:r>
            <w:r w:rsidR="00AC790F">
              <w:rPr>
                <w:rFonts w:hint="eastAsia"/>
                <w:sz w:val="20"/>
                <w:szCs w:val="20"/>
              </w:rPr>
              <w:t>에는</w:t>
            </w:r>
            <w:r w:rsidR="00AC790F">
              <w:rPr>
                <w:rFonts w:hint="eastAsia"/>
                <w:sz w:val="20"/>
                <w:szCs w:val="20"/>
              </w:rPr>
              <w:t xml:space="preserve"> </w:t>
            </w:r>
            <w:r w:rsidR="00AC790F" w:rsidRPr="00E31A06">
              <w:rPr>
                <w:rFonts w:hint="eastAsia"/>
                <w:sz w:val="20"/>
                <w:szCs w:val="20"/>
              </w:rPr>
              <w:t>가맹사업</w:t>
            </w:r>
            <w:r w:rsidR="00AC790F" w:rsidRPr="00E31A06">
              <w:rPr>
                <w:rFonts w:hint="eastAsia"/>
                <w:sz w:val="20"/>
                <w:szCs w:val="20"/>
              </w:rPr>
              <w:t xml:space="preserve"> </w:t>
            </w:r>
            <w:r w:rsidR="00AC790F" w:rsidRPr="00E31A06">
              <w:rPr>
                <w:rFonts w:hint="eastAsia"/>
                <w:sz w:val="20"/>
                <w:szCs w:val="20"/>
              </w:rPr>
              <w:t>관련</w:t>
            </w:r>
            <w:r w:rsidR="00AC790F" w:rsidRPr="00E31A06">
              <w:rPr>
                <w:rFonts w:hint="eastAsia"/>
                <w:sz w:val="20"/>
                <w:szCs w:val="20"/>
              </w:rPr>
              <w:t xml:space="preserve"> </w:t>
            </w:r>
            <w:r w:rsidR="00AC790F" w:rsidRPr="00E31A06">
              <w:rPr>
                <w:rFonts w:hint="eastAsia"/>
                <w:sz w:val="20"/>
                <w:szCs w:val="20"/>
              </w:rPr>
              <w:t>법령에서</w:t>
            </w:r>
            <w:r w:rsidR="00AC790F" w:rsidRPr="00E31A06">
              <w:rPr>
                <w:rFonts w:hint="eastAsia"/>
                <w:sz w:val="20"/>
                <w:szCs w:val="20"/>
              </w:rPr>
              <w:t xml:space="preserve"> </w:t>
            </w:r>
            <w:r w:rsidR="00AC790F" w:rsidRPr="00E31A06">
              <w:rPr>
                <w:rFonts w:hint="eastAsia"/>
                <w:sz w:val="20"/>
                <w:szCs w:val="20"/>
              </w:rPr>
              <w:t>정하는</w:t>
            </w:r>
            <w:r w:rsidR="00AC790F" w:rsidRPr="00E31A06">
              <w:rPr>
                <w:rFonts w:hint="eastAsia"/>
                <w:sz w:val="20"/>
                <w:szCs w:val="20"/>
              </w:rPr>
              <w:t xml:space="preserve"> </w:t>
            </w:r>
            <w:r w:rsidR="00AC790F" w:rsidRPr="00E31A06">
              <w:rPr>
                <w:rFonts w:hint="eastAsia"/>
                <w:sz w:val="20"/>
                <w:szCs w:val="20"/>
              </w:rPr>
              <w:t>필수적</w:t>
            </w:r>
            <w:r w:rsidR="00AC790F" w:rsidRPr="00E31A06">
              <w:rPr>
                <w:rFonts w:hint="eastAsia"/>
                <w:sz w:val="20"/>
                <w:szCs w:val="20"/>
              </w:rPr>
              <w:t xml:space="preserve"> </w:t>
            </w:r>
            <w:r w:rsidR="00AC790F" w:rsidRPr="00E31A06">
              <w:rPr>
                <w:rFonts w:hint="eastAsia"/>
                <w:sz w:val="20"/>
                <w:szCs w:val="20"/>
              </w:rPr>
              <w:t>기재사항이</w:t>
            </w:r>
            <w:r w:rsidR="00AC790F" w:rsidRPr="00E31A06">
              <w:rPr>
                <w:rFonts w:hint="eastAsia"/>
                <w:sz w:val="20"/>
                <w:szCs w:val="20"/>
              </w:rPr>
              <w:t xml:space="preserve"> </w:t>
            </w:r>
            <w:r w:rsidR="00AC790F" w:rsidRPr="00E31A06">
              <w:rPr>
                <w:rFonts w:hint="eastAsia"/>
                <w:sz w:val="20"/>
                <w:szCs w:val="20"/>
              </w:rPr>
              <w:t>모두</w:t>
            </w:r>
            <w:r w:rsidR="00AC790F" w:rsidRPr="00E31A06">
              <w:rPr>
                <w:rFonts w:hint="eastAsia"/>
                <w:sz w:val="20"/>
                <w:szCs w:val="20"/>
              </w:rPr>
              <w:t xml:space="preserve"> </w:t>
            </w:r>
            <w:r w:rsidR="00AC790F" w:rsidRPr="00E31A06">
              <w:rPr>
                <w:rFonts w:hint="eastAsia"/>
                <w:sz w:val="20"/>
                <w:szCs w:val="20"/>
              </w:rPr>
              <w:t>포함되어</w:t>
            </w:r>
            <w:r w:rsidR="00AC790F" w:rsidRPr="00E31A06">
              <w:rPr>
                <w:rFonts w:hint="eastAsia"/>
                <w:sz w:val="20"/>
                <w:szCs w:val="20"/>
              </w:rPr>
              <w:t xml:space="preserve"> </w:t>
            </w:r>
            <w:r w:rsidR="00AC790F">
              <w:rPr>
                <w:rFonts w:hint="eastAsia"/>
                <w:sz w:val="20"/>
                <w:szCs w:val="20"/>
              </w:rPr>
              <w:t>있음</w:t>
            </w:r>
            <w:r w:rsidR="00AC790F">
              <w:rPr>
                <w:rFonts w:hint="eastAsia"/>
                <w:sz w:val="20"/>
                <w:szCs w:val="20"/>
              </w:rPr>
              <w:t xml:space="preserve">. </w:t>
            </w:r>
            <w:r w:rsidR="00AC790F">
              <w:rPr>
                <w:rFonts w:hint="eastAsia"/>
                <w:sz w:val="20"/>
                <w:szCs w:val="20"/>
              </w:rPr>
              <w:t>다만</w:t>
            </w:r>
            <w:r w:rsidR="00AC790F">
              <w:rPr>
                <w:rFonts w:hint="eastAsia"/>
                <w:sz w:val="20"/>
                <w:szCs w:val="20"/>
              </w:rPr>
              <w:t>,</w:t>
            </w:r>
            <w:r w:rsidR="00AC790F">
              <w:rPr>
                <w:sz w:val="20"/>
                <w:szCs w:val="20"/>
              </w:rPr>
              <w:t xml:space="preserve"> </w:t>
            </w:r>
            <w:r w:rsidR="00AC790F">
              <w:rPr>
                <w:rFonts w:hint="eastAsia"/>
                <w:sz w:val="20"/>
                <w:szCs w:val="20"/>
              </w:rPr>
              <w:t>위약금</w:t>
            </w:r>
            <w:r w:rsidR="00AC790F">
              <w:rPr>
                <w:rFonts w:hint="eastAsia"/>
                <w:sz w:val="20"/>
                <w:szCs w:val="20"/>
              </w:rPr>
              <w:t xml:space="preserve"> </w:t>
            </w:r>
            <w:r w:rsidR="00AC790F">
              <w:rPr>
                <w:rFonts w:hint="eastAsia"/>
                <w:sz w:val="20"/>
                <w:szCs w:val="20"/>
              </w:rPr>
              <w:t>관련하여</w:t>
            </w:r>
            <w:r w:rsidR="00AC790F">
              <w:rPr>
                <w:rFonts w:hint="eastAsia"/>
                <w:sz w:val="20"/>
                <w:szCs w:val="20"/>
              </w:rPr>
              <w:t>,</w:t>
            </w:r>
            <w:r w:rsidR="00AC790F">
              <w:rPr>
                <w:sz w:val="20"/>
                <w:szCs w:val="20"/>
              </w:rPr>
              <w:t xml:space="preserve"> </w:t>
            </w:r>
            <w:r w:rsidRPr="00B566AB">
              <w:rPr>
                <w:rFonts w:hint="eastAsia"/>
                <w:sz w:val="20"/>
                <w:szCs w:val="20"/>
              </w:rPr>
              <w:t>가맹사업자가</w:t>
            </w:r>
            <w:r w:rsidRPr="00B566AB">
              <w:rPr>
                <w:rFonts w:hint="eastAsia"/>
                <w:sz w:val="20"/>
                <w:szCs w:val="20"/>
              </w:rPr>
              <w:t xml:space="preserve"> </w:t>
            </w:r>
            <w:r w:rsidRPr="00B566AB">
              <w:rPr>
                <w:rFonts w:hint="eastAsia"/>
                <w:sz w:val="20"/>
                <w:szCs w:val="20"/>
              </w:rPr>
              <w:t>가맹본부로부터</w:t>
            </w:r>
            <w:r w:rsidRPr="00B566AB">
              <w:rPr>
                <w:rFonts w:hint="eastAsia"/>
                <w:sz w:val="20"/>
                <w:szCs w:val="20"/>
              </w:rPr>
              <w:t xml:space="preserve"> </w:t>
            </w:r>
            <w:r w:rsidRPr="00B566AB">
              <w:rPr>
                <w:rFonts w:hint="eastAsia"/>
                <w:sz w:val="20"/>
                <w:szCs w:val="20"/>
              </w:rPr>
              <w:t>영업설비</w:t>
            </w:r>
            <w:r w:rsidRPr="00B566AB">
              <w:rPr>
                <w:rFonts w:hint="eastAsia"/>
                <w:sz w:val="20"/>
                <w:szCs w:val="20"/>
              </w:rPr>
              <w:t xml:space="preserve"> </w:t>
            </w:r>
            <w:r w:rsidRPr="00B566AB">
              <w:rPr>
                <w:rFonts w:hint="eastAsia"/>
                <w:sz w:val="20"/>
                <w:szCs w:val="20"/>
              </w:rPr>
              <w:t>등</w:t>
            </w:r>
            <w:r w:rsidRPr="00B566AB">
              <w:rPr>
                <w:rFonts w:hint="eastAsia"/>
                <w:sz w:val="20"/>
                <w:szCs w:val="20"/>
              </w:rPr>
              <w:t>(</w:t>
            </w:r>
            <w:r w:rsidRPr="00B566AB">
              <w:rPr>
                <w:rFonts w:hint="eastAsia"/>
                <w:sz w:val="20"/>
                <w:szCs w:val="20"/>
              </w:rPr>
              <w:t>택시</w:t>
            </w:r>
            <w:r w:rsidRPr="00B566AB">
              <w:rPr>
                <w:rFonts w:hint="eastAsia"/>
                <w:sz w:val="20"/>
                <w:szCs w:val="20"/>
              </w:rPr>
              <w:t xml:space="preserve"> </w:t>
            </w:r>
            <w:r w:rsidRPr="00B566AB">
              <w:rPr>
                <w:rFonts w:hint="eastAsia"/>
                <w:sz w:val="20"/>
                <w:szCs w:val="20"/>
              </w:rPr>
              <w:t>내</w:t>
            </w:r>
            <w:r w:rsidRPr="00B566AB">
              <w:rPr>
                <w:rFonts w:hint="eastAsia"/>
                <w:sz w:val="20"/>
                <w:szCs w:val="20"/>
              </w:rPr>
              <w:t xml:space="preserve"> </w:t>
            </w:r>
            <w:r w:rsidRPr="00B566AB">
              <w:rPr>
                <w:rFonts w:hint="eastAsia"/>
                <w:sz w:val="20"/>
                <w:szCs w:val="20"/>
              </w:rPr>
              <w:t>부착물</w:t>
            </w:r>
            <w:r w:rsidRPr="00B566AB">
              <w:rPr>
                <w:rFonts w:hint="eastAsia"/>
                <w:sz w:val="20"/>
                <w:szCs w:val="20"/>
              </w:rPr>
              <w:t>,</w:t>
            </w:r>
            <w:r w:rsidRPr="00B566AB">
              <w:rPr>
                <w:sz w:val="20"/>
                <w:szCs w:val="20"/>
              </w:rPr>
              <w:t xml:space="preserve"> </w:t>
            </w:r>
            <w:r w:rsidRPr="00B566AB">
              <w:rPr>
                <w:rFonts w:hint="eastAsia"/>
                <w:sz w:val="20"/>
                <w:szCs w:val="20"/>
              </w:rPr>
              <w:t>기</w:t>
            </w:r>
            <w:r w:rsidRPr="00B566AB">
              <w:rPr>
                <w:rFonts w:hint="eastAsia"/>
                <w:sz w:val="20"/>
                <w:szCs w:val="20"/>
              </w:rPr>
              <w:lastRenderedPageBreak/>
              <w:t>사복장</w:t>
            </w:r>
            <w:r w:rsidRPr="00B566AB">
              <w:rPr>
                <w:rFonts w:hint="eastAsia"/>
                <w:sz w:val="20"/>
                <w:szCs w:val="20"/>
              </w:rPr>
              <w:t>,</w:t>
            </w:r>
            <w:r w:rsidRPr="00B566AB">
              <w:rPr>
                <w:sz w:val="20"/>
                <w:szCs w:val="20"/>
              </w:rPr>
              <w:t xml:space="preserve"> </w:t>
            </w:r>
            <w:r w:rsidRPr="00B566AB">
              <w:rPr>
                <w:rFonts w:hint="eastAsia"/>
                <w:sz w:val="20"/>
                <w:szCs w:val="20"/>
              </w:rPr>
              <w:t>와펜</w:t>
            </w:r>
            <w:r w:rsidRPr="00B566AB">
              <w:rPr>
                <w:rFonts w:hint="eastAsia"/>
                <w:sz w:val="20"/>
                <w:szCs w:val="20"/>
              </w:rPr>
              <w:t>,</w:t>
            </w:r>
            <w:r w:rsidRPr="00B566AB">
              <w:rPr>
                <w:sz w:val="20"/>
                <w:szCs w:val="20"/>
              </w:rPr>
              <w:t xml:space="preserve"> </w:t>
            </w:r>
            <w:r w:rsidRPr="00B566AB">
              <w:rPr>
                <w:rFonts w:hint="eastAsia"/>
                <w:sz w:val="20"/>
                <w:szCs w:val="20"/>
              </w:rPr>
              <w:t>전용단말기</w:t>
            </w:r>
            <w:r w:rsidRPr="00B566AB">
              <w:rPr>
                <w:rFonts w:hint="eastAsia"/>
                <w:sz w:val="20"/>
                <w:szCs w:val="20"/>
              </w:rPr>
              <w:t>,</w:t>
            </w:r>
            <w:r w:rsidRPr="00B566AB">
              <w:rPr>
                <w:sz w:val="20"/>
                <w:szCs w:val="20"/>
              </w:rPr>
              <w:t xml:space="preserve"> </w:t>
            </w:r>
            <w:r w:rsidRPr="00B566AB">
              <w:rPr>
                <w:rFonts w:hint="eastAsia"/>
                <w:sz w:val="20"/>
                <w:szCs w:val="20"/>
              </w:rPr>
              <w:t>외관부착물</w:t>
            </w:r>
            <w:r w:rsidRPr="00B566AB">
              <w:rPr>
                <w:rFonts w:hint="eastAsia"/>
                <w:sz w:val="20"/>
                <w:szCs w:val="20"/>
              </w:rPr>
              <w:t xml:space="preserve"> </w:t>
            </w:r>
            <w:r w:rsidRPr="00B566AB">
              <w:rPr>
                <w:rFonts w:hint="eastAsia"/>
                <w:sz w:val="20"/>
                <w:szCs w:val="20"/>
              </w:rPr>
              <w:t>등</w:t>
            </w:r>
            <w:r w:rsidRPr="00B566AB">
              <w:rPr>
                <w:rFonts w:hint="eastAsia"/>
                <w:sz w:val="20"/>
                <w:szCs w:val="20"/>
              </w:rPr>
              <w:t>)</w:t>
            </w:r>
            <w:r w:rsidRPr="00B566AB">
              <w:rPr>
                <w:rFonts w:hint="eastAsia"/>
                <w:sz w:val="20"/>
                <w:szCs w:val="20"/>
              </w:rPr>
              <w:t>을</w:t>
            </w:r>
            <w:r w:rsidRPr="00B566AB">
              <w:rPr>
                <w:rFonts w:hint="eastAsia"/>
                <w:sz w:val="20"/>
                <w:szCs w:val="20"/>
              </w:rPr>
              <w:t xml:space="preserve"> </w:t>
            </w:r>
            <w:r w:rsidRPr="00B566AB">
              <w:rPr>
                <w:rFonts w:hint="eastAsia"/>
                <w:sz w:val="20"/>
                <w:szCs w:val="20"/>
              </w:rPr>
              <w:t>지원받고</w:t>
            </w:r>
            <w:r w:rsidRPr="00B566AB">
              <w:rPr>
                <w:rFonts w:hint="eastAsia"/>
                <w:sz w:val="20"/>
                <w:szCs w:val="20"/>
              </w:rPr>
              <w:t xml:space="preserve"> </w:t>
            </w:r>
            <w:r w:rsidRPr="00B566AB">
              <w:rPr>
                <w:rFonts w:hint="eastAsia"/>
                <w:sz w:val="20"/>
                <w:szCs w:val="20"/>
              </w:rPr>
              <w:t>그</w:t>
            </w:r>
            <w:r w:rsidRPr="00B566AB">
              <w:rPr>
                <w:rFonts w:hint="eastAsia"/>
                <w:sz w:val="20"/>
                <w:szCs w:val="20"/>
              </w:rPr>
              <w:t xml:space="preserve"> </w:t>
            </w:r>
            <w:r w:rsidRPr="00B566AB">
              <w:rPr>
                <w:rFonts w:hint="eastAsia"/>
                <w:sz w:val="20"/>
                <w:szCs w:val="20"/>
              </w:rPr>
              <w:t>장착이</w:t>
            </w:r>
            <w:r w:rsidRPr="00B566AB">
              <w:rPr>
                <w:rFonts w:hint="eastAsia"/>
                <w:sz w:val="20"/>
                <w:szCs w:val="20"/>
              </w:rPr>
              <w:t xml:space="preserve"> </w:t>
            </w:r>
            <w:r w:rsidRPr="00B566AB">
              <w:rPr>
                <w:rFonts w:hint="eastAsia"/>
                <w:sz w:val="20"/>
                <w:szCs w:val="20"/>
              </w:rPr>
              <w:t>완료된</w:t>
            </w:r>
            <w:r w:rsidRPr="00B566AB">
              <w:rPr>
                <w:rFonts w:hint="eastAsia"/>
                <w:sz w:val="20"/>
                <w:szCs w:val="20"/>
              </w:rPr>
              <w:t xml:space="preserve"> </w:t>
            </w:r>
            <w:r w:rsidRPr="00B566AB">
              <w:rPr>
                <w:rFonts w:hint="eastAsia"/>
                <w:sz w:val="20"/>
                <w:szCs w:val="20"/>
              </w:rPr>
              <w:t>날부터</w:t>
            </w:r>
            <w:r w:rsidRPr="00B566AB">
              <w:rPr>
                <w:rFonts w:hint="eastAsia"/>
                <w:sz w:val="20"/>
                <w:szCs w:val="20"/>
              </w:rPr>
              <w:t xml:space="preserve"> </w:t>
            </w:r>
            <w:r w:rsidRPr="00B566AB">
              <w:rPr>
                <w:sz w:val="20"/>
                <w:szCs w:val="20"/>
              </w:rPr>
              <w:t>1</w:t>
            </w:r>
            <w:r w:rsidRPr="00B566AB">
              <w:rPr>
                <w:rFonts w:hint="eastAsia"/>
                <w:sz w:val="20"/>
                <w:szCs w:val="20"/>
              </w:rPr>
              <w:t>년까지의</w:t>
            </w:r>
            <w:r w:rsidRPr="00B566AB">
              <w:rPr>
                <w:rFonts w:hint="eastAsia"/>
                <w:sz w:val="20"/>
                <w:szCs w:val="20"/>
              </w:rPr>
              <w:t xml:space="preserve"> </w:t>
            </w:r>
            <w:r w:rsidRPr="00B566AB">
              <w:rPr>
                <w:rFonts w:hint="eastAsia"/>
                <w:sz w:val="20"/>
                <w:szCs w:val="20"/>
              </w:rPr>
              <w:t>기간</w:t>
            </w:r>
            <w:r w:rsidRPr="00B566AB">
              <w:rPr>
                <w:rFonts w:hint="eastAsia"/>
                <w:sz w:val="20"/>
                <w:szCs w:val="20"/>
              </w:rPr>
              <w:t xml:space="preserve"> </w:t>
            </w:r>
            <w:r w:rsidRPr="00B566AB">
              <w:rPr>
                <w:rFonts w:hint="eastAsia"/>
                <w:sz w:val="20"/>
                <w:szCs w:val="20"/>
              </w:rPr>
              <w:t>이내에</w:t>
            </w:r>
            <w:r w:rsidRPr="00B566AB">
              <w:rPr>
                <w:rFonts w:hint="eastAsia"/>
                <w:sz w:val="20"/>
                <w:szCs w:val="20"/>
              </w:rPr>
              <w:t xml:space="preserve"> (</w:t>
            </w:r>
            <w:r w:rsidRPr="00B566AB">
              <w:rPr>
                <w:sz w:val="20"/>
                <w:szCs w:val="20"/>
              </w:rPr>
              <w:t xml:space="preserve">i) </w:t>
            </w:r>
            <w:r w:rsidRPr="00B566AB">
              <w:rPr>
                <w:rFonts w:hint="eastAsia"/>
                <w:sz w:val="20"/>
                <w:szCs w:val="20"/>
              </w:rPr>
              <w:t>가맹차량의</w:t>
            </w:r>
            <w:r w:rsidRPr="00B566AB">
              <w:rPr>
                <w:rFonts w:hint="eastAsia"/>
                <w:sz w:val="20"/>
                <w:szCs w:val="20"/>
              </w:rPr>
              <w:t xml:space="preserve"> </w:t>
            </w:r>
            <w:r w:rsidRPr="00B566AB">
              <w:rPr>
                <w:rFonts w:hint="eastAsia"/>
                <w:sz w:val="20"/>
                <w:szCs w:val="20"/>
              </w:rPr>
              <w:t>처분</w:t>
            </w:r>
            <w:r w:rsidRPr="00B566AB">
              <w:rPr>
                <w:rFonts w:hint="eastAsia"/>
                <w:sz w:val="20"/>
                <w:szCs w:val="20"/>
              </w:rPr>
              <w:t>,</w:t>
            </w:r>
            <w:r w:rsidRPr="00B566AB">
              <w:rPr>
                <w:sz w:val="20"/>
                <w:szCs w:val="20"/>
              </w:rPr>
              <w:t xml:space="preserve"> (ii) </w:t>
            </w:r>
            <w:r w:rsidRPr="00B566AB">
              <w:rPr>
                <w:rFonts w:hint="eastAsia"/>
                <w:sz w:val="20"/>
                <w:szCs w:val="20"/>
              </w:rPr>
              <w:t>사전</w:t>
            </w:r>
            <w:r w:rsidR="002B0EAE">
              <w:rPr>
                <w:rFonts w:hint="eastAsia"/>
                <w:sz w:val="20"/>
                <w:szCs w:val="20"/>
              </w:rPr>
              <w:t xml:space="preserve"> </w:t>
            </w:r>
            <w:r w:rsidRPr="00B566AB">
              <w:rPr>
                <w:rFonts w:hint="eastAsia"/>
                <w:sz w:val="20"/>
                <w:szCs w:val="20"/>
              </w:rPr>
              <w:t>서면합의</w:t>
            </w:r>
            <w:r w:rsidRPr="00B566AB">
              <w:rPr>
                <w:rFonts w:hint="eastAsia"/>
                <w:sz w:val="20"/>
                <w:szCs w:val="20"/>
              </w:rPr>
              <w:t xml:space="preserve"> </w:t>
            </w:r>
            <w:r w:rsidR="002B0EAE">
              <w:rPr>
                <w:rFonts w:hint="eastAsia"/>
                <w:sz w:val="20"/>
                <w:szCs w:val="20"/>
              </w:rPr>
              <w:t>없는</w:t>
            </w:r>
            <w:r w:rsidRPr="00B566AB">
              <w:rPr>
                <w:rFonts w:hint="eastAsia"/>
                <w:sz w:val="20"/>
                <w:szCs w:val="20"/>
              </w:rPr>
              <w:t xml:space="preserve"> </w:t>
            </w:r>
            <w:r w:rsidR="002B0EAE">
              <w:rPr>
                <w:rFonts w:hint="eastAsia"/>
                <w:sz w:val="20"/>
                <w:szCs w:val="20"/>
              </w:rPr>
              <w:t>영업</w:t>
            </w:r>
            <w:r w:rsidRPr="00B566AB">
              <w:rPr>
                <w:rFonts w:hint="eastAsia"/>
                <w:sz w:val="20"/>
                <w:szCs w:val="20"/>
              </w:rPr>
              <w:t>설비</w:t>
            </w:r>
            <w:r w:rsidR="002B0EAE">
              <w:rPr>
                <w:rFonts w:hint="eastAsia"/>
                <w:sz w:val="20"/>
                <w:szCs w:val="20"/>
              </w:rPr>
              <w:t>등</w:t>
            </w:r>
            <w:r w:rsidRPr="00B566AB">
              <w:rPr>
                <w:rFonts w:hint="eastAsia"/>
                <w:sz w:val="20"/>
                <w:szCs w:val="20"/>
              </w:rPr>
              <w:t xml:space="preserve"> </w:t>
            </w:r>
            <w:r w:rsidRPr="00B566AB">
              <w:rPr>
                <w:rFonts w:hint="eastAsia"/>
                <w:sz w:val="20"/>
                <w:szCs w:val="20"/>
              </w:rPr>
              <w:t>철거</w:t>
            </w:r>
            <w:r w:rsidRPr="00B566AB">
              <w:rPr>
                <w:rFonts w:hint="eastAsia"/>
                <w:sz w:val="20"/>
                <w:szCs w:val="20"/>
              </w:rPr>
              <w:t>,</w:t>
            </w:r>
            <w:r w:rsidRPr="00B566AB">
              <w:rPr>
                <w:sz w:val="20"/>
                <w:szCs w:val="20"/>
              </w:rPr>
              <w:t xml:space="preserve"> (iii) </w:t>
            </w:r>
            <w:r w:rsidRPr="00B566AB">
              <w:rPr>
                <w:rFonts w:hint="eastAsia"/>
                <w:sz w:val="20"/>
                <w:szCs w:val="20"/>
              </w:rPr>
              <w:t>정당한</w:t>
            </w:r>
            <w:r w:rsidRPr="00B566AB">
              <w:rPr>
                <w:rFonts w:hint="eastAsia"/>
                <w:sz w:val="20"/>
                <w:szCs w:val="20"/>
              </w:rPr>
              <w:t xml:space="preserve"> </w:t>
            </w:r>
            <w:r w:rsidRPr="00B566AB">
              <w:rPr>
                <w:rFonts w:hint="eastAsia"/>
                <w:sz w:val="20"/>
                <w:szCs w:val="20"/>
              </w:rPr>
              <w:t>사유</w:t>
            </w:r>
            <w:r w:rsidRPr="00B566AB">
              <w:rPr>
                <w:rFonts w:hint="eastAsia"/>
                <w:sz w:val="20"/>
                <w:szCs w:val="20"/>
              </w:rPr>
              <w:t xml:space="preserve"> </w:t>
            </w:r>
            <w:r w:rsidR="002B0EAE">
              <w:rPr>
                <w:rFonts w:hint="eastAsia"/>
                <w:sz w:val="20"/>
                <w:szCs w:val="20"/>
              </w:rPr>
              <w:t>없는</w:t>
            </w:r>
            <w:r w:rsidRPr="00B566AB">
              <w:rPr>
                <w:rFonts w:hint="eastAsia"/>
                <w:sz w:val="20"/>
                <w:szCs w:val="20"/>
              </w:rPr>
              <w:t xml:space="preserve"> </w:t>
            </w:r>
            <w:r w:rsidRPr="00B566AB">
              <w:rPr>
                <w:rFonts w:hint="eastAsia"/>
                <w:sz w:val="20"/>
                <w:szCs w:val="20"/>
              </w:rPr>
              <w:t>가맹차량</w:t>
            </w:r>
            <w:r w:rsidRPr="00B566AB">
              <w:rPr>
                <w:rFonts w:hint="eastAsia"/>
                <w:sz w:val="20"/>
                <w:szCs w:val="20"/>
              </w:rPr>
              <w:t xml:space="preserve"> </w:t>
            </w:r>
            <w:r w:rsidRPr="00B566AB">
              <w:rPr>
                <w:rFonts w:hint="eastAsia"/>
                <w:sz w:val="20"/>
                <w:szCs w:val="20"/>
              </w:rPr>
              <w:t>미운행</w:t>
            </w:r>
            <w:r w:rsidRPr="00B566AB">
              <w:rPr>
                <w:rFonts w:hint="eastAsia"/>
                <w:sz w:val="20"/>
                <w:szCs w:val="20"/>
              </w:rPr>
              <w:t>,</w:t>
            </w:r>
            <w:r w:rsidRPr="00B566AB">
              <w:rPr>
                <w:sz w:val="20"/>
                <w:szCs w:val="20"/>
              </w:rPr>
              <w:t xml:space="preserve"> (iv)</w:t>
            </w:r>
            <w:r w:rsidR="002B0EAE">
              <w:rPr>
                <w:sz w:val="20"/>
                <w:szCs w:val="20"/>
              </w:rPr>
              <w:t xml:space="preserve"> </w:t>
            </w:r>
            <w:r w:rsidR="002B0EAE">
              <w:rPr>
                <w:rFonts w:hint="eastAsia"/>
                <w:sz w:val="20"/>
                <w:szCs w:val="20"/>
              </w:rPr>
              <w:t>가맹차량의</w:t>
            </w:r>
            <w:r w:rsidRPr="00B566AB">
              <w:rPr>
                <w:sz w:val="20"/>
                <w:szCs w:val="20"/>
              </w:rPr>
              <w:t xml:space="preserve"> </w:t>
            </w:r>
            <w:r w:rsidRPr="00B566AB">
              <w:rPr>
                <w:rFonts w:hint="eastAsia"/>
                <w:sz w:val="20"/>
                <w:szCs w:val="20"/>
              </w:rPr>
              <w:t>가맹서비스</w:t>
            </w:r>
            <w:r w:rsidRPr="00B566AB">
              <w:rPr>
                <w:rFonts w:hint="eastAsia"/>
                <w:sz w:val="20"/>
                <w:szCs w:val="20"/>
              </w:rPr>
              <w:t xml:space="preserve"> </w:t>
            </w:r>
            <w:r w:rsidRPr="00B566AB">
              <w:rPr>
                <w:rFonts w:hint="eastAsia"/>
                <w:sz w:val="20"/>
                <w:szCs w:val="20"/>
              </w:rPr>
              <w:t>외의</w:t>
            </w:r>
            <w:r w:rsidRPr="00B566AB">
              <w:rPr>
                <w:rFonts w:hint="eastAsia"/>
                <w:sz w:val="20"/>
                <w:szCs w:val="20"/>
              </w:rPr>
              <w:t xml:space="preserve"> </w:t>
            </w:r>
            <w:r w:rsidR="002B0EAE">
              <w:rPr>
                <w:rFonts w:hint="eastAsia"/>
                <w:sz w:val="20"/>
                <w:szCs w:val="20"/>
              </w:rPr>
              <w:t>목적</w:t>
            </w:r>
            <w:r w:rsidRPr="00B566AB">
              <w:rPr>
                <w:rFonts w:hint="eastAsia"/>
                <w:sz w:val="20"/>
                <w:szCs w:val="20"/>
              </w:rPr>
              <w:t xml:space="preserve"> </w:t>
            </w:r>
            <w:r w:rsidRPr="00B566AB">
              <w:rPr>
                <w:rFonts w:hint="eastAsia"/>
                <w:sz w:val="20"/>
                <w:szCs w:val="20"/>
              </w:rPr>
              <w:t>이용</w:t>
            </w:r>
            <w:r w:rsidR="002B0EAE">
              <w:rPr>
                <w:rFonts w:hint="eastAsia"/>
                <w:sz w:val="20"/>
                <w:szCs w:val="20"/>
              </w:rPr>
              <w:t>의</w:t>
            </w:r>
            <w:r w:rsidR="002B0EAE">
              <w:rPr>
                <w:rFonts w:hint="eastAsia"/>
                <w:sz w:val="20"/>
                <w:szCs w:val="20"/>
              </w:rPr>
              <w:t xml:space="preserve"> </w:t>
            </w:r>
            <w:r w:rsidR="002B0EAE">
              <w:rPr>
                <w:rFonts w:hint="eastAsia"/>
                <w:sz w:val="20"/>
                <w:szCs w:val="20"/>
              </w:rPr>
              <w:t>경우</w:t>
            </w:r>
            <w:r w:rsidR="002B0EAE">
              <w:rPr>
                <w:rFonts w:hint="eastAsia"/>
                <w:sz w:val="20"/>
                <w:szCs w:val="20"/>
              </w:rPr>
              <w:t xml:space="preserve"> </w:t>
            </w:r>
            <w:r w:rsidRPr="00B566AB">
              <w:rPr>
                <w:sz w:val="20"/>
                <w:szCs w:val="20"/>
              </w:rPr>
              <w:t>KMS</w:t>
            </w:r>
            <w:r w:rsidRPr="00B566AB">
              <w:rPr>
                <w:rFonts w:hint="eastAsia"/>
                <w:sz w:val="20"/>
                <w:szCs w:val="20"/>
              </w:rPr>
              <w:t>에게</w:t>
            </w:r>
            <w:r w:rsidRPr="00B566AB">
              <w:rPr>
                <w:rFonts w:hint="eastAsia"/>
                <w:sz w:val="20"/>
                <w:szCs w:val="20"/>
              </w:rPr>
              <w:t xml:space="preserve"> </w:t>
            </w:r>
            <w:r w:rsidR="002B0EAE">
              <w:rPr>
                <w:rFonts w:hint="eastAsia"/>
                <w:sz w:val="20"/>
                <w:szCs w:val="20"/>
              </w:rPr>
              <w:t>위약금으로서</w:t>
            </w:r>
            <w:r w:rsidR="002B0EAE">
              <w:rPr>
                <w:rFonts w:hint="eastAsia"/>
                <w:sz w:val="20"/>
                <w:szCs w:val="20"/>
              </w:rPr>
              <w:t xml:space="preserve"> </w:t>
            </w:r>
            <w:r w:rsidRPr="00B566AB">
              <w:rPr>
                <w:rFonts w:hint="eastAsia"/>
                <w:sz w:val="20"/>
                <w:szCs w:val="20"/>
              </w:rPr>
              <w:t>총</w:t>
            </w:r>
            <w:r w:rsidRPr="00B566AB">
              <w:rPr>
                <w:rFonts w:hint="eastAsia"/>
                <w:sz w:val="20"/>
                <w:szCs w:val="20"/>
              </w:rPr>
              <w:t xml:space="preserve"> </w:t>
            </w:r>
            <w:r w:rsidRPr="00B566AB">
              <w:rPr>
                <w:rFonts w:hint="eastAsia"/>
                <w:sz w:val="20"/>
                <w:szCs w:val="20"/>
              </w:rPr>
              <w:t>지원금액의</w:t>
            </w:r>
            <w:r w:rsidRPr="00B566AB">
              <w:rPr>
                <w:rFonts w:hint="eastAsia"/>
                <w:sz w:val="20"/>
                <w:szCs w:val="20"/>
              </w:rPr>
              <w:t xml:space="preserve"> </w:t>
            </w:r>
            <w:r w:rsidRPr="00B566AB">
              <w:rPr>
                <w:sz w:val="20"/>
                <w:szCs w:val="20"/>
              </w:rPr>
              <w:t>2</w:t>
            </w:r>
            <w:r w:rsidRPr="00B566AB">
              <w:rPr>
                <w:rFonts w:hint="eastAsia"/>
                <w:sz w:val="20"/>
                <w:szCs w:val="20"/>
              </w:rPr>
              <w:t>배를</w:t>
            </w:r>
            <w:r w:rsidRPr="00B566AB">
              <w:rPr>
                <w:rFonts w:hint="eastAsia"/>
                <w:sz w:val="20"/>
                <w:szCs w:val="20"/>
              </w:rPr>
              <w:t xml:space="preserve"> </w:t>
            </w:r>
            <w:r w:rsidRPr="00B566AB">
              <w:rPr>
                <w:rFonts w:hint="eastAsia"/>
                <w:sz w:val="20"/>
                <w:szCs w:val="20"/>
              </w:rPr>
              <w:t>지급하도록</w:t>
            </w:r>
            <w:r w:rsidRPr="00B566AB">
              <w:rPr>
                <w:rFonts w:hint="eastAsia"/>
                <w:sz w:val="20"/>
                <w:szCs w:val="20"/>
              </w:rPr>
              <w:t xml:space="preserve"> </w:t>
            </w:r>
            <w:r w:rsidR="00AC790F">
              <w:rPr>
                <w:rFonts w:hint="eastAsia"/>
                <w:sz w:val="20"/>
                <w:szCs w:val="20"/>
              </w:rPr>
              <w:t>하고</w:t>
            </w:r>
            <w:r w:rsidR="00AC790F">
              <w:rPr>
                <w:rFonts w:hint="eastAsia"/>
                <w:sz w:val="20"/>
                <w:szCs w:val="20"/>
              </w:rPr>
              <w:t xml:space="preserve"> </w:t>
            </w:r>
            <w:r w:rsidR="00AC790F">
              <w:rPr>
                <w:rFonts w:hint="eastAsia"/>
                <w:sz w:val="20"/>
                <w:szCs w:val="20"/>
              </w:rPr>
              <w:t>있</w:t>
            </w:r>
            <w:r w:rsidR="00997776">
              <w:rPr>
                <w:rFonts w:hint="eastAsia"/>
                <w:sz w:val="20"/>
                <w:szCs w:val="20"/>
              </w:rPr>
              <w:t>음</w:t>
            </w:r>
            <w:r w:rsidR="002B0EAE">
              <w:rPr>
                <w:rFonts w:hint="eastAsia"/>
                <w:sz w:val="20"/>
                <w:szCs w:val="20"/>
              </w:rPr>
              <w:t>(</w:t>
            </w:r>
            <w:r w:rsidR="002B0EAE" w:rsidRPr="00B566AB">
              <w:rPr>
                <w:rFonts w:hint="eastAsia"/>
                <w:sz w:val="20"/>
                <w:szCs w:val="20"/>
              </w:rPr>
              <w:t>가맹계약</w:t>
            </w:r>
            <w:r w:rsidR="002B0EAE" w:rsidRPr="00B566AB">
              <w:rPr>
                <w:rFonts w:hint="eastAsia"/>
                <w:sz w:val="20"/>
                <w:szCs w:val="20"/>
              </w:rPr>
              <w:t xml:space="preserve"> </w:t>
            </w:r>
            <w:r w:rsidR="002B0EAE" w:rsidRPr="00B566AB">
              <w:rPr>
                <w:rFonts w:hint="eastAsia"/>
                <w:sz w:val="20"/>
                <w:szCs w:val="20"/>
              </w:rPr>
              <w:t>제</w:t>
            </w:r>
            <w:r w:rsidR="002B0EAE" w:rsidRPr="00B566AB">
              <w:rPr>
                <w:rFonts w:hint="eastAsia"/>
                <w:sz w:val="20"/>
                <w:szCs w:val="20"/>
              </w:rPr>
              <w:t>3</w:t>
            </w:r>
            <w:r w:rsidR="002B0EAE" w:rsidRPr="00B566AB">
              <w:rPr>
                <w:sz w:val="20"/>
                <w:szCs w:val="20"/>
              </w:rPr>
              <w:t>0</w:t>
            </w:r>
            <w:r w:rsidR="002B0EAE" w:rsidRPr="00B566AB">
              <w:rPr>
                <w:rFonts w:hint="eastAsia"/>
                <w:sz w:val="20"/>
                <w:szCs w:val="20"/>
              </w:rPr>
              <w:t>조</w:t>
            </w:r>
            <w:r w:rsidR="002B0EAE" w:rsidRPr="00B566AB">
              <w:rPr>
                <w:rFonts w:hint="eastAsia"/>
                <w:sz w:val="20"/>
                <w:szCs w:val="20"/>
              </w:rPr>
              <w:t xml:space="preserve"> </w:t>
            </w:r>
            <w:r w:rsidR="002B0EAE" w:rsidRPr="00B566AB">
              <w:rPr>
                <w:rFonts w:hint="eastAsia"/>
                <w:sz w:val="20"/>
                <w:szCs w:val="20"/>
              </w:rPr>
              <w:t>제</w:t>
            </w:r>
            <w:r w:rsidR="002B0EAE" w:rsidRPr="00B566AB">
              <w:rPr>
                <w:rFonts w:hint="eastAsia"/>
                <w:sz w:val="20"/>
                <w:szCs w:val="20"/>
              </w:rPr>
              <w:t>3</w:t>
            </w:r>
            <w:r w:rsidR="002B0EAE">
              <w:rPr>
                <w:rFonts w:hint="eastAsia"/>
                <w:sz w:val="20"/>
                <w:szCs w:val="20"/>
              </w:rPr>
              <w:t>항</w:t>
            </w:r>
            <w:r w:rsidR="002B0EAE">
              <w:rPr>
                <w:sz w:val="20"/>
                <w:szCs w:val="20"/>
              </w:rPr>
              <w:t>)</w:t>
            </w:r>
            <w:r w:rsidR="00997776">
              <w:rPr>
                <w:sz w:val="20"/>
                <w:szCs w:val="20"/>
              </w:rPr>
              <w:t>.</w:t>
            </w:r>
          </w:p>
          <w:p w14:paraId="12007510" w14:textId="21383A9F" w:rsidR="00997776" w:rsidRPr="00B566AB" w:rsidRDefault="000813DF" w:rsidP="00AC790F">
            <w:pPr>
              <w:pStyle w:val="a8"/>
              <w:widowControl/>
              <w:numPr>
                <w:ilvl w:val="0"/>
                <w:numId w:val="2"/>
              </w:numPr>
              <w:spacing w:before="40" w:after="120" w:line="276" w:lineRule="auto"/>
              <w:rPr>
                <w:rFonts w:cs="Times New Roman"/>
                <w:sz w:val="20"/>
                <w:szCs w:val="20"/>
              </w:rPr>
            </w:pPr>
            <w:r w:rsidRPr="000813DF">
              <w:rPr>
                <w:rFonts w:cs="Times New Roman" w:hint="eastAsia"/>
                <w:sz w:val="20"/>
                <w:szCs w:val="20"/>
              </w:rPr>
              <w:t>제공된</w:t>
            </w:r>
            <w:r w:rsidRPr="000813DF">
              <w:rPr>
                <w:rFonts w:cs="Times New Roman" w:hint="eastAsia"/>
                <w:sz w:val="20"/>
                <w:szCs w:val="20"/>
              </w:rPr>
              <w:t xml:space="preserve"> </w:t>
            </w:r>
            <w:r w:rsidRPr="000813DF">
              <w:rPr>
                <w:rFonts w:cs="Times New Roman" w:hint="eastAsia"/>
                <w:sz w:val="20"/>
                <w:szCs w:val="20"/>
              </w:rPr>
              <w:t>답변에</w:t>
            </w:r>
            <w:r w:rsidRPr="000813DF">
              <w:rPr>
                <w:rFonts w:cs="Times New Roman" w:hint="eastAsia"/>
                <w:sz w:val="20"/>
                <w:szCs w:val="20"/>
              </w:rPr>
              <w:t xml:space="preserve"> </w:t>
            </w:r>
            <w:r w:rsidRPr="000813DF">
              <w:rPr>
                <w:rFonts w:cs="Times New Roman" w:hint="eastAsia"/>
                <w:sz w:val="20"/>
                <w:szCs w:val="20"/>
              </w:rPr>
              <w:t>따르면</w:t>
            </w:r>
            <w:r w:rsidRPr="000813DF">
              <w:rPr>
                <w:rFonts w:cs="Times New Roman" w:hint="eastAsia"/>
                <w:sz w:val="20"/>
                <w:szCs w:val="20"/>
              </w:rPr>
              <w:t xml:space="preserve">, </w:t>
            </w:r>
            <w:r w:rsidRPr="000813DF">
              <w:rPr>
                <w:rFonts w:cs="Times New Roman" w:hint="eastAsia"/>
                <w:sz w:val="20"/>
                <w:szCs w:val="20"/>
              </w:rPr>
              <w:t>실제</w:t>
            </w:r>
            <w:r w:rsidRPr="000813DF">
              <w:rPr>
                <w:rFonts w:cs="Times New Roman" w:hint="eastAsia"/>
                <w:sz w:val="20"/>
                <w:szCs w:val="20"/>
              </w:rPr>
              <w:t xml:space="preserve"> </w:t>
            </w:r>
            <w:r w:rsidRPr="000813DF">
              <w:rPr>
                <w:rFonts w:cs="Times New Roman" w:hint="eastAsia"/>
                <w:sz w:val="20"/>
                <w:szCs w:val="20"/>
              </w:rPr>
              <w:t>위약금</w:t>
            </w:r>
            <w:r w:rsidRPr="000813DF">
              <w:rPr>
                <w:rFonts w:cs="Times New Roman" w:hint="eastAsia"/>
                <w:sz w:val="20"/>
                <w:szCs w:val="20"/>
              </w:rPr>
              <w:t xml:space="preserve"> </w:t>
            </w:r>
            <w:r w:rsidRPr="000813DF">
              <w:rPr>
                <w:rFonts w:cs="Times New Roman" w:hint="eastAsia"/>
                <w:sz w:val="20"/>
                <w:szCs w:val="20"/>
              </w:rPr>
              <w:t>지급이</w:t>
            </w:r>
            <w:r w:rsidRPr="000813DF">
              <w:rPr>
                <w:rFonts w:cs="Times New Roman" w:hint="eastAsia"/>
                <w:sz w:val="20"/>
                <w:szCs w:val="20"/>
              </w:rPr>
              <w:t xml:space="preserve"> </w:t>
            </w:r>
            <w:r w:rsidRPr="000813DF">
              <w:rPr>
                <w:rFonts w:cs="Times New Roman" w:hint="eastAsia"/>
                <w:sz w:val="20"/>
                <w:szCs w:val="20"/>
              </w:rPr>
              <w:t>있었던</w:t>
            </w:r>
            <w:r w:rsidRPr="000813DF">
              <w:rPr>
                <w:rFonts w:cs="Times New Roman" w:hint="eastAsia"/>
                <w:sz w:val="20"/>
                <w:szCs w:val="20"/>
              </w:rPr>
              <w:t xml:space="preserve"> </w:t>
            </w:r>
            <w:r w:rsidRPr="000813DF">
              <w:rPr>
                <w:rFonts w:cs="Times New Roman" w:hint="eastAsia"/>
                <w:sz w:val="20"/>
                <w:szCs w:val="20"/>
              </w:rPr>
              <w:t>경우는</w:t>
            </w:r>
            <w:r w:rsidRPr="000813DF">
              <w:rPr>
                <w:rFonts w:cs="Times New Roman" w:hint="eastAsia"/>
                <w:sz w:val="20"/>
                <w:szCs w:val="20"/>
              </w:rPr>
              <w:t xml:space="preserve"> </w:t>
            </w:r>
            <w:r w:rsidRPr="000813DF">
              <w:rPr>
                <w:rFonts w:cs="Times New Roman" w:hint="eastAsia"/>
                <w:sz w:val="20"/>
                <w:szCs w:val="20"/>
              </w:rPr>
              <w:t>있으나</w:t>
            </w:r>
            <w:r w:rsidRPr="000813DF">
              <w:rPr>
                <w:rFonts w:cs="Times New Roman" w:hint="eastAsia"/>
                <w:sz w:val="20"/>
                <w:szCs w:val="20"/>
              </w:rPr>
              <w:t>,</w:t>
            </w:r>
            <w:r w:rsidRPr="000813DF">
              <w:rPr>
                <w:rFonts w:cs="Times New Roman"/>
                <w:sz w:val="20"/>
                <w:szCs w:val="20"/>
              </w:rPr>
              <w:t xml:space="preserve"> </w:t>
            </w:r>
            <w:r w:rsidRPr="000813DF">
              <w:rPr>
                <w:rFonts w:cs="Times New Roman" w:hint="eastAsia"/>
                <w:sz w:val="20"/>
                <w:szCs w:val="20"/>
              </w:rPr>
              <w:t>금액적인</w:t>
            </w:r>
            <w:r w:rsidRPr="000813DF">
              <w:rPr>
                <w:rFonts w:cs="Times New Roman" w:hint="eastAsia"/>
                <w:sz w:val="20"/>
                <w:szCs w:val="20"/>
              </w:rPr>
              <w:t xml:space="preserve"> </w:t>
            </w:r>
            <w:r w:rsidRPr="000813DF">
              <w:rPr>
                <w:rFonts w:cs="Times New Roman" w:hint="eastAsia"/>
                <w:sz w:val="20"/>
                <w:szCs w:val="20"/>
              </w:rPr>
              <w:t>규모가</w:t>
            </w:r>
            <w:r w:rsidRPr="000813DF">
              <w:rPr>
                <w:rFonts w:cs="Times New Roman" w:hint="eastAsia"/>
                <w:sz w:val="20"/>
                <w:szCs w:val="20"/>
              </w:rPr>
              <w:t xml:space="preserve"> </w:t>
            </w:r>
            <w:r w:rsidRPr="000813DF">
              <w:rPr>
                <w:rFonts w:cs="Times New Roman" w:hint="eastAsia"/>
                <w:sz w:val="20"/>
                <w:szCs w:val="20"/>
              </w:rPr>
              <w:t>작았기</w:t>
            </w:r>
            <w:r w:rsidRPr="000813DF">
              <w:rPr>
                <w:rFonts w:cs="Times New Roman" w:hint="eastAsia"/>
                <w:sz w:val="20"/>
                <w:szCs w:val="20"/>
              </w:rPr>
              <w:t xml:space="preserve"> </w:t>
            </w:r>
            <w:r w:rsidRPr="000813DF">
              <w:rPr>
                <w:rFonts w:cs="Times New Roman" w:hint="eastAsia"/>
                <w:sz w:val="20"/>
                <w:szCs w:val="20"/>
              </w:rPr>
              <w:t>때문에</w:t>
            </w:r>
            <w:r w:rsidRPr="000813DF">
              <w:rPr>
                <w:rFonts w:cs="Times New Roman" w:hint="eastAsia"/>
                <w:sz w:val="20"/>
                <w:szCs w:val="20"/>
              </w:rPr>
              <w:t xml:space="preserve"> </w:t>
            </w:r>
            <w:r w:rsidRPr="000813DF">
              <w:rPr>
                <w:rFonts w:cs="Times New Roman" w:hint="eastAsia"/>
                <w:sz w:val="20"/>
                <w:szCs w:val="20"/>
              </w:rPr>
              <w:t>위약금</w:t>
            </w:r>
            <w:r w:rsidRPr="000813DF">
              <w:rPr>
                <w:rFonts w:cs="Times New Roman" w:hint="eastAsia"/>
                <w:sz w:val="20"/>
                <w:szCs w:val="20"/>
              </w:rPr>
              <w:t xml:space="preserve"> </w:t>
            </w:r>
            <w:r w:rsidRPr="000813DF">
              <w:rPr>
                <w:rFonts w:cs="Times New Roman" w:hint="eastAsia"/>
                <w:sz w:val="20"/>
                <w:szCs w:val="20"/>
              </w:rPr>
              <w:t>지급과</w:t>
            </w:r>
            <w:r w:rsidRPr="000813DF">
              <w:rPr>
                <w:rFonts w:cs="Times New Roman" w:hint="eastAsia"/>
                <w:sz w:val="20"/>
                <w:szCs w:val="20"/>
              </w:rPr>
              <w:t xml:space="preserve"> </w:t>
            </w:r>
            <w:r w:rsidRPr="000813DF">
              <w:rPr>
                <w:rFonts w:cs="Times New Roman" w:hint="eastAsia"/>
                <w:sz w:val="20"/>
                <w:szCs w:val="20"/>
              </w:rPr>
              <w:t>관련된</w:t>
            </w:r>
            <w:r w:rsidRPr="000813DF">
              <w:rPr>
                <w:rFonts w:cs="Times New Roman" w:hint="eastAsia"/>
                <w:sz w:val="20"/>
                <w:szCs w:val="20"/>
              </w:rPr>
              <w:t xml:space="preserve"> </w:t>
            </w:r>
            <w:r w:rsidRPr="000813DF">
              <w:rPr>
                <w:rFonts w:cs="Times New Roman" w:hint="eastAsia"/>
                <w:sz w:val="20"/>
                <w:szCs w:val="20"/>
              </w:rPr>
              <w:t>분쟁이</w:t>
            </w:r>
            <w:r w:rsidRPr="000813DF">
              <w:rPr>
                <w:rFonts w:cs="Times New Roman" w:hint="eastAsia"/>
                <w:sz w:val="20"/>
                <w:szCs w:val="20"/>
              </w:rPr>
              <w:t xml:space="preserve"> </w:t>
            </w:r>
            <w:r w:rsidRPr="000813DF">
              <w:rPr>
                <w:rFonts w:cs="Times New Roman" w:hint="eastAsia"/>
                <w:sz w:val="20"/>
                <w:szCs w:val="20"/>
              </w:rPr>
              <w:t>있지는</w:t>
            </w:r>
            <w:r>
              <w:rPr>
                <w:rFonts w:hint="eastAsia"/>
                <w:sz w:val="20"/>
                <w:szCs w:val="20"/>
              </w:rPr>
              <w:t xml:space="preserve"> </w:t>
            </w:r>
            <w:r>
              <w:rPr>
                <w:rFonts w:hint="eastAsia"/>
                <w:sz w:val="20"/>
                <w:szCs w:val="20"/>
              </w:rPr>
              <w:t>않았다고</w:t>
            </w:r>
            <w:r>
              <w:rPr>
                <w:rFonts w:hint="eastAsia"/>
                <w:sz w:val="20"/>
                <w:szCs w:val="20"/>
              </w:rPr>
              <w:t xml:space="preserve"> </w:t>
            </w:r>
            <w:r>
              <w:rPr>
                <w:rFonts w:hint="eastAsia"/>
                <w:sz w:val="20"/>
                <w:szCs w:val="20"/>
              </w:rPr>
              <w:t>함</w:t>
            </w:r>
            <w:r>
              <w:rPr>
                <w:rFonts w:hint="eastAsia"/>
                <w:sz w:val="20"/>
                <w:szCs w:val="20"/>
              </w:rPr>
              <w:t>.</w:t>
            </w:r>
          </w:p>
        </w:tc>
        <w:tc>
          <w:tcPr>
            <w:tcW w:w="26" w:type="pct"/>
            <w:tcBorders>
              <w:top w:val="nil"/>
              <w:bottom w:val="nil"/>
            </w:tcBorders>
          </w:tcPr>
          <w:p w14:paraId="36978ED3" w14:textId="77777777" w:rsidR="005335C7" w:rsidRPr="00B566AB" w:rsidRDefault="005335C7" w:rsidP="005335C7">
            <w:pPr>
              <w:widowControl/>
              <w:spacing w:before="40" w:after="120" w:line="276" w:lineRule="auto"/>
              <w:rPr>
                <w:rFonts w:cs="Times New Roman"/>
                <w:sz w:val="20"/>
                <w:szCs w:val="20"/>
              </w:rPr>
            </w:pPr>
          </w:p>
        </w:tc>
        <w:tc>
          <w:tcPr>
            <w:tcW w:w="1728" w:type="pct"/>
          </w:tcPr>
          <w:p w14:paraId="4D995B28" w14:textId="0DA27FC4" w:rsidR="00F47498" w:rsidRPr="00F47498" w:rsidRDefault="00F47498" w:rsidP="00F47498">
            <w:pPr>
              <w:pStyle w:val="a8"/>
              <w:widowControl/>
              <w:numPr>
                <w:ilvl w:val="0"/>
                <w:numId w:val="2"/>
              </w:numPr>
              <w:spacing w:before="40" w:after="120" w:line="276" w:lineRule="auto"/>
              <w:rPr>
                <w:sz w:val="20"/>
                <w:szCs w:val="20"/>
              </w:rPr>
            </w:pPr>
            <w:r w:rsidRPr="00F47498">
              <w:rPr>
                <w:rFonts w:hint="eastAsia"/>
                <w:sz w:val="20"/>
                <w:szCs w:val="20"/>
              </w:rPr>
              <w:t>여객자동차운수사업법</w:t>
            </w:r>
            <w:r w:rsidRPr="00F47498">
              <w:rPr>
                <w:rFonts w:hint="eastAsia"/>
                <w:sz w:val="20"/>
                <w:szCs w:val="20"/>
              </w:rPr>
              <w:t xml:space="preserve"> </w:t>
            </w:r>
            <w:r w:rsidRPr="00F47498">
              <w:rPr>
                <w:rFonts w:hint="eastAsia"/>
                <w:sz w:val="20"/>
                <w:szCs w:val="20"/>
              </w:rPr>
              <w:t>제</w:t>
            </w:r>
            <w:r w:rsidRPr="00F47498">
              <w:rPr>
                <w:rFonts w:hint="eastAsia"/>
                <w:sz w:val="20"/>
                <w:szCs w:val="20"/>
              </w:rPr>
              <w:t>49</w:t>
            </w:r>
            <w:r w:rsidRPr="00F47498">
              <w:rPr>
                <w:rFonts w:hint="eastAsia"/>
                <w:sz w:val="20"/>
                <w:szCs w:val="20"/>
              </w:rPr>
              <w:t>조의</w:t>
            </w:r>
            <w:r w:rsidRPr="00F47498">
              <w:rPr>
                <w:rFonts w:hint="eastAsia"/>
                <w:sz w:val="20"/>
                <w:szCs w:val="20"/>
              </w:rPr>
              <w:t>8</w:t>
            </w:r>
            <w:r w:rsidR="00F111C3">
              <w:rPr>
                <w:rFonts w:hint="eastAsia"/>
                <w:sz w:val="20"/>
                <w:szCs w:val="20"/>
              </w:rPr>
              <w:t>에</w:t>
            </w:r>
            <w:r w:rsidR="00F111C3">
              <w:rPr>
                <w:rFonts w:hint="eastAsia"/>
                <w:sz w:val="20"/>
                <w:szCs w:val="20"/>
              </w:rPr>
              <w:t xml:space="preserve"> </w:t>
            </w:r>
            <w:r w:rsidR="00F111C3">
              <w:rPr>
                <w:rFonts w:hint="eastAsia"/>
                <w:sz w:val="20"/>
                <w:szCs w:val="20"/>
              </w:rPr>
              <w:t>따라</w:t>
            </w:r>
            <w:r w:rsidRPr="00F47498">
              <w:rPr>
                <w:rFonts w:hint="eastAsia"/>
                <w:sz w:val="20"/>
                <w:szCs w:val="20"/>
              </w:rPr>
              <w:t xml:space="preserve"> </w:t>
            </w:r>
            <w:r w:rsidRPr="00F47498">
              <w:rPr>
                <w:rFonts w:hint="eastAsia"/>
                <w:sz w:val="20"/>
                <w:szCs w:val="20"/>
              </w:rPr>
              <w:t>운송가맹사업자와</w:t>
            </w:r>
            <w:r w:rsidRPr="00F47498">
              <w:rPr>
                <w:rFonts w:hint="eastAsia"/>
                <w:sz w:val="20"/>
                <w:szCs w:val="20"/>
              </w:rPr>
              <w:t xml:space="preserve"> </w:t>
            </w:r>
            <w:r w:rsidRPr="00F47498">
              <w:rPr>
                <w:rFonts w:hint="eastAsia"/>
                <w:sz w:val="20"/>
                <w:szCs w:val="20"/>
              </w:rPr>
              <w:t>운송가맹점</w:t>
            </w:r>
            <w:r w:rsidRPr="00F47498">
              <w:rPr>
                <w:rFonts w:hint="eastAsia"/>
                <w:sz w:val="20"/>
                <w:szCs w:val="20"/>
              </w:rPr>
              <w:t xml:space="preserve"> </w:t>
            </w:r>
            <w:r w:rsidRPr="00F47498">
              <w:rPr>
                <w:rFonts w:hint="eastAsia"/>
                <w:sz w:val="20"/>
                <w:szCs w:val="20"/>
              </w:rPr>
              <w:t>간의</w:t>
            </w:r>
            <w:r w:rsidRPr="00F47498">
              <w:rPr>
                <w:rFonts w:hint="eastAsia"/>
                <w:sz w:val="20"/>
                <w:szCs w:val="20"/>
              </w:rPr>
              <w:t xml:space="preserve"> </w:t>
            </w:r>
            <w:r w:rsidRPr="00F47498">
              <w:rPr>
                <w:rFonts w:hint="eastAsia"/>
                <w:sz w:val="20"/>
                <w:szCs w:val="20"/>
              </w:rPr>
              <w:t>정보의</w:t>
            </w:r>
            <w:r w:rsidRPr="00F47498">
              <w:rPr>
                <w:rFonts w:hint="eastAsia"/>
                <w:sz w:val="20"/>
                <w:szCs w:val="20"/>
              </w:rPr>
              <w:t xml:space="preserve"> </w:t>
            </w:r>
            <w:r w:rsidRPr="00F47498">
              <w:rPr>
                <w:rFonts w:hint="eastAsia"/>
                <w:sz w:val="20"/>
                <w:szCs w:val="20"/>
              </w:rPr>
              <w:t>제공</w:t>
            </w:r>
            <w:r w:rsidRPr="00F47498">
              <w:rPr>
                <w:rFonts w:hint="eastAsia"/>
                <w:sz w:val="20"/>
                <w:szCs w:val="20"/>
              </w:rPr>
              <w:t xml:space="preserve">, </w:t>
            </w:r>
            <w:r w:rsidRPr="00F47498">
              <w:rPr>
                <w:rFonts w:hint="eastAsia"/>
                <w:sz w:val="20"/>
                <w:szCs w:val="20"/>
              </w:rPr>
              <w:t>가맹금의</w:t>
            </w:r>
            <w:r w:rsidRPr="00F47498">
              <w:rPr>
                <w:rFonts w:hint="eastAsia"/>
                <w:sz w:val="20"/>
                <w:szCs w:val="20"/>
              </w:rPr>
              <w:t xml:space="preserve"> </w:t>
            </w:r>
            <w:r w:rsidRPr="00F47498">
              <w:rPr>
                <w:rFonts w:hint="eastAsia"/>
                <w:sz w:val="20"/>
                <w:szCs w:val="20"/>
              </w:rPr>
              <w:t>반환</w:t>
            </w:r>
            <w:r w:rsidRPr="00F47498">
              <w:rPr>
                <w:rFonts w:hint="eastAsia"/>
                <w:sz w:val="20"/>
                <w:szCs w:val="20"/>
              </w:rPr>
              <w:t xml:space="preserve">, </w:t>
            </w:r>
            <w:r w:rsidRPr="00F47498">
              <w:rPr>
                <w:rFonts w:hint="eastAsia"/>
                <w:sz w:val="20"/>
                <w:szCs w:val="20"/>
              </w:rPr>
              <w:t>가맹계약</w:t>
            </w:r>
            <w:r w:rsidRPr="00F47498">
              <w:rPr>
                <w:rFonts w:hint="eastAsia"/>
                <w:sz w:val="20"/>
                <w:szCs w:val="20"/>
              </w:rPr>
              <w:t xml:space="preserve"> </w:t>
            </w:r>
            <w:r w:rsidRPr="00F47498">
              <w:rPr>
                <w:rFonts w:hint="eastAsia"/>
                <w:sz w:val="20"/>
                <w:szCs w:val="20"/>
              </w:rPr>
              <w:t>등에</w:t>
            </w:r>
            <w:r w:rsidRPr="00F47498">
              <w:rPr>
                <w:rFonts w:hint="eastAsia"/>
                <w:sz w:val="20"/>
                <w:szCs w:val="20"/>
              </w:rPr>
              <w:t xml:space="preserve"> </w:t>
            </w:r>
            <w:r w:rsidRPr="00F47498">
              <w:rPr>
                <w:rFonts w:hint="eastAsia"/>
                <w:sz w:val="20"/>
                <w:szCs w:val="20"/>
              </w:rPr>
              <w:t>관하여는</w:t>
            </w:r>
            <w:r w:rsidRPr="00F47498">
              <w:rPr>
                <w:rFonts w:hint="eastAsia"/>
                <w:sz w:val="20"/>
                <w:szCs w:val="20"/>
              </w:rPr>
              <w:t xml:space="preserve"> </w:t>
            </w:r>
            <w:r w:rsidRPr="00F47498">
              <w:rPr>
                <w:rFonts w:hint="eastAsia"/>
                <w:sz w:val="20"/>
                <w:szCs w:val="20"/>
              </w:rPr>
              <w:t>가맹사업거래의</w:t>
            </w:r>
            <w:r w:rsidRPr="00F47498">
              <w:rPr>
                <w:rFonts w:hint="eastAsia"/>
                <w:sz w:val="20"/>
                <w:szCs w:val="20"/>
              </w:rPr>
              <w:t xml:space="preserve"> </w:t>
            </w:r>
            <w:r w:rsidRPr="00F47498">
              <w:rPr>
                <w:rFonts w:hint="eastAsia"/>
                <w:sz w:val="20"/>
                <w:szCs w:val="20"/>
              </w:rPr>
              <w:t>공정화에</w:t>
            </w:r>
            <w:r w:rsidRPr="00F47498">
              <w:rPr>
                <w:rFonts w:hint="eastAsia"/>
                <w:sz w:val="20"/>
                <w:szCs w:val="20"/>
              </w:rPr>
              <w:t xml:space="preserve"> </w:t>
            </w:r>
            <w:r w:rsidRPr="00F47498">
              <w:rPr>
                <w:rFonts w:hint="eastAsia"/>
                <w:sz w:val="20"/>
                <w:szCs w:val="20"/>
              </w:rPr>
              <w:t>관한</w:t>
            </w:r>
            <w:r w:rsidRPr="00F47498">
              <w:rPr>
                <w:rFonts w:hint="eastAsia"/>
                <w:sz w:val="20"/>
                <w:szCs w:val="20"/>
              </w:rPr>
              <w:t xml:space="preserve"> </w:t>
            </w:r>
            <w:r w:rsidRPr="00F47498">
              <w:rPr>
                <w:rFonts w:hint="eastAsia"/>
                <w:sz w:val="20"/>
                <w:szCs w:val="20"/>
              </w:rPr>
              <w:t>법률</w:t>
            </w:r>
            <w:r w:rsidR="00F111C3">
              <w:rPr>
                <w:rFonts w:hint="eastAsia"/>
                <w:sz w:val="20"/>
                <w:szCs w:val="20"/>
              </w:rPr>
              <w:t>(</w:t>
            </w:r>
            <w:r w:rsidR="00F111C3">
              <w:rPr>
                <w:sz w:val="20"/>
                <w:szCs w:val="20"/>
              </w:rPr>
              <w:t>“</w:t>
            </w:r>
            <w:r w:rsidR="00F111C3" w:rsidRPr="000813DF">
              <w:rPr>
                <w:rFonts w:hint="eastAsia"/>
                <w:b/>
                <w:sz w:val="20"/>
                <w:szCs w:val="20"/>
                <w:u w:val="single"/>
              </w:rPr>
              <w:t>가맹사업법</w:t>
            </w:r>
            <w:r w:rsidR="00F111C3">
              <w:rPr>
                <w:sz w:val="20"/>
                <w:szCs w:val="20"/>
              </w:rPr>
              <w:t>”)</w:t>
            </w:r>
            <w:r w:rsidR="00F111C3">
              <w:rPr>
                <w:rFonts w:hint="eastAsia"/>
                <w:sz w:val="20"/>
                <w:szCs w:val="20"/>
              </w:rPr>
              <w:t>이</w:t>
            </w:r>
            <w:r w:rsidR="00F111C3">
              <w:rPr>
                <w:rFonts w:hint="eastAsia"/>
                <w:sz w:val="20"/>
                <w:szCs w:val="20"/>
              </w:rPr>
              <w:t xml:space="preserve"> </w:t>
            </w:r>
            <w:r w:rsidRPr="00F47498">
              <w:rPr>
                <w:rFonts w:hint="eastAsia"/>
                <w:sz w:val="20"/>
                <w:szCs w:val="20"/>
              </w:rPr>
              <w:t>적용</w:t>
            </w:r>
            <w:r w:rsidR="00F111C3">
              <w:rPr>
                <w:rFonts w:hint="eastAsia"/>
                <w:sz w:val="20"/>
                <w:szCs w:val="20"/>
              </w:rPr>
              <w:t>됨</w:t>
            </w:r>
            <w:r w:rsidR="00F111C3">
              <w:rPr>
                <w:rFonts w:hint="eastAsia"/>
                <w:sz w:val="20"/>
                <w:szCs w:val="20"/>
              </w:rPr>
              <w:t>.</w:t>
            </w:r>
          </w:p>
          <w:p w14:paraId="542440E5" w14:textId="7E805F29" w:rsidR="005335C7" w:rsidRPr="00B566AB" w:rsidRDefault="005335C7" w:rsidP="00F47498">
            <w:pPr>
              <w:pStyle w:val="a8"/>
              <w:widowControl/>
              <w:numPr>
                <w:ilvl w:val="0"/>
                <w:numId w:val="2"/>
              </w:numPr>
              <w:spacing w:before="40" w:after="120" w:line="276" w:lineRule="auto"/>
              <w:rPr>
                <w:sz w:val="20"/>
                <w:szCs w:val="20"/>
              </w:rPr>
            </w:pPr>
            <w:r w:rsidRPr="00B566AB">
              <w:rPr>
                <w:rFonts w:hint="eastAsia"/>
                <w:sz w:val="20"/>
                <w:szCs w:val="20"/>
              </w:rPr>
              <w:lastRenderedPageBreak/>
              <w:t>가맹사업법은</w:t>
            </w:r>
            <w:r w:rsidRPr="00B566AB">
              <w:rPr>
                <w:rFonts w:hint="eastAsia"/>
                <w:sz w:val="20"/>
                <w:szCs w:val="20"/>
              </w:rPr>
              <w:t xml:space="preserve"> </w:t>
            </w:r>
            <w:r w:rsidRPr="00B566AB">
              <w:rPr>
                <w:rFonts w:hint="eastAsia"/>
                <w:sz w:val="20"/>
                <w:szCs w:val="20"/>
              </w:rPr>
              <w:t>가맹사업자에게</w:t>
            </w:r>
            <w:r w:rsidRPr="00B566AB">
              <w:rPr>
                <w:rFonts w:hint="eastAsia"/>
                <w:sz w:val="20"/>
                <w:szCs w:val="20"/>
              </w:rPr>
              <w:t xml:space="preserve"> </w:t>
            </w:r>
            <w:r w:rsidRPr="00B566AB">
              <w:rPr>
                <w:rFonts w:hint="eastAsia"/>
                <w:sz w:val="20"/>
                <w:szCs w:val="20"/>
              </w:rPr>
              <w:t>과중한</w:t>
            </w:r>
            <w:r w:rsidRPr="00B566AB">
              <w:rPr>
                <w:rFonts w:hint="eastAsia"/>
                <w:sz w:val="20"/>
                <w:szCs w:val="20"/>
              </w:rPr>
              <w:t xml:space="preserve"> </w:t>
            </w:r>
            <w:r w:rsidRPr="00B566AB">
              <w:rPr>
                <w:rFonts w:hint="eastAsia"/>
                <w:sz w:val="20"/>
                <w:szCs w:val="20"/>
              </w:rPr>
              <w:t>위약금을</w:t>
            </w:r>
            <w:r w:rsidRPr="00B566AB">
              <w:rPr>
                <w:rFonts w:hint="eastAsia"/>
                <w:sz w:val="20"/>
                <w:szCs w:val="20"/>
              </w:rPr>
              <w:t xml:space="preserve"> </w:t>
            </w:r>
            <w:r w:rsidRPr="00B566AB">
              <w:rPr>
                <w:rFonts w:hint="eastAsia"/>
                <w:sz w:val="20"/>
                <w:szCs w:val="20"/>
              </w:rPr>
              <w:t>부과하는</w:t>
            </w:r>
            <w:r w:rsidRPr="00B566AB">
              <w:rPr>
                <w:rFonts w:hint="eastAsia"/>
                <w:sz w:val="20"/>
                <w:szCs w:val="20"/>
              </w:rPr>
              <w:t xml:space="preserve"> </w:t>
            </w:r>
            <w:r w:rsidRPr="00B566AB">
              <w:rPr>
                <w:rFonts w:hint="eastAsia"/>
                <w:sz w:val="20"/>
                <w:szCs w:val="20"/>
              </w:rPr>
              <w:t>행위를</w:t>
            </w:r>
            <w:r w:rsidRPr="00B566AB">
              <w:rPr>
                <w:rFonts w:hint="eastAsia"/>
                <w:sz w:val="20"/>
                <w:szCs w:val="20"/>
              </w:rPr>
              <w:t xml:space="preserve"> </w:t>
            </w:r>
            <w:r w:rsidRPr="00B566AB">
              <w:rPr>
                <w:rFonts w:hint="eastAsia"/>
                <w:sz w:val="20"/>
                <w:szCs w:val="20"/>
              </w:rPr>
              <w:t>불공정거래행위로서</w:t>
            </w:r>
            <w:r w:rsidRPr="00B566AB">
              <w:rPr>
                <w:rFonts w:hint="eastAsia"/>
                <w:sz w:val="20"/>
                <w:szCs w:val="20"/>
              </w:rPr>
              <w:t xml:space="preserve"> </w:t>
            </w:r>
            <w:r w:rsidRPr="00B566AB">
              <w:rPr>
                <w:rFonts w:hint="eastAsia"/>
                <w:sz w:val="20"/>
                <w:szCs w:val="20"/>
              </w:rPr>
              <w:t>금지하고</w:t>
            </w:r>
            <w:r w:rsidRPr="00B566AB">
              <w:rPr>
                <w:rFonts w:hint="eastAsia"/>
                <w:sz w:val="20"/>
                <w:szCs w:val="20"/>
              </w:rPr>
              <w:t xml:space="preserve"> </w:t>
            </w:r>
            <w:r w:rsidRPr="00B566AB">
              <w:rPr>
                <w:rFonts w:hint="eastAsia"/>
                <w:sz w:val="20"/>
                <w:szCs w:val="20"/>
              </w:rPr>
              <w:t>있고</w:t>
            </w:r>
            <w:r w:rsidRPr="00B566AB">
              <w:rPr>
                <w:rFonts w:hint="eastAsia"/>
                <w:sz w:val="20"/>
                <w:szCs w:val="20"/>
              </w:rPr>
              <w:t xml:space="preserve"> </w:t>
            </w:r>
            <w:r w:rsidRPr="00B566AB">
              <w:rPr>
                <w:rFonts w:hint="eastAsia"/>
                <w:sz w:val="20"/>
                <w:szCs w:val="20"/>
              </w:rPr>
              <w:t>위약금</w:t>
            </w:r>
            <w:r w:rsidRPr="00B566AB">
              <w:rPr>
                <w:rFonts w:hint="eastAsia"/>
                <w:sz w:val="20"/>
                <w:szCs w:val="20"/>
              </w:rPr>
              <w:t xml:space="preserve"> </w:t>
            </w:r>
            <w:r w:rsidRPr="00B566AB">
              <w:rPr>
                <w:rFonts w:hint="eastAsia"/>
                <w:sz w:val="20"/>
                <w:szCs w:val="20"/>
              </w:rPr>
              <w:t>과다</w:t>
            </w:r>
            <w:r w:rsidRPr="00B566AB">
              <w:rPr>
                <w:rFonts w:hint="eastAsia"/>
                <w:sz w:val="20"/>
                <w:szCs w:val="20"/>
              </w:rPr>
              <w:t xml:space="preserve"> </w:t>
            </w:r>
            <w:r w:rsidRPr="00B566AB">
              <w:rPr>
                <w:rFonts w:hint="eastAsia"/>
                <w:sz w:val="20"/>
                <w:szCs w:val="20"/>
              </w:rPr>
              <w:t>여부는</w:t>
            </w:r>
            <w:r w:rsidRPr="00B566AB">
              <w:rPr>
                <w:rFonts w:hint="eastAsia"/>
                <w:sz w:val="20"/>
                <w:szCs w:val="20"/>
              </w:rPr>
              <w:t xml:space="preserve"> </w:t>
            </w:r>
            <w:r w:rsidRPr="00B566AB">
              <w:rPr>
                <w:sz w:val="20"/>
                <w:szCs w:val="20"/>
              </w:rPr>
              <w:t>“</w:t>
            </w:r>
            <w:r w:rsidRPr="00B566AB">
              <w:rPr>
                <w:rFonts w:hint="eastAsia"/>
                <w:sz w:val="20"/>
                <w:szCs w:val="20"/>
              </w:rPr>
              <w:t>계약해지의</w:t>
            </w:r>
            <w:r w:rsidRPr="00B566AB">
              <w:rPr>
                <w:rFonts w:hint="eastAsia"/>
                <w:sz w:val="20"/>
                <w:szCs w:val="20"/>
              </w:rPr>
              <w:t xml:space="preserve"> </w:t>
            </w:r>
            <w:r w:rsidRPr="00B566AB">
              <w:rPr>
                <w:rFonts w:hint="eastAsia"/>
                <w:sz w:val="20"/>
                <w:szCs w:val="20"/>
              </w:rPr>
              <w:t>경위</w:t>
            </w:r>
            <w:r w:rsidRPr="00B566AB">
              <w:rPr>
                <w:rFonts w:hint="eastAsia"/>
                <w:sz w:val="20"/>
                <w:szCs w:val="20"/>
              </w:rPr>
              <w:t xml:space="preserve"> </w:t>
            </w:r>
            <w:r w:rsidRPr="00B566AB">
              <w:rPr>
                <w:rFonts w:hint="eastAsia"/>
                <w:sz w:val="20"/>
                <w:szCs w:val="20"/>
              </w:rPr>
              <w:t>및</w:t>
            </w:r>
            <w:r w:rsidRPr="00B566AB">
              <w:rPr>
                <w:rFonts w:hint="eastAsia"/>
                <w:sz w:val="20"/>
                <w:szCs w:val="20"/>
              </w:rPr>
              <w:t xml:space="preserve"> </w:t>
            </w:r>
            <w:r w:rsidRPr="00B566AB">
              <w:rPr>
                <w:rFonts w:hint="eastAsia"/>
                <w:sz w:val="20"/>
                <w:szCs w:val="20"/>
              </w:rPr>
              <w:t>거래당사자</w:t>
            </w:r>
            <w:r w:rsidRPr="00B566AB">
              <w:rPr>
                <w:rFonts w:hint="eastAsia"/>
                <w:sz w:val="20"/>
                <w:szCs w:val="20"/>
              </w:rPr>
              <w:t xml:space="preserve"> </w:t>
            </w:r>
            <w:r w:rsidRPr="00B566AB">
              <w:rPr>
                <w:rFonts w:hint="eastAsia"/>
                <w:sz w:val="20"/>
                <w:szCs w:val="20"/>
              </w:rPr>
              <w:t>간</w:t>
            </w:r>
            <w:r w:rsidRPr="00B566AB">
              <w:rPr>
                <w:rFonts w:hint="eastAsia"/>
                <w:sz w:val="20"/>
                <w:szCs w:val="20"/>
              </w:rPr>
              <w:t xml:space="preserve"> </w:t>
            </w:r>
            <w:r w:rsidRPr="00B566AB">
              <w:rPr>
                <w:rFonts w:hint="eastAsia"/>
                <w:sz w:val="20"/>
                <w:szCs w:val="20"/>
              </w:rPr>
              <w:t>귀책사유</w:t>
            </w:r>
            <w:r w:rsidRPr="00B566AB">
              <w:rPr>
                <w:rFonts w:hint="eastAsia"/>
                <w:sz w:val="20"/>
                <w:szCs w:val="20"/>
              </w:rPr>
              <w:t xml:space="preserve"> </w:t>
            </w:r>
            <w:r w:rsidRPr="00B566AB">
              <w:rPr>
                <w:rFonts w:hint="eastAsia"/>
                <w:sz w:val="20"/>
                <w:szCs w:val="20"/>
              </w:rPr>
              <w:t>정도</w:t>
            </w:r>
            <w:r w:rsidRPr="00B566AB">
              <w:rPr>
                <w:rFonts w:hint="eastAsia"/>
                <w:sz w:val="20"/>
                <w:szCs w:val="20"/>
              </w:rPr>
              <w:t xml:space="preserve">, </w:t>
            </w:r>
            <w:r w:rsidRPr="00B566AB">
              <w:rPr>
                <w:rFonts w:hint="eastAsia"/>
                <w:sz w:val="20"/>
                <w:szCs w:val="20"/>
              </w:rPr>
              <w:t>잔여계약기간의</w:t>
            </w:r>
            <w:r w:rsidRPr="00B566AB">
              <w:rPr>
                <w:rFonts w:hint="eastAsia"/>
                <w:sz w:val="20"/>
                <w:szCs w:val="20"/>
              </w:rPr>
              <w:t xml:space="preserve"> </w:t>
            </w:r>
            <w:r w:rsidRPr="00B566AB">
              <w:rPr>
                <w:rFonts w:hint="eastAsia"/>
                <w:sz w:val="20"/>
                <w:szCs w:val="20"/>
              </w:rPr>
              <w:t>정도</w:t>
            </w:r>
            <w:r w:rsidRPr="00B566AB">
              <w:rPr>
                <w:rFonts w:hint="eastAsia"/>
                <w:sz w:val="20"/>
                <w:szCs w:val="20"/>
              </w:rPr>
              <w:t xml:space="preserve">, </w:t>
            </w:r>
            <w:r w:rsidRPr="00B566AB">
              <w:rPr>
                <w:rFonts w:hint="eastAsia"/>
                <w:sz w:val="20"/>
                <w:szCs w:val="20"/>
              </w:rPr>
              <w:t>중도해지</w:t>
            </w:r>
            <w:r w:rsidRPr="00B566AB">
              <w:rPr>
                <w:rFonts w:hint="eastAsia"/>
                <w:sz w:val="20"/>
                <w:szCs w:val="20"/>
              </w:rPr>
              <w:t xml:space="preserve"> </w:t>
            </w:r>
            <w:r w:rsidRPr="00B566AB">
              <w:rPr>
                <w:rFonts w:hint="eastAsia"/>
                <w:sz w:val="20"/>
                <w:szCs w:val="20"/>
              </w:rPr>
              <w:t>후</w:t>
            </w:r>
            <w:r w:rsidRPr="00B566AB">
              <w:rPr>
                <w:rFonts w:hint="eastAsia"/>
                <w:sz w:val="20"/>
                <w:szCs w:val="20"/>
              </w:rPr>
              <w:t xml:space="preserve"> </w:t>
            </w:r>
            <w:r w:rsidRPr="00B566AB">
              <w:rPr>
                <w:rFonts w:hint="eastAsia"/>
                <w:sz w:val="20"/>
                <w:szCs w:val="20"/>
              </w:rPr>
              <w:t>가맹본부가</w:t>
            </w:r>
            <w:r w:rsidRPr="00B566AB">
              <w:rPr>
                <w:rFonts w:hint="eastAsia"/>
                <w:sz w:val="20"/>
                <w:szCs w:val="20"/>
              </w:rPr>
              <w:t xml:space="preserve"> </w:t>
            </w:r>
            <w:r w:rsidRPr="00B566AB">
              <w:rPr>
                <w:rFonts w:hint="eastAsia"/>
                <w:sz w:val="20"/>
                <w:szCs w:val="20"/>
              </w:rPr>
              <w:t>후속</w:t>
            </w:r>
            <w:r w:rsidRPr="00B566AB">
              <w:rPr>
                <w:rFonts w:hint="eastAsia"/>
                <w:sz w:val="20"/>
                <w:szCs w:val="20"/>
              </w:rPr>
              <w:t xml:space="preserve"> </w:t>
            </w:r>
            <w:r w:rsidRPr="00B566AB">
              <w:rPr>
                <w:rFonts w:hint="eastAsia"/>
                <w:sz w:val="20"/>
                <w:szCs w:val="20"/>
              </w:rPr>
              <w:t>가맹점사업자와</w:t>
            </w:r>
            <w:r w:rsidRPr="00B566AB">
              <w:rPr>
                <w:rFonts w:hint="eastAsia"/>
                <w:sz w:val="20"/>
                <w:szCs w:val="20"/>
              </w:rPr>
              <w:t xml:space="preserve"> </w:t>
            </w:r>
            <w:r w:rsidRPr="00B566AB">
              <w:rPr>
                <w:rFonts w:hint="eastAsia"/>
                <w:sz w:val="20"/>
                <w:szCs w:val="20"/>
              </w:rPr>
              <w:t>계약을</w:t>
            </w:r>
            <w:r w:rsidRPr="00B566AB">
              <w:rPr>
                <w:rFonts w:hint="eastAsia"/>
                <w:sz w:val="20"/>
                <w:szCs w:val="20"/>
              </w:rPr>
              <w:t xml:space="preserve"> </w:t>
            </w:r>
            <w:r w:rsidRPr="00B566AB">
              <w:rPr>
                <w:rFonts w:hint="eastAsia"/>
                <w:sz w:val="20"/>
                <w:szCs w:val="20"/>
              </w:rPr>
              <w:t>체결하기</w:t>
            </w:r>
            <w:r w:rsidRPr="00B566AB">
              <w:rPr>
                <w:rFonts w:hint="eastAsia"/>
                <w:sz w:val="20"/>
                <w:szCs w:val="20"/>
              </w:rPr>
              <w:t xml:space="preserve"> </w:t>
            </w:r>
            <w:r w:rsidRPr="00B566AB">
              <w:rPr>
                <w:rFonts w:hint="eastAsia"/>
                <w:sz w:val="20"/>
                <w:szCs w:val="20"/>
              </w:rPr>
              <w:t>위하여</w:t>
            </w:r>
            <w:r w:rsidRPr="00B566AB">
              <w:rPr>
                <w:rFonts w:hint="eastAsia"/>
                <w:sz w:val="20"/>
                <w:szCs w:val="20"/>
              </w:rPr>
              <w:t xml:space="preserve"> </w:t>
            </w:r>
            <w:r w:rsidRPr="00B566AB">
              <w:rPr>
                <w:rFonts w:hint="eastAsia"/>
                <w:sz w:val="20"/>
                <w:szCs w:val="20"/>
              </w:rPr>
              <w:t>통상</w:t>
            </w:r>
            <w:r w:rsidRPr="00B566AB">
              <w:rPr>
                <w:rFonts w:hint="eastAsia"/>
                <w:sz w:val="20"/>
                <w:szCs w:val="20"/>
              </w:rPr>
              <w:t xml:space="preserve"> </w:t>
            </w:r>
            <w:r w:rsidRPr="00B566AB">
              <w:rPr>
                <w:rFonts w:hint="eastAsia"/>
                <w:sz w:val="20"/>
                <w:szCs w:val="20"/>
              </w:rPr>
              <w:t>소요될</w:t>
            </w:r>
            <w:r w:rsidRPr="00B566AB">
              <w:rPr>
                <w:rFonts w:hint="eastAsia"/>
                <w:sz w:val="20"/>
                <w:szCs w:val="20"/>
              </w:rPr>
              <w:t xml:space="preserve"> </w:t>
            </w:r>
            <w:r w:rsidRPr="00B566AB">
              <w:rPr>
                <w:rFonts w:hint="eastAsia"/>
                <w:sz w:val="20"/>
                <w:szCs w:val="20"/>
              </w:rPr>
              <w:t>것으로</w:t>
            </w:r>
            <w:r w:rsidRPr="00B566AB">
              <w:rPr>
                <w:rFonts w:hint="eastAsia"/>
                <w:sz w:val="20"/>
                <w:szCs w:val="20"/>
              </w:rPr>
              <w:t xml:space="preserve"> </w:t>
            </w:r>
            <w:r w:rsidRPr="00B566AB">
              <w:rPr>
                <w:rFonts w:hint="eastAsia"/>
                <w:sz w:val="20"/>
                <w:szCs w:val="20"/>
              </w:rPr>
              <w:t>예상되는</w:t>
            </w:r>
            <w:r w:rsidRPr="00B566AB">
              <w:rPr>
                <w:rFonts w:hint="eastAsia"/>
                <w:sz w:val="20"/>
                <w:szCs w:val="20"/>
              </w:rPr>
              <w:t xml:space="preserve"> </w:t>
            </w:r>
            <w:r w:rsidRPr="00B566AB">
              <w:rPr>
                <w:rFonts w:hint="eastAsia"/>
                <w:sz w:val="20"/>
                <w:szCs w:val="20"/>
              </w:rPr>
              <w:t>기간에</w:t>
            </w:r>
            <w:r w:rsidRPr="00B566AB">
              <w:rPr>
                <w:rFonts w:hint="eastAsia"/>
                <w:sz w:val="20"/>
                <w:szCs w:val="20"/>
              </w:rPr>
              <w:t xml:space="preserve"> </w:t>
            </w:r>
            <w:r w:rsidRPr="00B566AB">
              <w:rPr>
                <w:rFonts w:hint="eastAsia"/>
                <w:sz w:val="20"/>
                <w:szCs w:val="20"/>
              </w:rPr>
              <w:t>상당하는</w:t>
            </w:r>
            <w:r w:rsidRPr="00B566AB">
              <w:rPr>
                <w:rFonts w:hint="eastAsia"/>
                <w:sz w:val="20"/>
                <w:szCs w:val="20"/>
              </w:rPr>
              <w:t xml:space="preserve"> </w:t>
            </w:r>
            <w:r w:rsidRPr="00B566AB">
              <w:rPr>
                <w:rFonts w:hint="eastAsia"/>
                <w:sz w:val="20"/>
                <w:szCs w:val="20"/>
              </w:rPr>
              <w:t>손해액</w:t>
            </w:r>
            <w:r w:rsidRPr="00B566AB">
              <w:rPr>
                <w:rFonts w:hint="eastAsia"/>
                <w:sz w:val="20"/>
                <w:szCs w:val="20"/>
              </w:rPr>
              <w:t xml:space="preserve"> </w:t>
            </w:r>
            <w:r w:rsidRPr="00B566AB">
              <w:rPr>
                <w:rFonts w:hint="eastAsia"/>
                <w:sz w:val="20"/>
                <w:szCs w:val="20"/>
              </w:rPr>
              <w:t>등</w:t>
            </w:r>
            <w:r w:rsidRPr="00B566AB">
              <w:rPr>
                <w:sz w:val="20"/>
                <w:szCs w:val="20"/>
              </w:rPr>
              <w:t>”</w:t>
            </w:r>
            <w:r w:rsidRPr="00B566AB">
              <w:rPr>
                <w:rFonts w:hint="eastAsia"/>
                <w:sz w:val="20"/>
                <w:szCs w:val="20"/>
              </w:rPr>
              <w:t>을</w:t>
            </w:r>
            <w:r w:rsidRPr="00B566AB">
              <w:rPr>
                <w:rFonts w:hint="eastAsia"/>
                <w:sz w:val="20"/>
                <w:szCs w:val="20"/>
              </w:rPr>
              <w:t xml:space="preserve"> </w:t>
            </w:r>
            <w:r w:rsidRPr="00B566AB">
              <w:rPr>
                <w:rFonts w:hint="eastAsia"/>
                <w:sz w:val="20"/>
                <w:szCs w:val="20"/>
              </w:rPr>
              <w:t>고려해야</w:t>
            </w:r>
            <w:r w:rsidRPr="00B566AB">
              <w:rPr>
                <w:rFonts w:hint="eastAsia"/>
                <w:sz w:val="20"/>
                <w:szCs w:val="20"/>
              </w:rPr>
              <w:t xml:space="preserve"> </w:t>
            </w:r>
            <w:r w:rsidR="00F111C3">
              <w:rPr>
                <w:rFonts w:hint="eastAsia"/>
                <w:sz w:val="20"/>
                <w:szCs w:val="20"/>
              </w:rPr>
              <w:t>함</w:t>
            </w:r>
            <w:r w:rsidR="00F111C3">
              <w:rPr>
                <w:rFonts w:hint="eastAsia"/>
                <w:sz w:val="20"/>
                <w:szCs w:val="20"/>
              </w:rPr>
              <w:t xml:space="preserve">. </w:t>
            </w:r>
          </w:p>
          <w:p w14:paraId="6F4F0E57" w14:textId="554CF1B8" w:rsidR="00E31A06" w:rsidRPr="00B566AB" w:rsidRDefault="005335C7" w:rsidP="00A3504A">
            <w:pPr>
              <w:pStyle w:val="a8"/>
              <w:widowControl/>
              <w:numPr>
                <w:ilvl w:val="0"/>
                <w:numId w:val="2"/>
              </w:numPr>
              <w:spacing w:before="40" w:after="120" w:line="276" w:lineRule="auto"/>
              <w:rPr>
                <w:rFonts w:cs="Times New Roman"/>
                <w:sz w:val="20"/>
                <w:szCs w:val="20"/>
              </w:rPr>
            </w:pPr>
            <w:r w:rsidRPr="00B566AB">
              <w:rPr>
                <w:rFonts w:hint="eastAsia"/>
                <w:sz w:val="20"/>
                <w:szCs w:val="20"/>
              </w:rPr>
              <w:t>가맹계약</w:t>
            </w:r>
            <w:r w:rsidRPr="00B566AB">
              <w:rPr>
                <w:rFonts w:hint="eastAsia"/>
                <w:sz w:val="20"/>
                <w:szCs w:val="20"/>
              </w:rPr>
              <w:t xml:space="preserve"> </w:t>
            </w:r>
            <w:r w:rsidRPr="00B566AB">
              <w:rPr>
                <w:rFonts w:hint="eastAsia"/>
                <w:sz w:val="20"/>
                <w:szCs w:val="20"/>
              </w:rPr>
              <w:t>제</w:t>
            </w:r>
            <w:r w:rsidRPr="00B566AB">
              <w:rPr>
                <w:rFonts w:hint="eastAsia"/>
                <w:sz w:val="20"/>
                <w:szCs w:val="20"/>
              </w:rPr>
              <w:t>30</w:t>
            </w:r>
            <w:r w:rsidRPr="00B566AB">
              <w:rPr>
                <w:rFonts w:hint="eastAsia"/>
                <w:sz w:val="20"/>
                <w:szCs w:val="20"/>
              </w:rPr>
              <w:t>조</w:t>
            </w:r>
            <w:r w:rsidRPr="00B566AB">
              <w:rPr>
                <w:rFonts w:hint="eastAsia"/>
                <w:sz w:val="20"/>
                <w:szCs w:val="20"/>
              </w:rPr>
              <w:t xml:space="preserve"> </w:t>
            </w:r>
            <w:r w:rsidRPr="00B566AB">
              <w:rPr>
                <w:rFonts w:hint="eastAsia"/>
                <w:sz w:val="20"/>
                <w:szCs w:val="20"/>
              </w:rPr>
              <w:t>제</w:t>
            </w:r>
            <w:r w:rsidRPr="00B566AB">
              <w:rPr>
                <w:rFonts w:hint="eastAsia"/>
                <w:sz w:val="20"/>
                <w:szCs w:val="20"/>
              </w:rPr>
              <w:t>3</w:t>
            </w:r>
            <w:r w:rsidRPr="00B566AB">
              <w:rPr>
                <w:rFonts w:hint="eastAsia"/>
                <w:sz w:val="20"/>
                <w:szCs w:val="20"/>
              </w:rPr>
              <w:t>항에서</w:t>
            </w:r>
            <w:r w:rsidRPr="00B566AB">
              <w:rPr>
                <w:rFonts w:hint="eastAsia"/>
                <w:sz w:val="20"/>
                <w:szCs w:val="20"/>
              </w:rPr>
              <w:t xml:space="preserve"> </w:t>
            </w:r>
            <w:r w:rsidRPr="00B566AB">
              <w:rPr>
                <w:rFonts w:hint="eastAsia"/>
                <w:sz w:val="20"/>
                <w:szCs w:val="20"/>
              </w:rPr>
              <w:t>총</w:t>
            </w:r>
            <w:r w:rsidRPr="00B566AB">
              <w:rPr>
                <w:rFonts w:hint="eastAsia"/>
                <w:sz w:val="20"/>
                <w:szCs w:val="20"/>
              </w:rPr>
              <w:t xml:space="preserve"> </w:t>
            </w:r>
            <w:r w:rsidRPr="00B566AB">
              <w:rPr>
                <w:sz w:val="20"/>
                <w:szCs w:val="20"/>
              </w:rPr>
              <w:t>지원금</w:t>
            </w:r>
            <w:r w:rsidRPr="00B566AB">
              <w:rPr>
                <w:rFonts w:hint="eastAsia"/>
                <w:sz w:val="20"/>
                <w:szCs w:val="20"/>
              </w:rPr>
              <w:t>액</w:t>
            </w:r>
            <w:r w:rsidRPr="00B566AB">
              <w:rPr>
                <w:sz w:val="20"/>
                <w:szCs w:val="20"/>
              </w:rPr>
              <w:t>의</w:t>
            </w:r>
            <w:r w:rsidRPr="00B566AB">
              <w:rPr>
                <w:sz w:val="20"/>
                <w:szCs w:val="20"/>
              </w:rPr>
              <w:t xml:space="preserve"> 2</w:t>
            </w:r>
            <w:r w:rsidRPr="00B566AB">
              <w:rPr>
                <w:sz w:val="20"/>
                <w:szCs w:val="20"/>
              </w:rPr>
              <w:t>배를</w:t>
            </w:r>
            <w:r w:rsidRPr="00B566AB">
              <w:rPr>
                <w:sz w:val="20"/>
                <w:szCs w:val="20"/>
              </w:rPr>
              <w:t xml:space="preserve"> KMS</w:t>
            </w:r>
            <w:r w:rsidRPr="00B566AB">
              <w:rPr>
                <w:rFonts w:hint="eastAsia"/>
                <w:sz w:val="20"/>
                <w:szCs w:val="20"/>
              </w:rPr>
              <w:t>에게</w:t>
            </w:r>
            <w:r w:rsidRPr="00B566AB">
              <w:rPr>
                <w:rFonts w:hint="eastAsia"/>
                <w:sz w:val="20"/>
                <w:szCs w:val="20"/>
              </w:rPr>
              <w:t xml:space="preserve"> </w:t>
            </w:r>
            <w:r w:rsidRPr="00B566AB">
              <w:rPr>
                <w:rFonts w:hint="eastAsia"/>
                <w:sz w:val="20"/>
                <w:szCs w:val="20"/>
              </w:rPr>
              <w:t>지급하도록</w:t>
            </w:r>
            <w:r w:rsidRPr="00B566AB">
              <w:rPr>
                <w:rFonts w:hint="eastAsia"/>
                <w:sz w:val="20"/>
                <w:szCs w:val="20"/>
              </w:rPr>
              <w:t xml:space="preserve"> </w:t>
            </w:r>
            <w:r w:rsidRPr="00B566AB">
              <w:rPr>
                <w:rFonts w:hint="eastAsia"/>
                <w:sz w:val="20"/>
                <w:szCs w:val="20"/>
              </w:rPr>
              <w:t>정한</w:t>
            </w:r>
            <w:r w:rsidRPr="00B566AB">
              <w:rPr>
                <w:rFonts w:hint="eastAsia"/>
                <w:sz w:val="20"/>
                <w:szCs w:val="20"/>
              </w:rPr>
              <w:t xml:space="preserve"> </w:t>
            </w:r>
            <w:r w:rsidRPr="00B566AB">
              <w:rPr>
                <w:rFonts w:hint="eastAsia"/>
                <w:sz w:val="20"/>
                <w:szCs w:val="20"/>
              </w:rPr>
              <w:t>조항은</w:t>
            </w:r>
            <w:r w:rsidRPr="00B566AB">
              <w:rPr>
                <w:sz w:val="20"/>
                <w:szCs w:val="20"/>
              </w:rPr>
              <w:t xml:space="preserve"> </w:t>
            </w:r>
            <w:r w:rsidR="00CB1F66">
              <w:rPr>
                <w:rFonts w:hint="eastAsia"/>
                <w:sz w:val="20"/>
                <w:szCs w:val="20"/>
              </w:rPr>
              <w:t>과중한</w:t>
            </w:r>
            <w:r w:rsidR="00CB1F66">
              <w:rPr>
                <w:rFonts w:hint="eastAsia"/>
                <w:sz w:val="20"/>
                <w:szCs w:val="20"/>
              </w:rPr>
              <w:t xml:space="preserve"> </w:t>
            </w:r>
            <w:r w:rsidR="00CB1F66">
              <w:rPr>
                <w:rFonts w:hint="eastAsia"/>
                <w:sz w:val="20"/>
                <w:szCs w:val="20"/>
              </w:rPr>
              <w:t>위약금에</w:t>
            </w:r>
            <w:r w:rsidR="00CB1F66">
              <w:rPr>
                <w:rFonts w:hint="eastAsia"/>
                <w:sz w:val="20"/>
                <w:szCs w:val="20"/>
              </w:rPr>
              <w:t xml:space="preserve"> </w:t>
            </w:r>
            <w:r w:rsidR="00CB1F66">
              <w:rPr>
                <w:rFonts w:hint="eastAsia"/>
                <w:sz w:val="20"/>
                <w:szCs w:val="20"/>
              </w:rPr>
              <w:t>해당한다고</w:t>
            </w:r>
            <w:r w:rsidR="00CB1F66">
              <w:rPr>
                <w:rFonts w:hint="eastAsia"/>
                <w:sz w:val="20"/>
                <w:szCs w:val="20"/>
              </w:rPr>
              <w:t xml:space="preserve"> </w:t>
            </w:r>
            <w:r w:rsidR="00CB1F66">
              <w:rPr>
                <w:rFonts w:hint="eastAsia"/>
                <w:sz w:val="20"/>
                <w:szCs w:val="20"/>
              </w:rPr>
              <w:t>판단될</w:t>
            </w:r>
            <w:r w:rsidR="00CB1F66">
              <w:rPr>
                <w:rFonts w:hint="eastAsia"/>
                <w:sz w:val="20"/>
                <w:szCs w:val="20"/>
              </w:rPr>
              <w:t xml:space="preserve"> </w:t>
            </w:r>
            <w:r w:rsidR="00CB1F66">
              <w:rPr>
                <w:rFonts w:hint="eastAsia"/>
                <w:sz w:val="20"/>
                <w:szCs w:val="20"/>
              </w:rPr>
              <w:t>가능이</w:t>
            </w:r>
            <w:r w:rsidR="00CB1F66">
              <w:rPr>
                <w:rFonts w:hint="eastAsia"/>
                <w:sz w:val="20"/>
                <w:szCs w:val="20"/>
              </w:rPr>
              <w:t xml:space="preserve"> </w:t>
            </w:r>
            <w:r w:rsidR="00CB1F66">
              <w:rPr>
                <w:rFonts w:hint="eastAsia"/>
                <w:sz w:val="20"/>
                <w:szCs w:val="20"/>
              </w:rPr>
              <w:t>있음</w:t>
            </w:r>
            <w:r w:rsidR="00CB1F66">
              <w:rPr>
                <w:rFonts w:hint="eastAsia"/>
                <w:sz w:val="20"/>
                <w:szCs w:val="20"/>
              </w:rPr>
              <w:t xml:space="preserve">. </w:t>
            </w:r>
            <w:r w:rsidR="00CB1F66">
              <w:rPr>
                <w:rFonts w:hint="eastAsia"/>
                <w:sz w:val="20"/>
                <w:szCs w:val="20"/>
              </w:rPr>
              <w:t>다만</w:t>
            </w:r>
            <w:r w:rsidR="00CB1F66">
              <w:rPr>
                <w:rFonts w:hint="eastAsia"/>
                <w:sz w:val="20"/>
                <w:szCs w:val="20"/>
              </w:rPr>
              <w:t>,</w:t>
            </w:r>
            <w:r w:rsidR="00CB1F66">
              <w:rPr>
                <w:sz w:val="20"/>
                <w:szCs w:val="20"/>
              </w:rPr>
              <w:t xml:space="preserve"> </w:t>
            </w:r>
            <w:r w:rsidR="0096036E">
              <w:rPr>
                <w:rFonts w:hint="eastAsia"/>
                <w:sz w:val="20"/>
                <w:szCs w:val="20"/>
              </w:rPr>
              <w:t>위</w:t>
            </w:r>
            <w:r w:rsidRPr="00B566AB">
              <w:rPr>
                <w:rFonts w:hint="eastAsia"/>
                <w:sz w:val="20"/>
                <w:szCs w:val="20"/>
              </w:rPr>
              <w:t>약금이</w:t>
            </w:r>
            <w:r w:rsidRPr="00B566AB">
              <w:rPr>
                <w:rFonts w:hint="eastAsia"/>
                <w:sz w:val="20"/>
                <w:szCs w:val="20"/>
              </w:rPr>
              <w:t xml:space="preserve"> </w:t>
            </w:r>
            <w:r w:rsidRPr="00B566AB">
              <w:rPr>
                <w:rFonts w:hint="eastAsia"/>
                <w:sz w:val="20"/>
                <w:szCs w:val="20"/>
              </w:rPr>
              <w:t>과다한지</w:t>
            </w:r>
            <w:r w:rsidRPr="00B566AB">
              <w:rPr>
                <w:rFonts w:hint="eastAsia"/>
                <w:sz w:val="20"/>
                <w:szCs w:val="20"/>
              </w:rPr>
              <w:t xml:space="preserve"> </w:t>
            </w:r>
            <w:r w:rsidRPr="00B566AB">
              <w:rPr>
                <w:rFonts w:hint="eastAsia"/>
                <w:sz w:val="20"/>
                <w:szCs w:val="20"/>
              </w:rPr>
              <w:t>여부는</w:t>
            </w:r>
            <w:r w:rsidRPr="00B566AB">
              <w:rPr>
                <w:rFonts w:hint="eastAsia"/>
                <w:sz w:val="20"/>
                <w:szCs w:val="20"/>
              </w:rPr>
              <w:t xml:space="preserve"> </w:t>
            </w:r>
            <w:r w:rsidRPr="00B566AB">
              <w:rPr>
                <w:rFonts w:hint="eastAsia"/>
                <w:sz w:val="20"/>
                <w:szCs w:val="20"/>
              </w:rPr>
              <w:t>가맹사업자별로</w:t>
            </w:r>
            <w:r w:rsidRPr="00B566AB">
              <w:rPr>
                <w:rFonts w:hint="eastAsia"/>
                <w:sz w:val="20"/>
                <w:szCs w:val="20"/>
              </w:rPr>
              <w:t xml:space="preserve"> </w:t>
            </w:r>
            <w:r w:rsidRPr="00B566AB">
              <w:rPr>
                <w:rFonts w:hint="eastAsia"/>
                <w:sz w:val="20"/>
                <w:szCs w:val="20"/>
              </w:rPr>
              <w:t>실제</w:t>
            </w:r>
            <w:r w:rsidRPr="00B566AB">
              <w:rPr>
                <w:rFonts w:hint="eastAsia"/>
                <w:sz w:val="20"/>
                <w:szCs w:val="20"/>
              </w:rPr>
              <w:t xml:space="preserve"> </w:t>
            </w:r>
            <w:r w:rsidRPr="00B566AB">
              <w:rPr>
                <w:rFonts w:hint="eastAsia"/>
                <w:sz w:val="20"/>
                <w:szCs w:val="20"/>
              </w:rPr>
              <w:t>위약금</w:t>
            </w:r>
            <w:r w:rsidRPr="00B566AB">
              <w:rPr>
                <w:rFonts w:hint="eastAsia"/>
                <w:sz w:val="20"/>
                <w:szCs w:val="20"/>
              </w:rPr>
              <w:t xml:space="preserve"> </w:t>
            </w:r>
            <w:r w:rsidRPr="00B566AB">
              <w:rPr>
                <w:rFonts w:hint="eastAsia"/>
                <w:sz w:val="20"/>
                <w:szCs w:val="20"/>
              </w:rPr>
              <w:t>지급</w:t>
            </w:r>
            <w:r w:rsidRPr="00B566AB">
              <w:rPr>
                <w:rFonts w:hint="eastAsia"/>
                <w:sz w:val="20"/>
                <w:szCs w:val="20"/>
              </w:rPr>
              <w:t xml:space="preserve"> </w:t>
            </w:r>
            <w:r w:rsidRPr="00B566AB">
              <w:rPr>
                <w:rFonts w:hint="eastAsia"/>
                <w:sz w:val="20"/>
                <w:szCs w:val="20"/>
              </w:rPr>
              <w:t>당시의</w:t>
            </w:r>
            <w:r w:rsidRPr="00B566AB">
              <w:rPr>
                <w:rFonts w:hint="eastAsia"/>
                <w:sz w:val="20"/>
                <w:szCs w:val="20"/>
              </w:rPr>
              <w:t xml:space="preserve"> </w:t>
            </w:r>
            <w:r w:rsidRPr="00B566AB">
              <w:rPr>
                <w:rFonts w:hint="eastAsia"/>
                <w:sz w:val="20"/>
                <w:szCs w:val="20"/>
              </w:rPr>
              <w:t>구체적인</w:t>
            </w:r>
            <w:r w:rsidRPr="00B566AB">
              <w:rPr>
                <w:rFonts w:hint="eastAsia"/>
                <w:sz w:val="20"/>
                <w:szCs w:val="20"/>
              </w:rPr>
              <w:t xml:space="preserve"> </w:t>
            </w:r>
            <w:r w:rsidRPr="00B566AB">
              <w:rPr>
                <w:rFonts w:hint="eastAsia"/>
                <w:sz w:val="20"/>
                <w:szCs w:val="20"/>
              </w:rPr>
              <w:t>사정에</w:t>
            </w:r>
            <w:r w:rsidRPr="00B566AB">
              <w:rPr>
                <w:rFonts w:hint="eastAsia"/>
                <w:sz w:val="20"/>
                <w:szCs w:val="20"/>
              </w:rPr>
              <w:t xml:space="preserve"> </w:t>
            </w:r>
            <w:r w:rsidRPr="00B566AB">
              <w:rPr>
                <w:rFonts w:hint="eastAsia"/>
                <w:sz w:val="20"/>
                <w:szCs w:val="20"/>
              </w:rPr>
              <w:t>따라</w:t>
            </w:r>
            <w:r w:rsidRPr="00B566AB">
              <w:rPr>
                <w:rFonts w:hint="eastAsia"/>
                <w:sz w:val="20"/>
                <w:szCs w:val="20"/>
              </w:rPr>
              <w:t xml:space="preserve"> </w:t>
            </w:r>
            <w:r w:rsidR="00CB1F66">
              <w:rPr>
                <w:rFonts w:hint="eastAsia"/>
                <w:sz w:val="20"/>
                <w:szCs w:val="20"/>
              </w:rPr>
              <w:t>달라지고</w:t>
            </w:r>
            <w:r w:rsidR="00CB1F66">
              <w:rPr>
                <w:rFonts w:hint="eastAsia"/>
                <w:sz w:val="20"/>
                <w:szCs w:val="20"/>
              </w:rPr>
              <w:t>,</w:t>
            </w:r>
            <w:r w:rsidR="0096036E">
              <w:rPr>
                <w:sz w:val="20"/>
                <w:szCs w:val="20"/>
              </w:rPr>
              <w:t xml:space="preserve"> </w:t>
            </w:r>
            <w:r w:rsidR="0096036E">
              <w:rPr>
                <w:rFonts w:hint="eastAsia"/>
                <w:sz w:val="20"/>
                <w:szCs w:val="20"/>
              </w:rPr>
              <w:t>단순히</w:t>
            </w:r>
            <w:r w:rsidR="0096036E">
              <w:rPr>
                <w:rFonts w:hint="eastAsia"/>
                <w:sz w:val="20"/>
                <w:szCs w:val="20"/>
              </w:rPr>
              <w:t xml:space="preserve"> </w:t>
            </w:r>
            <w:r w:rsidR="0096036E">
              <w:rPr>
                <w:rFonts w:hint="eastAsia"/>
                <w:sz w:val="20"/>
                <w:szCs w:val="20"/>
              </w:rPr>
              <w:t>그</w:t>
            </w:r>
            <w:r w:rsidR="0096036E">
              <w:rPr>
                <w:rFonts w:hint="eastAsia"/>
                <w:sz w:val="20"/>
                <w:szCs w:val="20"/>
              </w:rPr>
              <w:t xml:space="preserve"> </w:t>
            </w:r>
            <w:r w:rsidR="0096036E">
              <w:rPr>
                <w:rFonts w:hint="eastAsia"/>
                <w:sz w:val="20"/>
                <w:szCs w:val="20"/>
              </w:rPr>
              <w:t>규모가</w:t>
            </w:r>
            <w:r w:rsidR="0096036E">
              <w:rPr>
                <w:rFonts w:hint="eastAsia"/>
                <w:sz w:val="20"/>
                <w:szCs w:val="20"/>
              </w:rPr>
              <w:t xml:space="preserve"> </w:t>
            </w:r>
            <w:r w:rsidR="0096036E">
              <w:rPr>
                <w:rFonts w:hint="eastAsia"/>
                <w:sz w:val="20"/>
                <w:szCs w:val="20"/>
              </w:rPr>
              <w:t>크다거나</w:t>
            </w:r>
            <w:r w:rsidR="0096036E">
              <w:rPr>
                <w:rFonts w:hint="eastAsia"/>
                <w:sz w:val="20"/>
                <w:szCs w:val="20"/>
              </w:rPr>
              <w:t>,</w:t>
            </w:r>
            <w:r w:rsidR="00CB1F66">
              <w:rPr>
                <w:rFonts w:hint="eastAsia"/>
                <w:sz w:val="20"/>
                <w:szCs w:val="20"/>
              </w:rPr>
              <w:t xml:space="preserve"> </w:t>
            </w:r>
            <w:r w:rsidR="00CB1F66">
              <w:rPr>
                <w:rFonts w:hint="eastAsia"/>
                <w:sz w:val="20"/>
                <w:szCs w:val="20"/>
              </w:rPr>
              <w:t>계약서상</w:t>
            </w:r>
            <w:r w:rsidR="00CB1F66">
              <w:rPr>
                <w:rFonts w:hint="eastAsia"/>
                <w:sz w:val="20"/>
                <w:szCs w:val="20"/>
              </w:rPr>
              <w:t xml:space="preserve"> </w:t>
            </w:r>
            <w:r w:rsidR="00CB1F66">
              <w:rPr>
                <w:rFonts w:hint="eastAsia"/>
                <w:sz w:val="20"/>
                <w:szCs w:val="20"/>
              </w:rPr>
              <w:t>해당</w:t>
            </w:r>
            <w:r w:rsidR="00CB1F66">
              <w:rPr>
                <w:rFonts w:hint="eastAsia"/>
                <w:sz w:val="20"/>
                <w:szCs w:val="20"/>
              </w:rPr>
              <w:t xml:space="preserve"> </w:t>
            </w:r>
            <w:r w:rsidR="00CB1F66">
              <w:rPr>
                <w:rFonts w:hint="eastAsia"/>
                <w:sz w:val="20"/>
                <w:szCs w:val="20"/>
              </w:rPr>
              <w:t>조항이</w:t>
            </w:r>
            <w:r w:rsidR="00CB1F66">
              <w:rPr>
                <w:rFonts w:hint="eastAsia"/>
                <w:sz w:val="20"/>
                <w:szCs w:val="20"/>
              </w:rPr>
              <w:t xml:space="preserve"> </w:t>
            </w:r>
            <w:r w:rsidR="00CB1F66">
              <w:rPr>
                <w:rFonts w:hint="eastAsia"/>
                <w:sz w:val="20"/>
                <w:szCs w:val="20"/>
              </w:rPr>
              <w:t>존재한다는</w:t>
            </w:r>
            <w:r w:rsidR="00CB1F66">
              <w:rPr>
                <w:rFonts w:hint="eastAsia"/>
                <w:sz w:val="20"/>
                <w:szCs w:val="20"/>
              </w:rPr>
              <w:t xml:space="preserve"> </w:t>
            </w:r>
            <w:r w:rsidR="00CB1F66">
              <w:rPr>
                <w:rFonts w:hint="eastAsia"/>
                <w:sz w:val="20"/>
                <w:szCs w:val="20"/>
              </w:rPr>
              <w:t>것</w:t>
            </w:r>
            <w:r w:rsidR="00CB1F66">
              <w:rPr>
                <w:rFonts w:hint="eastAsia"/>
                <w:sz w:val="20"/>
                <w:szCs w:val="20"/>
              </w:rPr>
              <w:t xml:space="preserve"> </w:t>
            </w:r>
            <w:r w:rsidR="00CB1F66">
              <w:rPr>
                <w:rFonts w:hint="eastAsia"/>
                <w:sz w:val="20"/>
                <w:szCs w:val="20"/>
              </w:rPr>
              <w:t>자체만으로</w:t>
            </w:r>
            <w:r w:rsidR="00CB1F66">
              <w:rPr>
                <w:rFonts w:hint="eastAsia"/>
                <w:sz w:val="20"/>
                <w:szCs w:val="20"/>
              </w:rPr>
              <w:t xml:space="preserve"> </w:t>
            </w:r>
            <w:r w:rsidR="00CB1F66">
              <w:rPr>
                <w:rFonts w:hint="eastAsia"/>
                <w:sz w:val="20"/>
                <w:szCs w:val="20"/>
              </w:rPr>
              <w:t>가맹사업법</w:t>
            </w:r>
            <w:r w:rsidR="00CB1F66">
              <w:rPr>
                <w:rFonts w:hint="eastAsia"/>
                <w:sz w:val="20"/>
                <w:szCs w:val="20"/>
              </w:rPr>
              <w:t xml:space="preserve"> </w:t>
            </w:r>
            <w:r w:rsidR="00CB1F66">
              <w:rPr>
                <w:rFonts w:hint="eastAsia"/>
                <w:sz w:val="20"/>
                <w:szCs w:val="20"/>
              </w:rPr>
              <w:t>위반이</w:t>
            </w:r>
            <w:r w:rsidR="00CB1F66">
              <w:rPr>
                <w:rFonts w:hint="eastAsia"/>
                <w:sz w:val="20"/>
                <w:szCs w:val="20"/>
              </w:rPr>
              <w:t xml:space="preserve"> </w:t>
            </w:r>
            <w:r w:rsidR="00CB1F66">
              <w:rPr>
                <w:rFonts w:hint="eastAsia"/>
                <w:sz w:val="20"/>
                <w:szCs w:val="20"/>
              </w:rPr>
              <w:t>문제될</w:t>
            </w:r>
            <w:r w:rsidR="00CB1F66">
              <w:rPr>
                <w:rFonts w:hint="eastAsia"/>
                <w:sz w:val="20"/>
                <w:szCs w:val="20"/>
              </w:rPr>
              <w:t xml:space="preserve"> </w:t>
            </w:r>
            <w:r w:rsidR="00CB1F66">
              <w:rPr>
                <w:rFonts w:hint="eastAsia"/>
                <w:sz w:val="20"/>
                <w:szCs w:val="20"/>
              </w:rPr>
              <w:t>가능성이</w:t>
            </w:r>
            <w:r w:rsidR="00CB1F66">
              <w:rPr>
                <w:rFonts w:hint="eastAsia"/>
                <w:sz w:val="20"/>
                <w:szCs w:val="20"/>
              </w:rPr>
              <w:t xml:space="preserve"> </w:t>
            </w:r>
            <w:r w:rsidR="00A3504A">
              <w:rPr>
                <w:rFonts w:hint="eastAsia"/>
                <w:sz w:val="20"/>
                <w:szCs w:val="20"/>
              </w:rPr>
              <w:t>낮으며</w:t>
            </w:r>
            <w:r w:rsidR="00A3504A">
              <w:rPr>
                <w:rFonts w:hint="eastAsia"/>
                <w:sz w:val="20"/>
                <w:szCs w:val="20"/>
              </w:rPr>
              <w:t xml:space="preserve">, </w:t>
            </w:r>
            <w:r w:rsidR="00A3504A">
              <w:rPr>
                <w:rFonts w:hint="eastAsia"/>
                <w:sz w:val="20"/>
                <w:szCs w:val="20"/>
              </w:rPr>
              <w:t>설령</w:t>
            </w:r>
            <w:r w:rsidR="00A3504A">
              <w:rPr>
                <w:rFonts w:hint="eastAsia"/>
                <w:sz w:val="20"/>
                <w:szCs w:val="20"/>
              </w:rPr>
              <w:t xml:space="preserve"> </w:t>
            </w:r>
            <w:r w:rsidR="00A3504A">
              <w:rPr>
                <w:rFonts w:hint="eastAsia"/>
                <w:sz w:val="20"/>
                <w:szCs w:val="20"/>
              </w:rPr>
              <w:t>가맹사업법</w:t>
            </w:r>
            <w:r w:rsidR="00A3504A">
              <w:rPr>
                <w:rFonts w:hint="eastAsia"/>
                <w:sz w:val="20"/>
                <w:szCs w:val="20"/>
              </w:rPr>
              <w:t xml:space="preserve"> </w:t>
            </w:r>
            <w:r w:rsidR="00A3504A">
              <w:rPr>
                <w:rFonts w:hint="eastAsia"/>
                <w:sz w:val="20"/>
                <w:szCs w:val="20"/>
              </w:rPr>
              <w:t>위반이</w:t>
            </w:r>
            <w:r w:rsidR="00A3504A">
              <w:rPr>
                <w:rFonts w:hint="eastAsia"/>
                <w:sz w:val="20"/>
                <w:szCs w:val="20"/>
              </w:rPr>
              <w:t xml:space="preserve"> </w:t>
            </w:r>
            <w:r w:rsidR="00A3504A">
              <w:rPr>
                <w:rFonts w:hint="eastAsia"/>
                <w:sz w:val="20"/>
                <w:szCs w:val="20"/>
              </w:rPr>
              <w:t>문제되더라도</w:t>
            </w:r>
            <w:r w:rsidR="00A3504A">
              <w:rPr>
                <w:rFonts w:hint="eastAsia"/>
                <w:sz w:val="20"/>
                <w:szCs w:val="20"/>
              </w:rPr>
              <w:t xml:space="preserve"> </w:t>
            </w:r>
            <w:r w:rsidR="00A3504A">
              <w:rPr>
                <w:rFonts w:hint="eastAsia"/>
                <w:sz w:val="20"/>
                <w:szCs w:val="20"/>
              </w:rPr>
              <w:t>실무상</w:t>
            </w:r>
            <w:r w:rsidR="00A3504A">
              <w:rPr>
                <w:rFonts w:hint="eastAsia"/>
                <w:sz w:val="20"/>
                <w:szCs w:val="20"/>
              </w:rPr>
              <w:t xml:space="preserve"> </w:t>
            </w:r>
            <w:r w:rsidR="00A3504A">
              <w:rPr>
                <w:rFonts w:hint="eastAsia"/>
                <w:sz w:val="20"/>
                <w:szCs w:val="20"/>
              </w:rPr>
              <w:t>시정명령이</w:t>
            </w:r>
            <w:r w:rsidR="00A3504A">
              <w:rPr>
                <w:rFonts w:hint="eastAsia"/>
                <w:sz w:val="20"/>
                <w:szCs w:val="20"/>
              </w:rPr>
              <w:t xml:space="preserve"> </w:t>
            </w:r>
            <w:r w:rsidR="00A3504A">
              <w:rPr>
                <w:rFonts w:hint="eastAsia"/>
                <w:sz w:val="20"/>
                <w:szCs w:val="20"/>
              </w:rPr>
              <w:t>부과되는</w:t>
            </w:r>
            <w:r w:rsidR="00A3504A">
              <w:rPr>
                <w:rFonts w:hint="eastAsia"/>
                <w:sz w:val="20"/>
                <w:szCs w:val="20"/>
              </w:rPr>
              <w:t xml:space="preserve"> </w:t>
            </w:r>
            <w:r w:rsidR="00A3504A">
              <w:rPr>
                <w:rFonts w:hint="eastAsia"/>
                <w:sz w:val="20"/>
                <w:szCs w:val="20"/>
              </w:rPr>
              <w:t>경우가</w:t>
            </w:r>
            <w:r w:rsidR="00A3504A">
              <w:rPr>
                <w:rFonts w:hint="eastAsia"/>
                <w:sz w:val="20"/>
                <w:szCs w:val="20"/>
              </w:rPr>
              <w:t xml:space="preserve"> </w:t>
            </w:r>
            <w:r w:rsidR="00A3504A">
              <w:rPr>
                <w:rFonts w:hint="eastAsia"/>
                <w:sz w:val="20"/>
                <w:szCs w:val="20"/>
              </w:rPr>
              <w:t>일반적임</w:t>
            </w:r>
            <w:r w:rsidR="00A3504A">
              <w:rPr>
                <w:rFonts w:hint="eastAsia"/>
                <w:sz w:val="20"/>
                <w:szCs w:val="20"/>
              </w:rPr>
              <w:t>.</w:t>
            </w:r>
          </w:p>
        </w:tc>
        <w:tc>
          <w:tcPr>
            <w:tcW w:w="27" w:type="pct"/>
            <w:tcBorders>
              <w:top w:val="nil"/>
              <w:bottom w:val="nil"/>
            </w:tcBorders>
          </w:tcPr>
          <w:p w14:paraId="46E609B4"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020F2007" w14:textId="14F778BD" w:rsidR="005335C7" w:rsidRPr="00997776" w:rsidRDefault="00CA1E92" w:rsidP="00A3504A">
            <w:pPr>
              <w:pStyle w:val="a8"/>
              <w:widowControl/>
              <w:numPr>
                <w:ilvl w:val="0"/>
                <w:numId w:val="2"/>
              </w:numPr>
              <w:spacing w:before="40" w:after="120" w:line="276" w:lineRule="auto"/>
              <w:rPr>
                <w:sz w:val="20"/>
                <w:szCs w:val="20"/>
              </w:rPr>
            </w:pPr>
            <w:r>
              <w:rPr>
                <w:rFonts w:hint="eastAsia"/>
                <w:sz w:val="20"/>
                <w:szCs w:val="20"/>
              </w:rPr>
              <w:t>가맹사업법</w:t>
            </w:r>
            <w:r>
              <w:rPr>
                <w:rFonts w:hint="eastAsia"/>
                <w:sz w:val="20"/>
                <w:szCs w:val="20"/>
              </w:rPr>
              <w:t xml:space="preserve"> </w:t>
            </w:r>
            <w:r>
              <w:rPr>
                <w:rFonts w:hint="eastAsia"/>
                <w:sz w:val="20"/>
                <w:szCs w:val="20"/>
              </w:rPr>
              <w:t>위반이</w:t>
            </w:r>
            <w:r>
              <w:rPr>
                <w:rFonts w:hint="eastAsia"/>
                <w:sz w:val="20"/>
                <w:szCs w:val="20"/>
              </w:rPr>
              <w:t xml:space="preserve"> </w:t>
            </w:r>
            <w:r w:rsidR="00A3504A">
              <w:rPr>
                <w:rFonts w:hint="eastAsia"/>
                <w:sz w:val="20"/>
                <w:szCs w:val="20"/>
              </w:rPr>
              <w:t>문제된다고</w:t>
            </w:r>
            <w:r w:rsidR="00A3504A">
              <w:rPr>
                <w:rFonts w:hint="eastAsia"/>
                <w:sz w:val="20"/>
                <w:szCs w:val="20"/>
              </w:rPr>
              <w:t xml:space="preserve"> </w:t>
            </w:r>
            <w:r w:rsidR="00A3504A">
              <w:rPr>
                <w:rFonts w:hint="eastAsia"/>
                <w:sz w:val="20"/>
                <w:szCs w:val="20"/>
              </w:rPr>
              <w:t>하더라도</w:t>
            </w:r>
            <w:r w:rsidR="00A3504A">
              <w:rPr>
                <w:rFonts w:hint="eastAsia"/>
                <w:sz w:val="20"/>
                <w:szCs w:val="20"/>
              </w:rPr>
              <w:t xml:space="preserve"> </w:t>
            </w:r>
            <w:r w:rsidR="00A3504A">
              <w:rPr>
                <w:rFonts w:hint="eastAsia"/>
                <w:sz w:val="20"/>
                <w:szCs w:val="20"/>
              </w:rPr>
              <w:t>실무상</w:t>
            </w:r>
            <w:r w:rsidR="00A3504A">
              <w:rPr>
                <w:rFonts w:hint="eastAsia"/>
                <w:sz w:val="20"/>
                <w:szCs w:val="20"/>
              </w:rPr>
              <w:t xml:space="preserve"> </w:t>
            </w:r>
            <w:r w:rsidR="00A3504A">
              <w:rPr>
                <w:rFonts w:hint="eastAsia"/>
                <w:sz w:val="20"/>
                <w:szCs w:val="20"/>
              </w:rPr>
              <w:t>시정명령이</w:t>
            </w:r>
            <w:r w:rsidR="00A3504A">
              <w:rPr>
                <w:rFonts w:hint="eastAsia"/>
                <w:sz w:val="20"/>
                <w:szCs w:val="20"/>
              </w:rPr>
              <w:t xml:space="preserve"> </w:t>
            </w:r>
            <w:r w:rsidR="00A3504A">
              <w:rPr>
                <w:rFonts w:hint="eastAsia"/>
                <w:sz w:val="20"/>
                <w:szCs w:val="20"/>
              </w:rPr>
              <w:t>부과되는</w:t>
            </w:r>
            <w:r w:rsidR="00A3504A">
              <w:rPr>
                <w:rFonts w:hint="eastAsia"/>
                <w:sz w:val="20"/>
                <w:szCs w:val="20"/>
              </w:rPr>
              <w:t xml:space="preserve"> </w:t>
            </w:r>
            <w:r w:rsidR="00A3504A">
              <w:rPr>
                <w:rFonts w:hint="eastAsia"/>
                <w:sz w:val="20"/>
                <w:szCs w:val="20"/>
              </w:rPr>
              <w:t>경우가</w:t>
            </w:r>
            <w:r w:rsidR="00A3504A">
              <w:rPr>
                <w:rFonts w:hint="eastAsia"/>
                <w:sz w:val="20"/>
                <w:szCs w:val="20"/>
              </w:rPr>
              <w:t xml:space="preserve"> </w:t>
            </w:r>
            <w:r w:rsidR="00A3504A">
              <w:rPr>
                <w:rFonts w:hint="eastAsia"/>
                <w:sz w:val="20"/>
                <w:szCs w:val="20"/>
              </w:rPr>
              <w:t>일</w:t>
            </w:r>
            <w:r w:rsidR="00A3504A">
              <w:rPr>
                <w:rFonts w:hint="eastAsia"/>
                <w:sz w:val="20"/>
                <w:szCs w:val="20"/>
              </w:rPr>
              <w:lastRenderedPageBreak/>
              <w:t>반적이므로</w:t>
            </w:r>
            <w:r w:rsidR="00A3504A">
              <w:rPr>
                <w:rFonts w:hint="eastAsia"/>
                <w:sz w:val="20"/>
                <w:szCs w:val="20"/>
              </w:rPr>
              <w:t xml:space="preserve"> </w:t>
            </w:r>
            <w:r w:rsidR="00A3504A">
              <w:rPr>
                <w:rFonts w:hint="eastAsia"/>
                <w:sz w:val="20"/>
                <w:szCs w:val="20"/>
              </w:rPr>
              <w:t>금전적인</w:t>
            </w:r>
            <w:r w:rsidR="00A3504A">
              <w:rPr>
                <w:rFonts w:hint="eastAsia"/>
                <w:sz w:val="20"/>
                <w:szCs w:val="20"/>
              </w:rPr>
              <w:t xml:space="preserve"> </w:t>
            </w:r>
            <w:r w:rsidR="00A3504A">
              <w:rPr>
                <w:rFonts w:hint="eastAsia"/>
                <w:sz w:val="20"/>
                <w:szCs w:val="20"/>
              </w:rPr>
              <w:t>영향이</w:t>
            </w:r>
            <w:r w:rsidR="00A3504A">
              <w:rPr>
                <w:rFonts w:hint="eastAsia"/>
                <w:sz w:val="20"/>
                <w:szCs w:val="20"/>
              </w:rPr>
              <w:t xml:space="preserve"> </w:t>
            </w:r>
            <w:r w:rsidR="00A3504A">
              <w:rPr>
                <w:rFonts w:hint="eastAsia"/>
                <w:sz w:val="20"/>
                <w:szCs w:val="20"/>
              </w:rPr>
              <w:t>발생할</w:t>
            </w:r>
            <w:r w:rsidR="00A3504A">
              <w:rPr>
                <w:rFonts w:hint="eastAsia"/>
                <w:sz w:val="20"/>
                <w:szCs w:val="20"/>
              </w:rPr>
              <w:t xml:space="preserve"> </w:t>
            </w:r>
            <w:r w:rsidR="00A3504A">
              <w:rPr>
                <w:rFonts w:hint="eastAsia"/>
                <w:sz w:val="20"/>
                <w:szCs w:val="20"/>
              </w:rPr>
              <w:t>가능성이</w:t>
            </w:r>
            <w:r w:rsidR="00A3504A">
              <w:rPr>
                <w:rFonts w:hint="eastAsia"/>
                <w:sz w:val="20"/>
                <w:szCs w:val="20"/>
              </w:rPr>
              <w:t xml:space="preserve"> </w:t>
            </w:r>
            <w:r w:rsidR="00A3504A">
              <w:rPr>
                <w:rFonts w:hint="eastAsia"/>
                <w:sz w:val="20"/>
                <w:szCs w:val="20"/>
              </w:rPr>
              <w:t>낮음</w:t>
            </w:r>
            <w:r w:rsidR="000A52C9">
              <w:rPr>
                <w:rFonts w:hint="eastAsia"/>
                <w:sz w:val="20"/>
                <w:szCs w:val="20"/>
              </w:rPr>
              <w:t>.</w:t>
            </w:r>
          </w:p>
        </w:tc>
      </w:tr>
      <w:tr w:rsidR="005335C7" w:rsidRPr="009A2958" w14:paraId="61B90F2A" w14:textId="77777777" w:rsidTr="00061A1F">
        <w:trPr>
          <w:trHeight w:val="132"/>
        </w:trPr>
        <w:tc>
          <w:tcPr>
            <w:tcW w:w="619" w:type="pct"/>
          </w:tcPr>
          <w:p w14:paraId="203226D5" w14:textId="4E813766" w:rsidR="005335C7" w:rsidRPr="0042134F" w:rsidRDefault="005335C7" w:rsidP="005335C7">
            <w:pPr>
              <w:widowControl/>
              <w:spacing w:before="40" w:after="120" w:line="276" w:lineRule="auto"/>
              <w:jc w:val="center"/>
              <w:outlineLvl w:val="0"/>
              <w:rPr>
                <w:rFonts w:cs="Times New Roman"/>
                <w:b/>
                <w:color w:val="404040" w:themeColor="text1" w:themeTint="BF"/>
                <w:kern w:val="0"/>
                <w:sz w:val="20"/>
                <w:szCs w:val="20"/>
                <w:highlight w:val="yellow"/>
              </w:rPr>
            </w:pPr>
            <w:bookmarkStart w:id="57" w:name="_Toc108480424"/>
            <w:bookmarkStart w:id="58" w:name="_Toc108512980"/>
            <w:r w:rsidRPr="00F032E0">
              <w:rPr>
                <w:rFonts w:cs="Times New Roman" w:hint="eastAsia"/>
                <w:b/>
                <w:color w:val="404040" w:themeColor="text1" w:themeTint="BF"/>
                <w:kern w:val="0"/>
                <w:sz w:val="20"/>
                <w:szCs w:val="20"/>
              </w:rPr>
              <w:lastRenderedPageBreak/>
              <w:t>금융계약</w:t>
            </w:r>
            <w:r w:rsidRPr="00F032E0">
              <w:rPr>
                <w:rFonts w:cs="Times New Roman" w:hint="eastAsia"/>
                <w:b/>
                <w:color w:val="404040" w:themeColor="text1" w:themeTint="BF"/>
                <w:kern w:val="0"/>
                <w:sz w:val="20"/>
                <w:szCs w:val="20"/>
              </w:rPr>
              <w:t xml:space="preserve"> </w:t>
            </w:r>
            <w:r w:rsidRPr="00F032E0">
              <w:rPr>
                <w:rFonts w:cs="Times New Roman" w:hint="eastAsia"/>
                <w:b/>
                <w:color w:val="404040" w:themeColor="text1" w:themeTint="BF"/>
                <w:kern w:val="0"/>
                <w:sz w:val="20"/>
                <w:szCs w:val="20"/>
              </w:rPr>
              <w:t>현황</w:t>
            </w:r>
            <w:bookmarkEnd w:id="57"/>
            <w:bookmarkEnd w:id="58"/>
          </w:p>
        </w:tc>
        <w:tc>
          <w:tcPr>
            <w:tcW w:w="26" w:type="pct"/>
            <w:tcBorders>
              <w:top w:val="nil"/>
              <w:bottom w:val="nil"/>
            </w:tcBorders>
          </w:tcPr>
          <w:p w14:paraId="3F0878D8"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7636E253" w14:textId="037D7229" w:rsidR="005335C7" w:rsidRPr="009F6366" w:rsidRDefault="005335C7" w:rsidP="004D5634">
            <w:pPr>
              <w:pStyle w:val="a8"/>
              <w:widowControl/>
              <w:numPr>
                <w:ilvl w:val="0"/>
                <w:numId w:val="2"/>
              </w:numPr>
              <w:spacing w:before="40" w:after="120" w:line="276" w:lineRule="auto"/>
              <w:rPr>
                <w:rFonts w:cs="Times New Roman"/>
                <w:sz w:val="20"/>
                <w:szCs w:val="20"/>
              </w:rPr>
            </w:pPr>
            <w:r w:rsidRPr="009F6366">
              <w:rPr>
                <w:rFonts w:cs="Times New Roman"/>
                <w:sz w:val="20"/>
                <w:szCs w:val="20"/>
              </w:rPr>
              <w:t>2022</w:t>
            </w:r>
            <w:r w:rsidRPr="009F6366">
              <w:rPr>
                <w:rFonts w:cs="Times New Roman" w:hint="eastAsia"/>
                <w:sz w:val="20"/>
                <w:szCs w:val="20"/>
              </w:rPr>
              <w:t>년</w:t>
            </w:r>
            <w:r w:rsidRPr="009F6366">
              <w:rPr>
                <w:rFonts w:cs="Times New Roman" w:hint="eastAsia"/>
                <w:sz w:val="20"/>
                <w:szCs w:val="20"/>
              </w:rPr>
              <w:t xml:space="preserve"> </w:t>
            </w:r>
            <w:r>
              <w:rPr>
                <w:rFonts w:cs="Times New Roman"/>
                <w:sz w:val="20"/>
                <w:szCs w:val="20"/>
              </w:rPr>
              <w:t>7</w:t>
            </w:r>
            <w:r w:rsidRPr="009F6366">
              <w:rPr>
                <w:rFonts w:cs="Times New Roman" w:hint="eastAsia"/>
                <w:sz w:val="20"/>
                <w:szCs w:val="20"/>
              </w:rPr>
              <w:t>월</w:t>
            </w:r>
            <w:r w:rsidRPr="009F6366">
              <w:rPr>
                <w:rFonts w:cs="Times New Roman" w:hint="eastAsia"/>
                <w:sz w:val="20"/>
                <w:szCs w:val="20"/>
              </w:rPr>
              <w:t xml:space="preserve"> </w:t>
            </w:r>
            <w:r>
              <w:rPr>
                <w:rFonts w:cs="Times New Roman"/>
                <w:sz w:val="20"/>
                <w:szCs w:val="20"/>
              </w:rPr>
              <w:t>5</w:t>
            </w:r>
            <w:r w:rsidRPr="009F6366">
              <w:rPr>
                <w:rFonts w:cs="Times New Roman" w:hint="eastAsia"/>
                <w:sz w:val="20"/>
                <w:szCs w:val="20"/>
              </w:rPr>
              <w:t>일</w:t>
            </w:r>
            <w:r w:rsidRPr="009F6366">
              <w:rPr>
                <w:rFonts w:cs="Times New Roman" w:hint="eastAsia"/>
                <w:sz w:val="20"/>
                <w:szCs w:val="20"/>
              </w:rPr>
              <w:t xml:space="preserve"> </w:t>
            </w:r>
            <w:r w:rsidRPr="009F6366">
              <w:rPr>
                <w:rFonts w:cs="Times New Roman" w:hint="eastAsia"/>
                <w:sz w:val="20"/>
                <w:szCs w:val="20"/>
              </w:rPr>
              <w:t>기준</w:t>
            </w:r>
            <w:r w:rsidRPr="009F6366">
              <w:rPr>
                <w:rFonts w:cs="Times New Roman" w:hint="eastAsia"/>
                <w:sz w:val="20"/>
                <w:szCs w:val="20"/>
              </w:rPr>
              <w:t xml:space="preserve"> </w:t>
            </w:r>
            <w:r w:rsidRPr="009F6366">
              <w:rPr>
                <w:rFonts w:cs="Times New Roman" w:hint="eastAsia"/>
                <w:sz w:val="20"/>
                <w:szCs w:val="20"/>
              </w:rPr>
              <w:t>대상회사의</w:t>
            </w:r>
            <w:r w:rsidRPr="009F6366">
              <w:rPr>
                <w:rFonts w:cs="Times New Roman" w:hint="eastAsia"/>
                <w:sz w:val="20"/>
                <w:szCs w:val="20"/>
              </w:rPr>
              <w:t xml:space="preserve"> </w:t>
            </w:r>
            <w:r w:rsidRPr="009F6366">
              <w:rPr>
                <w:rFonts w:cs="Times New Roman" w:hint="eastAsia"/>
                <w:sz w:val="20"/>
                <w:szCs w:val="20"/>
              </w:rPr>
              <w:t>금융기관으로부터의</w:t>
            </w:r>
            <w:r w:rsidRPr="009F6366">
              <w:rPr>
                <w:rFonts w:cs="Times New Roman" w:hint="eastAsia"/>
                <w:sz w:val="20"/>
                <w:szCs w:val="20"/>
              </w:rPr>
              <w:t xml:space="preserve"> </w:t>
            </w:r>
            <w:r>
              <w:rPr>
                <w:rFonts w:cs="Times New Roman" w:hint="eastAsia"/>
                <w:sz w:val="20"/>
                <w:szCs w:val="20"/>
              </w:rPr>
              <w:t>대출</w:t>
            </w:r>
            <w:r w:rsidRPr="009F6366">
              <w:rPr>
                <w:rFonts w:cs="Times New Roman" w:hint="eastAsia"/>
                <w:sz w:val="20"/>
                <w:szCs w:val="20"/>
              </w:rPr>
              <w:t xml:space="preserve"> </w:t>
            </w:r>
            <w:r w:rsidRPr="009F6366">
              <w:rPr>
                <w:rFonts w:cs="Times New Roman" w:hint="eastAsia"/>
                <w:sz w:val="20"/>
                <w:szCs w:val="20"/>
              </w:rPr>
              <w:t>현황은</w:t>
            </w:r>
            <w:r w:rsidRPr="009F6366">
              <w:rPr>
                <w:rFonts w:cs="Times New Roman" w:hint="eastAsia"/>
                <w:sz w:val="20"/>
                <w:szCs w:val="20"/>
              </w:rPr>
              <w:t xml:space="preserve"> </w:t>
            </w:r>
            <w:r w:rsidRPr="009F6366">
              <w:rPr>
                <w:rFonts w:cs="Times New Roman" w:hint="eastAsia"/>
                <w:sz w:val="20"/>
                <w:szCs w:val="20"/>
              </w:rPr>
              <w:t>다음과</w:t>
            </w:r>
            <w:r w:rsidRPr="009F6366">
              <w:rPr>
                <w:rFonts w:cs="Times New Roman" w:hint="eastAsia"/>
                <w:sz w:val="20"/>
                <w:szCs w:val="20"/>
              </w:rPr>
              <w:t xml:space="preserve"> </w:t>
            </w:r>
            <w:r w:rsidR="004D5634">
              <w:rPr>
                <w:rFonts w:cs="Times New Roman" w:hint="eastAsia"/>
                <w:sz w:val="20"/>
                <w:szCs w:val="20"/>
              </w:rPr>
              <w:t>같으며</w:t>
            </w:r>
            <w:r w:rsidR="004D5634">
              <w:rPr>
                <w:rFonts w:cs="Times New Roman" w:hint="eastAsia"/>
                <w:sz w:val="20"/>
                <w:szCs w:val="20"/>
              </w:rPr>
              <w:t>,</w:t>
            </w:r>
            <w:r w:rsidRPr="009F6366">
              <w:rPr>
                <w:rFonts w:cs="Times New Roman"/>
                <w:sz w:val="20"/>
                <w:szCs w:val="20"/>
              </w:rPr>
              <w:t xml:space="preserve"> </w:t>
            </w:r>
            <w:r w:rsidR="00314C4A">
              <w:rPr>
                <w:rFonts w:cs="Times New Roman" w:hint="eastAsia"/>
                <w:sz w:val="20"/>
                <w:szCs w:val="20"/>
              </w:rPr>
              <w:t>제공된</w:t>
            </w:r>
            <w:r w:rsidR="00314C4A">
              <w:rPr>
                <w:rFonts w:cs="Times New Roman" w:hint="eastAsia"/>
                <w:sz w:val="20"/>
                <w:szCs w:val="20"/>
              </w:rPr>
              <w:t xml:space="preserve"> </w:t>
            </w:r>
            <w:r>
              <w:rPr>
                <w:rFonts w:cs="Times New Roman" w:hint="eastAsia"/>
                <w:sz w:val="20"/>
                <w:szCs w:val="20"/>
              </w:rPr>
              <w:t>답변에</w:t>
            </w:r>
            <w:r>
              <w:rPr>
                <w:rFonts w:cs="Times New Roman" w:hint="eastAsia"/>
                <w:sz w:val="20"/>
                <w:szCs w:val="20"/>
              </w:rPr>
              <w:t xml:space="preserve"> </w:t>
            </w:r>
            <w:r>
              <w:rPr>
                <w:rFonts w:cs="Times New Roman" w:hint="eastAsia"/>
                <w:sz w:val="20"/>
                <w:szCs w:val="20"/>
              </w:rPr>
              <w:t>따르면</w:t>
            </w:r>
            <w:r>
              <w:rPr>
                <w:rFonts w:cs="Times New Roman" w:hint="eastAsia"/>
                <w:sz w:val="20"/>
                <w:szCs w:val="20"/>
              </w:rPr>
              <w:t xml:space="preserve"> </w:t>
            </w:r>
            <w:r w:rsidRPr="009F6366">
              <w:rPr>
                <w:rFonts w:cs="Times New Roman" w:hint="eastAsia"/>
                <w:sz w:val="20"/>
                <w:szCs w:val="20"/>
              </w:rPr>
              <w:t>대상회사가</w:t>
            </w:r>
            <w:r w:rsidRPr="009F6366">
              <w:rPr>
                <w:rFonts w:cs="Times New Roman" w:hint="eastAsia"/>
                <w:sz w:val="20"/>
                <w:szCs w:val="20"/>
              </w:rPr>
              <w:t xml:space="preserve"> </w:t>
            </w:r>
            <w:r w:rsidRPr="009F6366">
              <w:rPr>
                <w:rFonts w:cs="Times New Roman" w:hint="eastAsia"/>
                <w:sz w:val="20"/>
                <w:szCs w:val="20"/>
              </w:rPr>
              <w:t>금융기관에</w:t>
            </w:r>
            <w:r w:rsidRPr="009F6366">
              <w:rPr>
                <w:rFonts w:cs="Times New Roman" w:hint="eastAsia"/>
                <w:sz w:val="20"/>
                <w:szCs w:val="20"/>
              </w:rPr>
              <w:t xml:space="preserve"> </w:t>
            </w:r>
            <w:r w:rsidRPr="009F6366">
              <w:rPr>
                <w:rFonts w:cs="Times New Roman" w:hint="eastAsia"/>
                <w:sz w:val="20"/>
                <w:szCs w:val="20"/>
              </w:rPr>
              <w:t>제공한</w:t>
            </w:r>
            <w:r w:rsidRPr="009F6366">
              <w:rPr>
                <w:rFonts w:cs="Times New Roman" w:hint="eastAsia"/>
                <w:sz w:val="20"/>
                <w:szCs w:val="20"/>
              </w:rPr>
              <w:t xml:space="preserve"> </w:t>
            </w:r>
            <w:r w:rsidRPr="009F6366">
              <w:rPr>
                <w:rFonts w:cs="Times New Roman" w:hint="eastAsia"/>
                <w:sz w:val="20"/>
                <w:szCs w:val="20"/>
              </w:rPr>
              <w:t>담보</w:t>
            </w:r>
            <w:r w:rsidRPr="009F6366">
              <w:rPr>
                <w:rFonts w:cs="Times New Roman" w:hint="eastAsia"/>
                <w:sz w:val="20"/>
                <w:szCs w:val="20"/>
              </w:rPr>
              <w:t>/</w:t>
            </w:r>
            <w:r w:rsidRPr="009F6366">
              <w:rPr>
                <w:rFonts w:cs="Times New Roman" w:hint="eastAsia"/>
                <w:sz w:val="20"/>
                <w:szCs w:val="20"/>
              </w:rPr>
              <w:t>보증은</w:t>
            </w:r>
            <w:r w:rsidRPr="009F6366">
              <w:rPr>
                <w:rFonts w:cs="Times New Roman" w:hint="eastAsia"/>
                <w:sz w:val="20"/>
                <w:szCs w:val="20"/>
              </w:rPr>
              <w:t xml:space="preserve"> </w:t>
            </w:r>
            <w:r w:rsidRPr="009F6366">
              <w:rPr>
                <w:rFonts w:cs="Times New Roman" w:hint="eastAsia"/>
                <w:sz w:val="20"/>
                <w:szCs w:val="20"/>
              </w:rPr>
              <w:t>없</w:t>
            </w:r>
            <w:r w:rsidR="004D5634">
              <w:rPr>
                <w:rFonts w:cs="Times New Roman" w:hint="eastAsia"/>
                <w:sz w:val="20"/>
                <w:szCs w:val="20"/>
              </w:rPr>
              <w:t>다고</w:t>
            </w:r>
            <w:r w:rsidR="004D5634">
              <w:rPr>
                <w:rFonts w:cs="Times New Roman" w:hint="eastAsia"/>
                <w:sz w:val="20"/>
                <w:szCs w:val="20"/>
              </w:rPr>
              <w:t xml:space="preserve"> </w:t>
            </w:r>
            <w:r w:rsidR="004D5634">
              <w:rPr>
                <w:rFonts w:cs="Times New Roman" w:hint="eastAsia"/>
                <w:sz w:val="20"/>
                <w:szCs w:val="20"/>
              </w:rPr>
              <w:t>함</w:t>
            </w:r>
            <w:r w:rsidRPr="009F6366">
              <w:rPr>
                <w:rFonts w:cs="Times New Roman" w:hint="eastAsia"/>
                <w:sz w:val="20"/>
                <w:szCs w:val="20"/>
              </w:rPr>
              <w:t>.</w:t>
            </w:r>
          </w:p>
          <w:tbl>
            <w:tblPr>
              <w:tblStyle w:val="a5"/>
              <w:tblW w:w="4846" w:type="dxa"/>
              <w:tblInd w:w="284" w:type="dxa"/>
              <w:tblCellMar>
                <w:left w:w="85" w:type="dxa"/>
                <w:right w:w="85" w:type="dxa"/>
              </w:tblCellMar>
              <w:tblLook w:val="04A0" w:firstRow="1" w:lastRow="0" w:firstColumn="1" w:lastColumn="0" w:noHBand="0" w:noVBand="1"/>
            </w:tblPr>
            <w:tblGrid>
              <w:gridCol w:w="1275"/>
              <w:gridCol w:w="879"/>
              <w:gridCol w:w="992"/>
              <w:gridCol w:w="850"/>
              <w:gridCol w:w="850"/>
            </w:tblGrid>
            <w:tr w:rsidR="005335C7" w:rsidRPr="009A2958" w14:paraId="4562A1CF" w14:textId="77777777" w:rsidTr="003C296E">
              <w:trPr>
                <w:trHeight w:val="284"/>
              </w:trPr>
              <w:tc>
                <w:tcPr>
                  <w:tcW w:w="1275" w:type="dxa"/>
                  <w:shd w:val="clear" w:color="auto" w:fill="D9D9D9" w:themeFill="background1" w:themeFillShade="D9"/>
                  <w:vAlign w:val="center"/>
                </w:tcPr>
                <w:p w14:paraId="32959452" w14:textId="77777777" w:rsidR="005335C7" w:rsidRPr="009A2958" w:rsidRDefault="005335C7" w:rsidP="005335C7">
                  <w:pPr>
                    <w:pStyle w:val="a8"/>
                    <w:widowControl/>
                    <w:spacing w:before="40" w:after="40" w:line="240" w:lineRule="auto"/>
                    <w:ind w:left="0"/>
                    <w:jc w:val="center"/>
                    <w:rPr>
                      <w:rFonts w:cs="Times New Roman"/>
                      <w:b/>
                      <w:sz w:val="20"/>
                      <w:szCs w:val="20"/>
                    </w:rPr>
                  </w:pPr>
                  <w:r>
                    <w:rPr>
                      <w:rFonts w:cs="Times New Roman" w:hint="eastAsia"/>
                      <w:b/>
                      <w:sz w:val="20"/>
                      <w:szCs w:val="20"/>
                    </w:rPr>
                    <w:t>금융기관</w:t>
                  </w:r>
                </w:p>
              </w:tc>
              <w:tc>
                <w:tcPr>
                  <w:tcW w:w="879" w:type="dxa"/>
                  <w:shd w:val="clear" w:color="auto" w:fill="D9D9D9" w:themeFill="background1" w:themeFillShade="D9"/>
                  <w:vAlign w:val="center"/>
                </w:tcPr>
                <w:p w14:paraId="2F67E588" w14:textId="77777777" w:rsidR="005335C7" w:rsidRPr="009A2958" w:rsidRDefault="005335C7" w:rsidP="005335C7">
                  <w:pPr>
                    <w:pStyle w:val="a8"/>
                    <w:widowControl/>
                    <w:spacing w:before="40" w:after="40" w:line="240" w:lineRule="auto"/>
                    <w:ind w:left="0"/>
                    <w:jc w:val="center"/>
                    <w:rPr>
                      <w:rFonts w:cs="Times New Roman"/>
                      <w:b/>
                      <w:sz w:val="20"/>
                      <w:szCs w:val="20"/>
                    </w:rPr>
                  </w:pPr>
                  <w:r>
                    <w:rPr>
                      <w:rFonts w:cs="Times New Roman" w:hint="eastAsia"/>
                      <w:b/>
                      <w:sz w:val="20"/>
                      <w:szCs w:val="20"/>
                    </w:rPr>
                    <w:t>만기</w:t>
                  </w:r>
                </w:p>
              </w:tc>
              <w:tc>
                <w:tcPr>
                  <w:tcW w:w="992" w:type="dxa"/>
                  <w:shd w:val="clear" w:color="auto" w:fill="D9D9D9" w:themeFill="background1" w:themeFillShade="D9"/>
                  <w:vAlign w:val="center"/>
                </w:tcPr>
                <w:p w14:paraId="3FDD60C8" w14:textId="77777777" w:rsidR="005335C7" w:rsidRPr="009A2958" w:rsidRDefault="005335C7" w:rsidP="005335C7">
                  <w:pPr>
                    <w:pStyle w:val="a8"/>
                    <w:widowControl/>
                    <w:spacing w:before="40" w:after="40" w:line="240" w:lineRule="auto"/>
                    <w:ind w:left="0"/>
                    <w:jc w:val="center"/>
                    <w:rPr>
                      <w:rFonts w:cs="Times New Roman"/>
                      <w:b/>
                      <w:sz w:val="20"/>
                      <w:szCs w:val="20"/>
                    </w:rPr>
                  </w:pPr>
                  <w:r>
                    <w:rPr>
                      <w:rFonts w:cs="Times New Roman" w:hint="eastAsia"/>
                      <w:b/>
                      <w:sz w:val="20"/>
                      <w:szCs w:val="20"/>
                    </w:rPr>
                    <w:t>이자율</w:t>
                  </w:r>
                </w:p>
              </w:tc>
              <w:tc>
                <w:tcPr>
                  <w:tcW w:w="850" w:type="dxa"/>
                  <w:shd w:val="clear" w:color="auto" w:fill="D9D9D9" w:themeFill="background1" w:themeFillShade="D9"/>
                  <w:vAlign w:val="center"/>
                </w:tcPr>
                <w:p w14:paraId="2AD6B259" w14:textId="40DF4F9A" w:rsidR="005335C7" w:rsidRDefault="005335C7" w:rsidP="005335C7">
                  <w:pPr>
                    <w:pStyle w:val="a8"/>
                    <w:widowControl/>
                    <w:spacing w:before="40" w:after="40" w:line="240" w:lineRule="auto"/>
                    <w:ind w:left="0"/>
                    <w:jc w:val="center"/>
                    <w:rPr>
                      <w:rFonts w:cs="Times New Roman"/>
                      <w:b/>
                      <w:sz w:val="20"/>
                      <w:szCs w:val="20"/>
                    </w:rPr>
                  </w:pPr>
                  <w:r>
                    <w:rPr>
                      <w:rFonts w:cs="Times New Roman" w:hint="eastAsia"/>
                      <w:b/>
                      <w:sz w:val="20"/>
                      <w:szCs w:val="20"/>
                    </w:rPr>
                    <w:t>약정액</w:t>
                  </w:r>
                  <w:r w:rsidRPr="00CE6797">
                    <w:rPr>
                      <w:rFonts w:cs="Times New Roman" w:hint="eastAsia"/>
                      <w:b/>
                      <w:sz w:val="18"/>
                      <w:szCs w:val="20"/>
                    </w:rPr>
                    <w:t>(</w:t>
                  </w:r>
                  <w:r w:rsidR="004D5634" w:rsidRPr="00CE6797">
                    <w:rPr>
                      <w:rFonts w:cs="Times New Roman" w:hint="eastAsia"/>
                      <w:b/>
                      <w:sz w:val="18"/>
                      <w:szCs w:val="20"/>
                    </w:rPr>
                    <w:t>백만</w:t>
                  </w:r>
                  <w:r w:rsidRPr="00CE6797">
                    <w:rPr>
                      <w:rFonts w:cs="Times New Roman" w:hint="eastAsia"/>
                      <w:b/>
                      <w:sz w:val="18"/>
                      <w:szCs w:val="20"/>
                    </w:rPr>
                    <w:t>원</w:t>
                  </w:r>
                  <w:r w:rsidRPr="00CE6797">
                    <w:rPr>
                      <w:rFonts w:cs="Times New Roman" w:hint="eastAsia"/>
                      <w:b/>
                      <w:sz w:val="18"/>
                      <w:szCs w:val="20"/>
                    </w:rPr>
                    <w:t>)</w:t>
                  </w:r>
                </w:p>
              </w:tc>
              <w:tc>
                <w:tcPr>
                  <w:tcW w:w="850" w:type="dxa"/>
                  <w:shd w:val="clear" w:color="auto" w:fill="D9D9D9" w:themeFill="background1" w:themeFillShade="D9"/>
                  <w:vAlign w:val="center"/>
                </w:tcPr>
                <w:p w14:paraId="0984C412" w14:textId="0A62F563" w:rsidR="005335C7" w:rsidRDefault="005335C7" w:rsidP="005335C7">
                  <w:pPr>
                    <w:pStyle w:val="a8"/>
                    <w:widowControl/>
                    <w:spacing w:before="40" w:after="40" w:line="240" w:lineRule="auto"/>
                    <w:ind w:left="0"/>
                    <w:jc w:val="center"/>
                    <w:rPr>
                      <w:rFonts w:cs="Times New Roman"/>
                      <w:b/>
                      <w:sz w:val="20"/>
                      <w:szCs w:val="20"/>
                    </w:rPr>
                  </w:pPr>
                  <w:r>
                    <w:rPr>
                      <w:rFonts w:cs="Times New Roman" w:hint="eastAsia"/>
                      <w:b/>
                      <w:sz w:val="20"/>
                      <w:szCs w:val="20"/>
                    </w:rPr>
                    <w:t>실행액</w:t>
                  </w:r>
                  <w:r w:rsidRPr="00CE6797">
                    <w:rPr>
                      <w:rFonts w:cs="Times New Roman" w:hint="eastAsia"/>
                      <w:b/>
                      <w:sz w:val="18"/>
                      <w:szCs w:val="20"/>
                    </w:rPr>
                    <w:t>(</w:t>
                  </w:r>
                  <w:r w:rsidR="004D5634" w:rsidRPr="00CE6797">
                    <w:rPr>
                      <w:rFonts w:cs="Times New Roman" w:hint="eastAsia"/>
                      <w:b/>
                      <w:sz w:val="18"/>
                      <w:szCs w:val="20"/>
                    </w:rPr>
                    <w:t>백만</w:t>
                  </w:r>
                  <w:r w:rsidRPr="00CE6797">
                    <w:rPr>
                      <w:rFonts w:cs="Times New Roman" w:hint="eastAsia"/>
                      <w:b/>
                      <w:sz w:val="18"/>
                      <w:szCs w:val="20"/>
                    </w:rPr>
                    <w:t>원</w:t>
                  </w:r>
                  <w:r w:rsidRPr="00CE6797">
                    <w:rPr>
                      <w:rFonts w:cs="Times New Roman" w:hint="eastAsia"/>
                      <w:b/>
                      <w:sz w:val="18"/>
                      <w:szCs w:val="20"/>
                    </w:rPr>
                    <w:t>)</w:t>
                  </w:r>
                </w:p>
              </w:tc>
            </w:tr>
            <w:tr w:rsidR="005335C7" w:rsidRPr="009A2958" w14:paraId="4765B2E7" w14:textId="77777777" w:rsidTr="003C296E">
              <w:trPr>
                <w:trHeight w:val="297"/>
              </w:trPr>
              <w:tc>
                <w:tcPr>
                  <w:tcW w:w="1275" w:type="dxa"/>
                  <w:vAlign w:val="center"/>
                </w:tcPr>
                <w:p w14:paraId="73E64FAC"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국민은행</w:t>
                  </w:r>
                </w:p>
              </w:tc>
              <w:tc>
                <w:tcPr>
                  <w:tcW w:w="879" w:type="dxa"/>
                  <w:vAlign w:val="center"/>
                </w:tcPr>
                <w:p w14:paraId="658B72A4"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 xml:space="preserve">2022. </w:t>
                  </w:r>
                  <w:r>
                    <w:rPr>
                      <w:rFonts w:cs="Times New Roman"/>
                      <w:sz w:val="20"/>
                      <w:szCs w:val="20"/>
                    </w:rPr>
                    <w:t>11. 29.</w:t>
                  </w:r>
                </w:p>
              </w:tc>
              <w:tc>
                <w:tcPr>
                  <w:tcW w:w="992" w:type="dxa"/>
                  <w:vAlign w:val="center"/>
                </w:tcPr>
                <w:p w14:paraId="31B9F2D8"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기준금리</w:t>
                  </w:r>
                  <w:r>
                    <w:rPr>
                      <w:rFonts w:cs="Times New Roman" w:hint="eastAsia"/>
                      <w:sz w:val="20"/>
                      <w:szCs w:val="20"/>
                    </w:rPr>
                    <w:t>+</w:t>
                  </w:r>
                  <w:r>
                    <w:rPr>
                      <w:rFonts w:cs="Times New Roman"/>
                      <w:sz w:val="20"/>
                      <w:szCs w:val="20"/>
                    </w:rPr>
                    <w:t>1.94%</w:t>
                  </w:r>
                </w:p>
              </w:tc>
              <w:tc>
                <w:tcPr>
                  <w:tcW w:w="850" w:type="dxa"/>
                  <w:vAlign w:val="center"/>
                </w:tcPr>
                <w:p w14:paraId="45A60636" w14:textId="5ACC5F61" w:rsidR="005335C7" w:rsidRDefault="005335C7" w:rsidP="004D5634">
                  <w:pPr>
                    <w:pStyle w:val="a8"/>
                    <w:widowControl/>
                    <w:spacing w:before="40" w:after="40" w:line="240" w:lineRule="auto"/>
                    <w:ind w:left="0"/>
                    <w:jc w:val="right"/>
                    <w:rPr>
                      <w:rFonts w:cs="Times New Roman"/>
                      <w:sz w:val="20"/>
                      <w:szCs w:val="20"/>
                    </w:rPr>
                  </w:pPr>
                  <w:r>
                    <w:rPr>
                      <w:rFonts w:cs="Times New Roman" w:hint="eastAsia"/>
                      <w:sz w:val="20"/>
                      <w:szCs w:val="20"/>
                    </w:rPr>
                    <w:t>22,000</w:t>
                  </w:r>
                </w:p>
              </w:tc>
              <w:tc>
                <w:tcPr>
                  <w:tcW w:w="850" w:type="dxa"/>
                  <w:vAlign w:val="center"/>
                </w:tcPr>
                <w:p w14:paraId="0D4912DF" w14:textId="77777777" w:rsidR="005335C7" w:rsidRDefault="005335C7" w:rsidP="004D5634">
                  <w:pPr>
                    <w:pStyle w:val="a8"/>
                    <w:widowControl/>
                    <w:spacing w:before="40" w:after="40" w:line="240" w:lineRule="auto"/>
                    <w:ind w:left="0"/>
                    <w:jc w:val="right"/>
                    <w:rPr>
                      <w:rFonts w:cs="Times New Roman"/>
                      <w:sz w:val="20"/>
                      <w:szCs w:val="20"/>
                    </w:rPr>
                  </w:pPr>
                  <w:r>
                    <w:rPr>
                      <w:rFonts w:cs="Times New Roman" w:hint="eastAsia"/>
                      <w:sz w:val="20"/>
                      <w:szCs w:val="20"/>
                    </w:rPr>
                    <w:t>-</w:t>
                  </w:r>
                </w:p>
              </w:tc>
            </w:tr>
            <w:tr w:rsidR="005335C7" w:rsidRPr="009A2958" w14:paraId="2521CBF7" w14:textId="77777777" w:rsidTr="003C296E">
              <w:trPr>
                <w:trHeight w:val="505"/>
              </w:trPr>
              <w:tc>
                <w:tcPr>
                  <w:tcW w:w="1275" w:type="dxa"/>
                  <w:vAlign w:val="center"/>
                </w:tcPr>
                <w:p w14:paraId="238D231C"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신한은행</w:t>
                  </w:r>
                </w:p>
              </w:tc>
              <w:tc>
                <w:tcPr>
                  <w:tcW w:w="879" w:type="dxa"/>
                  <w:vAlign w:val="center"/>
                </w:tcPr>
                <w:p w14:paraId="78889ED1"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2022. 11.</w:t>
                  </w:r>
                  <w:r>
                    <w:rPr>
                      <w:rFonts w:cs="Times New Roman"/>
                      <w:sz w:val="20"/>
                      <w:szCs w:val="20"/>
                    </w:rPr>
                    <w:t xml:space="preserve"> 19.</w:t>
                  </w:r>
                </w:p>
              </w:tc>
              <w:tc>
                <w:tcPr>
                  <w:tcW w:w="992" w:type="dxa"/>
                  <w:vAlign w:val="center"/>
                </w:tcPr>
                <w:p w14:paraId="2C41BA3A"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기준금리</w:t>
                  </w:r>
                  <w:r>
                    <w:rPr>
                      <w:rFonts w:cs="Times New Roman" w:hint="eastAsia"/>
                      <w:sz w:val="20"/>
                      <w:szCs w:val="20"/>
                    </w:rPr>
                    <w:t>+1.99%</w:t>
                  </w:r>
                </w:p>
              </w:tc>
              <w:tc>
                <w:tcPr>
                  <w:tcW w:w="850" w:type="dxa"/>
                  <w:vAlign w:val="center"/>
                </w:tcPr>
                <w:p w14:paraId="7092181C" w14:textId="59EBD0A0" w:rsidR="005335C7" w:rsidRDefault="005335C7" w:rsidP="004D5634">
                  <w:pPr>
                    <w:pStyle w:val="a8"/>
                    <w:widowControl/>
                    <w:spacing w:before="40" w:after="40" w:line="240" w:lineRule="auto"/>
                    <w:ind w:left="0"/>
                    <w:jc w:val="right"/>
                    <w:rPr>
                      <w:rFonts w:cs="Times New Roman"/>
                      <w:sz w:val="20"/>
                      <w:szCs w:val="20"/>
                    </w:rPr>
                  </w:pPr>
                  <w:r>
                    <w:rPr>
                      <w:rFonts w:cs="Times New Roman" w:hint="eastAsia"/>
                      <w:sz w:val="20"/>
                      <w:szCs w:val="20"/>
                    </w:rPr>
                    <w:t>2</w:t>
                  </w:r>
                  <w:r>
                    <w:rPr>
                      <w:rFonts w:cs="Times New Roman"/>
                      <w:sz w:val="20"/>
                      <w:szCs w:val="20"/>
                    </w:rPr>
                    <w:t>5</w:t>
                  </w:r>
                  <w:r>
                    <w:rPr>
                      <w:rFonts w:cs="Times New Roman" w:hint="eastAsia"/>
                      <w:sz w:val="20"/>
                      <w:szCs w:val="20"/>
                    </w:rPr>
                    <w:t>,000</w:t>
                  </w:r>
                </w:p>
              </w:tc>
              <w:tc>
                <w:tcPr>
                  <w:tcW w:w="850" w:type="dxa"/>
                  <w:vAlign w:val="center"/>
                </w:tcPr>
                <w:p w14:paraId="2FB3F098" w14:textId="77777777" w:rsidR="005335C7" w:rsidRDefault="005335C7" w:rsidP="004D5634">
                  <w:pPr>
                    <w:pStyle w:val="a8"/>
                    <w:widowControl/>
                    <w:spacing w:before="40" w:after="40" w:line="240" w:lineRule="auto"/>
                    <w:ind w:left="0"/>
                    <w:jc w:val="right"/>
                    <w:rPr>
                      <w:rFonts w:cs="Times New Roman"/>
                      <w:sz w:val="20"/>
                      <w:szCs w:val="20"/>
                    </w:rPr>
                  </w:pPr>
                  <w:r>
                    <w:rPr>
                      <w:rFonts w:cs="Times New Roman" w:hint="eastAsia"/>
                      <w:sz w:val="20"/>
                      <w:szCs w:val="20"/>
                    </w:rPr>
                    <w:t>-</w:t>
                  </w:r>
                </w:p>
              </w:tc>
            </w:tr>
            <w:tr w:rsidR="005335C7" w:rsidRPr="009A2958" w14:paraId="25449836" w14:textId="77777777" w:rsidTr="003C296E">
              <w:trPr>
                <w:trHeight w:val="297"/>
              </w:trPr>
              <w:tc>
                <w:tcPr>
                  <w:tcW w:w="1275" w:type="dxa"/>
                  <w:vAlign w:val="center"/>
                </w:tcPr>
                <w:p w14:paraId="1C9A86EB"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lastRenderedPageBreak/>
                    <w:t>산업은행</w:t>
                  </w:r>
                </w:p>
              </w:tc>
              <w:tc>
                <w:tcPr>
                  <w:tcW w:w="879" w:type="dxa"/>
                  <w:vAlign w:val="center"/>
                </w:tcPr>
                <w:p w14:paraId="6F36A415"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 xml:space="preserve">2022. 11. </w:t>
                  </w:r>
                  <w:r>
                    <w:rPr>
                      <w:rFonts w:cs="Times New Roman"/>
                      <w:sz w:val="20"/>
                      <w:szCs w:val="20"/>
                    </w:rPr>
                    <w:t>27.</w:t>
                  </w:r>
                </w:p>
              </w:tc>
              <w:tc>
                <w:tcPr>
                  <w:tcW w:w="992" w:type="dxa"/>
                  <w:vAlign w:val="center"/>
                </w:tcPr>
                <w:p w14:paraId="1E41BB1B"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기준금리</w:t>
                  </w:r>
                  <w:r>
                    <w:rPr>
                      <w:rFonts w:cs="Times New Roman" w:hint="eastAsia"/>
                      <w:sz w:val="20"/>
                      <w:szCs w:val="20"/>
                    </w:rPr>
                    <w:t>+</w:t>
                  </w:r>
                  <w:r>
                    <w:rPr>
                      <w:rFonts w:cs="Times New Roman"/>
                      <w:sz w:val="20"/>
                      <w:szCs w:val="20"/>
                    </w:rPr>
                    <w:t>1.36%</w:t>
                  </w:r>
                </w:p>
              </w:tc>
              <w:tc>
                <w:tcPr>
                  <w:tcW w:w="850" w:type="dxa"/>
                  <w:vAlign w:val="center"/>
                </w:tcPr>
                <w:p w14:paraId="5AB3CFDA" w14:textId="50ED983A" w:rsidR="005335C7" w:rsidRDefault="005335C7" w:rsidP="004D5634">
                  <w:pPr>
                    <w:pStyle w:val="a8"/>
                    <w:widowControl/>
                    <w:spacing w:before="40" w:after="40" w:line="240" w:lineRule="auto"/>
                    <w:ind w:left="0"/>
                    <w:jc w:val="right"/>
                    <w:rPr>
                      <w:rFonts w:cs="Times New Roman"/>
                      <w:sz w:val="20"/>
                      <w:szCs w:val="20"/>
                    </w:rPr>
                  </w:pPr>
                  <w:r>
                    <w:rPr>
                      <w:rFonts w:cs="Times New Roman"/>
                      <w:sz w:val="20"/>
                      <w:szCs w:val="20"/>
                    </w:rPr>
                    <w:t>40,000</w:t>
                  </w:r>
                </w:p>
              </w:tc>
              <w:tc>
                <w:tcPr>
                  <w:tcW w:w="850" w:type="dxa"/>
                  <w:vAlign w:val="center"/>
                </w:tcPr>
                <w:p w14:paraId="3F39BE41" w14:textId="77777777" w:rsidR="005335C7" w:rsidRDefault="005335C7" w:rsidP="004D5634">
                  <w:pPr>
                    <w:pStyle w:val="a8"/>
                    <w:widowControl/>
                    <w:spacing w:before="40" w:after="40" w:line="240" w:lineRule="auto"/>
                    <w:ind w:left="0"/>
                    <w:jc w:val="right"/>
                    <w:rPr>
                      <w:rFonts w:cs="Times New Roman"/>
                      <w:sz w:val="20"/>
                      <w:szCs w:val="20"/>
                    </w:rPr>
                  </w:pPr>
                  <w:r>
                    <w:rPr>
                      <w:rFonts w:cs="Times New Roman" w:hint="eastAsia"/>
                      <w:sz w:val="20"/>
                      <w:szCs w:val="20"/>
                    </w:rPr>
                    <w:t>-</w:t>
                  </w:r>
                </w:p>
              </w:tc>
            </w:tr>
            <w:tr w:rsidR="005335C7" w:rsidRPr="009A2958" w14:paraId="250EFDA2" w14:textId="77777777" w:rsidTr="003C296E">
              <w:trPr>
                <w:trHeight w:val="284"/>
              </w:trPr>
              <w:tc>
                <w:tcPr>
                  <w:tcW w:w="1275" w:type="dxa"/>
                  <w:vAlign w:val="center"/>
                </w:tcPr>
                <w:p w14:paraId="539005DD"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라이언모빌리티제일차</w:t>
                  </w:r>
                  <w:r>
                    <w:rPr>
                      <w:rFonts w:cs="Times New Roman" w:hint="eastAsia"/>
                      <w:sz w:val="20"/>
                      <w:szCs w:val="20"/>
                    </w:rPr>
                    <w:t xml:space="preserve"> </w:t>
                  </w:r>
                  <w:r>
                    <w:rPr>
                      <w:rFonts w:cs="Times New Roman" w:hint="eastAsia"/>
                      <w:sz w:val="20"/>
                      <w:szCs w:val="20"/>
                    </w:rPr>
                    <w:t>유한회사</w:t>
                  </w:r>
                </w:p>
              </w:tc>
              <w:tc>
                <w:tcPr>
                  <w:tcW w:w="879" w:type="dxa"/>
                  <w:vAlign w:val="center"/>
                </w:tcPr>
                <w:p w14:paraId="573DDC9B" w14:textId="57D5C5B9"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2</w:t>
                  </w:r>
                  <w:r>
                    <w:rPr>
                      <w:rFonts w:cs="Times New Roman"/>
                      <w:sz w:val="20"/>
                      <w:szCs w:val="20"/>
                    </w:rPr>
                    <w:t xml:space="preserve">023. 10. 30. </w:t>
                  </w:r>
                  <w:r>
                    <w:rPr>
                      <w:rFonts w:cs="Times New Roman" w:hint="eastAsia"/>
                      <w:sz w:val="20"/>
                      <w:szCs w:val="20"/>
                    </w:rPr>
                    <w:t>이후</w:t>
                  </w:r>
                  <w:r w:rsidR="00651EFB">
                    <w:rPr>
                      <w:rStyle w:val="ad"/>
                      <w:rFonts w:cs="Times New Roman"/>
                      <w:sz w:val="20"/>
                      <w:szCs w:val="20"/>
                    </w:rPr>
                    <w:footnoteReference w:id="6"/>
                  </w:r>
                </w:p>
              </w:tc>
              <w:tc>
                <w:tcPr>
                  <w:tcW w:w="992" w:type="dxa"/>
                  <w:vAlign w:val="center"/>
                </w:tcPr>
                <w:p w14:paraId="7B4500AB" w14:textId="77777777" w:rsidR="005335C7" w:rsidRPr="009A2958" w:rsidRDefault="005335C7" w:rsidP="004D5634">
                  <w:pPr>
                    <w:pStyle w:val="a8"/>
                    <w:widowControl/>
                    <w:spacing w:before="40" w:after="40" w:line="240" w:lineRule="auto"/>
                    <w:ind w:left="0"/>
                    <w:jc w:val="center"/>
                    <w:rPr>
                      <w:rFonts w:cs="Times New Roman"/>
                      <w:sz w:val="20"/>
                      <w:szCs w:val="20"/>
                    </w:rPr>
                  </w:pPr>
                  <w:r>
                    <w:rPr>
                      <w:rFonts w:cs="Times New Roman" w:hint="eastAsia"/>
                      <w:sz w:val="20"/>
                      <w:szCs w:val="20"/>
                    </w:rPr>
                    <w:t>연</w:t>
                  </w:r>
                  <w:r>
                    <w:rPr>
                      <w:rFonts w:cs="Times New Roman" w:hint="eastAsia"/>
                      <w:sz w:val="20"/>
                      <w:szCs w:val="20"/>
                    </w:rPr>
                    <w:t xml:space="preserve"> 2.92%</w:t>
                  </w:r>
                </w:p>
              </w:tc>
              <w:tc>
                <w:tcPr>
                  <w:tcW w:w="850" w:type="dxa"/>
                  <w:vAlign w:val="center"/>
                </w:tcPr>
                <w:p w14:paraId="2137A293" w14:textId="5AC76128" w:rsidR="005335C7" w:rsidRDefault="005335C7" w:rsidP="004D5634">
                  <w:pPr>
                    <w:pStyle w:val="a8"/>
                    <w:widowControl/>
                    <w:spacing w:before="40" w:after="40" w:line="240" w:lineRule="auto"/>
                    <w:ind w:left="0"/>
                    <w:jc w:val="right"/>
                    <w:rPr>
                      <w:rFonts w:cs="Times New Roman"/>
                      <w:sz w:val="20"/>
                      <w:szCs w:val="20"/>
                    </w:rPr>
                  </w:pPr>
                  <w:r>
                    <w:rPr>
                      <w:rFonts w:cs="Times New Roman" w:hint="eastAsia"/>
                      <w:sz w:val="20"/>
                      <w:szCs w:val="20"/>
                    </w:rPr>
                    <w:t>50,000</w:t>
                  </w:r>
                </w:p>
              </w:tc>
              <w:tc>
                <w:tcPr>
                  <w:tcW w:w="850" w:type="dxa"/>
                  <w:vAlign w:val="center"/>
                </w:tcPr>
                <w:p w14:paraId="6E649E04" w14:textId="72C15DCB" w:rsidR="005335C7" w:rsidRDefault="005335C7" w:rsidP="004D5634">
                  <w:pPr>
                    <w:pStyle w:val="a8"/>
                    <w:widowControl/>
                    <w:spacing w:before="40" w:after="40" w:line="240" w:lineRule="auto"/>
                    <w:ind w:left="0"/>
                    <w:jc w:val="right"/>
                    <w:rPr>
                      <w:rFonts w:cs="Times New Roman"/>
                      <w:sz w:val="20"/>
                      <w:szCs w:val="20"/>
                    </w:rPr>
                  </w:pPr>
                  <w:r>
                    <w:rPr>
                      <w:rFonts w:cs="Times New Roman"/>
                      <w:sz w:val="20"/>
                      <w:szCs w:val="20"/>
                    </w:rPr>
                    <w:t>50,000</w:t>
                  </w:r>
                </w:p>
              </w:tc>
            </w:tr>
            <w:tr w:rsidR="005335C7" w:rsidRPr="009A2958" w14:paraId="311A3B7C" w14:textId="77777777" w:rsidTr="003C296E">
              <w:trPr>
                <w:trHeight w:val="397"/>
              </w:trPr>
              <w:tc>
                <w:tcPr>
                  <w:tcW w:w="1275" w:type="dxa"/>
                  <w:vAlign w:val="center"/>
                </w:tcPr>
                <w:p w14:paraId="4B250532" w14:textId="77777777" w:rsidR="005335C7" w:rsidRPr="009A2958" w:rsidRDefault="005335C7" w:rsidP="004D5634">
                  <w:pPr>
                    <w:pStyle w:val="a8"/>
                    <w:widowControl/>
                    <w:spacing w:before="40" w:after="40" w:line="240" w:lineRule="auto"/>
                    <w:ind w:left="0"/>
                    <w:jc w:val="center"/>
                    <w:rPr>
                      <w:rFonts w:cs="Times New Roman"/>
                      <w:sz w:val="20"/>
                      <w:szCs w:val="20"/>
                    </w:rPr>
                  </w:pPr>
                  <w:r w:rsidRPr="009A2958">
                    <w:rPr>
                      <w:rFonts w:cs="Times New Roman"/>
                      <w:sz w:val="20"/>
                      <w:szCs w:val="20"/>
                    </w:rPr>
                    <w:t>합계</w:t>
                  </w:r>
                </w:p>
              </w:tc>
              <w:tc>
                <w:tcPr>
                  <w:tcW w:w="879" w:type="dxa"/>
                  <w:vAlign w:val="center"/>
                </w:tcPr>
                <w:p w14:paraId="664524BB" w14:textId="77777777" w:rsidR="005335C7" w:rsidRPr="009A2958" w:rsidRDefault="005335C7" w:rsidP="004D5634">
                  <w:pPr>
                    <w:pStyle w:val="a8"/>
                    <w:widowControl/>
                    <w:spacing w:before="40" w:after="40" w:line="240" w:lineRule="auto"/>
                    <w:ind w:left="0"/>
                    <w:jc w:val="center"/>
                    <w:rPr>
                      <w:rFonts w:cs="Times New Roman"/>
                      <w:sz w:val="20"/>
                      <w:szCs w:val="20"/>
                    </w:rPr>
                  </w:pPr>
                </w:p>
              </w:tc>
              <w:tc>
                <w:tcPr>
                  <w:tcW w:w="992" w:type="dxa"/>
                  <w:vAlign w:val="center"/>
                </w:tcPr>
                <w:p w14:paraId="059F0469" w14:textId="77777777" w:rsidR="005335C7" w:rsidRPr="009A2958" w:rsidRDefault="005335C7" w:rsidP="004D5634">
                  <w:pPr>
                    <w:pStyle w:val="a8"/>
                    <w:widowControl/>
                    <w:spacing w:before="40" w:after="40" w:line="240" w:lineRule="auto"/>
                    <w:ind w:left="0"/>
                    <w:jc w:val="center"/>
                    <w:rPr>
                      <w:rFonts w:cs="Times New Roman"/>
                      <w:sz w:val="20"/>
                      <w:szCs w:val="20"/>
                    </w:rPr>
                  </w:pPr>
                </w:p>
              </w:tc>
              <w:tc>
                <w:tcPr>
                  <w:tcW w:w="850" w:type="dxa"/>
                  <w:vAlign w:val="center"/>
                </w:tcPr>
                <w:p w14:paraId="4078E7E4" w14:textId="03527A96" w:rsidR="005335C7" w:rsidRPr="00A32520" w:rsidRDefault="005335C7" w:rsidP="004D5634">
                  <w:pPr>
                    <w:pStyle w:val="a8"/>
                    <w:widowControl/>
                    <w:spacing w:before="40" w:after="40" w:line="240" w:lineRule="auto"/>
                    <w:ind w:left="0"/>
                    <w:jc w:val="right"/>
                    <w:rPr>
                      <w:rFonts w:cs="Times New Roman"/>
                      <w:sz w:val="20"/>
                      <w:szCs w:val="20"/>
                      <w:highlight w:val="yellow"/>
                    </w:rPr>
                  </w:pPr>
                  <w:r w:rsidRPr="009F6366">
                    <w:rPr>
                      <w:rFonts w:cs="Times New Roman" w:hint="eastAsia"/>
                      <w:sz w:val="20"/>
                      <w:szCs w:val="20"/>
                    </w:rPr>
                    <w:t>137,000</w:t>
                  </w:r>
                </w:p>
              </w:tc>
              <w:tc>
                <w:tcPr>
                  <w:tcW w:w="850" w:type="dxa"/>
                  <w:vAlign w:val="center"/>
                </w:tcPr>
                <w:p w14:paraId="7964F50F" w14:textId="3E340269" w:rsidR="005335C7" w:rsidRPr="00A32520" w:rsidRDefault="005335C7" w:rsidP="004D5634">
                  <w:pPr>
                    <w:pStyle w:val="a8"/>
                    <w:widowControl/>
                    <w:spacing w:before="40" w:after="40" w:line="240" w:lineRule="auto"/>
                    <w:ind w:left="0"/>
                    <w:jc w:val="right"/>
                    <w:rPr>
                      <w:rFonts w:cs="Times New Roman"/>
                      <w:sz w:val="20"/>
                      <w:szCs w:val="20"/>
                      <w:highlight w:val="yellow"/>
                    </w:rPr>
                  </w:pPr>
                  <w:r w:rsidRPr="009F6366">
                    <w:rPr>
                      <w:rFonts w:cs="Times New Roman" w:hint="eastAsia"/>
                      <w:sz w:val="20"/>
                      <w:szCs w:val="20"/>
                    </w:rPr>
                    <w:t>50,000</w:t>
                  </w:r>
                </w:p>
              </w:tc>
            </w:tr>
          </w:tbl>
          <w:p w14:paraId="5E7E3CE3" w14:textId="154A13CB" w:rsidR="005335C7" w:rsidRPr="008B72D5" w:rsidRDefault="00314C4A" w:rsidP="00E43F66">
            <w:pPr>
              <w:pStyle w:val="a8"/>
              <w:widowControl/>
              <w:numPr>
                <w:ilvl w:val="0"/>
                <w:numId w:val="2"/>
              </w:numPr>
              <w:spacing w:before="160" w:after="120" w:line="276" w:lineRule="auto"/>
              <w:rPr>
                <w:rFonts w:cs="Times New Roman"/>
                <w:sz w:val="20"/>
                <w:szCs w:val="20"/>
              </w:rPr>
            </w:pPr>
            <w:r>
              <w:rPr>
                <w:rFonts w:cs="Times New Roman" w:hint="eastAsia"/>
                <w:sz w:val="20"/>
                <w:szCs w:val="20"/>
              </w:rPr>
              <w:t>라이언모빌리티제일차</w:t>
            </w:r>
            <w:r>
              <w:rPr>
                <w:rFonts w:cs="Times New Roman" w:hint="eastAsia"/>
                <w:sz w:val="20"/>
                <w:szCs w:val="20"/>
              </w:rPr>
              <w:t xml:space="preserve"> </w:t>
            </w:r>
            <w:r>
              <w:rPr>
                <w:rFonts w:cs="Times New Roman" w:hint="eastAsia"/>
                <w:sz w:val="20"/>
                <w:szCs w:val="20"/>
              </w:rPr>
              <w:t>유한회사와의</w:t>
            </w:r>
            <w:r>
              <w:rPr>
                <w:rFonts w:cs="Times New Roman" w:hint="eastAsia"/>
                <w:sz w:val="20"/>
                <w:szCs w:val="20"/>
              </w:rPr>
              <w:t xml:space="preserve"> </w:t>
            </w:r>
            <w:r>
              <w:rPr>
                <w:rFonts w:cs="Times New Roman" w:hint="eastAsia"/>
                <w:sz w:val="20"/>
                <w:szCs w:val="20"/>
              </w:rPr>
              <w:t>대출약정에</w:t>
            </w:r>
            <w:r w:rsidR="0066211B">
              <w:rPr>
                <w:rFonts w:cs="Times New Roman" w:hint="eastAsia"/>
                <w:sz w:val="20"/>
                <w:szCs w:val="20"/>
              </w:rPr>
              <w:t xml:space="preserve"> </w:t>
            </w:r>
            <w:r w:rsidR="0066211B">
              <w:rPr>
                <w:rFonts w:cs="Times New Roman" w:hint="eastAsia"/>
                <w:sz w:val="20"/>
                <w:szCs w:val="20"/>
              </w:rPr>
              <w:t>따르면</w:t>
            </w:r>
            <w:r>
              <w:rPr>
                <w:rFonts w:cs="Times New Roman" w:hint="eastAsia"/>
                <w:sz w:val="20"/>
                <w:szCs w:val="20"/>
              </w:rPr>
              <w:t xml:space="preserve"> </w:t>
            </w:r>
            <w:r>
              <w:rPr>
                <w:rFonts w:cs="Times New Roman" w:hint="eastAsia"/>
                <w:sz w:val="20"/>
                <w:szCs w:val="20"/>
              </w:rPr>
              <w:t>차주는</w:t>
            </w:r>
            <w:r>
              <w:rPr>
                <w:rFonts w:cs="Times New Roman" w:hint="eastAsia"/>
                <w:sz w:val="20"/>
                <w:szCs w:val="20"/>
              </w:rPr>
              <w:t xml:space="preserve"> </w:t>
            </w:r>
            <w:r>
              <w:rPr>
                <w:rFonts w:cs="Times New Roman" w:hint="eastAsia"/>
                <w:sz w:val="20"/>
                <w:szCs w:val="20"/>
              </w:rPr>
              <w:t>최대주주를</w:t>
            </w:r>
            <w:r>
              <w:rPr>
                <w:rFonts w:cs="Times New Roman" w:hint="eastAsia"/>
                <w:sz w:val="20"/>
                <w:szCs w:val="20"/>
              </w:rPr>
              <w:t xml:space="preserve"> </w:t>
            </w:r>
            <w:r>
              <w:rPr>
                <w:rFonts w:cs="Times New Roman" w:hint="eastAsia"/>
                <w:sz w:val="20"/>
                <w:szCs w:val="20"/>
              </w:rPr>
              <w:t>변경하지</w:t>
            </w:r>
            <w:r>
              <w:rPr>
                <w:rFonts w:cs="Times New Roman" w:hint="eastAsia"/>
                <w:sz w:val="20"/>
                <w:szCs w:val="20"/>
              </w:rPr>
              <w:t xml:space="preserve"> </w:t>
            </w:r>
            <w:r>
              <w:rPr>
                <w:rFonts w:cs="Times New Roman" w:hint="eastAsia"/>
                <w:sz w:val="20"/>
                <w:szCs w:val="20"/>
              </w:rPr>
              <w:t>아니하며</w:t>
            </w:r>
            <w:r>
              <w:rPr>
                <w:rFonts w:cs="Times New Roman" w:hint="eastAsia"/>
                <w:sz w:val="20"/>
                <w:szCs w:val="20"/>
              </w:rPr>
              <w:t>,</w:t>
            </w:r>
            <w:r>
              <w:rPr>
                <w:rFonts w:cs="Times New Roman"/>
                <w:sz w:val="20"/>
                <w:szCs w:val="20"/>
              </w:rPr>
              <w:t xml:space="preserve"> </w:t>
            </w:r>
            <w:r>
              <w:rPr>
                <w:rFonts w:cs="Times New Roman" w:hint="eastAsia"/>
                <w:sz w:val="20"/>
                <w:szCs w:val="20"/>
              </w:rPr>
              <w:t>자신의</w:t>
            </w:r>
            <w:r>
              <w:rPr>
                <w:rFonts w:cs="Times New Roman" w:hint="eastAsia"/>
                <w:sz w:val="20"/>
                <w:szCs w:val="20"/>
              </w:rPr>
              <w:t xml:space="preserve"> </w:t>
            </w:r>
            <w:r>
              <w:rPr>
                <w:rFonts w:cs="Times New Roman" w:hint="eastAsia"/>
                <w:sz w:val="20"/>
                <w:szCs w:val="20"/>
              </w:rPr>
              <w:t>법인격을</w:t>
            </w:r>
            <w:r>
              <w:rPr>
                <w:rFonts w:cs="Times New Roman" w:hint="eastAsia"/>
                <w:sz w:val="20"/>
                <w:szCs w:val="20"/>
              </w:rPr>
              <w:t xml:space="preserve"> </w:t>
            </w:r>
            <w:r>
              <w:rPr>
                <w:rFonts w:cs="Times New Roman" w:hint="eastAsia"/>
                <w:sz w:val="20"/>
                <w:szCs w:val="20"/>
              </w:rPr>
              <w:t>존속시켜야</w:t>
            </w:r>
            <w:r>
              <w:rPr>
                <w:rFonts w:cs="Times New Roman" w:hint="eastAsia"/>
                <w:sz w:val="20"/>
                <w:szCs w:val="20"/>
              </w:rPr>
              <w:t xml:space="preserve"> </w:t>
            </w:r>
            <w:r>
              <w:rPr>
                <w:rFonts w:cs="Times New Roman" w:hint="eastAsia"/>
                <w:sz w:val="20"/>
                <w:szCs w:val="20"/>
              </w:rPr>
              <w:t>하고</w:t>
            </w:r>
            <w:r>
              <w:rPr>
                <w:rFonts w:cs="Times New Roman" w:hint="eastAsia"/>
                <w:sz w:val="20"/>
                <w:szCs w:val="20"/>
              </w:rPr>
              <w:t>,</w:t>
            </w:r>
            <w:r>
              <w:rPr>
                <w:rFonts w:cs="Times New Roman"/>
                <w:sz w:val="20"/>
                <w:szCs w:val="20"/>
              </w:rPr>
              <w:t xml:space="preserve"> </w:t>
            </w:r>
            <w:r>
              <w:rPr>
                <w:rFonts w:cs="Times New Roman" w:hint="eastAsia"/>
                <w:sz w:val="20"/>
                <w:szCs w:val="20"/>
              </w:rPr>
              <w:t>상호</w:t>
            </w:r>
            <w:r>
              <w:rPr>
                <w:rFonts w:cs="Times New Roman" w:hint="eastAsia"/>
                <w:sz w:val="20"/>
                <w:szCs w:val="20"/>
              </w:rPr>
              <w:t>,</w:t>
            </w:r>
            <w:r>
              <w:rPr>
                <w:rFonts w:cs="Times New Roman"/>
                <w:sz w:val="20"/>
                <w:szCs w:val="20"/>
              </w:rPr>
              <w:t xml:space="preserve"> </w:t>
            </w:r>
            <w:r>
              <w:rPr>
                <w:rFonts w:cs="Times New Roman" w:hint="eastAsia"/>
                <w:sz w:val="20"/>
                <w:szCs w:val="20"/>
              </w:rPr>
              <w:t>대표자</w:t>
            </w:r>
            <w:r>
              <w:rPr>
                <w:rFonts w:cs="Times New Roman" w:hint="eastAsia"/>
                <w:sz w:val="20"/>
                <w:szCs w:val="20"/>
              </w:rPr>
              <w:t>,</w:t>
            </w:r>
            <w:r>
              <w:rPr>
                <w:rFonts w:cs="Times New Roman"/>
                <w:sz w:val="20"/>
                <w:szCs w:val="20"/>
              </w:rPr>
              <w:t xml:space="preserve"> </w:t>
            </w:r>
            <w:r>
              <w:rPr>
                <w:rFonts w:cs="Times New Roman" w:hint="eastAsia"/>
                <w:sz w:val="20"/>
                <w:szCs w:val="20"/>
              </w:rPr>
              <w:t>주소</w:t>
            </w:r>
            <w:r>
              <w:rPr>
                <w:rFonts w:cs="Times New Roman" w:hint="eastAsia"/>
                <w:sz w:val="20"/>
                <w:szCs w:val="20"/>
              </w:rPr>
              <w:t xml:space="preserve"> </w:t>
            </w:r>
            <w:r>
              <w:rPr>
                <w:rFonts w:cs="Times New Roman" w:hint="eastAsia"/>
                <w:sz w:val="20"/>
                <w:szCs w:val="20"/>
              </w:rPr>
              <w:t>또는</w:t>
            </w:r>
            <w:r>
              <w:rPr>
                <w:rFonts w:cs="Times New Roman" w:hint="eastAsia"/>
                <w:sz w:val="20"/>
                <w:szCs w:val="20"/>
              </w:rPr>
              <w:t xml:space="preserve"> </w:t>
            </w:r>
            <w:r>
              <w:rPr>
                <w:rFonts w:cs="Times New Roman" w:hint="eastAsia"/>
                <w:sz w:val="20"/>
                <w:szCs w:val="20"/>
              </w:rPr>
              <w:t>인감이</w:t>
            </w:r>
            <w:r>
              <w:rPr>
                <w:rFonts w:cs="Times New Roman" w:hint="eastAsia"/>
                <w:sz w:val="20"/>
                <w:szCs w:val="20"/>
              </w:rPr>
              <w:t xml:space="preserve"> </w:t>
            </w:r>
            <w:r>
              <w:rPr>
                <w:rFonts w:cs="Times New Roman" w:hint="eastAsia"/>
                <w:sz w:val="20"/>
                <w:szCs w:val="20"/>
              </w:rPr>
              <w:t>변경되면</w:t>
            </w:r>
            <w:r>
              <w:rPr>
                <w:rFonts w:cs="Times New Roman" w:hint="eastAsia"/>
                <w:sz w:val="20"/>
                <w:szCs w:val="20"/>
              </w:rPr>
              <w:t xml:space="preserve"> </w:t>
            </w:r>
            <w:r>
              <w:rPr>
                <w:rFonts w:cs="Times New Roman" w:hint="eastAsia"/>
                <w:sz w:val="20"/>
                <w:szCs w:val="20"/>
              </w:rPr>
              <w:t>지체</w:t>
            </w:r>
            <w:r>
              <w:rPr>
                <w:rFonts w:cs="Times New Roman" w:hint="eastAsia"/>
                <w:sz w:val="20"/>
                <w:szCs w:val="20"/>
              </w:rPr>
              <w:t xml:space="preserve"> </w:t>
            </w:r>
            <w:r>
              <w:rPr>
                <w:rFonts w:cs="Times New Roman" w:hint="eastAsia"/>
                <w:sz w:val="20"/>
                <w:szCs w:val="20"/>
              </w:rPr>
              <w:t>없이</w:t>
            </w:r>
            <w:r>
              <w:rPr>
                <w:rFonts w:cs="Times New Roman" w:hint="eastAsia"/>
                <w:sz w:val="20"/>
                <w:szCs w:val="20"/>
              </w:rPr>
              <w:t xml:space="preserve"> </w:t>
            </w:r>
            <w:r>
              <w:rPr>
                <w:rFonts w:cs="Times New Roman" w:hint="eastAsia"/>
                <w:sz w:val="20"/>
                <w:szCs w:val="20"/>
              </w:rPr>
              <w:t>이를</w:t>
            </w:r>
            <w:r>
              <w:rPr>
                <w:rFonts w:cs="Times New Roman" w:hint="eastAsia"/>
                <w:sz w:val="20"/>
                <w:szCs w:val="20"/>
              </w:rPr>
              <w:t xml:space="preserve"> </w:t>
            </w:r>
            <w:r>
              <w:rPr>
                <w:rFonts w:cs="Times New Roman" w:hint="eastAsia"/>
                <w:sz w:val="20"/>
                <w:szCs w:val="20"/>
              </w:rPr>
              <w:t>대주에</w:t>
            </w:r>
            <w:r>
              <w:rPr>
                <w:rFonts w:cs="Times New Roman" w:hint="eastAsia"/>
                <w:sz w:val="20"/>
                <w:szCs w:val="20"/>
              </w:rPr>
              <w:t xml:space="preserve"> </w:t>
            </w:r>
            <w:r>
              <w:rPr>
                <w:rFonts w:cs="Times New Roman" w:hint="eastAsia"/>
                <w:sz w:val="20"/>
                <w:szCs w:val="20"/>
              </w:rPr>
              <w:t>통지하여야</w:t>
            </w:r>
            <w:r>
              <w:rPr>
                <w:rFonts w:cs="Times New Roman" w:hint="eastAsia"/>
                <w:sz w:val="20"/>
                <w:szCs w:val="20"/>
              </w:rPr>
              <w:t xml:space="preserve"> </w:t>
            </w:r>
            <w:r w:rsidR="0066211B">
              <w:rPr>
                <w:rFonts w:cs="Times New Roman" w:hint="eastAsia"/>
                <w:sz w:val="20"/>
                <w:szCs w:val="20"/>
              </w:rPr>
              <w:t>한다고</w:t>
            </w:r>
            <w:r w:rsidR="0066211B">
              <w:rPr>
                <w:rFonts w:cs="Times New Roman" w:hint="eastAsia"/>
                <w:sz w:val="20"/>
                <w:szCs w:val="20"/>
              </w:rPr>
              <w:t xml:space="preserve"> </w:t>
            </w:r>
            <w:r w:rsidR="0066211B">
              <w:rPr>
                <w:rFonts w:cs="Times New Roman" w:hint="eastAsia"/>
                <w:sz w:val="20"/>
                <w:szCs w:val="20"/>
              </w:rPr>
              <w:t>규정되어</w:t>
            </w:r>
            <w:r w:rsidR="0066211B">
              <w:rPr>
                <w:rFonts w:cs="Times New Roman" w:hint="eastAsia"/>
                <w:sz w:val="20"/>
                <w:szCs w:val="20"/>
              </w:rPr>
              <w:t xml:space="preserve"> </w:t>
            </w:r>
            <w:r w:rsidR="0066211B">
              <w:rPr>
                <w:rFonts w:cs="Times New Roman" w:hint="eastAsia"/>
                <w:sz w:val="20"/>
                <w:szCs w:val="20"/>
              </w:rPr>
              <w:t>있음</w:t>
            </w:r>
            <w:r w:rsidR="0066211B">
              <w:rPr>
                <w:rFonts w:cs="Times New Roman" w:hint="eastAsia"/>
                <w:sz w:val="20"/>
                <w:szCs w:val="20"/>
              </w:rPr>
              <w:t>.</w:t>
            </w:r>
          </w:p>
        </w:tc>
        <w:tc>
          <w:tcPr>
            <w:tcW w:w="26" w:type="pct"/>
            <w:tcBorders>
              <w:top w:val="nil"/>
              <w:bottom w:val="nil"/>
            </w:tcBorders>
          </w:tcPr>
          <w:p w14:paraId="2BF2C26F"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49DB0AE9" w14:textId="1A076709" w:rsidR="005335C7" w:rsidRPr="009A2958" w:rsidRDefault="00314C4A" w:rsidP="00207763">
            <w:pPr>
              <w:pStyle w:val="a8"/>
              <w:widowControl/>
              <w:numPr>
                <w:ilvl w:val="0"/>
                <w:numId w:val="2"/>
              </w:numPr>
              <w:spacing w:before="40" w:after="120" w:line="276" w:lineRule="auto"/>
              <w:rPr>
                <w:rFonts w:cs="Times New Roman"/>
                <w:sz w:val="20"/>
                <w:szCs w:val="20"/>
              </w:rPr>
            </w:pPr>
            <w:r>
              <w:rPr>
                <w:rFonts w:cs="Times New Roman" w:hint="eastAsia"/>
                <w:sz w:val="20"/>
                <w:szCs w:val="20"/>
              </w:rPr>
              <w:t>본건</w:t>
            </w:r>
            <w:r>
              <w:rPr>
                <w:rFonts w:cs="Times New Roman" w:hint="eastAsia"/>
                <w:sz w:val="20"/>
                <w:szCs w:val="20"/>
              </w:rPr>
              <w:t xml:space="preserve"> </w:t>
            </w:r>
            <w:r>
              <w:rPr>
                <w:rFonts w:cs="Times New Roman" w:hint="eastAsia"/>
                <w:sz w:val="20"/>
                <w:szCs w:val="20"/>
              </w:rPr>
              <w:t>거래</w:t>
            </w:r>
            <w:r w:rsidR="00F032E0">
              <w:rPr>
                <w:rFonts w:cs="Times New Roman" w:hint="eastAsia"/>
                <w:sz w:val="20"/>
                <w:szCs w:val="20"/>
              </w:rPr>
              <w:t>와</w:t>
            </w:r>
            <w:r w:rsidR="00F032E0">
              <w:rPr>
                <w:rFonts w:cs="Times New Roman" w:hint="eastAsia"/>
                <w:sz w:val="20"/>
                <w:szCs w:val="20"/>
              </w:rPr>
              <w:t xml:space="preserve"> </w:t>
            </w:r>
            <w:r w:rsidR="00F032E0">
              <w:rPr>
                <w:rFonts w:cs="Times New Roman" w:hint="eastAsia"/>
                <w:sz w:val="20"/>
                <w:szCs w:val="20"/>
              </w:rPr>
              <w:t>관련하여</w:t>
            </w:r>
            <w:r w:rsidR="00F032E0">
              <w:rPr>
                <w:rFonts w:cs="Times New Roman" w:hint="eastAsia"/>
                <w:sz w:val="20"/>
                <w:szCs w:val="20"/>
              </w:rPr>
              <w:t xml:space="preserve"> </w:t>
            </w:r>
            <w:r w:rsidR="005335C7">
              <w:rPr>
                <w:rFonts w:cs="Times New Roman" w:hint="eastAsia"/>
                <w:sz w:val="20"/>
                <w:szCs w:val="20"/>
              </w:rPr>
              <w:t>라이언모빌리티제일차</w:t>
            </w:r>
            <w:r w:rsidR="005335C7">
              <w:rPr>
                <w:rFonts w:cs="Times New Roman" w:hint="eastAsia"/>
                <w:sz w:val="20"/>
                <w:szCs w:val="20"/>
              </w:rPr>
              <w:t xml:space="preserve"> </w:t>
            </w:r>
            <w:r w:rsidR="005335C7">
              <w:rPr>
                <w:rFonts w:cs="Times New Roman" w:hint="eastAsia"/>
                <w:sz w:val="20"/>
                <w:szCs w:val="20"/>
              </w:rPr>
              <w:t>유한회사와</w:t>
            </w:r>
            <w:r>
              <w:rPr>
                <w:rFonts w:cs="Times New Roman" w:hint="eastAsia"/>
                <w:sz w:val="20"/>
                <w:szCs w:val="20"/>
              </w:rPr>
              <w:t xml:space="preserve"> </w:t>
            </w:r>
            <w:r>
              <w:rPr>
                <w:rFonts w:cs="Times New Roman" w:hint="eastAsia"/>
                <w:sz w:val="20"/>
                <w:szCs w:val="20"/>
              </w:rPr>
              <w:t>사전에</w:t>
            </w:r>
            <w:r>
              <w:rPr>
                <w:rFonts w:cs="Times New Roman" w:hint="eastAsia"/>
                <w:sz w:val="20"/>
                <w:szCs w:val="20"/>
              </w:rPr>
              <w:t xml:space="preserve"> </w:t>
            </w:r>
            <w:r>
              <w:rPr>
                <w:rFonts w:cs="Times New Roman" w:hint="eastAsia"/>
                <w:sz w:val="20"/>
                <w:szCs w:val="20"/>
              </w:rPr>
              <w:t>협의를</w:t>
            </w:r>
            <w:r w:rsidR="00F032E0">
              <w:rPr>
                <w:rFonts w:cs="Times New Roman" w:hint="eastAsia"/>
                <w:sz w:val="20"/>
                <w:szCs w:val="20"/>
              </w:rPr>
              <w:t xml:space="preserve"> </w:t>
            </w:r>
            <w:r w:rsidR="00F032E0">
              <w:rPr>
                <w:rFonts w:cs="Times New Roman" w:hint="eastAsia"/>
                <w:sz w:val="20"/>
                <w:szCs w:val="20"/>
              </w:rPr>
              <w:t>진행하여야</w:t>
            </w:r>
            <w:r w:rsidR="00F032E0">
              <w:rPr>
                <w:rFonts w:cs="Times New Roman" w:hint="eastAsia"/>
                <w:sz w:val="20"/>
                <w:szCs w:val="20"/>
              </w:rPr>
              <w:t xml:space="preserve"> </w:t>
            </w:r>
            <w:r w:rsidR="00F032E0">
              <w:rPr>
                <w:rFonts w:cs="Times New Roman" w:hint="eastAsia"/>
                <w:sz w:val="20"/>
                <w:szCs w:val="20"/>
              </w:rPr>
              <w:t>할</w:t>
            </w:r>
            <w:r w:rsidR="00F032E0">
              <w:rPr>
                <w:rFonts w:cs="Times New Roman" w:hint="eastAsia"/>
                <w:sz w:val="20"/>
                <w:szCs w:val="20"/>
              </w:rPr>
              <w:t xml:space="preserve"> </w:t>
            </w:r>
            <w:r w:rsidR="00F032E0">
              <w:rPr>
                <w:rFonts w:cs="Times New Roman" w:hint="eastAsia"/>
                <w:sz w:val="20"/>
                <w:szCs w:val="20"/>
              </w:rPr>
              <w:t>필요가</w:t>
            </w:r>
            <w:r w:rsidR="00F032E0">
              <w:rPr>
                <w:rFonts w:cs="Times New Roman" w:hint="eastAsia"/>
                <w:sz w:val="20"/>
                <w:szCs w:val="20"/>
              </w:rPr>
              <w:t xml:space="preserve"> </w:t>
            </w:r>
            <w:r w:rsidR="00F032E0">
              <w:rPr>
                <w:rFonts w:cs="Times New Roman" w:hint="eastAsia"/>
                <w:sz w:val="20"/>
                <w:szCs w:val="20"/>
              </w:rPr>
              <w:t>있으며</w:t>
            </w:r>
            <w:r w:rsidR="00F032E0">
              <w:rPr>
                <w:rFonts w:cs="Times New Roman" w:hint="eastAsia"/>
                <w:sz w:val="20"/>
                <w:szCs w:val="20"/>
              </w:rPr>
              <w:t>,</w:t>
            </w:r>
            <w:r w:rsidR="00F032E0">
              <w:rPr>
                <w:rFonts w:cs="Times New Roman"/>
                <w:sz w:val="20"/>
                <w:szCs w:val="20"/>
              </w:rPr>
              <w:t xml:space="preserve"> </w:t>
            </w:r>
            <w:r w:rsidR="00207763">
              <w:rPr>
                <w:rFonts w:cs="Times New Roman" w:hint="eastAsia"/>
                <w:sz w:val="20"/>
                <w:szCs w:val="20"/>
              </w:rPr>
              <w:t>그</w:t>
            </w:r>
            <w:r w:rsidR="00207763">
              <w:rPr>
                <w:rFonts w:cs="Times New Roman" w:hint="eastAsia"/>
                <w:sz w:val="20"/>
                <w:szCs w:val="20"/>
              </w:rPr>
              <w:t xml:space="preserve"> </w:t>
            </w:r>
            <w:r w:rsidR="00207763">
              <w:rPr>
                <w:rFonts w:cs="Times New Roman" w:hint="eastAsia"/>
                <w:sz w:val="20"/>
                <w:szCs w:val="20"/>
              </w:rPr>
              <w:t>외</w:t>
            </w:r>
            <w:r w:rsidR="005335C7" w:rsidRPr="00016D5A">
              <w:rPr>
                <w:rFonts w:cs="Times New Roman"/>
                <w:sz w:val="20"/>
                <w:szCs w:val="20"/>
              </w:rPr>
              <w:t xml:space="preserve"> </w:t>
            </w:r>
            <w:r w:rsidR="005335C7" w:rsidRPr="00016D5A">
              <w:rPr>
                <w:rFonts w:cs="Times New Roman" w:hint="eastAsia"/>
                <w:sz w:val="20"/>
                <w:szCs w:val="20"/>
              </w:rPr>
              <w:t>본건</w:t>
            </w:r>
            <w:r w:rsidR="005335C7" w:rsidRPr="00016D5A">
              <w:rPr>
                <w:rFonts w:cs="Times New Roman"/>
                <w:sz w:val="20"/>
                <w:szCs w:val="20"/>
              </w:rPr>
              <w:t xml:space="preserve"> </w:t>
            </w:r>
            <w:r w:rsidR="005335C7" w:rsidRPr="00016D5A">
              <w:rPr>
                <w:rFonts w:cs="Times New Roman" w:hint="eastAsia"/>
                <w:sz w:val="20"/>
                <w:szCs w:val="20"/>
              </w:rPr>
              <w:t>거래에</w:t>
            </w:r>
            <w:r w:rsidR="005335C7" w:rsidRPr="00016D5A">
              <w:rPr>
                <w:rFonts w:cs="Times New Roman"/>
                <w:sz w:val="20"/>
                <w:szCs w:val="20"/>
              </w:rPr>
              <w:t xml:space="preserve"> </w:t>
            </w:r>
            <w:r w:rsidR="005335C7" w:rsidRPr="00016D5A">
              <w:rPr>
                <w:rFonts w:cs="Times New Roman" w:hint="eastAsia"/>
                <w:sz w:val="20"/>
                <w:szCs w:val="20"/>
              </w:rPr>
              <w:t>영향을</w:t>
            </w:r>
            <w:r w:rsidR="005335C7" w:rsidRPr="00016D5A">
              <w:rPr>
                <w:rFonts w:cs="Times New Roman"/>
                <w:sz w:val="20"/>
                <w:szCs w:val="20"/>
              </w:rPr>
              <w:t xml:space="preserve"> </w:t>
            </w:r>
            <w:r w:rsidR="005335C7" w:rsidRPr="00016D5A">
              <w:rPr>
                <w:rFonts w:cs="Times New Roman" w:hint="eastAsia"/>
                <w:sz w:val="20"/>
                <w:szCs w:val="20"/>
              </w:rPr>
              <w:t>미칠</w:t>
            </w:r>
            <w:r w:rsidR="005335C7" w:rsidRPr="00016D5A">
              <w:rPr>
                <w:rFonts w:cs="Times New Roman"/>
                <w:sz w:val="20"/>
                <w:szCs w:val="20"/>
              </w:rPr>
              <w:t xml:space="preserve"> </w:t>
            </w:r>
            <w:r w:rsidR="005335C7" w:rsidRPr="00016D5A">
              <w:rPr>
                <w:rFonts w:cs="Times New Roman" w:hint="eastAsia"/>
                <w:sz w:val="20"/>
                <w:szCs w:val="20"/>
              </w:rPr>
              <w:t>수</w:t>
            </w:r>
            <w:r w:rsidR="005335C7" w:rsidRPr="00016D5A">
              <w:rPr>
                <w:rFonts w:cs="Times New Roman"/>
                <w:sz w:val="20"/>
                <w:szCs w:val="20"/>
              </w:rPr>
              <w:t xml:space="preserve"> </w:t>
            </w:r>
            <w:r w:rsidR="005335C7" w:rsidRPr="00016D5A">
              <w:rPr>
                <w:rFonts w:cs="Times New Roman" w:hint="eastAsia"/>
                <w:sz w:val="20"/>
                <w:szCs w:val="20"/>
              </w:rPr>
              <w:t>있는</w:t>
            </w:r>
            <w:r w:rsidR="005335C7" w:rsidRPr="00016D5A">
              <w:rPr>
                <w:rFonts w:cs="Times New Roman"/>
                <w:sz w:val="20"/>
                <w:szCs w:val="20"/>
              </w:rPr>
              <w:t xml:space="preserve"> </w:t>
            </w:r>
            <w:r w:rsidR="005335C7" w:rsidRPr="00016D5A">
              <w:rPr>
                <w:rFonts w:cs="Times New Roman" w:hint="eastAsia"/>
                <w:sz w:val="20"/>
                <w:szCs w:val="20"/>
              </w:rPr>
              <w:t>특별한</w:t>
            </w:r>
            <w:r w:rsidR="005335C7" w:rsidRPr="00016D5A">
              <w:rPr>
                <w:rFonts w:cs="Times New Roman"/>
                <w:sz w:val="20"/>
                <w:szCs w:val="20"/>
              </w:rPr>
              <w:t xml:space="preserve"> </w:t>
            </w:r>
            <w:r w:rsidR="005335C7" w:rsidRPr="00016D5A">
              <w:rPr>
                <w:rFonts w:cs="Times New Roman" w:hint="eastAsia"/>
                <w:sz w:val="20"/>
                <w:szCs w:val="20"/>
              </w:rPr>
              <w:t>이슈는</w:t>
            </w:r>
            <w:r w:rsidR="005335C7" w:rsidRPr="00016D5A">
              <w:rPr>
                <w:rFonts w:cs="Times New Roman"/>
                <w:sz w:val="20"/>
                <w:szCs w:val="20"/>
              </w:rPr>
              <w:t xml:space="preserve"> </w:t>
            </w:r>
            <w:r w:rsidR="005335C7" w:rsidRPr="00016D5A">
              <w:rPr>
                <w:rFonts w:cs="Times New Roman" w:hint="eastAsia"/>
                <w:sz w:val="20"/>
                <w:szCs w:val="20"/>
              </w:rPr>
              <w:t>발견되지</w:t>
            </w:r>
            <w:r w:rsidR="005335C7" w:rsidRPr="00016D5A">
              <w:rPr>
                <w:rFonts w:cs="Times New Roman"/>
                <w:sz w:val="20"/>
                <w:szCs w:val="20"/>
              </w:rPr>
              <w:t xml:space="preserve"> </w:t>
            </w:r>
            <w:r w:rsidR="005335C7" w:rsidRPr="00016D5A">
              <w:rPr>
                <w:rFonts w:cs="Times New Roman" w:hint="eastAsia"/>
                <w:sz w:val="20"/>
                <w:szCs w:val="20"/>
              </w:rPr>
              <w:t>않음</w:t>
            </w:r>
            <w:r w:rsidR="005335C7" w:rsidRPr="00016D5A">
              <w:rPr>
                <w:rFonts w:cs="Times New Roman"/>
                <w:sz w:val="20"/>
                <w:szCs w:val="20"/>
              </w:rPr>
              <w:t>.</w:t>
            </w:r>
          </w:p>
        </w:tc>
        <w:tc>
          <w:tcPr>
            <w:tcW w:w="27" w:type="pct"/>
            <w:tcBorders>
              <w:top w:val="nil"/>
              <w:bottom w:val="nil"/>
            </w:tcBorders>
          </w:tcPr>
          <w:p w14:paraId="733E6069"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3B059F32" w14:textId="00815AAF" w:rsidR="005335C7" w:rsidRPr="009A2958" w:rsidRDefault="00C100AF" w:rsidP="005335C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5335C7" w:rsidRPr="009A2958" w14:paraId="10A53610" w14:textId="77777777" w:rsidTr="00061A1F">
        <w:trPr>
          <w:trHeight w:val="132"/>
        </w:trPr>
        <w:tc>
          <w:tcPr>
            <w:tcW w:w="619" w:type="pct"/>
          </w:tcPr>
          <w:p w14:paraId="13879B79" w14:textId="5A14F2B4" w:rsidR="005335C7" w:rsidRPr="0042134F" w:rsidRDefault="005335C7" w:rsidP="005335C7">
            <w:pPr>
              <w:widowControl/>
              <w:spacing w:before="40" w:after="120" w:line="276" w:lineRule="auto"/>
              <w:jc w:val="center"/>
              <w:outlineLvl w:val="0"/>
              <w:rPr>
                <w:rFonts w:cs="Times New Roman"/>
                <w:b/>
                <w:color w:val="404040" w:themeColor="text1" w:themeTint="BF"/>
                <w:kern w:val="0"/>
                <w:sz w:val="20"/>
                <w:szCs w:val="20"/>
                <w:highlight w:val="yellow"/>
              </w:rPr>
            </w:pPr>
            <w:bookmarkStart w:id="59" w:name="_Toc108480425"/>
            <w:bookmarkStart w:id="60" w:name="_Toc108512981"/>
            <w:r w:rsidRPr="009F2A85">
              <w:rPr>
                <w:rFonts w:cs="Times New Roman" w:hint="eastAsia"/>
                <w:b/>
                <w:color w:val="404040" w:themeColor="text1" w:themeTint="BF"/>
                <w:kern w:val="0"/>
                <w:sz w:val="20"/>
                <w:szCs w:val="20"/>
              </w:rPr>
              <w:t>부동산</w:t>
            </w:r>
            <w:r w:rsidRPr="009F2A85">
              <w:rPr>
                <w:rFonts w:cs="Times New Roman" w:hint="eastAsia"/>
                <w:b/>
                <w:color w:val="404040" w:themeColor="text1" w:themeTint="BF"/>
                <w:kern w:val="0"/>
                <w:sz w:val="20"/>
                <w:szCs w:val="20"/>
              </w:rPr>
              <w:t xml:space="preserve"> </w:t>
            </w:r>
            <w:r w:rsidRPr="009F2A85">
              <w:rPr>
                <w:rFonts w:cs="Times New Roman" w:hint="eastAsia"/>
                <w:b/>
                <w:color w:val="404040" w:themeColor="text1" w:themeTint="BF"/>
                <w:kern w:val="0"/>
                <w:sz w:val="20"/>
                <w:szCs w:val="20"/>
              </w:rPr>
              <w:t>현황</w:t>
            </w:r>
            <w:bookmarkEnd w:id="59"/>
            <w:bookmarkEnd w:id="60"/>
          </w:p>
        </w:tc>
        <w:tc>
          <w:tcPr>
            <w:tcW w:w="26" w:type="pct"/>
            <w:tcBorders>
              <w:top w:val="nil"/>
              <w:bottom w:val="nil"/>
            </w:tcBorders>
          </w:tcPr>
          <w:p w14:paraId="546422EF"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36FA0150" w14:textId="17AC7DC3" w:rsidR="003F06BB" w:rsidRDefault="005335C7" w:rsidP="00314C4A">
            <w:pPr>
              <w:pStyle w:val="a8"/>
              <w:widowControl/>
              <w:numPr>
                <w:ilvl w:val="0"/>
                <w:numId w:val="2"/>
              </w:numPr>
              <w:spacing w:before="40" w:after="120" w:line="276" w:lineRule="auto"/>
              <w:rPr>
                <w:ins w:id="61" w:author="hyunkue.jeong" w:date="2022-07-18T11:27:00Z"/>
                <w:rFonts w:cs="Times New Roman"/>
                <w:sz w:val="20"/>
                <w:szCs w:val="20"/>
              </w:rPr>
            </w:pPr>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자료에</w:t>
            </w:r>
            <w:r>
              <w:rPr>
                <w:rFonts w:cs="Times New Roman" w:hint="eastAsia"/>
                <w:sz w:val="20"/>
                <w:szCs w:val="20"/>
              </w:rPr>
              <w:t xml:space="preserve"> </w:t>
            </w:r>
            <w:r>
              <w:rPr>
                <w:rFonts w:cs="Times New Roman" w:hint="eastAsia"/>
                <w:sz w:val="20"/>
                <w:szCs w:val="20"/>
              </w:rPr>
              <w:t>따르면</w:t>
            </w:r>
            <w:r>
              <w:rPr>
                <w:rFonts w:cs="Times New Roman" w:hint="eastAsia"/>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직접</w:t>
            </w:r>
            <w:r>
              <w:rPr>
                <w:rFonts w:cs="Times New Roman" w:hint="eastAsia"/>
                <w:sz w:val="20"/>
                <w:szCs w:val="20"/>
              </w:rPr>
              <w:t xml:space="preserve"> </w:t>
            </w:r>
            <w:r>
              <w:rPr>
                <w:rFonts w:cs="Times New Roman" w:hint="eastAsia"/>
                <w:sz w:val="20"/>
                <w:szCs w:val="20"/>
              </w:rPr>
              <w:t>소유한</w:t>
            </w:r>
            <w:r>
              <w:rPr>
                <w:rFonts w:cs="Times New Roman" w:hint="eastAsia"/>
                <w:sz w:val="20"/>
                <w:szCs w:val="20"/>
              </w:rPr>
              <w:t xml:space="preserve"> </w:t>
            </w:r>
            <w:r>
              <w:rPr>
                <w:rFonts w:cs="Times New Roman" w:hint="eastAsia"/>
                <w:sz w:val="20"/>
                <w:szCs w:val="20"/>
              </w:rPr>
              <w:t>부동산이</w:t>
            </w:r>
            <w:r>
              <w:rPr>
                <w:rFonts w:cs="Times New Roman" w:hint="eastAsia"/>
                <w:sz w:val="20"/>
                <w:szCs w:val="20"/>
              </w:rPr>
              <w:t xml:space="preserve"> </w:t>
            </w:r>
            <w:r>
              <w:rPr>
                <w:rFonts w:cs="Times New Roman" w:hint="eastAsia"/>
                <w:sz w:val="20"/>
                <w:szCs w:val="20"/>
              </w:rPr>
              <w:t>없으며</w:t>
            </w:r>
            <w:r>
              <w:rPr>
                <w:rFonts w:cs="Times New Roman" w:hint="eastAsia"/>
                <w:sz w:val="20"/>
                <w:szCs w:val="20"/>
              </w:rPr>
              <w:t>,</w:t>
            </w:r>
            <w:r>
              <w:rPr>
                <w:rFonts w:cs="Times New Roman"/>
                <w:sz w:val="20"/>
                <w:szCs w:val="20"/>
              </w:rPr>
              <w:t xml:space="preserve"> </w:t>
            </w:r>
            <w:r>
              <w:rPr>
                <w:rFonts w:cs="Times New Roman" w:hint="eastAsia"/>
                <w:sz w:val="20"/>
                <w:szCs w:val="20"/>
              </w:rPr>
              <w:t>현재</w:t>
            </w:r>
            <w:r>
              <w:rPr>
                <w:rFonts w:cs="Times New Roman" w:hint="eastAsia"/>
                <w:sz w:val="20"/>
                <w:szCs w:val="20"/>
              </w:rPr>
              <w:t xml:space="preserve"> </w:t>
            </w:r>
            <w:r>
              <w:rPr>
                <w:rFonts w:cs="Times New Roman"/>
                <w:sz w:val="20"/>
                <w:szCs w:val="20"/>
              </w:rPr>
              <w:t>4</w:t>
            </w:r>
            <w:r>
              <w:rPr>
                <w:rFonts w:cs="Times New Roman" w:hint="eastAsia"/>
                <w:sz w:val="20"/>
                <w:szCs w:val="20"/>
              </w:rPr>
              <w:t>곳의</w:t>
            </w:r>
            <w:r>
              <w:rPr>
                <w:rFonts w:cs="Times New Roman" w:hint="eastAsia"/>
                <w:sz w:val="20"/>
                <w:szCs w:val="20"/>
              </w:rPr>
              <w:t xml:space="preserve"> </w:t>
            </w:r>
            <w:r>
              <w:rPr>
                <w:rFonts w:cs="Times New Roman" w:hint="eastAsia"/>
                <w:sz w:val="20"/>
                <w:szCs w:val="20"/>
              </w:rPr>
              <w:t>사무실</w:t>
            </w:r>
            <w:r>
              <w:rPr>
                <w:rFonts w:cs="Times New Roman" w:hint="eastAsia"/>
                <w:sz w:val="20"/>
                <w:szCs w:val="20"/>
              </w:rPr>
              <w:t>,</w:t>
            </w:r>
            <w:r>
              <w:rPr>
                <w:rFonts w:cs="Times New Roman"/>
                <w:sz w:val="20"/>
                <w:szCs w:val="20"/>
              </w:rPr>
              <w:t xml:space="preserve"> 18</w:t>
            </w:r>
            <w:r>
              <w:rPr>
                <w:rFonts w:cs="Times New Roman" w:hint="eastAsia"/>
                <w:sz w:val="20"/>
                <w:szCs w:val="20"/>
              </w:rPr>
              <w:t>곳의</w:t>
            </w:r>
            <w:r>
              <w:rPr>
                <w:rFonts w:cs="Times New Roman" w:hint="eastAsia"/>
                <w:sz w:val="20"/>
                <w:szCs w:val="20"/>
              </w:rPr>
              <w:t xml:space="preserve"> </w:t>
            </w:r>
            <w:r>
              <w:rPr>
                <w:rFonts w:cs="Times New Roman" w:hint="eastAsia"/>
                <w:sz w:val="20"/>
                <w:szCs w:val="20"/>
              </w:rPr>
              <w:t>주차장</w:t>
            </w:r>
            <w:r>
              <w:rPr>
                <w:rFonts w:cs="Times New Roman" w:hint="eastAsia"/>
                <w:sz w:val="20"/>
                <w:szCs w:val="20"/>
              </w:rPr>
              <w:t>,</w:t>
            </w:r>
            <w:r>
              <w:rPr>
                <w:rFonts w:cs="Times New Roman"/>
                <w:sz w:val="20"/>
                <w:szCs w:val="20"/>
              </w:rPr>
              <w:t xml:space="preserve"> 5</w:t>
            </w:r>
            <w:r>
              <w:rPr>
                <w:rFonts w:cs="Times New Roman" w:hint="eastAsia"/>
                <w:sz w:val="20"/>
                <w:szCs w:val="20"/>
              </w:rPr>
              <w:t>곳의</w:t>
            </w:r>
            <w:r>
              <w:rPr>
                <w:rFonts w:cs="Times New Roman" w:hint="eastAsia"/>
                <w:sz w:val="20"/>
                <w:szCs w:val="20"/>
              </w:rPr>
              <w:t xml:space="preserve"> </w:t>
            </w:r>
            <w:r>
              <w:rPr>
                <w:rFonts w:cs="Times New Roman" w:hint="eastAsia"/>
                <w:sz w:val="20"/>
                <w:szCs w:val="20"/>
              </w:rPr>
              <w:t>오늘의</w:t>
            </w:r>
            <w:r>
              <w:rPr>
                <w:rFonts w:cs="Times New Roman" w:hint="eastAsia"/>
                <w:sz w:val="20"/>
                <w:szCs w:val="20"/>
              </w:rPr>
              <w:t xml:space="preserve"> </w:t>
            </w:r>
            <w:r>
              <w:rPr>
                <w:rFonts w:cs="Times New Roman" w:hint="eastAsia"/>
                <w:sz w:val="20"/>
                <w:szCs w:val="20"/>
              </w:rPr>
              <w:t>픽업</w:t>
            </w:r>
            <w:r>
              <w:rPr>
                <w:rFonts w:cs="Times New Roman" w:hint="eastAsia"/>
                <w:sz w:val="20"/>
                <w:szCs w:val="20"/>
              </w:rPr>
              <w:t xml:space="preserve"> </w:t>
            </w:r>
            <w:r>
              <w:rPr>
                <w:rFonts w:cs="Times New Roman" w:hint="eastAsia"/>
                <w:sz w:val="20"/>
                <w:szCs w:val="20"/>
              </w:rPr>
              <w:t>허브센터</w:t>
            </w:r>
            <w:r>
              <w:rPr>
                <w:rFonts w:cs="Times New Roman" w:hint="eastAsia"/>
                <w:sz w:val="20"/>
                <w:szCs w:val="20"/>
              </w:rPr>
              <w:t>,</w:t>
            </w:r>
            <w:r>
              <w:rPr>
                <w:rFonts w:cs="Times New Roman"/>
                <w:sz w:val="20"/>
                <w:szCs w:val="20"/>
              </w:rPr>
              <w:t xml:space="preserve"> 3</w:t>
            </w:r>
            <w:r>
              <w:rPr>
                <w:rFonts w:cs="Times New Roman" w:hint="eastAsia"/>
                <w:sz w:val="20"/>
                <w:szCs w:val="20"/>
              </w:rPr>
              <w:t>곳의</w:t>
            </w:r>
            <w:r>
              <w:rPr>
                <w:rFonts w:cs="Times New Roman" w:hint="eastAsia"/>
                <w:sz w:val="20"/>
                <w:szCs w:val="20"/>
              </w:rPr>
              <w:t xml:space="preserve"> </w:t>
            </w:r>
            <w:r>
              <w:rPr>
                <w:rFonts w:cs="Times New Roman" w:hint="eastAsia"/>
                <w:sz w:val="20"/>
                <w:szCs w:val="20"/>
              </w:rPr>
              <w:t>창고에</w:t>
            </w:r>
            <w:r>
              <w:rPr>
                <w:rFonts w:cs="Times New Roman" w:hint="eastAsia"/>
                <w:sz w:val="20"/>
                <w:szCs w:val="20"/>
              </w:rPr>
              <w:t xml:space="preserve"> </w:t>
            </w:r>
            <w:r>
              <w:rPr>
                <w:rFonts w:cs="Times New Roman" w:hint="eastAsia"/>
                <w:sz w:val="20"/>
                <w:szCs w:val="20"/>
              </w:rPr>
              <w:t>대하여</w:t>
            </w:r>
            <w:r>
              <w:rPr>
                <w:rFonts w:cs="Times New Roman" w:hint="eastAsia"/>
                <w:sz w:val="20"/>
                <w:szCs w:val="20"/>
              </w:rPr>
              <w:t xml:space="preserve"> </w:t>
            </w:r>
            <w:r>
              <w:rPr>
                <w:rFonts w:cs="Times New Roman" w:hint="eastAsia"/>
                <w:sz w:val="20"/>
                <w:szCs w:val="20"/>
              </w:rPr>
              <w:t>임대차계약을</w:t>
            </w:r>
            <w:r>
              <w:rPr>
                <w:rFonts w:cs="Times New Roman" w:hint="eastAsia"/>
                <w:sz w:val="20"/>
                <w:szCs w:val="20"/>
              </w:rPr>
              <w:t xml:space="preserve"> </w:t>
            </w:r>
            <w:r>
              <w:rPr>
                <w:rFonts w:cs="Times New Roman" w:hint="eastAsia"/>
                <w:sz w:val="20"/>
                <w:szCs w:val="20"/>
              </w:rPr>
              <w:t>체결하고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ins w:id="62" w:author="bokyu.choe" w:date="2022-07-17T15:43:00Z">
              <w:r w:rsidR="009908F3">
                <w:rPr>
                  <w:rFonts w:cs="Times New Roman"/>
                  <w:sz w:val="20"/>
                  <w:szCs w:val="20"/>
                </w:rPr>
                <w:t xml:space="preserve"> </w:t>
              </w:r>
            </w:ins>
            <w:ins w:id="63" w:author="hyunkue.jeong" w:date="2022-07-18T11:27:00Z">
              <w:r w:rsidR="003F06BB">
                <w:rPr>
                  <w:rFonts w:cs="Times New Roman" w:hint="eastAsia"/>
                  <w:sz w:val="20"/>
                  <w:szCs w:val="20"/>
                </w:rPr>
                <w:t>자회사들은</w:t>
              </w:r>
              <w:r w:rsidR="003F06BB">
                <w:rPr>
                  <w:rFonts w:cs="Times New Roman" w:hint="eastAsia"/>
                  <w:sz w:val="20"/>
                  <w:szCs w:val="20"/>
                </w:rPr>
                <w:t xml:space="preserve"> </w:t>
              </w:r>
            </w:ins>
            <w:ins w:id="64" w:author="hyunkue.jeong" w:date="2022-07-18T11:28:00Z">
              <w:r w:rsidR="003F06BB">
                <w:rPr>
                  <w:rFonts w:cs="Times New Roman" w:hint="eastAsia"/>
                  <w:sz w:val="20"/>
                  <w:szCs w:val="20"/>
                </w:rPr>
                <w:t>현재</w:t>
              </w:r>
              <w:r w:rsidR="003F06BB">
                <w:rPr>
                  <w:rFonts w:cs="Times New Roman" w:hint="eastAsia"/>
                  <w:sz w:val="20"/>
                  <w:szCs w:val="20"/>
                </w:rPr>
                <w:t xml:space="preserve"> </w:t>
              </w:r>
              <w:r w:rsidR="003F06BB">
                <w:rPr>
                  <w:rFonts w:cs="Times New Roman"/>
                  <w:sz w:val="20"/>
                  <w:szCs w:val="20"/>
                </w:rPr>
                <w:t>1</w:t>
              </w:r>
            </w:ins>
            <w:ins w:id="65" w:author="hyunkue.jeong" w:date="2022-07-18T11:31:00Z">
              <w:r w:rsidR="003F06BB">
                <w:rPr>
                  <w:rFonts w:cs="Times New Roman"/>
                  <w:sz w:val="20"/>
                  <w:szCs w:val="20"/>
                </w:rPr>
                <w:t>7</w:t>
              </w:r>
            </w:ins>
            <w:ins w:id="66" w:author="hyunkue.jeong" w:date="2022-07-18T11:28:00Z">
              <w:r w:rsidR="003F06BB">
                <w:rPr>
                  <w:rFonts w:cs="Times New Roman" w:hint="eastAsia"/>
                  <w:sz w:val="20"/>
                  <w:szCs w:val="20"/>
                </w:rPr>
                <w:t>곳의</w:t>
              </w:r>
              <w:r w:rsidR="003F06BB">
                <w:rPr>
                  <w:rFonts w:cs="Times New Roman" w:hint="eastAsia"/>
                  <w:sz w:val="20"/>
                  <w:szCs w:val="20"/>
                </w:rPr>
                <w:t xml:space="preserve"> </w:t>
              </w:r>
              <w:r w:rsidR="003F06BB">
                <w:rPr>
                  <w:rFonts w:cs="Times New Roman" w:hint="eastAsia"/>
                  <w:sz w:val="20"/>
                  <w:szCs w:val="20"/>
                </w:rPr>
                <w:t>사무실</w:t>
              </w:r>
              <w:r w:rsidR="003F06BB">
                <w:rPr>
                  <w:rFonts w:cs="Times New Roman" w:hint="eastAsia"/>
                  <w:sz w:val="20"/>
                  <w:szCs w:val="20"/>
                </w:rPr>
                <w:t>,</w:t>
              </w:r>
              <w:r w:rsidR="003F06BB">
                <w:rPr>
                  <w:rFonts w:cs="Times New Roman"/>
                  <w:sz w:val="20"/>
                  <w:szCs w:val="20"/>
                </w:rPr>
                <w:t xml:space="preserve"> </w:t>
              </w:r>
            </w:ins>
            <w:ins w:id="67" w:author="hyunkue.jeong" w:date="2022-07-18T11:29:00Z">
              <w:r w:rsidR="003F06BB">
                <w:rPr>
                  <w:rFonts w:cs="Times New Roman"/>
                  <w:sz w:val="20"/>
                  <w:szCs w:val="20"/>
                </w:rPr>
                <w:t>10</w:t>
              </w:r>
              <w:r w:rsidR="003F06BB">
                <w:rPr>
                  <w:rFonts w:cs="Times New Roman" w:hint="eastAsia"/>
                  <w:sz w:val="20"/>
                  <w:szCs w:val="20"/>
                </w:rPr>
                <w:t>곳의</w:t>
              </w:r>
              <w:r w:rsidR="003F06BB">
                <w:rPr>
                  <w:rFonts w:cs="Times New Roman" w:hint="eastAsia"/>
                  <w:sz w:val="20"/>
                  <w:szCs w:val="20"/>
                </w:rPr>
                <w:t xml:space="preserve"> </w:t>
              </w:r>
              <w:r w:rsidR="003F06BB">
                <w:rPr>
                  <w:rFonts w:cs="Times New Roman" w:hint="eastAsia"/>
                  <w:sz w:val="20"/>
                  <w:szCs w:val="20"/>
                </w:rPr>
                <w:t>차고지</w:t>
              </w:r>
              <w:r w:rsidR="003F06BB">
                <w:rPr>
                  <w:rFonts w:cs="Times New Roman" w:hint="eastAsia"/>
                  <w:sz w:val="20"/>
                  <w:szCs w:val="20"/>
                </w:rPr>
                <w:t>(1</w:t>
              </w:r>
              <w:r w:rsidR="003F06BB">
                <w:rPr>
                  <w:rFonts w:cs="Times New Roman" w:hint="eastAsia"/>
                  <w:sz w:val="20"/>
                  <w:szCs w:val="20"/>
                </w:rPr>
                <w:t>곳은</w:t>
              </w:r>
              <w:r w:rsidR="003F06BB">
                <w:rPr>
                  <w:rFonts w:cs="Times New Roman" w:hint="eastAsia"/>
                  <w:sz w:val="20"/>
                  <w:szCs w:val="20"/>
                </w:rPr>
                <w:t xml:space="preserve"> </w:t>
              </w:r>
              <w:r w:rsidR="003F06BB">
                <w:rPr>
                  <w:rFonts w:cs="Times New Roman" w:hint="eastAsia"/>
                  <w:sz w:val="20"/>
                  <w:szCs w:val="20"/>
                </w:rPr>
                <w:t>동시에</w:t>
              </w:r>
              <w:r w:rsidR="003F06BB">
                <w:rPr>
                  <w:rFonts w:cs="Times New Roman" w:hint="eastAsia"/>
                  <w:sz w:val="20"/>
                  <w:szCs w:val="20"/>
                </w:rPr>
                <w:t xml:space="preserve"> </w:t>
              </w:r>
              <w:r w:rsidR="003F06BB">
                <w:rPr>
                  <w:rFonts w:cs="Times New Roman" w:hint="eastAsia"/>
                  <w:sz w:val="20"/>
                  <w:szCs w:val="20"/>
                </w:rPr>
                <w:t>사무실로도</w:t>
              </w:r>
              <w:r w:rsidR="003F06BB">
                <w:rPr>
                  <w:rFonts w:cs="Times New Roman" w:hint="eastAsia"/>
                  <w:sz w:val="20"/>
                  <w:szCs w:val="20"/>
                </w:rPr>
                <w:t xml:space="preserve"> </w:t>
              </w:r>
              <w:r w:rsidR="003F06BB">
                <w:rPr>
                  <w:rFonts w:cs="Times New Roman" w:hint="eastAsia"/>
                  <w:sz w:val="20"/>
                  <w:szCs w:val="20"/>
                </w:rPr>
                <w:t>사용</w:t>
              </w:r>
              <w:r w:rsidR="003F06BB">
                <w:rPr>
                  <w:rFonts w:cs="Times New Roman" w:hint="eastAsia"/>
                  <w:sz w:val="20"/>
                  <w:szCs w:val="20"/>
                </w:rPr>
                <w:t>),</w:t>
              </w:r>
              <w:r w:rsidR="003F06BB">
                <w:rPr>
                  <w:rFonts w:cs="Times New Roman"/>
                  <w:sz w:val="20"/>
                  <w:szCs w:val="20"/>
                </w:rPr>
                <w:t xml:space="preserve"> </w:t>
              </w:r>
            </w:ins>
            <w:ins w:id="68" w:author="hyunkue.jeong" w:date="2022-07-18T11:30:00Z">
              <w:r w:rsidR="003F06BB">
                <w:rPr>
                  <w:rFonts w:cs="Times New Roman"/>
                  <w:sz w:val="20"/>
                  <w:szCs w:val="20"/>
                </w:rPr>
                <w:t>1</w:t>
              </w:r>
              <w:r w:rsidR="003F06BB">
                <w:rPr>
                  <w:rFonts w:cs="Times New Roman" w:hint="eastAsia"/>
                  <w:sz w:val="20"/>
                  <w:szCs w:val="20"/>
                </w:rPr>
                <w:t>곳의</w:t>
              </w:r>
              <w:r w:rsidR="003F06BB">
                <w:rPr>
                  <w:rFonts w:cs="Times New Roman" w:hint="eastAsia"/>
                  <w:sz w:val="20"/>
                  <w:szCs w:val="20"/>
                </w:rPr>
                <w:t xml:space="preserve"> </w:t>
              </w:r>
              <w:r w:rsidR="003F06BB">
                <w:rPr>
                  <w:rFonts w:cs="Times New Roman" w:hint="eastAsia"/>
                  <w:sz w:val="20"/>
                  <w:szCs w:val="20"/>
                </w:rPr>
                <w:t>창고</w:t>
              </w:r>
            </w:ins>
            <w:ins w:id="69" w:author="hyunkue.jeong" w:date="2022-07-18T11:31:00Z">
              <w:r w:rsidR="003F06BB">
                <w:rPr>
                  <w:rFonts w:cs="Times New Roman" w:hint="eastAsia"/>
                  <w:sz w:val="20"/>
                  <w:szCs w:val="20"/>
                </w:rPr>
                <w:t>에</w:t>
              </w:r>
              <w:r w:rsidR="003F06BB">
                <w:rPr>
                  <w:rFonts w:cs="Times New Roman" w:hint="eastAsia"/>
                  <w:sz w:val="20"/>
                  <w:szCs w:val="20"/>
                </w:rPr>
                <w:t xml:space="preserve"> </w:t>
              </w:r>
              <w:r w:rsidR="003F06BB">
                <w:rPr>
                  <w:rFonts w:cs="Times New Roman" w:hint="eastAsia"/>
                  <w:sz w:val="20"/>
                  <w:szCs w:val="20"/>
                </w:rPr>
                <w:t>대하여</w:t>
              </w:r>
              <w:r w:rsidR="003F06BB">
                <w:rPr>
                  <w:rFonts w:cs="Times New Roman" w:hint="eastAsia"/>
                  <w:sz w:val="20"/>
                  <w:szCs w:val="20"/>
                </w:rPr>
                <w:t xml:space="preserve"> </w:t>
              </w:r>
              <w:r w:rsidR="003F06BB">
                <w:rPr>
                  <w:rFonts w:cs="Times New Roman" w:hint="eastAsia"/>
                  <w:sz w:val="20"/>
                  <w:szCs w:val="20"/>
                </w:rPr>
                <w:t>임대차계약을</w:t>
              </w:r>
              <w:r w:rsidR="003F06BB">
                <w:rPr>
                  <w:rFonts w:cs="Times New Roman" w:hint="eastAsia"/>
                  <w:sz w:val="20"/>
                  <w:szCs w:val="20"/>
                </w:rPr>
                <w:t xml:space="preserve"> </w:t>
              </w:r>
              <w:r w:rsidR="003F06BB">
                <w:rPr>
                  <w:rFonts w:cs="Times New Roman" w:hint="eastAsia"/>
                  <w:sz w:val="20"/>
                  <w:szCs w:val="20"/>
                </w:rPr>
                <w:t>체결하고</w:t>
              </w:r>
              <w:r w:rsidR="003F06BB">
                <w:rPr>
                  <w:rFonts w:cs="Times New Roman" w:hint="eastAsia"/>
                  <w:sz w:val="20"/>
                  <w:szCs w:val="20"/>
                </w:rPr>
                <w:t xml:space="preserve"> </w:t>
              </w:r>
              <w:r w:rsidR="003F06BB">
                <w:rPr>
                  <w:rFonts w:cs="Times New Roman" w:hint="eastAsia"/>
                  <w:sz w:val="20"/>
                  <w:szCs w:val="20"/>
                </w:rPr>
                <w:t>있음</w:t>
              </w:r>
            </w:ins>
            <w:ins w:id="70" w:author="hyunkue.jeong" w:date="2022-07-18T11:32:00Z">
              <w:r w:rsidR="003F06BB">
                <w:rPr>
                  <w:rFonts w:cs="Times New Roman" w:hint="eastAsia"/>
                  <w:sz w:val="20"/>
                  <w:szCs w:val="20"/>
                </w:rPr>
                <w:t>.</w:t>
              </w:r>
            </w:ins>
          </w:p>
          <w:p w14:paraId="209D0A96" w14:textId="53A26C02" w:rsidR="005335C7" w:rsidDel="003F06BB" w:rsidRDefault="009908F3" w:rsidP="00314C4A">
            <w:pPr>
              <w:pStyle w:val="a8"/>
              <w:widowControl/>
              <w:numPr>
                <w:ilvl w:val="0"/>
                <w:numId w:val="2"/>
              </w:numPr>
              <w:spacing w:before="40" w:after="120" w:line="276" w:lineRule="auto"/>
              <w:rPr>
                <w:ins w:id="71" w:author="bokyu.choe" w:date="2022-07-17T15:37:00Z"/>
                <w:del w:id="72" w:author="hyunkue.jeong" w:date="2022-07-18T11:32:00Z"/>
                <w:rFonts w:cs="Times New Roman"/>
                <w:sz w:val="20"/>
                <w:szCs w:val="20"/>
              </w:rPr>
            </w:pPr>
            <w:ins w:id="73" w:author="bokyu.choe" w:date="2022-07-17T15:43:00Z">
              <w:del w:id="74" w:author="hyunkue.jeong" w:date="2022-07-18T11:32:00Z">
                <w:r w:rsidRPr="009908F3" w:rsidDel="003F06BB">
                  <w:rPr>
                    <w:rFonts w:cs="Times New Roman"/>
                    <w:sz w:val="20"/>
                    <w:szCs w:val="20"/>
                    <w:highlight w:val="cyan"/>
                  </w:rPr>
                  <w:delText xml:space="preserve">[BCHOE: </w:delText>
                </w:r>
                <w:r w:rsidRPr="009908F3" w:rsidDel="003F06BB">
                  <w:rPr>
                    <w:rFonts w:cs="Times New Roman" w:hint="eastAsia"/>
                    <w:sz w:val="20"/>
                    <w:szCs w:val="20"/>
                    <w:highlight w:val="cyan"/>
                  </w:rPr>
                  <w:delText>자회사</w:delText>
                </w:r>
                <w:r w:rsidRPr="009908F3" w:rsidDel="003F06BB">
                  <w:rPr>
                    <w:rFonts w:cs="Times New Roman" w:hint="eastAsia"/>
                    <w:sz w:val="20"/>
                    <w:szCs w:val="20"/>
                    <w:highlight w:val="cyan"/>
                  </w:rPr>
                  <w:delText xml:space="preserve"> </w:delText>
                </w:r>
                <w:r w:rsidRPr="009908F3" w:rsidDel="003F06BB">
                  <w:rPr>
                    <w:rFonts w:cs="Times New Roman" w:hint="eastAsia"/>
                    <w:sz w:val="20"/>
                    <w:szCs w:val="20"/>
                    <w:highlight w:val="cyan"/>
                  </w:rPr>
                  <w:delText>임대차계약서</w:delText>
                </w:r>
                <w:r w:rsidRPr="009908F3" w:rsidDel="003F06BB">
                  <w:rPr>
                    <w:rFonts w:cs="Times New Roman" w:hint="eastAsia"/>
                    <w:sz w:val="20"/>
                    <w:szCs w:val="20"/>
                    <w:highlight w:val="cyan"/>
                  </w:rPr>
                  <w:delText xml:space="preserve"> </w:delText>
                </w:r>
                <w:r w:rsidRPr="009908F3" w:rsidDel="003F06BB">
                  <w:rPr>
                    <w:rFonts w:cs="Times New Roman" w:hint="eastAsia"/>
                    <w:sz w:val="20"/>
                    <w:szCs w:val="20"/>
                    <w:highlight w:val="cyan"/>
                  </w:rPr>
                  <w:delText>보완</w:delText>
                </w:r>
                <w:r w:rsidRPr="009908F3" w:rsidDel="003F06BB">
                  <w:rPr>
                    <w:rFonts w:cs="Times New Roman" w:hint="eastAsia"/>
                    <w:sz w:val="20"/>
                    <w:szCs w:val="20"/>
                    <w:highlight w:val="cyan"/>
                  </w:rPr>
                  <w:delText xml:space="preserve"> </w:delText>
                </w:r>
                <w:r w:rsidRPr="009908F3" w:rsidDel="003F06BB">
                  <w:rPr>
                    <w:rFonts w:cs="Times New Roman" w:hint="eastAsia"/>
                    <w:sz w:val="20"/>
                    <w:szCs w:val="20"/>
                    <w:highlight w:val="cyan"/>
                  </w:rPr>
                  <w:delText>후</w:delText>
                </w:r>
                <w:r w:rsidRPr="009908F3" w:rsidDel="003F06BB">
                  <w:rPr>
                    <w:rFonts w:cs="Times New Roman" w:hint="eastAsia"/>
                    <w:sz w:val="20"/>
                    <w:szCs w:val="20"/>
                    <w:highlight w:val="cyan"/>
                  </w:rPr>
                  <w:delText xml:space="preserve"> </w:delText>
                </w:r>
                <w:r w:rsidRPr="009908F3" w:rsidDel="003F06BB">
                  <w:rPr>
                    <w:rFonts w:cs="Times New Roman" w:hint="eastAsia"/>
                    <w:sz w:val="20"/>
                    <w:szCs w:val="20"/>
                    <w:highlight w:val="cyan"/>
                  </w:rPr>
                  <w:delText>추가</w:delText>
                </w:r>
                <w:r w:rsidRPr="009908F3" w:rsidDel="003F06BB">
                  <w:rPr>
                    <w:rFonts w:cs="Times New Roman" w:hint="eastAsia"/>
                    <w:sz w:val="20"/>
                    <w:szCs w:val="20"/>
                    <w:highlight w:val="cyan"/>
                  </w:rPr>
                  <w:delText xml:space="preserve"> </w:delText>
                </w:r>
                <w:r w:rsidRPr="009908F3" w:rsidDel="003F06BB">
                  <w:rPr>
                    <w:rFonts w:cs="Times New Roman" w:hint="eastAsia"/>
                    <w:sz w:val="20"/>
                    <w:szCs w:val="20"/>
                    <w:highlight w:val="cyan"/>
                  </w:rPr>
                  <w:delText>업</w:delText>
                </w:r>
              </w:del>
            </w:ins>
            <w:ins w:id="75" w:author="bokyu.choe" w:date="2022-07-17T15:44:00Z">
              <w:del w:id="76" w:author="hyunkue.jeong" w:date="2022-07-18T11:32:00Z">
                <w:r w:rsidRPr="009908F3" w:rsidDel="003F06BB">
                  <w:rPr>
                    <w:rFonts w:cs="Times New Roman" w:hint="eastAsia"/>
                    <w:sz w:val="20"/>
                    <w:szCs w:val="20"/>
                    <w:highlight w:val="cyan"/>
                  </w:rPr>
                  <w:delText>데이트</w:delText>
                </w:r>
                <w:r w:rsidRPr="009908F3" w:rsidDel="003F06BB">
                  <w:rPr>
                    <w:rFonts w:cs="Times New Roman" w:hint="eastAsia"/>
                    <w:sz w:val="20"/>
                    <w:szCs w:val="20"/>
                    <w:highlight w:val="cyan"/>
                  </w:rPr>
                  <w:delText xml:space="preserve"> </w:delText>
                </w:r>
                <w:r w:rsidRPr="009908F3" w:rsidDel="003F06BB">
                  <w:rPr>
                    <w:rFonts w:cs="Times New Roman" w:hint="eastAsia"/>
                    <w:sz w:val="20"/>
                    <w:szCs w:val="20"/>
                    <w:highlight w:val="cyan"/>
                  </w:rPr>
                  <w:delText>예정</w:delText>
                </w:r>
                <w:r w:rsidRPr="009908F3" w:rsidDel="003F06BB">
                  <w:rPr>
                    <w:rFonts w:cs="Times New Roman" w:hint="eastAsia"/>
                    <w:sz w:val="20"/>
                    <w:szCs w:val="20"/>
                    <w:highlight w:val="cyan"/>
                  </w:rPr>
                  <w:delText>]</w:delText>
                </w:r>
              </w:del>
            </w:ins>
          </w:p>
          <w:p w14:paraId="0023A6C0" w14:textId="1C082F66" w:rsidR="00AF45FB" w:rsidRDefault="00AF45FB" w:rsidP="00314C4A">
            <w:pPr>
              <w:pStyle w:val="a8"/>
              <w:widowControl/>
              <w:numPr>
                <w:ilvl w:val="0"/>
                <w:numId w:val="2"/>
              </w:numPr>
              <w:spacing w:before="40" w:after="120" w:line="276" w:lineRule="auto"/>
              <w:rPr>
                <w:rFonts w:cs="Times New Roman"/>
                <w:sz w:val="20"/>
                <w:szCs w:val="20"/>
              </w:rPr>
            </w:pPr>
            <w:ins w:id="77" w:author="bokyu.choe" w:date="2022-07-17T15:37:00Z">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자료에</w:t>
              </w:r>
              <w:r>
                <w:rPr>
                  <w:rFonts w:cs="Times New Roman" w:hint="eastAsia"/>
                  <w:sz w:val="20"/>
                  <w:szCs w:val="20"/>
                </w:rPr>
                <w:t xml:space="preserve"> </w:t>
              </w:r>
              <w:r>
                <w:rPr>
                  <w:rFonts w:cs="Times New Roman" w:hint="eastAsia"/>
                  <w:sz w:val="20"/>
                  <w:szCs w:val="20"/>
                </w:rPr>
                <w:t>따르면</w:t>
              </w:r>
              <w:r>
                <w:rPr>
                  <w:rFonts w:cs="Times New Roman" w:hint="eastAsia"/>
                  <w:sz w:val="20"/>
                  <w:szCs w:val="20"/>
                </w:rPr>
                <w:t xml:space="preserve"> </w:t>
              </w:r>
            </w:ins>
            <w:ins w:id="78" w:author="bokyu.choe" w:date="2022-07-17T15:38:00Z">
              <w:r>
                <w:rPr>
                  <w:rFonts w:cs="Times New Roman" w:hint="eastAsia"/>
                  <w:sz w:val="20"/>
                  <w:szCs w:val="20"/>
                </w:rPr>
                <w:t>대상회사나</w:t>
              </w:r>
              <w:r>
                <w:rPr>
                  <w:rFonts w:cs="Times New Roman" w:hint="eastAsia"/>
                  <w:sz w:val="20"/>
                  <w:szCs w:val="20"/>
                </w:rPr>
                <w:t xml:space="preserve"> </w:t>
              </w:r>
              <w:r>
                <w:rPr>
                  <w:rFonts w:cs="Times New Roman" w:hint="eastAsia"/>
                  <w:sz w:val="20"/>
                  <w:szCs w:val="20"/>
                </w:rPr>
                <w:t>자회사들이</w:t>
              </w:r>
              <w:r>
                <w:rPr>
                  <w:rFonts w:cs="Times New Roman" w:hint="eastAsia"/>
                  <w:sz w:val="20"/>
                  <w:szCs w:val="20"/>
                </w:rPr>
                <w:t xml:space="preserve"> </w:t>
              </w:r>
              <w:r>
                <w:rPr>
                  <w:rFonts w:cs="Times New Roman" w:hint="eastAsia"/>
                  <w:sz w:val="20"/>
                  <w:szCs w:val="20"/>
                </w:rPr>
                <w:t>체결한</w:t>
              </w:r>
              <w:r>
                <w:rPr>
                  <w:rFonts w:cs="Times New Roman" w:hint="eastAsia"/>
                  <w:sz w:val="20"/>
                  <w:szCs w:val="20"/>
                </w:rPr>
                <w:t xml:space="preserve"> </w:t>
              </w:r>
              <w:r>
                <w:rPr>
                  <w:rFonts w:cs="Times New Roman" w:hint="eastAsia"/>
                  <w:sz w:val="20"/>
                  <w:szCs w:val="20"/>
                </w:rPr>
                <w:t>임대차계약</w:t>
              </w:r>
            </w:ins>
            <w:ins w:id="79" w:author="bokyu.choe" w:date="2022-07-17T15:39:00Z">
              <w:r>
                <w:rPr>
                  <w:rFonts w:cs="Times New Roman" w:hint="eastAsia"/>
                  <w:sz w:val="20"/>
                  <w:szCs w:val="20"/>
                </w:rPr>
                <w:t xml:space="preserve"> </w:t>
              </w:r>
              <w:r>
                <w:rPr>
                  <w:rFonts w:cs="Times New Roman" w:hint="eastAsia"/>
                  <w:sz w:val="20"/>
                  <w:szCs w:val="20"/>
                </w:rPr>
                <w:t>중</w:t>
              </w:r>
              <w:r>
                <w:rPr>
                  <w:rFonts w:cs="Times New Roman" w:hint="eastAsia"/>
                  <w:sz w:val="20"/>
                  <w:szCs w:val="20"/>
                </w:rPr>
                <w:t xml:space="preserve"> </w:t>
              </w:r>
              <w:r>
                <w:rPr>
                  <w:rFonts w:cs="Times New Roman" w:hint="eastAsia"/>
                  <w:sz w:val="20"/>
                  <w:szCs w:val="20"/>
                </w:rPr>
                <w:t>일부는</w:t>
              </w:r>
            </w:ins>
            <w:ins w:id="80" w:author="bokyu.choe" w:date="2022-07-17T15:38:00Z">
              <w:r>
                <w:rPr>
                  <w:rFonts w:cs="Times New Roman" w:hint="eastAsia"/>
                  <w:sz w:val="20"/>
                  <w:szCs w:val="20"/>
                </w:rPr>
                <w:t xml:space="preserve"> </w:t>
              </w:r>
            </w:ins>
            <w:ins w:id="81" w:author="bokyu.choe" w:date="2022-07-17T15:39:00Z">
              <w:r>
                <w:rPr>
                  <w:rFonts w:cs="Times New Roman" w:hint="eastAsia"/>
                  <w:sz w:val="20"/>
                  <w:szCs w:val="20"/>
                </w:rPr>
                <w:t>당사자에게</w:t>
              </w:r>
              <w:r>
                <w:rPr>
                  <w:rFonts w:cs="Times New Roman" w:hint="eastAsia"/>
                  <w:sz w:val="20"/>
                  <w:szCs w:val="20"/>
                </w:rPr>
                <w:t xml:space="preserve"> </w:t>
              </w:r>
            </w:ins>
            <w:ins w:id="82" w:author="bokyu.choe" w:date="2022-07-17T15:38:00Z">
              <w:r w:rsidRPr="00AF45FB">
                <w:rPr>
                  <w:rFonts w:cs="Times New Roman" w:hint="eastAsia"/>
                  <w:sz w:val="20"/>
                  <w:szCs w:val="20"/>
                </w:rPr>
                <w:t>주소</w:t>
              </w:r>
              <w:r w:rsidRPr="00AF45FB">
                <w:rPr>
                  <w:rFonts w:cs="Times New Roman" w:hint="eastAsia"/>
                  <w:sz w:val="20"/>
                  <w:szCs w:val="20"/>
                </w:rPr>
                <w:t xml:space="preserve">, </w:t>
              </w:r>
              <w:r w:rsidRPr="00AF45FB">
                <w:rPr>
                  <w:rFonts w:cs="Times New Roman" w:hint="eastAsia"/>
                  <w:sz w:val="20"/>
                  <w:szCs w:val="20"/>
                </w:rPr>
                <w:t>상호</w:t>
              </w:r>
              <w:r w:rsidRPr="00AF45FB">
                <w:rPr>
                  <w:rFonts w:cs="Times New Roman" w:hint="eastAsia"/>
                  <w:sz w:val="20"/>
                  <w:szCs w:val="20"/>
                </w:rPr>
                <w:t xml:space="preserve">, </w:t>
              </w:r>
              <w:r w:rsidRPr="00AF45FB">
                <w:rPr>
                  <w:rFonts w:cs="Times New Roman" w:hint="eastAsia"/>
                  <w:sz w:val="20"/>
                  <w:szCs w:val="20"/>
                </w:rPr>
                <w:t>대표자</w:t>
              </w:r>
              <w:r w:rsidRPr="00AF45FB">
                <w:rPr>
                  <w:rFonts w:cs="Times New Roman" w:hint="eastAsia"/>
                  <w:sz w:val="20"/>
                  <w:szCs w:val="20"/>
                </w:rPr>
                <w:t xml:space="preserve">, </w:t>
              </w:r>
              <w:r w:rsidRPr="00AF45FB">
                <w:rPr>
                  <w:rFonts w:cs="Times New Roman" w:hint="eastAsia"/>
                  <w:sz w:val="20"/>
                  <w:szCs w:val="20"/>
                </w:rPr>
                <w:t>영업목적</w:t>
              </w:r>
              <w:r w:rsidRPr="00AF45FB">
                <w:rPr>
                  <w:rFonts w:cs="Times New Roman" w:hint="eastAsia"/>
                  <w:sz w:val="20"/>
                  <w:szCs w:val="20"/>
                </w:rPr>
                <w:t xml:space="preserve"> </w:t>
              </w:r>
              <w:r w:rsidRPr="00AF45FB">
                <w:rPr>
                  <w:rFonts w:cs="Times New Roman" w:hint="eastAsia"/>
                  <w:sz w:val="20"/>
                  <w:szCs w:val="20"/>
                </w:rPr>
                <w:t>기타</w:t>
              </w:r>
              <w:r w:rsidRPr="00AF45FB">
                <w:rPr>
                  <w:rFonts w:cs="Times New Roman" w:hint="eastAsia"/>
                  <w:sz w:val="20"/>
                  <w:szCs w:val="20"/>
                </w:rPr>
                <w:t xml:space="preserve"> </w:t>
              </w:r>
              <w:r w:rsidRPr="00AF45FB">
                <w:rPr>
                  <w:rFonts w:cs="Times New Roman" w:hint="eastAsia"/>
                  <w:sz w:val="20"/>
                  <w:szCs w:val="20"/>
                </w:rPr>
                <w:t>중요한</w:t>
              </w:r>
              <w:r w:rsidRPr="00AF45FB">
                <w:rPr>
                  <w:rFonts w:cs="Times New Roman" w:hint="eastAsia"/>
                  <w:sz w:val="20"/>
                  <w:szCs w:val="20"/>
                </w:rPr>
                <w:t xml:space="preserve"> </w:t>
              </w:r>
              <w:r w:rsidRPr="00AF45FB">
                <w:rPr>
                  <w:rFonts w:cs="Times New Roman" w:hint="eastAsia"/>
                  <w:sz w:val="20"/>
                  <w:szCs w:val="20"/>
                </w:rPr>
                <w:t>변</w:t>
              </w:r>
              <w:r>
                <w:rPr>
                  <w:rFonts w:cs="Times New Roman" w:hint="eastAsia"/>
                  <w:sz w:val="20"/>
                  <w:szCs w:val="20"/>
                </w:rPr>
                <w:t>동</w:t>
              </w:r>
              <w:r w:rsidRPr="00AF45FB">
                <w:rPr>
                  <w:rFonts w:cs="Times New Roman" w:hint="eastAsia"/>
                  <w:sz w:val="20"/>
                  <w:szCs w:val="20"/>
                </w:rPr>
                <w:t>사항</w:t>
              </w:r>
              <w:r w:rsidRPr="00AF45FB">
                <w:rPr>
                  <w:rFonts w:cs="Times New Roman" w:hint="eastAsia"/>
                  <w:sz w:val="20"/>
                  <w:szCs w:val="20"/>
                </w:rPr>
                <w:t xml:space="preserve"> </w:t>
              </w:r>
              <w:r w:rsidRPr="00AF45FB">
                <w:rPr>
                  <w:rFonts w:cs="Times New Roman" w:hint="eastAsia"/>
                  <w:sz w:val="20"/>
                  <w:szCs w:val="20"/>
                </w:rPr>
                <w:t>있을</w:t>
              </w:r>
              <w:r w:rsidRPr="00AF45FB">
                <w:rPr>
                  <w:rFonts w:cs="Times New Roman" w:hint="eastAsia"/>
                  <w:sz w:val="20"/>
                  <w:szCs w:val="20"/>
                </w:rPr>
                <w:t xml:space="preserve"> </w:t>
              </w:r>
              <w:r w:rsidRPr="00AF45FB">
                <w:rPr>
                  <w:rFonts w:cs="Times New Roman" w:hint="eastAsia"/>
                  <w:sz w:val="20"/>
                  <w:szCs w:val="20"/>
                </w:rPr>
                <w:t>경우</w:t>
              </w:r>
              <w:r w:rsidRPr="00AF45FB">
                <w:rPr>
                  <w:rFonts w:cs="Times New Roman" w:hint="eastAsia"/>
                  <w:sz w:val="20"/>
                  <w:szCs w:val="20"/>
                </w:rPr>
                <w:t xml:space="preserve"> </w:t>
              </w:r>
              <w:r w:rsidRPr="00AF45FB">
                <w:rPr>
                  <w:rFonts w:cs="Times New Roman" w:hint="eastAsia"/>
                  <w:sz w:val="20"/>
                  <w:szCs w:val="20"/>
                </w:rPr>
                <w:t>지체없이</w:t>
              </w:r>
              <w:r w:rsidRPr="00AF45FB">
                <w:rPr>
                  <w:rFonts w:cs="Times New Roman" w:hint="eastAsia"/>
                  <w:sz w:val="20"/>
                  <w:szCs w:val="20"/>
                </w:rPr>
                <w:t xml:space="preserve"> </w:t>
              </w:r>
              <w:r w:rsidRPr="00AF45FB">
                <w:rPr>
                  <w:rFonts w:cs="Times New Roman" w:hint="eastAsia"/>
                  <w:sz w:val="20"/>
                  <w:szCs w:val="20"/>
                </w:rPr>
                <w:t>통지</w:t>
              </w:r>
              <w:r>
                <w:rPr>
                  <w:rFonts w:cs="Times New Roman" w:hint="eastAsia"/>
                  <w:sz w:val="20"/>
                  <w:szCs w:val="20"/>
                </w:rPr>
                <w:t>를</w:t>
              </w:r>
              <w:r>
                <w:rPr>
                  <w:rFonts w:cs="Times New Roman" w:hint="eastAsia"/>
                  <w:sz w:val="20"/>
                  <w:szCs w:val="20"/>
                </w:rPr>
                <w:t xml:space="preserve"> </w:t>
              </w:r>
            </w:ins>
            <w:ins w:id="83" w:author="bokyu.choe" w:date="2022-07-17T15:39:00Z">
              <w:r>
                <w:rPr>
                  <w:rFonts w:cs="Times New Roman" w:hint="eastAsia"/>
                  <w:sz w:val="20"/>
                  <w:szCs w:val="20"/>
                </w:rPr>
                <w:t>하도록</w:t>
              </w:r>
              <w:r>
                <w:rPr>
                  <w:rFonts w:cs="Times New Roman" w:hint="eastAsia"/>
                  <w:sz w:val="20"/>
                  <w:szCs w:val="20"/>
                </w:rPr>
                <w:t xml:space="preserve"> </w:t>
              </w:r>
              <w:r>
                <w:rPr>
                  <w:rFonts w:cs="Times New Roman" w:hint="eastAsia"/>
                  <w:sz w:val="20"/>
                  <w:szCs w:val="20"/>
                </w:rPr>
                <w:t>규정하고</w:t>
              </w:r>
              <w:r>
                <w:rPr>
                  <w:rFonts w:cs="Times New Roman" w:hint="eastAsia"/>
                  <w:sz w:val="20"/>
                  <w:szCs w:val="20"/>
                </w:rPr>
                <w:t xml:space="preserve"> </w:t>
              </w:r>
              <w:r>
                <w:rPr>
                  <w:rFonts w:cs="Times New Roman" w:hint="eastAsia"/>
                  <w:sz w:val="20"/>
                  <w:szCs w:val="20"/>
                </w:rPr>
                <w:t>있고</w:t>
              </w:r>
              <w:r>
                <w:rPr>
                  <w:rFonts w:cs="Times New Roman" w:hint="eastAsia"/>
                  <w:sz w:val="20"/>
                  <w:szCs w:val="20"/>
                </w:rPr>
                <w:t>,</w:t>
              </w:r>
              <w:r>
                <w:rPr>
                  <w:rFonts w:cs="Times New Roman"/>
                  <w:sz w:val="20"/>
                  <w:szCs w:val="20"/>
                </w:rPr>
                <w:t xml:space="preserve"> </w:t>
              </w:r>
            </w:ins>
            <w:ins w:id="84" w:author="hyunkue.jeong" w:date="2022-07-18T11:32:00Z">
              <w:r w:rsidR="003F06BB">
                <w:rPr>
                  <w:rFonts w:cs="Times New Roman" w:hint="eastAsia"/>
                  <w:sz w:val="20"/>
                  <w:szCs w:val="20"/>
                </w:rPr>
                <w:t>대상회사가</w:t>
              </w:r>
              <w:r w:rsidR="003F06BB">
                <w:rPr>
                  <w:rFonts w:cs="Times New Roman" w:hint="eastAsia"/>
                  <w:sz w:val="20"/>
                  <w:szCs w:val="20"/>
                </w:rPr>
                <w:t xml:space="preserve"> </w:t>
              </w:r>
            </w:ins>
            <w:ins w:id="85" w:author="bokyu.choe" w:date="2022-07-17T15:39:00Z">
              <w:r>
                <w:rPr>
                  <w:rFonts w:cs="Times New Roman" w:hint="eastAsia"/>
                  <w:sz w:val="20"/>
                  <w:szCs w:val="20"/>
                </w:rPr>
                <w:t>씨제이대한통운과</w:t>
              </w:r>
              <w:r>
                <w:rPr>
                  <w:rFonts w:cs="Times New Roman" w:hint="eastAsia"/>
                  <w:sz w:val="20"/>
                  <w:szCs w:val="20"/>
                </w:rPr>
                <w:t xml:space="preserve"> </w:t>
              </w:r>
            </w:ins>
            <w:ins w:id="86" w:author="bokyu.choe" w:date="2022-07-17T15:40:00Z">
              <w:r>
                <w:rPr>
                  <w:rFonts w:cs="Times New Roman" w:hint="eastAsia"/>
                  <w:sz w:val="20"/>
                  <w:szCs w:val="20"/>
                </w:rPr>
                <w:t>체결한</w:t>
              </w:r>
              <w:r>
                <w:rPr>
                  <w:rFonts w:cs="Times New Roman" w:hint="eastAsia"/>
                  <w:sz w:val="20"/>
                  <w:szCs w:val="20"/>
                </w:rPr>
                <w:t xml:space="preserve"> </w:t>
              </w:r>
              <w:r>
                <w:rPr>
                  <w:rFonts w:cs="Times New Roman" w:hint="eastAsia"/>
                  <w:sz w:val="20"/>
                  <w:szCs w:val="20"/>
                </w:rPr>
                <w:t>임대차계약은</w:t>
              </w:r>
              <w:r>
                <w:rPr>
                  <w:rFonts w:cs="Times New Roman" w:hint="eastAsia"/>
                  <w:sz w:val="20"/>
                  <w:szCs w:val="20"/>
                </w:rPr>
                <w:t xml:space="preserve"> </w:t>
              </w:r>
              <w:r>
                <w:rPr>
                  <w:rFonts w:cs="Times New Roman" w:hint="eastAsia"/>
                  <w:sz w:val="20"/>
                  <w:szCs w:val="20"/>
                </w:rPr>
                <w:t>상대방의</w:t>
              </w:r>
              <w:r>
                <w:rPr>
                  <w:rFonts w:cs="Times New Roman" w:hint="eastAsia"/>
                  <w:sz w:val="20"/>
                  <w:szCs w:val="20"/>
                </w:rPr>
                <w:t xml:space="preserve"> </w:t>
              </w:r>
              <w:r>
                <w:rPr>
                  <w:rFonts w:cs="Times New Roman" w:hint="eastAsia"/>
                  <w:sz w:val="20"/>
                  <w:szCs w:val="20"/>
                </w:rPr>
                <w:t>임의해지권을</w:t>
              </w:r>
              <w:r>
                <w:rPr>
                  <w:rFonts w:cs="Times New Roman" w:hint="eastAsia"/>
                  <w:sz w:val="20"/>
                  <w:szCs w:val="20"/>
                </w:rPr>
                <w:t xml:space="preserve"> </w:t>
              </w:r>
              <w:r>
                <w:rPr>
                  <w:rFonts w:cs="Times New Roman" w:hint="eastAsia"/>
                  <w:sz w:val="20"/>
                  <w:szCs w:val="20"/>
                </w:rPr>
                <w:t>규정하고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r>
                <w:rPr>
                  <w:rFonts w:cs="Times New Roman"/>
                  <w:sz w:val="20"/>
                  <w:szCs w:val="20"/>
                </w:rPr>
                <w:t xml:space="preserve"> </w:t>
              </w:r>
            </w:ins>
          </w:p>
          <w:p w14:paraId="321F65B7" w14:textId="7A555C39" w:rsidR="005335C7" w:rsidRPr="003B2B01" w:rsidRDefault="009F2A85" w:rsidP="00571510">
            <w:pPr>
              <w:pStyle w:val="a8"/>
              <w:widowControl/>
              <w:numPr>
                <w:ilvl w:val="0"/>
                <w:numId w:val="2"/>
              </w:numPr>
              <w:spacing w:before="40" w:after="120" w:line="276" w:lineRule="auto"/>
              <w:rPr>
                <w:rFonts w:cs="Times New Roman"/>
                <w:sz w:val="20"/>
                <w:szCs w:val="20"/>
              </w:rPr>
            </w:pPr>
            <w:r w:rsidRPr="009F2A85">
              <w:rPr>
                <w:rFonts w:cs="Times New Roman" w:hint="eastAsia"/>
                <w:sz w:val="20"/>
                <w:szCs w:val="20"/>
              </w:rPr>
              <w:lastRenderedPageBreak/>
              <w:t>대상회사</w:t>
            </w:r>
            <w:ins w:id="87" w:author="hyunkue.jeong" w:date="2022-07-18T11:27:00Z">
              <w:r w:rsidR="003F06BB">
                <w:rPr>
                  <w:rFonts w:cs="Times New Roman" w:hint="eastAsia"/>
                  <w:sz w:val="20"/>
                  <w:szCs w:val="20"/>
                </w:rPr>
                <w:t xml:space="preserve"> </w:t>
              </w:r>
              <w:r w:rsidR="003F06BB">
                <w:rPr>
                  <w:rFonts w:cs="Times New Roman" w:hint="eastAsia"/>
                  <w:sz w:val="20"/>
                  <w:szCs w:val="20"/>
                </w:rPr>
                <w:t>및</w:t>
              </w:r>
              <w:r w:rsidR="003F06BB">
                <w:rPr>
                  <w:rFonts w:cs="Times New Roman" w:hint="eastAsia"/>
                  <w:sz w:val="20"/>
                  <w:szCs w:val="20"/>
                </w:rPr>
                <w:t xml:space="preserve"> </w:t>
              </w:r>
              <w:r w:rsidR="003F06BB">
                <w:rPr>
                  <w:rFonts w:cs="Times New Roman" w:hint="eastAsia"/>
                  <w:sz w:val="20"/>
                  <w:szCs w:val="20"/>
                </w:rPr>
                <w:t>자회사</w:t>
              </w:r>
            </w:ins>
            <w:r w:rsidRPr="009F2A85">
              <w:rPr>
                <w:rFonts w:cs="Times New Roman" w:hint="eastAsia"/>
                <w:sz w:val="20"/>
                <w:szCs w:val="20"/>
              </w:rPr>
              <w:t>의</w:t>
            </w:r>
            <w:r w:rsidRPr="009F2A85">
              <w:rPr>
                <w:rFonts w:cs="Times New Roman" w:hint="eastAsia"/>
                <w:sz w:val="20"/>
                <w:szCs w:val="20"/>
              </w:rPr>
              <w:t xml:space="preserve"> </w:t>
            </w:r>
            <w:r w:rsidRPr="009F2A85">
              <w:rPr>
                <w:rFonts w:cs="Times New Roman" w:hint="eastAsia"/>
                <w:sz w:val="20"/>
                <w:szCs w:val="20"/>
              </w:rPr>
              <w:t>임차부동산</w:t>
            </w:r>
            <w:r w:rsidRPr="009F2A85">
              <w:rPr>
                <w:rFonts w:cs="Times New Roman" w:hint="eastAsia"/>
                <w:sz w:val="20"/>
                <w:szCs w:val="20"/>
              </w:rPr>
              <w:t xml:space="preserve"> </w:t>
            </w:r>
            <w:r w:rsidRPr="009F2A85">
              <w:rPr>
                <w:rFonts w:cs="Times New Roman" w:hint="eastAsia"/>
                <w:sz w:val="20"/>
                <w:szCs w:val="20"/>
              </w:rPr>
              <w:t>현황</w:t>
            </w:r>
            <w:r w:rsidR="005335C7">
              <w:rPr>
                <w:rFonts w:cs="Times New Roman" w:hint="eastAsia"/>
                <w:sz w:val="20"/>
                <w:szCs w:val="20"/>
              </w:rPr>
              <w:t>은</w:t>
            </w:r>
            <w:r w:rsidR="005335C7">
              <w:rPr>
                <w:rFonts w:cs="Times New Roman" w:hint="eastAsia"/>
                <w:sz w:val="20"/>
                <w:szCs w:val="20"/>
              </w:rPr>
              <w:t xml:space="preserve"> </w:t>
            </w:r>
            <w:r w:rsidR="005335C7" w:rsidRPr="009F2A85">
              <w:rPr>
                <w:rFonts w:cs="Times New Roman" w:hint="eastAsia"/>
                <w:b/>
                <w:sz w:val="20"/>
                <w:szCs w:val="20"/>
                <w:u w:val="single"/>
              </w:rPr>
              <w:t>별첨</w:t>
            </w:r>
            <w:r w:rsidR="005335C7" w:rsidRPr="009F2A85">
              <w:rPr>
                <w:rFonts w:cs="Times New Roman" w:hint="eastAsia"/>
                <w:b/>
                <w:sz w:val="20"/>
                <w:szCs w:val="20"/>
                <w:u w:val="single"/>
              </w:rPr>
              <w:t xml:space="preserve"> </w:t>
            </w:r>
            <w:r w:rsidR="00571510">
              <w:rPr>
                <w:rFonts w:cs="Times New Roman"/>
                <w:b/>
                <w:sz w:val="20"/>
                <w:szCs w:val="20"/>
                <w:u w:val="single"/>
              </w:rPr>
              <w:t>8</w:t>
            </w:r>
            <w:r w:rsidR="005335C7" w:rsidRPr="009F2A85">
              <w:rPr>
                <w:rFonts w:cs="Times New Roman"/>
                <w:b/>
                <w:sz w:val="20"/>
                <w:szCs w:val="20"/>
                <w:u w:val="single"/>
              </w:rPr>
              <w:t>.</w:t>
            </w:r>
            <w:r w:rsidRPr="009F2A85">
              <w:rPr>
                <w:rFonts w:cs="Times New Roman"/>
                <w:b/>
                <w:sz w:val="20"/>
                <w:szCs w:val="20"/>
                <w:u w:val="single"/>
              </w:rPr>
              <w:t xml:space="preserve"> </w:t>
            </w:r>
            <w:r w:rsidR="005335C7" w:rsidRPr="009F2A85">
              <w:rPr>
                <w:rFonts w:cs="Times New Roman" w:hint="eastAsia"/>
                <w:b/>
                <w:sz w:val="20"/>
                <w:szCs w:val="20"/>
                <w:u w:val="single"/>
              </w:rPr>
              <w:t>임차</w:t>
            </w:r>
            <w:r w:rsidRPr="009F2A85">
              <w:rPr>
                <w:rFonts w:cs="Times New Roman" w:hint="eastAsia"/>
                <w:b/>
                <w:sz w:val="20"/>
                <w:szCs w:val="20"/>
                <w:u w:val="single"/>
              </w:rPr>
              <w:t>부동산</w:t>
            </w:r>
            <w:r w:rsidR="005335C7" w:rsidRPr="009F2A85">
              <w:rPr>
                <w:rFonts w:cs="Times New Roman" w:hint="eastAsia"/>
                <w:b/>
                <w:sz w:val="20"/>
                <w:szCs w:val="20"/>
                <w:u w:val="single"/>
              </w:rPr>
              <w:t xml:space="preserve"> </w:t>
            </w:r>
            <w:r w:rsidR="005335C7" w:rsidRPr="009F2A85">
              <w:rPr>
                <w:rFonts w:cs="Times New Roman" w:hint="eastAsia"/>
                <w:b/>
                <w:sz w:val="20"/>
                <w:szCs w:val="20"/>
                <w:u w:val="single"/>
              </w:rPr>
              <w:t>현황</w:t>
            </w:r>
            <w:r w:rsidR="005335C7">
              <w:rPr>
                <w:rFonts w:cs="Times New Roman" w:hint="eastAsia"/>
                <w:sz w:val="20"/>
                <w:szCs w:val="20"/>
              </w:rPr>
              <w:t xml:space="preserve"> </w:t>
            </w:r>
            <w:r w:rsidR="005335C7">
              <w:rPr>
                <w:rFonts w:cs="Times New Roman" w:hint="eastAsia"/>
                <w:sz w:val="20"/>
                <w:szCs w:val="20"/>
              </w:rPr>
              <w:t>참조</w:t>
            </w:r>
            <w:r w:rsidR="005335C7">
              <w:rPr>
                <w:rFonts w:cs="Times New Roman" w:hint="eastAsia"/>
                <w:sz w:val="20"/>
                <w:szCs w:val="20"/>
              </w:rPr>
              <w:t>.</w:t>
            </w:r>
          </w:p>
        </w:tc>
        <w:tc>
          <w:tcPr>
            <w:tcW w:w="26" w:type="pct"/>
            <w:tcBorders>
              <w:top w:val="nil"/>
              <w:bottom w:val="nil"/>
            </w:tcBorders>
          </w:tcPr>
          <w:p w14:paraId="798DE2F0"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5347F9A3" w14:textId="155D6CCA" w:rsidR="005335C7" w:rsidRPr="009A2958" w:rsidRDefault="00F636A4" w:rsidP="003F06BB">
            <w:pPr>
              <w:pStyle w:val="a8"/>
              <w:widowControl/>
              <w:numPr>
                <w:ilvl w:val="0"/>
                <w:numId w:val="2"/>
              </w:numPr>
              <w:spacing w:before="40" w:after="120" w:line="276" w:lineRule="auto"/>
              <w:rPr>
                <w:rFonts w:cs="Times New Roman"/>
                <w:sz w:val="20"/>
                <w:szCs w:val="20"/>
              </w:rPr>
            </w:pPr>
            <w:del w:id="88" w:author="bokyu.choe" w:date="2022-07-17T15:40:00Z">
              <w:r w:rsidDel="00AF45FB">
                <w:rPr>
                  <w:rFonts w:cs="Times New Roman" w:hint="eastAsia"/>
                  <w:sz w:val="20"/>
                  <w:szCs w:val="20"/>
                </w:rPr>
                <w:delText>임대차계약을</w:delText>
              </w:r>
              <w:r w:rsidDel="00AF45FB">
                <w:rPr>
                  <w:rFonts w:cs="Times New Roman" w:hint="eastAsia"/>
                  <w:sz w:val="20"/>
                  <w:szCs w:val="20"/>
                </w:rPr>
                <w:delText xml:space="preserve"> </w:delText>
              </w:r>
              <w:r w:rsidDel="00AF45FB">
                <w:rPr>
                  <w:rFonts w:cs="Times New Roman" w:hint="eastAsia"/>
                  <w:sz w:val="20"/>
                  <w:szCs w:val="20"/>
                </w:rPr>
                <w:delText>제공</w:delText>
              </w:r>
              <w:r w:rsidDel="00AF45FB">
                <w:rPr>
                  <w:rFonts w:cs="Times New Roman" w:hint="eastAsia"/>
                  <w:sz w:val="20"/>
                  <w:szCs w:val="20"/>
                </w:rPr>
                <w:delText xml:space="preserve"> </w:delText>
              </w:r>
              <w:r w:rsidDel="00AF45FB">
                <w:rPr>
                  <w:rFonts w:cs="Times New Roman" w:hint="eastAsia"/>
                  <w:sz w:val="20"/>
                  <w:szCs w:val="20"/>
                </w:rPr>
                <w:delText>받지</w:delText>
              </w:r>
              <w:r w:rsidDel="00AF45FB">
                <w:rPr>
                  <w:rFonts w:cs="Times New Roman" w:hint="eastAsia"/>
                  <w:sz w:val="20"/>
                  <w:szCs w:val="20"/>
                </w:rPr>
                <w:delText xml:space="preserve"> </w:delText>
              </w:r>
              <w:r w:rsidDel="00AF45FB">
                <w:rPr>
                  <w:rFonts w:cs="Times New Roman" w:hint="eastAsia"/>
                  <w:sz w:val="20"/>
                  <w:szCs w:val="20"/>
                </w:rPr>
                <w:delText>못하</w:delText>
              </w:r>
              <w:r w:rsidR="00696F8A" w:rsidDel="00AF45FB">
                <w:rPr>
                  <w:rFonts w:cs="Times New Roman" w:hint="eastAsia"/>
                  <w:sz w:val="20"/>
                  <w:szCs w:val="20"/>
                </w:rPr>
                <w:delText>여</w:delText>
              </w:r>
              <w:r w:rsidDel="00AF45FB">
                <w:rPr>
                  <w:rFonts w:cs="Times New Roman"/>
                  <w:sz w:val="20"/>
                  <w:szCs w:val="20"/>
                </w:rPr>
                <w:delText xml:space="preserve"> </w:delText>
              </w:r>
              <w:r w:rsidR="00696F8A" w:rsidDel="00AF45FB">
                <w:rPr>
                  <w:rFonts w:cs="Times New Roman" w:hint="eastAsia"/>
                  <w:sz w:val="20"/>
                  <w:szCs w:val="20"/>
                </w:rPr>
                <w:delText>대상회사가</w:delText>
              </w:r>
              <w:r w:rsidR="00696F8A" w:rsidDel="00AF45FB">
                <w:rPr>
                  <w:rFonts w:cs="Times New Roman" w:hint="eastAsia"/>
                  <w:sz w:val="20"/>
                  <w:szCs w:val="20"/>
                </w:rPr>
                <w:delText xml:space="preserve"> </w:delText>
              </w:r>
              <w:r w:rsidR="00696F8A" w:rsidDel="00AF45FB">
                <w:rPr>
                  <w:rFonts w:cs="Times New Roman" w:hint="eastAsia"/>
                  <w:sz w:val="20"/>
                  <w:szCs w:val="20"/>
                </w:rPr>
                <w:delText>체결하고</w:delText>
              </w:r>
              <w:r w:rsidR="00696F8A" w:rsidDel="00AF45FB">
                <w:rPr>
                  <w:rFonts w:cs="Times New Roman" w:hint="eastAsia"/>
                  <w:sz w:val="20"/>
                  <w:szCs w:val="20"/>
                </w:rPr>
                <w:delText xml:space="preserve"> </w:delText>
              </w:r>
              <w:r w:rsidR="00696F8A" w:rsidDel="00AF45FB">
                <w:rPr>
                  <w:rFonts w:cs="Times New Roman" w:hint="eastAsia"/>
                  <w:sz w:val="20"/>
                  <w:szCs w:val="20"/>
                </w:rPr>
                <w:delText>있는</w:delText>
              </w:r>
              <w:r w:rsidR="00696F8A" w:rsidDel="00AF45FB">
                <w:rPr>
                  <w:rFonts w:cs="Times New Roman" w:hint="eastAsia"/>
                  <w:sz w:val="20"/>
                  <w:szCs w:val="20"/>
                </w:rPr>
                <w:delText xml:space="preserve"> </w:delText>
              </w:r>
              <w:r w:rsidRPr="00696F8A" w:rsidDel="00AF45FB">
                <w:rPr>
                  <w:rFonts w:cs="Times New Roman" w:hint="eastAsia"/>
                  <w:sz w:val="20"/>
                  <w:szCs w:val="20"/>
                </w:rPr>
                <w:delText>임대차계약</w:delText>
              </w:r>
              <w:r w:rsidRPr="00696F8A" w:rsidDel="00AF45FB">
                <w:rPr>
                  <w:rFonts w:cs="Times New Roman" w:hint="eastAsia"/>
                  <w:sz w:val="20"/>
                  <w:szCs w:val="20"/>
                </w:rPr>
                <w:delText xml:space="preserve"> </w:delText>
              </w:r>
              <w:r w:rsidRPr="00696F8A" w:rsidDel="00AF45FB">
                <w:rPr>
                  <w:rFonts w:cs="Times New Roman" w:hint="eastAsia"/>
                  <w:sz w:val="20"/>
                  <w:szCs w:val="20"/>
                </w:rPr>
                <w:delText>중</w:delText>
              </w:r>
              <w:r w:rsidRPr="00696F8A" w:rsidDel="00AF45FB">
                <w:rPr>
                  <w:rFonts w:cs="Times New Roman" w:hint="eastAsia"/>
                  <w:sz w:val="20"/>
                  <w:szCs w:val="20"/>
                </w:rPr>
                <w:delText xml:space="preserve"> </w:delText>
              </w:r>
              <w:r w:rsidRPr="00696F8A" w:rsidDel="00AF45FB">
                <w:rPr>
                  <w:rFonts w:cs="Times New Roman" w:hint="eastAsia"/>
                  <w:sz w:val="20"/>
                  <w:szCs w:val="20"/>
                </w:rPr>
                <w:delText>경영권변동에</w:delText>
              </w:r>
              <w:r w:rsidRPr="00696F8A" w:rsidDel="00AF45FB">
                <w:rPr>
                  <w:rFonts w:cs="Times New Roman" w:hint="eastAsia"/>
                  <w:sz w:val="20"/>
                  <w:szCs w:val="20"/>
                </w:rPr>
                <w:delText xml:space="preserve"> </w:delText>
              </w:r>
              <w:r w:rsidRPr="00696F8A" w:rsidDel="00AF45FB">
                <w:rPr>
                  <w:rFonts w:cs="Times New Roman" w:hint="eastAsia"/>
                  <w:sz w:val="20"/>
                  <w:szCs w:val="20"/>
                </w:rPr>
                <w:delText>따른</w:delText>
              </w:r>
              <w:r w:rsidRPr="00696F8A" w:rsidDel="00AF45FB">
                <w:rPr>
                  <w:rFonts w:cs="Times New Roman" w:hint="eastAsia"/>
                  <w:sz w:val="20"/>
                  <w:szCs w:val="20"/>
                </w:rPr>
                <w:delText xml:space="preserve"> </w:delText>
              </w:r>
              <w:r w:rsidRPr="00696F8A" w:rsidDel="00AF45FB">
                <w:rPr>
                  <w:rFonts w:cs="Times New Roman" w:hint="eastAsia"/>
                  <w:sz w:val="20"/>
                  <w:szCs w:val="20"/>
                </w:rPr>
                <w:delText>임의해지조항이나</w:delText>
              </w:r>
              <w:r w:rsidRPr="00696F8A" w:rsidDel="00AF45FB">
                <w:rPr>
                  <w:rFonts w:cs="Times New Roman" w:hint="eastAsia"/>
                  <w:sz w:val="20"/>
                  <w:szCs w:val="20"/>
                </w:rPr>
                <w:delText xml:space="preserve"> </w:delText>
              </w:r>
              <w:r w:rsidRPr="00696F8A" w:rsidDel="00AF45FB">
                <w:rPr>
                  <w:rFonts w:cs="Times New Roman" w:hint="eastAsia"/>
                  <w:sz w:val="20"/>
                  <w:szCs w:val="20"/>
                </w:rPr>
                <w:delText>통지</w:delText>
              </w:r>
              <w:r w:rsidRPr="00696F8A" w:rsidDel="00AF45FB">
                <w:rPr>
                  <w:rFonts w:cs="Times New Roman" w:hint="eastAsia"/>
                  <w:sz w:val="20"/>
                  <w:szCs w:val="20"/>
                </w:rPr>
                <w:delText xml:space="preserve"> </w:delText>
              </w:r>
              <w:r w:rsidR="00696F8A" w:rsidRPr="00696F8A" w:rsidDel="00AF45FB">
                <w:rPr>
                  <w:rFonts w:cs="Times New Roman" w:hint="eastAsia"/>
                  <w:sz w:val="20"/>
                  <w:szCs w:val="20"/>
                </w:rPr>
                <w:delText>조항이</w:delText>
              </w:r>
              <w:r w:rsidR="00696F8A" w:rsidRPr="00696F8A" w:rsidDel="00AF45FB">
                <w:rPr>
                  <w:rFonts w:cs="Times New Roman" w:hint="eastAsia"/>
                  <w:sz w:val="20"/>
                  <w:szCs w:val="20"/>
                </w:rPr>
                <w:delText xml:space="preserve"> </w:delText>
              </w:r>
              <w:r w:rsidR="00696F8A" w:rsidRPr="00696F8A" w:rsidDel="00AF45FB">
                <w:rPr>
                  <w:rFonts w:cs="Times New Roman" w:hint="eastAsia"/>
                  <w:sz w:val="20"/>
                  <w:szCs w:val="20"/>
                </w:rPr>
                <w:delText>있는</w:delText>
              </w:r>
              <w:r w:rsidR="00696F8A" w:rsidRPr="00696F8A" w:rsidDel="00AF45FB">
                <w:rPr>
                  <w:rFonts w:cs="Times New Roman" w:hint="eastAsia"/>
                  <w:sz w:val="20"/>
                  <w:szCs w:val="20"/>
                </w:rPr>
                <w:delText xml:space="preserve"> </w:delText>
              </w:r>
              <w:r w:rsidR="00696F8A" w:rsidRPr="00696F8A" w:rsidDel="00AF45FB">
                <w:rPr>
                  <w:rFonts w:cs="Times New Roman" w:hint="eastAsia"/>
                  <w:sz w:val="20"/>
                  <w:szCs w:val="20"/>
                </w:rPr>
                <w:delText>계약</w:delText>
              </w:r>
              <w:r w:rsidR="00696F8A" w:rsidDel="00AF45FB">
                <w:rPr>
                  <w:rFonts w:cs="Times New Roman" w:hint="eastAsia"/>
                  <w:sz w:val="20"/>
                  <w:szCs w:val="20"/>
                </w:rPr>
                <w:delText>을</w:delText>
              </w:r>
              <w:r w:rsidR="00696F8A" w:rsidDel="00AF45FB">
                <w:rPr>
                  <w:rFonts w:cs="Times New Roman" w:hint="eastAsia"/>
                  <w:sz w:val="20"/>
                  <w:szCs w:val="20"/>
                </w:rPr>
                <w:delText xml:space="preserve"> </w:delText>
              </w:r>
              <w:r w:rsidR="00696F8A" w:rsidDel="00AF45FB">
                <w:rPr>
                  <w:rFonts w:cs="Times New Roman" w:hint="eastAsia"/>
                  <w:sz w:val="20"/>
                  <w:szCs w:val="20"/>
                </w:rPr>
                <w:delText>확인하지</w:delText>
              </w:r>
              <w:r w:rsidR="00696F8A" w:rsidDel="00AF45FB">
                <w:rPr>
                  <w:rFonts w:cs="Times New Roman" w:hint="eastAsia"/>
                  <w:sz w:val="20"/>
                  <w:szCs w:val="20"/>
                </w:rPr>
                <w:delText xml:space="preserve"> </w:delText>
              </w:r>
              <w:r w:rsidR="00696F8A" w:rsidDel="00AF45FB">
                <w:rPr>
                  <w:rFonts w:cs="Times New Roman" w:hint="eastAsia"/>
                  <w:sz w:val="20"/>
                  <w:szCs w:val="20"/>
                </w:rPr>
                <w:delText>못하였</w:delText>
              </w:r>
              <w:r w:rsidR="004827C0" w:rsidDel="00AF45FB">
                <w:rPr>
                  <w:rFonts w:cs="Times New Roman" w:hint="eastAsia"/>
                  <w:sz w:val="20"/>
                  <w:szCs w:val="20"/>
                </w:rPr>
                <w:delText>으므로</w:delText>
              </w:r>
              <w:r w:rsidR="004827C0" w:rsidDel="00AF45FB">
                <w:rPr>
                  <w:rFonts w:cs="Times New Roman" w:hint="eastAsia"/>
                  <w:sz w:val="20"/>
                  <w:szCs w:val="20"/>
                </w:rPr>
                <w:delText>,</w:delText>
              </w:r>
              <w:r w:rsidR="00696F8A" w:rsidDel="00AF45FB">
                <w:rPr>
                  <w:rFonts w:cs="Times New Roman" w:hint="eastAsia"/>
                  <w:sz w:val="20"/>
                  <w:szCs w:val="20"/>
                </w:rPr>
                <w:delText xml:space="preserve"> </w:delText>
              </w:r>
              <w:r w:rsidR="00E2765F" w:rsidRPr="00E2765F" w:rsidDel="00AF45FB">
                <w:rPr>
                  <w:rFonts w:cs="Times New Roman" w:hint="eastAsia"/>
                  <w:sz w:val="20"/>
                  <w:szCs w:val="20"/>
                </w:rPr>
                <w:delText>만약</w:delText>
              </w:r>
              <w:r w:rsidR="00E2765F" w:rsidRPr="00E2765F" w:rsidDel="00AF45FB">
                <w:rPr>
                  <w:rFonts w:cs="Times New Roman" w:hint="eastAsia"/>
                  <w:sz w:val="20"/>
                  <w:szCs w:val="20"/>
                </w:rPr>
                <w:delText xml:space="preserve"> </w:delText>
              </w:r>
              <w:r w:rsidR="00E2765F" w:rsidRPr="00E2765F" w:rsidDel="00AF45FB">
                <w:rPr>
                  <w:rFonts w:cs="Times New Roman" w:hint="eastAsia"/>
                  <w:sz w:val="20"/>
                  <w:szCs w:val="20"/>
                </w:rPr>
                <w:delText>임대차계약</w:delText>
              </w:r>
              <w:r w:rsidR="00E2765F" w:rsidRPr="00E2765F" w:rsidDel="00AF45FB">
                <w:rPr>
                  <w:rFonts w:cs="Times New Roman" w:hint="eastAsia"/>
                  <w:sz w:val="20"/>
                  <w:szCs w:val="20"/>
                </w:rPr>
                <w:delText xml:space="preserve"> </w:delText>
              </w:r>
              <w:r w:rsidR="00E2765F" w:rsidRPr="00E2765F" w:rsidDel="00AF45FB">
                <w:rPr>
                  <w:rFonts w:cs="Times New Roman" w:hint="eastAsia"/>
                  <w:sz w:val="20"/>
                  <w:szCs w:val="20"/>
                </w:rPr>
                <w:delText>중</w:delText>
              </w:r>
              <w:r w:rsidR="00E2765F" w:rsidRPr="00E2765F" w:rsidDel="00AF45FB">
                <w:rPr>
                  <w:rFonts w:cs="Times New Roman" w:hint="eastAsia"/>
                  <w:sz w:val="20"/>
                  <w:szCs w:val="20"/>
                </w:rPr>
                <w:delText xml:space="preserve"> </w:delText>
              </w:r>
            </w:del>
            <w:ins w:id="89" w:author="bokyu.choe" w:date="2022-07-17T15:40:00Z">
              <w:r w:rsidR="00AF45FB">
                <w:rPr>
                  <w:rFonts w:cs="Times New Roman" w:hint="eastAsia"/>
                  <w:sz w:val="20"/>
                  <w:szCs w:val="20"/>
                </w:rPr>
                <w:t>대상회사</w:t>
              </w:r>
            </w:ins>
            <w:ins w:id="90" w:author="hyunkue.jeong" w:date="2022-07-18T11:32:00Z">
              <w:r w:rsidR="003F06BB">
                <w:rPr>
                  <w:rFonts w:cs="Times New Roman" w:hint="eastAsia"/>
                  <w:sz w:val="20"/>
                  <w:szCs w:val="20"/>
                </w:rPr>
                <w:t xml:space="preserve"> </w:t>
              </w:r>
              <w:r w:rsidR="003F06BB">
                <w:rPr>
                  <w:rFonts w:cs="Times New Roman" w:hint="eastAsia"/>
                  <w:sz w:val="20"/>
                  <w:szCs w:val="20"/>
                </w:rPr>
                <w:t>및</w:t>
              </w:r>
              <w:r w:rsidR="003F06BB">
                <w:rPr>
                  <w:rFonts w:cs="Times New Roman" w:hint="eastAsia"/>
                  <w:sz w:val="20"/>
                  <w:szCs w:val="20"/>
                </w:rPr>
                <w:t xml:space="preserve"> </w:t>
              </w:r>
              <w:r w:rsidR="003F06BB">
                <w:rPr>
                  <w:rFonts w:cs="Times New Roman" w:hint="eastAsia"/>
                  <w:sz w:val="20"/>
                  <w:szCs w:val="20"/>
                </w:rPr>
                <w:t>자회사들이</w:t>
              </w:r>
            </w:ins>
            <w:ins w:id="91" w:author="bokyu.choe" w:date="2022-07-17T15:40:00Z">
              <w:del w:id="92" w:author="hyunkue.jeong" w:date="2022-07-18T11:32:00Z">
                <w:r w:rsidR="00AF45FB" w:rsidDel="003F06BB">
                  <w:rPr>
                    <w:rFonts w:cs="Times New Roman" w:hint="eastAsia"/>
                    <w:sz w:val="20"/>
                    <w:szCs w:val="20"/>
                  </w:rPr>
                  <w:delText>가</w:delText>
                </w:r>
              </w:del>
              <w:r w:rsidR="00AF45FB">
                <w:rPr>
                  <w:rFonts w:cs="Times New Roman" w:hint="eastAsia"/>
                  <w:sz w:val="20"/>
                  <w:szCs w:val="20"/>
                </w:rPr>
                <w:t xml:space="preserve"> </w:t>
              </w:r>
              <w:r w:rsidR="00AF45FB">
                <w:rPr>
                  <w:rFonts w:cs="Times New Roman" w:hint="eastAsia"/>
                  <w:sz w:val="20"/>
                  <w:szCs w:val="20"/>
                </w:rPr>
                <w:t>체결하고</w:t>
              </w:r>
              <w:r w:rsidR="00AF45FB">
                <w:rPr>
                  <w:rFonts w:cs="Times New Roman" w:hint="eastAsia"/>
                  <w:sz w:val="20"/>
                  <w:szCs w:val="20"/>
                </w:rPr>
                <w:t xml:space="preserve"> </w:t>
              </w:r>
              <w:r w:rsidR="00AF45FB">
                <w:rPr>
                  <w:rFonts w:cs="Times New Roman" w:hint="eastAsia"/>
                  <w:sz w:val="20"/>
                  <w:szCs w:val="20"/>
                </w:rPr>
                <w:t>있는</w:t>
              </w:r>
              <w:r w:rsidR="00AF45FB">
                <w:rPr>
                  <w:rFonts w:cs="Times New Roman" w:hint="eastAsia"/>
                  <w:sz w:val="20"/>
                  <w:szCs w:val="20"/>
                </w:rPr>
                <w:t xml:space="preserve"> </w:t>
              </w:r>
              <w:r w:rsidR="00AF45FB" w:rsidRPr="00696F8A">
                <w:rPr>
                  <w:rFonts w:cs="Times New Roman" w:hint="eastAsia"/>
                  <w:sz w:val="20"/>
                  <w:szCs w:val="20"/>
                </w:rPr>
                <w:t>임대차계약</w:t>
              </w:r>
              <w:r w:rsidR="00AF45FB" w:rsidRPr="00696F8A">
                <w:rPr>
                  <w:rFonts w:cs="Times New Roman" w:hint="eastAsia"/>
                  <w:sz w:val="20"/>
                  <w:szCs w:val="20"/>
                </w:rPr>
                <w:t xml:space="preserve"> </w:t>
              </w:r>
              <w:r w:rsidR="00AF45FB" w:rsidRPr="00696F8A">
                <w:rPr>
                  <w:rFonts w:cs="Times New Roman" w:hint="eastAsia"/>
                  <w:sz w:val="20"/>
                  <w:szCs w:val="20"/>
                </w:rPr>
                <w:t>중</w:t>
              </w:r>
              <w:r w:rsidR="00AF45FB" w:rsidRPr="00696F8A">
                <w:rPr>
                  <w:rFonts w:cs="Times New Roman" w:hint="eastAsia"/>
                  <w:sz w:val="20"/>
                  <w:szCs w:val="20"/>
                </w:rPr>
                <w:t xml:space="preserve"> </w:t>
              </w:r>
              <w:r w:rsidR="00637BA0">
                <w:rPr>
                  <w:rFonts w:cs="Times New Roman" w:hint="eastAsia"/>
                  <w:sz w:val="20"/>
                  <w:szCs w:val="20"/>
                </w:rPr>
                <w:t>상호나</w:t>
              </w:r>
              <w:r w:rsidR="00637BA0">
                <w:rPr>
                  <w:rFonts w:cs="Times New Roman"/>
                  <w:sz w:val="20"/>
                  <w:szCs w:val="20"/>
                </w:rPr>
                <w:t xml:space="preserve"> </w:t>
              </w:r>
              <w:r w:rsidR="00637BA0">
                <w:rPr>
                  <w:rFonts w:cs="Times New Roman" w:hint="eastAsia"/>
                  <w:sz w:val="20"/>
                  <w:szCs w:val="20"/>
                </w:rPr>
                <w:t>대표자</w:t>
              </w:r>
              <w:r w:rsidR="00637BA0">
                <w:rPr>
                  <w:rFonts w:cs="Times New Roman" w:hint="eastAsia"/>
                  <w:sz w:val="20"/>
                  <w:szCs w:val="20"/>
                </w:rPr>
                <w:t xml:space="preserve"> </w:t>
              </w:r>
              <w:r w:rsidR="00637BA0">
                <w:rPr>
                  <w:rFonts w:cs="Times New Roman" w:hint="eastAsia"/>
                  <w:sz w:val="20"/>
                  <w:szCs w:val="20"/>
                </w:rPr>
                <w:t>기타</w:t>
              </w:r>
              <w:r w:rsidR="00637BA0">
                <w:rPr>
                  <w:rFonts w:cs="Times New Roman" w:hint="eastAsia"/>
                  <w:sz w:val="20"/>
                  <w:szCs w:val="20"/>
                </w:rPr>
                <w:t xml:space="preserve"> </w:t>
              </w:r>
              <w:r w:rsidR="00637BA0">
                <w:rPr>
                  <w:rFonts w:cs="Times New Roman" w:hint="eastAsia"/>
                  <w:sz w:val="20"/>
                  <w:szCs w:val="20"/>
                </w:rPr>
                <w:t>중요한</w:t>
              </w:r>
              <w:r w:rsidR="00637BA0">
                <w:rPr>
                  <w:rFonts w:cs="Times New Roman" w:hint="eastAsia"/>
                  <w:sz w:val="20"/>
                  <w:szCs w:val="20"/>
                </w:rPr>
                <w:t xml:space="preserve"> </w:t>
              </w:r>
              <w:r w:rsidR="00637BA0">
                <w:rPr>
                  <w:rFonts w:cs="Times New Roman" w:hint="eastAsia"/>
                  <w:sz w:val="20"/>
                  <w:szCs w:val="20"/>
                </w:rPr>
                <w:t>변동사항이</w:t>
              </w:r>
              <w:r w:rsidR="00637BA0">
                <w:rPr>
                  <w:rFonts w:cs="Times New Roman" w:hint="eastAsia"/>
                  <w:sz w:val="20"/>
                  <w:szCs w:val="20"/>
                </w:rPr>
                <w:t xml:space="preserve"> </w:t>
              </w:r>
              <w:r w:rsidR="00637BA0">
                <w:rPr>
                  <w:rFonts w:cs="Times New Roman" w:hint="eastAsia"/>
                  <w:sz w:val="20"/>
                  <w:szCs w:val="20"/>
                </w:rPr>
                <w:t>있을</w:t>
              </w:r>
              <w:r w:rsidR="00637BA0">
                <w:rPr>
                  <w:rFonts w:cs="Times New Roman" w:hint="eastAsia"/>
                  <w:sz w:val="20"/>
                  <w:szCs w:val="20"/>
                </w:rPr>
                <w:t xml:space="preserve"> </w:t>
              </w:r>
              <w:r w:rsidR="00637BA0">
                <w:rPr>
                  <w:rFonts w:cs="Times New Roman" w:hint="eastAsia"/>
                  <w:sz w:val="20"/>
                  <w:szCs w:val="20"/>
                </w:rPr>
                <w:t>경우</w:t>
              </w:r>
              <w:r w:rsidR="00637BA0">
                <w:rPr>
                  <w:rFonts w:cs="Times New Roman" w:hint="eastAsia"/>
                  <w:sz w:val="20"/>
                  <w:szCs w:val="20"/>
                </w:rPr>
                <w:t xml:space="preserve"> </w:t>
              </w:r>
              <w:r w:rsidR="00637BA0">
                <w:rPr>
                  <w:rFonts w:cs="Times New Roman" w:hint="eastAsia"/>
                  <w:sz w:val="20"/>
                  <w:szCs w:val="20"/>
                </w:rPr>
                <w:t>통지</w:t>
              </w:r>
            </w:ins>
            <w:ins w:id="93" w:author="bokyu.choe" w:date="2022-07-17T15:41:00Z">
              <w:r w:rsidR="00637BA0">
                <w:rPr>
                  <w:rFonts w:cs="Times New Roman" w:hint="eastAsia"/>
                  <w:sz w:val="20"/>
                  <w:szCs w:val="20"/>
                </w:rPr>
                <w:t xml:space="preserve"> </w:t>
              </w:r>
              <w:r w:rsidR="00637BA0">
                <w:rPr>
                  <w:rFonts w:cs="Times New Roman" w:hint="eastAsia"/>
                  <w:sz w:val="20"/>
                  <w:szCs w:val="20"/>
                </w:rPr>
                <w:t>규정을</w:t>
              </w:r>
              <w:r w:rsidR="00637BA0">
                <w:rPr>
                  <w:rFonts w:cs="Times New Roman" w:hint="eastAsia"/>
                  <w:sz w:val="20"/>
                  <w:szCs w:val="20"/>
                </w:rPr>
                <w:t xml:space="preserve"> </w:t>
              </w:r>
              <w:r w:rsidR="00637BA0">
                <w:rPr>
                  <w:rFonts w:cs="Times New Roman" w:hint="eastAsia"/>
                  <w:sz w:val="20"/>
                  <w:szCs w:val="20"/>
                </w:rPr>
                <w:t>둔</w:t>
              </w:r>
              <w:r w:rsidR="00637BA0">
                <w:rPr>
                  <w:rFonts w:cs="Times New Roman" w:hint="eastAsia"/>
                  <w:sz w:val="20"/>
                  <w:szCs w:val="20"/>
                </w:rPr>
                <w:t xml:space="preserve"> </w:t>
              </w:r>
              <w:r w:rsidR="00637BA0">
                <w:rPr>
                  <w:rFonts w:cs="Times New Roman" w:hint="eastAsia"/>
                  <w:sz w:val="20"/>
                  <w:szCs w:val="20"/>
                </w:rPr>
                <w:t>계약이</w:t>
              </w:r>
              <w:r w:rsidR="00637BA0">
                <w:rPr>
                  <w:rFonts w:cs="Times New Roman" w:hint="eastAsia"/>
                  <w:sz w:val="20"/>
                  <w:szCs w:val="20"/>
                </w:rPr>
                <w:t xml:space="preserve"> </w:t>
              </w:r>
            </w:ins>
            <w:ins w:id="94" w:author="bokyu.choe" w:date="2022-07-17T15:40:00Z">
              <w:r w:rsidR="00637BA0">
                <w:rPr>
                  <w:rFonts w:cs="Times New Roman" w:hint="eastAsia"/>
                  <w:sz w:val="20"/>
                  <w:szCs w:val="20"/>
                </w:rPr>
                <w:t>있</w:t>
              </w:r>
            </w:ins>
            <w:ins w:id="95" w:author="bokyu.choe" w:date="2022-07-17T15:41:00Z">
              <w:r w:rsidR="00637BA0">
                <w:rPr>
                  <w:rFonts w:cs="Times New Roman" w:hint="eastAsia"/>
                  <w:sz w:val="20"/>
                  <w:szCs w:val="20"/>
                </w:rPr>
                <w:t>으므로</w:t>
              </w:r>
              <w:r w:rsidR="00637BA0">
                <w:rPr>
                  <w:rFonts w:cs="Times New Roman" w:hint="eastAsia"/>
                  <w:sz w:val="20"/>
                  <w:szCs w:val="20"/>
                </w:rPr>
                <w:t xml:space="preserve">, </w:t>
              </w:r>
            </w:ins>
            <w:ins w:id="96" w:author="bokyu.choe" w:date="2022-07-17T15:42:00Z">
              <w:r w:rsidR="00637BA0">
                <w:rPr>
                  <w:rFonts w:cs="Times New Roman" w:hint="eastAsia"/>
                  <w:sz w:val="20"/>
                  <w:szCs w:val="20"/>
                </w:rPr>
                <w:t>대상회사</w:t>
              </w:r>
            </w:ins>
            <w:ins w:id="97" w:author="hyunkue.jeong" w:date="2022-07-18T11:32:00Z">
              <w:r w:rsidR="003F06BB">
                <w:rPr>
                  <w:rFonts w:cs="Times New Roman" w:hint="eastAsia"/>
                  <w:sz w:val="20"/>
                  <w:szCs w:val="20"/>
                </w:rPr>
                <w:t xml:space="preserve"> </w:t>
              </w:r>
              <w:r w:rsidR="003F06BB">
                <w:rPr>
                  <w:rFonts w:cs="Times New Roman" w:hint="eastAsia"/>
                  <w:sz w:val="20"/>
                  <w:szCs w:val="20"/>
                </w:rPr>
                <w:t>및</w:t>
              </w:r>
              <w:r w:rsidR="003F06BB">
                <w:rPr>
                  <w:rFonts w:cs="Times New Roman" w:hint="eastAsia"/>
                  <w:sz w:val="20"/>
                  <w:szCs w:val="20"/>
                </w:rPr>
                <w:t xml:space="preserve"> </w:t>
              </w:r>
              <w:r w:rsidR="003F06BB">
                <w:rPr>
                  <w:rFonts w:cs="Times New Roman" w:hint="eastAsia"/>
                  <w:sz w:val="20"/>
                  <w:szCs w:val="20"/>
                </w:rPr>
                <w:t>자회사들</w:t>
              </w:r>
            </w:ins>
            <w:ins w:id="98" w:author="bokyu.choe" w:date="2022-07-17T15:42:00Z">
              <w:r w:rsidR="00637BA0">
                <w:rPr>
                  <w:rFonts w:cs="Times New Roman" w:hint="eastAsia"/>
                  <w:sz w:val="20"/>
                  <w:szCs w:val="20"/>
                </w:rPr>
                <w:t>로</w:t>
              </w:r>
              <w:r w:rsidR="00637BA0">
                <w:rPr>
                  <w:rFonts w:cs="Times New Roman" w:hint="eastAsia"/>
                  <w:sz w:val="20"/>
                  <w:szCs w:val="20"/>
                </w:rPr>
                <w:t xml:space="preserve"> </w:t>
              </w:r>
              <w:r w:rsidR="00637BA0">
                <w:rPr>
                  <w:rFonts w:cs="Times New Roman" w:hint="eastAsia"/>
                  <w:sz w:val="20"/>
                  <w:szCs w:val="20"/>
                </w:rPr>
                <w:t>하여금</w:t>
              </w:r>
              <w:r w:rsidR="00637BA0">
                <w:rPr>
                  <w:rFonts w:cs="Times New Roman" w:hint="eastAsia"/>
                  <w:sz w:val="20"/>
                  <w:szCs w:val="20"/>
                </w:rPr>
                <w:t xml:space="preserve"> </w:t>
              </w:r>
            </w:ins>
            <w:ins w:id="99" w:author="bokyu.choe" w:date="2022-07-17T15:41:00Z">
              <w:r w:rsidR="00637BA0">
                <w:rPr>
                  <w:rFonts w:cs="Times New Roman" w:hint="eastAsia"/>
                  <w:sz w:val="20"/>
                  <w:szCs w:val="20"/>
                </w:rPr>
                <w:t>거래</w:t>
              </w:r>
              <w:r w:rsidR="00637BA0">
                <w:rPr>
                  <w:rFonts w:cs="Times New Roman" w:hint="eastAsia"/>
                  <w:sz w:val="20"/>
                  <w:szCs w:val="20"/>
                </w:rPr>
                <w:t xml:space="preserve"> </w:t>
              </w:r>
              <w:r w:rsidR="00637BA0">
                <w:rPr>
                  <w:rFonts w:cs="Times New Roman" w:hint="eastAsia"/>
                  <w:sz w:val="20"/>
                  <w:szCs w:val="20"/>
                </w:rPr>
                <w:t>종결</w:t>
              </w:r>
              <w:r w:rsidR="00637BA0">
                <w:rPr>
                  <w:rFonts w:cs="Times New Roman" w:hint="eastAsia"/>
                  <w:sz w:val="20"/>
                  <w:szCs w:val="20"/>
                </w:rPr>
                <w:t xml:space="preserve"> </w:t>
              </w:r>
              <w:r w:rsidR="00637BA0">
                <w:rPr>
                  <w:rFonts w:cs="Times New Roman" w:hint="eastAsia"/>
                  <w:sz w:val="20"/>
                  <w:szCs w:val="20"/>
                </w:rPr>
                <w:t>전까지</w:t>
              </w:r>
              <w:r w:rsidR="00637BA0">
                <w:rPr>
                  <w:rFonts w:cs="Times New Roman" w:hint="eastAsia"/>
                  <w:sz w:val="20"/>
                  <w:szCs w:val="20"/>
                </w:rPr>
                <w:t xml:space="preserve"> </w:t>
              </w:r>
            </w:ins>
            <w:del w:id="100" w:author="bokyu.choe" w:date="2022-07-17T15:41:00Z">
              <w:r w:rsidR="00E2765F" w:rsidRPr="00E2765F" w:rsidDel="00637BA0">
                <w:rPr>
                  <w:rFonts w:cs="Times New Roman" w:hint="eastAsia"/>
                  <w:sz w:val="20"/>
                  <w:szCs w:val="20"/>
                </w:rPr>
                <w:delText>이러한</w:delText>
              </w:r>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조항을</w:delText>
              </w:r>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포함하고</w:delText>
              </w:r>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있는</w:delText>
              </w:r>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계약이</w:delText>
              </w:r>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있을</w:delText>
              </w:r>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경우</w:delText>
              </w:r>
              <w:r w:rsidR="00E2765F" w:rsidRPr="00E2765F" w:rsidDel="00637BA0">
                <w:rPr>
                  <w:rFonts w:cs="Times New Roman" w:hint="eastAsia"/>
                  <w:sz w:val="20"/>
                  <w:szCs w:val="20"/>
                </w:rPr>
                <w:delText xml:space="preserve"> </w:delText>
              </w:r>
            </w:del>
            <w:del w:id="101" w:author="bokyu.choe" w:date="2022-07-17T15:42:00Z">
              <w:r w:rsidR="00E2765F" w:rsidRPr="00E2765F" w:rsidDel="00637BA0">
                <w:rPr>
                  <w:rFonts w:cs="Times New Roman" w:hint="eastAsia"/>
                  <w:sz w:val="20"/>
                  <w:szCs w:val="20"/>
                </w:rPr>
                <w:delText>본건</w:delText>
              </w:r>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거래</w:delText>
              </w:r>
            </w:del>
            <w:del w:id="102" w:author="bokyu.choe" w:date="2022-07-17T15:41:00Z">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과정에서</w:delText>
              </w:r>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대상회사가</w:delText>
              </w:r>
              <w:r w:rsidR="00E2765F" w:rsidRPr="00E2765F" w:rsidDel="00637BA0">
                <w:rPr>
                  <w:rFonts w:cs="Times New Roman" w:hint="eastAsia"/>
                  <w:sz w:val="20"/>
                  <w:szCs w:val="20"/>
                </w:rPr>
                <w:delText xml:space="preserve"> </w:delText>
              </w:r>
            </w:del>
            <w:r w:rsidR="00E2765F" w:rsidRPr="00E2765F">
              <w:rPr>
                <w:rFonts w:cs="Times New Roman" w:hint="eastAsia"/>
                <w:sz w:val="20"/>
                <w:szCs w:val="20"/>
              </w:rPr>
              <w:t>필요한</w:t>
            </w:r>
            <w:r w:rsidR="00E2765F" w:rsidRPr="00E2765F">
              <w:rPr>
                <w:rFonts w:cs="Times New Roman" w:hint="eastAsia"/>
                <w:sz w:val="20"/>
                <w:szCs w:val="20"/>
              </w:rPr>
              <w:t xml:space="preserve"> </w:t>
            </w:r>
            <w:r w:rsidR="00E2765F" w:rsidRPr="00E2765F">
              <w:rPr>
                <w:rFonts w:cs="Times New Roman" w:hint="eastAsia"/>
                <w:sz w:val="20"/>
                <w:szCs w:val="20"/>
              </w:rPr>
              <w:t>조치를</w:t>
            </w:r>
            <w:r w:rsidR="00E2765F" w:rsidRPr="00E2765F">
              <w:rPr>
                <w:rFonts w:cs="Times New Roman" w:hint="eastAsia"/>
                <w:sz w:val="20"/>
                <w:szCs w:val="20"/>
              </w:rPr>
              <w:t xml:space="preserve"> </w:t>
            </w:r>
            <w:r w:rsidR="00E2765F" w:rsidRPr="00E2765F">
              <w:rPr>
                <w:rFonts w:cs="Times New Roman" w:hint="eastAsia"/>
                <w:sz w:val="20"/>
                <w:szCs w:val="20"/>
              </w:rPr>
              <w:t>취하도록</w:t>
            </w:r>
            <w:r w:rsidR="00E2765F" w:rsidRPr="00E2765F">
              <w:rPr>
                <w:rFonts w:cs="Times New Roman" w:hint="eastAsia"/>
                <w:sz w:val="20"/>
                <w:szCs w:val="20"/>
              </w:rPr>
              <w:t xml:space="preserve"> </w:t>
            </w:r>
            <w:r w:rsidR="00E2765F" w:rsidRPr="00E2765F">
              <w:rPr>
                <w:rFonts w:cs="Times New Roman" w:hint="eastAsia"/>
                <w:sz w:val="20"/>
                <w:szCs w:val="20"/>
              </w:rPr>
              <w:t>할</w:t>
            </w:r>
            <w:r w:rsidR="00E2765F" w:rsidRPr="00E2765F">
              <w:rPr>
                <w:rFonts w:cs="Times New Roman" w:hint="eastAsia"/>
                <w:sz w:val="20"/>
                <w:szCs w:val="20"/>
              </w:rPr>
              <w:t xml:space="preserve"> </w:t>
            </w:r>
            <w:r w:rsidR="00E2765F" w:rsidRPr="00E2765F">
              <w:rPr>
                <w:rFonts w:cs="Times New Roman" w:hint="eastAsia"/>
                <w:sz w:val="20"/>
                <w:szCs w:val="20"/>
              </w:rPr>
              <w:t>필요</w:t>
            </w:r>
            <w:del w:id="103" w:author="bokyu.choe" w:date="2022-07-17T15:41:00Z">
              <w:r w:rsidR="00E2765F" w:rsidRPr="00E2765F" w:rsidDel="00637BA0">
                <w:rPr>
                  <w:rFonts w:cs="Times New Roman" w:hint="eastAsia"/>
                  <w:sz w:val="20"/>
                  <w:szCs w:val="20"/>
                </w:rPr>
                <w:delText>는</w:delText>
              </w:r>
            </w:del>
            <w:ins w:id="104" w:author="bokyu.choe" w:date="2022-07-17T15:41:00Z">
              <w:r w:rsidR="00637BA0">
                <w:rPr>
                  <w:rFonts w:cs="Times New Roman" w:hint="eastAsia"/>
                  <w:sz w:val="20"/>
                  <w:szCs w:val="20"/>
                </w:rPr>
                <w:t>가</w:t>
              </w:r>
              <w:r w:rsidR="00637BA0">
                <w:rPr>
                  <w:rFonts w:cs="Times New Roman" w:hint="eastAsia"/>
                  <w:sz w:val="20"/>
                  <w:szCs w:val="20"/>
                </w:rPr>
                <w:t xml:space="preserve"> </w:t>
              </w:r>
              <w:r w:rsidR="00637BA0">
                <w:rPr>
                  <w:rFonts w:cs="Times New Roman" w:hint="eastAsia"/>
                  <w:sz w:val="20"/>
                  <w:szCs w:val="20"/>
                </w:rPr>
                <w:t>있음</w:t>
              </w:r>
            </w:ins>
            <w:del w:id="105" w:author="bokyu.choe" w:date="2022-07-17T15:41:00Z">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있어</w:delText>
              </w:r>
              <w:r w:rsidR="00E2765F" w:rsidRPr="00E2765F" w:rsidDel="00637BA0">
                <w:rPr>
                  <w:rFonts w:cs="Times New Roman" w:hint="eastAsia"/>
                  <w:sz w:val="20"/>
                  <w:szCs w:val="20"/>
                </w:rPr>
                <w:delText xml:space="preserve"> </w:delText>
              </w:r>
              <w:r w:rsidR="00E2765F" w:rsidRPr="00E2765F" w:rsidDel="00637BA0">
                <w:rPr>
                  <w:rFonts w:cs="Times New Roman" w:hint="eastAsia"/>
                  <w:sz w:val="20"/>
                  <w:szCs w:val="20"/>
                </w:rPr>
                <w:delText>보임</w:delText>
              </w:r>
            </w:del>
            <w:r w:rsidR="00E2765F" w:rsidRPr="00E2765F">
              <w:rPr>
                <w:rFonts w:cs="Times New Roman" w:hint="eastAsia"/>
                <w:sz w:val="20"/>
                <w:szCs w:val="20"/>
              </w:rPr>
              <w:t>.</w:t>
            </w:r>
          </w:p>
        </w:tc>
        <w:tc>
          <w:tcPr>
            <w:tcW w:w="27" w:type="pct"/>
            <w:tcBorders>
              <w:top w:val="nil"/>
              <w:bottom w:val="nil"/>
            </w:tcBorders>
          </w:tcPr>
          <w:p w14:paraId="0B40C426"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4EB1A8CA"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5335C7" w:rsidRPr="009A2958" w14:paraId="0243ED0E" w14:textId="77777777" w:rsidTr="00061A1F">
        <w:trPr>
          <w:trHeight w:val="132"/>
        </w:trPr>
        <w:tc>
          <w:tcPr>
            <w:tcW w:w="619" w:type="pct"/>
          </w:tcPr>
          <w:p w14:paraId="2D17ADC6" w14:textId="51CA5B56"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106" w:name="_Toc108480426"/>
            <w:bookmarkStart w:id="107" w:name="_Toc108512982"/>
            <w:r w:rsidRPr="00250EEB">
              <w:rPr>
                <w:rFonts w:cs="Times New Roman"/>
                <w:b/>
                <w:color w:val="404040" w:themeColor="text1" w:themeTint="BF"/>
                <w:kern w:val="0"/>
                <w:sz w:val="20"/>
                <w:szCs w:val="20"/>
              </w:rPr>
              <w:t>인력</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현황</w:t>
            </w:r>
            <w:bookmarkEnd w:id="106"/>
            <w:bookmarkEnd w:id="107"/>
          </w:p>
        </w:tc>
        <w:tc>
          <w:tcPr>
            <w:tcW w:w="26" w:type="pct"/>
            <w:tcBorders>
              <w:top w:val="nil"/>
              <w:bottom w:val="nil"/>
            </w:tcBorders>
          </w:tcPr>
          <w:p w14:paraId="007253FC"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3D0C8FDD"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제공된</w:t>
            </w:r>
            <w:r w:rsidRPr="009A2958">
              <w:rPr>
                <w:rFonts w:cs="Times New Roman"/>
                <w:sz w:val="20"/>
                <w:szCs w:val="20"/>
              </w:rPr>
              <w:t xml:space="preserve"> </w:t>
            </w:r>
            <w:r w:rsidRPr="009A2958">
              <w:rPr>
                <w:rFonts w:cs="Times New Roman"/>
                <w:sz w:val="20"/>
                <w:szCs w:val="20"/>
              </w:rPr>
              <w:t>자료에</w:t>
            </w:r>
            <w:r w:rsidRPr="009A2958">
              <w:rPr>
                <w:rFonts w:cs="Times New Roman"/>
                <w:sz w:val="20"/>
                <w:szCs w:val="20"/>
              </w:rPr>
              <w:t xml:space="preserve"> </w:t>
            </w:r>
            <w:r w:rsidRPr="009A2958">
              <w:rPr>
                <w:rFonts w:cs="Times New Roman"/>
                <w:sz w:val="20"/>
                <w:szCs w:val="20"/>
              </w:rPr>
              <w:t>의하면</w:t>
            </w:r>
            <w:r w:rsidRPr="009A2958">
              <w:rPr>
                <w:rFonts w:cs="Times New Roman"/>
                <w:sz w:val="20"/>
                <w:szCs w:val="20"/>
              </w:rPr>
              <w:t>, 2022</w:t>
            </w:r>
            <w:r w:rsidRPr="009A2958">
              <w:rPr>
                <w:rFonts w:cs="Times New Roman"/>
                <w:sz w:val="20"/>
                <w:szCs w:val="20"/>
              </w:rPr>
              <w:t>년</w:t>
            </w:r>
            <w:r w:rsidRPr="009A2958">
              <w:rPr>
                <w:rFonts w:cs="Times New Roman"/>
                <w:sz w:val="20"/>
                <w:szCs w:val="20"/>
              </w:rPr>
              <w:t xml:space="preserve"> 4</w:t>
            </w:r>
            <w:r w:rsidRPr="009A2958">
              <w:rPr>
                <w:rFonts w:cs="Times New Roman"/>
                <w:sz w:val="20"/>
                <w:szCs w:val="20"/>
              </w:rPr>
              <w:t>월</w:t>
            </w:r>
            <w:r w:rsidRPr="009A2958">
              <w:rPr>
                <w:rFonts w:cs="Times New Roman"/>
                <w:sz w:val="20"/>
                <w:szCs w:val="20"/>
              </w:rPr>
              <w:t xml:space="preserve"> 1</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기준</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인력</w:t>
            </w:r>
            <w:r w:rsidRPr="009A2958">
              <w:rPr>
                <w:rFonts w:cs="Times New Roman"/>
                <w:sz w:val="20"/>
                <w:szCs w:val="20"/>
              </w:rPr>
              <w:t xml:space="preserve"> </w:t>
            </w:r>
            <w:r w:rsidRPr="009A2958">
              <w:rPr>
                <w:rFonts w:cs="Times New Roman"/>
                <w:sz w:val="20"/>
                <w:szCs w:val="20"/>
              </w:rPr>
              <w:t>현황은</w:t>
            </w:r>
            <w:r w:rsidRPr="009A2958">
              <w:rPr>
                <w:rFonts w:cs="Times New Roman"/>
                <w:sz w:val="20"/>
                <w:szCs w:val="20"/>
              </w:rPr>
              <w:t xml:space="preserve"> </w:t>
            </w:r>
            <w:r w:rsidRPr="009A2958">
              <w:rPr>
                <w:rFonts w:cs="Times New Roman"/>
                <w:sz w:val="20"/>
                <w:szCs w:val="20"/>
              </w:rPr>
              <w:t>다음과</w:t>
            </w:r>
            <w:r w:rsidRPr="009A2958">
              <w:rPr>
                <w:rFonts w:cs="Times New Roman"/>
                <w:sz w:val="20"/>
                <w:szCs w:val="20"/>
              </w:rPr>
              <w:t xml:space="preserve"> </w:t>
            </w:r>
            <w:r w:rsidRPr="009A2958">
              <w:rPr>
                <w:rFonts w:cs="Times New Roman"/>
                <w:sz w:val="20"/>
                <w:szCs w:val="20"/>
              </w:rPr>
              <w:t>같음</w:t>
            </w:r>
            <w:r w:rsidRPr="009A2958">
              <w:rPr>
                <w:rFonts w:cs="Times New Roman"/>
                <w:sz w:val="20"/>
                <w:szCs w:val="20"/>
              </w:rPr>
              <w:t xml:space="preserve">. </w:t>
            </w:r>
          </w:p>
          <w:tbl>
            <w:tblPr>
              <w:tblStyle w:val="a5"/>
              <w:tblW w:w="4905" w:type="dxa"/>
              <w:tblInd w:w="284" w:type="dxa"/>
              <w:tblCellMar>
                <w:left w:w="85" w:type="dxa"/>
                <w:right w:w="85" w:type="dxa"/>
              </w:tblCellMar>
              <w:tblLook w:val="04A0" w:firstRow="1" w:lastRow="0" w:firstColumn="1" w:lastColumn="0" w:noHBand="0" w:noVBand="1"/>
            </w:tblPr>
            <w:tblGrid>
              <w:gridCol w:w="1021"/>
              <w:gridCol w:w="907"/>
              <w:gridCol w:w="907"/>
              <w:gridCol w:w="1106"/>
              <w:gridCol w:w="964"/>
            </w:tblGrid>
            <w:tr w:rsidR="005335C7" w:rsidRPr="009A2958" w14:paraId="5B6310F7" w14:textId="77777777" w:rsidTr="003C296E">
              <w:tc>
                <w:tcPr>
                  <w:tcW w:w="1021" w:type="dxa"/>
                  <w:shd w:val="clear" w:color="auto" w:fill="D9D9D9" w:themeFill="background1" w:themeFillShade="D9"/>
                  <w:vAlign w:val="center"/>
                </w:tcPr>
                <w:p w14:paraId="25F7D64C"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구분</w:t>
                  </w:r>
                </w:p>
              </w:tc>
              <w:tc>
                <w:tcPr>
                  <w:tcW w:w="907" w:type="dxa"/>
                  <w:shd w:val="clear" w:color="auto" w:fill="D9D9D9" w:themeFill="background1" w:themeFillShade="D9"/>
                  <w:vAlign w:val="center"/>
                </w:tcPr>
                <w:p w14:paraId="2FE4EBB7"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정규직</w:t>
                  </w:r>
                </w:p>
              </w:tc>
              <w:tc>
                <w:tcPr>
                  <w:tcW w:w="907" w:type="dxa"/>
                  <w:shd w:val="clear" w:color="auto" w:fill="D9D9D9" w:themeFill="background1" w:themeFillShade="D9"/>
                  <w:vAlign w:val="center"/>
                </w:tcPr>
                <w:p w14:paraId="7C33979B"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계약직</w:t>
                  </w:r>
                </w:p>
              </w:tc>
              <w:tc>
                <w:tcPr>
                  <w:tcW w:w="1106" w:type="dxa"/>
                  <w:shd w:val="clear" w:color="auto" w:fill="D9D9D9" w:themeFill="background1" w:themeFillShade="D9"/>
                  <w:vAlign w:val="center"/>
                </w:tcPr>
                <w:p w14:paraId="624C0420" w14:textId="77777777" w:rsidR="005335C7" w:rsidRPr="009A2958" w:rsidRDefault="005335C7" w:rsidP="005335C7">
                  <w:pPr>
                    <w:pStyle w:val="a8"/>
                    <w:widowControl/>
                    <w:spacing w:before="40" w:after="40" w:line="240" w:lineRule="auto"/>
                    <w:ind w:left="0"/>
                    <w:jc w:val="center"/>
                    <w:rPr>
                      <w:rFonts w:cs="Times New Roman"/>
                      <w:b/>
                      <w:spacing w:val="-14"/>
                      <w:sz w:val="20"/>
                      <w:szCs w:val="20"/>
                    </w:rPr>
                  </w:pPr>
                  <w:r w:rsidRPr="009A2958">
                    <w:rPr>
                      <w:rFonts w:cs="Times New Roman"/>
                      <w:b/>
                      <w:spacing w:val="-14"/>
                      <w:sz w:val="20"/>
                      <w:szCs w:val="20"/>
                    </w:rPr>
                    <w:t>어시스턴트</w:t>
                  </w:r>
                  <w:r w:rsidRPr="009A2958">
                    <w:rPr>
                      <w:rStyle w:val="ad"/>
                      <w:rFonts w:cs="Times New Roman"/>
                      <w:b/>
                      <w:spacing w:val="-14"/>
                      <w:sz w:val="20"/>
                      <w:szCs w:val="20"/>
                    </w:rPr>
                    <w:footnoteReference w:id="7"/>
                  </w:r>
                </w:p>
              </w:tc>
              <w:tc>
                <w:tcPr>
                  <w:tcW w:w="964" w:type="dxa"/>
                  <w:shd w:val="clear" w:color="auto" w:fill="D9D9D9" w:themeFill="background1" w:themeFillShade="D9"/>
                  <w:vAlign w:val="center"/>
                </w:tcPr>
                <w:p w14:paraId="19473258" w14:textId="77777777" w:rsidR="005335C7" w:rsidRPr="009A2958" w:rsidRDefault="005335C7" w:rsidP="005335C7">
                  <w:pPr>
                    <w:pStyle w:val="a8"/>
                    <w:widowControl/>
                    <w:spacing w:before="40" w:after="40" w:line="240" w:lineRule="auto"/>
                    <w:ind w:left="0"/>
                    <w:jc w:val="center"/>
                    <w:rPr>
                      <w:rFonts w:cs="Times New Roman"/>
                      <w:b/>
                      <w:sz w:val="20"/>
                      <w:szCs w:val="20"/>
                    </w:rPr>
                  </w:pPr>
                  <w:r w:rsidRPr="009A2958">
                    <w:rPr>
                      <w:rFonts w:cs="Times New Roman"/>
                      <w:b/>
                      <w:sz w:val="20"/>
                      <w:szCs w:val="20"/>
                    </w:rPr>
                    <w:t>합계</w:t>
                  </w:r>
                </w:p>
              </w:tc>
            </w:tr>
            <w:tr w:rsidR="005335C7" w:rsidRPr="009A2958" w14:paraId="3EE63C12" w14:textId="77777777" w:rsidTr="003C296E">
              <w:tc>
                <w:tcPr>
                  <w:tcW w:w="1021" w:type="dxa"/>
                  <w:vAlign w:val="center"/>
                </w:tcPr>
                <w:p w14:paraId="028EBA03"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CEO</w:t>
                  </w:r>
                  <w:r w:rsidRPr="009A2958">
                    <w:rPr>
                      <w:rFonts w:cs="Times New Roman"/>
                      <w:sz w:val="20"/>
                      <w:szCs w:val="20"/>
                    </w:rPr>
                    <w:t>직속</w:t>
                  </w:r>
                </w:p>
              </w:tc>
              <w:tc>
                <w:tcPr>
                  <w:tcW w:w="907" w:type="dxa"/>
                  <w:vAlign w:val="center"/>
                </w:tcPr>
                <w:p w14:paraId="3882B63E"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165</w:t>
                  </w:r>
                </w:p>
              </w:tc>
              <w:tc>
                <w:tcPr>
                  <w:tcW w:w="907" w:type="dxa"/>
                  <w:vAlign w:val="center"/>
                </w:tcPr>
                <w:p w14:paraId="0996485D"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11</w:t>
                  </w:r>
                </w:p>
              </w:tc>
              <w:tc>
                <w:tcPr>
                  <w:tcW w:w="1106" w:type="dxa"/>
                  <w:vAlign w:val="center"/>
                </w:tcPr>
                <w:p w14:paraId="6562C81D"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4</w:t>
                  </w:r>
                </w:p>
              </w:tc>
              <w:tc>
                <w:tcPr>
                  <w:tcW w:w="964" w:type="dxa"/>
                  <w:vAlign w:val="center"/>
                </w:tcPr>
                <w:p w14:paraId="19A3E072"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180</w:t>
                  </w:r>
                </w:p>
              </w:tc>
            </w:tr>
            <w:tr w:rsidR="005335C7" w:rsidRPr="009A2958" w14:paraId="54BA6E0D" w14:textId="77777777" w:rsidTr="003C296E">
              <w:tc>
                <w:tcPr>
                  <w:tcW w:w="1021" w:type="dxa"/>
                  <w:vAlign w:val="center"/>
                </w:tcPr>
                <w:p w14:paraId="219B6365"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커뮤니케이션센터</w:t>
                  </w:r>
                </w:p>
              </w:tc>
              <w:tc>
                <w:tcPr>
                  <w:tcW w:w="907" w:type="dxa"/>
                  <w:vAlign w:val="center"/>
                </w:tcPr>
                <w:p w14:paraId="6140DFE6"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26</w:t>
                  </w:r>
                </w:p>
              </w:tc>
              <w:tc>
                <w:tcPr>
                  <w:tcW w:w="907" w:type="dxa"/>
                  <w:vAlign w:val="center"/>
                </w:tcPr>
                <w:p w14:paraId="10DA5BF7"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0</w:t>
                  </w:r>
                </w:p>
              </w:tc>
              <w:tc>
                <w:tcPr>
                  <w:tcW w:w="1106" w:type="dxa"/>
                  <w:vAlign w:val="center"/>
                </w:tcPr>
                <w:p w14:paraId="2406CB4E"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0</w:t>
                  </w:r>
                </w:p>
              </w:tc>
              <w:tc>
                <w:tcPr>
                  <w:tcW w:w="964" w:type="dxa"/>
                  <w:vAlign w:val="center"/>
                </w:tcPr>
                <w:p w14:paraId="33B22822"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26</w:t>
                  </w:r>
                </w:p>
              </w:tc>
            </w:tr>
            <w:tr w:rsidR="005335C7" w:rsidRPr="009A2958" w14:paraId="19A42E03" w14:textId="77777777" w:rsidTr="003C296E">
              <w:tc>
                <w:tcPr>
                  <w:tcW w:w="1021" w:type="dxa"/>
                  <w:vAlign w:val="center"/>
                </w:tcPr>
                <w:p w14:paraId="0F1CD06D"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재무부문</w:t>
                  </w:r>
                </w:p>
              </w:tc>
              <w:tc>
                <w:tcPr>
                  <w:tcW w:w="907" w:type="dxa"/>
                  <w:vAlign w:val="center"/>
                </w:tcPr>
                <w:p w14:paraId="5F74A80F"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39</w:t>
                  </w:r>
                </w:p>
              </w:tc>
              <w:tc>
                <w:tcPr>
                  <w:tcW w:w="907" w:type="dxa"/>
                  <w:vAlign w:val="center"/>
                </w:tcPr>
                <w:p w14:paraId="196025B6"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0</w:t>
                  </w:r>
                </w:p>
              </w:tc>
              <w:tc>
                <w:tcPr>
                  <w:tcW w:w="1106" w:type="dxa"/>
                  <w:vAlign w:val="center"/>
                </w:tcPr>
                <w:p w14:paraId="18937DED"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1</w:t>
                  </w:r>
                </w:p>
              </w:tc>
              <w:tc>
                <w:tcPr>
                  <w:tcW w:w="964" w:type="dxa"/>
                  <w:vAlign w:val="center"/>
                </w:tcPr>
                <w:p w14:paraId="6D52B986"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40</w:t>
                  </w:r>
                </w:p>
              </w:tc>
            </w:tr>
            <w:tr w:rsidR="005335C7" w:rsidRPr="009A2958" w14:paraId="118EE8C4" w14:textId="77777777" w:rsidTr="003C296E">
              <w:tc>
                <w:tcPr>
                  <w:tcW w:w="1021" w:type="dxa"/>
                  <w:vAlign w:val="center"/>
                </w:tcPr>
                <w:p w14:paraId="4A85E4F5"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기술부문</w:t>
                  </w:r>
                </w:p>
              </w:tc>
              <w:tc>
                <w:tcPr>
                  <w:tcW w:w="907" w:type="dxa"/>
                  <w:vAlign w:val="center"/>
                </w:tcPr>
                <w:p w14:paraId="0DAD69DE"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303</w:t>
                  </w:r>
                </w:p>
              </w:tc>
              <w:tc>
                <w:tcPr>
                  <w:tcW w:w="907" w:type="dxa"/>
                  <w:vAlign w:val="center"/>
                </w:tcPr>
                <w:p w14:paraId="50C31B7A"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1</w:t>
                  </w:r>
                </w:p>
              </w:tc>
              <w:tc>
                <w:tcPr>
                  <w:tcW w:w="1106" w:type="dxa"/>
                  <w:vAlign w:val="center"/>
                </w:tcPr>
                <w:p w14:paraId="6801E924"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5</w:t>
                  </w:r>
                </w:p>
              </w:tc>
              <w:tc>
                <w:tcPr>
                  <w:tcW w:w="964" w:type="dxa"/>
                  <w:vAlign w:val="center"/>
                </w:tcPr>
                <w:p w14:paraId="2C59F168"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309</w:t>
                  </w:r>
                </w:p>
              </w:tc>
            </w:tr>
            <w:tr w:rsidR="005335C7" w:rsidRPr="009A2958" w14:paraId="1A2AFAEB" w14:textId="77777777" w:rsidTr="003C296E">
              <w:tc>
                <w:tcPr>
                  <w:tcW w:w="1021" w:type="dxa"/>
                  <w:vAlign w:val="center"/>
                </w:tcPr>
                <w:p w14:paraId="328473B5"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사업부문</w:t>
                  </w:r>
                </w:p>
              </w:tc>
              <w:tc>
                <w:tcPr>
                  <w:tcW w:w="907" w:type="dxa"/>
                  <w:vAlign w:val="center"/>
                </w:tcPr>
                <w:p w14:paraId="1E57ABB1"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192</w:t>
                  </w:r>
                </w:p>
              </w:tc>
              <w:tc>
                <w:tcPr>
                  <w:tcW w:w="907" w:type="dxa"/>
                  <w:vAlign w:val="center"/>
                </w:tcPr>
                <w:p w14:paraId="24625CF9"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14</w:t>
                  </w:r>
                </w:p>
              </w:tc>
              <w:tc>
                <w:tcPr>
                  <w:tcW w:w="1106" w:type="dxa"/>
                  <w:vAlign w:val="center"/>
                </w:tcPr>
                <w:p w14:paraId="6C9594B8"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17</w:t>
                  </w:r>
                </w:p>
              </w:tc>
              <w:tc>
                <w:tcPr>
                  <w:tcW w:w="964" w:type="dxa"/>
                  <w:vAlign w:val="center"/>
                </w:tcPr>
                <w:p w14:paraId="417755FF"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223</w:t>
                  </w:r>
                </w:p>
              </w:tc>
            </w:tr>
            <w:tr w:rsidR="005335C7" w:rsidRPr="009A2958" w14:paraId="621CA0D2" w14:textId="77777777" w:rsidTr="003C296E">
              <w:tc>
                <w:tcPr>
                  <w:tcW w:w="1021" w:type="dxa"/>
                  <w:vAlign w:val="center"/>
                </w:tcPr>
                <w:p w14:paraId="7DE8D6B2" w14:textId="77777777" w:rsidR="005335C7" w:rsidRPr="009A2958" w:rsidRDefault="005335C7" w:rsidP="005335C7">
                  <w:pPr>
                    <w:pStyle w:val="a8"/>
                    <w:widowControl/>
                    <w:spacing w:before="40" w:after="40" w:line="240" w:lineRule="auto"/>
                    <w:ind w:left="0"/>
                    <w:jc w:val="center"/>
                    <w:rPr>
                      <w:rFonts w:cs="Times New Roman"/>
                      <w:sz w:val="20"/>
                      <w:szCs w:val="20"/>
                    </w:rPr>
                  </w:pPr>
                  <w:r w:rsidRPr="009A2958">
                    <w:rPr>
                      <w:rFonts w:cs="Times New Roman"/>
                      <w:sz w:val="20"/>
                      <w:szCs w:val="20"/>
                    </w:rPr>
                    <w:t>합계</w:t>
                  </w:r>
                </w:p>
              </w:tc>
              <w:tc>
                <w:tcPr>
                  <w:tcW w:w="907" w:type="dxa"/>
                  <w:vAlign w:val="center"/>
                </w:tcPr>
                <w:p w14:paraId="688155E2"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727</w:t>
                  </w:r>
                </w:p>
              </w:tc>
              <w:tc>
                <w:tcPr>
                  <w:tcW w:w="907" w:type="dxa"/>
                  <w:vAlign w:val="center"/>
                </w:tcPr>
                <w:p w14:paraId="44C8BC9B"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26</w:t>
                  </w:r>
                </w:p>
              </w:tc>
              <w:tc>
                <w:tcPr>
                  <w:tcW w:w="1106" w:type="dxa"/>
                  <w:vAlign w:val="center"/>
                </w:tcPr>
                <w:p w14:paraId="63F869A9"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27</w:t>
                  </w:r>
                </w:p>
              </w:tc>
              <w:tc>
                <w:tcPr>
                  <w:tcW w:w="964" w:type="dxa"/>
                  <w:vAlign w:val="center"/>
                </w:tcPr>
                <w:p w14:paraId="4BFA730D" w14:textId="77777777" w:rsidR="005335C7" w:rsidRPr="009A2958" w:rsidRDefault="005335C7" w:rsidP="005335C7">
                  <w:pPr>
                    <w:pStyle w:val="a8"/>
                    <w:widowControl/>
                    <w:spacing w:before="40" w:after="40" w:line="240" w:lineRule="auto"/>
                    <w:ind w:left="0"/>
                    <w:jc w:val="right"/>
                    <w:rPr>
                      <w:rFonts w:cs="Times New Roman"/>
                      <w:sz w:val="20"/>
                      <w:szCs w:val="20"/>
                    </w:rPr>
                  </w:pPr>
                  <w:r w:rsidRPr="009A2958">
                    <w:rPr>
                      <w:rFonts w:cs="Times New Roman"/>
                      <w:sz w:val="20"/>
                      <w:szCs w:val="20"/>
                    </w:rPr>
                    <w:t>780</w:t>
                  </w:r>
                </w:p>
              </w:tc>
            </w:tr>
          </w:tbl>
          <w:p w14:paraId="7F529617" w14:textId="77777777" w:rsidR="005335C7" w:rsidRPr="009A2958" w:rsidRDefault="005335C7" w:rsidP="005335C7">
            <w:pPr>
              <w:pStyle w:val="a8"/>
              <w:widowControl/>
              <w:spacing w:line="240" w:lineRule="auto"/>
              <w:ind w:left="284"/>
              <w:rPr>
                <w:rFonts w:cs="Times New Roman"/>
                <w:sz w:val="20"/>
                <w:szCs w:val="20"/>
              </w:rPr>
            </w:pPr>
            <w:r>
              <w:rPr>
                <w:rFonts w:cs="Times New Roman" w:hint="eastAsia"/>
                <w:sz w:val="20"/>
                <w:szCs w:val="20"/>
              </w:rPr>
              <w:t xml:space="preserve"> </w:t>
            </w:r>
          </w:p>
        </w:tc>
        <w:tc>
          <w:tcPr>
            <w:tcW w:w="26" w:type="pct"/>
            <w:tcBorders>
              <w:top w:val="nil"/>
              <w:bottom w:val="nil"/>
            </w:tcBorders>
          </w:tcPr>
          <w:p w14:paraId="1E54EF96"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3B781174"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인력</w:t>
            </w:r>
            <w:r w:rsidRPr="009A2958">
              <w:rPr>
                <w:rFonts w:cs="Times New Roman"/>
                <w:sz w:val="20"/>
                <w:szCs w:val="20"/>
              </w:rPr>
              <w:t xml:space="preserve"> </w:t>
            </w:r>
            <w:r w:rsidRPr="009A2958">
              <w:rPr>
                <w:rFonts w:cs="Times New Roman"/>
                <w:sz w:val="20"/>
                <w:szCs w:val="20"/>
              </w:rPr>
              <w:t>관련</w:t>
            </w:r>
            <w:r w:rsidRPr="009A2958">
              <w:rPr>
                <w:rFonts w:cs="Times New Roman"/>
                <w:sz w:val="20"/>
                <w:szCs w:val="20"/>
              </w:rPr>
              <w:t xml:space="preserve"> </w:t>
            </w:r>
            <w:r w:rsidRPr="009A2958">
              <w:rPr>
                <w:rFonts w:cs="Times New Roman"/>
                <w:sz w:val="20"/>
                <w:szCs w:val="20"/>
              </w:rPr>
              <w:t>이슈들에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아래</w:t>
            </w:r>
            <w:r w:rsidRPr="009A2958">
              <w:rPr>
                <w:rFonts w:cs="Times New Roman"/>
                <w:sz w:val="20"/>
                <w:szCs w:val="20"/>
              </w:rPr>
              <w:t xml:space="preserve"> </w:t>
            </w:r>
            <w:r w:rsidRPr="009A2958">
              <w:rPr>
                <w:rFonts w:cs="Times New Roman"/>
                <w:sz w:val="20"/>
                <w:szCs w:val="20"/>
              </w:rPr>
              <w:t>각</w:t>
            </w:r>
            <w:r w:rsidRPr="009A2958">
              <w:rPr>
                <w:rFonts w:cs="Times New Roman"/>
                <w:sz w:val="20"/>
                <w:szCs w:val="20"/>
              </w:rPr>
              <w:t xml:space="preserve"> </w:t>
            </w:r>
            <w:r w:rsidRPr="009A2958">
              <w:rPr>
                <w:rFonts w:cs="Times New Roman"/>
                <w:sz w:val="20"/>
                <w:szCs w:val="20"/>
              </w:rPr>
              <w:t>관련</w:t>
            </w:r>
            <w:r w:rsidRPr="009A2958">
              <w:rPr>
                <w:rFonts w:cs="Times New Roman"/>
                <w:sz w:val="20"/>
                <w:szCs w:val="20"/>
              </w:rPr>
              <w:t xml:space="preserve"> </w:t>
            </w:r>
            <w:r w:rsidRPr="009A2958">
              <w:rPr>
                <w:rFonts w:cs="Times New Roman"/>
                <w:sz w:val="20"/>
                <w:szCs w:val="20"/>
              </w:rPr>
              <w:t>항목</w:t>
            </w:r>
            <w:r w:rsidRPr="009A2958">
              <w:rPr>
                <w:rFonts w:cs="Times New Roman"/>
                <w:sz w:val="20"/>
                <w:szCs w:val="20"/>
              </w:rPr>
              <w:t xml:space="preserve"> </w:t>
            </w:r>
            <w:r w:rsidRPr="009A2958">
              <w:rPr>
                <w:rFonts w:cs="Times New Roman"/>
                <w:sz w:val="20"/>
                <w:szCs w:val="20"/>
              </w:rPr>
              <w:t>참조</w:t>
            </w:r>
            <w:r w:rsidRPr="009A2958">
              <w:rPr>
                <w:rFonts w:cs="Times New Roman"/>
                <w:sz w:val="20"/>
                <w:szCs w:val="20"/>
              </w:rPr>
              <w:t>.</w:t>
            </w:r>
          </w:p>
        </w:tc>
        <w:tc>
          <w:tcPr>
            <w:tcW w:w="27" w:type="pct"/>
            <w:tcBorders>
              <w:top w:val="nil"/>
              <w:bottom w:val="nil"/>
            </w:tcBorders>
          </w:tcPr>
          <w:p w14:paraId="08425F51"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754F6789" w14:textId="77777777" w:rsidR="005335C7" w:rsidRPr="0012300C" w:rsidRDefault="005335C7" w:rsidP="005335C7">
            <w:pPr>
              <w:pStyle w:val="a8"/>
              <w:widowControl/>
              <w:numPr>
                <w:ilvl w:val="0"/>
                <w:numId w:val="2"/>
              </w:numPr>
              <w:spacing w:before="40" w:after="120" w:line="276" w:lineRule="auto"/>
              <w:rPr>
                <w:rFonts w:cs="Times New Roman"/>
                <w:spacing w:val="2"/>
                <w:sz w:val="20"/>
                <w:szCs w:val="20"/>
              </w:rPr>
            </w:pPr>
            <w:r w:rsidRPr="0012300C">
              <w:rPr>
                <w:rFonts w:cs="Times New Roman"/>
                <w:spacing w:val="2"/>
                <w:sz w:val="20"/>
                <w:szCs w:val="20"/>
              </w:rPr>
              <w:t>아래</w:t>
            </w:r>
            <w:r w:rsidRPr="0012300C">
              <w:rPr>
                <w:rFonts w:cs="Times New Roman"/>
                <w:spacing w:val="2"/>
                <w:sz w:val="20"/>
                <w:szCs w:val="20"/>
              </w:rPr>
              <w:t xml:space="preserve"> </w:t>
            </w:r>
            <w:r w:rsidRPr="0012300C">
              <w:rPr>
                <w:rFonts w:cs="Times New Roman"/>
                <w:spacing w:val="2"/>
                <w:sz w:val="20"/>
                <w:szCs w:val="20"/>
              </w:rPr>
              <w:t>각</w:t>
            </w:r>
            <w:r w:rsidRPr="0012300C">
              <w:rPr>
                <w:rFonts w:cs="Times New Roman"/>
                <w:spacing w:val="2"/>
                <w:sz w:val="20"/>
                <w:szCs w:val="20"/>
              </w:rPr>
              <w:t xml:space="preserve"> </w:t>
            </w:r>
            <w:r w:rsidRPr="0012300C">
              <w:rPr>
                <w:rFonts w:cs="Times New Roman"/>
                <w:spacing w:val="2"/>
                <w:sz w:val="20"/>
                <w:szCs w:val="20"/>
              </w:rPr>
              <w:t>항목별로</w:t>
            </w:r>
            <w:r w:rsidRPr="0012300C">
              <w:rPr>
                <w:rFonts w:cs="Times New Roman"/>
                <w:spacing w:val="2"/>
                <w:sz w:val="20"/>
                <w:szCs w:val="20"/>
              </w:rPr>
              <w:t xml:space="preserve"> </w:t>
            </w:r>
            <w:r w:rsidRPr="0012300C">
              <w:rPr>
                <w:rFonts w:cs="Times New Roman"/>
                <w:spacing w:val="2"/>
                <w:sz w:val="20"/>
                <w:szCs w:val="20"/>
              </w:rPr>
              <w:t>검토</w:t>
            </w:r>
            <w:r w:rsidRPr="0012300C">
              <w:rPr>
                <w:rFonts w:cs="Times New Roman"/>
                <w:spacing w:val="2"/>
                <w:sz w:val="20"/>
                <w:szCs w:val="20"/>
              </w:rPr>
              <w:t>.</w:t>
            </w:r>
          </w:p>
        </w:tc>
      </w:tr>
      <w:tr w:rsidR="00120EC1" w:rsidRPr="009A2958" w14:paraId="378C70B5" w14:textId="77777777" w:rsidTr="00061A1F">
        <w:trPr>
          <w:trHeight w:val="132"/>
        </w:trPr>
        <w:tc>
          <w:tcPr>
            <w:tcW w:w="619" w:type="pct"/>
          </w:tcPr>
          <w:p w14:paraId="02E9F65A" w14:textId="522EF1F9" w:rsidR="00120EC1" w:rsidRPr="00250EEB" w:rsidRDefault="00120EC1" w:rsidP="00120EC1">
            <w:pPr>
              <w:widowControl/>
              <w:spacing w:before="40" w:after="120" w:line="276" w:lineRule="auto"/>
              <w:jc w:val="center"/>
              <w:outlineLvl w:val="0"/>
              <w:rPr>
                <w:rFonts w:cs="Times New Roman"/>
                <w:b/>
                <w:color w:val="404040" w:themeColor="text1" w:themeTint="BF"/>
                <w:kern w:val="0"/>
                <w:sz w:val="20"/>
                <w:szCs w:val="20"/>
              </w:rPr>
            </w:pPr>
            <w:bookmarkStart w:id="108" w:name="_Toc108480427"/>
            <w:bookmarkStart w:id="109" w:name="_Toc108512983"/>
            <w:r w:rsidRPr="00194DC5">
              <w:rPr>
                <w:rFonts w:cs="Times New Roman" w:hint="eastAsia"/>
                <w:b/>
                <w:color w:val="404040" w:themeColor="text1" w:themeTint="BF"/>
                <w:kern w:val="0"/>
                <w:sz w:val="20"/>
                <w:szCs w:val="20"/>
              </w:rPr>
              <w:t>포괄임금제</w:t>
            </w:r>
            <w:bookmarkEnd w:id="108"/>
            <w:bookmarkEnd w:id="109"/>
          </w:p>
        </w:tc>
        <w:tc>
          <w:tcPr>
            <w:tcW w:w="26" w:type="pct"/>
            <w:tcBorders>
              <w:top w:val="nil"/>
              <w:bottom w:val="nil"/>
            </w:tcBorders>
          </w:tcPr>
          <w:p w14:paraId="649C7A04" w14:textId="77777777" w:rsidR="00120EC1" w:rsidRPr="009A2958" w:rsidRDefault="00120EC1" w:rsidP="00120EC1">
            <w:pPr>
              <w:widowControl/>
              <w:spacing w:before="40" w:after="120" w:line="276" w:lineRule="auto"/>
              <w:rPr>
                <w:rFonts w:cs="Times New Roman"/>
                <w:b/>
                <w:sz w:val="20"/>
                <w:szCs w:val="20"/>
              </w:rPr>
            </w:pPr>
          </w:p>
        </w:tc>
        <w:tc>
          <w:tcPr>
            <w:tcW w:w="1804" w:type="pct"/>
          </w:tcPr>
          <w:p w14:paraId="6C97CD4E" w14:textId="77777777" w:rsidR="00120EC1" w:rsidRPr="00221902" w:rsidRDefault="00120EC1" w:rsidP="00120EC1">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대상회사는</w:t>
            </w:r>
            <w:r w:rsidRPr="00221902">
              <w:rPr>
                <w:rFonts w:cs="Times New Roman" w:hint="eastAsia"/>
                <w:sz w:val="20"/>
                <w:szCs w:val="20"/>
              </w:rPr>
              <w:t xml:space="preserve"> </w:t>
            </w:r>
            <w:r w:rsidRPr="00221902">
              <w:rPr>
                <w:rFonts w:cs="Times New Roman" w:hint="eastAsia"/>
                <w:sz w:val="20"/>
                <w:szCs w:val="20"/>
              </w:rPr>
              <w:t>현재</w:t>
            </w:r>
            <w:r>
              <w:rPr>
                <w:rFonts w:cs="Times New Roman" w:hint="eastAsia"/>
                <w:sz w:val="20"/>
                <w:szCs w:val="20"/>
              </w:rPr>
              <w:t xml:space="preserve"> </w:t>
            </w:r>
            <w:r>
              <w:rPr>
                <w:rFonts w:cs="Times New Roman" w:hint="eastAsia"/>
                <w:sz w:val="20"/>
                <w:szCs w:val="20"/>
              </w:rPr>
              <w:t>어시스턴트를</w:t>
            </w:r>
            <w:r>
              <w:rPr>
                <w:rFonts w:cs="Times New Roman" w:hint="eastAsia"/>
                <w:sz w:val="20"/>
                <w:szCs w:val="20"/>
              </w:rPr>
              <w:t xml:space="preserve"> </w:t>
            </w:r>
            <w:r>
              <w:rPr>
                <w:rFonts w:cs="Times New Roman" w:hint="eastAsia"/>
                <w:sz w:val="20"/>
                <w:szCs w:val="20"/>
              </w:rPr>
              <w:t>제외한</w:t>
            </w:r>
            <w:r>
              <w:rPr>
                <w:rFonts w:cs="Times New Roman" w:hint="eastAsia"/>
                <w:sz w:val="20"/>
                <w:szCs w:val="20"/>
              </w:rPr>
              <w:t xml:space="preserve"> </w:t>
            </w:r>
            <w:r>
              <w:rPr>
                <w:rFonts w:cs="Times New Roman" w:hint="eastAsia"/>
                <w:sz w:val="20"/>
                <w:szCs w:val="20"/>
              </w:rPr>
              <w:t>모든</w:t>
            </w:r>
            <w:r>
              <w:rPr>
                <w:rFonts w:cs="Times New Roman" w:hint="eastAsia"/>
                <w:sz w:val="20"/>
                <w:szCs w:val="20"/>
              </w:rPr>
              <w:t xml:space="preserve"> </w:t>
            </w:r>
            <w:r>
              <w:rPr>
                <w:rFonts w:cs="Times New Roman" w:hint="eastAsia"/>
                <w:sz w:val="20"/>
                <w:szCs w:val="20"/>
              </w:rPr>
              <w:t>직원들을</w:t>
            </w:r>
            <w:r>
              <w:rPr>
                <w:rFonts w:cs="Times New Roman" w:hint="eastAsia"/>
                <w:sz w:val="20"/>
                <w:szCs w:val="20"/>
              </w:rPr>
              <w:t xml:space="preserve"> </w:t>
            </w:r>
            <w:r>
              <w:rPr>
                <w:rFonts w:cs="Times New Roman" w:hint="eastAsia"/>
                <w:sz w:val="20"/>
                <w:szCs w:val="20"/>
              </w:rPr>
              <w:t>대상으로</w:t>
            </w:r>
            <w:r w:rsidRPr="00221902">
              <w:rPr>
                <w:rFonts w:cs="Times New Roman" w:hint="eastAsia"/>
                <w:sz w:val="20"/>
                <w:szCs w:val="20"/>
              </w:rPr>
              <w:t xml:space="preserve"> </w:t>
            </w:r>
            <w:r w:rsidRPr="00221902">
              <w:rPr>
                <w:rFonts w:cs="Times New Roman" w:hint="eastAsia"/>
                <w:sz w:val="20"/>
                <w:szCs w:val="20"/>
              </w:rPr>
              <w:t>포괄임금제를</w:t>
            </w:r>
            <w:r w:rsidRPr="00221902">
              <w:rPr>
                <w:rFonts w:cs="Times New Roman" w:hint="eastAsia"/>
                <w:sz w:val="20"/>
                <w:szCs w:val="20"/>
              </w:rPr>
              <w:t xml:space="preserve"> </w:t>
            </w:r>
            <w:r w:rsidRPr="00221902">
              <w:rPr>
                <w:rFonts w:cs="Times New Roman" w:hint="eastAsia"/>
                <w:sz w:val="20"/>
                <w:szCs w:val="20"/>
              </w:rPr>
              <w:t>시행</w:t>
            </w:r>
            <w:r w:rsidRPr="00221902">
              <w:rPr>
                <w:rFonts w:cs="Times New Roman" w:hint="eastAsia"/>
                <w:sz w:val="20"/>
                <w:szCs w:val="20"/>
              </w:rPr>
              <w:t xml:space="preserve"> </w:t>
            </w:r>
            <w:r w:rsidRPr="00221902">
              <w:rPr>
                <w:rFonts w:cs="Times New Roman" w:hint="eastAsia"/>
                <w:sz w:val="20"/>
                <w:szCs w:val="20"/>
              </w:rPr>
              <w:t>중이며</w:t>
            </w:r>
            <w:r w:rsidRPr="00221902">
              <w:rPr>
                <w:rFonts w:cs="Times New Roman" w:hint="eastAsia"/>
                <w:sz w:val="20"/>
                <w:szCs w:val="20"/>
              </w:rPr>
              <w:t xml:space="preserve">, </w:t>
            </w:r>
            <w:r w:rsidRPr="00221902">
              <w:rPr>
                <w:rFonts w:cs="Times New Roman" w:hint="eastAsia"/>
                <w:sz w:val="20"/>
                <w:szCs w:val="20"/>
              </w:rPr>
              <w:t>실제</w:t>
            </w:r>
            <w:r w:rsidRPr="00221902">
              <w:rPr>
                <w:rFonts w:cs="Times New Roman" w:hint="eastAsia"/>
                <w:sz w:val="20"/>
                <w:szCs w:val="20"/>
              </w:rPr>
              <w:t xml:space="preserve"> </w:t>
            </w:r>
            <w:r w:rsidRPr="00221902">
              <w:rPr>
                <w:rFonts w:cs="Times New Roman" w:hint="eastAsia"/>
                <w:sz w:val="20"/>
                <w:szCs w:val="20"/>
              </w:rPr>
              <w:t>근로시간과</w:t>
            </w:r>
            <w:r w:rsidRPr="00221902">
              <w:rPr>
                <w:rFonts w:cs="Times New Roman" w:hint="eastAsia"/>
                <w:sz w:val="20"/>
                <w:szCs w:val="20"/>
              </w:rPr>
              <w:t xml:space="preserve"> </w:t>
            </w:r>
            <w:r w:rsidRPr="00221902">
              <w:rPr>
                <w:rFonts w:cs="Times New Roman" w:hint="eastAsia"/>
                <w:sz w:val="20"/>
                <w:szCs w:val="20"/>
              </w:rPr>
              <w:t>상관없이</w:t>
            </w:r>
            <w:r w:rsidRPr="00221902">
              <w:rPr>
                <w:rFonts w:cs="Times New Roman" w:hint="eastAsia"/>
                <w:sz w:val="20"/>
                <w:szCs w:val="20"/>
              </w:rPr>
              <w:t xml:space="preserve"> </w:t>
            </w:r>
            <w:r w:rsidRPr="00221902">
              <w:rPr>
                <w:rFonts w:cs="Times New Roman" w:hint="eastAsia"/>
                <w:sz w:val="20"/>
                <w:szCs w:val="20"/>
              </w:rPr>
              <w:t>주</w:t>
            </w:r>
            <w:r w:rsidRPr="00221902">
              <w:rPr>
                <w:rFonts w:cs="Times New Roman" w:hint="eastAsia"/>
                <w:sz w:val="20"/>
                <w:szCs w:val="20"/>
              </w:rPr>
              <w:t xml:space="preserve"> 12</w:t>
            </w:r>
            <w:r w:rsidRPr="00221902">
              <w:rPr>
                <w:rFonts w:cs="Times New Roman" w:hint="eastAsia"/>
                <w:sz w:val="20"/>
                <w:szCs w:val="20"/>
              </w:rPr>
              <w:t>시간의</w:t>
            </w:r>
            <w:r w:rsidRPr="00221902">
              <w:rPr>
                <w:rFonts w:cs="Times New Roman" w:hint="eastAsia"/>
                <w:sz w:val="20"/>
                <w:szCs w:val="20"/>
              </w:rPr>
              <w:t xml:space="preserve"> </w:t>
            </w:r>
            <w:r w:rsidRPr="00221902">
              <w:rPr>
                <w:rFonts w:cs="Times New Roman" w:hint="eastAsia"/>
                <w:sz w:val="20"/>
                <w:szCs w:val="20"/>
              </w:rPr>
              <w:t>연장근로수당</w:t>
            </w:r>
            <w:r w:rsidRPr="00221902">
              <w:rPr>
                <w:rFonts w:cs="Times New Roman" w:hint="eastAsia"/>
                <w:sz w:val="20"/>
                <w:szCs w:val="20"/>
              </w:rPr>
              <w:t xml:space="preserve"> </w:t>
            </w:r>
            <w:r w:rsidRPr="00221902">
              <w:rPr>
                <w:rFonts w:cs="Times New Roman" w:hint="eastAsia"/>
                <w:sz w:val="20"/>
                <w:szCs w:val="20"/>
              </w:rPr>
              <w:t>및</w:t>
            </w:r>
            <w:r w:rsidRPr="00221902">
              <w:rPr>
                <w:rFonts w:cs="Times New Roman" w:hint="eastAsia"/>
                <w:sz w:val="20"/>
                <w:szCs w:val="20"/>
              </w:rPr>
              <w:t xml:space="preserve"> </w:t>
            </w:r>
            <w:r w:rsidRPr="00221902">
              <w:rPr>
                <w:rFonts w:cs="Times New Roman" w:hint="eastAsia"/>
                <w:sz w:val="20"/>
                <w:szCs w:val="20"/>
              </w:rPr>
              <w:t>주</w:t>
            </w:r>
            <w:r w:rsidRPr="00221902">
              <w:rPr>
                <w:rFonts w:cs="Times New Roman" w:hint="eastAsia"/>
                <w:sz w:val="20"/>
                <w:szCs w:val="20"/>
              </w:rPr>
              <w:t xml:space="preserve"> 5</w:t>
            </w:r>
            <w:r w:rsidRPr="00221902">
              <w:rPr>
                <w:rFonts w:cs="Times New Roman" w:hint="eastAsia"/>
                <w:sz w:val="20"/>
                <w:szCs w:val="20"/>
              </w:rPr>
              <w:t>시간의</w:t>
            </w:r>
            <w:r w:rsidRPr="00221902">
              <w:rPr>
                <w:rFonts w:cs="Times New Roman" w:hint="eastAsia"/>
                <w:sz w:val="20"/>
                <w:szCs w:val="20"/>
              </w:rPr>
              <w:t xml:space="preserve"> </w:t>
            </w:r>
            <w:r w:rsidRPr="00221902">
              <w:rPr>
                <w:rFonts w:cs="Times New Roman" w:hint="eastAsia"/>
                <w:sz w:val="20"/>
                <w:szCs w:val="20"/>
              </w:rPr>
              <w:t>야간근로수당에</w:t>
            </w:r>
            <w:r w:rsidRPr="00221902">
              <w:rPr>
                <w:rFonts w:cs="Times New Roman" w:hint="eastAsia"/>
                <w:sz w:val="20"/>
                <w:szCs w:val="20"/>
              </w:rPr>
              <w:t xml:space="preserve"> </w:t>
            </w:r>
            <w:r w:rsidRPr="00221902">
              <w:rPr>
                <w:rFonts w:cs="Times New Roman" w:hint="eastAsia"/>
                <w:sz w:val="20"/>
                <w:szCs w:val="20"/>
              </w:rPr>
              <w:t>해당하는</w:t>
            </w:r>
            <w:r w:rsidRPr="00221902">
              <w:rPr>
                <w:rFonts w:cs="Times New Roman" w:hint="eastAsia"/>
                <w:sz w:val="20"/>
                <w:szCs w:val="20"/>
              </w:rPr>
              <w:t xml:space="preserve"> </w:t>
            </w:r>
            <w:r w:rsidRPr="00221902">
              <w:rPr>
                <w:rFonts w:cs="Times New Roman" w:hint="eastAsia"/>
                <w:sz w:val="20"/>
                <w:szCs w:val="20"/>
              </w:rPr>
              <w:t>금액을</w:t>
            </w:r>
            <w:r w:rsidRPr="00221902">
              <w:rPr>
                <w:rFonts w:cs="Times New Roman" w:hint="eastAsia"/>
                <w:sz w:val="20"/>
                <w:szCs w:val="20"/>
              </w:rPr>
              <w:t xml:space="preserve"> </w:t>
            </w:r>
            <w:r w:rsidRPr="00221902">
              <w:rPr>
                <w:rFonts w:cs="Times New Roman" w:hint="eastAsia"/>
                <w:sz w:val="20"/>
                <w:szCs w:val="20"/>
              </w:rPr>
              <w:t>고정</w:t>
            </w:r>
            <w:r w:rsidRPr="00221902">
              <w:rPr>
                <w:rFonts w:cs="Times New Roman" w:hint="eastAsia"/>
                <w:sz w:val="20"/>
                <w:szCs w:val="20"/>
              </w:rPr>
              <w:t>OT</w:t>
            </w:r>
            <w:r w:rsidRPr="00221902">
              <w:rPr>
                <w:rFonts w:cs="Times New Roman" w:hint="eastAsia"/>
                <w:sz w:val="20"/>
                <w:szCs w:val="20"/>
              </w:rPr>
              <w:t>로</w:t>
            </w:r>
            <w:r w:rsidRPr="00221902">
              <w:rPr>
                <w:rFonts w:cs="Times New Roman" w:hint="eastAsia"/>
                <w:sz w:val="20"/>
                <w:szCs w:val="20"/>
              </w:rPr>
              <w:t xml:space="preserve"> </w:t>
            </w:r>
            <w:r w:rsidRPr="00221902">
              <w:rPr>
                <w:rFonts w:cs="Times New Roman" w:hint="eastAsia"/>
                <w:sz w:val="20"/>
                <w:szCs w:val="20"/>
              </w:rPr>
              <w:t>지급하고</w:t>
            </w:r>
            <w:r w:rsidRPr="00221902">
              <w:rPr>
                <w:rFonts w:cs="Times New Roman" w:hint="eastAsia"/>
                <w:sz w:val="20"/>
                <w:szCs w:val="20"/>
              </w:rPr>
              <w:t xml:space="preserve"> </w:t>
            </w:r>
            <w:r w:rsidRPr="00221902">
              <w:rPr>
                <w:rFonts w:cs="Times New Roman" w:hint="eastAsia"/>
                <w:sz w:val="20"/>
                <w:szCs w:val="20"/>
              </w:rPr>
              <w:t>있음</w:t>
            </w:r>
            <w:r w:rsidRPr="00221902">
              <w:rPr>
                <w:rFonts w:cs="Times New Roman" w:hint="eastAsia"/>
                <w:sz w:val="20"/>
                <w:szCs w:val="20"/>
              </w:rPr>
              <w:t>.</w:t>
            </w:r>
          </w:p>
          <w:p w14:paraId="16AC171C" w14:textId="02C9CD29" w:rsidR="00120EC1" w:rsidRDefault="00120EC1" w:rsidP="00120EC1">
            <w:pPr>
              <w:pStyle w:val="a8"/>
              <w:widowControl/>
              <w:numPr>
                <w:ilvl w:val="0"/>
                <w:numId w:val="2"/>
              </w:numPr>
              <w:spacing w:before="40" w:after="120" w:line="276" w:lineRule="auto"/>
              <w:rPr>
                <w:rFonts w:cs="Times New Roman"/>
                <w:sz w:val="20"/>
                <w:szCs w:val="20"/>
              </w:rPr>
            </w:pPr>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자료에</w:t>
            </w:r>
            <w:r>
              <w:rPr>
                <w:rFonts w:cs="Times New Roman" w:hint="eastAsia"/>
                <w:sz w:val="20"/>
                <w:szCs w:val="20"/>
              </w:rPr>
              <w:t xml:space="preserve"> </w:t>
            </w:r>
            <w:r>
              <w:rPr>
                <w:rFonts w:cs="Times New Roman" w:hint="eastAsia"/>
                <w:sz w:val="20"/>
                <w:szCs w:val="20"/>
              </w:rPr>
              <w:t>의하면</w:t>
            </w:r>
            <w:r>
              <w:rPr>
                <w:rFonts w:cs="Times New Roman" w:hint="eastAsia"/>
                <w:sz w:val="20"/>
                <w:szCs w:val="20"/>
              </w:rPr>
              <w:t>,</w:t>
            </w:r>
            <w:r>
              <w:rPr>
                <w:rFonts w:cs="Times New Roman"/>
                <w:sz w:val="20"/>
                <w:szCs w:val="20"/>
              </w:rPr>
              <w:t xml:space="preserve"> </w:t>
            </w:r>
            <w:r>
              <w:rPr>
                <w:rFonts w:cs="Times New Roman" w:hint="eastAsia"/>
                <w:sz w:val="20"/>
                <w:szCs w:val="20"/>
              </w:rPr>
              <w:t>직원들의</w:t>
            </w:r>
            <w:r>
              <w:rPr>
                <w:rFonts w:cs="Times New Roman" w:hint="eastAsia"/>
                <w:sz w:val="20"/>
                <w:szCs w:val="20"/>
              </w:rPr>
              <w:t xml:space="preserve"> </w:t>
            </w:r>
            <w:r>
              <w:rPr>
                <w:rFonts w:cs="Times New Roman" w:hint="eastAsia"/>
                <w:sz w:val="20"/>
                <w:szCs w:val="20"/>
              </w:rPr>
              <w:t>실제</w:t>
            </w:r>
            <w:r>
              <w:rPr>
                <w:rFonts w:cs="Times New Roman" w:hint="eastAsia"/>
                <w:sz w:val="20"/>
                <w:szCs w:val="20"/>
              </w:rPr>
              <w:t xml:space="preserve"> </w:t>
            </w:r>
            <w:r>
              <w:rPr>
                <w:rFonts w:cs="Times New Roman" w:hint="eastAsia"/>
                <w:sz w:val="20"/>
                <w:szCs w:val="20"/>
              </w:rPr>
              <w:t>근로시간을</w:t>
            </w:r>
            <w:r>
              <w:rPr>
                <w:rFonts w:cs="Times New Roman" w:hint="eastAsia"/>
                <w:sz w:val="20"/>
                <w:szCs w:val="20"/>
              </w:rPr>
              <w:t xml:space="preserve"> </w:t>
            </w:r>
            <w:r>
              <w:rPr>
                <w:rFonts w:cs="Times New Roman" w:hint="eastAsia"/>
                <w:sz w:val="20"/>
                <w:szCs w:val="20"/>
              </w:rPr>
              <w:t>기준으로</w:t>
            </w:r>
            <w:r>
              <w:rPr>
                <w:rFonts w:cs="Times New Roman" w:hint="eastAsia"/>
                <w:sz w:val="20"/>
                <w:szCs w:val="20"/>
              </w:rPr>
              <w:t xml:space="preserve"> </w:t>
            </w:r>
            <w:r>
              <w:rPr>
                <w:rFonts w:cs="Times New Roman" w:hint="eastAsia"/>
                <w:sz w:val="20"/>
                <w:szCs w:val="20"/>
              </w:rPr>
              <w:t>연장근로가</w:t>
            </w:r>
            <w:r>
              <w:rPr>
                <w:rFonts w:cs="Times New Roman" w:hint="eastAsia"/>
                <w:sz w:val="20"/>
                <w:szCs w:val="20"/>
              </w:rPr>
              <w:t xml:space="preserve"> </w:t>
            </w:r>
            <w:r>
              <w:rPr>
                <w:rFonts w:cs="Times New Roman" w:hint="eastAsia"/>
                <w:sz w:val="20"/>
                <w:szCs w:val="20"/>
              </w:rPr>
              <w:t>주</w:t>
            </w:r>
            <w:r>
              <w:rPr>
                <w:rFonts w:cs="Times New Roman" w:hint="eastAsia"/>
                <w:sz w:val="20"/>
                <w:szCs w:val="20"/>
              </w:rPr>
              <w:t xml:space="preserve"> </w:t>
            </w:r>
            <w:r>
              <w:rPr>
                <w:rFonts w:cs="Times New Roman"/>
                <w:sz w:val="20"/>
                <w:szCs w:val="20"/>
              </w:rPr>
              <w:t>12</w:t>
            </w:r>
            <w:r>
              <w:rPr>
                <w:rFonts w:cs="Times New Roman" w:hint="eastAsia"/>
                <w:sz w:val="20"/>
                <w:szCs w:val="20"/>
              </w:rPr>
              <w:t>시간을</w:t>
            </w:r>
            <w:r>
              <w:rPr>
                <w:rFonts w:cs="Times New Roman" w:hint="eastAsia"/>
                <w:sz w:val="20"/>
                <w:szCs w:val="20"/>
              </w:rPr>
              <w:t xml:space="preserve"> </w:t>
            </w:r>
            <w:r>
              <w:rPr>
                <w:rFonts w:cs="Times New Roman" w:hint="eastAsia"/>
                <w:sz w:val="20"/>
                <w:szCs w:val="20"/>
              </w:rPr>
              <w:t>초과하거나</w:t>
            </w:r>
            <w:r>
              <w:rPr>
                <w:rFonts w:cs="Times New Roman" w:hint="eastAsia"/>
                <w:sz w:val="20"/>
                <w:szCs w:val="20"/>
              </w:rPr>
              <w:t xml:space="preserve"> </w:t>
            </w:r>
            <w:r>
              <w:rPr>
                <w:rFonts w:cs="Times New Roman" w:hint="eastAsia"/>
                <w:sz w:val="20"/>
                <w:szCs w:val="20"/>
              </w:rPr>
              <w:t>야간근로가</w:t>
            </w:r>
            <w:r>
              <w:rPr>
                <w:rFonts w:cs="Times New Roman" w:hint="eastAsia"/>
                <w:sz w:val="20"/>
                <w:szCs w:val="20"/>
              </w:rPr>
              <w:t xml:space="preserve"> </w:t>
            </w:r>
            <w:r>
              <w:rPr>
                <w:rFonts w:cs="Times New Roman" w:hint="eastAsia"/>
                <w:sz w:val="20"/>
                <w:szCs w:val="20"/>
              </w:rPr>
              <w:t>주</w:t>
            </w:r>
            <w:r>
              <w:rPr>
                <w:rFonts w:cs="Times New Roman" w:hint="eastAsia"/>
                <w:sz w:val="20"/>
                <w:szCs w:val="20"/>
              </w:rPr>
              <w:t xml:space="preserve"> </w:t>
            </w:r>
            <w:r>
              <w:rPr>
                <w:rFonts w:cs="Times New Roman"/>
                <w:sz w:val="20"/>
                <w:szCs w:val="20"/>
              </w:rPr>
              <w:t>5</w:t>
            </w:r>
            <w:r>
              <w:rPr>
                <w:rFonts w:cs="Times New Roman" w:hint="eastAsia"/>
                <w:sz w:val="20"/>
                <w:szCs w:val="20"/>
              </w:rPr>
              <w:t>시간을</w:t>
            </w:r>
            <w:r>
              <w:rPr>
                <w:rFonts w:cs="Times New Roman" w:hint="eastAsia"/>
                <w:sz w:val="20"/>
                <w:szCs w:val="20"/>
              </w:rPr>
              <w:t xml:space="preserve"> </w:t>
            </w:r>
            <w:r>
              <w:rPr>
                <w:rFonts w:cs="Times New Roman" w:hint="eastAsia"/>
                <w:sz w:val="20"/>
                <w:szCs w:val="20"/>
              </w:rPr>
              <w:t>초과하는</w:t>
            </w:r>
            <w:r>
              <w:rPr>
                <w:rFonts w:cs="Times New Roman" w:hint="eastAsia"/>
                <w:sz w:val="20"/>
                <w:szCs w:val="20"/>
              </w:rPr>
              <w:t xml:space="preserve"> </w:t>
            </w:r>
            <w:r>
              <w:rPr>
                <w:rFonts w:cs="Times New Roman" w:hint="eastAsia"/>
                <w:sz w:val="20"/>
                <w:szCs w:val="20"/>
              </w:rPr>
              <w:t>경우는</w:t>
            </w:r>
            <w:r>
              <w:rPr>
                <w:rFonts w:cs="Times New Roman" w:hint="eastAsia"/>
                <w:sz w:val="20"/>
                <w:szCs w:val="20"/>
              </w:rPr>
              <w:t xml:space="preserve"> </w:t>
            </w:r>
            <w:r>
              <w:rPr>
                <w:rFonts w:cs="Times New Roman" w:hint="eastAsia"/>
                <w:sz w:val="20"/>
                <w:szCs w:val="20"/>
              </w:rPr>
              <w:t>없으며</w:t>
            </w:r>
            <w:r>
              <w:rPr>
                <w:rFonts w:cs="Times New Roman" w:hint="eastAsia"/>
                <w:sz w:val="20"/>
                <w:szCs w:val="20"/>
              </w:rPr>
              <w:t>,</w:t>
            </w:r>
            <w:r>
              <w:rPr>
                <w:rFonts w:cs="Times New Roman"/>
                <w:sz w:val="20"/>
                <w:szCs w:val="20"/>
              </w:rPr>
              <w:t xml:space="preserve"> 2022</w:t>
            </w:r>
            <w:r>
              <w:rPr>
                <w:rFonts w:cs="Times New Roman" w:hint="eastAsia"/>
                <w:sz w:val="20"/>
                <w:szCs w:val="20"/>
              </w:rPr>
              <w:t>년</w:t>
            </w:r>
            <w:r>
              <w:rPr>
                <w:rFonts w:cs="Times New Roman" w:hint="eastAsia"/>
                <w:sz w:val="20"/>
                <w:szCs w:val="20"/>
              </w:rPr>
              <w:t xml:space="preserve"> </w:t>
            </w:r>
            <w:r>
              <w:rPr>
                <w:rFonts w:cs="Times New Roman" w:hint="eastAsia"/>
                <w:sz w:val="20"/>
                <w:szCs w:val="20"/>
              </w:rPr>
              <w:t>근로시간</w:t>
            </w:r>
            <w:r>
              <w:rPr>
                <w:rFonts w:cs="Times New Roman" w:hint="eastAsia"/>
                <w:sz w:val="20"/>
                <w:szCs w:val="20"/>
              </w:rPr>
              <w:t xml:space="preserve"> </w:t>
            </w:r>
            <w:r>
              <w:rPr>
                <w:rFonts w:cs="Times New Roman" w:hint="eastAsia"/>
                <w:sz w:val="20"/>
                <w:szCs w:val="20"/>
              </w:rPr>
              <w:t>내역</w:t>
            </w:r>
            <w:r>
              <w:rPr>
                <w:rFonts w:cs="Times New Roman" w:hint="eastAsia"/>
                <w:sz w:val="20"/>
                <w:szCs w:val="20"/>
              </w:rPr>
              <w:t>(</w:t>
            </w:r>
            <w:r>
              <w:rPr>
                <w:rFonts w:cs="Times New Roman" w:hint="eastAsia"/>
                <w:sz w:val="20"/>
                <w:szCs w:val="20"/>
              </w:rPr>
              <w:t>플렉스</w:t>
            </w:r>
            <w:r>
              <w:rPr>
                <w:rFonts w:cs="Times New Roman" w:hint="eastAsia"/>
                <w:sz w:val="20"/>
                <w:szCs w:val="20"/>
              </w:rPr>
              <w:t xml:space="preserve"> </w:t>
            </w:r>
            <w:r>
              <w:rPr>
                <w:rFonts w:cs="Times New Roman" w:hint="eastAsia"/>
                <w:sz w:val="20"/>
                <w:szCs w:val="20"/>
              </w:rPr>
              <w:t>시스템</w:t>
            </w:r>
            <w:r>
              <w:rPr>
                <w:rFonts w:cs="Times New Roman" w:hint="eastAsia"/>
                <w:sz w:val="20"/>
                <w:szCs w:val="20"/>
              </w:rPr>
              <w:t>)</w:t>
            </w:r>
            <w:r>
              <w:rPr>
                <w:rFonts w:cs="Times New Roman" w:hint="eastAsia"/>
                <w:sz w:val="20"/>
                <w:szCs w:val="20"/>
              </w:rPr>
              <w:t>상</w:t>
            </w:r>
            <w:r>
              <w:rPr>
                <w:rFonts w:cs="Times New Roman" w:hint="eastAsia"/>
                <w:sz w:val="20"/>
                <w:szCs w:val="20"/>
              </w:rPr>
              <w:t xml:space="preserve"> </w:t>
            </w:r>
            <w:r>
              <w:rPr>
                <w:rFonts w:cs="Times New Roman" w:hint="eastAsia"/>
                <w:sz w:val="20"/>
                <w:szCs w:val="20"/>
              </w:rPr>
              <w:t>연장근로를</w:t>
            </w:r>
            <w:r>
              <w:rPr>
                <w:rFonts w:cs="Times New Roman" w:hint="eastAsia"/>
                <w:sz w:val="20"/>
                <w:szCs w:val="20"/>
              </w:rPr>
              <w:t xml:space="preserve"> </w:t>
            </w:r>
            <w:r>
              <w:rPr>
                <w:rFonts w:cs="Times New Roman" w:hint="eastAsia"/>
                <w:sz w:val="20"/>
                <w:szCs w:val="20"/>
              </w:rPr>
              <w:t>하는</w:t>
            </w:r>
            <w:r>
              <w:rPr>
                <w:rFonts w:cs="Times New Roman" w:hint="eastAsia"/>
                <w:sz w:val="20"/>
                <w:szCs w:val="20"/>
              </w:rPr>
              <w:t xml:space="preserve"> </w:t>
            </w:r>
            <w:r>
              <w:rPr>
                <w:rFonts w:cs="Times New Roman" w:hint="eastAsia"/>
                <w:sz w:val="20"/>
                <w:szCs w:val="20"/>
              </w:rPr>
              <w:t>직원은</w:t>
            </w:r>
            <w:r>
              <w:rPr>
                <w:rFonts w:cs="Times New Roman" w:hint="eastAsia"/>
                <w:sz w:val="20"/>
                <w:szCs w:val="20"/>
              </w:rPr>
              <w:t xml:space="preserve"> </w:t>
            </w:r>
            <w:r>
              <w:rPr>
                <w:rFonts w:cs="Times New Roman" w:hint="eastAsia"/>
                <w:sz w:val="20"/>
                <w:szCs w:val="20"/>
              </w:rPr>
              <w:lastRenderedPageBreak/>
              <w:t>하루에</w:t>
            </w:r>
            <w:r>
              <w:rPr>
                <w:rFonts w:cs="Times New Roman" w:hint="eastAsia"/>
                <w:sz w:val="20"/>
                <w:szCs w:val="20"/>
              </w:rPr>
              <w:t xml:space="preserve"> </w:t>
            </w:r>
            <w:r>
              <w:rPr>
                <w:rFonts w:cs="Times New Roman"/>
                <w:sz w:val="20"/>
                <w:szCs w:val="20"/>
              </w:rPr>
              <w:t>20~30</w:t>
            </w:r>
            <w:r>
              <w:rPr>
                <w:rFonts w:cs="Times New Roman" w:hint="eastAsia"/>
                <w:sz w:val="20"/>
                <w:szCs w:val="20"/>
              </w:rPr>
              <w:t>명</w:t>
            </w:r>
            <w:r>
              <w:rPr>
                <w:rFonts w:cs="Times New Roman" w:hint="eastAsia"/>
                <w:sz w:val="20"/>
                <w:szCs w:val="20"/>
              </w:rPr>
              <w:t xml:space="preserve"> </w:t>
            </w:r>
            <w:r>
              <w:rPr>
                <w:rFonts w:cs="Times New Roman" w:hint="eastAsia"/>
                <w:sz w:val="20"/>
                <w:szCs w:val="20"/>
              </w:rPr>
              <w:t>내외이고</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시간도</w:t>
            </w:r>
            <w:r>
              <w:rPr>
                <w:rFonts w:cs="Times New Roman" w:hint="eastAsia"/>
                <w:sz w:val="20"/>
                <w:szCs w:val="20"/>
              </w:rPr>
              <w:t xml:space="preserve"> </w:t>
            </w:r>
            <w:r>
              <w:rPr>
                <w:rFonts w:cs="Times New Roman"/>
                <w:sz w:val="20"/>
                <w:szCs w:val="20"/>
              </w:rPr>
              <w:t>1~2</w:t>
            </w:r>
            <w:r>
              <w:rPr>
                <w:rFonts w:cs="Times New Roman" w:hint="eastAsia"/>
                <w:sz w:val="20"/>
                <w:szCs w:val="20"/>
              </w:rPr>
              <w:t>시간</w:t>
            </w:r>
            <w:r>
              <w:rPr>
                <w:rFonts w:cs="Times New Roman" w:hint="eastAsia"/>
                <w:sz w:val="20"/>
                <w:szCs w:val="20"/>
              </w:rPr>
              <w:t xml:space="preserve"> </w:t>
            </w:r>
            <w:r>
              <w:rPr>
                <w:rFonts w:cs="Times New Roman" w:hint="eastAsia"/>
                <w:sz w:val="20"/>
                <w:szCs w:val="20"/>
              </w:rPr>
              <w:t>정도인</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확인됨</w:t>
            </w:r>
            <w:r>
              <w:rPr>
                <w:rFonts w:cs="Times New Roman" w:hint="eastAsia"/>
                <w:sz w:val="20"/>
                <w:szCs w:val="20"/>
              </w:rPr>
              <w:t>.</w:t>
            </w:r>
          </w:p>
          <w:p w14:paraId="62FF44B1" w14:textId="29405BF5" w:rsidR="00120EC1" w:rsidRDefault="00120EC1" w:rsidP="00120EC1">
            <w:pPr>
              <w:pStyle w:val="a8"/>
              <w:widowControl/>
              <w:numPr>
                <w:ilvl w:val="0"/>
                <w:numId w:val="2"/>
              </w:numPr>
              <w:spacing w:before="40" w:after="120" w:line="276" w:lineRule="auto"/>
              <w:rPr>
                <w:rFonts w:cs="Times New Roman"/>
                <w:sz w:val="20"/>
                <w:szCs w:val="20"/>
              </w:rPr>
            </w:pPr>
            <w:r w:rsidRPr="00AD4D10">
              <w:rPr>
                <w:rFonts w:cs="Times New Roman" w:hint="eastAsia"/>
                <w:sz w:val="20"/>
                <w:szCs w:val="20"/>
              </w:rPr>
              <w:t>제공된</w:t>
            </w:r>
            <w:r w:rsidRPr="00AD4D10">
              <w:rPr>
                <w:rFonts w:cs="Times New Roman" w:hint="eastAsia"/>
                <w:sz w:val="20"/>
                <w:szCs w:val="20"/>
              </w:rPr>
              <w:t xml:space="preserve"> </w:t>
            </w:r>
            <w:r w:rsidRPr="00AD4D10">
              <w:rPr>
                <w:rFonts w:cs="Times New Roman" w:hint="eastAsia"/>
                <w:sz w:val="20"/>
                <w:szCs w:val="20"/>
              </w:rPr>
              <w:t>자료</w:t>
            </w:r>
            <w:r w:rsidRPr="00AD4D10">
              <w:rPr>
                <w:rFonts w:cs="Times New Roman" w:hint="eastAsia"/>
                <w:sz w:val="20"/>
                <w:szCs w:val="20"/>
              </w:rPr>
              <w:t xml:space="preserve"> </w:t>
            </w:r>
            <w:r w:rsidRPr="00AD4D10">
              <w:rPr>
                <w:rFonts w:cs="Times New Roman" w:hint="eastAsia"/>
                <w:sz w:val="20"/>
                <w:szCs w:val="20"/>
              </w:rPr>
              <w:t>및</w:t>
            </w:r>
            <w:r w:rsidRPr="00AD4D10">
              <w:rPr>
                <w:rFonts w:cs="Times New Roman" w:hint="eastAsia"/>
                <w:sz w:val="20"/>
                <w:szCs w:val="20"/>
              </w:rPr>
              <w:t xml:space="preserve"> </w:t>
            </w:r>
            <w:r>
              <w:rPr>
                <w:rFonts w:cs="Times New Roman" w:hint="eastAsia"/>
                <w:sz w:val="20"/>
                <w:szCs w:val="20"/>
              </w:rPr>
              <w:t>답변</w:t>
            </w:r>
            <w:r w:rsidRPr="00AD4D10">
              <w:rPr>
                <w:rFonts w:cs="Times New Roman" w:hint="eastAsia"/>
                <w:sz w:val="20"/>
                <w:szCs w:val="20"/>
              </w:rPr>
              <w:t>에</w:t>
            </w:r>
            <w:r w:rsidRPr="00AD4D10">
              <w:rPr>
                <w:rFonts w:cs="Times New Roman" w:hint="eastAsia"/>
                <w:sz w:val="20"/>
                <w:szCs w:val="20"/>
              </w:rPr>
              <w:t xml:space="preserve"> </w:t>
            </w:r>
            <w:r w:rsidRPr="00AD4D10">
              <w:rPr>
                <w:rFonts w:cs="Times New Roman" w:hint="eastAsia"/>
                <w:sz w:val="20"/>
                <w:szCs w:val="20"/>
              </w:rPr>
              <w:t>의하면</w:t>
            </w:r>
            <w:r w:rsidRPr="00AD4D10">
              <w:rPr>
                <w:rFonts w:cs="Times New Roman" w:hint="eastAsia"/>
                <w:sz w:val="20"/>
                <w:szCs w:val="20"/>
              </w:rPr>
              <w:t>,</w:t>
            </w:r>
            <w:r w:rsidRPr="00AD4D10">
              <w:rPr>
                <w:rFonts w:cs="Times New Roman"/>
                <w:sz w:val="20"/>
                <w:szCs w:val="20"/>
              </w:rPr>
              <w:t xml:space="preserve"> </w:t>
            </w:r>
            <w:r>
              <w:rPr>
                <w:rFonts w:cs="Times New Roman" w:hint="eastAsia"/>
                <w:sz w:val="20"/>
                <w:szCs w:val="20"/>
              </w:rPr>
              <w:t>근로시간을</w:t>
            </w:r>
            <w:r>
              <w:rPr>
                <w:rFonts w:cs="Times New Roman" w:hint="eastAsia"/>
                <w:sz w:val="20"/>
                <w:szCs w:val="20"/>
              </w:rPr>
              <w:t xml:space="preserve"> </w:t>
            </w:r>
            <w:r>
              <w:rPr>
                <w:rFonts w:cs="Times New Roman" w:hint="eastAsia"/>
                <w:sz w:val="20"/>
                <w:szCs w:val="20"/>
              </w:rPr>
              <w:t>측정하는</w:t>
            </w:r>
            <w:r>
              <w:rPr>
                <w:rFonts w:cs="Times New Roman" w:hint="eastAsia"/>
                <w:sz w:val="20"/>
                <w:szCs w:val="20"/>
              </w:rPr>
              <w:t xml:space="preserve"> </w:t>
            </w:r>
            <w:r>
              <w:rPr>
                <w:rFonts w:cs="Times New Roman" w:hint="eastAsia"/>
                <w:sz w:val="20"/>
                <w:szCs w:val="20"/>
              </w:rPr>
              <w:t>플렉스</w:t>
            </w:r>
            <w:r>
              <w:rPr>
                <w:rFonts w:cs="Times New Roman" w:hint="eastAsia"/>
                <w:sz w:val="20"/>
                <w:szCs w:val="20"/>
              </w:rPr>
              <w:t xml:space="preserve"> </w:t>
            </w:r>
            <w:r>
              <w:rPr>
                <w:rFonts w:cs="Times New Roman" w:hint="eastAsia"/>
                <w:sz w:val="20"/>
                <w:szCs w:val="20"/>
              </w:rPr>
              <w:t>시스템은</w:t>
            </w:r>
            <w:r w:rsidRPr="00AD4D10">
              <w:rPr>
                <w:rFonts w:cs="Times New Roman" w:hint="eastAsia"/>
                <w:sz w:val="20"/>
                <w:szCs w:val="20"/>
              </w:rPr>
              <w:t xml:space="preserve"> </w:t>
            </w:r>
            <w:r w:rsidRPr="00AD4D10">
              <w:rPr>
                <w:rFonts w:cs="Times New Roman" w:hint="eastAsia"/>
                <w:sz w:val="20"/>
                <w:szCs w:val="20"/>
              </w:rPr>
              <w:t>최근</w:t>
            </w:r>
            <w:r w:rsidRPr="00AD4D10">
              <w:rPr>
                <w:rFonts w:cs="Times New Roman" w:hint="eastAsia"/>
                <w:sz w:val="20"/>
                <w:szCs w:val="20"/>
              </w:rPr>
              <w:t xml:space="preserve"> </w:t>
            </w:r>
            <w:r w:rsidRPr="00AD4D10">
              <w:rPr>
                <w:rFonts w:cs="Times New Roman" w:hint="eastAsia"/>
                <w:sz w:val="20"/>
                <w:szCs w:val="20"/>
              </w:rPr>
              <w:t>도입된</w:t>
            </w:r>
            <w:r w:rsidRPr="00AD4D10">
              <w:rPr>
                <w:rFonts w:cs="Times New Roman" w:hint="eastAsia"/>
                <w:sz w:val="20"/>
                <w:szCs w:val="20"/>
              </w:rPr>
              <w:t xml:space="preserve"> </w:t>
            </w:r>
            <w:r w:rsidRPr="00AD4D10">
              <w:rPr>
                <w:rFonts w:cs="Times New Roman" w:hint="eastAsia"/>
                <w:sz w:val="20"/>
                <w:szCs w:val="20"/>
              </w:rPr>
              <w:t>시스템으로</w:t>
            </w:r>
            <w:r>
              <w:rPr>
                <w:rFonts w:cs="Times New Roman" w:hint="eastAsia"/>
                <w:sz w:val="20"/>
                <w:szCs w:val="20"/>
              </w:rPr>
              <w:t>,</w:t>
            </w:r>
            <w:r w:rsidRPr="00AD4D10">
              <w:rPr>
                <w:rFonts w:cs="Times New Roman" w:hint="eastAsia"/>
                <w:sz w:val="20"/>
                <w:szCs w:val="20"/>
              </w:rPr>
              <w:t xml:space="preserve"> </w:t>
            </w:r>
            <w:r w:rsidRPr="00AD4D10">
              <w:rPr>
                <w:rFonts w:cs="Times New Roman" w:hint="eastAsia"/>
                <w:sz w:val="20"/>
                <w:szCs w:val="20"/>
              </w:rPr>
              <w:t>출퇴근</w:t>
            </w:r>
            <w:r w:rsidRPr="00AD4D10">
              <w:rPr>
                <w:rFonts w:cs="Times New Roman" w:hint="eastAsia"/>
                <w:sz w:val="20"/>
                <w:szCs w:val="20"/>
              </w:rPr>
              <w:t xml:space="preserve"> </w:t>
            </w:r>
            <w:r w:rsidRPr="00AD4D10">
              <w:rPr>
                <w:rFonts w:cs="Times New Roman" w:hint="eastAsia"/>
                <w:sz w:val="20"/>
                <w:szCs w:val="20"/>
              </w:rPr>
              <w:t>시간에</w:t>
            </w:r>
            <w:r w:rsidRPr="00AD4D10">
              <w:rPr>
                <w:rFonts w:cs="Times New Roman" w:hint="eastAsia"/>
                <w:sz w:val="20"/>
                <w:szCs w:val="20"/>
              </w:rPr>
              <w:t xml:space="preserve"> </w:t>
            </w:r>
            <w:r w:rsidRPr="00AD4D10">
              <w:rPr>
                <w:rFonts w:cs="Times New Roman" w:hint="eastAsia"/>
                <w:sz w:val="20"/>
                <w:szCs w:val="20"/>
              </w:rPr>
              <w:t>의해</w:t>
            </w:r>
            <w:r w:rsidRPr="00AD4D10">
              <w:rPr>
                <w:rFonts w:cs="Times New Roman" w:hint="eastAsia"/>
                <w:sz w:val="20"/>
                <w:szCs w:val="20"/>
              </w:rPr>
              <w:t xml:space="preserve"> </w:t>
            </w:r>
            <w:r w:rsidRPr="00AD4D10">
              <w:rPr>
                <w:rFonts w:cs="Times New Roman" w:hint="eastAsia"/>
                <w:sz w:val="20"/>
                <w:szCs w:val="20"/>
              </w:rPr>
              <w:t>자동으로</w:t>
            </w:r>
            <w:r w:rsidRPr="00AD4D10">
              <w:rPr>
                <w:rFonts w:cs="Times New Roman" w:hint="eastAsia"/>
                <w:sz w:val="20"/>
                <w:szCs w:val="20"/>
              </w:rPr>
              <w:t xml:space="preserve"> </w:t>
            </w:r>
            <w:r w:rsidRPr="00AD4D10">
              <w:rPr>
                <w:rFonts w:cs="Times New Roman" w:hint="eastAsia"/>
                <w:sz w:val="20"/>
                <w:szCs w:val="20"/>
              </w:rPr>
              <w:t>산정</w:t>
            </w:r>
            <w:r w:rsidRPr="00AD4D10">
              <w:rPr>
                <w:rFonts w:cs="Times New Roman" w:hint="eastAsia"/>
                <w:sz w:val="20"/>
                <w:szCs w:val="20"/>
              </w:rPr>
              <w:t xml:space="preserve"> </w:t>
            </w:r>
            <w:r w:rsidRPr="00AD4D10">
              <w:rPr>
                <w:rFonts w:cs="Times New Roman" w:hint="eastAsia"/>
                <w:sz w:val="20"/>
                <w:szCs w:val="20"/>
              </w:rPr>
              <w:t>되는</w:t>
            </w:r>
            <w:r w:rsidRPr="00AD4D10">
              <w:rPr>
                <w:rFonts w:cs="Times New Roman" w:hint="eastAsia"/>
                <w:sz w:val="20"/>
                <w:szCs w:val="20"/>
              </w:rPr>
              <w:t xml:space="preserve"> </w:t>
            </w:r>
            <w:r w:rsidRPr="00AD4D10">
              <w:rPr>
                <w:rFonts w:cs="Times New Roman" w:hint="eastAsia"/>
                <w:sz w:val="20"/>
                <w:szCs w:val="20"/>
              </w:rPr>
              <w:t>방식이</w:t>
            </w:r>
            <w:r w:rsidRPr="00AD4D10">
              <w:rPr>
                <w:rFonts w:cs="Times New Roman" w:hint="eastAsia"/>
                <w:sz w:val="20"/>
                <w:szCs w:val="20"/>
              </w:rPr>
              <w:t xml:space="preserve"> </w:t>
            </w:r>
            <w:r w:rsidRPr="00AD4D10">
              <w:rPr>
                <w:rFonts w:cs="Times New Roman" w:hint="eastAsia"/>
                <w:sz w:val="20"/>
                <w:szCs w:val="20"/>
              </w:rPr>
              <w:t>아니라</w:t>
            </w:r>
            <w:r w:rsidRPr="00AD4D10">
              <w:rPr>
                <w:rFonts w:cs="Times New Roman" w:hint="eastAsia"/>
                <w:sz w:val="20"/>
                <w:szCs w:val="20"/>
              </w:rPr>
              <w:t xml:space="preserve"> </w:t>
            </w:r>
            <w:r w:rsidRPr="00AD4D10">
              <w:rPr>
                <w:rFonts w:cs="Times New Roman" w:hint="eastAsia"/>
                <w:sz w:val="20"/>
                <w:szCs w:val="20"/>
              </w:rPr>
              <w:t>본인이</w:t>
            </w:r>
            <w:r w:rsidRPr="00AD4D10">
              <w:rPr>
                <w:rFonts w:cs="Times New Roman" w:hint="eastAsia"/>
                <w:sz w:val="20"/>
                <w:szCs w:val="20"/>
              </w:rPr>
              <w:t xml:space="preserve"> </w:t>
            </w:r>
            <w:r w:rsidRPr="00AD4D10">
              <w:rPr>
                <w:rFonts w:cs="Times New Roman" w:hint="eastAsia"/>
                <w:sz w:val="20"/>
                <w:szCs w:val="20"/>
              </w:rPr>
              <w:t>시스템에</w:t>
            </w:r>
            <w:r w:rsidRPr="00AD4D10">
              <w:rPr>
                <w:rFonts w:cs="Times New Roman" w:hint="eastAsia"/>
                <w:sz w:val="20"/>
                <w:szCs w:val="20"/>
              </w:rPr>
              <w:t xml:space="preserve"> </w:t>
            </w:r>
            <w:r w:rsidRPr="00AD4D10">
              <w:rPr>
                <w:rFonts w:cs="Times New Roman" w:hint="eastAsia"/>
                <w:sz w:val="20"/>
                <w:szCs w:val="20"/>
              </w:rPr>
              <w:t>스스로</w:t>
            </w:r>
            <w:r w:rsidRPr="00AD4D10">
              <w:rPr>
                <w:rFonts w:cs="Times New Roman" w:hint="eastAsia"/>
                <w:sz w:val="20"/>
                <w:szCs w:val="20"/>
              </w:rPr>
              <w:t xml:space="preserve"> </w:t>
            </w:r>
            <w:r w:rsidRPr="00AD4D10">
              <w:rPr>
                <w:rFonts w:cs="Times New Roman" w:hint="eastAsia"/>
                <w:sz w:val="20"/>
                <w:szCs w:val="20"/>
              </w:rPr>
              <w:t>입력하는</w:t>
            </w:r>
            <w:r w:rsidRPr="00AD4D10">
              <w:rPr>
                <w:rFonts w:cs="Times New Roman" w:hint="eastAsia"/>
                <w:sz w:val="20"/>
                <w:szCs w:val="20"/>
              </w:rPr>
              <w:t xml:space="preserve"> </w:t>
            </w:r>
            <w:r w:rsidRPr="00AD4D10">
              <w:rPr>
                <w:rFonts w:cs="Times New Roman" w:hint="eastAsia"/>
                <w:sz w:val="20"/>
                <w:szCs w:val="20"/>
              </w:rPr>
              <w:t>방식</w:t>
            </w:r>
            <w:r>
              <w:rPr>
                <w:rFonts w:cs="Times New Roman" w:hint="eastAsia"/>
                <w:sz w:val="20"/>
                <w:szCs w:val="20"/>
              </w:rPr>
              <w:t>인데</w:t>
            </w:r>
            <w:r w:rsidRPr="00AD4D10">
              <w:rPr>
                <w:rFonts w:cs="Times New Roman" w:hint="eastAsia"/>
                <w:sz w:val="20"/>
                <w:szCs w:val="20"/>
              </w:rPr>
              <w:t>,</w:t>
            </w:r>
            <w:r w:rsidRPr="00AD4D10">
              <w:rPr>
                <w:rFonts w:cs="Times New Roman"/>
                <w:sz w:val="20"/>
                <w:szCs w:val="20"/>
              </w:rPr>
              <w:t xml:space="preserve"> </w:t>
            </w:r>
            <w:r w:rsidRPr="00AD4D10">
              <w:rPr>
                <w:rFonts w:cs="Times New Roman" w:hint="eastAsia"/>
                <w:sz w:val="20"/>
                <w:szCs w:val="20"/>
              </w:rPr>
              <w:t>입력</w:t>
            </w:r>
            <w:r w:rsidRPr="00AD4D10">
              <w:rPr>
                <w:rFonts w:cs="Times New Roman" w:hint="eastAsia"/>
                <w:sz w:val="20"/>
                <w:szCs w:val="20"/>
              </w:rPr>
              <w:t xml:space="preserve"> </w:t>
            </w:r>
            <w:r w:rsidRPr="00AD4D10">
              <w:rPr>
                <w:rFonts w:cs="Times New Roman" w:hint="eastAsia"/>
                <w:sz w:val="20"/>
                <w:szCs w:val="20"/>
              </w:rPr>
              <w:t>여부를</w:t>
            </w:r>
            <w:r w:rsidRPr="00AD4D10">
              <w:rPr>
                <w:rFonts w:cs="Times New Roman" w:hint="eastAsia"/>
                <w:sz w:val="20"/>
                <w:szCs w:val="20"/>
              </w:rPr>
              <w:t xml:space="preserve"> </w:t>
            </w:r>
            <w:r w:rsidRPr="00AD4D10">
              <w:rPr>
                <w:rFonts w:cs="Times New Roman" w:hint="eastAsia"/>
                <w:sz w:val="20"/>
                <w:szCs w:val="20"/>
              </w:rPr>
              <w:t>직원들의</w:t>
            </w:r>
            <w:r w:rsidRPr="00AD4D10">
              <w:rPr>
                <w:rFonts w:cs="Times New Roman" w:hint="eastAsia"/>
                <w:sz w:val="20"/>
                <w:szCs w:val="20"/>
              </w:rPr>
              <w:t xml:space="preserve"> </w:t>
            </w:r>
            <w:r w:rsidRPr="00AD4D10">
              <w:rPr>
                <w:rFonts w:cs="Times New Roman" w:hint="eastAsia"/>
                <w:sz w:val="20"/>
                <w:szCs w:val="20"/>
              </w:rPr>
              <w:t>자율에</w:t>
            </w:r>
            <w:r w:rsidRPr="00AD4D10">
              <w:rPr>
                <w:rFonts w:cs="Times New Roman" w:hint="eastAsia"/>
                <w:sz w:val="20"/>
                <w:szCs w:val="20"/>
              </w:rPr>
              <w:t xml:space="preserve"> </w:t>
            </w:r>
            <w:r w:rsidRPr="00AD4D10">
              <w:rPr>
                <w:rFonts w:cs="Times New Roman" w:hint="eastAsia"/>
                <w:sz w:val="20"/>
                <w:szCs w:val="20"/>
              </w:rPr>
              <w:t>맡기고</w:t>
            </w:r>
            <w:r w:rsidRPr="00AD4D10">
              <w:rPr>
                <w:rFonts w:cs="Times New Roman" w:hint="eastAsia"/>
                <w:sz w:val="20"/>
                <w:szCs w:val="20"/>
              </w:rPr>
              <w:t xml:space="preserve"> </w:t>
            </w:r>
            <w:r w:rsidRPr="00AD4D10">
              <w:rPr>
                <w:rFonts w:cs="Times New Roman" w:hint="eastAsia"/>
                <w:sz w:val="20"/>
                <w:szCs w:val="20"/>
              </w:rPr>
              <w:t>있고</w:t>
            </w:r>
            <w:r w:rsidRPr="00AD4D10">
              <w:rPr>
                <w:rFonts w:cs="Times New Roman" w:hint="eastAsia"/>
                <w:sz w:val="20"/>
                <w:szCs w:val="20"/>
              </w:rPr>
              <w:t>,</w:t>
            </w:r>
            <w:r w:rsidRPr="00AD4D10">
              <w:rPr>
                <w:rFonts w:cs="Times New Roman"/>
                <w:sz w:val="20"/>
                <w:szCs w:val="20"/>
              </w:rPr>
              <w:t xml:space="preserve"> </w:t>
            </w:r>
            <w:r w:rsidRPr="00AD4D10">
              <w:rPr>
                <w:rFonts w:cs="Times New Roman" w:hint="eastAsia"/>
                <w:sz w:val="20"/>
                <w:szCs w:val="20"/>
              </w:rPr>
              <w:t>고정</w:t>
            </w:r>
            <w:r w:rsidRPr="00AD4D10">
              <w:rPr>
                <w:rFonts w:cs="Times New Roman" w:hint="eastAsia"/>
                <w:sz w:val="20"/>
                <w:szCs w:val="20"/>
              </w:rPr>
              <w:t xml:space="preserve"> </w:t>
            </w:r>
            <w:r w:rsidRPr="00AD4D10">
              <w:rPr>
                <w:rFonts w:cs="Times New Roman"/>
                <w:sz w:val="20"/>
                <w:szCs w:val="20"/>
              </w:rPr>
              <w:t>OT</w:t>
            </w:r>
            <w:r w:rsidRPr="00AD4D10">
              <w:rPr>
                <w:rFonts w:cs="Times New Roman" w:hint="eastAsia"/>
                <w:sz w:val="20"/>
                <w:szCs w:val="20"/>
              </w:rPr>
              <w:t xml:space="preserve"> </w:t>
            </w:r>
            <w:r w:rsidRPr="00AD4D10">
              <w:rPr>
                <w:rFonts w:cs="Times New Roman" w:hint="eastAsia"/>
                <w:sz w:val="20"/>
                <w:szCs w:val="20"/>
              </w:rPr>
              <w:t>기준</w:t>
            </w:r>
            <w:r w:rsidRPr="00AD4D10">
              <w:rPr>
                <w:rFonts w:cs="Times New Roman" w:hint="eastAsia"/>
                <w:sz w:val="20"/>
                <w:szCs w:val="20"/>
              </w:rPr>
              <w:t xml:space="preserve"> </w:t>
            </w:r>
            <w:r w:rsidRPr="00AD4D10">
              <w:rPr>
                <w:rFonts w:cs="Times New Roman" w:hint="eastAsia"/>
                <w:sz w:val="20"/>
                <w:szCs w:val="20"/>
              </w:rPr>
              <w:t>시간</w:t>
            </w:r>
            <w:r w:rsidRPr="00AD4D10">
              <w:rPr>
                <w:rFonts w:cs="Times New Roman" w:hint="eastAsia"/>
                <w:sz w:val="20"/>
                <w:szCs w:val="20"/>
              </w:rPr>
              <w:t>(</w:t>
            </w:r>
            <w:r w:rsidRPr="00AD4D10">
              <w:rPr>
                <w:rFonts w:cs="Times New Roman"/>
                <w:sz w:val="20"/>
                <w:szCs w:val="20"/>
              </w:rPr>
              <w:t>1</w:t>
            </w:r>
            <w:r w:rsidRPr="00AD4D10">
              <w:rPr>
                <w:rFonts w:cs="Times New Roman" w:hint="eastAsia"/>
                <w:sz w:val="20"/>
                <w:szCs w:val="20"/>
              </w:rPr>
              <w:t>주</w:t>
            </w:r>
            <w:r w:rsidRPr="00AD4D10">
              <w:rPr>
                <w:rFonts w:cs="Times New Roman" w:hint="eastAsia"/>
                <w:sz w:val="20"/>
                <w:szCs w:val="20"/>
              </w:rPr>
              <w:t xml:space="preserve"> </w:t>
            </w:r>
            <w:r w:rsidRPr="00AD4D10">
              <w:rPr>
                <w:rFonts w:cs="Times New Roman"/>
                <w:sz w:val="20"/>
                <w:szCs w:val="20"/>
              </w:rPr>
              <w:t>12</w:t>
            </w:r>
            <w:r w:rsidRPr="00AD4D10">
              <w:rPr>
                <w:rFonts w:cs="Times New Roman" w:hint="eastAsia"/>
                <w:sz w:val="20"/>
                <w:szCs w:val="20"/>
              </w:rPr>
              <w:t>시간</w:t>
            </w:r>
            <w:r w:rsidRPr="00AD4D10">
              <w:rPr>
                <w:rFonts w:cs="Times New Roman" w:hint="eastAsia"/>
                <w:sz w:val="20"/>
                <w:szCs w:val="20"/>
              </w:rPr>
              <w:t xml:space="preserve"> </w:t>
            </w:r>
            <w:r w:rsidRPr="00AD4D10">
              <w:rPr>
                <w:rFonts w:cs="Times New Roman" w:hint="eastAsia"/>
                <w:sz w:val="20"/>
                <w:szCs w:val="20"/>
              </w:rPr>
              <w:t>연장근로</w:t>
            </w:r>
            <w:r w:rsidRPr="00AD4D10">
              <w:rPr>
                <w:rFonts w:cs="Times New Roman" w:hint="eastAsia"/>
                <w:sz w:val="20"/>
                <w:szCs w:val="20"/>
              </w:rPr>
              <w:t>)</w:t>
            </w:r>
            <w:r w:rsidRPr="00AD4D10">
              <w:rPr>
                <w:rFonts w:cs="Times New Roman" w:hint="eastAsia"/>
                <w:sz w:val="20"/>
                <w:szCs w:val="20"/>
              </w:rPr>
              <w:t>을</w:t>
            </w:r>
            <w:r w:rsidRPr="00AD4D10">
              <w:rPr>
                <w:rFonts w:cs="Times New Roman" w:hint="eastAsia"/>
                <w:sz w:val="20"/>
                <w:szCs w:val="20"/>
              </w:rPr>
              <w:t xml:space="preserve"> </w:t>
            </w:r>
            <w:r w:rsidRPr="00AD4D10">
              <w:rPr>
                <w:rFonts w:cs="Times New Roman" w:hint="eastAsia"/>
                <w:sz w:val="20"/>
                <w:szCs w:val="20"/>
              </w:rPr>
              <w:t>초과하지</w:t>
            </w:r>
            <w:r w:rsidRPr="00AD4D10">
              <w:rPr>
                <w:rFonts w:cs="Times New Roman" w:hint="eastAsia"/>
                <w:sz w:val="20"/>
                <w:szCs w:val="20"/>
              </w:rPr>
              <w:t xml:space="preserve"> </w:t>
            </w:r>
            <w:r w:rsidRPr="00AD4D10">
              <w:rPr>
                <w:rFonts w:cs="Times New Roman" w:hint="eastAsia"/>
                <w:sz w:val="20"/>
                <w:szCs w:val="20"/>
              </w:rPr>
              <w:t>않는</w:t>
            </w:r>
            <w:r w:rsidRPr="00AD4D10">
              <w:rPr>
                <w:rFonts w:cs="Times New Roman" w:hint="eastAsia"/>
                <w:sz w:val="20"/>
                <w:szCs w:val="20"/>
              </w:rPr>
              <w:t xml:space="preserve"> </w:t>
            </w:r>
            <w:r w:rsidRPr="00AD4D10">
              <w:rPr>
                <w:rFonts w:cs="Times New Roman" w:hint="eastAsia"/>
                <w:sz w:val="20"/>
                <w:szCs w:val="20"/>
              </w:rPr>
              <w:t>수준의</w:t>
            </w:r>
            <w:r w:rsidRPr="00AD4D10">
              <w:rPr>
                <w:rFonts w:cs="Times New Roman" w:hint="eastAsia"/>
                <w:sz w:val="20"/>
                <w:szCs w:val="20"/>
              </w:rPr>
              <w:t xml:space="preserve"> </w:t>
            </w:r>
            <w:r w:rsidRPr="00AD4D10">
              <w:rPr>
                <w:rFonts w:cs="Times New Roman" w:hint="eastAsia"/>
                <w:sz w:val="20"/>
                <w:szCs w:val="20"/>
              </w:rPr>
              <w:t>연장근로를</w:t>
            </w:r>
            <w:r w:rsidRPr="00AD4D10">
              <w:rPr>
                <w:rFonts w:cs="Times New Roman" w:hint="eastAsia"/>
                <w:sz w:val="20"/>
                <w:szCs w:val="20"/>
              </w:rPr>
              <w:t xml:space="preserve"> </w:t>
            </w:r>
            <w:r w:rsidRPr="00AD4D10">
              <w:rPr>
                <w:rFonts w:cs="Times New Roman" w:hint="eastAsia"/>
                <w:sz w:val="20"/>
                <w:szCs w:val="20"/>
              </w:rPr>
              <w:t>할</w:t>
            </w:r>
            <w:r w:rsidRPr="00AD4D10">
              <w:rPr>
                <w:rFonts w:cs="Times New Roman" w:hint="eastAsia"/>
                <w:sz w:val="20"/>
                <w:szCs w:val="20"/>
              </w:rPr>
              <w:t xml:space="preserve"> </w:t>
            </w:r>
            <w:r w:rsidRPr="00AD4D10">
              <w:rPr>
                <w:rFonts w:cs="Times New Roman" w:hint="eastAsia"/>
                <w:sz w:val="20"/>
                <w:szCs w:val="20"/>
              </w:rPr>
              <w:t>경우에는</w:t>
            </w:r>
            <w:r w:rsidRPr="00AD4D10">
              <w:rPr>
                <w:rFonts w:cs="Times New Roman" w:hint="eastAsia"/>
                <w:sz w:val="20"/>
                <w:szCs w:val="20"/>
              </w:rPr>
              <w:t xml:space="preserve"> </w:t>
            </w:r>
            <w:r w:rsidRPr="00AD4D10">
              <w:rPr>
                <w:rFonts w:cs="Times New Roman" w:hint="eastAsia"/>
                <w:sz w:val="20"/>
                <w:szCs w:val="20"/>
              </w:rPr>
              <w:t>굳이</w:t>
            </w:r>
            <w:r w:rsidRPr="00AD4D10">
              <w:rPr>
                <w:rFonts w:cs="Times New Roman" w:hint="eastAsia"/>
                <w:sz w:val="20"/>
                <w:szCs w:val="20"/>
              </w:rPr>
              <w:t xml:space="preserve"> </w:t>
            </w:r>
            <w:r w:rsidRPr="00AD4D10">
              <w:rPr>
                <w:rFonts w:cs="Times New Roman" w:hint="eastAsia"/>
                <w:sz w:val="20"/>
                <w:szCs w:val="20"/>
              </w:rPr>
              <w:t>시스템에</w:t>
            </w:r>
            <w:r w:rsidRPr="00AD4D10">
              <w:rPr>
                <w:rFonts w:cs="Times New Roman" w:hint="eastAsia"/>
                <w:sz w:val="20"/>
                <w:szCs w:val="20"/>
              </w:rPr>
              <w:t xml:space="preserve"> </w:t>
            </w:r>
            <w:r w:rsidRPr="00AD4D10">
              <w:rPr>
                <w:rFonts w:cs="Times New Roman" w:hint="eastAsia"/>
                <w:sz w:val="20"/>
                <w:szCs w:val="20"/>
              </w:rPr>
              <w:t>입력하지</w:t>
            </w:r>
            <w:r w:rsidRPr="00AD4D10">
              <w:rPr>
                <w:rFonts w:cs="Times New Roman" w:hint="eastAsia"/>
                <w:sz w:val="20"/>
                <w:szCs w:val="20"/>
              </w:rPr>
              <w:t xml:space="preserve"> </w:t>
            </w:r>
            <w:r w:rsidRPr="00AD4D10">
              <w:rPr>
                <w:rFonts w:cs="Times New Roman" w:hint="eastAsia"/>
                <w:sz w:val="20"/>
                <w:szCs w:val="20"/>
              </w:rPr>
              <w:t>않는</w:t>
            </w:r>
            <w:r w:rsidRPr="00AD4D10">
              <w:rPr>
                <w:rFonts w:cs="Times New Roman" w:hint="eastAsia"/>
                <w:sz w:val="20"/>
                <w:szCs w:val="20"/>
              </w:rPr>
              <w:t xml:space="preserve"> </w:t>
            </w:r>
            <w:r w:rsidRPr="00AD4D10">
              <w:rPr>
                <w:rFonts w:cs="Times New Roman" w:hint="eastAsia"/>
                <w:sz w:val="20"/>
                <w:szCs w:val="20"/>
              </w:rPr>
              <w:t>사례가</w:t>
            </w:r>
            <w:r w:rsidRPr="00AD4D10">
              <w:rPr>
                <w:rFonts w:cs="Times New Roman" w:hint="eastAsia"/>
                <w:sz w:val="20"/>
                <w:szCs w:val="20"/>
              </w:rPr>
              <w:t xml:space="preserve"> </w:t>
            </w:r>
            <w:r w:rsidRPr="00AD4D10">
              <w:rPr>
                <w:rFonts w:cs="Times New Roman" w:hint="eastAsia"/>
                <w:sz w:val="20"/>
                <w:szCs w:val="20"/>
              </w:rPr>
              <w:t>많은</w:t>
            </w:r>
            <w:r w:rsidRPr="00AD4D10">
              <w:rPr>
                <w:rFonts w:cs="Times New Roman" w:hint="eastAsia"/>
                <w:sz w:val="20"/>
                <w:szCs w:val="20"/>
              </w:rPr>
              <w:t xml:space="preserve"> </w:t>
            </w:r>
            <w:r w:rsidRPr="00AD4D10">
              <w:rPr>
                <w:rFonts w:cs="Times New Roman" w:hint="eastAsia"/>
                <w:sz w:val="20"/>
                <w:szCs w:val="20"/>
              </w:rPr>
              <w:t>것으로</w:t>
            </w:r>
            <w:r w:rsidRPr="00AD4D10">
              <w:rPr>
                <w:rFonts w:cs="Times New Roman" w:hint="eastAsia"/>
                <w:sz w:val="20"/>
                <w:szCs w:val="20"/>
              </w:rPr>
              <w:t xml:space="preserve"> </w:t>
            </w:r>
            <w:r>
              <w:rPr>
                <w:rFonts w:cs="Times New Roman" w:hint="eastAsia"/>
                <w:sz w:val="20"/>
                <w:szCs w:val="20"/>
              </w:rPr>
              <w:t>보임</w:t>
            </w:r>
            <w:r w:rsidRPr="00AD4D10">
              <w:rPr>
                <w:rFonts w:cs="Times New Roman" w:hint="eastAsia"/>
                <w:sz w:val="20"/>
                <w:szCs w:val="20"/>
              </w:rPr>
              <w:t xml:space="preserve">. </w:t>
            </w:r>
            <w:r w:rsidRPr="00AD4D10">
              <w:rPr>
                <w:rFonts w:cs="Times New Roman" w:hint="eastAsia"/>
                <w:sz w:val="20"/>
                <w:szCs w:val="20"/>
              </w:rPr>
              <w:t>이를</w:t>
            </w:r>
            <w:r w:rsidRPr="00AD4D10">
              <w:rPr>
                <w:rFonts w:cs="Times New Roman" w:hint="eastAsia"/>
                <w:sz w:val="20"/>
                <w:szCs w:val="20"/>
              </w:rPr>
              <w:t xml:space="preserve"> </w:t>
            </w:r>
            <w:r w:rsidRPr="00AD4D10">
              <w:rPr>
                <w:rFonts w:cs="Times New Roman" w:hint="eastAsia"/>
                <w:sz w:val="20"/>
                <w:szCs w:val="20"/>
              </w:rPr>
              <w:t>고려하면</w:t>
            </w:r>
            <w:r w:rsidRPr="00AD4D10">
              <w:rPr>
                <w:rFonts w:cs="Times New Roman" w:hint="eastAsia"/>
                <w:sz w:val="20"/>
                <w:szCs w:val="20"/>
              </w:rPr>
              <w:t xml:space="preserve"> </w:t>
            </w:r>
            <w:r w:rsidRPr="00AD4D10">
              <w:rPr>
                <w:rFonts w:cs="Times New Roman" w:hint="eastAsia"/>
                <w:sz w:val="20"/>
                <w:szCs w:val="20"/>
              </w:rPr>
              <w:t>실제</w:t>
            </w:r>
            <w:r w:rsidRPr="00AD4D10">
              <w:rPr>
                <w:rFonts w:cs="Times New Roman" w:hint="eastAsia"/>
                <w:sz w:val="20"/>
                <w:szCs w:val="20"/>
              </w:rPr>
              <w:t xml:space="preserve"> </w:t>
            </w:r>
            <w:r w:rsidRPr="00AD4D10">
              <w:rPr>
                <w:rFonts w:cs="Times New Roman" w:hint="eastAsia"/>
                <w:sz w:val="20"/>
                <w:szCs w:val="20"/>
              </w:rPr>
              <w:t>연장근로</w:t>
            </w:r>
            <w:r w:rsidRPr="00AD4D10">
              <w:rPr>
                <w:rFonts w:cs="Times New Roman" w:hint="eastAsia"/>
                <w:sz w:val="20"/>
                <w:szCs w:val="20"/>
              </w:rPr>
              <w:t xml:space="preserve"> </w:t>
            </w:r>
            <w:r w:rsidRPr="00AD4D10">
              <w:rPr>
                <w:rFonts w:cs="Times New Roman" w:hint="eastAsia"/>
                <w:sz w:val="20"/>
                <w:szCs w:val="20"/>
              </w:rPr>
              <w:t>시간은</w:t>
            </w:r>
            <w:r w:rsidRPr="00AD4D10">
              <w:rPr>
                <w:rFonts w:cs="Times New Roman" w:hint="eastAsia"/>
                <w:sz w:val="20"/>
                <w:szCs w:val="20"/>
              </w:rPr>
              <w:t xml:space="preserve"> </w:t>
            </w:r>
            <w:r w:rsidRPr="00AD4D10">
              <w:rPr>
                <w:rFonts w:cs="Times New Roman" w:hint="eastAsia"/>
                <w:sz w:val="20"/>
                <w:szCs w:val="20"/>
              </w:rPr>
              <w:t>시스템에</w:t>
            </w:r>
            <w:r w:rsidRPr="00AD4D10">
              <w:rPr>
                <w:rFonts w:cs="Times New Roman" w:hint="eastAsia"/>
                <w:sz w:val="20"/>
                <w:szCs w:val="20"/>
              </w:rPr>
              <w:t xml:space="preserve"> </w:t>
            </w:r>
            <w:r w:rsidRPr="00AD4D10">
              <w:rPr>
                <w:rFonts w:cs="Times New Roman" w:hint="eastAsia"/>
                <w:sz w:val="20"/>
                <w:szCs w:val="20"/>
              </w:rPr>
              <w:t>입력된</w:t>
            </w:r>
            <w:r w:rsidRPr="00AD4D10">
              <w:rPr>
                <w:rFonts w:cs="Times New Roman" w:hint="eastAsia"/>
                <w:sz w:val="20"/>
                <w:szCs w:val="20"/>
              </w:rPr>
              <w:t xml:space="preserve"> </w:t>
            </w:r>
            <w:r w:rsidRPr="00AD4D10">
              <w:rPr>
                <w:rFonts w:cs="Times New Roman" w:hint="eastAsia"/>
                <w:sz w:val="20"/>
                <w:szCs w:val="20"/>
              </w:rPr>
              <w:t>내역보다는</w:t>
            </w:r>
            <w:r>
              <w:rPr>
                <w:rFonts w:cs="Times New Roman" w:hint="eastAsia"/>
                <w:sz w:val="20"/>
                <w:szCs w:val="20"/>
              </w:rPr>
              <w:t xml:space="preserve"> </w:t>
            </w:r>
            <w:r w:rsidRPr="00AD4D10">
              <w:rPr>
                <w:rFonts w:cs="Times New Roman" w:hint="eastAsia"/>
                <w:sz w:val="20"/>
                <w:szCs w:val="20"/>
              </w:rPr>
              <w:t>더</w:t>
            </w:r>
            <w:r w:rsidRPr="00AD4D10">
              <w:rPr>
                <w:rFonts w:cs="Times New Roman" w:hint="eastAsia"/>
                <w:sz w:val="20"/>
                <w:szCs w:val="20"/>
              </w:rPr>
              <w:t xml:space="preserve"> </w:t>
            </w:r>
            <w:r w:rsidRPr="00AD4D10">
              <w:rPr>
                <w:rFonts w:cs="Times New Roman" w:hint="eastAsia"/>
                <w:sz w:val="20"/>
                <w:szCs w:val="20"/>
              </w:rPr>
              <w:t>많을</w:t>
            </w:r>
            <w:r w:rsidRPr="00AD4D10">
              <w:rPr>
                <w:rFonts w:cs="Times New Roman" w:hint="eastAsia"/>
                <w:sz w:val="20"/>
                <w:szCs w:val="20"/>
              </w:rPr>
              <w:t xml:space="preserve"> </w:t>
            </w:r>
            <w:r w:rsidRPr="00AD4D10">
              <w:rPr>
                <w:rFonts w:cs="Times New Roman" w:hint="eastAsia"/>
                <w:sz w:val="20"/>
                <w:szCs w:val="20"/>
              </w:rPr>
              <w:t>것으로</w:t>
            </w:r>
            <w:r w:rsidRPr="00AD4D10">
              <w:rPr>
                <w:rFonts w:cs="Times New Roman" w:hint="eastAsia"/>
                <w:sz w:val="20"/>
                <w:szCs w:val="20"/>
              </w:rPr>
              <w:t xml:space="preserve"> </w:t>
            </w:r>
            <w:r w:rsidRPr="00AD4D10">
              <w:rPr>
                <w:rFonts w:cs="Times New Roman" w:hint="eastAsia"/>
                <w:sz w:val="20"/>
                <w:szCs w:val="20"/>
              </w:rPr>
              <w:t>예상되</w:t>
            </w:r>
            <w:r>
              <w:rPr>
                <w:rFonts w:cs="Times New Roman" w:hint="eastAsia"/>
                <w:sz w:val="20"/>
                <w:szCs w:val="20"/>
              </w:rPr>
              <w:t>는데</w:t>
            </w:r>
            <w:r w:rsidRPr="00AD4D10">
              <w:rPr>
                <w:rFonts w:cs="Times New Roman" w:hint="eastAsia"/>
                <w:sz w:val="20"/>
                <w:szCs w:val="20"/>
              </w:rPr>
              <w:t>,</w:t>
            </w:r>
            <w:r w:rsidRPr="00AD4D10">
              <w:rPr>
                <w:rFonts w:cs="Times New Roman"/>
                <w:sz w:val="20"/>
                <w:szCs w:val="20"/>
              </w:rPr>
              <w:t xml:space="preserve"> </w:t>
            </w:r>
            <w:r w:rsidRPr="00AD4D10">
              <w:rPr>
                <w:rFonts w:cs="Times New Roman" w:hint="eastAsia"/>
                <w:sz w:val="20"/>
                <w:szCs w:val="20"/>
              </w:rPr>
              <w:t>현재로서는</w:t>
            </w:r>
            <w:r w:rsidRPr="00AD4D10">
              <w:rPr>
                <w:rFonts w:cs="Times New Roman" w:hint="eastAsia"/>
                <w:sz w:val="20"/>
                <w:szCs w:val="20"/>
              </w:rPr>
              <w:t xml:space="preserve"> </w:t>
            </w:r>
            <w:r w:rsidRPr="00AD4D10">
              <w:rPr>
                <w:rFonts w:cs="Times New Roman" w:hint="eastAsia"/>
                <w:sz w:val="20"/>
                <w:szCs w:val="20"/>
              </w:rPr>
              <w:t>직원들의</w:t>
            </w:r>
            <w:r w:rsidRPr="00AD4D10">
              <w:rPr>
                <w:rFonts w:cs="Times New Roman" w:hint="eastAsia"/>
                <w:sz w:val="20"/>
                <w:szCs w:val="20"/>
              </w:rPr>
              <w:t xml:space="preserve"> </w:t>
            </w:r>
            <w:r w:rsidRPr="00AD4D10">
              <w:rPr>
                <w:rFonts w:cs="Times New Roman" w:hint="eastAsia"/>
                <w:sz w:val="20"/>
                <w:szCs w:val="20"/>
              </w:rPr>
              <w:t>구체적인</w:t>
            </w:r>
            <w:r>
              <w:rPr>
                <w:rFonts w:cs="Times New Roman" w:hint="eastAsia"/>
                <w:sz w:val="20"/>
                <w:szCs w:val="20"/>
              </w:rPr>
              <w:t xml:space="preserve"> </w:t>
            </w:r>
            <w:r>
              <w:rPr>
                <w:rFonts w:cs="Times New Roman" w:hint="eastAsia"/>
                <w:sz w:val="20"/>
                <w:szCs w:val="20"/>
              </w:rPr>
              <w:t>연장근로시간이</w:t>
            </w:r>
            <w:r>
              <w:rPr>
                <w:rFonts w:cs="Times New Roman" w:hint="eastAsia"/>
                <w:sz w:val="20"/>
                <w:szCs w:val="20"/>
              </w:rPr>
              <w:t xml:space="preserve"> </w:t>
            </w:r>
            <w:r>
              <w:rPr>
                <w:rFonts w:cs="Times New Roman" w:hint="eastAsia"/>
                <w:sz w:val="20"/>
                <w:szCs w:val="20"/>
              </w:rPr>
              <w:t>어느</w:t>
            </w:r>
            <w:r>
              <w:rPr>
                <w:rFonts w:cs="Times New Roman" w:hint="eastAsia"/>
                <w:sz w:val="20"/>
                <w:szCs w:val="20"/>
              </w:rPr>
              <w:t xml:space="preserve"> </w:t>
            </w:r>
            <w:r>
              <w:rPr>
                <w:rFonts w:cs="Times New Roman" w:hint="eastAsia"/>
                <w:sz w:val="20"/>
                <w:szCs w:val="20"/>
              </w:rPr>
              <w:t>정도</w:t>
            </w:r>
            <w:r>
              <w:rPr>
                <w:rFonts w:cs="Times New Roman" w:hint="eastAsia"/>
                <w:sz w:val="20"/>
                <w:szCs w:val="20"/>
              </w:rPr>
              <w:t xml:space="preserve"> </w:t>
            </w:r>
            <w:r>
              <w:rPr>
                <w:rFonts w:cs="Times New Roman" w:hint="eastAsia"/>
                <w:sz w:val="20"/>
                <w:szCs w:val="20"/>
              </w:rPr>
              <w:t>되는지</w:t>
            </w:r>
            <w:r>
              <w:rPr>
                <w:rFonts w:cs="Times New Roman" w:hint="eastAsia"/>
                <w:sz w:val="20"/>
                <w:szCs w:val="20"/>
              </w:rPr>
              <w:t xml:space="preserve"> </w:t>
            </w:r>
            <w:r>
              <w:rPr>
                <w:rFonts w:cs="Times New Roman" w:hint="eastAsia"/>
                <w:sz w:val="20"/>
                <w:szCs w:val="20"/>
              </w:rPr>
              <w:t>정확한</w:t>
            </w:r>
            <w:r>
              <w:rPr>
                <w:rFonts w:cs="Times New Roman" w:hint="eastAsia"/>
                <w:sz w:val="20"/>
                <w:szCs w:val="20"/>
              </w:rPr>
              <w:t xml:space="preserve"> </w:t>
            </w:r>
            <w:r>
              <w:rPr>
                <w:rFonts w:cs="Times New Roman" w:hint="eastAsia"/>
                <w:sz w:val="20"/>
                <w:szCs w:val="20"/>
              </w:rPr>
              <w:t>파악이</w:t>
            </w:r>
            <w:r>
              <w:rPr>
                <w:rFonts w:cs="Times New Roman" w:hint="eastAsia"/>
                <w:sz w:val="20"/>
                <w:szCs w:val="20"/>
              </w:rPr>
              <w:t xml:space="preserve"> </w:t>
            </w:r>
            <w:r>
              <w:rPr>
                <w:rFonts w:cs="Times New Roman" w:hint="eastAsia"/>
                <w:sz w:val="20"/>
                <w:szCs w:val="20"/>
              </w:rPr>
              <w:t>어렵다고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p>
          <w:p w14:paraId="6201D971" w14:textId="48507AE6" w:rsidR="00120EC1" w:rsidRPr="00120EC1" w:rsidRDefault="00120EC1" w:rsidP="00120EC1">
            <w:pPr>
              <w:pStyle w:val="a8"/>
              <w:widowControl/>
              <w:numPr>
                <w:ilvl w:val="0"/>
                <w:numId w:val="2"/>
              </w:numPr>
              <w:spacing w:before="40" w:after="120" w:line="276" w:lineRule="auto"/>
              <w:rPr>
                <w:rFonts w:cs="Times New Roman"/>
                <w:sz w:val="20"/>
                <w:szCs w:val="20"/>
              </w:rPr>
            </w:pPr>
            <w:r>
              <w:rPr>
                <w:rFonts w:cs="Times New Roman" w:hint="eastAsia"/>
                <w:sz w:val="20"/>
                <w:szCs w:val="20"/>
              </w:rPr>
              <w:t>한편</w:t>
            </w:r>
            <w:r>
              <w:rPr>
                <w:rFonts w:cs="Times New Roman" w:hint="eastAsia"/>
                <w:sz w:val="20"/>
                <w:szCs w:val="20"/>
              </w:rPr>
              <w:t xml:space="preserve">, </w:t>
            </w:r>
            <w:r>
              <w:rPr>
                <w:rFonts w:cs="Times New Roman" w:hint="eastAsia"/>
                <w:sz w:val="20"/>
                <w:szCs w:val="20"/>
              </w:rPr>
              <w:t>대상회사는</w:t>
            </w:r>
            <w:r>
              <w:rPr>
                <w:rFonts w:cs="Times New Roman"/>
                <w:sz w:val="20"/>
                <w:szCs w:val="20"/>
              </w:rPr>
              <w:t xml:space="preserve"> </w:t>
            </w:r>
            <w:r w:rsidRPr="00221902">
              <w:rPr>
                <w:rFonts w:cs="Times New Roman" w:hint="eastAsia"/>
                <w:sz w:val="20"/>
                <w:szCs w:val="20"/>
              </w:rPr>
              <w:t>노사협의회</w:t>
            </w:r>
            <w:r w:rsidRPr="00221902">
              <w:rPr>
                <w:rFonts w:cs="Times New Roman" w:hint="eastAsia"/>
                <w:sz w:val="20"/>
                <w:szCs w:val="20"/>
              </w:rPr>
              <w:t xml:space="preserve"> </w:t>
            </w:r>
            <w:r w:rsidRPr="00221902">
              <w:rPr>
                <w:rFonts w:cs="Times New Roman" w:hint="eastAsia"/>
                <w:sz w:val="20"/>
                <w:szCs w:val="20"/>
              </w:rPr>
              <w:t>협의</w:t>
            </w:r>
            <w:r>
              <w:rPr>
                <w:rFonts w:cs="Times New Roman" w:hint="eastAsia"/>
                <w:sz w:val="20"/>
                <w:szCs w:val="20"/>
              </w:rPr>
              <w:t>에</w:t>
            </w:r>
            <w:r>
              <w:rPr>
                <w:rFonts w:cs="Times New Roman" w:hint="eastAsia"/>
                <w:sz w:val="20"/>
                <w:szCs w:val="20"/>
              </w:rPr>
              <w:t xml:space="preserve"> </w:t>
            </w:r>
            <w:r>
              <w:rPr>
                <w:rFonts w:cs="Times New Roman" w:hint="eastAsia"/>
                <w:sz w:val="20"/>
                <w:szCs w:val="20"/>
              </w:rPr>
              <w:t>따라</w:t>
            </w:r>
            <w:r w:rsidRPr="00221902">
              <w:rPr>
                <w:rFonts w:cs="Times New Roman" w:hint="eastAsia"/>
                <w:sz w:val="20"/>
                <w:szCs w:val="20"/>
              </w:rPr>
              <w:t xml:space="preserve"> </w:t>
            </w:r>
            <w:r>
              <w:rPr>
                <w:rFonts w:cs="Times New Roman"/>
                <w:sz w:val="20"/>
                <w:szCs w:val="20"/>
              </w:rPr>
              <w:t>2022</w:t>
            </w:r>
            <w:r>
              <w:rPr>
                <w:rFonts w:cs="Times New Roman" w:hint="eastAsia"/>
                <w:sz w:val="20"/>
                <w:szCs w:val="20"/>
              </w:rPr>
              <w:t>년</w:t>
            </w:r>
            <w:r w:rsidRPr="00221902">
              <w:rPr>
                <w:rFonts w:cs="Times New Roman" w:hint="eastAsia"/>
                <w:sz w:val="20"/>
                <w:szCs w:val="20"/>
              </w:rPr>
              <w:t xml:space="preserve"> </w:t>
            </w:r>
            <w:r w:rsidRPr="00221902">
              <w:rPr>
                <w:rFonts w:cs="Times New Roman" w:hint="eastAsia"/>
                <w:sz w:val="20"/>
                <w:szCs w:val="20"/>
              </w:rPr>
              <w:t>말에는</w:t>
            </w:r>
            <w:r w:rsidRPr="00221902">
              <w:rPr>
                <w:rFonts w:cs="Times New Roman" w:hint="eastAsia"/>
                <w:sz w:val="20"/>
                <w:szCs w:val="20"/>
              </w:rPr>
              <w:t xml:space="preserve"> </w:t>
            </w:r>
            <w:r w:rsidRPr="00221902">
              <w:rPr>
                <w:rFonts w:cs="Times New Roman" w:hint="eastAsia"/>
                <w:sz w:val="20"/>
                <w:szCs w:val="20"/>
              </w:rPr>
              <w:t>포괄임금제를</w:t>
            </w:r>
            <w:r w:rsidRPr="00221902">
              <w:rPr>
                <w:rFonts w:cs="Times New Roman" w:hint="eastAsia"/>
                <w:sz w:val="20"/>
                <w:szCs w:val="20"/>
              </w:rPr>
              <w:t xml:space="preserve"> </w:t>
            </w:r>
            <w:r w:rsidRPr="00221902">
              <w:rPr>
                <w:rFonts w:cs="Times New Roman" w:hint="eastAsia"/>
                <w:sz w:val="20"/>
                <w:szCs w:val="20"/>
              </w:rPr>
              <w:t>폐지할</w:t>
            </w:r>
            <w:r w:rsidRPr="00221902">
              <w:rPr>
                <w:rFonts w:cs="Times New Roman" w:hint="eastAsia"/>
                <w:sz w:val="20"/>
                <w:szCs w:val="20"/>
              </w:rPr>
              <w:t xml:space="preserve"> </w:t>
            </w:r>
            <w:r w:rsidRPr="00221902">
              <w:rPr>
                <w:rFonts w:cs="Times New Roman" w:hint="eastAsia"/>
                <w:sz w:val="20"/>
                <w:szCs w:val="20"/>
              </w:rPr>
              <w:t>계획이라고</w:t>
            </w:r>
            <w:r w:rsidRPr="00221902">
              <w:rPr>
                <w:rFonts w:cs="Times New Roman" w:hint="eastAsia"/>
                <w:sz w:val="20"/>
                <w:szCs w:val="20"/>
              </w:rPr>
              <w:t xml:space="preserve"> </w:t>
            </w:r>
            <w:r w:rsidRPr="00221902">
              <w:rPr>
                <w:rFonts w:cs="Times New Roman" w:hint="eastAsia"/>
                <w:sz w:val="20"/>
                <w:szCs w:val="20"/>
              </w:rPr>
              <w:t>함</w:t>
            </w:r>
            <w:r>
              <w:rPr>
                <w:rFonts w:cs="Times New Roman" w:hint="eastAsia"/>
                <w:sz w:val="20"/>
                <w:szCs w:val="20"/>
              </w:rPr>
              <w:t>.</w:t>
            </w:r>
          </w:p>
        </w:tc>
        <w:tc>
          <w:tcPr>
            <w:tcW w:w="26" w:type="pct"/>
            <w:tcBorders>
              <w:top w:val="nil"/>
              <w:bottom w:val="nil"/>
            </w:tcBorders>
          </w:tcPr>
          <w:p w14:paraId="7BFFAF1F" w14:textId="77777777" w:rsidR="00120EC1" w:rsidRPr="009A2958" w:rsidRDefault="00120EC1" w:rsidP="00120EC1">
            <w:pPr>
              <w:widowControl/>
              <w:spacing w:before="40" w:after="120" w:line="276" w:lineRule="auto"/>
              <w:rPr>
                <w:rFonts w:cs="Times New Roman"/>
                <w:sz w:val="20"/>
                <w:szCs w:val="20"/>
              </w:rPr>
            </w:pPr>
          </w:p>
        </w:tc>
        <w:tc>
          <w:tcPr>
            <w:tcW w:w="1728" w:type="pct"/>
          </w:tcPr>
          <w:p w14:paraId="036B2E06" w14:textId="77777777" w:rsidR="00120EC1" w:rsidRPr="00221902" w:rsidRDefault="00120EC1" w:rsidP="00120EC1">
            <w:pPr>
              <w:pStyle w:val="a8"/>
              <w:widowControl/>
              <w:numPr>
                <w:ilvl w:val="0"/>
                <w:numId w:val="2"/>
              </w:numPr>
              <w:spacing w:before="40" w:after="120" w:line="276" w:lineRule="auto"/>
              <w:rPr>
                <w:rFonts w:cs="Times New Roman"/>
                <w:sz w:val="20"/>
                <w:szCs w:val="20"/>
              </w:rPr>
            </w:pPr>
            <w:r w:rsidRPr="00910361">
              <w:rPr>
                <w:rFonts w:cs="Times New Roman" w:hint="eastAsia"/>
                <w:spacing w:val="-2"/>
                <w:sz w:val="20"/>
                <w:szCs w:val="20"/>
              </w:rPr>
              <w:t>대법원</w:t>
            </w:r>
            <w:r w:rsidRPr="00910361">
              <w:rPr>
                <w:rFonts w:cs="Times New Roman" w:hint="eastAsia"/>
                <w:spacing w:val="-2"/>
                <w:sz w:val="20"/>
                <w:szCs w:val="20"/>
              </w:rPr>
              <w:t xml:space="preserve"> </w:t>
            </w:r>
            <w:r w:rsidRPr="00910361">
              <w:rPr>
                <w:rFonts w:cs="Times New Roman" w:hint="eastAsia"/>
                <w:spacing w:val="-2"/>
                <w:sz w:val="20"/>
                <w:szCs w:val="20"/>
              </w:rPr>
              <w:t>판례는</w:t>
            </w:r>
            <w:r w:rsidRPr="00910361">
              <w:rPr>
                <w:rFonts w:cs="Times New Roman" w:hint="eastAsia"/>
                <w:spacing w:val="-2"/>
                <w:sz w:val="20"/>
                <w:szCs w:val="20"/>
              </w:rPr>
              <w:t xml:space="preserve"> </w:t>
            </w:r>
            <w:r w:rsidRPr="00910361">
              <w:rPr>
                <w:rFonts w:cs="Times New Roman"/>
                <w:spacing w:val="-2"/>
                <w:sz w:val="20"/>
                <w:szCs w:val="20"/>
              </w:rPr>
              <w:t>‘</w:t>
            </w:r>
            <w:r w:rsidRPr="00910361">
              <w:rPr>
                <w:rFonts w:cs="Times New Roman" w:hint="eastAsia"/>
                <w:spacing w:val="-2"/>
                <w:sz w:val="20"/>
                <w:szCs w:val="20"/>
              </w:rPr>
              <w:t>포괄임금제</w:t>
            </w:r>
            <w:r w:rsidRPr="00910361">
              <w:rPr>
                <w:rFonts w:cs="Times New Roman"/>
                <w:spacing w:val="-2"/>
                <w:sz w:val="20"/>
                <w:szCs w:val="20"/>
              </w:rPr>
              <w:t>’</w:t>
            </w:r>
            <w:r w:rsidRPr="00910361">
              <w:rPr>
                <w:rFonts w:cs="Times New Roman" w:hint="eastAsia"/>
                <w:spacing w:val="-2"/>
                <w:sz w:val="20"/>
                <w:szCs w:val="20"/>
              </w:rPr>
              <w:t>의</w:t>
            </w:r>
            <w:r w:rsidRPr="00910361">
              <w:rPr>
                <w:rFonts w:cs="Times New Roman" w:hint="eastAsia"/>
                <w:spacing w:val="-2"/>
                <w:sz w:val="20"/>
                <w:szCs w:val="20"/>
              </w:rPr>
              <w:t xml:space="preserve"> </w:t>
            </w:r>
            <w:r w:rsidRPr="00910361">
              <w:rPr>
                <w:rFonts w:cs="Times New Roman" w:hint="eastAsia"/>
                <w:spacing w:val="-2"/>
                <w:sz w:val="20"/>
                <w:szCs w:val="20"/>
              </w:rPr>
              <w:t>유효성이</w:t>
            </w:r>
            <w:r w:rsidRPr="00910361">
              <w:rPr>
                <w:rFonts w:cs="Times New Roman" w:hint="eastAsia"/>
                <w:spacing w:val="-2"/>
                <w:sz w:val="20"/>
                <w:szCs w:val="20"/>
              </w:rPr>
              <w:t xml:space="preserve"> </w:t>
            </w:r>
            <w:r w:rsidRPr="00910361">
              <w:rPr>
                <w:rFonts w:cs="Times New Roman" w:hint="eastAsia"/>
                <w:spacing w:val="-2"/>
                <w:sz w:val="20"/>
                <w:szCs w:val="20"/>
              </w:rPr>
              <w:t>인정되기</w:t>
            </w:r>
            <w:r w:rsidRPr="00910361">
              <w:rPr>
                <w:rFonts w:cs="Times New Roman" w:hint="eastAsia"/>
                <w:spacing w:val="-2"/>
                <w:sz w:val="20"/>
                <w:szCs w:val="20"/>
              </w:rPr>
              <w:t xml:space="preserve"> </w:t>
            </w:r>
            <w:r w:rsidRPr="00910361">
              <w:rPr>
                <w:rFonts w:cs="Times New Roman" w:hint="eastAsia"/>
                <w:spacing w:val="-2"/>
                <w:sz w:val="20"/>
                <w:szCs w:val="20"/>
              </w:rPr>
              <w:t>위해서는</w:t>
            </w:r>
            <w:r w:rsidRPr="00910361">
              <w:rPr>
                <w:rFonts w:cs="Times New Roman" w:hint="eastAsia"/>
                <w:spacing w:val="-2"/>
                <w:sz w:val="20"/>
                <w:szCs w:val="20"/>
              </w:rPr>
              <w:t xml:space="preserve"> (i) </w:t>
            </w:r>
            <w:r w:rsidRPr="00910361">
              <w:rPr>
                <w:rFonts w:cs="Times New Roman" w:hint="eastAsia"/>
                <w:spacing w:val="-2"/>
                <w:sz w:val="20"/>
                <w:szCs w:val="20"/>
              </w:rPr>
              <w:t>업무의</w:t>
            </w:r>
            <w:r w:rsidRPr="00910361">
              <w:rPr>
                <w:rFonts w:cs="Times New Roman" w:hint="eastAsia"/>
                <w:spacing w:val="-2"/>
                <w:sz w:val="20"/>
                <w:szCs w:val="20"/>
              </w:rPr>
              <w:t xml:space="preserve"> </w:t>
            </w:r>
            <w:r w:rsidRPr="00910361">
              <w:rPr>
                <w:rFonts w:cs="Times New Roman" w:hint="eastAsia"/>
                <w:spacing w:val="-2"/>
                <w:sz w:val="20"/>
                <w:szCs w:val="20"/>
              </w:rPr>
              <w:t>성질상</w:t>
            </w:r>
            <w:r w:rsidRPr="00910361">
              <w:rPr>
                <w:rFonts w:cs="Times New Roman" w:hint="eastAsia"/>
                <w:spacing w:val="-2"/>
                <w:sz w:val="20"/>
                <w:szCs w:val="20"/>
              </w:rPr>
              <w:t xml:space="preserve"> </w:t>
            </w:r>
            <w:r w:rsidRPr="00910361">
              <w:rPr>
                <w:rFonts w:cs="Times New Roman" w:hint="eastAsia"/>
                <w:spacing w:val="-2"/>
                <w:sz w:val="20"/>
                <w:szCs w:val="20"/>
              </w:rPr>
              <w:t>근로시간이</w:t>
            </w:r>
            <w:r w:rsidRPr="00910361">
              <w:rPr>
                <w:rFonts w:cs="Times New Roman" w:hint="eastAsia"/>
                <w:spacing w:val="-2"/>
                <w:sz w:val="20"/>
                <w:szCs w:val="20"/>
              </w:rPr>
              <w:t xml:space="preserve"> </w:t>
            </w:r>
            <w:r w:rsidRPr="00910361">
              <w:rPr>
                <w:rFonts w:cs="Times New Roman" w:hint="eastAsia"/>
                <w:spacing w:val="-2"/>
                <w:sz w:val="20"/>
                <w:szCs w:val="20"/>
              </w:rPr>
              <w:t>불규칙하거나</w:t>
            </w:r>
            <w:r w:rsidRPr="00910361">
              <w:rPr>
                <w:rFonts w:cs="Times New Roman" w:hint="eastAsia"/>
                <w:spacing w:val="-2"/>
                <w:sz w:val="20"/>
                <w:szCs w:val="20"/>
              </w:rPr>
              <w:t xml:space="preserve"> </w:t>
            </w:r>
            <w:r w:rsidRPr="00910361">
              <w:rPr>
                <w:rFonts w:cs="Times New Roman" w:hint="eastAsia"/>
                <w:spacing w:val="-2"/>
                <w:sz w:val="20"/>
                <w:szCs w:val="20"/>
              </w:rPr>
              <w:t>근로형태의</w:t>
            </w:r>
            <w:r w:rsidRPr="00910361">
              <w:rPr>
                <w:rFonts w:cs="Times New Roman" w:hint="eastAsia"/>
                <w:spacing w:val="-2"/>
                <w:sz w:val="20"/>
                <w:szCs w:val="20"/>
              </w:rPr>
              <w:t xml:space="preserve"> </w:t>
            </w:r>
            <w:r w:rsidRPr="00910361">
              <w:rPr>
                <w:rFonts w:cs="Times New Roman" w:hint="eastAsia"/>
                <w:spacing w:val="-2"/>
                <w:sz w:val="20"/>
                <w:szCs w:val="20"/>
              </w:rPr>
              <w:t>특수성</w:t>
            </w:r>
            <w:r w:rsidRPr="00910361">
              <w:rPr>
                <w:rFonts w:cs="Times New Roman" w:hint="eastAsia"/>
                <w:spacing w:val="-2"/>
                <w:sz w:val="20"/>
                <w:szCs w:val="20"/>
              </w:rPr>
              <w:t xml:space="preserve"> </w:t>
            </w:r>
            <w:r w:rsidRPr="00910361">
              <w:rPr>
                <w:rFonts w:cs="Times New Roman" w:hint="eastAsia"/>
                <w:spacing w:val="-2"/>
                <w:sz w:val="20"/>
                <w:szCs w:val="20"/>
              </w:rPr>
              <w:t>때문에</w:t>
            </w:r>
            <w:r w:rsidRPr="00910361">
              <w:rPr>
                <w:rFonts w:cs="Times New Roman" w:hint="eastAsia"/>
                <w:spacing w:val="-2"/>
                <w:sz w:val="20"/>
                <w:szCs w:val="20"/>
              </w:rPr>
              <w:t xml:space="preserve"> </w:t>
            </w:r>
            <w:r w:rsidRPr="00910361">
              <w:rPr>
                <w:rFonts w:cs="Times New Roman" w:hint="eastAsia"/>
                <w:spacing w:val="-2"/>
                <w:sz w:val="20"/>
                <w:szCs w:val="20"/>
              </w:rPr>
              <w:t>실제</w:t>
            </w:r>
            <w:r w:rsidRPr="00910361">
              <w:rPr>
                <w:rFonts w:cs="Times New Roman" w:hint="eastAsia"/>
                <w:spacing w:val="-2"/>
                <w:sz w:val="20"/>
                <w:szCs w:val="20"/>
              </w:rPr>
              <w:t xml:space="preserve"> </w:t>
            </w:r>
            <w:r w:rsidRPr="00910361">
              <w:rPr>
                <w:rFonts w:cs="Times New Roman" w:hint="eastAsia"/>
                <w:spacing w:val="-2"/>
                <w:sz w:val="20"/>
                <w:szCs w:val="20"/>
              </w:rPr>
              <w:t>근로시간을</w:t>
            </w:r>
            <w:r w:rsidRPr="00910361">
              <w:rPr>
                <w:rFonts w:cs="Times New Roman" w:hint="eastAsia"/>
                <w:spacing w:val="-2"/>
                <w:sz w:val="20"/>
                <w:szCs w:val="20"/>
              </w:rPr>
              <w:t xml:space="preserve"> </w:t>
            </w:r>
            <w:r w:rsidRPr="00910361">
              <w:rPr>
                <w:rFonts w:cs="Times New Roman" w:hint="eastAsia"/>
                <w:spacing w:val="-2"/>
                <w:sz w:val="20"/>
                <w:szCs w:val="20"/>
              </w:rPr>
              <w:t>정확하게</w:t>
            </w:r>
            <w:r w:rsidRPr="00910361">
              <w:rPr>
                <w:rFonts w:cs="Times New Roman" w:hint="eastAsia"/>
                <w:spacing w:val="-2"/>
                <w:sz w:val="20"/>
                <w:szCs w:val="20"/>
              </w:rPr>
              <w:t xml:space="preserve"> </w:t>
            </w:r>
            <w:r w:rsidRPr="00910361">
              <w:rPr>
                <w:rFonts w:cs="Times New Roman" w:hint="eastAsia"/>
                <w:spacing w:val="-2"/>
                <w:sz w:val="20"/>
                <w:szCs w:val="20"/>
              </w:rPr>
              <w:t>산정하는</w:t>
            </w:r>
            <w:r w:rsidRPr="00910361">
              <w:rPr>
                <w:rFonts w:cs="Times New Roman" w:hint="eastAsia"/>
                <w:spacing w:val="-2"/>
                <w:sz w:val="20"/>
                <w:szCs w:val="20"/>
              </w:rPr>
              <w:t xml:space="preserve"> </w:t>
            </w:r>
            <w:r w:rsidRPr="00910361">
              <w:rPr>
                <w:rFonts w:cs="Times New Roman" w:hint="eastAsia"/>
                <w:spacing w:val="-2"/>
                <w:sz w:val="20"/>
                <w:szCs w:val="20"/>
              </w:rPr>
              <w:t>것이</w:t>
            </w:r>
            <w:r w:rsidRPr="00910361">
              <w:rPr>
                <w:rFonts w:cs="Times New Roman" w:hint="eastAsia"/>
                <w:spacing w:val="-2"/>
                <w:sz w:val="20"/>
                <w:szCs w:val="20"/>
              </w:rPr>
              <w:t xml:space="preserve"> </w:t>
            </w:r>
            <w:r w:rsidRPr="00910361">
              <w:rPr>
                <w:rFonts w:cs="Times New Roman" w:hint="eastAsia"/>
                <w:spacing w:val="-2"/>
                <w:sz w:val="20"/>
                <w:szCs w:val="20"/>
              </w:rPr>
              <w:t>곤란할</w:t>
            </w:r>
            <w:r w:rsidRPr="00910361">
              <w:rPr>
                <w:rFonts w:cs="Times New Roman" w:hint="eastAsia"/>
                <w:spacing w:val="-2"/>
                <w:sz w:val="20"/>
                <w:szCs w:val="20"/>
              </w:rPr>
              <w:t xml:space="preserve"> </w:t>
            </w:r>
            <w:r w:rsidRPr="00910361">
              <w:rPr>
                <w:rFonts w:cs="Times New Roman" w:hint="eastAsia"/>
                <w:spacing w:val="-2"/>
                <w:sz w:val="20"/>
                <w:szCs w:val="20"/>
              </w:rPr>
              <w:t>것</w:t>
            </w:r>
            <w:r w:rsidRPr="00910361">
              <w:rPr>
                <w:rFonts w:cs="Times New Roman" w:hint="eastAsia"/>
                <w:spacing w:val="-2"/>
                <w:sz w:val="20"/>
                <w:szCs w:val="20"/>
              </w:rPr>
              <w:t xml:space="preserve">, (ii) </w:t>
            </w:r>
            <w:r w:rsidRPr="00910361">
              <w:rPr>
                <w:rFonts w:cs="Times New Roman" w:hint="eastAsia"/>
                <w:spacing w:val="-2"/>
                <w:sz w:val="20"/>
                <w:szCs w:val="20"/>
              </w:rPr>
              <w:t>고정수당</w:t>
            </w:r>
            <w:r w:rsidRPr="00910361">
              <w:rPr>
                <w:rFonts w:cs="Times New Roman" w:hint="eastAsia"/>
                <w:spacing w:val="-2"/>
                <w:sz w:val="20"/>
                <w:szCs w:val="20"/>
              </w:rPr>
              <w:t xml:space="preserve"> </w:t>
            </w:r>
            <w:r w:rsidRPr="00910361">
              <w:rPr>
                <w:rFonts w:cs="Times New Roman" w:hint="eastAsia"/>
                <w:spacing w:val="-2"/>
                <w:sz w:val="20"/>
                <w:szCs w:val="20"/>
              </w:rPr>
              <w:t>지급에</w:t>
            </w:r>
            <w:r w:rsidRPr="00910361">
              <w:rPr>
                <w:rFonts w:cs="Times New Roman" w:hint="eastAsia"/>
                <w:spacing w:val="-2"/>
                <w:sz w:val="20"/>
                <w:szCs w:val="20"/>
              </w:rPr>
              <w:t xml:space="preserve"> </w:t>
            </w:r>
            <w:r w:rsidRPr="00910361">
              <w:rPr>
                <w:rFonts w:cs="Times New Roman" w:hint="eastAsia"/>
                <w:spacing w:val="-2"/>
                <w:sz w:val="20"/>
                <w:szCs w:val="20"/>
              </w:rPr>
              <w:t>대한</w:t>
            </w:r>
            <w:r w:rsidRPr="00910361">
              <w:rPr>
                <w:rFonts w:cs="Times New Roman" w:hint="eastAsia"/>
                <w:spacing w:val="-2"/>
                <w:sz w:val="20"/>
                <w:szCs w:val="20"/>
              </w:rPr>
              <w:t xml:space="preserve"> </w:t>
            </w:r>
            <w:r w:rsidRPr="00910361">
              <w:rPr>
                <w:rFonts w:cs="Times New Roman" w:hint="eastAsia"/>
                <w:spacing w:val="-2"/>
                <w:sz w:val="20"/>
                <w:szCs w:val="20"/>
              </w:rPr>
              <w:t>근로자의</w:t>
            </w:r>
            <w:r w:rsidRPr="00910361">
              <w:rPr>
                <w:rFonts w:cs="Times New Roman" w:hint="eastAsia"/>
                <w:spacing w:val="-2"/>
                <w:sz w:val="20"/>
                <w:szCs w:val="20"/>
              </w:rPr>
              <w:t xml:space="preserve"> </w:t>
            </w:r>
            <w:r w:rsidRPr="00910361">
              <w:rPr>
                <w:rFonts w:cs="Times New Roman" w:hint="eastAsia"/>
                <w:spacing w:val="-2"/>
                <w:sz w:val="20"/>
                <w:szCs w:val="20"/>
              </w:rPr>
              <w:t>동의가</w:t>
            </w:r>
            <w:r w:rsidRPr="00910361">
              <w:rPr>
                <w:rFonts w:cs="Times New Roman" w:hint="eastAsia"/>
                <w:spacing w:val="-2"/>
                <w:sz w:val="20"/>
                <w:szCs w:val="20"/>
              </w:rPr>
              <w:t xml:space="preserve"> </w:t>
            </w:r>
            <w:r w:rsidRPr="00910361">
              <w:rPr>
                <w:rFonts w:cs="Times New Roman" w:hint="eastAsia"/>
                <w:spacing w:val="-2"/>
                <w:sz w:val="20"/>
                <w:szCs w:val="20"/>
              </w:rPr>
              <w:t>있고</w:t>
            </w:r>
            <w:r w:rsidRPr="00910361">
              <w:rPr>
                <w:rFonts w:cs="Times New Roman" w:hint="eastAsia"/>
                <w:spacing w:val="-2"/>
                <w:sz w:val="20"/>
                <w:szCs w:val="20"/>
              </w:rPr>
              <w:t xml:space="preserve"> </w:t>
            </w:r>
            <w:r w:rsidRPr="00910361">
              <w:rPr>
                <w:rFonts w:cs="Times New Roman" w:hint="eastAsia"/>
                <w:spacing w:val="-2"/>
                <w:sz w:val="20"/>
                <w:szCs w:val="20"/>
              </w:rPr>
              <w:t>포괄임금제</w:t>
            </w:r>
            <w:r w:rsidRPr="00910361">
              <w:rPr>
                <w:rFonts w:cs="Times New Roman" w:hint="eastAsia"/>
                <w:spacing w:val="-2"/>
                <w:sz w:val="20"/>
                <w:szCs w:val="20"/>
              </w:rPr>
              <w:t xml:space="preserve"> </w:t>
            </w:r>
            <w:r w:rsidRPr="00910361">
              <w:rPr>
                <w:rFonts w:cs="Times New Roman" w:hint="eastAsia"/>
                <w:spacing w:val="-2"/>
                <w:sz w:val="20"/>
                <w:szCs w:val="20"/>
              </w:rPr>
              <w:t>시행으로</w:t>
            </w:r>
            <w:r w:rsidRPr="00910361">
              <w:rPr>
                <w:rFonts w:cs="Times New Roman" w:hint="eastAsia"/>
                <w:spacing w:val="-2"/>
                <w:sz w:val="20"/>
                <w:szCs w:val="20"/>
              </w:rPr>
              <w:t xml:space="preserve"> </w:t>
            </w:r>
            <w:r w:rsidRPr="00910361">
              <w:rPr>
                <w:rFonts w:cs="Times New Roman" w:hint="eastAsia"/>
                <w:spacing w:val="-2"/>
                <w:sz w:val="20"/>
                <w:szCs w:val="20"/>
              </w:rPr>
              <w:t>인하여</w:t>
            </w:r>
            <w:r w:rsidRPr="00910361">
              <w:rPr>
                <w:rFonts w:cs="Times New Roman" w:hint="eastAsia"/>
                <w:spacing w:val="-2"/>
                <w:sz w:val="20"/>
                <w:szCs w:val="20"/>
              </w:rPr>
              <w:t xml:space="preserve"> </w:t>
            </w:r>
            <w:r w:rsidRPr="00910361">
              <w:rPr>
                <w:rFonts w:cs="Times New Roman" w:hint="eastAsia"/>
                <w:spacing w:val="-2"/>
                <w:sz w:val="20"/>
                <w:szCs w:val="20"/>
              </w:rPr>
              <w:t>근로자에게</w:t>
            </w:r>
            <w:r w:rsidRPr="00910361">
              <w:rPr>
                <w:rFonts w:cs="Times New Roman" w:hint="eastAsia"/>
                <w:spacing w:val="-2"/>
                <w:sz w:val="20"/>
                <w:szCs w:val="20"/>
              </w:rPr>
              <w:t xml:space="preserve"> </w:t>
            </w:r>
            <w:r w:rsidRPr="00910361">
              <w:rPr>
                <w:rFonts w:cs="Times New Roman" w:hint="eastAsia"/>
                <w:spacing w:val="-2"/>
                <w:sz w:val="20"/>
                <w:szCs w:val="20"/>
              </w:rPr>
              <w:t>불이익이</w:t>
            </w:r>
            <w:r w:rsidRPr="00910361">
              <w:rPr>
                <w:rFonts w:cs="Times New Roman" w:hint="eastAsia"/>
                <w:spacing w:val="-2"/>
                <w:sz w:val="20"/>
                <w:szCs w:val="20"/>
              </w:rPr>
              <w:t xml:space="preserve"> </w:t>
            </w:r>
            <w:r w:rsidRPr="00910361">
              <w:rPr>
                <w:rFonts w:cs="Times New Roman" w:hint="eastAsia"/>
                <w:spacing w:val="-2"/>
                <w:sz w:val="20"/>
                <w:szCs w:val="20"/>
              </w:rPr>
              <w:t>없을</w:t>
            </w:r>
            <w:r w:rsidRPr="00910361">
              <w:rPr>
                <w:rFonts w:cs="Times New Roman" w:hint="eastAsia"/>
                <w:spacing w:val="-2"/>
                <w:sz w:val="20"/>
                <w:szCs w:val="20"/>
              </w:rPr>
              <w:t xml:space="preserve"> </w:t>
            </w:r>
            <w:r w:rsidRPr="00910361">
              <w:rPr>
                <w:rFonts w:cs="Times New Roman" w:hint="eastAsia"/>
                <w:spacing w:val="-2"/>
                <w:sz w:val="20"/>
                <w:szCs w:val="20"/>
              </w:rPr>
              <w:t>것</w:t>
            </w:r>
            <w:r w:rsidRPr="00910361">
              <w:rPr>
                <w:rFonts w:cs="Times New Roman" w:hint="eastAsia"/>
                <w:spacing w:val="-2"/>
                <w:sz w:val="20"/>
                <w:szCs w:val="20"/>
              </w:rPr>
              <w:t xml:space="preserve">, (iii) </w:t>
            </w:r>
            <w:r w:rsidRPr="00910361">
              <w:rPr>
                <w:rFonts w:cs="Times New Roman" w:hint="eastAsia"/>
                <w:spacing w:val="-2"/>
                <w:sz w:val="20"/>
                <w:szCs w:val="20"/>
              </w:rPr>
              <w:t>기타</w:t>
            </w:r>
            <w:r w:rsidRPr="00910361">
              <w:rPr>
                <w:rFonts w:cs="Times New Roman" w:hint="eastAsia"/>
                <w:spacing w:val="-2"/>
                <w:sz w:val="20"/>
                <w:szCs w:val="20"/>
              </w:rPr>
              <w:t xml:space="preserve"> </w:t>
            </w:r>
            <w:r w:rsidRPr="00910361">
              <w:rPr>
                <w:rFonts w:cs="Times New Roman" w:hint="eastAsia"/>
                <w:spacing w:val="-2"/>
                <w:sz w:val="20"/>
                <w:szCs w:val="20"/>
              </w:rPr>
              <w:t>제반</w:t>
            </w:r>
            <w:r w:rsidRPr="00910361">
              <w:rPr>
                <w:rFonts w:cs="Times New Roman" w:hint="eastAsia"/>
                <w:spacing w:val="-2"/>
                <w:sz w:val="20"/>
                <w:szCs w:val="20"/>
              </w:rPr>
              <w:t xml:space="preserve"> </w:t>
            </w:r>
            <w:r w:rsidRPr="00910361">
              <w:rPr>
                <w:rFonts w:cs="Times New Roman" w:hint="eastAsia"/>
                <w:spacing w:val="-2"/>
                <w:sz w:val="20"/>
                <w:szCs w:val="20"/>
              </w:rPr>
              <w:t>사정에</w:t>
            </w:r>
            <w:r w:rsidRPr="00910361">
              <w:rPr>
                <w:rFonts w:cs="Times New Roman" w:hint="eastAsia"/>
                <w:spacing w:val="-2"/>
                <w:sz w:val="20"/>
                <w:szCs w:val="20"/>
              </w:rPr>
              <w:t xml:space="preserve"> </w:t>
            </w:r>
            <w:r w:rsidRPr="00910361">
              <w:rPr>
                <w:rFonts w:cs="Times New Roman" w:hint="eastAsia"/>
                <w:spacing w:val="-2"/>
                <w:sz w:val="20"/>
                <w:szCs w:val="20"/>
              </w:rPr>
              <w:t>비추어</w:t>
            </w:r>
            <w:r w:rsidRPr="00910361">
              <w:rPr>
                <w:rFonts w:cs="Times New Roman" w:hint="eastAsia"/>
                <w:spacing w:val="-2"/>
                <w:sz w:val="20"/>
                <w:szCs w:val="20"/>
              </w:rPr>
              <w:t xml:space="preserve"> </w:t>
            </w:r>
            <w:r w:rsidRPr="00910361">
              <w:rPr>
                <w:rFonts w:cs="Times New Roman" w:hint="eastAsia"/>
                <w:spacing w:val="-2"/>
                <w:sz w:val="20"/>
                <w:szCs w:val="20"/>
              </w:rPr>
              <w:t>보아</w:t>
            </w:r>
            <w:r w:rsidRPr="00910361">
              <w:rPr>
                <w:rFonts w:cs="Times New Roman" w:hint="eastAsia"/>
                <w:spacing w:val="-2"/>
                <w:sz w:val="20"/>
                <w:szCs w:val="20"/>
              </w:rPr>
              <w:t xml:space="preserve"> </w:t>
            </w:r>
            <w:r w:rsidRPr="00910361">
              <w:rPr>
                <w:rFonts w:cs="Times New Roman" w:hint="eastAsia"/>
                <w:spacing w:val="-2"/>
                <w:sz w:val="20"/>
                <w:szCs w:val="20"/>
              </w:rPr>
              <w:t>포괄임금제</w:t>
            </w:r>
            <w:r w:rsidRPr="00910361">
              <w:rPr>
                <w:rFonts w:cs="Times New Roman" w:hint="eastAsia"/>
                <w:spacing w:val="-2"/>
                <w:sz w:val="20"/>
                <w:szCs w:val="20"/>
              </w:rPr>
              <w:t xml:space="preserve"> </w:t>
            </w:r>
            <w:r w:rsidRPr="00910361">
              <w:rPr>
                <w:rFonts w:cs="Times New Roman" w:hint="eastAsia"/>
                <w:spacing w:val="-2"/>
                <w:sz w:val="20"/>
                <w:szCs w:val="20"/>
              </w:rPr>
              <w:t>시행이</w:t>
            </w:r>
            <w:r w:rsidRPr="00910361">
              <w:rPr>
                <w:rFonts w:cs="Times New Roman" w:hint="eastAsia"/>
                <w:spacing w:val="-2"/>
                <w:sz w:val="20"/>
                <w:szCs w:val="20"/>
              </w:rPr>
              <w:t xml:space="preserve"> </w:t>
            </w:r>
            <w:r w:rsidRPr="00910361">
              <w:rPr>
                <w:rFonts w:cs="Times New Roman" w:hint="eastAsia"/>
                <w:spacing w:val="-2"/>
                <w:sz w:val="20"/>
                <w:szCs w:val="20"/>
              </w:rPr>
              <w:t>정당한</w:t>
            </w:r>
            <w:r w:rsidRPr="00910361">
              <w:rPr>
                <w:rFonts w:cs="Times New Roman" w:hint="eastAsia"/>
                <w:spacing w:val="-2"/>
                <w:sz w:val="20"/>
                <w:szCs w:val="20"/>
              </w:rPr>
              <w:t xml:space="preserve"> </w:t>
            </w:r>
            <w:r w:rsidRPr="00910361">
              <w:rPr>
                <w:rFonts w:cs="Times New Roman" w:hint="eastAsia"/>
                <w:spacing w:val="-2"/>
                <w:sz w:val="20"/>
                <w:szCs w:val="20"/>
              </w:rPr>
              <w:t>것으로</w:t>
            </w:r>
            <w:r w:rsidRPr="00910361">
              <w:rPr>
                <w:rFonts w:cs="Times New Roman" w:hint="eastAsia"/>
                <w:spacing w:val="-2"/>
                <w:sz w:val="20"/>
                <w:szCs w:val="20"/>
              </w:rPr>
              <w:t xml:space="preserve"> </w:t>
            </w:r>
            <w:r w:rsidRPr="00910361">
              <w:rPr>
                <w:rFonts w:cs="Times New Roman" w:hint="eastAsia"/>
                <w:spacing w:val="-2"/>
                <w:sz w:val="20"/>
                <w:szCs w:val="20"/>
              </w:rPr>
              <w:t>인정될</w:t>
            </w:r>
            <w:r w:rsidRPr="00910361">
              <w:rPr>
                <w:rFonts w:cs="Times New Roman" w:hint="eastAsia"/>
                <w:spacing w:val="-2"/>
                <w:sz w:val="20"/>
                <w:szCs w:val="20"/>
              </w:rPr>
              <w:t xml:space="preserve"> </w:t>
            </w:r>
            <w:r w:rsidRPr="00910361">
              <w:rPr>
                <w:rFonts w:cs="Times New Roman" w:hint="eastAsia"/>
                <w:spacing w:val="-2"/>
                <w:sz w:val="20"/>
                <w:szCs w:val="20"/>
              </w:rPr>
              <w:t>것</w:t>
            </w:r>
            <w:r w:rsidRPr="00910361">
              <w:rPr>
                <w:rFonts w:cs="Times New Roman" w:hint="eastAsia"/>
                <w:spacing w:val="-2"/>
                <w:sz w:val="20"/>
                <w:szCs w:val="20"/>
              </w:rPr>
              <w:t xml:space="preserve"> </w:t>
            </w:r>
            <w:r w:rsidRPr="00910361">
              <w:rPr>
                <w:rFonts w:cs="Times New Roman" w:hint="eastAsia"/>
                <w:spacing w:val="-2"/>
                <w:sz w:val="20"/>
                <w:szCs w:val="20"/>
              </w:rPr>
              <w:t>등의</w:t>
            </w:r>
            <w:r w:rsidRPr="00910361">
              <w:rPr>
                <w:rFonts w:cs="Times New Roman" w:hint="eastAsia"/>
                <w:spacing w:val="-2"/>
                <w:sz w:val="20"/>
                <w:szCs w:val="20"/>
              </w:rPr>
              <w:t xml:space="preserve"> </w:t>
            </w:r>
            <w:r w:rsidRPr="00910361">
              <w:rPr>
                <w:rFonts w:cs="Times New Roman" w:hint="eastAsia"/>
                <w:spacing w:val="-2"/>
                <w:sz w:val="20"/>
                <w:szCs w:val="20"/>
              </w:rPr>
              <w:t>요건이</w:t>
            </w:r>
            <w:r w:rsidRPr="00910361">
              <w:rPr>
                <w:rFonts w:cs="Times New Roman" w:hint="eastAsia"/>
                <w:spacing w:val="-2"/>
                <w:sz w:val="20"/>
                <w:szCs w:val="20"/>
              </w:rPr>
              <w:t xml:space="preserve"> </w:t>
            </w:r>
            <w:r w:rsidRPr="00910361">
              <w:rPr>
                <w:rFonts w:cs="Times New Roman" w:hint="eastAsia"/>
                <w:spacing w:val="-2"/>
                <w:sz w:val="20"/>
                <w:szCs w:val="20"/>
              </w:rPr>
              <w:t>충족되어야</w:t>
            </w:r>
            <w:r w:rsidRPr="00910361">
              <w:rPr>
                <w:rFonts w:cs="Times New Roman" w:hint="eastAsia"/>
                <w:spacing w:val="-2"/>
                <w:sz w:val="20"/>
                <w:szCs w:val="20"/>
              </w:rPr>
              <w:t xml:space="preserve"> </w:t>
            </w:r>
            <w:r w:rsidRPr="00910361">
              <w:rPr>
                <w:rFonts w:cs="Times New Roman" w:hint="eastAsia"/>
                <w:spacing w:val="-2"/>
                <w:sz w:val="20"/>
                <w:szCs w:val="20"/>
              </w:rPr>
              <w:t>한다고</w:t>
            </w:r>
            <w:r w:rsidRPr="00910361">
              <w:rPr>
                <w:rFonts w:cs="Times New Roman" w:hint="eastAsia"/>
                <w:spacing w:val="-2"/>
                <w:sz w:val="20"/>
                <w:szCs w:val="20"/>
              </w:rPr>
              <w:t xml:space="preserve"> </w:t>
            </w:r>
            <w:r w:rsidRPr="00910361">
              <w:rPr>
                <w:rFonts w:cs="Times New Roman" w:hint="eastAsia"/>
                <w:spacing w:val="-2"/>
                <w:sz w:val="20"/>
                <w:szCs w:val="20"/>
              </w:rPr>
              <w:t>판시함</w:t>
            </w:r>
            <w:r w:rsidRPr="00910361">
              <w:rPr>
                <w:rFonts w:cs="Times New Roman" w:hint="eastAsia"/>
                <w:spacing w:val="-2"/>
                <w:sz w:val="20"/>
                <w:szCs w:val="20"/>
              </w:rPr>
              <w:t>(</w:t>
            </w:r>
            <w:r w:rsidRPr="00910361">
              <w:rPr>
                <w:rFonts w:cs="Times New Roman" w:hint="eastAsia"/>
                <w:spacing w:val="-2"/>
                <w:sz w:val="20"/>
                <w:szCs w:val="20"/>
              </w:rPr>
              <w:t>대법원</w:t>
            </w:r>
            <w:r w:rsidRPr="00910361">
              <w:rPr>
                <w:rFonts w:cs="Times New Roman" w:hint="eastAsia"/>
                <w:spacing w:val="-2"/>
                <w:sz w:val="20"/>
                <w:szCs w:val="20"/>
              </w:rPr>
              <w:t xml:space="preserve"> 2010. 5. 13. </w:t>
            </w:r>
            <w:r w:rsidRPr="00910361">
              <w:rPr>
                <w:rFonts w:cs="Times New Roman" w:hint="eastAsia"/>
                <w:spacing w:val="-2"/>
                <w:sz w:val="20"/>
                <w:szCs w:val="20"/>
              </w:rPr>
              <w:t>선고</w:t>
            </w:r>
            <w:r w:rsidRPr="00910361">
              <w:rPr>
                <w:rFonts w:cs="Times New Roman" w:hint="eastAsia"/>
                <w:spacing w:val="-2"/>
                <w:sz w:val="20"/>
                <w:szCs w:val="20"/>
              </w:rPr>
              <w:t xml:space="preserve"> 2008</w:t>
            </w:r>
            <w:r w:rsidRPr="00910361">
              <w:rPr>
                <w:rFonts w:cs="Times New Roman" w:hint="eastAsia"/>
                <w:spacing w:val="-2"/>
                <w:sz w:val="20"/>
                <w:szCs w:val="20"/>
              </w:rPr>
              <w:t>다</w:t>
            </w:r>
            <w:r w:rsidRPr="00910361">
              <w:rPr>
                <w:rFonts w:cs="Times New Roman" w:hint="eastAsia"/>
                <w:spacing w:val="-2"/>
                <w:sz w:val="20"/>
                <w:szCs w:val="20"/>
              </w:rPr>
              <w:t xml:space="preserve">6052 </w:t>
            </w:r>
            <w:r w:rsidRPr="00910361">
              <w:rPr>
                <w:rFonts w:cs="Times New Roman" w:hint="eastAsia"/>
                <w:spacing w:val="-2"/>
                <w:sz w:val="20"/>
                <w:szCs w:val="20"/>
              </w:rPr>
              <w:t>판결</w:t>
            </w:r>
            <w:r w:rsidRPr="00221902">
              <w:rPr>
                <w:rFonts w:cs="Times New Roman" w:hint="eastAsia"/>
                <w:sz w:val="20"/>
                <w:szCs w:val="20"/>
              </w:rPr>
              <w:t>).</w:t>
            </w:r>
          </w:p>
          <w:p w14:paraId="41D13DAC" w14:textId="77777777" w:rsidR="00120EC1" w:rsidRPr="00221902" w:rsidRDefault="00120EC1" w:rsidP="00120EC1">
            <w:pPr>
              <w:pStyle w:val="a8"/>
              <w:widowControl/>
              <w:numPr>
                <w:ilvl w:val="0"/>
                <w:numId w:val="2"/>
              </w:numPr>
              <w:spacing w:before="40" w:after="120" w:line="276" w:lineRule="auto"/>
              <w:rPr>
                <w:rFonts w:cs="Times New Roman"/>
                <w:sz w:val="20"/>
                <w:szCs w:val="20"/>
              </w:rPr>
            </w:pPr>
            <w:r>
              <w:rPr>
                <w:rFonts w:cs="Times New Roman" w:hint="eastAsia"/>
                <w:sz w:val="20"/>
                <w:szCs w:val="20"/>
              </w:rPr>
              <w:lastRenderedPageBreak/>
              <w:t>대상회사의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w:t>
            </w:r>
            <w:r>
              <w:rPr>
                <w:rFonts w:cs="Times New Roman"/>
                <w:sz w:val="20"/>
                <w:szCs w:val="20"/>
              </w:rPr>
              <w:t xml:space="preserve"> </w:t>
            </w:r>
            <w:r w:rsidRPr="00221902">
              <w:rPr>
                <w:rFonts w:cs="Times New Roman" w:hint="eastAsia"/>
                <w:sz w:val="20"/>
                <w:szCs w:val="20"/>
              </w:rPr>
              <w:t>실제</w:t>
            </w:r>
            <w:r w:rsidRPr="00221902">
              <w:rPr>
                <w:rFonts w:cs="Times New Roman" w:hint="eastAsia"/>
                <w:sz w:val="20"/>
                <w:szCs w:val="20"/>
              </w:rPr>
              <w:t xml:space="preserve"> </w:t>
            </w:r>
            <w:r w:rsidRPr="00221902">
              <w:rPr>
                <w:rFonts w:cs="Times New Roman" w:hint="eastAsia"/>
                <w:sz w:val="20"/>
                <w:szCs w:val="20"/>
              </w:rPr>
              <w:t>근로시간</w:t>
            </w:r>
            <w:r w:rsidRPr="00221902">
              <w:rPr>
                <w:rFonts w:cs="Times New Roman" w:hint="eastAsia"/>
                <w:sz w:val="20"/>
                <w:szCs w:val="20"/>
              </w:rPr>
              <w:t xml:space="preserve"> </w:t>
            </w:r>
            <w:r w:rsidRPr="00221902">
              <w:rPr>
                <w:rFonts w:cs="Times New Roman" w:hint="eastAsia"/>
                <w:sz w:val="20"/>
                <w:szCs w:val="20"/>
              </w:rPr>
              <w:t>산정이</w:t>
            </w:r>
            <w:r w:rsidRPr="00221902">
              <w:rPr>
                <w:rFonts w:cs="Times New Roman" w:hint="eastAsia"/>
                <w:sz w:val="20"/>
                <w:szCs w:val="20"/>
              </w:rPr>
              <w:t xml:space="preserve"> </w:t>
            </w:r>
            <w:r w:rsidRPr="00221902">
              <w:rPr>
                <w:rFonts w:cs="Times New Roman" w:hint="eastAsia"/>
                <w:sz w:val="20"/>
                <w:szCs w:val="20"/>
              </w:rPr>
              <w:t>곤란한</w:t>
            </w:r>
            <w:r w:rsidRPr="00221902">
              <w:rPr>
                <w:rFonts w:cs="Times New Roman" w:hint="eastAsia"/>
                <w:sz w:val="20"/>
                <w:szCs w:val="20"/>
              </w:rPr>
              <w:t xml:space="preserve"> </w:t>
            </w:r>
            <w:r w:rsidRPr="00221902">
              <w:rPr>
                <w:rFonts w:cs="Times New Roman" w:hint="eastAsia"/>
                <w:sz w:val="20"/>
                <w:szCs w:val="20"/>
              </w:rPr>
              <w:t>사정이</w:t>
            </w:r>
            <w:r w:rsidRPr="00221902">
              <w:rPr>
                <w:rFonts w:cs="Times New Roman" w:hint="eastAsia"/>
                <w:sz w:val="20"/>
                <w:szCs w:val="20"/>
              </w:rPr>
              <w:t xml:space="preserve"> </w:t>
            </w:r>
            <w:r w:rsidRPr="00221902">
              <w:rPr>
                <w:rFonts w:cs="Times New Roman" w:hint="eastAsia"/>
                <w:sz w:val="20"/>
                <w:szCs w:val="20"/>
              </w:rPr>
              <w:t>인정되지</w:t>
            </w:r>
            <w:r w:rsidRPr="00221902">
              <w:rPr>
                <w:rFonts w:cs="Times New Roman" w:hint="eastAsia"/>
                <w:sz w:val="20"/>
                <w:szCs w:val="20"/>
              </w:rPr>
              <w:t xml:space="preserve"> </w:t>
            </w:r>
            <w:r w:rsidRPr="00221902">
              <w:rPr>
                <w:rFonts w:cs="Times New Roman" w:hint="eastAsia"/>
                <w:sz w:val="20"/>
                <w:szCs w:val="20"/>
              </w:rPr>
              <w:t>않을</w:t>
            </w:r>
            <w:r w:rsidRPr="00221902">
              <w:rPr>
                <w:rFonts w:cs="Times New Roman" w:hint="eastAsia"/>
                <w:sz w:val="20"/>
                <w:szCs w:val="20"/>
              </w:rPr>
              <w:t xml:space="preserve"> </w:t>
            </w:r>
            <w:r w:rsidRPr="00221902">
              <w:rPr>
                <w:rFonts w:cs="Times New Roman" w:hint="eastAsia"/>
                <w:sz w:val="20"/>
                <w:szCs w:val="20"/>
              </w:rPr>
              <w:t>경우</w:t>
            </w:r>
            <w:r w:rsidRPr="00221902">
              <w:rPr>
                <w:rFonts w:cs="Times New Roman" w:hint="eastAsia"/>
                <w:sz w:val="20"/>
                <w:szCs w:val="20"/>
              </w:rPr>
              <w:t xml:space="preserve"> </w:t>
            </w:r>
            <w:r w:rsidRPr="00221902">
              <w:rPr>
                <w:rFonts w:cs="Times New Roman" w:hint="eastAsia"/>
                <w:sz w:val="20"/>
                <w:szCs w:val="20"/>
              </w:rPr>
              <w:t>포괄임금제가</w:t>
            </w:r>
            <w:r w:rsidRPr="00221902">
              <w:rPr>
                <w:rFonts w:cs="Times New Roman" w:hint="eastAsia"/>
                <w:sz w:val="20"/>
                <w:szCs w:val="20"/>
              </w:rPr>
              <w:t xml:space="preserve"> </w:t>
            </w:r>
            <w:r w:rsidRPr="00221902">
              <w:rPr>
                <w:rFonts w:cs="Times New Roman" w:hint="eastAsia"/>
                <w:sz w:val="20"/>
                <w:szCs w:val="20"/>
              </w:rPr>
              <w:t>무효로</w:t>
            </w:r>
            <w:r w:rsidRPr="00221902">
              <w:rPr>
                <w:rFonts w:cs="Times New Roman" w:hint="eastAsia"/>
                <w:sz w:val="20"/>
                <w:szCs w:val="20"/>
              </w:rPr>
              <w:t xml:space="preserve"> </w:t>
            </w:r>
            <w:r w:rsidRPr="00221902">
              <w:rPr>
                <w:rFonts w:cs="Times New Roman" w:hint="eastAsia"/>
                <w:sz w:val="20"/>
                <w:szCs w:val="20"/>
              </w:rPr>
              <w:t>판단될</w:t>
            </w:r>
            <w:r w:rsidRPr="00221902">
              <w:rPr>
                <w:rFonts w:cs="Times New Roman" w:hint="eastAsia"/>
                <w:sz w:val="20"/>
                <w:szCs w:val="20"/>
              </w:rPr>
              <w:t xml:space="preserve"> </w:t>
            </w:r>
            <w:r w:rsidRPr="00221902">
              <w:rPr>
                <w:rFonts w:cs="Times New Roman" w:hint="eastAsia"/>
                <w:sz w:val="20"/>
                <w:szCs w:val="20"/>
              </w:rPr>
              <w:t>여지도</w:t>
            </w:r>
            <w:r w:rsidRPr="00221902">
              <w:rPr>
                <w:rFonts w:cs="Times New Roman" w:hint="eastAsia"/>
                <w:sz w:val="20"/>
                <w:szCs w:val="20"/>
              </w:rPr>
              <w:t xml:space="preserve"> </w:t>
            </w:r>
            <w:r w:rsidRPr="00221902">
              <w:rPr>
                <w:rFonts w:cs="Times New Roman" w:hint="eastAsia"/>
                <w:sz w:val="20"/>
                <w:szCs w:val="20"/>
              </w:rPr>
              <w:t>있으나</w:t>
            </w:r>
            <w:r w:rsidRPr="00221902">
              <w:rPr>
                <w:rFonts w:cs="Times New Roman" w:hint="eastAsia"/>
                <w:sz w:val="20"/>
                <w:szCs w:val="20"/>
              </w:rPr>
              <w:t xml:space="preserve">, </w:t>
            </w:r>
            <w:r w:rsidRPr="00221902">
              <w:rPr>
                <w:rFonts w:cs="Times New Roman" w:hint="eastAsia"/>
                <w:sz w:val="20"/>
                <w:szCs w:val="20"/>
              </w:rPr>
              <w:t>실제로</w:t>
            </w:r>
            <w:r w:rsidRPr="00221902">
              <w:rPr>
                <w:rFonts w:cs="Times New Roman" w:hint="eastAsia"/>
                <w:sz w:val="20"/>
                <w:szCs w:val="20"/>
              </w:rPr>
              <w:t xml:space="preserve"> </w:t>
            </w:r>
            <w:r w:rsidRPr="00221902">
              <w:rPr>
                <w:rFonts w:cs="Times New Roman" w:hint="eastAsia"/>
                <w:sz w:val="20"/>
                <w:szCs w:val="20"/>
              </w:rPr>
              <w:t>직원들</w:t>
            </w:r>
            <w:r w:rsidRPr="00221902">
              <w:rPr>
                <w:rFonts w:cs="Times New Roman" w:hint="eastAsia"/>
                <w:sz w:val="20"/>
                <w:szCs w:val="20"/>
              </w:rPr>
              <w:t xml:space="preserve"> </w:t>
            </w:r>
            <w:r w:rsidRPr="00221902">
              <w:rPr>
                <w:rFonts w:cs="Times New Roman" w:hint="eastAsia"/>
                <w:sz w:val="20"/>
                <w:szCs w:val="20"/>
              </w:rPr>
              <w:t>중</w:t>
            </w:r>
            <w:r w:rsidRPr="00221902">
              <w:rPr>
                <w:rFonts w:cs="Times New Roman" w:hint="eastAsia"/>
                <w:sz w:val="20"/>
                <w:szCs w:val="20"/>
              </w:rPr>
              <w:t xml:space="preserve"> </w:t>
            </w:r>
            <w:r w:rsidRPr="00221902">
              <w:rPr>
                <w:rFonts w:cs="Times New Roman" w:hint="eastAsia"/>
                <w:sz w:val="20"/>
                <w:szCs w:val="20"/>
              </w:rPr>
              <w:t>주</w:t>
            </w:r>
            <w:r w:rsidRPr="00221902">
              <w:rPr>
                <w:rFonts w:cs="Times New Roman" w:hint="eastAsia"/>
                <w:sz w:val="20"/>
                <w:szCs w:val="20"/>
              </w:rPr>
              <w:t xml:space="preserve"> 12</w:t>
            </w:r>
            <w:r w:rsidRPr="00221902">
              <w:rPr>
                <w:rFonts w:cs="Times New Roman" w:hint="eastAsia"/>
                <w:sz w:val="20"/>
                <w:szCs w:val="20"/>
              </w:rPr>
              <w:t>시간</w:t>
            </w:r>
            <w:r w:rsidRPr="00221902">
              <w:rPr>
                <w:rFonts w:cs="Times New Roman" w:hint="eastAsia"/>
                <w:sz w:val="20"/>
                <w:szCs w:val="20"/>
              </w:rPr>
              <w:t xml:space="preserve"> </w:t>
            </w:r>
            <w:r w:rsidRPr="00221902">
              <w:rPr>
                <w:rFonts w:cs="Times New Roman" w:hint="eastAsia"/>
                <w:sz w:val="20"/>
                <w:szCs w:val="20"/>
              </w:rPr>
              <w:t>이상</w:t>
            </w:r>
            <w:r w:rsidRPr="00221902">
              <w:rPr>
                <w:rFonts w:cs="Times New Roman" w:hint="eastAsia"/>
                <w:sz w:val="20"/>
                <w:szCs w:val="20"/>
              </w:rPr>
              <w:t xml:space="preserve"> </w:t>
            </w:r>
            <w:r w:rsidRPr="00221902">
              <w:rPr>
                <w:rFonts w:cs="Times New Roman" w:hint="eastAsia"/>
                <w:sz w:val="20"/>
                <w:szCs w:val="20"/>
              </w:rPr>
              <w:t>연장근로</w:t>
            </w:r>
            <w:r w:rsidRPr="00221902">
              <w:rPr>
                <w:rFonts w:cs="Times New Roman" w:hint="eastAsia"/>
                <w:sz w:val="20"/>
                <w:szCs w:val="20"/>
              </w:rPr>
              <w:t xml:space="preserve"> </w:t>
            </w:r>
            <w:r w:rsidRPr="00221902">
              <w:rPr>
                <w:rFonts w:cs="Times New Roman" w:hint="eastAsia"/>
                <w:sz w:val="20"/>
                <w:szCs w:val="20"/>
              </w:rPr>
              <w:t>등을</w:t>
            </w:r>
            <w:r w:rsidRPr="00221902">
              <w:rPr>
                <w:rFonts w:cs="Times New Roman" w:hint="eastAsia"/>
                <w:sz w:val="20"/>
                <w:szCs w:val="20"/>
              </w:rPr>
              <w:t xml:space="preserve"> </w:t>
            </w:r>
            <w:r w:rsidRPr="00221902">
              <w:rPr>
                <w:rFonts w:cs="Times New Roman" w:hint="eastAsia"/>
                <w:sz w:val="20"/>
                <w:szCs w:val="20"/>
              </w:rPr>
              <w:t>하는</w:t>
            </w:r>
            <w:r w:rsidRPr="00221902">
              <w:rPr>
                <w:rFonts w:cs="Times New Roman" w:hint="eastAsia"/>
                <w:sz w:val="20"/>
                <w:szCs w:val="20"/>
              </w:rPr>
              <w:t xml:space="preserve"> </w:t>
            </w:r>
            <w:r w:rsidRPr="00221902">
              <w:rPr>
                <w:rFonts w:cs="Times New Roman" w:hint="eastAsia"/>
                <w:sz w:val="20"/>
                <w:szCs w:val="20"/>
              </w:rPr>
              <w:t>경우는</w:t>
            </w:r>
            <w:r w:rsidRPr="00221902">
              <w:rPr>
                <w:rFonts w:cs="Times New Roman" w:hint="eastAsia"/>
                <w:sz w:val="20"/>
                <w:szCs w:val="20"/>
              </w:rPr>
              <w:t xml:space="preserve"> </w:t>
            </w:r>
            <w:r w:rsidRPr="00221902">
              <w:rPr>
                <w:rFonts w:cs="Times New Roman" w:hint="eastAsia"/>
                <w:sz w:val="20"/>
                <w:szCs w:val="20"/>
              </w:rPr>
              <w:t>없고</w:t>
            </w:r>
            <w:r w:rsidRPr="00221902">
              <w:rPr>
                <w:rFonts w:cs="Times New Roman" w:hint="eastAsia"/>
                <w:sz w:val="20"/>
                <w:szCs w:val="20"/>
              </w:rPr>
              <w:t xml:space="preserve"> </w:t>
            </w:r>
            <w:r w:rsidRPr="00221902">
              <w:rPr>
                <w:rFonts w:cs="Times New Roman" w:hint="eastAsia"/>
                <w:sz w:val="20"/>
                <w:szCs w:val="20"/>
              </w:rPr>
              <w:t>직원들에게</w:t>
            </w:r>
            <w:r w:rsidRPr="00221902">
              <w:rPr>
                <w:rFonts w:cs="Times New Roman" w:hint="eastAsia"/>
                <w:sz w:val="20"/>
                <w:szCs w:val="20"/>
              </w:rPr>
              <w:t xml:space="preserve"> </w:t>
            </w:r>
            <w:r w:rsidRPr="00221902">
              <w:rPr>
                <w:rFonts w:cs="Times New Roman" w:hint="eastAsia"/>
                <w:sz w:val="20"/>
                <w:szCs w:val="20"/>
              </w:rPr>
              <w:t>유리하게</w:t>
            </w:r>
            <w:r w:rsidRPr="00221902">
              <w:rPr>
                <w:rFonts w:cs="Times New Roman" w:hint="eastAsia"/>
                <w:sz w:val="20"/>
                <w:szCs w:val="20"/>
              </w:rPr>
              <w:t xml:space="preserve"> </w:t>
            </w:r>
            <w:r w:rsidRPr="00221902">
              <w:rPr>
                <w:rFonts w:cs="Times New Roman" w:hint="eastAsia"/>
                <w:sz w:val="20"/>
                <w:szCs w:val="20"/>
              </w:rPr>
              <w:t>제도가</w:t>
            </w:r>
            <w:r w:rsidRPr="00221902">
              <w:rPr>
                <w:rFonts w:cs="Times New Roman" w:hint="eastAsia"/>
                <w:sz w:val="20"/>
                <w:szCs w:val="20"/>
              </w:rPr>
              <w:t xml:space="preserve"> </w:t>
            </w:r>
            <w:r w:rsidRPr="00221902">
              <w:rPr>
                <w:rFonts w:cs="Times New Roman" w:hint="eastAsia"/>
                <w:sz w:val="20"/>
                <w:szCs w:val="20"/>
              </w:rPr>
              <w:t>적용되고</w:t>
            </w:r>
            <w:r w:rsidRPr="00221902">
              <w:rPr>
                <w:rFonts w:cs="Times New Roman" w:hint="eastAsia"/>
                <w:sz w:val="20"/>
                <w:szCs w:val="20"/>
              </w:rPr>
              <w:t xml:space="preserve"> </w:t>
            </w:r>
            <w:r w:rsidRPr="00221902">
              <w:rPr>
                <w:rFonts w:cs="Times New Roman" w:hint="eastAsia"/>
                <w:sz w:val="20"/>
                <w:szCs w:val="20"/>
              </w:rPr>
              <w:t>있어서</w:t>
            </w:r>
            <w:r w:rsidRPr="00221902">
              <w:rPr>
                <w:rFonts w:cs="Times New Roman" w:hint="eastAsia"/>
                <w:sz w:val="20"/>
                <w:szCs w:val="20"/>
              </w:rPr>
              <w:t xml:space="preserve"> </w:t>
            </w:r>
            <w:r w:rsidRPr="00221902">
              <w:rPr>
                <w:rFonts w:cs="Times New Roman" w:hint="eastAsia"/>
                <w:sz w:val="20"/>
                <w:szCs w:val="20"/>
              </w:rPr>
              <w:t>그</w:t>
            </w:r>
            <w:r w:rsidRPr="00221902">
              <w:rPr>
                <w:rFonts w:cs="Times New Roman" w:hint="eastAsia"/>
                <w:sz w:val="20"/>
                <w:szCs w:val="20"/>
              </w:rPr>
              <w:t xml:space="preserve"> </w:t>
            </w:r>
            <w:r w:rsidRPr="00221902">
              <w:rPr>
                <w:rFonts w:cs="Times New Roman" w:hint="eastAsia"/>
                <w:sz w:val="20"/>
                <w:szCs w:val="20"/>
              </w:rPr>
              <w:t>유효성이</w:t>
            </w:r>
            <w:r w:rsidRPr="00221902">
              <w:rPr>
                <w:rFonts w:cs="Times New Roman" w:hint="eastAsia"/>
                <w:sz w:val="20"/>
                <w:szCs w:val="20"/>
              </w:rPr>
              <w:t xml:space="preserve"> </w:t>
            </w:r>
            <w:r w:rsidRPr="00221902">
              <w:rPr>
                <w:rFonts w:cs="Times New Roman" w:hint="eastAsia"/>
                <w:sz w:val="20"/>
                <w:szCs w:val="20"/>
              </w:rPr>
              <w:t>문제될</w:t>
            </w:r>
            <w:r w:rsidRPr="00221902">
              <w:rPr>
                <w:rFonts w:cs="Times New Roman" w:hint="eastAsia"/>
                <w:sz w:val="20"/>
                <w:szCs w:val="20"/>
              </w:rPr>
              <w:t xml:space="preserve"> </w:t>
            </w:r>
            <w:r w:rsidRPr="00221902">
              <w:rPr>
                <w:rFonts w:cs="Times New Roman" w:hint="eastAsia"/>
                <w:sz w:val="20"/>
                <w:szCs w:val="20"/>
              </w:rPr>
              <w:t>가능성은</w:t>
            </w:r>
            <w:r w:rsidRPr="00221902">
              <w:rPr>
                <w:rFonts w:cs="Times New Roman" w:hint="eastAsia"/>
                <w:sz w:val="20"/>
                <w:szCs w:val="20"/>
              </w:rPr>
              <w:t xml:space="preserve"> </w:t>
            </w:r>
            <w:r w:rsidRPr="00221902">
              <w:rPr>
                <w:rFonts w:cs="Times New Roman" w:hint="eastAsia"/>
                <w:sz w:val="20"/>
                <w:szCs w:val="20"/>
              </w:rPr>
              <w:t>낮음</w:t>
            </w:r>
            <w:r w:rsidRPr="00221902">
              <w:rPr>
                <w:rFonts w:cs="Times New Roman" w:hint="eastAsia"/>
                <w:sz w:val="20"/>
                <w:szCs w:val="20"/>
              </w:rPr>
              <w:t>.</w:t>
            </w:r>
          </w:p>
          <w:p w14:paraId="1AEE27C2" w14:textId="1337D0BF" w:rsidR="00120EC1" w:rsidRPr="009A2958" w:rsidRDefault="00120EC1" w:rsidP="00120EC1">
            <w:pPr>
              <w:pStyle w:val="a8"/>
              <w:widowControl/>
              <w:numPr>
                <w:ilvl w:val="0"/>
                <w:numId w:val="2"/>
              </w:numPr>
              <w:spacing w:before="40" w:after="120" w:line="276" w:lineRule="auto"/>
              <w:rPr>
                <w:rFonts w:cs="Times New Roman"/>
                <w:sz w:val="20"/>
                <w:szCs w:val="20"/>
              </w:rPr>
            </w:pPr>
            <w:r w:rsidRPr="00221902">
              <w:rPr>
                <w:rFonts w:cs="Times New Roman" w:hint="eastAsia"/>
                <w:sz w:val="20"/>
                <w:szCs w:val="20"/>
              </w:rPr>
              <w:t>카카오</w:t>
            </w:r>
            <w:r w:rsidRPr="00221902">
              <w:rPr>
                <w:rFonts w:cs="Times New Roman" w:hint="eastAsia"/>
                <w:sz w:val="20"/>
                <w:szCs w:val="20"/>
              </w:rPr>
              <w:t xml:space="preserve"> </w:t>
            </w:r>
            <w:r w:rsidRPr="00221902">
              <w:rPr>
                <w:rFonts w:cs="Times New Roman" w:hint="eastAsia"/>
                <w:sz w:val="20"/>
                <w:szCs w:val="20"/>
              </w:rPr>
              <w:t>다른</w:t>
            </w:r>
            <w:r w:rsidRPr="00221902">
              <w:rPr>
                <w:rFonts w:cs="Times New Roman" w:hint="eastAsia"/>
                <w:sz w:val="20"/>
                <w:szCs w:val="20"/>
              </w:rPr>
              <w:t xml:space="preserve"> </w:t>
            </w:r>
            <w:r w:rsidRPr="00221902">
              <w:rPr>
                <w:rFonts w:cs="Times New Roman" w:hint="eastAsia"/>
                <w:sz w:val="20"/>
                <w:szCs w:val="20"/>
              </w:rPr>
              <w:t>계열사의</w:t>
            </w:r>
            <w:r w:rsidRPr="00221902">
              <w:rPr>
                <w:rFonts w:cs="Times New Roman" w:hint="eastAsia"/>
                <w:sz w:val="20"/>
                <w:szCs w:val="20"/>
              </w:rPr>
              <w:t xml:space="preserve"> </w:t>
            </w:r>
            <w:r w:rsidRPr="00221902">
              <w:rPr>
                <w:rFonts w:cs="Times New Roman" w:hint="eastAsia"/>
                <w:sz w:val="20"/>
                <w:szCs w:val="20"/>
              </w:rPr>
              <w:t>선례에</w:t>
            </w:r>
            <w:r w:rsidRPr="00221902">
              <w:rPr>
                <w:rFonts w:cs="Times New Roman" w:hint="eastAsia"/>
                <w:sz w:val="20"/>
                <w:szCs w:val="20"/>
              </w:rPr>
              <w:t xml:space="preserve"> </w:t>
            </w:r>
            <w:r w:rsidRPr="00221902">
              <w:rPr>
                <w:rFonts w:cs="Times New Roman" w:hint="eastAsia"/>
                <w:sz w:val="20"/>
                <w:szCs w:val="20"/>
              </w:rPr>
              <w:t>비추어볼</w:t>
            </w:r>
            <w:r w:rsidRPr="00221902">
              <w:rPr>
                <w:rFonts w:cs="Times New Roman" w:hint="eastAsia"/>
                <w:sz w:val="20"/>
                <w:szCs w:val="20"/>
              </w:rPr>
              <w:t xml:space="preserve"> </w:t>
            </w:r>
            <w:r w:rsidRPr="00221902">
              <w:rPr>
                <w:rFonts w:cs="Times New Roman" w:hint="eastAsia"/>
                <w:sz w:val="20"/>
                <w:szCs w:val="20"/>
              </w:rPr>
              <w:t>때</w:t>
            </w:r>
            <w:r w:rsidRPr="00221902">
              <w:rPr>
                <w:rFonts w:cs="Times New Roman" w:hint="eastAsia"/>
                <w:sz w:val="20"/>
                <w:szCs w:val="20"/>
              </w:rPr>
              <w:t xml:space="preserve"> </w:t>
            </w:r>
            <w:r w:rsidRPr="00221902">
              <w:rPr>
                <w:rFonts w:cs="Times New Roman" w:hint="eastAsia"/>
                <w:sz w:val="20"/>
                <w:szCs w:val="20"/>
              </w:rPr>
              <w:t>포괄임금제를</w:t>
            </w:r>
            <w:r w:rsidRPr="00221902">
              <w:rPr>
                <w:rFonts w:cs="Times New Roman" w:hint="eastAsia"/>
                <w:sz w:val="20"/>
                <w:szCs w:val="20"/>
              </w:rPr>
              <w:t xml:space="preserve"> </w:t>
            </w:r>
            <w:r w:rsidRPr="00221902">
              <w:rPr>
                <w:rFonts w:cs="Times New Roman" w:hint="eastAsia"/>
                <w:sz w:val="20"/>
                <w:szCs w:val="20"/>
              </w:rPr>
              <w:t>폐지할</w:t>
            </w:r>
            <w:r w:rsidRPr="00221902">
              <w:rPr>
                <w:rFonts w:cs="Times New Roman" w:hint="eastAsia"/>
                <w:sz w:val="20"/>
                <w:szCs w:val="20"/>
              </w:rPr>
              <w:t xml:space="preserve"> </w:t>
            </w:r>
            <w:r w:rsidRPr="00221902">
              <w:rPr>
                <w:rFonts w:cs="Times New Roman" w:hint="eastAsia"/>
                <w:sz w:val="20"/>
                <w:szCs w:val="20"/>
              </w:rPr>
              <w:t>경우</w:t>
            </w:r>
            <w:r w:rsidRPr="00221902">
              <w:rPr>
                <w:rFonts w:cs="Times New Roman" w:hint="eastAsia"/>
                <w:sz w:val="20"/>
                <w:szCs w:val="20"/>
              </w:rPr>
              <w:t xml:space="preserve">, </w:t>
            </w:r>
            <w:r w:rsidRPr="00221902">
              <w:rPr>
                <w:rFonts w:cs="Times New Roman" w:hint="eastAsia"/>
                <w:sz w:val="20"/>
                <w:szCs w:val="20"/>
              </w:rPr>
              <w:t>기존의</w:t>
            </w:r>
            <w:r w:rsidRPr="00221902">
              <w:rPr>
                <w:rFonts w:cs="Times New Roman" w:hint="eastAsia"/>
                <w:sz w:val="20"/>
                <w:szCs w:val="20"/>
              </w:rPr>
              <w:t xml:space="preserve"> </w:t>
            </w:r>
            <w:r w:rsidRPr="00221902">
              <w:rPr>
                <w:rFonts w:cs="Times New Roman" w:hint="eastAsia"/>
                <w:sz w:val="20"/>
                <w:szCs w:val="20"/>
              </w:rPr>
              <w:t>고정</w:t>
            </w:r>
            <w:r w:rsidRPr="00221902">
              <w:rPr>
                <w:rFonts w:cs="Times New Roman" w:hint="eastAsia"/>
                <w:sz w:val="20"/>
                <w:szCs w:val="20"/>
              </w:rPr>
              <w:t>OT</w:t>
            </w:r>
            <w:r w:rsidRPr="00221902">
              <w:rPr>
                <w:rFonts w:cs="Times New Roman" w:hint="eastAsia"/>
                <w:sz w:val="20"/>
                <w:szCs w:val="20"/>
              </w:rPr>
              <w:t>는</w:t>
            </w:r>
            <w:r w:rsidRPr="00221902">
              <w:rPr>
                <w:rFonts w:cs="Times New Roman" w:hint="eastAsia"/>
                <w:sz w:val="20"/>
                <w:szCs w:val="20"/>
              </w:rPr>
              <w:t xml:space="preserve"> </w:t>
            </w:r>
            <w:r w:rsidRPr="00221902">
              <w:rPr>
                <w:rFonts w:cs="Times New Roman" w:hint="eastAsia"/>
                <w:sz w:val="20"/>
                <w:szCs w:val="20"/>
              </w:rPr>
              <w:t>기본급에</w:t>
            </w:r>
            <w:r w:rsidRPr="00221902">
              <w:rPr>
                <w:rFonts w:cs="Times New Roman" w:hint="eastAsia"/>
                <w:sz w:val="20"/>
                <w:szCs w:val="20"/>
              </w:rPr>
              <w:t xml:space="preserve"> </w:t>
            </w:r>
            <w:r w:rsidRPr="00221902">
              <w:rPr>
                <w:rFonts w:cs="Times New Roman" w:hint="eastAsia"/>
                <w:sz w:val="20"/>
                <w:szCs w:val="20"/>
              </w:rPr>
              <w:t>포함시키고</w:t>
            </w:r>
            <w:r w:rsidRPr="00221902">
              <w:rPr>
                <w:rFonts w:cs="Times New Roman" w:hint="eastAsia"/>
                <w:sz w:val="20"/>
                <w:szCs w:val="20"/>
              </w:rPr>
              <w:t xml:space="preserve">, </w:t>
            </w:r>
            <w:r w:rsidRPr="00221902">
              <w:rPr>
                <w:rFonts w:cs="Times New Roman" w:hint="eastAsia"/>
                <w:sz w:val="20"/>
                <w:szCs w:val="20"/>
              </w:rPr>
              <w:t>실제</w:t>
            </w:r>
            <w:r w:rsidRPr="00221902">
              <w:rPr>
                <w:rFonts w:cs="Times New Roman" w:hint="eastAsia"/>
                <w:sz w:val="20"/>
                <w:szCs w:val="20"/>
              </w:rPr>
              <w:t xml:space="preserve"> </w:t>
            </w:r>
            <w:r w:rsidRPr="00221902">
              <w:rPr>
                <w:rFonts w:cs="Times New Roman" w:hint="eastAsia"/>
                <w:sz w:val="20"/>
                <w:szCs w:val="20"/>
              </w:rPr>
              <w:t>연장근로</w:t>
            </w:r>
            <w:r w:rsidRPr="00221902">
              <w:rPr>
                <w:rFonts w:cs="Times New Roman" w:hint="eastAsia"/>
                <w:sz w:val="20"/>
                <w:szCs w:val="20"/>
              </w:rPr>
              <w:t xml:space="preserve"> </w:t>
            </w:r>
            <w:r w:rsidRPr="00221902">
              <w:rPr>
                <w:rFonts w:cs="Times New Roman" w:hint="eastAsia"/>
                <w:sz w:val="20"/>
                <w:szCs w:val="20"/>
              </w:rPr>
              <w:t>등에</w:t>
            </w:r>
            <w:r w:rsidRPr="00221902">
              <w:rPr>
                <w:rFonts w:cs="Times New Roman" w:hint="eastAsia"/>
                <w:sz w:val="20"/>
                <w:szCs w:val="20"/>
              </w:rPr>
              <w:t xml:space="preserve"> </w:t>
            </w:r>
            <w:r w:rsidRPr="00221902">
              <w:rPr>
                <w:rFonts w:cs="Times New Roman" w:hint="eastAsia"/>
                <w:sz w:val="20"/>
                <w:szCs w:val="20"/>
              </w:rPr>
              <w:t>대해서는</w:t>
            </w:r>
            <w:r w:rsidRPr="00221902">
              <w:rPr>
                <w:rFonts w:cs="Times New Roman" w:hint="eastAsia"/>
                <w:sz w:val="20"/>
                <w:szCs w:val="20"/>
              </w:rPr>
              <w:t xml:space="preserve"> </w:t>
            </w:r>
            <w:r w:rsidRPr="00221902">
              <w:rPr>
                <w:rFonts w:cs="Times New Roman" w:hint="eastAsia"/>
                <w:sz w:val="20"/>
                <w:szCs w:val="20"/>
              </w:rPr>
              <w:t>추가</w:t>
            </w:r>
            <w:r w:rsidRPr="00221902">
              <w:rPr>
                <w:rFonts w:cs="Times New Roman" w:hint="eastAsia"/>
                <w:sz w:val="20"/>
                <w:szCs w:val="20"/>
              </w:rPr>
              <w:t xml:space="preserve"> </w:t>
            </w:r>
            <w:r w:rsidRPr="00221902">
              <w:rPr>
                <w:rFonts w:cs="Times New Roman" w:hint="eastAsia"/>
                <w:sz w:val="20"/>
                <w:szCs w:val="20"/>
              </w:rPr>
              <w:t>수당을</w:t>
            </w:r>
            <w:r w:rsidRPr="00221902">
              <w:rPr>
                <w:rFonts w:cs="Times New Roman" w:hint="eastAsia"/>
                <w:sz w:val="20"/>
                <w:szCs w:val="20"/>
              </w:rPr>
              <w:t xml:space="preserve"> </w:t>
            </w:r>
            <w:r w:rsidRPr="00221902">
              <w:rPr>
                <w:rFonts w:cs="Times New Roman" w:hint="eastAsia"/>
                <w:sz w:val="20"/>
                <w:szCs w:val="20"/>
              </w:rPr>
              <w:t>지급하는</w:t>
            </w:r>
            <w:r w:rsidRPr="00221902">
              <w:rPr>
                <w:rFonts w:cs="Times New Roman" w:hint="eastAsia"/>
                <w:sz w:val="20"/>
                <w:szCs w:val="20"/>
              </w:rPr>
              <w:t xml:space="preserve"> </w:t>
            </w:r>
            <w:r w:rsidRPr="00221902">
              <w:rPr>
                <w:rFonts w:cs="Times New Roman" w:hint="eastAsia"/>
                <w:sz w:val="20"/>
                <w:szCs w:val="20"/>
              </w:rPr>
              <w:t>형태로</w:t>
            </w:r>
            <w:r w:rsidRPr="00221902">
              <w:rPr>
                <w:rFonts w:cs="Times New Roman" w:hint="eastAsia"/>
                <w:sz w:val="20"/>
                <w:szCs w:val="20"/>
              </w:rPr>
              <w:t xml:space="preserve"> </w:t>
            </w:r>
            <w:r w:rsidRPr="00221902">
              <w:rPr>
                <w:rFonts w:cs="Times New Roman" w:hint="eastAsia"/>
                <w:sz w:val="20"/>
                <w:szCs w:val="20"/>
              </w:rPr>
              <w:t>제도를</w:t>
            </w:r>
            <w:r w:rsidRPr="00221902">
              <w:rPr>
                <w:rFonts w:cs="Times New Roman" w:hint="eastAsia"/>
                <w:sz w:val="20"/>
                <w:szCs w:val="20"/>
              </w:rPr>
              <w:t xml:space="preserve"> </w:t>
            </w:r>
            <w:r w:rsidRPr="00221902">
              <w:rPr>
                <w:rFonts w:cs="Times New Roman" w:hint="eastAsia"/>
                <w:sz w:val="20"/>
                <w:szCs w:val="20"/>
              </w:rPr>
              <w:t>변경할</w:t>
            </w:r>
            <w:r w:rsidRPr="00221902">
              <w:rPr>
                <w:rFonts w:cs="Times New Roman" w:hint="eastAsia"/>
                <w:sz w:val="20"/>
                <w:szCs w:val="20"/>
              </w:rPr>
              <w:t xml:space="preserve"> </w:t>
            </w:r>
            <w:r w:rsidRPr="00221902">
              <w:rPr>
                <w:rFonts w:cs="Times New Roman" w:hint="eastAsia"/>
                <w:sz w:val="20"/>
                <w:szCs w:val="20"/>
              </w:rPr>
              <w:t>것으로</w:t>
            </w:r>
            <w:r w:rsidRPr="00221902">
              <w:rPr>
                <w:rFonts w:cs="Times New Roman" w:hint="eastAsia"/>
                <w:sz w:val="20"/>
                <w:szCs w:val="20"/>
              </w:rPr>
              <w:t xml:space="preserve"> </w:t>
            </w:r>
            <w:r w:rsidRPr="00221902">
              <w:rPr>
                <w:rFonts w:cs="Times New Roman" w:hint="eastAsia"/>
                <w:sz w:val="20"/>
                <w:szCs w:val="20"/>
              </w:rPr>
              <w:t>보이는바</w:t>
            </w:r>
            <w:r w:rsidRPr="00221902">
              <w:rPr>
                <w:rFonts w:cs="Times New Roman" w:hint="eastAsia"/>
                <w:sz w:val="20"/>
                <w:szCs w:val="20"/>
              </w:rPr>
              <w:t xml:space="preserve">, </w:t>
            </w:r>
            <w:r w:rsidRPr="00221902">
              <w:rPr>
                <w:rFonts w:cs="Times New Roman" w:hint="eastAsia"/>
                <w:sz w:val="20"/>
                <w:szCs w:val="20"/>
              </w:rPr>
              <w:t>이</w:t>
            </w:r>
            <w:r w:rsidRPr="00221902">
              <w:rPr>
                <w:rFonts w:cs="Times New Roman" w:hint="eastAsia"/>
                <w:sz w:val="20"/>
                <w:szCs w:val="20"/>
              </w:rPr>
              <w:t xml:space="preserve"> </w:t>
            </w:r>
            <w:r w:rsidRPr="00221902">
              <w:rPr>
                <w:rFonts w:cs="Times New Roman" w:hint="eastAsia"/>
                <w:sz w:val="20"/>
                <w:szCs w:val="20"/>
              </w:rPr>
              <w:t>경우</w:t>
            </w:r>
            <w:r w:rsidRPr="00221902">
              <w:rPr>
                <w:rFonts w:cs="Times New Roman" w:hint="eastAsia"/>
                <w:sz w:val="20"/>
                <w:szCs w:val="20"/>
              </w:rPr>
              <w:t xml:space="preserve"> </w:t>
            </w:r>
            <w:r>
              <w:rPr>
                <w:rFonts w:cs="Times New Roman" w:hint="eastAsia"/>
                <w:sz w:val="20"/>
                <w:szCs w:val="20"/>
              </w:rPr>
              <w:t>대상회사는</w:t>
            </w:r>
            <w:r w:rsidRPr="00221902">
              <w:rPr>
                <w:rFonts w:cs="Times New Roman" w:hint="eastAsia"/>
                <w:sz w:val="20"/>
                <w:szCs w:val="20"/>
              </w:rPr>
              <w:t xml:space="preserve"> </w:t>
            </w:r>
            <w:r w:rsidRPr="00221902">
              <w:rPr>
                <w:rFonts w:cs="Times New Roman" w:hint="eastAsia"/>
                <w:sz w:val="20"/>
                <w:szCs w:val="20"/>
              </w:rPr>
              <w:t>임금</w:t>
            </w:r>
            <w:r w:rsidRPr="00221902">
              <w:rPr>
                <w:rFonts w:cs="Times New Roman" w:hint="eastAsia"/>
                <w:sz w:val="20"/>
                <w:szCs w:val="20"/>
              </w:rPr>
              <w:t xml:space="preserve"> </w:t>
            </w:r>
            <w:r w:rsidRPr="00221902">
              <w:rPr>
                <w:rFonts w:cs="Times New Roman" w:hint="eastAsia"/>
                <w:sz w:val="20"/>
                <w:szCs w:val="20"/>
              </w:rPr>
              <w:t>부담이</w:t>
            </w:r>
            <w:r w:rsidRPr="00221902">
              <w:rPr>
                <w:rFonts w:cs="Times New Roman" w:hint="eastAsia"/>
                <w:sz w:val="20"/>
                <w:szCs w:val="20"/>
              </w:rPr>
              <w:t xml:space="preserve"> </w:t>
            </w:r>
            <w:r w:rsidRPr="00221902">
              <w:rPr>
                <w:rFonts w:cs="Times New Roman" w:hint="eastAsia"/>
                <w:sz w:val="20"/>
                <w:szCs w:val="20"/>
              </w:rPr>
              <w:t>증가할</w:t>
            </w:r>
            <w:r w:rsidRPr="00221902">
              <w:rPr>
                <w:rFonts w:cs="Times New Roman" w:hint="eastAsia"/>
                <w:sz w:val="20"/>
                <w:szCs w:val="20"/>
              </w:rPr>
              <w:t xml:space="preserve"> </w:t>
            </w:r>
            <w:r w:rsidRPr="00221902">
              <w:rPr>
                <w:rFonts w:cs="Times New Roman" w:hint="eastAsia"/>
                <w:sz w:val="20"/>
                <w:szCs w:val="20"/>
              </w:rPr>
              <w:t>수</w:t>
            </w:r>
            <w:r w:rsidRPr="00221902">
              <w:rPr>
                <w:rFonts w:cs="Times New Roman" w:hint="eastAsia"/>
                <w:sz w:val="20"/>
                <w:szCs w:val="20"/>
              </w:rPr>
              <w:t xml:space="preserve"> </w:t>
            </w:r>
            <w:r w:rsidRPr="00221902">
              <w:rPr>
                <w:rFonts w:cs="Times New Roman" w:hint="eastAsia"/>
                <w:sz w:val="20"/>
                <w:szCs w:val="20"/>
              </w:rPr>
              <w:t>있음</w:t>
            </w:r>
            <w:r w:rsidRPr="00221902">
              <w:rPr>
                <w:rFonts w:cs="Times New Roman" w:hint="eastAsia"/>
                <w:sz w:val="20"/>
                <w:szCs w:val="20"/>
              </w:rPr>
              <w:t xml:space="preserve">. </w:t>
            </w:r>
            <w:r w:rsidRPr="00221902">
              <w:rPr>
                <w:rFonts w:cs="Times New Roman" w:hint="eastAsia"/>
                <w:sz w:val="20"/>
                <w:szCs w:val="20"/>
              </w:rPr>
              <w:t>근로자들이</w:t>
            </w:r>
            <w:r>
              <w:rPr>
                <w:rFonts w:cs="Times New Roman" w:hint="eastAsia"/>
                <w:sz w:val="20"/>
                <w:szCs w:val="20"/>
              </w:rPr>
              <w:t xml:space="preserve"> </w:t>
            </w:r>
            <w:r>
              <w:rPr>
                <w:rFonts w:cs="Times New Roman" w:hint="eastAsia"/>
                <w:sz w:val="20"/>
                <w:szCs w:val="20"/>
              </w:rPr>
              <w:t>향후에도</w:t>
            </w:r>
            <w:r w:rsidRPr="00221902">
              <w:rPr>
                <w:rFonts w:cs="Times New Roman" w:hint="eastAsia"/>
                <w:sz w:val="20"/>
                <w:szCs w:val="20"/>
              </w:rPr>
              <w:t xml:space="preserve"> </w:t>
            </w:r>
            <w:r>
              <w:rPr>
                <w:rFonts w:cs="Times New Roman" w:hint="eastAsia"/>
                <w:sz w:val="20"/>
                <w:szCs w:val="20"/>
              </w:rPr>
              <w:t>플렉스</w:t>
            </w:r>
            <w:r>
              <w:rPr>
                <w:rFonts w:cs="Times New Roman" w:hint="eastAsia"/>
                <w:sz w:val="20"/>
                <w:szCs w:val="20"/>
              </w:rPr>
              <w:t xml:space="preserve"> </w:t>
            </w:r>
            <w:r>
              <w:rPr>
                <w:rFonts w:cs="Times New Roman" w:hint="eastAsia"/>
                <w:sz w:val="20"/>
                <w:szCs w:val="20"/>
              </w:rPr>
              <w:t>시스템에</w:t>
            </w:r>
            <w:r>
              <w:rPr>
                <w:rFonts w:cs="Times New Roman" w:hint="eastAsia"/>
                <w:sz w:val="20"/>
                <w:szCs w:val="20"/>
              </w:rPr>
              <w:t xml:space="preserve"> </w:t>
            </w:r>
            <w:r>
              <w:rPr>
                <w:rFonts w:cs="Times New Roman" w:hint="eastAsia"/>
                <w:sz w:val="20"/>
                <w:szCs w:val="20"/>
              </w:rPr>
              <w:t>입력된</w:t>
            </w:r>
            <w:r>
              <w:rPr>
                <w:rFonts w:cs="Times New Roman" w:hint="eastAsia"/>
                <w:sz w:val="20"/>
                <w:szCs w:val="20"/>
              </w:rPr>
              <w:t xml:space="preserve"> </w:t>
            </w:r>
            <w:r>
              <w:rPr>
                <w:rFonts w:cs="Times New Roman"/>
                <w:sz w:val="20"/>
                <w:szCs w:val="20"/>
              </w:rPr>
              <w:t>2022</w:t>
            </w:r>
            <w:r>
              <w:rPr>
                <w:rFonts w:cs="Times New Roman" w:hint="eastAsia"/>
                <w:sz w:val="20"/>
                <w:szCs w:val="20"/>
              </w:rPr>
              <w:t>년</w:t>
            </w:r>
            <w:r>
              <w:rPr>
                <w:rFonts w:cs="Times New Roman" w:hint="eastAsia"/>
                <w:sz w:val="20"/>
                <w:szCs w:val="20"/>
              </w:rPr>
              <w:t xml:space="preserve"> </w:t>
            </w:r>
            <w:r>
              <w:rPr>
                <w:rFonts w:cs="Times New Roman" w:hint="eastAsia"/>
                <w:sz w:val="20"/>
                <w:szCs w:val="20"/>
              </w:rPr>
              <w:t>근로시간</w:t>
            </w:r>
            <w:r w:rsidRPr="00221902">
              <w:rPr>
                <w:rFonts w:cs="Times New Roman" w:hint="eastAsia"/>
                <w:sz w:val="20"/>
                <w:szCs w:val="20"/>
              </w:rPr>
              <w:t xml:space="preserve"> </w:t>
            </w:r>
            <w:r w:rsidRPr="00221902">
              <w:rPr>
                <w:rFonts w:cs="Times New Roman" w:hint="eastAsia"/>
                <w:sz w:val="20"/>
                <w:szCs w:val="20"/>
              </w:rPr>
              <w:t>내역</w:t>
            </w:r>
            <w:r>
              <w:rPr>
                <w:rFonts w:cs="Times New Roman" w:hint="eastAsia"/>
                <w:sz w:val="20"/>
                <w:szCs w:val="20"/>
              </w:rPr>
              <w:t>(</w:t>
            </w:r>
            <w:r>
              <w:rPr>
                <w:rFonts w:cs="Times New Roman" w:hint="eastAsia"/>
                <w:sz w:val="20"/>
                <w:szCs w:val="20"/>
              </w:rPr>
              <w:t>하루</w:t>
            </w:r>
            <w:r>
              <w:rPr>
                <w:rFonts w:cs="Times New Roman" w:hint="eastAsia"/>
                <w:sz w:val="20"/>
                <w:szCs w:val="20"/>
              </w:rPr>
              <w:t xml:space="preserve"> </w:t>
            </w:r>
            <w:r>
              <w:rPr>
                <w:rFonts w:cs="Times New Roman"/>
                <w:sz w:val="20"/>
                <w:szCs w:val="20"/>
              </w:rPr>
              <w:t>20~30</w:t>
            </w:r>
            <w:r>
              <w:rPr>
                <w:rFonts w:cs="Times New Roman" w:hint="eastAsia"/>
                <w:sz w:val="20"/>
                <w:szCs w:val="20"/>
              </w:rPr>
              <w:t>명이</w:t>
            </w:r>
            <w:r>
              <w:rPr>
                <w:rFonts w:cs="Times New Roman" w:hint="eastAsia"/>
                <w:sz w:val="20"/>
                <w:szCs w:val="20"/>
              </w:rPr>
              <w:t xml:space="preserve"> </w:t>
            </w:r>
            <w:r>
              <w:rPr>
                <w:rFonts w:cs="Times New Roman"/>
                <w:sz w:val="20"/>
                <w:szCs w:val="20"/>
              </w:rPr>
              <w:t>1~2</w:t>
            </w:r>
            <w:r>
              <w:rPr>
                <w:rFonts w:cs="Times New Roman" w:hint="eastAsia"/>
                <w:sz w:val="20"/>
                <w:szCs w:val="20"/>
              </w:rPr>
              <w:t>시간</w:t>
            </w:r>
            <w:r>
              <w:rPr>
                <w:rFonts w:cs="Times New Roman" w:hint="eastAsia"/>
                <w:sz w:val="20"/>
                <w:szCs w:val="20"/>
              </w:rPr>
              <w:t xml:space="preserve"> </w:t>
            </w:r>
            <w:r>
              <w:rPr>
                <w:rFonts w:cs="Times New Roman" w:hint="eastAsia"/>
                <w:sz w:val="20"/>
                <w:szCs w:val="20"/>
              </w:rPr>
              <w:t>정도</w:t>
            </w:r>
            <w:r>
              <w:rPr>
                <w:rFonts w:cs="Times New Roman" w:hint="eastAsia"/>
                <w:sz w:val="20"/>
                <w:szCs w:val="20"/>
              </w:rPr>
              <w:t>)</w:t>
            </w:r>
            <w:r w:rsidRPr="00221902">
              <w:rPr>
                <w:rFonts w:cs="Times New Roman" w:hint="eastAsia"/>
                <w:sz w:val="20"/>
                <w:szCs w:val="20"/>
              </w:rPr>
              <w:t>과</w:t>
            </w:r>
            <w:r w:rsidRPr="00221902">
              <w:rPr>
                <w:rFonts w:cs="Times New Roman" w:hint="eastAsia"/>
                <w:sz w:val="20"/>
                <w:szCs w:val="20"/>
              </w:rPr>
              <w:t xml:space="preserve"> </w:t>
            </w:r>
            <w:r w:rsidRPr="00221902">
              <w:rPr>
                <w:rFonts w:cs="Times New Roman" w:hint="eastAsia"/>
                <w:sz w:val="20"/>
                <w:szCs w:val="20"/>
              </w:rPr>
              <w:t>유사하게</w:t>
            </w:r>
            <w:r w:rsidRPr="00221902">
              <w:rPr>
                <w:rFonts w:cs="Times New Roman" w:hint="eastAsia"/>
                <w:sz w:val="20"/>
                <w:szCs w:val="20"/>
              </w:rPr>
              <w:t xml:space="preserve"> </w:t>
            </w:r>
            <w:r w:rsidRPr="00221902">
              <w:rPr>
                <w:rFonts w:cs="Times New Roman" w:hint="eastAsia"/>
                <w:sz w:val="20"/>
                <w:szCs w:val="20"/>
              </w:rPr>
              <w:t>연장근로를</w:t>
            </w:r>
            <w:r w:rsidRPr="00221902">
              <w:rPr>
                <w:rFonts w:cs="Times New Roman" w:hint="eastAsia"/>
                <w:sz w:val="20"/>
                <w:szCs w:val="20"/>
              </w:rPr>
              <w:t xml:space="preserve"> </w:t>
            </w:r>
            <w:r w:rsidRPr="00221902">
              <w:rPr>
                <w:rFonts w:cs="Times New Roman" w:hint="eastAsia"/>
                <w:sz w:val="20"/>
                <w:szCs w:val="20"/>
              </w:rPr>
              <w:t>하는</w:t>
            </w:r>
            <w:r w:rsidRPr="00221902">
              <w:rPr>
                <w:rFonts w:cs="Times New Roman" w:hint="eastAsia"/>
                <w:sz w:val="20"/>
                <w:szCs w:val="20"/>
              </w:rPr>
              <w:t xml:space="preserve"> </w:t>
            </w:r>
            <w:r w:rsidRPr="00221902">
              <w:rPr>
                <w:rFonts w:cs="Times New Roman" w:hint="eastAsia"/>
                <w:sz w:val="20"/>
                <w:szCs w:val="20"/>
              </w:rPr>
              <w:t>것을</w:t>
            </w:r>
            <w:r w:rsidRPr="00221902">
              <w:rPr>
                <w:rFonts w:cs="Times New Roman" w:hint="eastAsia"/>
                <w:sz w:val="20"/>
                <w:szCs w:val="20"/>
              </w:rPr>
              <w:t xml:space="preserve"> </w:t>
            </w:r>
            <w:r w:rsidRPr="00221902">
              <w:rPr>
                <w:rFonts w:cs="Times New Roman" w:hint="eastAsia"/>
                <w:sz w:val="20"/>
                <w:szCs w:val="20"/>
              </w:rPr>
              <w:t>가정한다면</w:t>
            </w:r>
            <w:r w:rsidRPr="00221902">
              <w:rPr>
                <w:rFonts w:cs="Times New Roman" w:hint="eastAsia"/>
                <w:sz w:val="20"/>
                <w:szCs w:val="20"/>
              </w:rPr>
              <w:t xml:space="preserve">, </w:t>
            </w:r>
            <w:r w:rsidRPr="00221902">
              <w:rPr>
                <w:rFonts w:cs="Times New Roman" w:hint="eastAsia"/>
                <w:sz w:val="20"/>
                <w:szCs w:val="20"/>
              </w:rPr>
              <w:t>추가</w:t>
            </w:r>
            <w:r w:rsidRPr="00221902">
              <w:rPr>
                <w:rFonts w:cs="Times New Roman" w:hint="eastAsia"/>
                <w:sz w:val="20"/>
                <w:szCs w:val="20"/>
              </w:rPr>
              <w:t xml:space="preserve"> </w:t>
            </w:r>
            <w:r w:rsidRPr="00221902">
              <w:rPr>
                <w:rFonts w:cs="Times New Roman" w:hint="eastAsia"/>
                <w:sz w:val="20"/>
                <w:szCs w:val="20"/>
              </w:rPr>
              <w:t>수당</w:t>
            </w:r>
            <w:r w:rsidRPr="00221902">
              <w:rPr>
                <w:rFonts w:cs="Times New Roman" w:hint="eastAsia"/>
                <w:sz w:val="20"/>
                <w:szCs w:val="20"/>
              </w:rPr>
              <w:t xml:space="preserve"> </w:t>
            </w:r>
            <w:r w:rsidRPr="00221902">
              <w:rPr>
                <w:rFonts w:cs="Times New Roman" w:hint="eastAsia"/>
                <w:sz w:val="20"/>
                <w:szCs w:val="20"/>
              </w:rPr>
              <w:t>지급으로</w:t>
            </w:r>
            <w:r w:rsidRPr="00221902">
              <w:rPr>
                <w:rFonts w:cs="Times New Roman" w:hint="eastAsia"/>
                <w:sz w:val="20"/>
                <w:szCs w:val="20"/>
              </w:rPr>
              <w:t xml:space="preserve"> </w:t>
            </w:r>
            <w:r w:rsidRPr="00221902">
              <w:rPr>
                <w:rFonts w:cs="Times New Roman" w:hint="eastAsia"/>
                <w:sz w:val="20"/>
                <w:szCs w:val="20"/>
              </w:rPr>
              <w:t>인한</w:t>
            </w:r>
            <w:r w:rsidRPr="00221902">
              <w:rPr>
                <w:rFonts w:cs="Times New Roman" w:hint="eastAsia"/>
                <w:sz w:val="20"/>
                <w:szCs w:val="20"/>
              </w:rPr>
              <w:t xml:space="preserve"> </w:t>
            </w:r>
            <w:r w:rsidRPr="00221902">
              <w:rPr>
                <w:rFonts w:cs="Times New Roman" w:hint="eastAsia"/>
                <w:sz w:val="20"/>
                <w:szCs w:val="20"/>
              </w:rPr>
              <w:t>임금</w:t>
            </w:r>
            <w:r w:rsidRPr="00221902">
              <w:rPr>
                <w:rFonts w:cs="Times New Roman" w:hint="eastAsia"/>
                <w:sz w:val="20"/>
                <w:szCs w:val="20"/>
              </w:rPr>
              <w:t xml:space="preserve"> </w:t>
            </w:r>
            <w:r w:rsidRPr="00221902">
              <w:rPr>
                <w:rFonts w:cs="Times New Roman" w:hint="eastAsia"/>
                <w:sz w:val="20"/>
                <w:szCs w:val="20"/>
              </w:rPr>
              <w:t>부담의</w:t>
            </w:r>
            <w:r w:rsidRPr="00221902">
              <w:rPr>
                <w:rFonts w:cs="Times New Roman" w:hint="eastAsia"/>
                <w:sz w:val="20"/>
                <w:szCs w:val="20"/>
              </w:rPr>
              <w:t xml:space="preserve"> </w:t>
            </w:r>
            <w:r w:rsidRPr="00221902">
              <w:rPr>
                <w:rFonts w:cs="Times New Roman" w:hint="eastAsia"/>
                <w:sz w:val="20"/>
                <w:szCs w:val="20"/>
              </w:rPr>
              <w:t>증가</w:t>
            </w:r>
            <w:r w:rsidRPr="00221902">
              <w:rPr>
                <w:rFonts w:cs="Times New Roman" w:hint="eastAsia"/>
                <w:sz w:val="20"/>
                <w:szCs w:val="20"/>
              </w:rPr>
              <w:t xml:space="preserve"> </w:t>
            </w:r>
            <w:r w:rsidRPr="00221902">
              <w:rPr>
                <w:rFonts w:cs="Times New Roman" w:hint="eastAsia"/>
                <w:sz w:val="20"/>
                <w:szCs w:val="20"/>
              </w:rPr>
              <w:t>규모</w:t>
            </w:r>
            <w:r>
              <w:rPr>
                <w:rFonts w:cs="Times New Roman" w:hint="eastAsia"/>
                <w:sz w:val="20"/>
                <w:szCs w:val="20"/>
              </w:rPr>
              <w:t>는</w:t>
            </w:r>
            <w:r>
              <w:rPr>
                <w:rFonts w:cs="Times New Roman" w:hint="eastAsia"/>
                <w:sz w:val="20"/>
                <w:szCs w:val="20"/>
              </w:rPr>
              <w:t xml:space="preserve"> </w:t>
            </w:r>
            <w:r>
              <w:rPr>
                <w:rFonts w:cs="Times New Roman" w:hint="eastAsia"/>
                <w:sz w:val="20"/>
                <w:szCs w:val="20"/>
              </w:rPr>
              <w:t>매달</w:t>
            </w:r>
            <w:r>
              <w:rPr>
                <w:rFonts w:cs="Times New Roman" w:hint="eastAsia"/>
                <w:sz w:val="20"/>
                <w:szCs w:val="20"/>
              </w:rPr>
              <w:t xml:space="preserve"> </w:t>
            </w:r>
            <w:r>
              <w:rPr>
                <w:rFonts w:cs="Times New Roman" w:hint="eastAsia"/>
                <w:sz w:val="20"/>
                <w:szCs w:val="20"/>
              </w:rPr>
              <w:t>약</w:t>
            </w:r>
            <w:r>
              <w:rPr>
                <w:rFonts w:cs="Times New Roman" w:hint="eastAsia"/>
                <w:sz w:val="20"/>
                <w:szCs w:val="20"/>
              </w:rPr>
              <w:t xml:space="preserve"> </w:t>
            </w:r>
            <w:r>
              <w:rPr>
                <w:rFonts w:cs="Times New Roman"/>
                <w:sz w:val="20"/>
                <w:szCs w:val="20"/>
              </w:rPr>
              <w:t>3,500</w:t>
            </w:r>
            <w:r>
              <w:rPr>
                <w:rFonts w:cs="Times New Roman" w:hint="eastAsia"/>
                <w:sz w:val="20"/>
                <w:szCs w:val="20"/>
              </w:rPr>
              <w:t>만원</w:t>
            </w:r>
            <w:r>
              <w:rPr>
                <w:rStyle w:val="ad"/>
                <w:rFonts w:cs="Times New Roman"/>
                <w:sz w:val="20"/>
                <w:szCs w:val="20"/>
              </w:rPr>
              <w:footnoteReference w:id="8"/>
            </w:r>
            <w:r>
              <w:rPr>
                <w:rFonts w:cs="Times New Roman" w:hint="eastAsia"/>
                <w:sz w:val="20"/>
                <w:szCs w:val="20"/>
              </w:rPr>
              <w:t xml:space="preserve">, </w:t>
            </w:r>
            <w:r>
              <w:rPr>
                <w:rFonts w:cs="Times New Roman" w:hint="eastAsia"/>
                <w:sz w:val="20"/>
                <w:szCs w:val="20"/>
              </w:rPr>
              <w:t>연간</w:t>
            </w:r>
            <w:r>
              <w:rPr>
                <w:rFonts w:cs="Times New Roman" w:hint="eastAsia"/>
                <w:sz w:val="20"/>
                <w:szCs w:val="20"/>
              </w:rPr>
              <w:t xml:space="preserve"> </w:t>
            </w:r>
            <w:r>
              <w:rPr>
                <w:rFonts w:cs="Times New Roman" w:hint="eastAsia"/>
                <w:sz w:val="20"/>
                <w:szCs w:val="20"/>
              </w:rPr>
              <w:t>약</w:t>
            </w:r>
            <w:r>
              <w:rPr>
                <w:rFonts w:cs="Times New Roman" w:hint="eastAsia"/>
                <w:sz w:val="20"/>
                <w:szCs w:val="20"/>
              </w:rPr>
              <w:t xml:space="preserve"> </w:t>
            </w:r>
            <w:r>
              <w:rPr>
                <w:rFonts w:cs="Times New Roman"/>
                <w:sz w:val="20"/>
                <w:szCs w:val="20"/>
              </w:rPr>
              <w:t>4</w:t>
            </w:r>
            <w:r>
              <w:rPr>
                <w:rFonts w:cs="Times New Roman" w:hint="eastAsia"/>
                <w:sz w:val="20"/>
                <w:szCs w:val="20"/>
              </w:rPr>
              <w:t>억</w:t>
            </w:r>
            <w:r>
              <w:rPr>
                <w:rFonts w:cs="Times New Roman" w:hint="eastAsia"/>
                <w:sz w:val="20"/>
                <w:szCs w:val="20"/>
              </w:rPr>
              <w:t xml:space="preserve"> </w:t>
            </w:r>
            <w:r>
              <w:rPr>
                <w:rFonts w:cs="Times New Roman"/>
                <w:sz w:val="20"/>
                <w:szCs w:val="20"/>
              </w:rPr>
              <w:t>2,000</w:t>
            </w:r>
            <w:r>
              <w:rPr>
                <w:rFonts w:cs="Times New Roman" w:hint="eastAsia"/>
                <w:sz w:val="20"/>
                <w:szCs w:val="20"/>
              </w:rPr>
              <w:t>만원</w:t>
            </w:r>
            <w:r>
              <w:rPr>
                <w:rFonts w:cs="Times New Roman" w:hint="eastAsia"/>
                <w:sz w:val="20"/>
                <w:szCs w:val="20"/>
              </w:rPr>
              <w:t xml:space="preserve"> </w:t>
            </w:r>
            <w:r>
              <w:rPr>
                <w:rFonts w:cs="Times New Roman" w:hint="eastAsia"/>
                <w:sz w:val="20"/>
                <w:szCs w:val="20"/>
              </w:rPr>
              <w:t>수준으로</w:t>
            </w:r>
            <w:r w:rsidRPr="00221902">
              <w:rPr>
                <w:rFonts w:cs="Times New Roman" w:hint="eastAsia"/>
                <w:sz w:val="20"/>
                <w:szCs w:val="20"/>
              </w:rPr>
              <w:t xml:space="preserve"> </w:t>
            </w:r>
            <w:r w:rsidRPr="00221902">
              <w:rPr>
                <w:rFonts w:cs="Times New Roman" w:hint="eastAsia"/>
                <w:sz w:val="20"/>
                <w:szCs w:val="20"/>
              </w:rPr>
              <w:t>크지는</w:t>
            </w:r>
            <w:r w:rsidRPr="00221902">
              <w:rPr>
                <w:rFonts w:cs="Times New Roman" w:hint="eastAsia"/>
                <w:sz w:val="20"/>
                <w:szCs w:val="20"/>
              </w:rPr>
              <w:t xml:space="preserve"> </w:t>
            </w:r>
            <w:r w:rsidRPr="00221902">
              <w:rPr>
                <w:rFonts w:cs="Times New Roman" w:hint="eastAsia"/>
                <w:sz w:val="20"/>
                <w:szCs w:val="20"/>
              </w:rPr>
              <w:t>않을</w:t>
            </w:r>
            <w:r w:rsidRPr="00221902">
              <w:rPr>
                <w:rFonts w:cs="Times New Roman" w:hint="eastAsia"/>
                <w:sz w:val="20"/>
                <w:szCs w:val="20"/>
              </w:rPr>
              <w:t xml:space="preserve"> </w:t>
            </w:r>
            <w:r w:rsidRPr="00221902">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보이나</w:t>
            </w:r>
            <w:r>
              <w:rPr>
                <w:rFonts w:cs="Times New Roman" w:hint="eastAsia"/>
                <w:sz w:val="20"/>
                <w:szCs w:val="20"/>
              </w:rPr>
              <w:t>,</w:t>
            </w:r>
            <w:r>
              <w:rPr>
                <w:rFonts w:cs="Times New Roman"/>
                <w:sz w:val="20"/>
                <w:szCs w:val="20"/>
              </w:rPr>
              <w:t xml:space="preserve"> </w:t>
            </w:r>
            <w:r>
              <w:rPr>
                <w:rFonts w:cs="Times New Roman" w:hint="eastAsia"/>
                <w:sz w:val="20"/>
                <w:szCs w:val="20"/>
              </w:rPr>
              <w:t>직원들의</w:t>
            </w:r>
            <w:r>
              <w:rPr>
                <w:rFonts w:cs="Times New Roman" w:hint="eastAsia"/>
                <w:sz w:val="20"/>
                <w:szCs w:val="20"/>
              </w:rPr>
              <w:t xml:space="preserve"> </w:t>
            </w:r>
            <w:r>
              <w:rPr>
                <w:rFonts w:cs="Times New Roman" w:hint="eastAsia"/>
                <w:sz w:val="20"/>
                <w:szCs w:val="20"/>
              </w:rPr>
              <w:t>실제</w:t>
            </w:r>
            <w:r>
              <w:rPr>
                <w:rFonts w:cs="Times New Roman" w:hint="eastAsia"/>
                <w:sz w:val="20"/>
                <w:szCs w:val="20"/>
              </w:rPr>
              <w:t xml:space="preserve"> </w:t>
            </w:r>
            <w:r>
              <w:rPr>
                <w:rFonts w:cs="Times New Roman" w:hint="eastAsia"/>
                <w:sz w:val="20"/>
                <w:szCs w:val="20"/>
              </w:rPr>
              <w:t>연장근로</w:t>
            </w:r>
            <w:r>
              <w:rPr>
                <w:rFonts w:cs="Times New Roman" w:hint="eastAsia"/>
                <w:sz w:val="20"/>
                <w:szCs w:val="20"/>
              </w:rPr>
              <w:t xml:space="preserve"> </w:t>
            </w:r>
            <w:r>
              <w:rPr>
                <w:rFonts w:cs="Times New Roman" w:hint="eastAsia"/>
                <w:sz w:val="20"/>
                <w:szCs w:val="20"/>
              </w:rPr>
              <w:t>시간을</w:t>
            </w:r>
            <w:r>
              <w:rPr>
                <w:rFonts w:cs="Times New Roman" w:hint="eastAsia"/>
                <w:sz w:val="20"/>
                <w:szCs w:val="20"/>
              </w:rPr>
              <w:t xml:space="preserve"> </w:t>
            </w:r>
            <w:r>
              <w:rPr>
                <w:rFonts w:cs="Times New Roman" w:hint="eastAsia"/>
                <w:sz w:val="20"/>
                <w:szCs w:val="20"/>
              </w:rPr>
              <w:t>기준으로</w:t>
            </w:r>
            <w:r>
              <w:rPr>
                <w:rFonts w:cs="Times New Roman" w:hint="eastAsia"/>
                <w:sz w:val="20"/>
                <w:szCs w:val="20"/>
              </w:rPr>
              <w:t xml:space="preserve"> </w:t>
            </w:r>
            <w:r>
              <w:rPr>
                <w:rFonts w:cs="Times New Roman" w:hint="eastAsia"/>
                <w:sz w:val="20"/>
                <w:szCs w:val="20"/>
              </w:rPr>
              <w:t>계산을</w:t>
            </w:r>
            <w:r>
              <w:rPr>
                <w:rFonts w:cs="Times New Roman" w:hint="eastAsia"/>
                <w:sz w:val="20"/>
                <w:szCs w:val="20"/>
              </w:rPr>
              <w:t xml:space="preserve"> </w:t>
            </w:r>
            <w:r>
              <w:rPr>
                <w:rFonts w:cs="Times New Roman" w:hint="eastAsia"/>
                <w:sz w:val="20"/>
                <w:szCs w:val="20"/>
              </w:rPr>
              <w:t>한다면</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금액이</w:t>
            </w:r>
            <w:r>
              <w:rPr>
                <w:rFonts w:cs="Times New Roman" w:hint="eastAsia"/>
                <w:sz w:val="20"/>
                <w:szCs w:val="20"/>
              </w:rPr>
              <w:t xml:space="preserve"> </w:t>
            </w:r>
            <w:r>
              <w:rPr>
                <w:rFonts w:cs="Times New Roman" w:hint="eastAsia"/>
                <w:sz w:val="20"/>
                <w:szCs w:val="20"/>
              </w:rPr>
              <w:t>보다</w:t>
            </w:r>
            <w:r>
              <w:rPr>
                <w:rFonts w:cs="Times New Roman" w:hint="eastAsia"/>
                <w:sz w:val="20"/>
                <w:szCs w:val="20"/>
              </w:rPr>
              <w:t xml:space="preserve"> </w:t>
            </w:r>
            <w:r>
              <w:rPr>
                <w:rFonts w:cs="Times New Roman" w:hint="eastAsia"/>
                <w:sz w:val="20"/>
                <w:szCs w:val="20"/>
              </w:rPr>
              <w:t>클</w:t>
            </w:r>
            <w:r>
              <w:rPr>
                <w:rFonts w:cs="Times New Roman" w:hint="eastAsia"/>
                <w:sz w:val="20"/>
                <w:szCs w:val="20"/>
              </w:rPr>
              <w:t xml:space="preserve"> </w:t>
            </w:r>
            <w:r>
              <w:rPr>
                <w:rFonts w:cs="Times New Roman" w:hint="eastAsia"/>
                <w:sz w:val="20"/>
                <w:szCs w:val="20"/>
              </w:rPr>
              <w:t>것으로</w:t>
            </w:r>
            <w:r w:rsidRPr="00221902">
              <w:rPr>
                <w:rFonts w:cs="Times New Roman" w:hint="eastAsia"/>
                <w:sz w:val="20"/>
                <w:szCs w:val="20"/>
              </w:rPr>
              <w:t xml:space="preserve"> </w:t>
            </w:r>
            <w:r w:rsidRPr="00221902">
              <w:rPr>
                <w:rFonts w:cs="Times New Roman" w:hint="eastAsia"/>
                <w:sz w:val="20"/>
                <w:szCs w:val="20"/>
              </w:rPr>
              <w:t>예상됨</w:t>
            </w:r>
            <w:r>
              <w:rPr>
                <w:rFonts w:cs="Times New Roman" w:hint="eastAsia"/>
                <w:sz w:val="20"/>
                <w:szCs w:val="20"/>
              </w:rPr>
              <w:t xml:space="preserve">. </w:t>
            </w:r>
          </w:p>
        </w:tc>
        <w:tc>
          <w:tcPr>
            <w:tcW w:w="27" w:type="pct"/>
            <w:tcBorders>
              <w:top w:val="nil"/>
              <w:bottom w:val="nil"/>
            </w:tcBorders>
          </w:tcPr>
          <w:p w14:paraId="3D77FBBE" w14:textId="77777777" w:rsidR="00120EC1" w:rsidRPr="009A2958" w:rsidRDefault="00120EC1" w:rsidP="00120EC1">
            <w:pPr>
              <w:widowControl/>
              <w:spacing w:before="40" w:after="120" w:line="276" w:lineRule="auto"/>
              <w:rPr>
                <w:rFonts w:cs="Times New Roman"/>
                <w:sz w:val="20"/>
                <w:szCs w:val="20"/>
              </w:rPr>
            </w:pPr>
          </w:p>
        </w:tc>
        <w:tc>
          <w:tcPr>
            <w:tcW w:w="770" w:type="pct"/>
          </w:tcPr>
          <w:p w14:paraId="3F017FB1" w14:textId="6579064B" w:rsidR="00120EC1" w:rsidRPr="0012300C" w:rsidRDefault="00120EC1" w:rsidP="00120EC1">
            <w:pPr>
              <w:pStyle w:val="a8"/>
              <w:widowControl/>
              <w:numPr>
                <w:ilvl w:val="0"/>
                <w:numId w:val="2"/>
              </w:numPr>
              <w:spacing w:before="40" w:after="120" w:line="276" w:lineRule="auto"/>
              <w:rPr>
                <w:rFonts w:cs="Times New Roman"/>
                <w:spacing w:val="2"/>
                <w:sz w:val="20"/>
                <w:szCs w:val="20"/>
              </w:rPr>
            </w:pPr>
            <w:r>
              <w:rPr>
                <w:rFonts w:cs="Times New Roman" w:hint="eastAsia"/>
                <w:spacing w:val="2"/>
                <w:sz w:val="20"/>
                <w:szCs w:val="20"/>
              </w:rPr>
              <w:t>향후</w:t>
            </w:r>
            <w:r>
              <w:rPr>
                <w:rFonts w:cs="Times New Roman" w:hint="eastAsia"/>
                <w:spacing w:val="2"/>
                <w:sz w:val="20"/>
                <w:szCs w:val="20"/>
              </w:rPr>
              <w:t xml:space="preserve"> </w:t>
            </w:r>
            <w:r>
              <w:rPr>
                <w:rFonts w:cs="Times New Roman" w:hint="eastAsia"/>
                <w:spacing w:val="2"/>
                <w:sz w:val="20"/>
                <w:szCs w:val="20"/>
              </w:rPr>
              <w:t>포괄임금제가</w:t>
            </w:r>
            <w:r>
              <w:rPr>
                <w:rFonts w:cs="Times New Roman" w:hint="eastAsia"/>
                <w:spacing w:val="2"/>
                <w:sz w:val="20"/>
                <w:szCs w:val="20"/>
              </w:rPr>
              <w:t xml:space="preserve"> </w:t>
            </w:r>
            <w:r>
              <w:rPr>
                <w:rFonts w:cs="Times New Roman" w:hint="eastAsia"/>
                <w:spacing w:val="2"/>
                <w:sz w:val="20"/>
                <w:szCs w:val="20"/>
              </w:rPr>
              <w:t>폐지되고</w:t>
            </w:r>
            <w:r>
              <w:rPr>
                <w:rFonts w:cs="Times New Roman" w:hint="eastAsia"/>
                <w:spacing w:val="2"/>
                <w:sz w:val="20"/>
                <w:szCs w:val="20"/>
              </w:rPr>
              <w:t>,</w:t>
            </w:r>
            <w:r>
              <w:rPr>
                <w:rFonts w:cs="Times New Roman"/>
                <w:spacing w:val="2"/>
                <w:sz w:val="20"/>
                <w:szCs w:val="20"/>
              </w:rPr>
              <w:t xml:space="preserve"> </w:t>
            </w:r>
            <w:r>
              <w:rPr>
                <w:rFonts w:cs="Times New Roman" w:hint="eastAsia"/>
                <w:spacing w:val="2"/>
                <w:sz w:val="20"/>
                <w:szCs w:val="20"/>
              </w:rPr>
              <w:t>직원들의</w:t>
            </w:r>
            <w:r>
              <w:rPr>
                <w:rFonts w:cs="Times New Roman" w:hint="eastAsia"/>
                <w:spacing w:val="2"/>
                <w:sz w:val="20"/>
                <w:szCs w:val="20"/>
              </w:rPr>
              <w:t xml:space="preserve"> </w:t>
            </w:r>
            <w:r>
              <w:rPr>
                <w:rFonts w:cs="Times New Roman" w:hint="eastAsia"/>
                <w:spacing w:val="2"/>
                <w:sz w:val="20"/>
                <w:szCs w:val="20"/>
              </w:rPr>
              <w:t>근로시간</w:t>
            </w:r>
            <w:r>
              <w:rPr>
                <w:rFonts w:cs="Times New Roman" w:hint="eastAsia"/>
                <w:spacing w:val="2"/>
                <w:sz w:val="20"/>
                <w:szCs w:val="20"/>
              </w:rPr>
              <w:t xml:space="preserve"> </w:t>
            </w:r>
            <w:r>
              <w:rPr>
                <w:rFonts w:cs="Times New Roman" w:hint="eastAsia"/>
                <w:spacing w:val="2"/>
                <w:sz w:val="20"/>
                <w:szCs w:val="20"/>
              </w:rPr>
              <w:t>수준이</w:t>
            </w:r>
            <w:r>
              <w:rPr>
                <w:rFonts w:cs="Times New Roman" w:hint="eastAsia"/>
                <w:spacing w:val="2"/>
                <w:sz w:val="20"/>
                <w:szCs w:val="20"/>
              </w:rPr>
              <w:t xml:space="preserve"> </w:t>
            </w:r>
            <w:r>
              <w:rPr>
                <w:rFonts w:cs="Times New Roman" w:hint="eastAsia"/>
                <w:spacing w:val="2"/>
                <w:sz w:val="20"/>
                <w:szCs w:val="20"/>
              </w:rPr>
              <w:t>현재</w:t>
            </w:r>
            <w:r>
              <w:rPr>
                <w:rFonts w:cs="Times New Roman" w:hint="eastAsia"/>
                <w:spacing w:val="2"/>
                <w:sz w:val="20"/>
                <w:szCs w:val="20"/>
              </w:rPr>
              <w:t xml:space="preserve"> </w:t>
            </w:r>
            <w:r>
              <w:rPr>
                <w:rFonts w:cs="Times New Roman" w:hint="eastAsia"/>
                <w:spacing w:val="2"/>
                <w:sz w:val="20"/>
                <w:szCs w:val="20"/>
              </w:rPr>
              <w:t>플렉스</w:t>
            </w:r>
            <w:r>
              <w:rPr>
                <w:rFonts w:cs="Times New Roman" w:hint="eastAsia"/>
                <w:spacing w:val="2"/>
                <w:sz w:val="20"/>
                <w:szCs w:val="20"/>
              </w:rPr>
              <w:t xml:space="preserve"> </w:t>
            </w:r>
            <w:r>
              <w:rPr>
                <w:rFonts w:cs="Times New Roman" w:hint="eastAsia"/>
                <w:spacing w:val="2"/>
                <w:sz w:val="20"/>
                <w:szCs w:val="20"/>
              </w:rPr>
              <w:t>시스템에</w:t>
            </w:r>
            <w:r>
              <w:rPr>
                <w:rFonts w:cs="Times New Roman" w:hint="eastAsia"/>
                <w:spacing w:val="2"/>
                <w:sz w:val="20"/>
                <w:szCs w:val="20"/>
              </w:rPr>
              <w:t xml:space="preserve"> </w:t>
            </w:r>
            <w:r>
              <w:rPr>
                <w:rFonts w:cs="Times New Roman" w:hint="eastAsia"/>
                <w:spacing w:val="2"/>
                <w:sz w:val="20"/>
                <w:szCs w:val="20"/>
              </w:rPr>
              <w:t>입력된</w:t>
            </w:r>
            <w:r>
              <w:rPr>
                <w:rFonts w:cs="Times New Roman" w:hint="eastAsia"/>
                <w:spacing w:val="2"/>
                <w:sz w:val="20"/>
                <w:szCs w:val="20"/>
              </w:rPr>
              <w:t xml:space="preserve"> </w:t>
            </w:r>
            <w:r>
              <w:rPr>
                <w:rFonts w:cs="Times New Roman" w:hint="eastAsia"/>
                <w:spacing w:val="2"/>
                <w:sz w:val="20"/>
                <w:szCs w:val="20"/>
              </w:rPr>
              <w:t>내역과</w:t>
            </w:r>
            <w:r>
              <w:rPr>
                <w:rFonts w:cs="Times New Roman" w:hint="eastAsia"/>
                <w:spacing w:val="2"/>
                <w:sz w:val="20"/>
                <w:szCs w:val="20"/>
              </w:rPr>
              <w:t xml:space="preserve"> </w:t>
            </w:r>
            <w:r>
              <w:rPr>
                <w:rFonts w:cs="Times New Roman" w:hint="eastAsia"/>
                <w:spacing w:val="2"/>
                <w:sz w:val="20"/>
                <w:szCs w:val="20"/>
              </w:rPr>
              <w:t>유사하다면</w:t>
            </w:r>
            <w:r>
              <w:rPr>
                <w:rFonts w:cs="Times New Roman" w:hint="eastAsia"/>
                <w:spacing w:val="2"/>
                <w:sz w:val="20"/>
                <w:szCs w:val="20"/>
              </w:rPr>
              <w:t>,</w:t>
            </w:r>
            <w:r>
              <w:rPr>
                <w:rFonts w:cs="Times New Roman"/>
                <w:spacing w:val="2"/>
                <w:sz w:val="20"/>
                <w:szCs w:val="20"/>
              </w:rPr>
              <w:t xml:space="preserve"> </w:t>
            </w:r>
            <w:r>
              <w:rPr>
                <w:rFonts w:cs="Times New Roman" w:hint="eastAsia"/>
                <w:spacing w:val="2"/>
                <w:sz w:val="20"/>
                <w:szCs w:val="20"/>
              </w:rPr>
              <w:t>대상회사는</w:t>
            </w:r>
            <w:r>
              <w:rPr>
                <w:rFonts w:cs="Times New Roman" w:hint="eastAsia"/>
                <w:spacing w:val="2"/>
                <w:sz w:val="20"/>
                <w:szCs w:val="20"/>
              </w:rPr>
              <w:t xml:space="preserve"> </w:t>
            </w:r>
            <w:r>
              <w:rPr>
                <w:rFonts w:cs="Times New Roman" w:hint="eastAsia"/>
                <w:spacing w:val="2"/>
                <w:sz w:val="20"/>
                <w:szCs w:val="20"/>
              </w:rPr>
              <w:t>매달</w:t>
            </w:r>
            <w:r>
              <w:rPr>
                <w:rFonts w:cs="Times New Roman" w:hint="eastAsia"/>
                <w:spacing w:val="2"/>
                <w:sz w:val="20"/>
                <w:szCs w:val="20"/>
              </w:rPr>
              <w:t xml:space="preserve"> </w:t>
            </w:r>
            <w:r>
              <w:rPr>
                <w:rFonts w:cs="Times New Roman" w:hint="eastAsia"/>
                <w:spacing w:val="2"/>
                <w:sz w:val="20"/>
                <w:szCs w:val="20"/>
              </w:rPr>
              <w:t>약</w:t>
            </w:r>
            <w:r>
              <w:rPr>
                <w:rFonts w:cs="Times New Roman" w:hint="eastAsia"/>
                <w:spacing w:val="2"/>
                <w:sz w:val="20"/>
                <w:szCs w:val="20"/>
              </w:rPr>
              <w:t xml:space="preserve"> </w:t>
            </w:r>
            <w:r>
              <w:rPr>
                <w:rFonts w:cs="Times New Roman"/>
                <w:spacing w:val="2"/>
                <w:sz w:val="20"/>
                <w:szCs w:val="20"/>
              </w:rPr>
              <w:t>3,500</w:t>
            </w:r>
            <w:r>
              <w:rPr>
                <w:rFonts w:cs="Times New Roman" w:hint="eastAsia"/>
                <w:spacing w:val="2"/>
                <w:sz w:val="20"/>
                <w:szCs w:val="20"/>
              </w:rPr>
              <w:t>만원</w:t>
            </w:r>
            <w:r>
              <w:rPr>
                <w:rFonts w:cs="Times New Roman" w:hint="eastAsia"/>
                <w:spacing w:val="2"/>
                <w:sz w:val="20"/>
                <w:szCs w:val="20"/>
              </w:rPr>
              <w:t>,</w:t>
            </w:r>
            <w:r>
              <w:rPr>
                <w:rFonts w:cs="Times New Roman"/>
                <w:spacing w:val="2"/>
                <w:sz w:val="20"/>
                <w:szCs w:val="20"/>
              </w:rPr>
              <w:t xml:space="preserve"> </w:t>
            </w:r>
            <w:r>
              <w:rPr>
                <w:rFonts w:cs="Times New Roman" w:hint="eastAsia"/>
                <w:spacing w:val="2"/>
                <w:sz w:val="20"/>
                <w:szCs w:val="20"/>
              </w:rPr>
              <w:t>연간</w:t>
            </w:r>
            <w:r>
              <w:rPr>
                <w:rFonts w:cs="Times New Roman" w:hint="eastAsia"/>
                <w:spacing w:val="2"/>
                <w:sz w:val="20"/>
                <w:szCs w:val="20"/>
              </w:rPr>
              <w:t xml:space="preserve"> </w:t>
            </w:r>
            <w:r>
              <w:rPr>
                <w:rFonts w:cs="Times New Roman" w:hint="eastAsia"/>
                <w:spacing w:val="2"/>
                <w:sz w:val="20"/>
                <w:szCs w:val="20"/>
              </w:rPr>
              <w:t>약</w:t>
            </w:r>
            <w:r>
              <w:rPr>
                <w:rFonts w:cs="Times New Roman" w:hint="eastAsia"/>
                <w:spacing w:val="2"/>
                <w:sz w:val="20"/>
                <w:szCs w:val="20"/>
              </w:rPr>
              <w:t xml:space="preserve"> </w:t>
            </w:r>
            <w:r>
              <w:rPr>
                <w:rFonts w:cs="Times New Roman"/>
                <w:spacing w:val="2"/>
                <w:sz w:val="20"/>
                <w:szCs w:val="20"/>
              </w:rPr>
              <w:t>4</w:t>
            </w:r>
            <w:r>
              <w:rPr>
                <w:rFonts w:cs="Times New Roman" w:hint="eastAsia"/>
                <w:spacing w:val="2"/>
                <w:sz w:val="20"/>
                <w:szCs w:val="20"/>
              </w:rPr>
              <w:t>억</w:t>
            </w:r>
            <w:r>
              <w:rPr>
                <w:rFonts w:cs="Times New Roman" w:hint="eastAsia"/>
                <w:spacing w:val="2"/>
                <w:sz w:val="20"/>
                <w:szCs w:val="20"/>
              </w:rPr>
              <w:t xml:space="preserve"> </w:t>
            </w:r>
            <w:r>
              <w:rPr>
                <w:rFonts w:cs="Times New Roman"/>
                <w:spacing w:val="2"/>
                <w:sz w:val="20"/>
                <w:szCs w:val="20"/>
              </w:rPr>
              <w:t>2,000</w:t>
            </w:r>
            <w:r>
              <w:rPr>
                <w:rFonts w:cs="Times New Roman" w:hint="eastAsia"/>
                <w:spacing w:val="2"/>
                <w:sz w:val="20"/>
                <w:szCs w:val="20"/>
              </w:rPr>
              <w:t>만원</w:t>
            </w:r>
            <w:r>
              <w:rPr>
                <w:rFonts w:cs="Times New Roman" w:hint="eastAsia"/>
                <w:spacing w:val="2"/>
                <w:sz w:val="20"/>
                <w:szCs w:val="20"/>
              </w:rPr>
              <w:t xml:space="preserve"> </w:t>
            </w:r>
            <w:r>
              <w:rPr>
                <w:rFonts w:cs="Times New Roman" w:hint="eastAsia"/>
                <w:spacing w:val="2"/>
                <w:sz w:val="20"/>
                <w:szCs w:val="20"/>
              </w:rPr>
              <w:t>수준의</w:t>
            </w:r>
            <w:r>
              <w:rPr>
                <w:rFonts w:cs="Times New Roman" w:hint="eastAsia"/>
                <w:spacing w:val="2"/>
                <w:sz w:val="20"/>
                <w:szCs w:val="20"/>
              </w:rPr>
              <w:t xml:space="preserve"> </w:t>
            </w:r>
            <w:r>
              <w:rPr>
                <w:rFonts w:cs="Times New Roman" w:hint="eastAsia"/>
                <w:spacing w:val="2"/>
                <w:sz w:val="20"/>
                <w:szCs w:val="20"/>
              </w:rPr>
              <w:t>임금</w:t>
            </w:r>
            <w:r>
              <w:rPr>
                <w:rFonts w:cs="Times New Roman" w:hint="eastAsia"/>
                <w:spacing w:val="2"/>
                <w:sz w:val="20"/>
                <w:szCs w:val="20"/>
              </w:rPr>
              <w:t xml:space="preserve"> </w:t>
            </w:r>
            <w:r>
              <w:rPr>
                <w:rFonts w:cs="Times New Roman" w:hint="eastAsia"/>
                <w:spacing w:val="2"/>
                <w:sz w:val="20"/>
                <w:szCs w:val="20"/>
              </w:rPr>
              <w:t>채</w:t>
            </w:r>
            <w:r>
              <w:rPr>
                <w:rFonts w:cs="Times New Roman" w:hint="eastAsia"/>
                <w:spacing w:val="2"/>
                <w:sz w:val="20"/>
                <w:szCs w:val="20"/>
              </w:rPr>
              <w:lastRenderedPageBreak/>
              <w:t>무</w:t>
            </w:r>
            <w:r>
              <w:rPr>
                <w:rFonts w:cs="Times New Roman" w:hint="eastAsia"/>
                <w:spacing w:val="2"/>
                <w:sz w:val="20"/>
                <w:szCs w:val="20"/>
              </w:rPr>
              <w:t xml:space="preserve"> </w:t>
            </w:r>
            <w:r>
              <w:rPr>
                <w:rFonts w:cs="Times New Roman" w:hint="eastAsia"/>
                <w:spacing w:val="2"/>
                <w:sz w:val="20"/>
                <w:szCs w:val="20"/>
              </w:rPr>
              <w:t>부담</w:t>
            </w:r>
            <w:r>
              <w:rPr>
                <w:rFonts w:cs="Times New Roman" w:hint="eastAsia"/>
                <w:spacing w:val="2"/>
                <w:sz w:val="20"/>
                <w:szCs w:val="20"/>
              </w:rPr>
              <w:t xml:space="preserve"> </w:t>
            </w:r>
            <w:r>
              <w:rPr>
                <w:rFonts w:cs="Times New Roman" w:hint="eastAsia"/>
                <w:spacing w:val="2"/>
                <w:sz w:val="20"/>
                <w:szCs w:val="20"/>
              </w:rPr>
              <w:t>증가가</w:t>
            </w:r>
            <w:r>
              <w:rPr>
                <w:rFonts w:cs="Times New Roman" w:hint="eastAsia"/>
                <w:spacing w:val="2"/>
                <w:sz w:val="20"/>
                <w:szCs w:val="20"/>
              </w:rPr>
              <w:t xml:space="preserve"> </w:t>
            </w:r>
            <w:r>
              <w:rPr>
                <w:rFonts w:cs="Times New Roman" w:hint="eastAsia"/>
                <w:spacing w:val="2"/>
                <w:sz w:val="20"/>
                <w:szCs w:val="20"/>
              </w:rPr>
              <w:t>예상됨</w:t>
            </w:r>
            <w:r>
              <w:rPr>
                <w:rFonts w:cs="Times New Roman" w:hint="eastAsia"/>
                <w:spacing w:val="2"/>
                <w:sz w:val="20"/>
                <w:szCs w:val="20"/>
              </w:rPr>
              <w:t>.</w:t>
            </w:r>
          </w:p>
        </w:tc>
      </w:tr>
      <w:tr w:rsidR="005335C7" w:rsidRPr="009A2958" w14:paraId="22BB58CD" w14:textId="77777777" w:rsidTr="00061A1F">
        <w:trPr>
          <w:trHeight w:val="132"/>
        </w:trPr>
        <w:tc>
          <w:tcPr>
            <w:tcW w:w="619" w:type="pct"/>
          </w:tcPr>
          <w:p w14:paraId="442B5709" w14:textId="4179B581" w:rsidR="005335C7" w:rsidRPr="00250EEB" w:rsidRDefault="005335C7" w:rsidP="00D117BF">
            <w:pPr>
              <w:widowControl/>
              <w:spacing w:before="40" w:after="120" w:line="276" w:lineRule="auto"/>
              <w:jc w:val="center"/>
              <w:outlineLvl w:val="0"/>
              <w:rPr>
                <w:rFonts w:cs="Times New Roman"/>
                <w:b/>
                <w:color w:val="404040" w:themeColor="text1" w:themeTint="BF"/>
                <w:kern w:val="0"/>
                <w:sz w:val="20"/>
                <w:szCs w:val="20"/>
              </w:rPr>
            </w:pPr>
            <w:bookmarkStart w:id="110" w:name="_Toc108480428"/>
            <w:bookmarkStart w:id="111" w:name="_Toc108512984"/>
            <w:r w:rsidRPr="00250EEB">
              <w:rPr>
                <w:rFonts w:cs="Times New Roman"/>
                <w:b/>
                <w:color w:val="404040" w:themeColor="text1" w:themeTint="BF"/>
                <w:kern w:val="0"/>
                <w:sz w:val="20"/>
                <w:szCs w:val="20"/>
              </w:rPr>
              <w:lastRenderedPageBreak/>
              <w:t>평균임금</w:t>
            </w:r>
            <w:bookmarkEnd w:id="110"/>
            <w:bookmarkEnd w:id="111"/>
          </w:p>
        </w:tc>
        <w:tc>
          <w:tcPr>
            <w:tcW w:w="26" w:type="pct"/>
            <w:tcBorders>
              <w:top w:val="nil"/>
              <w:bottom w:val="nil"/>
            </w:tcBorders>
          </w:tcPr>
          <w:p w14:paraId="4DB6D96C"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7ABFE650" w14:textId="0E928114" w:rsidR="005335C7" w:rsidRPr="009A2958" w:rsidRDefault="005335C7" w:rsidP="005335C7">
            <w:pPr>
              <w:pStyle w:val="a8"/>
              <w:widowControl/>
              <w:numPr>
                <w:ilvl w:val="0"/>
                <w:numId w:val="2"/>
              </w:numPr>
              <w:spacing w:before="40" w:after="120" w:line="276" w:lineRule="auto"/>
              <w:rPr>
                <w:rFonts w:cs="Times New Roman"/>
                <w:sz w:val="20"/>
                <w:szCs w:val="20"/>
              </w:rPr>
            </w:pPr>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자료에</w:t>
            </w:r>
            <w:r>
              <w:rPr>
                <w:rFonts w:cs="Times New Roman" w:hint="eastAsia"/>
                <w:sz w:val="20"/>
                <w:szCs w:val="20"/>
              </w:rPr>
              <w:t xml:space="preserve"> </w:t>
            </w:r>
            <w:r>
              <w:rPr>
                <w:rFonts w:cs="Times New Roman" w:hint="eastAsia"/>
                <w:sz w:val="20"/>
                <w:szCs w:val="20"/>
              </w:rPr>
              <w:t>의하면</w:t>
            </w:r>
            <w:r>
              <w:rPr>
                <w:rFonts w:cs="Times New Roman" w:hint="eastAsia"/>
                <w:sz w:val="20"/>
                <w:szCs w:val="20"/>
              </w:rPr>
              <w:t>,</w:t>
            </w:r>
            <w:r>
              <w:rPr>
                <w:rFonts w:cs="Times New Roman"/>
                <w:sz w:val="20"/>
                <w:szCs w:val="20"/>
              </w:rPr>
              <w:t xml:space="preserve"> </w:t>
            </w:r>
            <w:r w:rsidRPr="009A2958">
              <w:rPr>
                <w:rFonts w:cs="Times New Roman"/>
                <w:sz w:val="20"/>
                <w:szCs w:val="20"/>
              </w:rPr>
              <w:t>대상회사</w:t>
            </w:r>
            <w:r>
              <w:rPr>
                <w:rFonts w:cs="Times New Roman" w:hint="eastAsia"/>
                <w:sz w:val="20"/>
                <w:szCs w:val="20"/>
              </w:rPr>
              <w:t>는</w:t>
            </w:r>
            <w:r>
              <w:rPr>
                <w:rFonts w:cs="Times New Roman" w:hint="eastAsia"/>
                <w:sz w:val="20"/>
                <w:szCs w:val="20"/>
              </w:rPr>
              <w:t xml:space="preserve"> </w:t>
            </w:r>
            <w:r>
              <w:rPr>
                <w:rFonts w:cs="Times New Roman" w:hint="eastAsia"/>
                <w:sz w:val="20"/>
                <w:szCs w:val="20"/>
              </w:rPr>
              <w:t>기본적으로</w:t>
            </w:r>
            <w:r>
              <w:rPr>
                <w:rFonts w:cs="Times New Roman" w:hint="eastAsia"/>
                <w:sz w:val="20"/>
                <w:szCs w:val="20"/>
              </w:rPr>
              <w:t xml:space="preserve"> </w:t>
            </w:r>
            <w:r>
              <w:rPr>
                <w:rFonts w:cs="Times New Roman"/>
                <w:sz w:val="20"/>
                <w:szCs w:val="20"/>
              </w:rPr>
              <w:t>DB</w:t>
            </w:r>
            <w:r>
              <w:rPr>
                <w:rFonts w:cs="Times New Roman" w:hint="eastAsia"/>
                <w:sz w:val="20"/>
                <w:szCs w:val="20"/>
              </w:rPr>
              <w:t>형</w:t>
            </w:r>
            <w:r>
              <w:rPr>
                <w:rFonts w:cs="Times New Roman" w:hint="eastAsia"/>
                <w:sz w:val="20"/>
                <w:szCs w:val="20"/>
              </w:rPr>
              <w:t xml:space="preserve"> </w:t>
            </w:r>
            <w:r>
              <w:rPr>
                <w:rFonts w:cs="Times New Roman" w:hint="eastAsia"/>
                <w:sz w:val="20"/>
                <w:szCs w:val="20"/>
              </w:rPr>
              <w:t>퇴직연금</w:t>
            </w:r>
            <w:r>
              <w:rPr>
                <w:rFonts w:cs="Times New Roman" w:hint="eastAsia"/>
                <w:sz w:val="20"/>
                <w:szCs w:val="20"/>
              </w:rPr>
              <w:t xml:space="preserve"> </w:t>
            </w:r>
            <w:r>
              <w:rPr>
                <w:rFonts w:cs="Times New Roman" w:hint="eastAsia"/>
                <w:sz w:val="20"/>
                <w:szCs w:val="20"/>
              </w:rPr>
              <w:t>제도를</w:t>
            </w:r>
            <w:r>
              <w:rPr>
                <w:rFonts w:cs="Times New Roman" w:hint="eastAsia"/>
                <w:sz w:val="20"/>
                <w:szCs w:val="20"/>
              </w:rPr>
              <w:t xml:space="preserve"> </w:t>
            </w:r>
            <w:r>
              <w:rPr>
                <w:rFonts w:cs="Times New Roman" w:hint="eastAsia"/>
                <w:sz w:val="20"/>
                <w:szCs w:val="20"/>
              </w:rPr>
              <w:t>도입하고</w:t>
            </w:r>
            <w:r>
              <w:rPr>
                <w:rFonts w:cs="Times New Roman" w:hint="eastAsia"/>
                <w:sz w:val="20"/>
                <w:szCs w:val="20"/>
              </w:rPr>
              <w:t xml:space="preserve"> </w:t>
            </w:r>
            <w:r>
              <w:rPr>
                <w:rFonts w:cs="Times New Roman" w:hint="eastAsia"/>
                <w:sz w:val="20"/>
                <w:szCs w:val="20"/>
              </w:rPr>
              <w:t>있으며</w:t>
            </w:r>
            <w:r>
              <w:rPr>
                <w:rFonts w:cs="Times New Roman" w:hint="eastAsia"/>
                <w:sz w:val="20"/>
                <w:szCs w:val="20"/>
              </w:rPr>
              <w:t xml:space="preserve">, </w:t>
            </w:r>
            <w:r>
              <w:rPr>
                <w:rFonts w:cs="Times New Roman" w:hint="eastAsia"/>
                <w:sz w:val="20"/>
                <w:szCs w:val="20"/>
              </w:rPr>
              <w:t>매년</w:t>
            </w:r>
            <w:r>
              <w:rPr>
                <w:rFonts w:cs="Times New Roman" w:hint="eastAsia"/>
                <w:sz w:val="20"/>
                <w:szCs w:val="20"/>
              </w:rPr>
              <w:t xml:space="preserve"> </w:t>
            </w:r>
            <w:r>
              <w:rPr>
                <w:rFonts w:cs="Times New Roman" w:hint="eastAsia"/>
                <w:sz w:val="20"/>
                <w:szCs w:val="20"/>
              </w:rPr>
              <w:t>연말</w:t>
            </w:r>
            <w:r>
              <w:rPr>
                <w:rFonts w:cs="Times New Roman" w:hint="eastAsia"/>
                <w:sz w:val="20"/>
                <w:szCs w:val="20"/>
              </w:rPr>
              <w:t xml:space="preserve"> </w:t>
            </w:r>
            <w:r>
              <w:rPr>
                <w:rFonts w:cs="Times New Roman" w:hint="eastAsia"/>
                <w:sz w:val="20"/>
                <w:szCs w:val="20"/>
              </w:rPr>
              <w:t>희망자에</w:t>
            </w:r>
            <w:r>
              <w:rPr>
                <w:rFonts w:cs="Times New Roman" w:hint="eastAsia"/>
                <w:sz w:val="20"/>
                <w:szCs w:val="20"/>
              </w:rPr>
              <w:t xml:space="preserve"> </w:t>
            </w:r>
            <w:r>
              <w:rPr>
                <w:rFonts w:cs="Times New Roman" w:hint="eastAsia"/>
                <w:sz w:val="20"/>
                <w:szCs w:val="20"/>
              </w:rPr>
              <w:t>한하여</w:t>
            </w:r>
            <w:r>
              <w:rPr>
                <w:rFonts w:cs="Times New Roman" w:hint="eastAsia"/>
                <w:sz w:val="20"/>
                <w:szCs w:val="20"/>
              </w:rPr>
              <w:t xml:space="preserve"> </w:t>
            </w:r>
            <w:r>
              <w:rPr>
                <w:rFonts w:cs="Times New Roman"/>
                <w:sz w:val="20"/>
                <w:szCs w:val="20"/>
              </w:rPr>
              <w:t>DC</w:t>
            </w:r>
            <w:r>
              <w:rPr>
                <w:rFonts w:cs="Times New Roman" w:hint="eastAsia"/>
                <w:sz w:val="20"/>
                <w:szCs w:val="20"/>
              </w:rPr>
              <w:t>형</w:t>
            </w:r>
            <w:r>
              <w:rPr>
                <w:rFonts w:cs="Times New Roman" w:hint="eastAsia"/>
                <w:sz w:val="20"/>
                <w:szCs w:val="20"/>
              </w:rPr>
              <w:t xml:space="preserve"> </w:t>
            </w:r>
            <w:r>
              <w:rPr>
                <w:rFonts w:cs="Times New Roman" w:hint="eastAsia"/>
                <w:sz w:val="20"/>
                <w:szCs w:val="20"/>
              </w:rPr>
              <w:t>퇴직연금</w:t>
            </w:r>
            <w:r>
              <w:rPr>
                <w:rFonts w:cs="Times New Roman" w:hint="eastAsia"/>
                <w:sz w:val="20"/>
                <w:szCs w:val="20"/>
              </w:rPr>
              <w:t xml:space="preserve"> </w:t>
            </w:r>
            <w:r>
              <w:rPr>
                <w:rFonts w:cs="Times New Roman" w:hint="eastAsia"/>
                <w:sz w:val="20"/>
                <w:szCs w:val="20"/>
              </w:rPr>
              <w:t>제도로</w:t>
            </w:r>
            <w:r>
              <w:rPr>
                <w:rFonts w:cs="Times New Roman" w:hint="eastAsia"/>
                <w:sz w:val="20"/>
                <w:szCs w:val="20"/>
              </w:rPr>
              <w:t xml:space="preserve"> </w:t>
            </w:r>
            <w:r>
              <w:rPr>
                <w:rFonts w:cs="Times New Roman" w:hint="eastAsia"/>
                <w:sz w:val="20"/>
                <w:szCs w:val="20"/>
              </w:rPr>
              <w:t>전환하여</w:t>
            </w:r>
            <w:r>
              <w:rPr>
                <w:rFonts w:cs="Times New Roman" w:hint="eastAsia"/>
                <w:sz w:val="20"/>
                <w:szCs w:val="20"/>
              </w:rPr>
              <w:t xml:space="preserve"> </w:t>
            </w:r>
            <w:r>
              <w:rPr>
                <w:rFonts w:cs="Times New Roman" w:hint="eastAsia"/>
                <w:sz w:val="20"/>
                <w:szCs w:val="20"/>
              </w:rPr>
              <w:t>주고</w:t>
            </w:r>
            <w:r>
              <w:rPr>
                <w:rFonts w:cs="Times New Roman" w:hint="eastAsia"/>
                <w:sz w:val="20"/>
                <w:szCs w:val="20"/>
              </w:rPr>
              <w:t xml:space="preserve"> </w:t>
            </w:r>
            <w:r>
              <w:rPr>
                <w:rFonts w:cs="Times New Roman" w:hint="eastAsia"/>
                <w:sz w:val="20"/>
                <w:szCs w:val="20"/>
              </w:rPr>
              <w:t>있다고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r w:rsidR="00F238B2">
              <w:rPr>
                <w:rFonts w:cs="Times New Roman"/>
                <w:sz w:val="20"/>
                <w:szCs w:val="20"/>
              </w:rPr>
              <w:t xml:space="preserve"> 2022</w:t>
            </w:r>
            <w:r w:rsidR="00F238B2">
              <w:rPr>
                <w:rFonts w:cs="Times New Roman" w:hint="eastAsia"/>
                <w:sz w:val="20"/>
                <w:szCs w:val="20"/>
              </w:rPr>
              <w:t>년</w:t>
            </w:r>
            <w:r>
              <w:rPr>
                <w:rFonts w:cs="Times New Roman"/>
                <w:sz w:val="20"/>
                <w:szCs w:val="20"/>
              </w:rPr>
              <w:t xml:space="preserve"> 3</w:t>
            </w:r>
            <w:r w:rsidR="00F238B2">
              <w:rPr>
                <w:rFonts w:cs="Times New Roman" w:hint="eastAsia"/>
                <w:sz w:val="20"/>
                <w:szCs w:val="20"/>
              </w:rPr>
              <w:t>월</w:t>
            </w:r>
            <w:r>
              <w:rPr>
                <w:rFonts w:cs="Times New Roman"/>
                <w:sz w:val="20"/>
                <w:szCs w:val="20"/>
              </w:rPr>
              <w:t xml:space="preserve"> </w:t>
            </w:r>
            <w:r>
              <w:rPr>
                <w:rFonts w:cs="Times New Roman" w:hint="eastAsia"/>
                <w:sz w:val="20"/>
                <w:szCs w:val="20"/>
              </w:rPr>
              <w:t>기준으로</w:t>
            </w:r>
            <w:r>
              <w:rPr>
                <w:rFonts w:cs="Times New Roman" w:hint="eastAsia"/>
                <w:sz w:val="20"/>
                <w:szCs w:val="20"/>
              </w:rPr>
              <w:t xml:space="preserve"> </w:t>
            </w:r>
            <w:r>
              <w:rPr>
                <w:rFonts w:cs="Times New Roman"/>
                <w:sz w:val="20"/>
                <w:szCs w:val="20"/>
              </w:rPr>
              <w:t>DB</w:t>
            </w:r>
            <w:r>
              <w:rPr>
                <w:rFonts w:cs="Times New Roman" w:hint="eastAsia"/>
                <w:sz w:val="20"/>
                <w:szCs w:val="20"/>
              </w:rPr>
              <w:t>형</w:t>
            </w:r>
            <w:r>
              <w:rPr>
                <w:rFonts w:cs="Times New Roman" w:hint="eastAsia"/>
                <w:sz w:val="20"/>
                <w:szCs w:val="20"/>
              </w:rPr>
              <w:t xml:space="preserve"> </w:t>
            </w:r>
            <w:r>
              <w:rPr>
                <w:rFonts w:cs="Times New Roman" w:hint="eastAsia"/>
                <w:sz w:val="20"/>
                <w:szCs w:val="20"/>
              </w:rPr>
              <w:t>퇴직연금</w:t>
            </w:r>
            <w:r>
              <w:rPr>
                <w:rFonts w:cs="Times New Roman" w:hint="eastAsia"/>
                <w:sz w:val="20"/>
                <w:szCs w:val="20"/>
              </w:rPr>
              <w:t xml:space="preserve"> </w:t>
            </w:r>
            <w:r>
              <w:rPr>
                <w:rFonts w:cs="Times New Roman" w:hint="eastAsia"/>
                <w:sz w:val="20"/>
                <w:szCs w:val="20"/>
              </w:rPr>
              <w:t>가입자</w:t>
            </w:r>
            <w:r>
              <w:rPr>
                <w:rFonts w:cs="Times New Roman" w:hint="eastAsia"/>
                <w:sz w:val="20"/>
                <w:szCs w:val="20"/>
              </w:rPr>
              <w:lastRenderedPageBreak/>
              <w:t>는</w:t>
            </w:r>
            <w:r>
              <w:rPr>
                <w:rFonts w:cs="Times New Roman" w:hint="eastAsia"/>
                <w:sz w:val="20"/>
                <w:szCs w:val="20"/>
              </w:rPr>
              <w:t xml:space="preserve"> </w:t>
            </w:r>
            <w:r>
              <w:rPr>
                <w:rFonts w:cs="Times New Roman"/>
                <w:sz w:val="20"/>
                <w:szCs w:val="20"/>
              </w:rPr>
              <w:t>724</w:t>
            </w:r>
            <w:r>
              <w:rPr>
                <w:rFonts w:cs="Times New Roman" w:hint="eastAsia"/>
                <w:sz w:val="20"/>
                <w:szCs w:val="20"/>
              </w:rPr>
              <w:t>명</w:t>
            </w:r>
            <w:r>
              <w:rPr>
                <w:rFonts w:cs="Times New Roman" w:hint="eastAsia"/>
                <w:sz w:val="20"/>
                <w:szCs w:val="20"/>
              </w:rPr>
              <w:t>(</w:t>
            </w:r>
            <w:r>
              <w:rPr>
                <w:rFonts w:cs="Times New Roman" w:hint="eastAsia"/>
                <w:sz w:val="20"/>
                <w:szCs w:val="20"/>
              </w:rPr>
              <w:t>약</w:t>
            </w:r>
            <w:r>
              <w:rPr>
                <w:rFonts w:cs="Times New Roman" w:hint="eastAsia"/>
                <w:sz w:val="20"/>
                <w:szCs w:val="20"/>
              </w:rPr>
              <w:t xml:space="preserve"> 96%),</w:t>
            </w:r>
            <w:r>
              <w:rPr>
                <w:rFonts w:cs="Times New Roman"/>
                <w:sz w:val="20"/>
                <w:szCs w:val="20"/>
              </w:rPr>
              <w:t xml:space="preserve"> DC</w:t>
            </w:r>
            <w:r>
              <w:rPr>
                <w:rFonts w:cs="Times New Roman" w:hint="eastAsia"/>
                <w:sz w:val="20"/>
                <w:szCs w:val="20"/>
              </w:rPr>
              <w:t>형</w:t>
            </w:r>
            <w:r>
              <w:rPr>
                <w:rFonts w:cs="Times New Roman" w:hint="eastAsia"/>
                <w:sz w:val="20"/>
                <w:szCs w:val="20"/>
              </w:rPr>
              <w:t xml:space="preserve"> </w:t>
            </w:r>
            <w:r>
              <w:rPr>
                <w:rFonts w:cs="Times New Roman" w:hint="eastAsia"/>
                <w:sz w:val="20"/>
                <w:szCs w:val="20"/>
              </w:rPr>
              <w:t>퇴직연금</w:t>
            </w:r>
            <w:r>
              <w:rPr>
                <w:rFonts w:cs="Times New Roman" w:hint="eastAsia"/>
                <w:sz w:val="20"/>
                <w:szCs w:val="20"/>
              </w:rPr>
              <w:t xml:space="preserve"> </w:t>
            </w:r>
            <w:r>
              <w:rPr>
                <w:rFonts w:cs="Times New Roman" w:hint="eastAsia"/>
                <w:sz w:val="20"/>
                <w:szCs w:val="20"/>
              </w:rPr>
              <w:t>가입자는</w:t>
            </w:r>
            <w:r>
              <w:rPr>
                <w:rFonts w:cs="Times New Roman" w:hint="eastAsia"/>
                <w:sz w:val="20"/>
                <w:szCs w:val="20"/>
              </w:rPr>
              <w:t xml:space="preserve"> </w:t>
            </w:r>
            <w:r>
              <w:rPr>
                <w:rFonts w:cs="Times New Roman"/>
                <w:sz w:val="20"/>
                <w:szCs w:val="20"/>
              </w:rPr>
              <w:t>30</w:t>
            </w:r>
            <w:r>
              <w:rPr>
                <w:rFonts w:cs="Times New Roman" w:hint="eastAsia"/>
                <w:sz w:val="20"/>
                <w:szCs w:val="20"/>
              </w:rPr>
              <w:t>명</w:t>
            </w:r>
            <w:r>
              <w:rPr>
                <w:rFonts w:cs="Times New Roman" w:hint="eastAsia"/>
                <w:sz w:val="20"/>
                <w:szCs w:val="20"/>
              </w:rPr>
              <w:t>(</w:t>
            </w:r>
            <w:r>
              <w:rPr>
                <w:rFonts w:cs="Times New Roman" w:hint="eastAsia"/>
                <w:sz w:val="20"/>
                <w:szCs w:val="20"/>
              </w:rPr>
              <w:t>약</w:t>
            </w:r>
            <w:r>
              <w:rPr>
                <w:rFonts w:cs="Times New Roman" w:hint="eastAsia"/>
                <w:sz w:val="20"/>
                <w:szCs w:val="20"/>
              </w:rPr>
              <w:t xml:space="preserve"> 4%)</w:t>
            </w:r>
            <w:r>
              <w:rPr>
                <w:rFonts w:cs="Times New Roman" w:hint="eastAsia"/>
                <w:sz w:val="20"/>
                <w:szCs w:val="20"/>
              </w:rPr>
              <w:t>임</w:t>
            </w:r>
            <w:r w:rsidRPr="009A2958">
              <w:rPr>
                <w:rFonts w:cs="Times New Roman"/>
                <w:sz w:val="20"/>
                <w:szCs w:val="20"/>
              </w:rPr>
              <w:t>.</w:t>
            </w:r>
          </w:p>
          <w:p w14:paraId="2EF3825A" w14:textId="37AF0B9E"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대상회사가</w:t>
            </w:r>
            <w:r>
              <w:rPr>
                <w:rFonts w:cs="Times New Roman" w:hint="eastAsia"/>
                <w:sz w:val="20"/>
                <w:szCs w:val="20"/>
              </w:rPr>
              <w:t xml:space="preserve"> </w:t>
            </w:r>
            <w:r>
              <w:rPr>
                <w:rFonts w:cs="Times New Roman" w:hint="eastAsia"/>
                <w:sz w:val="20"/>
                <w:szCs w:val="20"/>
              </w:rPr>
              <w:t>직원들에게</w:t>
            </w:r>
            <w:r>
              <w:rPr>
                <w:rFonts w:cs="Times New Roman" w:hint="eastAsia"/>
                <w:sz w:val="20"/>
                <w:szCs w:val="20"/>
              </w:rPr>
              <w:t xml:space="preserve"> </w:t>
            </w:r>
            <w:r>
              <w:rPr>
                <w:rFonts w:cs="Times New Roman" w:hint="eastAsia"/>
                <w:sz w:val="20"/>
                <w:szCs w:val="20"/>
              </w:rPr>
              <w:t>지급하는</w:t>
            </w:r>
            <w:r>
              <w:rPr>
                <w:rFonts w:cs="Times New Roman" w:hint="eastAsia"/>
                <w:sz w:val="20"/>
                <w:szCs w:val="20"/>
              </w:rPr>
              <w:t xml:space="preserve"> </w:t>
            </w:r>
            <w:r>
              <w:rPr>
                <w:rFonts w:cs="Times New Roman" w:hint="eastAsia"/>
                <w:sz w:val="20"/>
                <w:szCs w:val="20"/>
              </w:rPr>
              <w:t>급여항목</w:t>
            </w:r>
            <w:r>
              <w:rPr>
                <w:rFonts w:cs="Times New Roman" w:hint="eastAsia"/>
                <w:sz w:val="20"/>
                <w:szCs w:val="20"/>
              </w:rPr>
              <w:t xml:space="preserve"> </w:t>
            </w:r>
            <w:r>
              <w:rPr>
                <w:rFonts w:cs="Times New Roman" w:hint="eastAsia"/>
                <w:sz w:val="20"/>
                <w:szCs w:val="20"/>
              </w:rPr>
              <w:t>중</w:t>
            </w:r>
            <w:r>
              <w:rPr>
                <w:rFonts w:cs="Times New Roman" w:hint="eastAsia"/>
                <w:sz w:val="20"/>
                <w:szCs w:val="20"/>
              </w:rPr>
              <w:t xml:space="preserve"> </w:t>
            </w:r>
            <w:r>
              <w:rPr>
                <w:rFonts w:cs="Times New Roman" w:hint="eastAsia"/>
                <w:sz w:val="20"/>
                <w:szCs w:val="20"/>
              </w:rPr>
              <w:t>기본급</w:t>
            </w:r>
            <w:r>
              <w:rPr>
                <w:rFonts w:cs="Times New Roman" w:hint="eastAsia"/>
                <w:sz w:val="20"/>
                <w:szCs w:val="20"/>
              </w:rPr>
              <w:t>,</w:t>
            </w:r>
            <w:r>
              <w:rPr>
                <w:rFonts w:cs="Times New Roman"/>
                <w:sz w:val="20"/>
                <w:szCs w:val="20"/>
              </w:rPr>
              <w:t xml:space="preserve"> </w:t>
            </w:r>
            <w:r>
              <w:rPr>
                <w:rFonts w:cs="Times New Roman" w:hint="eastAsia"/>
                <w:sz w:val="20"/>
                <w:szCs w:val="20"/>
              </w:rPr>
              <w:t>고정</w:t>
            </w:r>
            <w:r>
              <w:rPr>
                <w:rFonts w:cs="Times New Roman" w:hint="eastAsia"/>
                <w:sz w:val="20"/>
                <w:szCs w:val="20"/>
              </w:rPr>
              <w:t xml:space="preserve"> </w:t>
            </w:r>
            <w:r>
              <w:rPr>
                <w:rFonts w:cs="Times New Roman" w:hint="eastAsia"/>
                <w:sz w:val="20"/>
                <w:szCs w:val="20"/>
              </w:rPr>
              <w:t>연장</w:t>
            </w:r>
            <w:r>
              <w:rPr>
                <w:rFonts w:cs="Times New Roman" w:hint="eastAsia"/>
                <w:sz w:val="20"/>
                <w:szCs w:val="20"/>
              </w:rPr>
              <w:sym w:font="Wingdings" w:char="F09E"/>
            </w:r>
            <w:r>
              <w:rPr>
                <w:rFonts w:cs="Times New Roman" w:hint="eastAsia"/>
                <w:sz w:val="20"/>
                <w:szCs w:val="20"/>
              </w:rPr>
              <w:t>야간</w:t>
            </w:r>
            <w:r>
              <w:rPr>
                <w:rFonts w:cs="Times New Roman" w:hint="eastAsia"/>
                <w:sz w:val="20"/>
                <w:szCs w:val="20"/>
              </w:rPr>
              <w:t xml:space="preserve"> </w:t>
            </w:r>
            <w:r>
              <w:rPr>
                <w:rFonts w:cs="Times New Roman" w:hint="eastAsia"/>
                <w:sz w:val="20"/>
                <w:szCs w:val="20"/>
              </w:rPr>
              <w:t>근무수당</w:t>
            </w:r>
            <w:r>
              <w:rPr>
                <w:rFonts w:cs="Times New Roman" w:hint="eastAsia"/>
                <w:sz w:val="20"/>
                <w:szCs w:val="20"/>
              </w:rPr>
              <w:t>,</w:t>
            </w:r>
            <w:r>
              <w:rPr>
                <w:rFonts w:cs="Times New Roman"/>
                <w:sz w:val="20"/>
                <w:szCs w:val="20"/>
              </w:rPr>
              <w:t xml:space="preserve"> </w:t>
            </w:r>
            <w:r>
              <w:rPr>
                <w:rFonts w:cs="Times New Roman" w:hint="eastAsia"/>
                <w:sz w:val="20"/>
                <w:szCs w:val="20"/>
              </w:rPr>
              <w:t>보육수당</w:t>
            </w:r>
            <w:r>
              <w:rPr>
                <w:rFonts w:cs="Times New Roman" w:hint="eastAsia"/>
                <w:sz w:val="20"/>
                <w:szCs w:val="20"/>
              </w:rPr>
              <w:t>,</w:t>
            </w:r>
            <w:r>
              <w:rPr>
                <w:rFonts w:cs="Times New Roman"/>
                <w:sz w:val="20"/>
                <w:szCs w:val="20"/>
              </w:rPr>
              <w:t xml:space="preserve"> </w:t>
            </w:r>
            <w:r>
              <w:rPr>
                <w:rFonts w:cs="Times New Roman" w:hint="eastAsia"/>
                <w:sz w:val="20"/>
                <w:szCs w:val="20"/>
              </w:rPr>
              <w:t>차량유지비</w:t>
            </w:r>
            <w:r>
              <w:rPr>
                <w:rFonts w:cs="Times New Roman" w:hint="eastAsia"/>
                <w:sz w:val="20"/>
                <w:szCs w:val="20"/>
              </w:rPr>
              <w:t>,</w:t>
            </w:r>
            <w:r>
              <w:rPr>
                <w:rFonts w:cs="Times New Roman"/>
                <w:sz w:val="20"/>
                <w:szCs w:val="20"/>
              </w:rPr>
              <w:t xml:space="preserve"> </w:t>
            </w:r>
            <w:r>
              <w:rPr>
                <w:rFonts w:cs="Times New Roman" w:hint="eastAsia"/>
                <w:sz w:val="20"/>
                <w:szCs w:val="20"/>
              </w:rPr>
              <w:t>식대</w:t>
            </w:r>
            <w:r>
              <w:rPr>
                <w:rFonts w:cs="Times New Roman" w:hint="eastAsia"/>
                <w:sz w:val="20"/>
                <w:szCs w:val="20"/>
              </w:rPr>
              <w:t>,</w:t>
            </w:r>
            <w:r>
              <w:rPr>
                <w:rFonts w:cs="Times New Roman"/>
                <w:sz w:val="20"/>
                <w:szCs w:val="20"/>
              </w:rPr>
              <w:t xml:space="preserve"> </w:t>
            </w:r>
            <w:r>
              <w:rPr>
                <w:rFonts w:cs="Times New Roman" w:hint="eastAsia"/>
                <w:sz w:val="20"/>
                <w:szCs w:val="20"/>
              </w:rPr>
              <w:t>초과근무수당</w:t>
            </w:r>
            <w:r>
              <w:rPr>
                <w:rFonts w:cs="Times New Roman" w:hint="eastAsia"/>
                <w:sz w:val="20"/>
                <w:szCs w:val="20"/>
              </w:rPr>
              <w:t>,</w:t>
            </w:r>
            <w:r>
              <w:rPr>
                <w:rFonts w:cs="Times New Roman"/>
                <w:sz w:val="20"/>
                <w:szCs w:val="20"/>
              </w:rPr>
              <w:t xml:space="preserve"> </w:t>
            </w:r>
            <w:r>
              <w:rPr>
                <w:rFonts w:cs="Times New Roman" w:hint="eastAsia"/>
                <w:sz w:val="20"/>
                <w:szCs w:val="20"/>
              </w:rPr>
              <w:t>연장</w:t>
            </w:r>
            <w:r>
              <w:rPr>
                <w:rFonts w:cs="Times New Roman"/>
                <w:sz w:val="20"/>
                <w:szCs w:val="20"/>
              </w:rPr>
              <w:sym w:font="Wingdings" w:char="F09E"/>
            </w:r>
            <w:r>
              <w:rPr>
                <w:rFonts w:cs="Times New Roman" w:hint="eastAsia"/>
                <w:sz w:val="20"/>
                <w:szCs w:val="20"/>
              </w:rPr>
              <w:t>야간</w:t>
            </w:r>
            <w:r>
              <w:rPr>
                <w:rFonts w:cs="Times New Roman"/>
                <w:sz w:val="20"/>
                <w:szCs w:val="20"/>
              </w:rPr>
              <w:sym w:font="Wingdings" w:char="F09E"/>
            </w:r>
            <w:r>
              <w:rPr>
                <w:rFonts w:cs="Times New Roman" w:hint="eastAsia"/>
                <w:sz w:val="20"/>
                <w:szCs w:val="20"/>
              </w:rPr>
              <w:t>휴일</w:t>
            </w:r>
            <w:r>
              <w:rPr>
                <w:rFonts w:cs="Times New Roman" w:hint="eastAsia"/>
                <w:sz w:val="20"/>
                <w:szCs w:val="20"/>
              </w:rPr>
              <w:t xml:space="preserve"> </w:t>
            </w:r>
            <w:r>
              <w:rPr>
                <w:rFonts w:cs="Times New Roman" w:hint="eastAsia"/>
                <w:sz w:val="20"/>
                <w:szCs w:val="20"/>
              </w:rPr>
              <w:t>근무수당</w:t>
            </w:r>
            <w:r>
              <w:rPr>
                <w:rFonts w:cs="Times New Roman" w:hint="eastAsia"/>
                <w:sz w:val="20"/>
                <w:szCs w:val="20"/>
              </w:rPr>
              <w:t>,</w:t>
            </w:r>
            <w:r>
              <w:rPr>
                <w:rFonts w:cs="Times New Roman"/>
                <w:sz w:val="20"/>
                <w:szCs w:val="20"/>
              </w:rPr>
              <w:t xml:space="preserve"> </w:t>
            </w:r>
            <w:r>
              <w:rPr>
                <w:rFonts w:cs="Times New Roman" w:hint="eastAsia"/>
                <w:sz w:val="20"/>
                <w:szCs w:val="20"/>
              </w:rPr>
              <w:t>연차정산</w:t>
            </w:r>
            <w:r>
              <w:rPr>
                <w:rStyle w:val="ad"/>
                <w:rFonts w:cs="Times New Roman"/>
                <w:sz w:val="20"/>
                <w:szCs w:val="20"/>
              </w:rPr>
              <w:footnoteReference w:id="9"/>
            </w:r>
            <w:r>
              <w:rPr>
                <w:rFonts w:cs="Times New Roman" w:hint="eastAsia"/>
                <w:sz w:val="20"/>
                <w:szCs w:val="20"/>
              </w:rPr>
              <w:t>,</w:t>
            </w:r>
            <w:r>
              <w:rPr>
                <w:rFonts w:cs="Times New Roman"/>
                <w:sz w:val="20"/>
                <w:szCs w:val="20"/>
              </w:rPr>
              <w:t xml:space="preserve"> </w:t>
            </w:r>
            <w:r>
              <w:rPr>
                <w:rFonts w:cs="Times New Roman" w:hint="eastAsia"/>
                <w:sz w:val="20"/>
                <w:szCs w:val="20"/>
              </w:rPr>
              <w:t>더써</w:t>
            </w:r>
            <w:r>
              <w:rPr>
                <w:rStyle w:val="ad"/>
                <w:rFonts w:cs="Times New Roman"/>
                <w:sz w:val="20"/>
                <w:szCs w:val="20"/>
              </w:rPr>
              <w:footnoteReference w:id="10"/>
            </w:r>
            <w:r>
              <w:rPr>
                <w:rFonts w:cs="Times New Roman" w:hint="eastAsia"/>
                <w:sz w:val="20"/>
                <w:szCs w:val="20"/>
              </w:rPr>
              <w:t>,</w:t>
            </w:r>
            <w:r>
              <w:rPr>
                <w:rFonts w:cs="Times New Roman"/>
                <w:sz w:val="20"/>
                <w:szCs w:val="20"/>
              </w:rPr>
              <w:t xml:space="preserve"> </w:t>
            </w:r>
            <w:r>
              <w:rPr>
                <w:rFonts w:cs="Times New Roman" w:hint="eastAsia"/>
                <w:sz w:val="20"/>
                <w:szCs w:val="20"/>
              </w:rPr>
              <w:t>중책수당</w:t>
            </w:r>
            <w:r>
              <w:rPr>
                <w:rFonts w:cs="Times New Roman" w:hint="eastAsia"/>
                <w:sz w:val="20"/>
                <w:szCs w:val="20"/>
              </w:rPr>
              <w:t>,</w:t>
            </w:r>
            <w:r>
              <w:rPr>
                <w:rFonts w:cs="Times New Roman"/>
                <w:sz w:val="20"/>
                <w:szCs w:val="20"/>
              </w:rPr>
              <w:t xml:space="preserve"> </w:t>
            </w:r>
            <w:r>
              <w:rPr>
                <w:rFonts w:cs="Times New Roman" w:hint="eastAsia"/>
                <w:sz w:val="20"/>
                <w:szCs w:val="20"/>
              </w:rPr>
              <w:t>명절선물은</w:t>
            </w:r>
            <w:r>
              <w:rPr>
                <w:rFonts w:cs="Times New Roman" w:hint="eastAsia"/>
                <w:sz w:val="20"/>
                <w:szCs w:val="20"/>
              </w:rPr>
              <w:t xml:space="preserve"> </w:t>
            </w:r>
            <w:r>
              <w:rPr>
                <w:rFonts w:cs="Times New Roman" w:hint="eastAsia"/>
                <w:sz w:val="20"/>
                <w:szCs w:val="20"/>
              </w:rPr>
              <w:t>평균임금에</w:t>
            </w:r>
            <w:r>
              <w:rPr>
                <w:rFonts w:cs="Times New Roman" w:hint="eastAsia"/>
                <w:sz w:val="20"/>
                <w:szCs w:val="20"/>
              </w:rPr>
              <w:t xml:space="preserve"> </w:t>
            </w:r>
            <w:r>
              <w:rPr>
                <w:rFonts w:cs="Times New Roman" w:hint="eastAsia"/>
                <w:sz w:val="20"/>
                <w:szCs w:val="20"/>
              </w:rPr>
              <w:t>산입하고</w:t>
            </w:r>
            <w:r>
              <w:rPr>
                <w:rFonts w:cs="Times New Roman" w:hint="eastAsia"/>
                <w:sz w:val="20"/>
                <w:szCs w:val="20"/>
              </w:rPr>
              <w:t xml:space="preserve"> </w:t>
            </w:r>
            <w:r>
              <w:rPr>
                <w:rFonts w:cs="Times New Roman" w:hint="eastAsia"/>
                <w:sz w:val="20"/>
                <w:szCs w:val="20"/>
              </w:rPr>
              <w:t>있고</w:t>
            </w:r>
            <w:r>
              <w:rPr>
                <w:rFonts w:cs="Times New Roman" w:hint="eastAsia"/>
                <w:sz w:val="20"/>
                <w:szCs w:val="20"/>
              </w:rPr>
              <w:t xml:space="preserve">, </w:t>
            </w:r>
            <w:r>
              <w:rPr>
                <w:rFonts w:cs="Times New Roman" w:hint="eastAsia"/>
                <w:sz w:val="20"/>
                <w:szCs w:val="20"/>
              </w:rPr>
              <w:t>은행대출이자지원</w:t>
            </w:r>
            <w:r>
              <w:rPr>
                <w:rFonts w:cs="Times New Roman" w:hint="eastAsia"/>
                <w:sz w:val="20"/>
                <w:szCs w:val="20"/>
              </w:rPr>
              <w:t>,</w:t>
            </w:r>
            <w:r>
              <w:rPr>
                <w:rFonts w:cs="Times New Roman"/>
                <w:sz w:val="20"/>
                <w:szCs w:val="20"/>
              </w:rPr>
              <w:t xml:space="preserve"> </w:t>
            </w:r>
            <w:r>
              <w:rPr>
                <w:rFonts w:cs="Times New Roman" w:hint="eastAsia"/>
                <w:sz w:val="20"/>
                <w:szCs w:val="20"/>
              </w:rPr>
              <w:t>직무발명보상금</w:t>
            </w:r>
            <w:r>
              <w:rPr>
                <w:rFonts w:cs="Times New Roman" w:hint="eastAsia"/>
                <w:sz w:val="20"/>
                <w:szCs w:val="20"/>
              </w:rPr>
              <w:t>,</w:t>
            </w:r>
            <w:r>
              <w:rPr>
                <w:rFonts w:cs="Times New Roman"/>
                <w:sz w:val="20"/>
                <w:szCs w:val="20"/>
              </w:rPr>
              <w:t xml:space="preserve"> </w:t>
            </w:r>
            <w:r>
              <w:rPr>
                <w:rFonts w:cs="Times New Roman" w:hint="eastAsia"/>
                <w:sz w:val="20"/>
                <w:szCs w:val="20"/>
              </w:rPr>
              <w:t>인센티브</w:t>
            </w:r>
            <w:r>
              <w:rPr>
                <w:rFonts w:cs="Times New Roman" w:hint="eastAsia"/>
                <w:sz w:val="20"/>
                <w:szCs w:val="20"/>
              </w:rPr>
              <w:t xml:space="preserve">, </w:t>
            </w:r>
            <w:r>
              <w:rPr>
                <w:rFonts w:cs="Times New Roman" w:hint="eastAsia"/>
                <w:sz w:val="20"/>
                <w:szCs w:val="20"/>
              </w:rPr>
              <w:t>성과격려금</w:t>
            </w:r>
            <w:r>
              <w:rPr>
                <w:rFonts w:cs="Times New Roman" w:hint="eastAsia"/>
                <w:sz w:val="20"/>
                <w:szCs w:val="20"/>
              </w:rPr>
              <w:t>,</w:t>
            </w:r>
            <w:r>
              <w:rPr>
                <w:rFonts w:cs="Times New Roman"/>
                <w:sz w:val="20"/>
                <w:szCs w:val="20"/>
              </w:rPr>
              <w:t xml:space="preserve"> </w:t>
            </w:r>
            <w:r>
              <w:rPr>
                <w:rFonts w:cs="Times New Roman" w:hint="eastAsia"/>
                <w:sz w:val="20"/>
                <w:szCs w:val="20"/>
              </w:rPr>
              <w:t>카카오</w:t>
            </w:r>
            <w:r>
              <w:rPr>
                <w:rFonts w:cs="Times New Roman" w:hint="eastAsia"/>
                <w:sz w:val="20"/>
                <w:szCs w:val="20"/>
              </w:rPr>
              <w:t>T</w:t>
            </w:r>
            <w:r>
              <w:rPr>
                <w:rFonts w:cs="Times New Roman" w:hint="eastAsia"/>
                <w:sz w:val="20"/>
                <w:szCs w:val="20"/>
              </w:rPr>
              <w:t>포인트</w:t>
            </w:r>
            <w:r>
              <w:rPr>
                <w:rFonts w:cs="Times New Roman" w:hint="eastAsia"/>
                <w:sz w:val="20"/>
                <w:szCs w:val="20"/>
              </w:rPr>
              <w:t>,</w:t>
            </w:r>
            <w:r>
              <w:rPr>
                <w:rFonts w:cs="Times New Roman"/>
                <w:sz w:val="20"/>
                <w:szCs w:val="20"/>
              </w:rPr>
              <w:t xml:space="preserve"> </w:t>
            </w:r>
            <w:r>
              <w:rPr>
                <w:rFonts w:cs="Times New Roman" w:hint="eastAsia"/>
                <w:sz w:val="20"/>
                <w:szCs w:val="20"/>
              </w:rPr>
              <w:t>리텐션보너스</w:t>
            </w:r>
            <w:r>
              <w:rPr>
                <w:rFonts w:cs="Times New Roman" w:hint="eastAsia"/>
                <w:sz w:val="20"/>
                <w:szCs w:val="20"/>
              </w:rPr>
              <w:t>,</w:t>
            </w:r>
            <w:r>
              <w:rPr>
                <w:rFonts w:cs="Times New Roman"/>
                <w:sz w:val="20"/>
                <w:szCs w:val="20"/>
              </w:rPr>
              <w:t xml:space="preserve"> </w:t>
            </w:r>
            <w:r>
              <w:rPr>
                <w:rFonts w:cs="Times New Roman" w:hint="eastAsia"/>
                <w:sz w:val="20"/>
                <w:szCs w:val="20"/>
              </w:rPr>
              <w:t>사이닝보너스는</w:t>
            </w:r>
            <w:r w:rsidRPr="009A2958">
              <w:rPr>
                <w:rFonts w:cs="Times New Roman"/>
                <w:sz w:val="20"/>
                <w:szCs w:val="20"/>
              </w:rPr>
              <w:t xml:space="preserve"> </w:t>
            </w:r>
            <w:r w:rsidRPr="009A2958">
              <w:rPr>
                <w:rFonts w:cs="Times New Roman"/>
                <w:sz w:val="20"/>
                <w:szCs w:val="20"/>
              </w:rPr>
              <w:t>평균임금에</w:t>
            </w:r>
            <w:r w:rsidRPr="009A2958">
              <w:rPr>
                <w:rFonts w:cs="Times New Roman"/>
                <w:sz w:val="20"/>
                <w:szCs w:val="20"/>
              </w:rPr>
              <w:t xml:space="preserve"> </w:t>
            </w:r>
            <w:r w:rsidRPr="009A2958">
              <w:rPr>
                <w:rFonts w:cs="Times New Roman"/>
                <w:sz w:val="20"/>
                <w:szCs w:val="20"/>
              </w:rPr>
              <w:t>산입하</w:t>
            </w:r>
            <w:r>
              <w:rPr>
                <w:rFonts w:cs="Times New Roman" w:hint="eastAsia"/>
                <w:sz w:val="20"/>
                <w:szCs w:val="20"/>
              </w:rPr>
              <w:t>지</w:t>
            </w:r>
            <w:r>
              <w:rPr>
                <w:rFonts w:cs="Times New Roman" w:hint="eastAsia"/>
                <w:sz w:val="20"/>
                <w:szCs w:val="20"/>
              </w:rPr>
              <w:t xml:space="preserve"> </w:t>
            </w:r>
            <w:r>
              <w:rPr>
                <w:rFonts w:cs="Times New Roman" w:hint="eastAsia"/>
                <w:sz w:val="20"/>
                <w:szCs w:val="20"/>
              </w:rPr>
              <w:t>않고</w:t>
            </w:r>
            <w:r w:rsidRPr="009A2958">
              <w:rPr>
                <w:rFonts w:cs="Times New Roman"/>
                <w:sz w:val="20"/>
                <w:szCs w:val="20"/>
              </w:rPr>
              <w:t xml:space="preserve"> </w:t>
            </w:r>
            <w:r w:rsidRPr="009A2958">
              <w:rPr>
                <w:rFonts w:cs="Times New Roman"/>
                <w:sz w:val="20"/>
                <w:szCs w:val="20"/>
              </w:rPr>
              <w:t>있</w:t>
            </w:r>
            <w:r>
              <w:rPr>
                <w:rFonts w:cs="Times New Roman" w:hint="eastAsia"/>
                <w:sz w:val="20"/>
                <w:szCs w:val="20"/>
              </w:rPr>
              <w:t>음</w:t>
            </w:r>
            <w:r>
              <w:rPr>
                <w:rFonts w:cs="Times New Roman" w:hint="eastAsia"/>
                <w:sz w:val="20"/>
                <w:szCs w:val="20"/>
              </w:rPr>
              <w:t>.</w:t>
            </w:r>
            <w:r>
              <w:rPr>
                <w:rFonts w:cs="Times New Roman"/>
                <w:sz w:val="20"/>
                <w:szCs w:val="20"/>
              </w:rPr>
              <w:t xml:space="preserve"> </w:t>
            </w:r>
          </w:p>
        </w:tc>
        <w:tc>
          <w:tcPr>
            <w:tcW w:w="26" w:type="pct"/>
            <w:tcBorders>
              <w:top w:val="nil"/>
              <w:bottom w:val="nil"/>
            </w:tcBorders>
          </w:tcPr>
          <w:p w14:paraId="4EDC70C4"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79DEE046" w14:textId="77777777" w:rsidR="005335C7" w:rsidRPr="0012300C" w:rsidRDefault="005335C7" w:rsidP="005335C7">
            <w:pPr>
              <w:pStyle w:val="a8"/>
              <w:widowControl/>
              <w:numPr>
                <w:ilvl w:val="0"/>
                <w:numId w:val="2"/>
              </w:numPr>
              <w:spacing w:before="40" w:after="120" w:line="276" w:lineRule="auto"/>
              <w:rPr>
                <w:rFonts w:cs="Times New Roman"/>
                <w:spacing w:val="-2"/>
                <w:sz w:val="20"/>
                <w:szCs w:val="20"/>
              </w:rPr>
            </w:pPr>
            <w:r w:rsidRPr="0012300C">
              <w:rPr>
                <w:rFonts w:cs="Times New Roman"/>
                <w:spacing w:val="-2"/>
                <w:sz w:val="20"/>
                <w:szCs w:val="20"/>
              </w:rPr>
              <w:t>특정</w:t>
            </w:r>
            <w:r w:rsidRPr="0012300C">
              <w:rPr>
                <w:rFonts w:cs="Times New Roman"/>
                <w:spacing w:val="-2"/>
                <w:sz w:val="20"/>
                <w:szCs w:val="20"/>
              </w:rPr>
              <w:t xml:space="preserve"> </w:t>
            </w:r>
            <w:r w:rsidRPr="0012300C">
              <w:rPr>
                <w:rFonts w:cs="Times New Roman"/>
                <w:spacing w:val="-2"/>
                <w:sz w:val="20"/>
                <w:szCs w:val="20"/>
              </w:rPr>
              <w:t>명목의</w:t>
            </w:r>
            <w:r w:rsidRPr="0012300C">
              <w:rPr>
                <w:rFonts w:cs="Times New Roman"/>
                <w:spacing w:val="-2"/>
                <w:sz w:val="20"/>
                <w:szCs w:val="20"/>
              </w:rPr>
              <w:t xml:space="preserve"> </w:t>
            </w:r>
            <w:r w:rsidRPr="0012300C">
              <w:rPr>
                <w:rFonts w:cs="Times New Roman"/>
                <w:spacing w:val="-2"/>
                <w:sz w:val="20"/>
                <w:szCs w:val="20"/>
              </w:rPr>
              <w:t>금품이</w:t>
            </w:r>
            <w:r w:rsidRPr="0012300C">
              <w:rPr>
                <w:rFonts w:cs="Times New Roman"/>
                <w:spacing w:val="-2"/>
                <w:sz w:val="20"/>
                <w:szCs w:val="20"/>
              </w:rPr>
              <w:t xml:space="preserve"> </w:t>
            </w:r>
            <w:r w:rsidRPr="0012300C">
              <w:rPr>
                <w:rFonts w:cs="Times New Roman"/>
                <w:spacing w:val="-2"/>
                <w:sz w:val="20"/>
                <w:szCs w:val="20"/>
              </w:rPr>
              <w:t>평균임금에</w:t>
            </w:r>
            <w:r w:rsidRPr="0012300C">
              <w:rPr>
                <w:rFonts w:cs="Times New Roman"/>
                <w:spacing w:val="-2"/>
                <w:sz w:val="20"/>
                <w:szCs w:val="20"/>
              </w:rPr>
              <w:t xml:space="preserve"> </w:t>
            </w:r>
            <w:r w:rsidRPr="0012300C">
              <w:rPr>
                <w:rFonts w:cs="Times New Roman"/>
                <w:spacing w:val="-2"/>
                <w:sz w:val="20"/>
                <w:szCs w:val="20"/>
              </w:rPr>
              <w:t>해당하는지</w:t>
            </w:r>
            <w:r w:rsidRPr="0012300C">
              <w:rPr>
                <w:rFonts w:cs="Times New Roman"/>
                <w:spacing w:val="-2"/>
                <w:sz w:val="20"/>
                <w:szCs w:val="20"/>
              </w:rPr>
              <w:t xml:space="preserve"> </w:t>
            </w:r>
            <w:r w:rsidRPr="0012300C">
              <w:rPr>
                <w:rFonts w:cs="Times New Roman"/>
                <w:spacing w:val="-2"/>
                <w:sz w:val="20"/>
                <w:szCs w:val="20"/>
              </w:rPr>
              <w:t>여부는</w:t>
            </w:r>
            <w:r w:rsidRPr="0012300C">
              <w:rPr>
                <w:rFonts w:cs="Times New Roman"/>
                <w:spacing w:val="-2"/>
                <w:sz w:val="20"/>
                <w:szCs w:val="20"/>
              </w:rPr>
              <w:t xml:space="preserve"> </w:t>
            </w:r>
            <w:r w:rsidRPr="0012300C">
              <w:rPr>
                <w:rFonts w:cs="Times New Roman"/>
                <w:spacing w:val="-2"/>
                <w:sz w:val="20"/>
                <w:szCs w:val="20"/>
              </w:rPr>
              <w:t>금품의</w:t>
            </w:r>
            <w:r w:rsidRPr="0012300C">
              <w:rPr>
                <w:rFonts w:cs="Times New Roman"/>
                <w:spacing w:val="-2"/>
                <w:sz w:val="20"/>
                <w:szCs w:val="20"/>
              </w:rPr>
              <w:t xml:space="preserve"> </w:t>
            </w:r>
            <w:r w:rsidRPr="0012300C">
              <w:rPr>
                <w:rFonts w:cs="Times New Roman"/>
                <w:spacing w:val="-2"/>
                <w:sz w:val="20"/>
                <w:szCs w:val="20"/>
              </w:rPr>
              <w:t>외형상의</w:t>
            </w:r>
            <w:r w:rsidRPr="0012300C">
              <w:rPr>
                <w:rFonts w:cs="Times New Roman"/>
                <w:spacing w:val="-2"/>
                <w:sz w:val="20"/>
                <w:szCs w:val="20"/>
              </w:rPr>
              <w:t xml:space="preserve"> </w:t>
            </w:r>
            <w:r w:rsidRPr="0012300C">
              <w:rPr>
                <w:rFonts w:cs="Times New Roman"/>
                <w:spacing w:val="-2"/>
                <w:sz w:val="20"/>
                <w:szCs w:val="20"/>
              </w:rPr>
              <w:t>명칭</w:t>
            </w:r>
            <w:r w:rsidRPr="0012300C">
              <w:rPr>
                <w:rFonts w:cs="Times New Roman"/>
                <w:spacing w:val="-2"/>
                <w:sz w:val="20"/>
                <w:szCs w:val="20"/>
              </w:rPr>
              <w:t xml:space="preserve"> </w:t>
            </w:r>
            <w:r w:rsidRPr="0012300C">
              <w:rPr>
                <w:rFonts w:cs="Times New Roman"/>
                <w:spacing w:val="-2"/>
                <w:sz w:val="20"/>
                <w:szCs w:val="20"/>
              </w:rPr>
              <w:t>등에</w:t>
            </w:r>
            <w:r w:rsidRPr="0012300C">
              <w:rPr>
                <w:rFonts w:cs="Times New Roman"/>
                <w:spacing w:val="-2"/>
                <w:sz w:val="20"/>
                <w:szCs w:val="20"/>
              </w:rPr>
              <w:t xml:space="preserve"> </w:t>
            </w:r>
            <w:r w:rsidRPr="0012300C">
              <w:rPr>
                <w:rFonts w:cs="Times New Roman"/>
                <w:spacing w:val="-2"/>
                <w:sz w:val="20"/>
                <w:szCs w:val="20"/>
              </w:rPr>
              <w:t>의하여</w:t>
            </w:r>
            <w:r w:rsidRPr="0012300C">
              <w:rPr>
                <w:rFonts w:cs="Times New Roman"/>
                <w:spacing w:val="-2"/>
                <w:sz w:val="20"/>
                <w:szCs w:val="20"/>
              </w:rPr>
              <w:t xml:space="preserve"> </w:t>
            </w:r>
            <w:r w:rsidRPr="0012300C">
              <w:rPr>
                <w:rFonts w:cs="Times New Roman"/>
                <w:spacing w:val="-2"/>
                <w:sz w:val="20"/>
                <w:szCs w:val="20"/>
              </w:rPr>
              <w:t>좌우되는</w:t>
            </w:r>
            <w:r w:rsidRPr="0012300C">
              <w:rPr>
                <w:rFonts w:cs="Times New Roman"/>
                <w:spacing w:val="-2"/>
                <w:sz w:val="20"/>
                <w:szCs w:val="20"/>
              </w:rPr>
              <w:t xml:space="preserve"> </w:t>
            </w:r>
            <w:r w:rsidRPr="0012300C">
              <w:rPr>
                <w:rFonts w:cs="Times New Roman"/>
                <w:spacing w:val="-2"/>
                <w:sz w:val="20"/>
                <w:szCs w:val="20"/>
              </w:rPr>
              <w:t>것이</w:t>
            </w:r>
            <w:r w:rsidRPr="0012300C">
              <w:rPr>
                <w:rFonts w:cs="Times New Roman"/>
                <w:spacing w:val="-2"/>
                <w:sz w:val="20"/>
                <w:szCs w:val="20"/>
              </w:rPr>
              <w:t xml:space="preserve"> </w:t>
            </w:r>
            <w:r w:rsidRPr="0012300C">
              <w:rPr>
                <w:rFonts w:cs="Times New Roman"/>
                <w:spacing w:val="-2"/>
                <w:sz w:val="20"/>
                <w:szCs w:val="20"/>
              </w:rPr>
              <w:t>아니고</w:t>
            </w:r>
            <w:r w:rsidRPr="0012300C">
              <w:rPr>
                <w:rFonts w:cs="Times New Roman"/>
                <w:spacing w:val="-2"/>
                <w:sz w:val="20"/>
                <w:szCs w:val="20"/>
              </w:rPr>
              <w:t xml:space="preserve">, </w:t>
            </w:r>
            <w:r w:rsidRPr="0012300C">
              <w:rPr>
                <w:rFonts w:cs="Times New Roman"/>
                <w:spacing w:val="-2"/>
                <w:sz w:val="20"/>
                <w:szCs w:val="20"/>
              </w:rPr>
              <w:t>동</w:t>
            </w:r>
            <w:r w:rsidRPr="0012300C">
              <w:rPr>
                <w:rFonts w:cs="Times New Roman"/>
                <w:spacing w:val="-2"/>
                <w:sz w:val="20"/>
                <w:szCs w:val="20"/>
              </w:rPr>
              <w:t xml:space="preserve"> </w:t>
            </w:r>
            <w:r w:rsidRPr="0012300C">
              <w:rPr>
                <w:rFonts w:cs="Times New Roman"/>
                <w:spacing w:val="-2"/>
                <w:sz w:val="20"/>
                <w:szCs w:val="20"/>
              </w:rPr>
              <w:t>금품이</w:t>
            </w:r>
            <w:r w:rsidRPr="0012300C">
              <w:rPr>
                <w:rFonts w:cs="Times New Roman"/>
                <w:spacing w:val="-2"/>
                <w:sz w:val="20"/>
                <w:szCs w:val="20"/>
              </w:rPr>
              <w:t xml:space="preserve"> </w:t>
            </w:r>
            <w:r w:rsidRPr="0012300C">
              <w:rPr>
                <w:rFonts w:cs="Times New Roman"/>
                <w:spacing w:val="-2"/>
                <w:sz w:val="20"/>
                <w:szCs w:val="20"/>
              </w:rPr>
              <w:t>근로의</w:t>
            </w:r>
            <w:r w:rsidRPr="0012300C">
              <w:rPr>
                <w:rFonts w:cs="Times New Roman"/>
                <w:spacing w:val="-2"/>
                <w:sz w:val="20"/>
                <w:szCs w:val="20"/>
              </w:rPr>
              <w:t xml:space="preserve"> </w:t>
            </w:r>
            <w:r w:rsidRPr="0012300C">
              <w:rPr>
                <w:rFonts w:cs="Times New Roman"/>
                <w:spacing w:val="-2"/>
                <w:sz w:val="20"/>
                <w:szCs w:val="20"/>
              </w:rPr>
              <w:t>대가로서</w:t>
            </w:r>
            <w:r w:rsidRPr="0012300C">
              <w:rPr>
                <w:rFonts w:cs="Times New Roman"/>
                <w:spacing w:val="-2"/>
                <w:sz w:val="20"/>
                <w:szCs w:val="20"/>
              </w:rPr>
              <w:t xml:space="preserve"> </w:t>
            </w:r>
            <w:r w:rsidRPr="0012300C">
              <w:rPr>
                <w:rFonts w:cs="Times New Roman"/>
                <w:spacing w:val="-2"/>
                <w:sz w:val="20"/>
                <w:szCs w:val="20"/>
              </w:rPr>
              <w:t>계속적</w:t>
            </w:r>
            <w:r w:rsidRPr="0012300C">
              <w:rPr>
                <w:rFonts w:cs="Times New Roman"/>
                <w:spacing w:val="-2"/>
                <w:sz w:val="20"/>
                <w:szCs w:val="20"/>
              </w:rPr>
              <w:sym w:font="Wingdings" w:char="F09E"/>
            </w:r>
            <w:r w:rsidRPr="0012300C">
              <w:rPr>
                <w:rFonts w:cs="Times New Roman"/>
                <w:spacing w:val="-2"/>
                <w:sz w:val="20"/>
                <w:szCs w:val="20"/>
              </w:rPr>
              <w:t>정기적으로</w:t>
            </w:r>
            <w:r w:rsidRPr="0012300C">
              <w:rPr>
                <w:rFonts w:cs="Times New Roman"/>
                <w:spacing w:val="-2"/>
                <w:sz w:val="20"/>
                <w:szCs w:val="20"/>
              </w:rPr>
              <w:t xml:space="preserve"> </w:t>
            </w:r>
            <w:r w:rsidRPr="0012300C">
              <w:rPr>
                <w:rFonts w:cs="Times New Roman"/>
                <w:spacing w:val="-2"/>
                <w:sz w:val="20"/>
                <w:szCs w:val="20"/>
              </w:rPr>
              <w:t>지급되고</w:t>
            </w:r>
            <w:r w:rsidRPr="0012300C">
              <w:rPr>
                <w:rFonts w:cs="Times New Roman"/>
                <w:spacing w:val="-2"/>
                <w:sz w:val="20"/>
                <w:szCs w:val="20"/>
              </w:rPr>
              <w:t xml:space="preserve"> </w:t>
            </w:r>
            <w:r w:rsidRPr="0012300C">
              <w:rPr>
                <w:rFonts w:cs="Times New Roman"/>
                <w:spacing w:val="-2"/>
                <w:sz w:val="20"/>
                <w:szCs w:val="20"/>
              </w:rPr>
              <w:t>있으며</w:t>
            </w:r>
            <w:r w:rsidRPr="0012300C">
              <w:rPr>
                <w:rFonts w:cs="Times New Roman"/>
                <w:spacing w:val="-2"/>
                <w:sz w:val="20"/>
                <w:szCs w:val="20"/>
              </w:rPr>
              <w:t xml:space="preserve"> </w:t>
            </w:r>
            <w:r w:rsidRPr="0012300C">
              <w:rPr>
                <w:rFonts w:cs="Times New Roman"/>
                <w:spacing w:val="-2"/>
                <w:sz w:val="20"/>
                <w:szCs w:val="20"/>
              </w:rPr>
              <w:t>취업규칙</w:t>
            </w:r>
            <w:r w:rsidRPr="0012300C">
              <w:rPr>
                <w:rFonts w:cs="Times New Roman"/>
                <w:spacing w:val="-2"/>
                <w:sz w:val="20"/>
                <w:szCs w:val="20"/>
              </w:rPr>
              <w:sym w:font="Wingdings" w:char="F09E"/>
            </w:r>
            <w:r w:rsidRPr="0012300C">
              <w:rPr>
                <w:rFonts w:cs="Times New Roman"/>
                <w:spacing w:val="-2"/>
                <w:sz w:val="20"/>
                <w:szCs w:val="20"/>
              </w:rPr>
              <w:t>근로계약</w:t>
            </w:r>
            <w:r w:rsidRPr="0012300C">
              <w:rPr>
                <w:rFonts w:cs="Times New Roman"/>
                <w:spacing w:val="-2"/>
                <w:sz w:val="20"/>
                <w:szCs w:val="20"/>
              </w:rPr>
              <w:sym w:font="Wingdings" w:char="F09E"/>
            </w:r>
            <w:r w:rsidRPr="0012300C">
              <w:rPr>
                <w:rFonts w:cs="Times New Roman"/>
                <w:spacing w:val="-2"/>
                <w:sz w:val="20"/>
                <w:szCs w:val="20"/>
              </w:rPr>
              <w:t>노동</w:t>
            </w:r>
            <w:r w:rsidRPr="0012300C">
              <w:rPr>
                <w:rFonts w:cs="Times New Roman"/>
                <w:spacing w:val="-2"/>
                <w:sz w:val="20"/>
                <w:szCs w:val="20"/>
              </w:rPr>
              <w:t xml:space="preserve"> </w:t>
            </w:r>
            <w:r w:rsidRPr="0012300C">
              <w:rPr>
                <w:rFonts w:cs="Times New Roman"/>
                <w:spacing w:val="-2"/>
                <w:sz w:val="20"/>
                <w:szCs w:val="20"/>
              </w:rPr>
              <w:t>관행</w:t>
            </w:r>
            <w:r w:rsidRPr="0012300C">
              <w:rPr>
                <w:rFonts w:cs="Times New Roman"/>
                <w:spacing w:val="-2"/>
                <w:sz w:val="20"/>
                <w:szCs w:val="20"/>
              </w:rPr>
              <w:t xml:space="preserve"> </w:t>
            </w:r>
            <w:r w:rsidRPr="0012300C">
              <w:rPr>
                <w:rFonts w:cs="Times New Roman"/>
                <w:spacing w:val="-2"/>
                <w:sz w:val="20"/>
                <w:szCs w:val="20"/>
              </w:rPr>
              <w:t>등에</w:t>
            </w:r>
            <w:r w:rsidRPr="0012300C">
              <w:rPr>
                <w:rFonts w:cs="Times New Roman"/>
                <w:spacing w:val="-2"/>
                <w:sz w:val="20"/>
                <w:szCs w:val="20"/>
              </w:rPr>
              <w:t xml:space="preserve"> </w:t>
            </w:r>
            <w:r w:rsidRPr="0012300C">
              <w:rPr>
                <w:rFonts w:cs="Times New Roman"/>
                <w:spacing w:val="-2"/>
                <w:sz w:val="20"/>
                <w:szCs w:val="20"/>
              </w:rPr>
              <w:t>의하여</w:t>
            </w:r>
            <w:r w:rsidRPr="0012300C">
              <w:rPr>
                <w:rFonts w:cs="Times New Roman"/>
                <w:spacing w:val="-2"/>
                <w:sz w:val="20"/>
                <w:szCs w:val="20"/>
              </w:rPr>
              <w:t xml:space="preserve"> </w:t>
            </w:r>
            <w:r w:rsidRPr="0012300C">
              <w:rPr>
                <w:rFonts w:cs="Times New Roman"/>
                <w:spacing w:val="-2"/>
                <w:sz w:val="20"/>
                <w:szCs w:val="20"/>
              </w:rPr>
              <w:t>사용자에게</w:t>
            </w:r>
            <w:r w:rsidRPr="0012300C">
              <w:rPr>
                <w:rFonts w:cs="Times New Roman"/>
                <w:spacing w:val="-2"/>
                <w:sz w:val="20"/>
                <w:szCs w:val="20"/>
              </w:rPr>
              <w:t xml:space="preserve"> </w:t>
            </w:r>
            <w:r w:rsidRPr="0012300C">
              <w:rPr>
                <w:rFonts w:cs="Times New Roman"/>
                <w:spacing w:val="-2"/>
                <w:sz w:val="20"/>
                <w:szCs w:val="20"/>
              </w:rPr>
              <w:t>지급의무가</w:t>
            </w:r>
            <w:r w:rsidRPr="0012300C">
              <w:rPr>
                <w:rFonts w:cs="Times New Roman"/>
                <w:spacing w:val="-2"/>
                <w:sz w:val="20"/>
                <w:szCs w:val="20"/>
              </w:rPr>
              <w:t xml:space="preserve"> </w:t>
            </w:r>
            <w:r w:rsidRPr="0012300C">
              <w:rPr>
                <w:rFonts w:cs="Times New Roman"/>
                <w:spacing w:val="-2"/>
                <w:sz w:val="20"/>
                <w:szCs w:val="20"/>
              </w:rPr>
              <w:t>지워져</w:t>
            </w:r>
            <w:r w:rsidRPr="0012300C">
              <w:rPr>
                <w:rFonts w:cs="Times New Roman"/>
                <w:spacing w:val="-2"/>
                <w:sz w:val="20"/>
                <w:szCs w:val="20"/>
              </w:rPr>
              <w:t xml:space="preserve"> </w:t>
            </w:r>
            <w:r w:rsidRPr="0012300C">
              <w:rPr>
                <w:rFonts w:cs="Times New Roman"/>
                <w:spacing w:val="-2"/>
                <w:sz w:val="20"/>
                <w:szCs w:val="20"/>
              </w:rPr>
              <w:t>있는지</w:t>
            </w:r>
            <w:r w:rsidRPr="0012300C">
              <w:rPr>
                <w:rFonts w:cs="Times New Roman"/>
                <w:spacing w:val="-2"/>
                <w:sz w:val="20"/>
                <w:szCs w:val="20"/>
              </w:rPr>
              <w:t xml:space="preserve"> </w:t>
            </w:r>
            <w:r w:rsidRPr="0012300C">
              <w:rPr>
                <w:rFonts w:cs="Times New Roman"/>
                <w:spacing w:val="-2"/>
                <w:sz w:val="20"/>
                <w:szCs w:val="20"/>
              </w:rPr>
              <w:lastRenderedPageBreak/>
              <w:t>여부를</w:t>
            </w:r>
            <w:r w:rsidRPr="0012300C">
              <w:rPr>
                <w:rFonts w:cs="Times New Roman"/>
                <w:spacing w:val="-2"/>
                <w:sz w:val="20"/>
                <w:szCs w:val="20"/>
              </w:rPr>
              <w:t xml:space="preserve"> </w:t>
            </w:r>
            <w:r w:rsidRPr="0012300C">
              <w:rPr>
                <w:rFonts w:cs="Times New Roman"/>
                <w:spacing w:val="-2"/>
                <w:sz w:val="20"/>
                <w:szCs w:val="20"/>
              </w:rPr>
              <w:t>기준으로</w:t>
            </w:r>
            <w:r w:rsidRPr="0012300C">
              <w:rPr>
                <w:rFonts w:cs="Times New Roman"/>
                <w:spacing w:val="-2"/>
                <w:sz w:val="20"/>
                <w:szCs w:val="20"/>
              </w:rPr>
              <w:t xml:space="preserve"> </w:t>
            </w:r>
            <w:r w:rsidRPr="0012300C">
              <w:rPr>
                <w:rFonts w:cs="Times New Roman"/>
                <w:spacing w:val="-2"/>
                <w:sz w:val="20"/>
                <w:szCs w:val="20"/>
              </w:rPr>
              <w:t>하여</w:t>
            </w:r>
            <w:r w:rsidRPr="0012300C">
              <w:rPr>
                <w:rFonts w:cs="Times New Roman"/>
                <w:spacing w:val="-2"/>
                <w:sz w:val="20"/>
                <w:szCs w:val="20"/>
              </w:rPr>
              <w:t xml:space="preserve"> </w:t>
            </w:r>
            <w:r w:rsidRPr="0012300C">
              <w:rPr>
                <w:rFonts w:cs="Times New Roman"/>
                <w:spacing w:val="-2"/>
                <w:sz w:val="20"/>
                <w:szCs w:val="20"/>
              </w:rPr>
              <w:t>판단하여야</w:t>
            </w:r>
            <w:r w:rsidRPr="0012300C">
              <w:rPr>
                <w:rFonts w:cs="Times New Roman"/>
                <w:spacing w:val="-2"/>
                <w:sz w:val="20"/>
                <w:szCs w:val="20"/>
              </w:rPr>
              <w:t xml:space="preserve"> </w:t>
            </w:r>
            <w:r w:rsidRPr="0012300C">
              <w:rPr>
                <w:rFonts w:cs="Times New Roman"/>
                <w:spacing w:val="-2"/>
                <w:sz w:val="20"/>
                <w:szCs w:val="20"/>
              </w:rPr>
              <w:t>한다는</w:t>
            </w:r>
            <w:r w:rsidRPr="0012300C">
              <w:rPr>
                <w:rFonts w:cs="Times New Roman"/>
                <w:spacing w:val="-2"/>
                <w:sz w:val="20"/>
                <w:szCs w:val="20"/>
              </w:rPr>
              <w:t xml:space="preserve"> </w:t>
            </w:r>
            <w:r w:rsidRPr="0012300C">
              <w:rPr>
                <w:rFonts w:cs="Times New Roman"/>
                <w:spacing w:val="-2"/>
                <w:sz w:val="20"/>
                <w:szCs w:val="20"/>
              </w:rPr>
              <w:t>것이</w:t>
            </w:r>
            <w:r w:rsidRPr="0012300C">
              <w:rPr>
                <w:rFonts w:cs="Times New Roman"/>
                <w:spacing w:val="-2"/>
                <w:sz w:val="20"/>
                <w:szCs w:val="20"/>
              </w:rPr>
              <w:t xml:space="preserve"> </w:t>
            </w:r>
            <w:r w:rsidRPr="0012300C">
              <w:rPr>
                <w:rFonts w:cs="Times New Roman"/>
                <w:spacing w:val="-2"/>
                <w:sz w:val="20"/>
                <w:szCs w:val="20"/>
              </w:rPr>
              <w:t>근로기준법의</w:t>
            </w:r>
            <w:r w:rsidRPr="0012300C">
              <w:rPr>
                <w:rFonts w:cs="Times New Roman"/>
                <w:spacing w:val="-2"/>
                <w:sz w:val="20"/>
                <w:szCs w:val="20"/>
              </w:rPr>
              <w:t xml:space="preserve"> </w:t>
            </w:r>
            <w:r w:rsidRPr="0012300C">
              <w:rPr>
                <w:rFonts w:cs="Times New Roman"/>
                <w:spacing w:val="-2"/>
                <w:sz w:val="20"/>
                <w:szCs w:val="20"/>
              </w:rPr>
              <w:t>취지이며</w:t>
            </w:r>
            <w:r w:rsidRPr="0012300C">
              <w:rPr>
                <w:rFonts w:cs="Times New Roman"/>
                <w:spacing w:val="-2"/>
                <w:sz w:val="20"/>
                <w:szCs w:val="20"/>
              </w:rPr>
              <w:t xml:space="preserve"> </w:t>
            </w:r>
            <w:r w:rsidRPr="0012300C">
              <w:rPr>
                <w:rFonts w:cs="Times New Roman"/>
                <w:spacing w:val="-2"/>
                <w:sz w:val="20"/>
                <w:szCs w:val="20"/>
              </w:rPr>
              <w:t>최근</w:t>
            </w:r>
            <w:r w:rsidRPr="0012300C">
              <w:rPr>
                <w:rFonts w:cs="Times New Roman"/>
                <w:spacing w:val="-2"/>
                <w:sz w:val="20"/>
                <w:szCs w:val="20"/>
              </w:rPr>
              <w:t xml:space="preserve"> </w:t>
            </w:r>
            <w:r w:rsidRPr="0012300C">
              <w:rPr>
                <w:rFonts w:cs="Times New Roman"/>
                <w:spacing w:val="-2"/>
                <w:sz w:val="20"/>
                <w:szCs w:val="20"/>
              </w:rPr>
              <w:t>주류</w:t>
            </w:r>
            <w:r w:rsidRPr="0012300C">
              <w:rPr>
                <w:rFonts w:cs="Times New Roman"/>
                <w:spacing w:val="-2"/>
                <w:sz w:val="20"/>
                <w:szCs w:val="20"/>
              </w:rPr>
              <w:t xml:space="preserve"> </w:t>
            </w:r>
            <w:r w:rsidRPr="0012300C">
              <w:rPr>
                <w:rFonts w:cs="Times New Roman"/>
                <w:spacing w:val="-2"/>
                <w:sz w:val="20"/>
                <w:szCs w:val="20"/>
              </w:rPr>
              <w:t>판례의</w:t>
            </w:r>
            <w:r w:rsidRPr="0012300C">
              <w:rPr>
                <w:rFonts w:cs="Times New Roman"/>
                <w:spacing w:val="-2"/>
                <w:sz w:val="20"/>
                <w:szCs w:val="20"/>
              </w:rPr>
              <w:t xml:space="preserve"> </w:t>
            </w:r>
            <w:r w:rsidRPr="0012300C">
              <w:rPr>
                <w:rFonts w:cs="Times New Roman"/>
                <w:spacing w:val="-2"/>
                <w:sz w:val="20"/>
                <w:szCs w:val="20"/>
              </w:rPr>
              <w:t>입장임</w:t>
            </w:r>
            <w:r w:rsidRPr="0012300C">
              <w:rPr>
                <w:rFonts w:cs="Times New Roman"/>
                <w:spacing w:val="-2"/>
                <w:sz w:val="20"/>
                <w:szCs w:val="20"/>
              </w:rPr>
              <w:t>.</w:t>
            </w:r>
          </w:p>
          <w:p w14:paraId="764ECBCC" w14:textId="77777777" w:rsidR="005335C7" w:rsidRPr="009A2958" w:rsidRDefault="005335C7" w:rsidP="005335C7">
            <w:pPr>
              <w:pStyle w:val="a8"/>
              <w:widowControl/>
              <w:numPr>
                <w:ilvl w:val="0"/>
                <w:numId w:val="2"/>
              </w:numPr>
              <w:spacing w:before="40" w:after="120" w:line="264" w:lineRule="auto"/>
              <w:rPr>
                <w:rFonts w:cs="Times New Roman"/>
                <w:sz w:val="20"/>
                <w:szCs w:val="20"/>
              </w:rPr>
            </w:pPr>
            <w:r w:rsidRPr="009A2958">
              <w:rPr>
                <w:rFonts w:cs="Times New Roman"/>
                <w:sz w:val="20"/>
                <w:szCs w:val="20"/>
              </w:rPr>
              <w:t>평균임금에</w:t>
            </w:r>
            <w:r w:rsidRPr="009A2958">
              <w:rPr>
                <w:rFonts w:cs="Times New Roman"/>
                <w:sz w:val="20"/>
                <w:szCs w:val="20"/>
              </w:rPr>
              <w:t xml:space="preserve"> </w:t>
            </w:r>
            <w:r w:rsidRPr="009A2958">
              <w:rPr>
                <w:rFonts w:cs="Times New Roman"/>
                <w:sz w:val="20"/>
                <w:szCs w:val="20"/>
              </w:rPr>
              <w:t>포함되어야</w:t>
            </w:r>
            <w:r w:rsidRPr="009A2958">
              <w:rPr>
                <w:rFonts w:cs="Times New Roman"/>
                <w:sz w:val="20"/>
                <w:szCs w:val="20"/>
              </w:rPr>
              <w:t xml:space="preserve"> </w:t>
            </w:r>
            <w:r w:rsidRPr="009A2958">
              <w:rPr>
                <w:rFonts w:cs="Times New Roman"/>
                <w:sz w:val="20"/>
                <w:szCs w:val="20"/>
              </w:rPr>
              <w:t>하는</w:t>
            </w:r>
            <w:r w:rsidRPr="009A2958">
              <w:rPr>
                <w:rFonts w:cs="Times New Roman"/>
                <w:sz w:val="20"/>
                <w:szCs w:val="20"/>
              </w:rPr>
              <w:t xml:space="preserve"> </w:t>
            </w:r>
            <w:r w:rsidRPr="009A2958">
              <w:rPr>
                <w:rFonts w:cs="Times New Roman"/>
                <w:sz w:val="20"/>
                <w:szCs w:val="20"/>
              </w:rPr>
              <w:t>임금을</w:t>
            </w:r>
            <w:r w:rsidRPr="009A2958">
              <w:rPr>
                <w:rFonts w:cs="Times New Roman"/>
                <w:sz w:val="20"/>
                <w:szCs w:val="20"/>
              </w:rPr>
              <w:t xml:space="preserve"> </w:t>
            </w:r>
            <w:r w:rsidRPr="009A2958">
              <w:rPr>
                <w:rFonts w:cs="Times New Roman"/>
                <w:sz w:val="20"/>
                <w:szCs w:val="20"/>
              </w:rPr>
              <w:t>평균임금에</w:t>
            </w:r>
            <w:r w:rsidRPr="009A2958">
              <w:rPr>
                <w:rFonts w:cs="Times New Roman"/>
                <w:sz w:val="20"/>
                <w:szCs w:val="20"/>
              </w:rPr>
              <w:t xml:space="preserve"> </w:t>
            </w:r>
            <w:r w:rsidRPr="009A2958">
              <w:rPr>
                <w:rFonts w:cs="Times New Roman"/>
                <w:sz w:val="20"/>
                <w:szCs w:val="20"/>
              </w:rPr>
              <w:t>포함시키지</w:t>
            </w:r>
            <w:r w:rsidRPr="009A2958">
              <w:rPr>
                <w:rFonts w:cs="Times New Roman"/>
                <w:sz w:val="20"/>
                <w:szCs w:val="20"/>
              </w:rPr>
              <w:t xml:space="preserve"> </w:t>
            </w:r>
            <w:r w:rsidRPr="009A2958">
              <w:rPr>
                <w:rFonts w:cs="Times New Roman"/>
                <w:sz w:val="20"/>
                <w:szCs w:val="20"/>
              </w:rPr>
              <w:t>않은</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ascii="바탕" w:eastAsia="바탕" w:hAnsi="바탕" w:cs="바탕" w:hint="eastAsia"/>
                <w:sz w:val="20"/>
                <w:szCs w:val="20"/>
              </w:rPr>
              <w:t>①</w:t>
            </w:r>
            <w:r w:rsidRPr="009A2958">
              <w:rPr>
                <w:rFonts w:cs="Times New Roman"/>
                <w:sz w:val="20"/>
                <w:szCs w:val="20"/>
              </w:rPr>
              <w:t xml:space="preserve"> </w:t>
            </w:r>
            <w:r w:rsidRPr="009A2958">
              <w:rPr>
                <w:rFonts w:cs="Times New Roman"/>
                <w:sz w:val="20"/>
                <w:szCs w:val="20"/>
              </w:rPr>
              <w:t>퇴직금</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DB</w:t>
            </w:r>
            <w:r w:rsidRPr="009A2958">
              <w:rPr>
                <w:rFonts w:cs="Times New Roman"/>
                <w:sz w:val="20"/>
                <w:szCs w:val="20"/>
              </w:rPr>
              <w:t>형</w:t>
            </w:r>
            <w:r w:rsidRPr="009A2958">
              <w:rPr>
                <w:rFonts w:cs="Times New Roman"/>
                <w:sz w:val="20"/>
                <w:szCs w:val="20"/>
              </w:rPr>
              <w:t xml:space="preserve"> </w:t>
            </w:r>
            <w:r w:rsidRPr="009A2958">
              <w:rPr>
                <w:rFonts w:cs="Times New Roman"/>
                <w:sz w:val="20"/>
                <w:szCs w:val="20"/>
              </w:rPr>
              <w:t>퇴직연금</w:t>
            </w:r>
            <w:r w:rsidRPr="009A2958">
              <w:rPr>
                <w:rFonts w:cs="Times New Roman"/>
                <w:sz w:val="20"/>
                <w:szCs w:val="20"/>
              </w:rPr>
              <w:t xml:space="preserve"> </w:t>
            </w:r>
            <w:r w:rsidRPr="009A2958">
              <w:rPr>
                <w:rFonts w:cs="Times New Roman"/>
                <w:sz w:val="20"/>
                <w:szCs w:val="20"/>
              </w:rPr>
              <w:t>제도를</w:t>
            </w:r>
            <w:r w:rsidRPr="009A2958">
              <w:rPr>
                <w:rFonts w:cs="Times New Roman"/>
                <w:sz w:val="20"/>
                <w:szCs w:val="20"/>
              </w:rPr>
              <w:t xml:space="preserve"> </w:t>
            </w:r>
            <w:r w:rsidRPr="009A2958">
              <w:rPr>
                <w:rFonts w:cs="Times New Roman"/>
                <w:sz w:val="20"/>
                <w:szCs w:val="20"/>
              </w:rPr>
              <w:t>도입한</w:t>
            </w:r>
            <w:r w:rsidRPr="009A2958">
              <w:rPr>
                <w:rFonts w:cs="Times New Roman"/>
                <w:sz w:val="20"/>
                <w:szCs w:val="20"/>
              </w:rPr>
              <w:t xml:space="preserve"> </w:t>
            </w:r>
            <w:r w:rsidRPr="009A2958">
              <w:rPr>
                <w:rFonts w:cs="Times New Roman"/>
                <w:sz w:val="20"/>
                <w:szCs w:val="20"/>
              </w:rPr>
              <w:t>경우에는</w:t>
            </w:r>
            <w:r w:rsidRPr="009A2958">
              <w:rPr>
                <w:rFonts w:cs="Times New Roman"/>
                <w:sz w:val="20"/>
                <w:szCs w:val="20"/>
              </w:rPr>
              <w:t xml:space="preserve"> </w:t>
            </w:r>
            <w:r w:rsidRPr="009A2958">
              <w:rPr>
                <w:rFonts w:cs="Times New Roman"/>
                <w:sz w:val="20"/>
                <w:szCs w:val="20"/>
              </w:rPr>
              <w:t>과거</w:t>
            </w:r>
            <w:r w:rsidRPr="009A2958">
              <w:rPr>
                <w:rFonts w:cs="Times New Roman"/>
                <w:sz w:val="20"/>
                <w:szCs w:val="20"/>
              </w:rPr>
              <w:t xml:space="preserve"> 3</w:t>
            </w:r>
            <w:r w:rsidRPr="009A2958">
              <w:rPr>
                <w:rFonts w:cs="Times New Roman"/>
                <w:sz w:val="20"/>
                <w:szCs w:val="20"/>
              </w:rPr>
              <w:t>년간</w:t>
            </w:r>
            <w:r w:rsidRPr="009A2958">
              <w:rPr>
                <w:rFonts w:cs="Times New Roman"/>
                <w:sz w:val="20"/>
                <w:szCs w:val="20"/>
              </w:rPr>
              <w:t xml:space="preserve"> </w:t>
            </w:r>
            <w:r w:rsidRPr="009A2958">
              <w:rPr>
                <w:rFonts w:cs="Times New Roman"/>
                <w:sz w:val="20"/>
                <w:szCs w:val="20"/>
              </w:rPr>
              <w:t>퇴직자들에</w:t>
            </w:r>
            <w:r w:rsidRPr="009A2958">
              <w:rPr>
                <w:rFonts w:cs="Times New Roman"/>
                <w:sz w:val="20"/>
                <w:szCs w:val="20"/>
              </w:rPr>
              <w:t xml:space="preserve"> </w:t>
            </w:r>
            <w:r w:rsidRPr="009A2958">
              <w:rPr>
                <w:rFonts w:cs="Times New Roman"/>
                <w:sz w:val="20"/>
                <w:szCs w:val="20"/>
              </w:rPr>
              <w:t>대해서</w:t>
            </w:r>
            <w:r w:rsidRPr="009A2958">
              <w:rPr>
                <w:rFonts w:cs="Times New Roman"/>
                <w:sz w:val="20"/>
                <w:szCs w:val="20"/>
              </w:rPr>
              <w:t xml:space="preserve"> </w:t>
            </w:r>
            <w:r w:rsidRPr="009A2958">
              <w:rPr>
                <w:rFonts w:cs="Times New Roman"/>
                <w:sz w:val="20"/>
                <w:szCs w:val="20"/>
              </w:rPr>
              <w:t>법정</w:t>
            </w:r>
            <w:r w:rsidRPr="009A2958">
              <w:rPr>
                <w:rFonts w:cs="Times New Roman"/>
                <w:sz w:val="20"/>
                <w:szCs w:val="20"/>
              </w:rPr>
              <w:t xml:space="preserve"> </w:t>
            </w:r>
            <w:r w:rsidRPr="009A2958">
              <w:rPr>
                <w:rFonts w:cs="Times New Roman"/>
                <w:sz w:val="20"/>
                <w:szCs w:val="20"/>
              </w:rPr>
              <w:t>퇴직금</w:t>
            </w:r>
            <w:r w:rsidRPr="009A2958">
              <w:rPr>
                <w:rFonts w:cs="Times New Roman"/>
                <w:sz w:val="20"/>
                <w:szCs w:val="20"/>
              </w:rPr>
              <w:t xml:space="preserve"> </w:t>
            </w:r>
            <w:r w:rsidRPr="009A2958">
              <w:rPr>
                <w:rFonts w:cs="Times New Roman"/>
                <w:sz w:val="20"/>
                <w:szCs w:val="20"/>
              </w:rPr>
              <w:t>액수와</w:t>
            </w:r>
            <w:r w:rsidRPr="009A2958">
              <w:rPr>
                <w:rFonts w:cs="Times New Roman"/>
                <w:sz w:val="20"/>
                <w:szCs w:val="20"/>
              </w:rPr>
              <w:t xml:space="preserve"> </w:t>
            </w:r>
            <w:r w:rsidRPr="009A2958">
              <w:rPr>
                <w:rFonts w:cs="Times New Roman"/>
                <w:sz w:val="20"/>
                <w:szCs w:val="20"/>
              </w:rPr>
              <w:t>실제</w:t>
            </w:r>
            <w:r w:rsidRPr="009A2958">
              <w:rPr>
                <w:rFonts w:cs="Times New Roman"/>
                <w:sz w:val="20"/>
                <w:szCs w:val="20"/>
              </w:rPr>
              <w:t xml:space="preserve"> </w:t>
            </w:r>
            <w:r w:rsidRPr="009A2958">
              <w:rPr>
                <w:rFonts w:cs="Times New Roman"/>
                <w:sz w:val="20"/>
                <w:szCs w:val="20"/>
              </w:rPr>
              <w:t>지급한</w:t>
            </w:r>
            <w:r w:rsidRPr="009A2958">
              <w:rPr>
                <w:rFonts w:cs="Times New Roman"/>
                <w:sz w:val="20"/>
                <w:szCs w:val="20"/>
              </w:rPr>
              <w:t xml:space="preserve"> </w:t>
            </w:r>
            <w:r w:rsidRPr="009A2958">
              <w:rPr>
                <w:rFonts w:cs="Times New Roman"/>
                <w:sz w:val="20"/>
                <w:szCs w:val="20"/>
              </w:rPr>
              <w:t>퇴직급여의</w:t>
            </w:r>
            <w:r w:rsidRPr="009A2958">
              <w:rPr>
                <w:rFonts w:cs="Times New Roman"/>
                <w:sz w:val="20"/>
                <w:szCs w:val="20"/>
              </w:rPr>
              <w:t xml:space="preserve"> </w:t>
            </w:r>
            <w:r w:rsidRPr="009A2958">
              <w:rPr>
                <w:rFonts w:cs="Times New Roman"/>
                <w:sz w:val="20"/>
                <w:szCs w:val="20"/>
              </w:rPr>
              <w:t>차액</w:t>
            </w:r>
            <w:r w:rsidRPr="009A2958">
              <w:rPr>
                <w:rFonts w:cs="Times New Roman"/>
                <w:sz w:val="20"/>
                <w:szCs w:val="20"/>
              </w:rPr>
              <w:t xml:space="preserve"> </w:t>
            </w:r>
            <w:r w:rsidRPr="009A2958">
              <w:rPr>
                <w:rFonts w:cs="Times New Roman"/>
                <w:sz w:val="20"/>
                <w:szCs w:val="20"/>
              </w:rPr>
              <w:t>상당</w:t>
            </w:r>
            <w:r w:rsidRPr="009A2958">
              <w:rPr>
                <w:rFonts w:cs="Times New Roman"/>
                <w:sz w:val="20"/>
                <w:szCs w:val="20"/>
              </w:rPr>
              <w:t xml:space="preserve"> </w:t>
            </w:r>
            <w:r w:rsidRPr="009A2958">
              <w:rPr>
                <w:rFonts w:cs="Times New Roman"/>
                <w:sz w:val="20"/>
                <w:szCs w:val="20"/>
              </w:rPr>
              <w:t>금액을</w:t>
            </w:r>
            <w:r w:rsidRPr="009A2958">
              <w:rPr>
                <w:rFonts w:cs="Times New Roman"/>
                <w:sz w:val="20"/>
                <w:szCs w:val="20"/>
              </w:rPr>
              <w:t xml:space="preserve"> </w:t>
            </w:r>
            <w:r w:rsidRPr="009A2958">
              <w:rPr>
                <w:rFonts w:cs="Times New Roman"/>
                <w:sz w:val="20"/>
                <w:szCs w:val="20"/>
              </w:rPr>
              <w:t>추가로</w:t>
            </w:r>
            <w:r w:rsidRPr="009A2958">
              <w:rPr>
                <w:rFonts w:cs="Times New Roman"/>
                <w:sz w:val="20"/>
                <w:szCs w:val="20"/>
              </w:rPr>
              <w:t xml:space="preserve"> </w:t>
            </w:r>
            <w:r w:rsidRPr="009A2958">
              <w:rPr>
                <w:rFonts w:cs="Times New Roman"/>
                <w:sz w:val="20"/>
                <w:szCs w:val="20"/>
              </w:rPr>
              <w:t>지급할</w:t>
            </w:r>
            <w:r w:rsidRPr="009A2958">
              <w:rPr>
                <w:rFonts w:cs="Times New Roman"/>
                <w:sz w:val="20"/>
                <w:szCs w:val="20"/>
              </w:rPr>
              <w:t xml:space="preserve"> </w:t>
            </w:r>
            <w:r w:rsidRPr="009A2958">
              <w:rPr>
                <w:rFonts w:cs="Times New Roman"/>
                <w:sz w:val="20"/>
                <w:szCs w:val="20"/>
              </w:rPr>
              <w:t>의무가</w:t>
            </w:r>
            <w:r w:rsidRPr="009A2958">
              <w:rPr>
                <w:rFonts w:cs="Times New Roman"/>
                <w:sz w:val="20"/>
                <w:szCs w:val="20"/>
              </w:rPr>
              <w:t xml:space="preserve"> </w:t>
            </w:r>
            <w:r w:rsidRPr="009A2958">
              <w:rPr>
                <w:rFonts w:cs="Times New Roman"/>
                <w:sz w:val="20"/>
                <w:szCs w:val="20"/>
              </w:rPr>
              <w:t>발생하고</w:t>
            </w:r>
            <w:r w:rsidRPr="009A2958">
              <w:rPr>
                <w:rFonts w:cs="Times New Roman"/>
                <w:sz w:val="20"/>
                <w:szCs w:val="20"/>
              </w:rPr>
              <w:t xml:space="preserve">, </w:t>
            </w:r>
            <w:r w:rsidRPr="009A2958">
              <w:rPr>
                <w:rFonts w:ascii="바탕" w:eastAsia="바탕" w:hAnsi="바탕" w:cs="바탕" w:hint="eastAsia"/>
                <w:sz w:val="20"/>
                <w:szCs w:val="20"/>
              </w:rPr>
              <w:t>②</w:t>
            </w:r>
            <w:r w:rsidRPr="009A2958">
              <w:rPr>
                <w:rFonts w:cs="Times New Roman"/>
                <w:sz w:val="20"/>
                <w:szCs w:val="20"/>
              </w:rPr>
              <w:t xml:space="preserve"> DC</w:t>
            </w:r>
            <w:r w:rsidRPr="009A2958">
              <w:rPr>
                <w:rFonts w:cs="Times New Roman"/>
                <w:sz w:val="20"/>
                <w:szCs w:val="20"/>
              </w:rPr>
              <w:t>형</w:t>
            </w:r>
            <w:r w:rsidRPr="009A2958">
              <w:rPr>
                <w:rFonts w:cs="Times New Roman"/>
                <w:sz w:val="20"/>
                <w:szCs w:val="20"/>
              </w:rPr>
              <w:t xml:space="preserve"> </w:t>
            </w:r>
            <w:r w:rsidRPr="009A2958">
              <w:rPr>
                <w:rFonts w:cs="Times New Roman"/>
                <w:sz w:val="20"/>
                <w:szCs w:val="20"/>
              </w:rPr>
              <w:t>퇴직연금</w:t>
            </w:r>
            <w:r w:rsidRPr="009A2958">
              <w:rPr>
                <w:rFonts w:cs="Times New Roman"/>
                <w:sz w:val="20"/>
                <w:szCs w:val="20"/>
              </w:rPr>
              <w:t xml:space="preserve"> </w:t>
            </w:r>
            <w:r w:rsidRPr="009A2958">
              <w:rPr>
                <w:rFonts w:cs="Times New Roman"/>
                <w:sz w:val="20"/>
                <w:szCs w:val="20"/>
              </w:rPr>
              <w:t>제도를</w:t>
            </w:r>
            <w:r w:rsidRPr="009A2958">
              <w:rPr>
                <w:rFonts w:cs="Times New Roman"/>
                <w:sz w:val="20"/>
                <w:szCs w:val="20"/>
              </w:rPr>
              <w:t xml:space="preserve"> </w:t>
            </w:r>
            <w:r w:rsidRPr="009A2958">
              <w:rPr>
                <w:rFonts w:cs="Times New Roman"/>
                <w:sz w:val="20"/>
                <w:szCs w:val="20"/>
              </w:rPr>
              <w:t>도입한</w:t>
            </w:r>
            <w:r w:rsidRPr="009A2958">
              <w:rPr>
                <w:rFonts w:cs="Times New Roman"/>
                <w:sz w:val="20"/>
                <w:szCs w:val="20"/>
              </w:rPr>
              <w:t xml:space="preserve"> </w:t>
            </w:r>
            <w:r w:rsidRPr="009A2958">
              <w:rPr>
                <w:rFonts w:cs="Times New Roman"/>
                <w:sz w:val="20"/>
                <w:szCs w:val="20"/>
              </w:rPr>
              <w:t>경우에는</w:t>
            </w:r>
            <w:r w:rsidRPr="009A2958">
              <w:rPr>
                <w:rFonts w:cs="Times New Roman"/>
                <w:sz w:val="20"/>
                <w:szCs w:val="20"/>
              </w:rPr>
              <w:t xml:space="preserve"> </w:t>
            </w:r>
            <w:r w:rsidRPr="009A2958">
              <w:rPr>
                <w:rFonts w:cs="Times New Roman"/>
                <w:sz w:val="20"/>
                <w:szCs w:val="20"/>
              </w:rPr>
              <w:t>과거</w:t>
            </w:r>
            <w:r w:rsidRPr="009A2958">
              <w:rPr>
                <w:rFonts w:cs="Times New Roman"/>
                <w:sz w:val="20"/>
                <w:szCs w:val="20"/>
              </w:rPr>
              <w:t xml:space="preserve"> 10</w:t>
            </w:r>
            <w:r w:rsidRPr="009A2958">
              <w:rPr>
                <w:rFonts w:cs="Times New Roman"/>
                <w:sz w:val="20"/>
                <w:szCs w:val="20"/>
              </w:rPr>
              <w:t>년간</w:t>
            </w:r>
            <w:r w:rsidRPr="009A2958">
              <w:rPr>
                <w:rFonts w:cs="Times New Roman"/>
                <w:sz w:val="20"/>
                <w:szCs w:val="20"/>
              </w:rPr>
              <w:t xml:space="preserve"> </w:t>
            </w:r>
            <w:r w:rsidRPr="009A2958">
              <w:rPr>
                <w:rFonts w:cs="Times New Roman"/>
                <w:sz w:val="20"/>
                <w:szCs w:val="20"/>
              </w:rPr>
              <w:t>퇴직자들</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현재</w:t>
            </w:r>
            <w:r w:rsidRPr="009A2958">
              <w:rPr>
                <w:rFonts w:cs="Times New Roman"/>
                <w:sz w:val="20"/>
                <w:szCs w:val="20"/>
              </w:rPr>
              <w:t xml:space="preserve"> </w:t>
            </w:r>
            <w:r w:rsidRPr="009A2958">
              <w:rPr>
                <w:rFonts w:cs="Times New Roman"/>
                <w:sz w:val="20"/>
                <w:szCs w:val="20"/>
              </w:rPr>
              <w:t>퇴직연금</w:t>
            </w:r>
            <w:r w:rsidRPr="009A2958">
              <w:rPr>
                <w:rFonts w:cs="Times New Roman"/>
                <w:sz w:val="20"/>
                <w:szCs w:val="20"/>
              </w:rPr>
              <w:t xml:space="preserve"> </w:t>
            </w:r>
            <w:r w:rsidRPr="009A2958">
              <w:rPr>
                <w:rFonts w:cs="Times New Roman"/>
                <w:sz w:val="20"/>
                <w:szCs w:val="20"/>
              </w:rPr>
              <w:t>가입자들에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sidRPr="009A2958">
              <w:rPr>
                <w:rFonts w:cs="Times New Roman"/>
                <w:sz w:val="20"/>
                <w:szCs w:val="20"/>
              </w:rPr>
              <w:t>매년</w:t>
            </w:r>
            <w:r w:rsidRPr="009A2958">
              <w:rPr>
                <w:rFonts w:cs="Times New Roman"/>
                <w:sz w:val="20"/>
                <w:szCs w:val="20"/>
              </w:rPr>
              <w:t xml:space="preserve"> </w:t>
            </w:r>
            <w:r w:rsidRPr="009A2958">
              <w:rPr>
                <w:rFonts w:cs="Times New Roman"/>
                <w:sz w:val="20"/>
                <w:szCs w:val="20"/>
              </w:rPr>
              <w:t>지급된</w:t>
            </w:r>
            <w:r w:rsidRPr="009A2958">
              <w:rPr>
                <w:rFonts w:cs="Times New Roman"/>
                <w:sz w:val="20"/>
                <w:szCs w:val="20"/>
              </w:rPr>
              <w:t xml:space="preserve"> </w:t>
            </w:r>
            <w:r w:rsidRPr="009A2958">
              <w:rPr>
                <w:rFonts w:cs="Times New Roman"/>
                <w:sz w:val="20"/>
                <w:szCs w:val="20"/>
              </w:rPr>
              <w:t>인센티브의</w:t>
            </w:r>
            <w:r w:rsidRPr="009A2958">
              <w:rPr>
                <w:rFonts w:cs="Times New Roman"/>
                <w:sz w:val="20"/>
                <w:szCs w:val="20"/>
              </w:rPr>
              <w:t xml:space="preserve"> 1/12</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해당하는</w:t>
            </w:r>
            <w:r w:rsidRPr="009A2958">
              <w:rPr>
                <w:rFonts w:cs="Times New Roman"/>
                <w:sz w:val="20"/>
                <w:szCs w:val="20"/>
              </w:rPr>
              <w:t xml:space="preserve"> </w:t>
            </w:r>
            <w:r w:rsidRPr="009A2958">
              <w:rPr>
                <w:rFonts w:cs="Times New Roman"/>
                <w:sz w:val="20"/>
                <w:szCs w:val="20"/>
              </w:rPr>
              <w:t>금원</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이에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10% </w:t>
            </w:r>
            <w:r w:rsidRPr="009A2958">
              <w:rPr>
                <w:rFonts w:cs="Times New Roman"/>
                <w:sz w:val="20"/>
                <w:szCs w:val="20"/>
              </w:rPr>
              <w:t>지연이자를</w:t>
            </w:r>
            <w:r w:rsidRPr="009A2958">
              <w:rPr>
                <w:rFonts w:cs="Times New Roman"/>
                <w:sz w:val="20"/>
                <w:szCs w:val="20"/>
              </w:rPr>
              <w:t xml:space="preserve"> </w:t>
            </w:r>
            <w:r w:rsidRPr="009A2958">
              <w:rPr>
                <w:rFonts w:cs="Times New Roman"/>
                <w:sz w:val="20"/>
                <w:szCs w:val="20"/>
              </w:rPr>
              <w:t>퇴직연금</w:t>
            </w:r>
            <w:r w:rsidRPr="009A2958">
              <w:rPr>
                <w:rFonts w:cs="Times New Roman"/>
                <w:sz w:val="20"/>
                <w:szCs w:val="20"/>
              </w:rPr>
              <w:t xml:space="preserve"> </w:t>
            </w:r>
            <w:r w:rsidRPr="009A2958">
              <w:rPr>
                <w:rFonts w:cs="Times New Roman"/>
                <w:sz w:val="20"/>
                <w:szCs w:val="20"/>
              </w:rPr>
              <w:t>계정에</w:t>
            </w:r>
            <w:r w:rsidRPr="009A2958">
              <w:rPr>
                <w:rFonts w:cs="Times New Roman"/>
                <w:sz w:val="20"/>
                <w:szCs w:val="20"/>
              </w:rPr>
              <w:t xml:space="preserve"> </w:t>
            </w:r>
            <w:r w:rsidRPr="009A2958">
              <w:rPr>
                <w:rFonts w:cs="Times New Roman"/>
                <w:sz w:val="20"/>
                <w:szCs w:val="20"/>
              </w:rPr>
              <w:t>추가로</w:t>
            </w:r>
            <w:r w:rsidRPr="009A2958">
              <w:rPr>
                <w:rFonts w:cs="Times New Roman"/>
                <w:sz w:val="20"/>
                <w:szCs w:val="20"/>
              </w:rPr>
              <w:t xml:space="preserve"> </w:t>
            </w:r>
            <w:r w:rsidRPr="009A2958">
              <w:rPr>
                <w:rFonts w:cs="Times New Roman"/>
                <w:sz w:val="20"/>
                <w:szCs w:val="20"/>
              </w:rPr>
              <w:t>납입할</w:t>
            </w:r>
            <w:r w:rsidRPr="009A2958">
              <w:rPr>
                <w:rFonts w:cs="Times New Roman"/>
                <w:sz w:val="20"/>
                <w:szCs w:val="20"/>
              </w:rPr>
              <w:t xml:space="preserve"> </w:t>
            </w:r>
            <w:r w:rsidRPr="009A2958">
              <w:rPr>
                <w:rFonts w:cs="Times New Roman"/>
                <w:sz w:val="20"/>
                <w:szCs w:val="20"/>
              </w:rPr>
              <w:t>의무가</w:t>
            </w:r>
            <w:r w:rsidRPr="009A2958">
              <w:rPr>
                <w:rFonts w:cs="Times New Roman"/>
                <w:sz w:val="20"/>
                <w:szCs w:val="20"/>
              </w:rPr>
              <w:t xml:space="preserve"> </w:t>
            </w:r>
            <w:r w:rsidRPr="009A2958">
              <w:rPr>
                <w:rFonts w:cs="Times New Roman"/>
                <w:sz w:val="20"/>
                <w:szCs w:val="20"/>
              </w:rPr>
              <w:t>발생함</w:t>
            </w:r>
            <w:r w:rsidRPr="009A2958">
              <w:rPr>
                <w:rFonts w:cs="Times New Roman"/>
                <w:sz w:val="20"/>
                <w:szCs w:val="20"/>
              </w:rPr>
              <w:t>.</w:t>
            </w:r>
          </w:p>
          <w:p w14:paraId="47ED4061" w14:textId="78227D04" w:rsidR="005335C7" w:rsidRDefault="005335C7" w:rsidP="005335C7">
            <w:pPr>
              <w:pStyle w:val="a8"/>
              <w:widowControl/>
              <w:numPr>
                <w:ilvl w:val="0"/>
                <w:numId w:val="2"/>
              </w:numPr>
              <w:spacing w:before="40" w:after="120" w:line="264" w:lineRule="auto"/>
              <w:rPr>
                <w:rFonts w:cs="Times New Roman"/>
                <w:sz w:val="20"/>
                <w:szCs w:val="20"/>
              </w:rPr>
            </w:pPr>
            <w:r w:rsidRPr="009A2958">
              <w:rPr>
                <w:rFonts w:cs="Times New Roman"/>
                <w:sz w:val="20"/>
                <w:szCs w:val="20"/>
              </w:rPr>
              <w:t>현재</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평균임금에</w:t>
            </w:r>
            <w:r w:rsidRPr="009A2958">
              <w:rPr>
                <w:rFonts w:cs="Times New Roman"/>
                <w:sz w:val="20"/>
                <w:szCs w:val="20"/>
              </w:rPr>
              <w:t xml:space="preserve"> </w:t>
            </w:r>
            <w:r w:rsidRPr="009A2958">
              <w:rPr>
                <w:rFonts w:cs="Times New Roman"/>
                <w:sz w:val="20"/>
                <w:szCs w:val="20"/>
              </w:rPr>
              <w:t>포함시키지</w:t>
            </w:r>
            <w:r w:rsidRPr="009A2958">
              <w:rPr>
                <w:rFonts w:cs="Times New Roman"/>
                <w:sz w:val="20"/>
                <w:szCs w:val="20"/>
              </w:rPr>
              <w:t xml:space="preserve"> </w:t>
            </w:r>
            <w:r w:rsidRPr="009A2958">
              <w:rPr>
                <w:rFonts w:cs="Times New Roman"/>
                <w:sz w:val="20"/>
                <w:szCs w:val="20"/>
              </w:rPr>
              <w:t>않고</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항목</w:t>
            </w:r>
            <w:r>
              <w:rPr>
                <w:rFonts w:cs="Times New Roman" w:hint="eastAsia"/>
                <w:sz w:val="20"/>
                <w:szCs w:val="20"/>
              </w:rPr>
              <w:t>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평균임금</w:t>
            </w:r>
            <w:r>
              <w:rPr>
                <w:rFonts w:cs="Times New Roman" w:hint="eastAsia"/>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여부에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분석은</w:t>
            </w:r>
            <w:r>
              <w:rPr>
                <w:rFonts w:cs="Times New Roman" w:hint="eastAsia"/>
                <w:sz w:val="20"/>
                <w:szCs w:val="20"/>
              </w:rPr>
              <w:t xml:space="preserve"> </w:t>
            </w:r>
            <w:r>
              <w:rPr>
                <w:rFonts w:cs="Times New Roman" w:hint="eastAsia"/>
                <w:sz w:val="20"/>
                <w:szCs w:val="20"/>
              </w:rPr>
              <w:t>다음과</w:t>
            </w:r>
            <w:r>
              <w:rPr>
                <w:rFonts w:cs="Times New Roman" w:hint="eastAsia"/>
                <w:sz w:val="20"/>
                <w:szCs w:val="20"/>
              </w:rPr>
              <w:t xml:space="preserve"> </w:t>
            </w:r>
            <w:r>
              <w:rPr>
                <w:rFonts w:cs="Times New Roman" w:hint="eastAsia"/>
                <w:sz w:val="20"/>
                <w:szCs w:val="20"/>
              </w:rPr>
              <w:t>같음</w:t>
            </w:r>
            <w:r>
              <w:rPr>
                <w:rFonts w:cs="Times New Roman" w:hint="eastAsia"/>
                <w:sz w:val="20"/>
                <w:szCs w:val="20"/>
              </w:rPr>
              <w:t>.</w:t>
            </w:r>
          </w:p>
          <w:p w14:paraId="73CB9909" w14:textId="5E2309FF" w:rsidR="005335C7" w:rsidRDefault="005335C7" w:rsidP="005335C7">
            <w:pPr>
              <w:pStyle w:val="a8"/>
              <w:widowControl/>
              <w:numPr>
                <w:ilvl w:val="0"/>
                <w:numId w:val="3"/>
              </w:numPr>
              <w:spacing w:before="40" w:after="120" w:line="264" w:lineRule="auto"/>
              <w:rPr>
                <w:rFonts w:cs="Times New Roman"/>
                <w:sz w:val="20"/>
                <w:szCs w:val="20"/>
              </w:rPr>
            </w:pPr>
            <w:r w:rsidRPr="009A2958">
              <w:rPr>
                <w:rFonts w:cs="Times New Roman"/>
                <w:sz w:val="20"/>
                <w:szCs w:val="20"/>
              </w:rPr>
              <w:t>은행대출이자지원</w:t>
            </w:r>
            <w:r w:rsidRPr="009A2958">
              <w:rPr>
                <w:rFonts w:cs="Times New Roman"/>
                <w:sz w:val="20"/>
                <w:szCs w:val="20"/>
              </w:rPr>
              <w:t xml:space="preserve">, </w:t>
            </w:r>
            <w:r w:rsidRPr="009A2958">
              <w:rPr>
                <w:rFonts w:cs="Times New Roman"/>
                <w:sz w:val="20"/>
                <w:szCs w:val="20"/>
              </w:rPr>
              <w:t>직무발명보상금</w:t>
            </w:r>
            <w:r w:rsidRPr="009A2958">
              <w:rPr>
                <w:rFonts w:cs="Times New Roman"/>
                <w:sz w:val="20"/>
                <w:szCs w:val="20"/>
              </w:rPr>
              <w:t xml:space="preserve">, </w:t>
            </w:r>
            <w:r w:rsidRPr="009A2958">
              <w:rPr>
                <w:rFonts w:cs="Times New Roman"/>
                <w:sz w:val="20"/>
                <w:szCs w:val="20"/>
              </w:rPr>
              <w:t>리텐션보너스</w:t>
            </w:r>
            <w:r w:rsidRPr="009A2958">
              <w:rPr>
                <w:rFonts w:cs="Times New Roman"/>
                <w:sz w:val="20"/>
                <w:szCs w:val="20"/>
              </w:rPr>
              <w:t xml:space="preserve">, </w:t>
            </w:r>
            <w:r w:rsidRPr="009A2958">
              <w:rPr>
                <w:rFonts w:cs="Times New Roman"/>
                <w:sz w:val="20"/>
                <w:szCs w:val="20"/>
              </w:rPr>
              <w:t>사이닝보너스</w:t>
            </w:r>
            <w:r>
              <w:rPr>
                <w:rFonts w:cs="Times New Roman" w:hint="eastAsia"/>
                <w:sz w:val="20"/>
                <w:szCs w:val="20"/>
              </w:rPr>
              <w:t xml:space="preserve">, </w:t>
            </w:r>
            <w:r>
              <w:rPr>
                <w:rFonts w:cs="Times New Roman" w:hint="eastAsia"/>
                <w:sz w:val="20"/>
                <w:szCs w:val="20"/>
              </w:rPr>
              <w:t>인센티브</w:t>
            </w:r>
            <w:r>
              <w:rPr>
                <w:rStyle w:val="ad"/>
                <w:rFonts w:cs="Times New Roman"/>
                <w:sz w:val="20"/>
                <w:szCs w:val="20"/>
              </w:rPr>
              <w:footnoteReference w:id="11"/>
            </w:r>
            <w:r w:rsidRPr="009A2958">
              <w:rPr>
                <w:rFonts w:cs="Times New Roman"/>
                <w:sz w:val="20"/>
                <w:szCs w:val="20"/>
              </w:rPr>
              <w:t>는</w:t>
            </w:r>
            <w:r w:rsidRPr="009A2958">
              <w:rPr>
                <w:rFonts w:cs="Times New Roman"/>
                <w:sz w:val="20"/>
                <w:szCs w:val="20"/>
              </w:rPr>
              <w:t xml:space="preserve"> </w:t>
            </w:r>
            <w:r w:rsidRPr="009A2958">
              <w:rPr>
                <w:rFonts w:cs="Times New Roman"/>
                <w:sz w:val="20"/>
                <w:szCs w:val="20"/>
              </w:rPr>
              <w:t>근로제공의</w:t>
            </w:r>
            <w:r w:rsidRPr="009A2958">
              <w:rPr>
                <w:rFonts w:cs="Times New Roman"/>
                <w:sz w:val="20"/>
                <w:szCs w:val="20"/>
              </w:rPr>
              <w:t xml:space="preserve"> </w:t>
            </w:r>
            <w:r w:rsidRPr="009A2958">
              <w:rPr>
                <w:rFonts w:cs="Times New Roman"/>
                <w:sz w:val="20"/>
                <w:szCs w:val="20"/>
              </w:rPr>
              <w:t>대가에</w:t>
            </w:r>
            <w:r w:rsidRPr="009A2958">
              <w:rPr>
                <w:rFonts w:cs="Times New Roman"/>
                <w:sz w:val="20"/>
                <w:szCs w:val="20"/>
              </w:rPr>
              <w:t xml:space="preserve"> </w:t>
            </w:r>
            <w:r w:rsidRPr="009A2958">
              <w:rPr>
                <w:rFonts w:cs="Times New Roman"/>
                <w:sz w:val="20"/>
                <w:szCs w:val="20"/>
              </w:rPr>
              <w:t>해당하지</w:t>
            </w:r>
            <w:r w:rsidRPr="009A2958">
              <w:rPr>
                <w:rFonts w:cs="Times New Roman"/>
                <w:sz w:val="20"/>
                <w:szCs w:val="20"/>
              </w:rPr>
              <w:t xml:space="preserve"> </w:t>
            </w:r>
            <w:r w:rsidRPr="009A2958">
              <w:rPr>
                <w:rFonts w:cs="Times New Roman"/>
                <w:sz w:val="20"/>
                <w:szCs w:val="20"/>
              </w:rPr>
              <w:t>않고</w:t>
            </w:r>
            <w:r w:rsidRPr="009A2958">
              <w:rPr>
                <w:rFonts w:cs="Times New Roman"/>
                <w:sz w:val="20"/>
                <w:szCs w:val="20"/>
              </w:rPr>
              <w:t xml:space="preserve"> </w:t>
            </w:r>
            <w:r w:rsidRPr="009A2958">
              <w:rPr>
                <w:rFonts w:cs="Times New Roman"/>
                <w:sz w:val="20"/>
                <w:szCs w:val="20"/>
              </w:rPr>
              <w:t>사용자가</w:t>
            </w:r>
            <w:r w:rsidRPr="009A2958">
              <w:rPr>
                <w:rFonts w:cs="Times New Roman"/>
                <w:sz w:val="20"/>
                <w:szCs w:val="20"/>
              </w:rPr>
              <w:t xml:space="preserve"> </w:t>
            </w:r>
            <w:r w:rsidRPr="009A2958">
              <w:rPr>
                <w:rFonts w:cs="Times New Roman"/>
                <w:sz w:val="20"/>
                <w:szCs w:val="20"/>
              </w:rPr>
              <w:t>근로자의</w:t>
            </w:r>
            <w:r w:rsidRPr="009A2958">
              <w:rPr>
                <w:rFonts w:cs="Times New Roman"/>
                <w:sz w:val="20"/>
                <w:szCs w:val="20"/>
              </w:rPr>
              <w:t xml:space="preserve"> </w:t>
            </w:r>
            <w:r w:rsidRPr="009A2958">
              <w:rPr>
                <w:rFonts w:cs="Times New Roman"/>
                <w:sz w:val="20"/>
                <w:szCs w:val="20"/>
              </w:rPr>
              <w:t>복리후생을</w:t>
            </w:r>
            <w:r w:rsidRPr="009A2958">
              <w:rPr>
                <w:rFonts w:cs="Times New Roman"/>
                <w:sz w:val="20"/>
                <w:szCs w:val="20"/>
              </w:rPr>
              <w:t xml:space="preserve"> </w:t>
            </w:r>
            <w:r w:rsidRPr="009A2958">
              <w:rPr>
                <w:rFonts w:cs="Times New Roman"/>
                <w:sz w:val="20"/>
                <w:szCs w:val="20"/>
              </w:rPr>
              <w:t>위하여</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재량으로</w:t>
            </w:r>
            <w:r w:rsidRPr="009A2958">
              <w:rPr>
                <w:rFonts w:cs="Times New Roman"/>
                <w:sz w:val="20"/>
                <w:szCs w:val="20"/>
              </w:rPr>
              <w:t xml:space="preserve"> </w:t>
            </w:r>
            <w:r w:rsidRPr="009A2958">
              <w:rPr>
                <w:rFonts w:cs="Times New Roman"/>
                <w:sz w:val="20"/>
                <w:szCs w:val="20"/>
              </w:rPr>
              <w:t>지급하는</w:t>
            </w:r>
            <w:r w:rsidRPr="009A2958">
              <w:rPr>
                <w:rFonts w:cs="Times New Roman"/>
                <w:sz w:val="20"/>
                <w:szCs w:val="20"/>
              </w:rPr>
              <w:t xml:space="preserve"> </w:t>
            </w:r>
            <w:r w:rsidRPr="009A2958">
              <w:rPr>
                <w:rFonts w:cs="Times New Roman"/>
                <w:sz w:val="20"/>
                <w:szCs w:val="20"/>
              </w:rPr>
              <w:t>호혜적</w:t>
            </w:r>
            <w:r w:rsidRPr="009A2958">
              <w:rPr>
                <w:rFonts w:cs="Times New Roman"/>
                <w:sz w:val="20"/>
                <w:szCs w:val="20"/>
              </w:rPr>
              <w:t xml:space="preserve"> </w:t>
            </w:r>
            <w:r w:rsidRPr="009A2958">
              <w:rPr>
                <w:rFonts w:cs="Times New Roman"/>
                <w:sz w:val="20"/>
                <w:szCs w:val="20"/>
              </w:rPr>
              <w:t>보상에</w:t>
            </w:r>
            <w:r w:rsidRPr="009A2958">
              <w:rPr>
                <w:rFonts w:cs="Times New Roman"/>
                <w:sz w:val="20"/>
                <w:szCs w:val="20"/>
              </w:rPr>
              <w:t xml:space="preserve"> </w:t>
            </w:r>
            <w:r>
              <w:rPr>
                <w:rFonts w:cs="Times New Roman" w:hint="eastAsia"/>
                <w:sz w:val="20"/>
                <w:szCs w:val="20"/>
              </w:rPr>
              <w:t>해당</w:t>
            </w:r>
            <w:r w:rsidRPr="009A2958">
              <w:rPr>
                <w:rFonts w:cs="Times New Roman"/>
                <w:sz w:val="20"/>
                <w:szCs w:val="20"/>
              </w:rPr>
              <w:t>하거나</w:t>
            </w:r>
            <w:r w:rsidRPr="009A2958">
              <w:rPr>
                <w:rFonts w:cs="Times New Roman"/>
                <w:sz w:val="20"/>
                <w:szCs w:val="20"/>
              </w:rPr>
              <w:t xml:space="preserve"> </w:t>
            </w:r>
            <w:r w:rsidRPr="009A2958">
              <w:rPr>
                <w:rFonts w:cs="Times New Roman"/>
                <w:sz w:val="20"/>
                <w:szCs w:val="20"/>
              </w:rPr>
              <w:t>일회적으로</w:t>
            </w:r>
            <w:r w:rsidRPr="009A2958">
              <w:rPr>
                <w:rFonts w:cs="Times New Roman"/>
                <w:sz w:val="20"/>
                <w:szCs w:val="20"/>
              </w:rPr>
              <w:t xml:space="preserve"> </w:t>
            </w:r>
            <w:r w:rsidRPr="009A2958">
              <w:rPr>
                <w:rFonts w:cs="Times New Roman"/>
                <w:sz w:val="20"/>
                <w:szCs w:val="20"/>
              </w:rPr>
              <w:t>지급되는</w:t>
            </w:r>
            <w:r w:rsidRPr="009A2958">
              <w:rPr>
                <w:rFonts w:cs="Times New Roman"/>
                <w:sz w:val="20"/>
                <w:szCs w:val="20"/>
              </w:rPr>
              <w:t xml:space="preserve"> </w:t>
            </w:r>
            <w:r w:rsidRPr="009A2958">
              <w:rPr>
                <w:rFonts w:cs="Times New Roman"/>
                <w:sz w:val="20"/>
                <w:szCs w:val="20"/>
              </w:rPr>
              <w:t>것에</w:t>
            </w:r>
            <w:r w:rsidRPr="009A2958">
              <w:rPr>
                <w:rFonts w:cs="Times New Roman"/>
                <w:sz w:val="20"/>
                <w:szCs w:val="20"/>
              </w:rPr>
              <w:t xml:space="preserve"> </w:t>
            </w:r>
            <w:r w:rsidRPr="009A2958">
              <w:rPr>
                <w:rFonts w:cs="Times New Roman"/>
                <w:sz w:val="20"/>
                <w:szCs w:val="20"/>
              </w:rPr>
              <w:t>불과하다는</w:t>
            </w:r>
            <w:r w:rsidRPr="009A2958">
              <w:rPr>
                <w:rFonts w:cs="Times New Roman"/>
                <w:sz w:val="20"/>
                <w:szCs w:val="20"/>
              </w:rPr>
              <w:t xml:space="preserve"> </w:t>
            </w:r>
            <w:r w:rsidRPr="009A2958">
              <w:rPr>
                <w:rFonts w:cs="Times New Roman"/>
                <w:sz w:val="20"/>
                <w:szCs w:val="20"/>
              </w:rPr>
              <w:t>점에서</w:t>
            </w:r>
            <w:r w:rsidRPr="009A2958">
              <w:rPr>
                <w:rFonts w:cs="Times New Roman"/>
                <w:sz w:val="20"/>
                <w:szCs w:val="20"/>
              </w:rPr>
              <w:t xml:space="preserve"> </w:t>
            </w:r>
            <w:r w:rsidRPr="009A2958">
              <w:rPr>
                <w:rFonts w:cs="Times New Roman"/>
                <w:sz w:val="20"/>
                <w:szCs w:val="20"/>
              </w:rPr>
              <w:t>평균임금에</w:t>
            </w:r>
            <w:r w:rsidRPr="009A2958">
              <w:rPr>
                <w:rFonts w:cs="Times New Roman"/>
                <w:sz w:val="20"/>
                <w:szCs w:val="20"/>
              </w:rPr>
              <w:t xml:space="preserve"> </w:t>
            </w:r>
            <w:r w:rsidRPr="009A2958">
              <w:rPr>
                <w:rFonts w:cs="Times New Roman"/>
                <w:sz w:val="20"/>
                <w:szCs w:val="20"/>
              </w:rPr>
              <w:t>해당하지</w:t>
            </w:r>
            <w:r w:rsidRPr="009A2958">
              <w:rPr>
                <w:rFonts w:cs="Times New Roman"/>
                <w:sz w:val="20"/>
                <w:szCs w:val="20"/>
              </w:rPr>
              <w:t xml:space="preserve"> </w:t>
            </w:r>
            <w:r w:rsidRPr="009A2958">
              <w:rPr>
                <w:rFonts w:cs="Times New Roman"/>
                <w:sz w:val="20"/>
                <w:szCs w:val="20"/>
              </w:rPr>
              <w:t>않을</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Pr>
                <w:rFonts w:cs="Times New Roman" w:hint="eastAsia"/>
                <w:sz w:val="20"/>
                <w:szCs w:val="20"/>
              </w:rPr>
              <w:t>판단됨</w:t>
            </w:r>
            <w:r w:rsidRPr="009A2958">
              <w:rPr>
                <w:rFonts w:cs="Times New Roman"/>
                <w:sz w:val="20"/>
                <w:szCs w:val="20"/>
              </w:rPr>
              <w:t>.</w:t>
            </w:r>
          </w:p>
          <w:p w14:paraId="64BAD944" w14:textId="18CAA971" w:rsidR="005335C7" w:rsidRPr="009A2958" w:rsidRDefault="005335C7" w:rsidP="005335C7">
            <w:pPr>
              <w:pStyle w:val="a8"/>
              <w:widowControl/>
              <w:numPr>
                <w:ilvl w:val="0"/>
                <w:numId w:val="3"/>
              </w:numPr>
              <w:spacing w:before="40" w:after="120" w:line="264" w:lineRule="auto"/>
              <w:rPr>
                <w:rFonts w:cs="Times New Roman"/>
                <w:sz w:val="20"/>
                <w:szCs w:val="20"/>
              </w:rPr>
            </w:pPr>
            <w:r>
              <w:rPr>
                <w:rFonts w:cs="Times New Roman" w:hint="eastAsia"/>
                <w:sz w:val="20"/>
                <w:szCs w:val="20"/>
              </w:rPr>
              <w:t>카카오</w:t>
            </w:r>
            <w:r>
              <w:rPr>
                <w:rFonts w:cs="Times New Roman" w:hint="eastAsia"/>
                <w:sz w:val="20"/>
                <w:szCs w:val="20"/>
              </w:rPr>
              <w:t>T</w:t>
            </w:r>
            <w:r>
              <w:rPr>
                <w:rFonts w:cs="Times New Roman"/>
                <w:sz w:val="20"/>
                <w:szCs w:val="20"/>
              </w:rPr>
              <w:t xml:space="preserve"> </w:t>
            </w:r>
            <w:r>
              <w:rPr>
                <w:rFonts w:cs="Times New Roman" w:hint="eastAsia"/>
                <w:sz w:val="20"/>
                <w:szCs w:val="20"/>
              </w:rPr>
              <w:t>포인트의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w:t>
            </w:r>
            <w:r>
              <w:rPr>
                <w:rFonts w:cs="Times New Roman"/>
                <w:sz w:val="20"/>
                <w:szCs w:val="20"/>
              </w:rPr>
              <w:t xml:space="preserve"> </w:t>
            </w:r>
            <w:r>
              <w:rPr>
                <w:rFonts w:cs="Times New Roman" w:hint="eastAsia"/>
                <w:sz w:val="20"/>
                <w:szCs w:val="20"/>
              </w:rPr>
              <w:t>취업규칙</w:t>
            </w:r>
            <w:r>
              <w:rPr>
                <w:rFonts w:cs="Times New Roman" w:hint="eastAsia"/>
                <w:sz w:val="20"/>
                <w:szCs w:val="20"/>
              </w:rPr>
              <w:t>(</w:t>
            </w:r>
            <w:r>
              <w:rPr>
                <w:rFonts w:cs="Times New Roman" w:hint="eastAsia"/>
                <w:sz w:val="20"/>
                <w:szCs w:val="20"/>
              </w:rPr>
              <w:t>생활백서</w:t>
            </w:r>
            <w:r>
              <w:rPr>
                <w:rFonts w:cs="Times New Roman" w:hint="eastAsia"/>
                <w:sz w:val="20"/>
                <w:szCs w:val="20"/>
              </w:rPr>
              <w:t>)</w:t>
            </w:r>
            <w:r>
              <w:rPr>
                <w:rFonts w:cs="Times New Roman" w:hint="eastAsia"/>
                <w:sz w:val="20"/>
                <w:szCs w:val="20"/>
              </w:rPr>
              <w:t>에</w:t>
            </w:r>
            <w:r>
              <w:rPr>
                <w:rFonts w:cs="Times New Roman" w:hint="eastAsia"/>
                <w:sz w:val="20"/>
                <w:szCs w:val="20"/>
              </w:rPr>
              <w:t xml:space="preserve"> </w:t>
            </w:r>
            <w:r>
              <w:rPr>
                <w:rFonts w:cs="Times New Roman" w:hint="eastAsia"/>
                <w:sz w:val="20"/>
                <w:szCs w:val="20"/>
              </w:rPr>
              <w:t>근거하여</w:t>
            </w:r>
            <w:r>
              <w:rPr>
                <w:rFonts w:cs="Times New Roman" w:hint="eastAsia"/>
                <w:sz w:val="20"/>
                <w:szCs w:val="20"/>
              </w:rPr>
              <w:t xml:space="preserve"> </w:t>
            </w:r>
            <w:r>
              <w:rPr>
                <w:rFonts w:cs="Times New Roman" w:hint="eastAsia"/>
                <w:sz w:val="20"/>
                <w:szCs w:val="20"/>
              </w:rPr>
              <w:t>모든</w:t>
            </w:r>
            <w:r>
              <w:rPr>
                <w:rFonts w:cs="Times New Roman" w:hint="eastAsia"/>
                <w:sz w:val="20"/>
                <w:szCs w:val="20"/>
              </w:rPr>
              <w:t xml:space="preserve"> </w:t>
            </w:r>
            <w:r>
              <w:rPr>
                <w:rFonts w:cs="Times New Roman" w:hint="eastAsia"/>
                <w:sz w:val="20"/>
                <w:szCs w:val="20"/>
              </w:rPr>
              <w:t>직원들에게</w:t>
            </w:r>
            <w:r>
              <w:rPr>
                <w:rFonts w:cs="Times New Roman" w:hint="eastAsia"/>
                <w:sz w:val="20"/>
                <w:szCs w:val="20"/>
              </w:rPr>
              <w:t xml:space="preserve"> </w:t>
            </w:r>
            <w:r>
              <w:rPr>
                <w:rFonts w:cs="Times New Roman" w:hint="eastAsia"/>
                <w:sz w:val="20"/>
                <w:szCs w:val="20"/>
              </w:rPr>
              <w:t>계속적</w:t>
            </w:r>
            <w:r>
              <w:rPr>
                <w:rFonts w:cs="Times New Roman" w:hint="eastAsia"/>
                <w:sz w:val="20"/>
                <w:szCs w:val="20"/>
              </w:rPr>
              <w:sym w:font="Wingdings" w:char="F09E"/>
            </w:r>
            <w:r>
              <w:rPr>
                <w:rFonts w:cs="Times New Roman" w:hint="eastAsia"/>
                <w:sz w:val="20"/>
                <w:szCs w:val="20"/>
              </w:rPr>
              <w:t>정기적으로</w:t>
            </w:r>
            <w:r>
              <w:rPr>
                <w:rFonts w:cs="Times New Roman" w:hint="eastAsia"/>
                <w:sz w:val="20"/>
                <w:szCs w:val="20"/>
              </w:rPr>
              <w:t xml:space="preserve"> </w:t>
            </w:r>
            <w:r>
              <w:rPr>
                <w:rFonts w:cs="Times New Roman" w:hint="eastAsia"/>
                <w:sz w:val="20"/>
                <w:szCs w:val="20"/>
              </w:rPr>
              <w:lastRenderedPageBreak/>
              <w:t>지급하여</w:t>
            </w:r>
            <w:r>
              <w:rPr>
                <w:rFonts w:cs="Times New Roman" w:hint="eastAsia"/>
                <w:sz w:val="20"/>
                <w:szCs w:val="20"/>
              </w:rPr>
              <w:t xml:space="preserve"> </w:t>
            </w:r>
            <w:r>
              <w:rPr>
                <w:rFonts w:cs="Times New Roman" w:hint="eastAsia"/>
                <w:sz w:val="20"/>
                <w:szCs w:val="20"/>
              </w:rPr>
              <w:t>온</w:t>
            </w:r>
            <w:r>
              <w:rPr>
                <w:rFonts w:cs="Times New Roman" w:hint="eastAsia"/>
                <w:sz w:val="20"/>
                <w:szCs w:val="20"/>
              </w:rPr>
              <w:t xml:space="preserve"> </w:t>
            </w:r>
            <w:r>
              <w:rPr>
                <w:rFonts w:cs="Times New Roman" w:hint="eastAsia"/>
                <w:sz w:val="20"/>
                <w:szCs w:val="20"/>
              </w:rPr>
              <w:t>것이고</w:t>
            </w:r>
            <w:r>
              <w:rPr>
                <w:rFonts w:cs="Times New Roman" w:hint="eastAsia"/>
                <w:sz w:val="20"/>
                <w:szCs w:val="20"/>
              </w:rPr>
              <w:t xml:space="preserve"> </w:t>
            </w:r>
            <w:r>
              <w:rPr>
                <w:rFonts w:cs="Times New Roman" w:hint="eastAsia"/>
                <w:sz w:val="20"/>
                <w:szCs w:val="20"/>
              </w:rPr>
              <w:t>미사용시</w:t>
            </w:r>
            <w:r>
              <w:rPr>
                <w:rFonts w:cs="Times New Roman" w:hint="eastAsia"/>
                <w:sz w:val="20"/>
                <w:szCs w:val="20"/>
              </w:rPr>
              <w:t xml:space="preserve"> </w:t>
            </w:r>
            <w:r>
              <w:rPr>
                <w:rFonts w:cs="Times New Roman" w:hint="eastAsia"/>
                <w:sz w:val="20"/>
                <w:szCs w:val="20"/>
              </w:rPr>
              <w:t>다음달로</w:t>
            </w:r>
            <w:r>
              <w:rPr>
                <w:rFonts w:cs="Times New Roman" w:hint="eastAsia"/>
                <w:sz w:val="20"/>
                <w:szCs w:val="20"/>
              </w:rPr>
              <w:t xml:space="preserve"> </w:t>
            </w:r>
            <w:r>
              <w:rPr>
                <w:rFonts w:cs="Times New Roman" w:hint="eastAsia"/>
                <w:sz w:val="20"/>
                <w:szCs w:val="20"/>
              </w:rPr>
              <w:t>이월된다는</w:t>
            </w:r>
            <w:r>
              <w:rPr>
                <w:rFonts w:cs="Times New Roman" w:hint="eastAsia"/>
                <w:sz w:val="20"/>
                <w:szCs w:val="20"/>
              </w:rPr>
              <w:t xml:space="preserve"> </w:t>
            </w:r>
            <w:r>
              <w:rPr>
                <w:rFonts w:cs="Times New Roman" w:hint="eastAsia"/>
                <w:sz w:val="20"/>
                <w:szCs w:val="20"/>
              </w:rPr>
              <w:t>점에서</w:t>
            </w:r>
            <w:r>
              <w:rPr>
                <w:rFonts w:cs="Times New Roman" w:hint="eastAsia"/>
                <w:sz w:val="20"/>
                <w:szCs w:val="20"/>
              </w:rPr>
              <w:t xml:space="preserve"> </w:t>
            </w:r>
            <w:r>
              <w:rPr>
                <w:rFonts w:cs="Times New Roman" w:hint="eastAsia"/>
                <w:sz w:val="20"/>
                <w:szCs w:val="20"/>
              </w:rPr>
              <w:t>평균임금에</w:t>
            </w:r>
            <w:r>
              <w:rPr>
                <w:rFonts w:cs="Times New Roman" w:hint="eastAsia"/>
                <w:sz w:val="20"/>
                <w:szCs w:val="20"/>
              </w:rPr>
              <w:t xml:space="preserve"> </w:t>
            </w:r>
            <w:r>
              <w:rPr>
                <w:rFonts w:cs="Times New Roman" w:hint="eastAsia"/>
                <w:sz w:val="20"/>
                <w:szCs w:val="20"/>
              </w:rPr>
              <w:t>해당할</w:t>
            </w:r>
            <w:r>
              <w:rPr>
                <w:rFonts w:cs="Times New Roman" w:hint="eastAsia"/>
                <w:sz w:val="20"/>
                <w:szCs w:val="20"/>
              </w:rPr>
              <w:t xml:space="preserve"> </w:t>
            </w:r>
            <w:r>
              <w:rPr>
                <w:rFonts w:cs="Times New Roman" w:hint="eastAsia"/>
                <w:sz w:val="20"/>
                <w:szCs w:val="20"/>
              </w:rPr>
              <w:t>여지도</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 xml:space="preserve">. </w:t>
            </w:r>
            <w:r>
              <w:rPr>
                <w:rFonts w:cs="Times New Roman" w:hint="eastAsia"/>
                <w:sz w:val="20"/>
                <w:szCs w:val="20"/>
              </w:rPr>
              <w:t>그러나</w:t>
            </w:r>
            <w:r>
              <w:rPr>
                <w:rFonts w:cs="Times New Roman" w:hint="eastAsia"/>
                <w:sz w:val="20"/>
                <w:szCs w:val="20"/>
              </w:rPr>
              <w:t xml:space="preserve"> </w:t>
            </w:r>
            <w:r>
              <w:rPr>
                <w:rFonts w:cs="Times New Roman" w:hint="eastAsia"/>
                <w:sz w:val="20"/>
                <w:szCs w:val="20"/>
              </w:rPr>
              <w:t>복지포인트의</w:t>
            </w:r>
            <w:r>
              <w:rPr>
                <w:rFonts w:cs="Times New Roman" w:hint="eastAsia"/>
                <w:sz w:val="20"/>
                <w:szCs w:val="20"/>
              </w:rPr>
              <w:t xml:space="preserve"> </w:t>
            </w:r>
            <w:r>
              <w:rPr>
                <w:rFonts w:cs="Times New Roman" w:hint="eastAsia"/>
                <w:sz w:val="20"/>
                <w:szCs w:val="20"/>
              </w:rPr>
              <w:t>임금성에</w:t>
            </w:r>
            <w:r>
              <w:rPr>
                <w:rFonts w:cs="Times New Roman" w:hint="eastAsia"/>
                <w:sz w:val="20"/>
                <w:szCs w:val="20"/>
              </w:rPr>
              <w:t xml:space="preserve"> </w:t>
            </w:r>
            <w:r>
              <w:rPr>
                <w:rFonts w:cs="Times New Roman" w:hint="eastAsia"/>
                <w:sz w:val="20"/>
                <w:szCs w:val="20"/>
              </w:rPr>
              <w:t>관한</w:t>
            </w:r>
            <w:r>
              <w:rPr>
                <w:rFonts w:cs="Times New Roman" w:hint="eastAsia"/>
                <w:sz w:val="20"/>
                <w:szCs w:val="20"/>
              </w:rPr>
              <w:t xml:space="preserve"> </w:t>
            </w:r>
            <w:r>
              <w:rPr>
                <w:rFonts w:cs="Times New Roman" w:hint="eastAsia"/>
                <w:sz w:val="20"/>
                <w:szCs w:val="20"/>
              </w:rPr>
              <w:t>대법원</w:t>
            </w:r>
            <w:r>
              <w:rPr>
                <w:rFonts w:cs="Times New Roman" w:hint="eastAsia"/>
                <w:sz w:val="20"/>
                <w:szCs w:val="20"/>
              </w:rPr>
              <w:t xml:space="preserve"> </w:t>
            </w:r>
            <w:r>
              <w:rPr>
                <w:rFonts w:cs="Times New Roman" w:hint="eastAsia"/>
                <w:sz w:val="20"/>
                <w:szCs w:val="20"/>
              </w:rPr>
              <w:t>전원합의체</w:t>
            </w:r>
            <w:r>
              <w:rPr>
                <w:rFonts w:cs="Times New Roman" w:hint="eastAsia"/>
                <w:sz w:val="20"/>
                <w:szCs w:val="20"/>
              </w:rPr>
              <w:t xml:space="preserve"> </w:t>
            </w:r>
            <w:r>
              <w:rPr>
                <w:rFonts w:cs="Times New Roman" w:hint="eastAsia"/>
                <w:sz w:val="20"/>
                <w:szCs w:val="20"/>
              </w:rPr>
              <w:t>판결의</w:t>
            </w:r>
            <w:r>
              <w:rPr>
                <w:rFonts w:cs="Times New Roman" w:hint="eastAsia"/>
                <w:sz w:val="20"/>
                <w:szCs w:val="20"/>
              </w:rPr>
              <w:t xml:space="preserve"> </w:t>
            </w:r>
            <w:r>
              <w:rPr>
                <w:rFonts w:cs="Times New Roman" w:hint="eastAsia"/>
                <w:sz w:val="20"/>
                <w:szCs w:val="20"/>
              </w:rPr>
              <w:t>취지</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T</w:t>
            </w:r>
            <w:r>
              <w:rPr>
                <w:rFonts w:cs="Times New Roman" w:hint="eastAsia"/>
                <w:sz w:val="20"/>
                <w:szCs w:val="20"/>
              </w:rPr>
              <w:t>포인트는</w:t>
            </w:r>
            <w:r>
              <w:rPr>
                <w:rFonts w:cs="Times New Roman"/>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사용용도가</w:t>
            </w:r>
            <w:r>
              <w:rPr>
                <w:rFonts w:cs="Times New Roman" w:hint="eastAsia"/>
                <w:sz w:val="20"/>
                <w:szCs w:val="20"/>
              </w:rPr>
              <w:t xml:space="preserve"> </w:t>
            </w:r>
            <w:r>
              <w:rPr>
                <w:rFonts w:cs="Times New Roman" w:hint="eastAsia"/>
                <w:sz w:val="20"/>
                <w:szCs w:val="20"/>
              </w:rPr>
              <w:t>복지포탈에서</w:t>
            </w:r>
            <w:r>
              <w:rPr>
                <w:rFonts w:cs="Times New Roman" w:hint="eastAsia"/>
                <w:sz w:val="20"/>
                <w:szCs w:val="20"/>
              </w:rPr>
              <w:t xml:space="preserve"> </w:t>
            </w:r>
            <w:r>
              <w:rPr>
                <w:rFonts w:cs="Times New Roman" w:hint="eastAsia"/>
                <w:sz w:val="20"/>
                <w:szCs w:val="20"/>
              </w:rPr>
              <w:t>판매하는</w:t>
            </w:r>
            <w:r>
              <w:rPr>
                <w:rFonts w:cs="Times New Roman" w:hint="eastAsia"/>
                <w:sz w:val="20"/>
                <w:szCs w:val="20"/>
              </w:rPr>
              <w:t xml:space="preserve"> </w:t>
            </w:r>
            <w:r>
              <w:rPr>
                <w:rFonts w:cs="Times New Roman" w:hint="eastAsia"/>
                <w:sz w:val="20"/>
                <w:szCs w:val="20"/>
              </w:rPr>
              <w:t>물품</w:t>
            </w:r>
            <w:r>
              <w:rPr>
                <w:rFonts w:cs="Times New Roman" w:hint="eastAsia"/>
                <w:sz w:val="20"/>
                <w:szCs w:val="20"/>
              </w:rPr>
              <w:t xml:space="preserve"> </w:t>
            </w:r>
            <w:r>
              <w:rPr>
                <w:rFonts w:cs="Times New Roman" w:hint="eastAsia"/>
                <w:sz w:val="20"/>
                <w:szCs w:val="20"/>
              </w:rPr>
              <w:t>등으로</w:t>
            </w:r>
            <w:r>
              <w:rPr>
                <w:rFonts w:cs="Times New Roman" w:hint="eastAsia"/>
                <w:sz w:val="20"/>
                <w:szCs w:val="20"/>
              </w:rPr>
              <w:t xml:space="preserve"> </w:t>
            </w:r>
            <w:r>
              <w:rPr>
                <w:rFonts w:cs="Times New Roman" w:hint="eastAsia"/>
                <w:sz w:val="20"/>
                <w:szCs w:val="20"/>
              </w:rPr>
              <w:t>제한되어</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점</w:t>
            </w:r>
            <w:r>
              <w:rPr>
                <w:rFonts w:cs="Times New Roman" w:hint="eastAsia"/>
                <w:sz w:val="20"/>
                <w:szCs w:val="20"/>
              </w:rPr>
              <w:t>,</w:t>
            </w:r>
            <w:r>
              <w:rPr>
                <w:rFonts w:cs="Times New Roman"/>
                <w:sz w:val="20"/>
                <w:szCs w:val="20"/>
              </w:rPr>
              <w:t xml:space="preserve"> </w:t>
            </w:r>
            <w:r>
              <w:rPr>
                <w:rFonts w:cs="Times New Roman" w:hint="eastAsia"/>
                <w:sz w:val="20"/>
                <w:szCs w:val="20"/>
              </w:rPr>
              <w:t>실제</w:t>
            </w:r>
            <w:r>
              <w:rPr>
                <w:rFonts w:cs="Times New Roman" w:hint="eastAsia"/>
                <w:sz w:val="20"/>
                <w:szCs w:val="20"/>
              </w:rPr>
              <w:t xml:space="preserve"> </w:t>
            </w:r>
            <w:r>
              <w:rPr>
                <w:rFonts w:cs="Times New Roman" w:hint="eastAsia"/>
                <w:sz w:val="20"/>
                <w:szCs w:val="20"/>
              </w:rPr>
              <w:t>근로</w:t>
            </w:r>
            <w:r>
              <w:rPr>
                <w:rFonts w:cs="Times New Roman" w:hint="eastAsia"/>
                <w:sz w:val="20"/>
                <w:szCs w:val="20"/>
              </w:rPr>
              <w:t xml:space="preserve"> </w:t>
            </w:r>
            <w:r>
              <w:rPr>
                <w:rFonts w:cs="Times New Roman" w:hint="eastAsia"/>
                <w:sz w:val="20"/>
                <w:szCs w:val="20"/>
              </w:rPr>
              <w:t>여부와는</w:t>
            </w:r>
            <w:r>
              <w:rPr>
                <w:rFonts w:cs="Times New Roman" w:hint="eastAsia"/>
                <w:sz w:val="20"/>
                <w:szCs w:val="20"/>
              </w:rPr>
              <w:t xml:space="preserve"> </w:t>
            </w:r>
            <w:r>
              <w:rPr>
                <w:rFonts w:cs="Times New Roman" w:hint="eastAsia"/>
                <w:sz w:val="20"/>
                <w:szCs w:val="20"/>
              </w:rPr>
              <w:t>무관하게</w:t>
            </w:r>
            <w:r>
              <w:rPr>
                <w:rFonts w:cs="Times New Roman" w:hint="eastAsia"/>
                <w:sz w:val="20"/>
                <w:szCs w:val="20"/>
              </w:rPr>
              <w:t xml:space="preserve"> </w:t>
            </w:r>
            <w:r>
              <w:rPr>
                <w:rFonts w:cs="Times New Roman" w:hint="eastAsia"/>
                <w:sz w:val="20"/>
                <w:szCs w:val="20"/>
              </w:rPr>
              <w:t>재직</w:t>
            </w:r>
            <w:r>
              <w:rPr>
                <w:rFonts w:cs="Times New Roman" w:hint="eastAsia"/>
                <w:sz w:val="20"/>
                <w:szCs w:val="20"/>
              </w:rPr>
              <w:t xml:space="preserve"> </w:t>
            </w:r>
            <w:r>
              <w:rPr>
                <w:rFonts w:cs="Times New Roman" w:hint="eastAsia"/>
                <w:sz w:val="20"/>
                <w:szCs w:val="20"/>
              </w:rPr>
              <w:t>중이면</w:t>
            </w:r>
            <w:r>
              <w:rPr>
                <w:rFonts w:cs="Times New Roman" w:hint="eastAsia"/>
                <w:sz w:val="20"/>
                <w:szCs w:val="20"/>
              </w:rPr>
              <w:t xml:space="preserve"> </w:t>
            </w:r>
            <w:r>
              <w:rPr>
                <w:rFonts w:cs="Times New Roman" w:hint="eastAsia"/>
                <w:sz w:val="20"/>
                <w:szCs w:val="20"/>
              </w:rPr>
              <w:t>매월</w:t>
            </w:r>
            <w:r>
              <w:rPr>
                <w:rFonts w:cs="Times New Roman" w:hint="eastAsia"/>
                <w:sz w:val="20"/>
                <w:szCs w:val="20"/>
              </w:rPr>
              <w:t xml:space="preserve"> </w:t>
            </w:r>
            <w:r>
              <w:rPr>
                <w:rFonts w:cs="Times New Roman" w:hint="eastAsia"/>
                <w:sz w:val="20"/>
                <w:szCs w:val="20"/>
              </w:rPr>
              <w:t>초</w:t>
            </w:r>
            <w:r>
              <w:rPr>
                <w:rFonts w:cs="Times New Roman" w:hint="eastAsia"/>
                <w:sz w:val="20"/>
                <w:szCs w:val="20"/>
              </w:rPr>
              <w:t xml:space="preserve"> </w:t>
            </w:r>
            <w:r>
              <w:rPr>
                <w:rFonts w:cs="Times New Roman" w:hint="eastAsia"/>
                <w:sz w:val="20"/>
                <w:szCs w:val="20"/>
              </w:rPr>
              <w:t>일괄하여</w:t>
            </w:r>
            <w:r>
              <w:rPr>
                <w:rFonts w:cs="Times New Roman" w:hint="eastAsia"/>
                <w:sz w:val="20"/>
                <w:szCs w:val="20"/>
              </w:rPr>
              <w:t xml:space="preserve"> </w:t>
            </w:r>
            <w:r>
              <w:rPr>
                <w:rFonts w:cs="Times New Roman" w:hint="eastAsia"/>
                <w:sz w:val="20"/>
                <w:szCs w:val="20"/>
              </w:rPr>
              <w:t>지급한다는</w:t>
            </w:r>
            <w:r>
              <w:rPr>
                <w:rFonts w:cs="Times New Roman" w:hint="eastAsia"/>
                <w:sz w:val="20"/>
                <w:szCs w:val="20"/>
              </w:rPr>
              <w:t xml:space="preserve"> </w:t>
            </w:r>
            <w:r>
              <w:rPr>
                <w:rFonts w:cs="Times New Roman" w:hint="eastAsia"/>
                <w:sz w:val="20"/>
                <w:szCs w:val="20"/>
              </w:rPr>
              <w:t>점</w:t>
            </w:r>
            <w:r>
              <w:rPr>
                <w:rFonts w:cs="Times New Roman" w:hint="eastAsia"/>
                <w:sz w:val="20"/>
                <w:szCs w:val="20"/>
              </w:rPr>
              <w:t xml:space="preserve">, </w:t>
            </w:r>
            <w:r>
              <w:rPr>
                <w:rFonts w:cs="Times New Roman"/>
                <w:sz w:val="20"/>
                <w:szCs w:val="20"/>
              </w:rPr>
              <w:t>1</w:t>
            </w:r>
            <w:r>
              <w:rPr>
                <w:rFonts w:cs="Times New Roman" w:hint="eastAsia"/>
                <w:sz w:val="20"/>
                <w:szCs w:val="20"/>
              </w:rPr>
              <w:t>년</w:t>
            </w:r>
            <w:r>
              <w:rPr>
                <w:rFonts w:cs="Times New Roman" w:hint="eastAsia"/>
                <w:sz w:val="20"/>
                <w:szCs w:val="20"/>
              </w:rPr>
              <w:t xml:space="preserve"> </w:t>
            </w:r>
            <w:r>
              <w:rPr>
                <w:rFonts w:cs="Times New Roman" w:hint="eastAsia"/>
                <w:sz w:val="20"/>
                <w:szCs w:val="20"/>
              </w:rPr>
              <w:t>내</w:t>
            </w:r>
            <w:r>
              <w:rPr>
                <w:rFonts w:cs="Times New Roman" w:hint="eastAsia"/>
                <w:sz w:val="20"/>
                <w:szCs w:val="20"/>
              </w:rPr>
              <w:t xml:space="preserve"> </w:t>
            </w:r>
            <w:r>
              <w:rPr>
                <w:rFonts w:cs="Times New Roman" w:hint="eastAsia"/>
                <w:sz w:val="20"/>
                <w:szCs w:val="20"/>
              </w:rPr>
              <w:t>사용하지</w:t>
            </w:r>
            <w:r>
              <w:rPr>
                <w:rFonts w:cs="Times New Roman" w:hint="eastAsia"/>
                <w:sz w:val="20"/>
                <w:szCs w:val="20"/>
              </w:rPr>
              <w:t xml:space="preserve"> </w:t>
            </w:r>
            <w:r>
              <w:rPr>
                <w:rFonts w:cs="Times New Roman" w:hint="eastAsia"/>
                <w:sz w:val="20"/>
                <w:szCs w:val="20"/>
              </w:rPr>
              <w:t>않으면</w:t>
            </w:r>
            <w:r>
              <w:rPr>
                <w:rFonts w:cs="Times New Roman" w:hint="eastAsia"/>
                <w:sz w:val="20"/>
                <w:szCs w:val="20"/>
              </w:rPr>
              <w:t xml:space="preserve"> </w:t>
            </w:r>
            <w:r>
              <w:rPr>
                <w:rFonts w:cs="Times New Roman" w:hint="eastAsia"/>
                <w:sz w:val="20"/>
                <w:szCs w:val="20"/>
              </w:rPr>
              <w:t>다음</w:t>
            </w:r>
            <w:r>
              <w:rPr>
                <w:rFonts w:cs="Times New Roman" w:hint="eastAsia"/>
                <w:sz w:val="20"/>
                <w:szCs w:val="20"/>
              </w:rPr>
              <w:t xml:space="preserve"> </w:t>
            </w:r>
            <w:r>
              <w:rPr>
                <w:rFonts w:cs="Times New Roman" w:hint="eastAsia"/>
                <w:sz w:val="20"/>
                <w:szCs w:val="20"/>
              </w:rPr>
              <w:t>연도로</w:t>
            </w:r>
            <w:r>
              <w:rPr>
                <w:rFonts w:cs="Times New Roman" w:hint="eastAsia"/>
                <w:sz w:val="20"/>
                <w:szCs w:val="20"/>
              </w:rPr>
              <w:t xml:space="preserve"> </w:t>
            </w:r>
            <w:r>
              <w:rPr>
                <w:rFonts w:cs="Times New Roman" w:hint="eastAsia"/>
                <w:sz w:val="20"/>
                <w:szCs w:val="20"/>
              </w:rPr>
              <w:t>이월되지는</w:t>
            </w:r>
            <w:r>
              <w:rPr>
                <w:rFonts w:cs="Times New Roman" w:hint="eastAsia"/>
                <w:sz w:val="20"/>
                <w:szCs w:val="20"/>
              </w:rPr>
              <w:t xml:space="preserve"> </w:t>
            </w:r>
            <w:r>
              <w:rPr>
                <w:rFonts w:cs="Times New Roman" w:hint="eastAsia"/>
                <w:sz w:val="20"/>
                <w:szCs w:val="20"/>
              </w:rPr>
              <w:t>않고</w:t>
            </w:r>
            <w:r>
              <w:rPr>
                <w:rFonts w:cs="Times New Roman" w:hint="eastAsia"/>
                <w:sz w:val="20"/>
                <w:szCs w:val="20"/>
              </w:rPr>
              <w:t xml:space="preserve"> </w:t>
            </w:r>
            <w:r>
              <w:rPr>
                <w:rFonts w:cs="Times New Roman" w:hint="eastAsia"/>
                <w:sz w:val="20"/>
                <w:szCs w:val="20"/>
              </w:rPr>
              <w:t>소멸되는</w:t>
            </w:r>
            <w:r>
              <w:rPr>
                <w:rFonts w:cs="Times New Roman" w:hint="eastAsia"/>
                <w:sz w:val="20"/>
                <w:szCs w:val="20"/>
              </w:rPr>
              <w:t xml:space="preserve"> </w:t>
            </w:r>
            <w:r>
              <w:rPr>
                <w:rFonts w:cs="Times New Roman" w:hint="eastAsia"/>
                <w:sz w:val="20"/>
                <w:szCs w:val="20"/>
              </w:rPr>
              <w:t>점</w:t>
            </w:r>
            <w:r>
              <w:rPr>
                <w:rFonts w:cs="Times New Roman" w:hint="eastAsia"/>
                <w:sz w:val="20"/>
                <w:szCs w:val="20"/>
              </w:rPr>
              <w:t>,</w:t>
            </w:r>
            <w:r>
              <w:rPr>
                <w:rFonts w:cs="Times New Roman"/>
                <w:sz w:val="20"/>
                <w:szCs w:val="20"/>
              </w:rPr>
              <w:t xml:space="preserve"> </w:t>
            </w:r>
            <w:r>
              <w:rPr>
                <w:rFonts w:cs="Times New Roman" w:hint="eastAsia"/>
                <w:sz w:val="20"/>
                <w:szCs w:val="20"/>
              </w:rPr>
              <w:t>직원들에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복지</w:t>
            </w:r>
            <w:r>
              <w:rPr>
                <w:rFonts w:cs="Times New Roman" w:hint="eastAsia"/>
                <w:sz w:val="20"/>
                <w:szCs w:val="20"/>
              </w:rPr>
              <w:t xml:space="preserve"> </w:t>
            </w:r>
            <w:r>
              <w:rPr>
                <w:rFonts w:cs="Times New Roman" w:hint="eastAsia"/>
                <w:sz w:val="20"/>
                <w:szCs w:val="20"/>
              </w:rPr>
              <w:t>차원에서</w:t>
            </w:r>
            <w:r>
              <w:rPr>
                <w:rFonts w:cs="Times New Roman" w:hint="eastAsia"/>
                <w:sz w:val="20"/>
                <w:szCs w:val="20"/>
              </w:rPr>
              <w:t xml:space="preserve"> </w:t>
            </w:r>
            <w:r>
              <w:rPr>
                <w:rFonts w:cs="Times New Roman" w:hint="eastAsia"/>
                <w:sz w:val="20"/>
                <w:szCs w:val="20"/>
              </w:rPr>
              <w:t>지급되는</w:t>
            </w:r>
            <w:r>
              <w:rPr>
                <w:rFonts w:cs="Times New Roman" w:hint="eastAsia"/>
                <w:sz w:val="20"/>
                <w:szCs w:val="20"/>
              </w:rPr>
              <w:t xml:space="preserve"> </w:t>
            </w:r>
            <w:r>
              <w:rPr>
                <w:rFonts w:cs="Times New Roman" w:hint="eastAsia"/>
                <w:sz w:val="20"/>
                <w:szCs w:val="20"/>
              </w:rPr>
              <w:t>성격이</w:t>
            </w:r>
            <w:r>
              <w:rPr>
                <w:rFonts w:cs="Times New Roman" w:hint="eastAsia"/>
                <w:sz w:val="20"/>
                <w:szCs w:val="20"/>
              </w:rPr>
              <w:t xml:space="preserve"> </w:t>
            </w:r>
            <w:r>
              <w:rPr>
                <w:rFonts w:cs="Times New Roman" w:hint="eastAsia"/>
                <w:sz w:val="20"/>
                <w:szCs w:val="20"/>
              </w:rPr>
              <w:t>강하다는</w:t>
            </w:r>
            <w:r>
              <w:rPr>
                <w:rFonts w:cs="Times New Roman" w:hint="eastAsia"/>
                <w:sz w:val="20"/>
                <w:szCs w:val="20"/>
              </w:rPr>
              <w:t xml:space="preserve"> </w:t>
            </w:r>
            <w:r>
              <w:rPr>
                <w:rFonts w:cs="Times New Roman" w:hint="eastAsia"/>
                <w:sz w:val="20"/>
                <w:szCs w:val="20"/>
              </w:rPr>
              <w:t>점</w:t>
            </w:r>
            <w:r>
              <w:rPr>
                <w:rFonts w:cs="Times New Roman" w:hint="eastAsia"/>
                <w:sz w:val="20"/>
                <w:szCs w:val="20"/>
              </w:rPr>
              <w:t xml:space="preserve"> </w:t>
            </w:r>
            <w:r>
              <w:rPr>
                <w:rFonts w:cs="Times New Roman" w:hint="eastAsia"/>
                <w:sz w:val="20"/>
                <w:szCs w:val="20"/>
              </w:rPr>
              <w:t>등에</w:t>
            </w:r>
            <w:r>
              <w:rPr>
                <w:rFonts w:cs="Times New Roman" w:hint="eastAsia"/>
                <w:sz w:val="20"/>
                <w:szCs w:val="20"/>
              </w:rPr>
              <w:t xml:space="preserve"> </w:t>
            </w:r>
            <w:r>
              <w:rPr>
                <w:rFonts w:cs="Times New Roman" w:hint="eastAsia"/>
                <w:sz w:val="20"/>
                <w:szCs w:val="20"/>
              </w:rPr>
              <w:t>비추어볼</w:t>
            </w:r>
            <w:r>
              <w:rPr>
                <w:rFonts w:cs="Times New Roman" w:hint="eastAsia"/>
                <w:sz w:val="20"/>
                <w:szCs w:val="20"/>
              </w:rPr>
              <w:t xml:space="preserve"> </w:t>
            </w:r>
            <w:r>
              <w:rPr>
                <w:rFonts w:cs="Times New Roman" w:hint="eastAsia"/>
                <w:sz w:val="20"/>
                <w:szCs w:val="20"/>
              </w:rPr>
              <w:t>때</w:t>
            </w:r>
            <w:r>
              <w:rPr>
                <w:rFonts w:cs="Times New Roman" w:hint="eastAsia"/>
                <w:sz w:val="20"/>
                <w:szCs w:val="20"/>
              </w:rPr>
              <w:t xml:space="preserve"> </w:t>
            </w:r>
            <w:r>
              <w:rPr>
                <w:rFonts w:cs="Times New Roman" w:hint="eastAsia"/>
                <w:sz w:val="20"/>
                <w:szCs w:val="20"/>
              </w:rPr>
              <w:t>근로의</w:t>
            </w:r>
            <w:r>
              <w:rPr>
                <w:rFonts w:cs="Times New Roman" w:hint="eastAsia"/>
                <w:sz w:val="20"/>
                <w:szCs w:val="20"/>
              </w:rPr>
              <w:t xml:space="preserve"> </w:t>
            </w:r>
            <w:r>
              <w:rPr>
                <w:rFonts w:cs="Times New Roman" w:hint="eastAsia"/>
                <w:sz w:val="20"/>
                <w:szCs w:val="20"/>
              </w:rPr>
              <w:t>대가로</w:t>
            </w:r>
            <w:r>
              <w:rPr>
                <w:rFonts w:cs="Times New Roman" w:hint="eastAsia"/>
                <w:sz w:val="20"/>
                <w:szCs w:val="20"/>
              </w:rPr>
              <w:t xml:space="preserve"> </w:t>
            </w:r>
            <w:r>
              <w:rPr>
                <w:rFonts w:cs="Times New Roman" w:hint="eastAsia"/>
                <w:sz w:val="20"/>
                <w:szCs w:val="20"/>
              </w:rPr>
              <w:t>지급된다고</w:t>
            </w:r>
            <w:r>
              <w:rPr>
                <w:rFonts w:cs="Times New Roman" w:hint="eastAsia"/>
                <w:sz w:val="20"/>
                <w:szCs w:val="20"/>
              </w:rPr>
              <w:t xml:space="preserve"> </w:t>
            </w:r>
            <w:r>
              <w:rPr>
                <w:rFonts w:cs="Times New Roman" w:hint="eastAsia"/>
                <w:sz w:val="20"/>
                <w:szCs w:val="20"/>
              </w:rPr>
              <w:t>보기는</w:t>
            </w:r>
            <w:r>
              <w:rPr>
                <w:rFonts w:cs="Times New Roman" w:hint="eastAsia"/>
                <w:sz w:val="20"/>
                <w:szCs w:val="20"/>
              </w:rPr>
              <w:t xml:space="preserve"> </w:t>
            </w:r>
            <w:r>
              <w:rPr>
                <w:rFonts w:cs="Times New Roman" w:hint="eastAsia"/>
                <w:sz w:val="20"/>
                <w:szCs w:val="20"/>
              </w:rPr>
              <w:t>어려워</w:t>
            </w:r>
            <w:r>
              <w:rPr>
                <w:rFonts w:cs="Times New Roman" w:hint="eastAsia"/>
                <w:sz w:val="20"/>
                <w:szCs w:val="20"/>
              </w:rPr>
              <w:t xml:space="preserve"> </w:t>
            </w:r>
            <w:r>
              <w:rPr>
                <w:rFonts w:cs="Times New Roman" w:hint="eastAsia"/>
                <w:sz w:val="20"/>
                <w:szCs w:val="20"/>
              </w:rPr>
              <w:t>평균임금에</w:t>
            </w:r>
            <w:r>
              <w:rPr>
                <w:rFonts w:cs="Times New Roman" w:hint="eastAsia"/>
                <w:sz w:val="20"/>
                <w:szCs w:val="20"/>
              </w:rPr>
              <w:t xml:space="preserve"> </w:t>
            </w:r>
            <w:r>
              <w:rPr>
                <w:rFonts w:cs="Times New Roman" w:hint="eastAsia"/>
                <w:sz w:val="20"/>
                <w:szCs w:val="20"/>
              </w:rPr>
              <w:t>해당하지</w:t>
            </w:r>
            <w:r>
              <w:rPr>
                <w:rFonts w:cs="Times New Roman" w:hint="eastAsia"/>
                <w:sz w:val="20"/>
                <w:szCs w:val="20"/>
              </w:rPr>
              <w:t xml:space="preserve"> </w:t>
            </w:r>
            <w:r>
              <w:rPr>
                <w:rFonts w:cs="Times New Roman" w:hint="eastAsia"/>
                <w:sz w:val="20"/>
                <w:szCs w:val="20"/>
              </w:rPr>
              <w:t>않을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판단됨</w:t>
            </w:r>
            <w:r>
              <w:rPr>
                <w:rFonts w:cs="Times New Roman" w:hint="eastAsia"/>
                <w:sz w:val="20"/>
                <w:szCs w:val="20"/>
              </w:rPr>
              <w:t>.</w:t>
            </w:r>
          </w:p>
          <w:p w14:paraId="6F2DEE3A" w14:textId="77777777" w:rsidR="005335C7" w:rsidRPr="009A2958" w:rsidRDefault="005335C7" w:rsidP="005335C7">
            <w:pPr>
              <w:pStyle w:val="a8"/>
              <w:widowControl/>
              <w:numPr>
                <w:ilvl w:val="0"/>
                <w:numId w:val="3"/>
              </w:numPr>
              <w:spacing w:before="40" w:after="120" w:line="264" w:lineRule="auto"/>
              <w:rPr>
                <w:rFonts w:cs="Times New Roman"/>
                <w:sz w:val="20"/>
                <w:szCs w:val="20"/>
              </w:rPr>
            </w:pPr>
            <w:r w:rsidRPr="009A2958">
              <w:rPr>
                <w:rFonts w:cs="Times New Roman"/>
                <w:sz w:val="20"/>
                <w:szCs w:val="20"/>
              </w:rPr>
              <w:t>성과격려금의</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Pr>
                <w:rFonts w:cs="Times New Roman" w:hint="eastAsia"/>
                <w:sz w:val="20"/>
                <w:szCs w:val="20"/>
              </w:rPr>
              <w:t>취업규칙</w:t>
            </w:r>
            <w:r>
              <w:rPr>
                <w:rFonts w:cs="Times New Roman" w:hint="eastAsia"/>
                <w:sz w:val="20"/>
                <w:szCs w:val="20"/>
              </w:rPr>
              <w:t>(</w:t>
            </w:r>
            <w:r>
              <w:rPr>
                <w:rFonts w:cs="Times New Roman" w:hint="eastAsia"/>
                <w:sz w:val="20"/>
                <w:szCs w:val="20"/>
              </w:rPr>
              <w:t>보상기준</w:t>
            </w:r>
            <w:r>
              <w:rPr>
                <w:rFonts w:cs="Times New Roman" w:hint="eastAsia"/>
                <w:sz w:val="20"/>
                <w:szCs w:val="20"/>
              </w:rPr>
              <w:t>)</w:t>
            </w:r>
            <w:r>
              <w:rPr>
                <w:rFonts w:cs="Times New Roman" w:hint="eastAsia"/>
                <w:sz w:val="20"/>
                <w:szCs w:val="20"/>
              </w:rPr>
              <w:t>을</w:t>
            </w:r>
            <w:r>
              <w:rPr>
                <w:rFonts w:cs="Times New Roman" w:hint="eastAsia"/>
                <w:sz w:val="20"/>
                <w:szCs w:val="20"/>
              </w:rPr>
              <w:t xml:space="preserve"> </w:t>
            </w:r>
            <w:r>
              <w:rPr>
                <w:rFonts w:cs="Times New Roman" w:hint="eastAsia"/>
                <w:sz w:val="20"/>
                <w:szCs w:val="20"/>
              </w:rPr>
              <w:t>근거로</w:t>
            </w:r>
            <w:r>
              <w:rPr>
                <w:rFonts w:cs="Times New Roman" w:hint="eastAsia"/>
                <w:sz w:val="20"/>
                <w:szCs w:val="20"/>
              </w:rPr>
              <w:t xml:space="preserve"> </w:t>
            </w:r>
            <w:r w:rsidRPr="009A2958">
              <w:rPr>
                <w:rFonts w:cs="Times New Roman"/>
                <w:sz w:val="20"/>
                <w:szCs w:val="20"/>
              </w:rPr>
              <w:t>대부분의</w:t>
            </w:r>
            <w:r w:rsidRPr="009A2958">
              <w:rPr>
                <w:rFonts w:cs="Times New Roman"/>
                <w:sz w:val="20"/>
                <w:szCs w:val="20"/>
              </w:rPr>
              <w:t xml:space="preserve"> </w:t>
            </w:r>
            <w:r w:rsidRPr="009A2958">
              <w:rPr>
                <w:rFonts w:cs="Times New Roman"/>
                <w:sz w:val="20"/>
                <w:szCs w:val="20"/>
              </w:rPr>
              <w:t>직원들을</w:t>
            </w:r>
            <w:r w:rsidRPr="009A2958">
              <w:rPr>
                <w:rFonts w:cs="Times New Roman"/>
                <w:sz w:val="20"/>
                <w:szCs w:val="20"/>
              </w:rPr>
              <w:t xml:space="preserve"> </w:t>
            </w:r>
            <w:r w:rsidRPr="009A2958">
              <w:rPr>
                <w:rFonts w:cs="Times New Roman"/>
                <w:sz w:val="20"/>
                <w:szCs w:val="20"/>
              </w:rPr>
              <w:t>대상으로</w:t>
            </w:r>
            <w:r w:rsidRPr="009A2958">
              <w:rPr>
                <w:rFonts w:cs="Times New Roman"/>
                <w:sz w:val="20"/>
                <w:szCs w:val="20"/>
              </w:rPr>
              <w:t xml:space="preserve"> </w:t>
            </w:r>
            <w:r>
              <w:rPr>
                <w:rFonts w:cs="Times New Roman" w:hint="eastAsia"/>
                <w:sz w:val="20"/>
                <w:szCs w:val="20"/>
              </w:rPr>
              <w:t>매년</w:t>
            </w:r>
            <w:r>
              <w:rPr>
                <w:rFonts w:cs="Times New Roman" w:hint="eastAsia"/>
                <w:sz w:val="20"/>
                <w:szCs w:val="20"/>
              </w:rPr>
              <w:t xml:space="preserve"> </w:t>
            </w:r>
            <w:r>
              <w:rPr>
                <w:rFonts w:cs="Times New Roman"/>
                <w:sz w:val="20"/>
                <w:szCs w:val="20"/>
              </w:rPr>
              <w:t>2</w:t>
            </w:r>
            <w:r>
              <w:rPr>
                <w:rFonts w:cs="Times New Roman" w:hint="eastAsia"/>
                <w:sz w:val="20"/>
                <w:szCs w:val="20"/>
              </w:rPr>
              <w:t>월에</w:t>
            </w:r>
            <w:r>
              <w:rPr>
                <w:rFonts w:cs="Times New Roman" w:hint="eastAsia"/>
                <w:sz w:val="20"/>
                <w:szCs w:val="20"/>
              </w:rPr>
              <w:t xml:space="preserve"> </w:t>
            </w:r>
            <w:r w:rsidRPr="009A2958">
              <w:rPr>
                <w:rFonts w:cs="Times New Roman"/>
                <w:sz w:val="20"/>
                <w:szCs w:val="20"/>
              </w:rPr>
              <w:t>계속적</w:t>
            </w:r>
            <w:r w:rsidRPr="009A2958">
              <w:rPr>
                <w:rFonts w:cs="Times New Roman"/>
                <w:sz w:val="20"/>
                <w:szCs w:val="20"/>
              </w:rPr>
              <w:sym w:font="Wingdings" w:char="F09E"/>
            </w:r>
            <w:r w:rsidRPr="009A2958">
              <w:rPr>
                <w:rFonts w:cs="Times New Roman"/>
                <w:sz w:val="20"/>
                <w:szCs w:val="20"/>
              </w:rPr>
              <w:t>정기적으로</w:t>
            </w:r>
            <w:r w:rsidRPr="009A2958">
              <w:rPr>
                <w:rFonts w:cs="Times New Roman"/>
                <w:sz w:val="20"/>
                <w:szCs w:val="20"/>
              </w:rPr>
              <w:t xml:space="preserve"> </w:t>
            </w:r>
            <w:r w:rsidRPr="009A2958">
              <w:rPr>
                <w:rFonts w:cs="Times New Roman"/>
                <w:sz w:val="20"/>
                <w:szCs w:val="20"/>
              </w:rPr>
              <w:t>지급되어</w:t>
            </w:r>
            <w:r w:rsidRPr="009A2958">
              <w:rPr>
                <w:rFonts w:cs="Times New Roman"/>
                <w:sz w:val="20"/>
                <w:szCs w:val="20"/>
              </w:rPr>
              <w:t xml:space="preserve"> </w:t>
            </w:r>
            <w:r w:rsidRPr="009A2958">
              <w:rPr>
                <w:rFonts w:cs="Times New Roman"/>
                <w:sz w:val="20"/>
                <w:szCs w:val="20"/>
              </w:rPr>
              <w:t>온</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Pr>
                <w:rFonts w:cs="Times New Roman" w:hint="eastAsia"/>
                <w:sz w:val="20"/>
                <w:szCs w:val="20"/>
              </w:rPr>
              <w:t>확인되며</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지급률은</w:t>
            </w:r>
            <w:r>
              <w:rPr>
                <w:rFonts w:cs="Times New Roman" w:hint="eastAsia"/>
                <w:sz w:val="20"/>
                <w:szCs w:val="20"/>
              </w:rPr>
              <w:t xml:space="preserve"> </w:t>
            </w:r>
            <w:r>
              <w:rPr>
                <w:rFonts w:cs="Times New Roman" w:hint="eastAsia"/>
                <w:sz w:val="20"/>
                <w:szCs w:val="20"/>
              </w:rPr>
              <w:t>소수의</w:t>
            </w:r>
            <w:r>
              <w:rPr>
                <w:rFonts w:cs="Times New Roman" w:hint="eastAsia"/>
                <w:sz w:val="20"/>
                <w:szCs w:val="20"/>
              </w:rPr>
              <w:t xml:space="preserve"> </w:t>
            </w:r>
            <w:r>
              <w:rPr>
                <w:rFonts w:cs="Times New Roman" w:hint="eastAsia"/>
                <w:sz w:val="20"/>
                <w:szCs w:val="20"/>
              </w:rPr>
              <w:t>고성과자</w:t>
            </w:r>
            <w:r>
              <w:rPr>
                <w:rFonts w:cs="Times New Roman" w:hint="eastAsia"/>
                <w:sz w:val="20"/>
                <w:szCs w:val="20"/>
              </w:rPr>
              <w:t xml:space="preserve"> </w:t>
            </w:r>
            <w:r>
              <w:rPr>
                <w:rFonts w:cs="Times New Roman"/>
                <w:sz w:val="20"/>
                <w:szCs w:val="20"/>
              </w:rPr>
              <w:t xml:space="preserve">10% </w:t>
            </w:r>
            <w:r>
              <w:rPr>
                <w:rFonts w:cs="Times New Roman" w:hint="eastAsia"/>
                <w:sz w:val="20"/>
                <w:szCs w:val="20"/>
              </w:rPr>
              <w:t>정도를</w:t>
            </w:r>
            <w:r>
              <w:rPr>
                <w:rFonts w:cs="Times New Roman" w:hint="eastAsia"/>
                <w:sz w:val="20"/>
                <w:szCs w:val="20"/>
              </w:rPr>
              <w:t xml:space="preserve"> </w:t>
            </w:r>
            <w:r>
              <w:rPr>
                <w:rFonts w:cs="Times New Roman" w:hint="eastAsia"/>
                <w:sz w:val="20"/>
                <w:szCs w:val="20"/>
              </w:rPr>
              <w:t>제외하고는</w:t>
            </w:r>
            <w:r>
              <w:rPr>
                <w:rFonts w:cs="Times New Roman" w:hint="eastAsia"/>
                <w:sz w:val="20"/>
                <w:szCs w:val="20"/>
              </w:rPr>
              <w:t xml:space="preserve"> </w:t>
            </w:r>
            <w:r>
              <w:rPr>
                <w:rFonts w:cs="Times New Roman" w:hint="eastAsia"/>
                <w:sz w:val="20"/>
                <w:szCs w:val="20"/>
              </w:rPr>
              <w:t>대동소이한</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확인됨</w:t>
            </w:r>
            <w:r>
              <w:rPr>
                <w:rFonts w:cs="Times New Roman" w:hint="eastAsia"/>
                <w:sz w:val="20"/>
                <w:szCs w:val="20"/>
              </w:rPr>
              <w:t>.</w:t>
            </w:r>
            <w:r>
              <w:rPr>
                <w:rFonts w:cs="Times New Roman"/>
                <w:sz w:val="20"/>
                <w:szCs w:val="20"/>
              </w:rPr>
              <w:t xml:space="preserve"> </w:t>
            </w:r>
            <w:r>
              <w:rPr>
                <w:rFonts w:cs="Times New Roman" w:hint="eastAsia"/>
                <w:sz w:val="20"/>
                <w:szCs w:val="20"/>
              </w:rPr>
              <w:t>또한</w:t>
            </w:r>
            <w:r>
              <w:rPr>
                <w:rFonts w:cs="Times New Roman" w:hint="eastAsia"/>
                <w:sz w:val="20"/>
                <w:szCs w:val="20"/>
              </w:rPr>
              <w:t xml:space="preserve"> </w:t>
            </w:r>
            <w:r>
              <w:rPr>
                <w:rFonts w:cs="Times New Roman" w:hint="eastAsia"/>
                <w:sz w:val="20"/>
                <w:szCs w:val="20"/>
              </w:rPr>
              <w:t>이는</w:t>
            </w:r>
            <w:r>
              <w:rPr>
                <w:rFonts w:cs="Times New Roman" w:hint="eastAsia"/>
                <w:sz w:val="20"/>
                <w:szCs w:val="20"/>
              </w:rPr>
              <w:t xml:space="preserve"> </w:t>
            </w:r>
            <w:r>
              <w:rPr>
                <w:rFonts w:cs="Times New Roman" w:hint="eastAsia"/>
                <w:sz w:val="20"/>
                <w:szCs w:val="20"/>
              </w:rPr>
              <w:t>개인의</w:t>
            </w:r>
            <w:r>
              <w:rPr>
                <w:rFonts w:cs="Times New Roman" w:hint="eastAsia"/>
                <w:sz w:val="20"/>
                <w:szCs w:val="20"/>
              </w:rPr>
              <w:t xml:space="preserve"> </w:t>
            </w:r>
            <w:r>
              <w:rPr>
                <w:rFonts w:cs="Times New Roman" w:hint="eastAsia"/>
                <w:sz w:val="20"/>
                <w:szCs w:val="20"/>
              </w:rPr>
              <w:t>성과에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평가를</w:t>
            </w:r>
            <w:r>
              <w:rPr>
                <w:rFonts w:cs="Times New Roman" w:hint="eastAsia"/>
                <w:sz w:val="20"/>
                <w:szCs w:val="20"/>
              </w:rPr>
              <w:t xml:space="preserve"> </w:t>
            </w:r>
            <w:r>
              <w:rPr>
                <w:rFonts w:cs="Times New Roman" w:hint="eastAsia"/>
                <w:sz w:val="20"/>
                <w:szCs w:val="20"/>
              </w:rPr>
              <w:t>기초로</w:t>
            </w:r>
            <w:r>
              <w:rPr>
                <w:rFonts w:cs="Times New Roman" w:hint="eastAsia"/>
                <w:sz w:val="20"/>
                <w:szCs w:val="20"/>
              </w:rPr>
              <w:t xml:space="preserve"> </w:t>
            </w:r>
            <w:r>
              <w:rPr>
                <w:rFonts w:cs="Times New Roman" w:hint="eastAsia"/>
                <w:sz w:val="20"/>
                <w:szCs w:val="20"/>
              </w:rPr>
              <w:t>지급되는</w:t>
            </w:r>
            <w:r>
              <w:rPr>
                <w:rFonts w:cs="Times New Roman" w:hint="eastAsia"/>
                <w:sz w:val="20"/>
                <w:szCs w:val="20"/>
              </w:rPr>
              <w:t xml:space="preserve"> </w:t>
            </w:r>
            <w:r>
              <w:rPr>
                <w:rFonts w:cs="Times New Roman" w:hint="eastAsia"/>
                <w:sz w:val="20"/>
                <w:szCs w:val="20"/>
              </w:rPr>
              <w:t>금원으로서</w:t>
            </w:r>
            <w:r>
              <w:rPr>
                <w:rFonts w:cs="Times New Roman" w:hint="eastAsia"/>
                <w:sz w:val="20"/>
                <w:szCs w:val="20"/>
              </w:rPr>
              <w:t xml:space="preserve"> </w:t>
            </w:r>
            <w:r>
              <w:rPr>
                <w:rFonts w:cs="Times New Roman" w:hint="eastAsia"/>
                <w:sz w:val="20"/>
                <w:szCs w:val="20"/>
              </w:rPr>
              <w:t>근로제공과</w:t>
            </w:r>
            <w:r>
              <w:rPr>
                <w:rFonts w:cs="Times New Roman" w:hint="eastAsia"/>
                <w:sz w:val="20"/>
                <w:szCs w:val="20"/>
              </w:rPr>
              <w:t xml:space="preserve"> </w:t>
            </w:r>
            <w:r>
              <w:rPr>
                <w:rFonts w:cs="Times New Roman" w:hint="eastAsia"/>
                <w:sz w:val="20"/>
                <w:szCs w:val="20"/>
              </w:rPr>
              <w:t>직접</w:t>
            </w:r>
            <w:r>
              <w:rPr>
                <w:rFonts w:cs="Times New Roman" w:hint="eastAsia"/>
                <w:sz w:val="20"/>
                <w:szCs w:val="20"/>
              </w:rPr>
              <w:sym w:font="Wingdings" w:char="F09E"/>
            </w:r>
            <w:r>
              <w:rPr>
                <w:rFonts w:cs="Times New Roman" w:hint="eastAsia"/>
                <w:sz w:val="20"/>
                <w:szCs w:val="20"/>
              </w:rPr>
              <w:t>밀접하게</w:t>
            </w:r>
            <w:r>
              <w:rPr>
                <w:rFonts w:cs="Times New Roman" w:hint="eastAsia"/>
                <w:sz w:val="20"/>
                <w:szCs w:val="20"/>
              </w:rPr>
              <w:t xml:space="preserve"> </w:t>
            </w:r>
            <w:r>
              <w:rPr>
                <w:rFonts w:cs="Times New Roman" w:hint="eastAsia"/>
                <w:sz w:val="20"/>
                <w:szCs w:val="20"/>
              </w:rPr>
              <w:t>관련되어</w:t>
            </w:r>
            <w:r>
              <w:rPr>
                <w:rFonts w:cs="Times New Roman" w:hint="eastAsia"/>
                <w:sz w:val="20"/>
                <w:szCs w:val="20"/>
              </w:rPr>
              <w:t xml:space="preserve"> </w:t>
            </w:r>
            <w:r>
              <w:rPr>
                <w:rFonts w:cs="Times New Roman" w:hint="eastAsia"/>
                <w:sz w:val="20"/>
                <w:szCs w:val="20"/>
              </w:rPr>
              <w:t>근로의</w:t>
            </w:r>
            <w:r>
              <w:rPr>
                <w:rFonts w:cs="Times New Roman" w:hint="eastAsia"/>
                <w:sz w:val="20"/>
                <w:szCs w:val="20"/>
              </w:rPr>
              <w:t xml:space="preserve"> </w:t>
            </w:r>
            <w:r>
              <w:rPr>
                <w:rFonts w:cs="Times New Roman" w:hint="eastAsia"/>
                <w:sz w:val="20"/>
                <w:szCs w:val="20"/>
              </w:rPr>
              <w:t>대가로</w:t>
            </w:r>
            <w:r>
              <w:rPr>
                <w:rFonts w:cs="Times New Roman" w:hint="eastAsia"/>
                <w:sz w:val="20"/>
                <w:szCs w:val="20"/>
              </w:rPr>
              <w:t xml:space="preserve"> </w:t>
            </w:r>
            <w:r>
              <w:rPr>
                <w:rFonts w:cs="Times New Roman" w:hint="eastAsia"/>
                <w:sz w:val="20"/>
                <w:szCs w:val="20"/>
              </w:rPr>
              <w:t>지급되었다고</w:t>
            </w:r>
            <w:r>
              <w:rPr>
                <w:rFonts w:cs="Times New Roman" w:hint="eastAsia"/>
                <w:sz w:val="20"/>
                <w:szCs w:val="20"/>
              </w:rPr>
              <w:t xml:space="preserve"> </w:t>
            </w:r>
            <w:r>
              <w:rPr>
                <w:rFonts w:cs="Times New Roman" w:hint="eastAsia"/>
                <w:sz w:val="20"/>
                <w:szCs w:val="20"/>
              </w:rPr>
              <w:t>평가될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 xml:space="preserve">. </w:t>
            </w:r>
            <w:r>
              <w:rPr>
                <w:rFonts w:cs="Times New Roman" w:hint="eastAsia"/>
                <w:sz w:val="20"/>
                <w:szCs w:val="20"/>
              </w:rPr>
              <w:t>특히</w:t>
            </w:r>
            <w:r>
              <w:rPr>
                <w:rFonts w:cs="Times New Roman" w:hint="eastAsia"/>
                <w:sz w:val="20"/>
                <w:szCs w:val="20"/>
              </w:rPr>
              <w:t xml:space="preserve"> </w:t>
            </w:r>
            <w:r w:rsidRPr="009A2958">
              <w:rPr>
                <w:rFonts w:cs="Times New Roman"/>
                <w:sz w:val="20"/>
                <w:szCs w:val="20"/>
              </w:rPr>
              <w:t>최근</w:t>
            </w:r>
            <w:r w:rsidRPr="009A2958">
              <w:rPr>
                <w:rFonts w:cs="Times New Roman"/>
                <w:sz w:val="20"/>
                <w:szCs w:val="20"/>
              </w:rPr>
              <w:t xml:space="preserve"> </w:t>
            </w:r>
            <w:r>
              <w:rPr>
                <w:rFonts w:cs="Times New Roman" w:hint="eastAsia"/>
                <w:sz w:val="20"/>
                <w:szCs w:val="20"/>
              </w:rPr>
              <w:t>성과급의</w:t>
            </w:r>
            <w:r>
              <w:rPr>
                <w:rFonts w:cs="Times New Roman" w:hint="eastAsia"/>
                <w:sz w:val="20"/>
                <w:szCs w:val="20"/>
              </w:rPr>
              <w:t xml:space="preserve"> </w:t>
            </w:r>
            <w:r>
              <w:rPr>
                <w:rFonts w:cs="Times New Roman" w:hint="eastAsia"/>
                <w:sz w:val="20"/>
                <w:szCs w:val="20"/>
              </w:rPr>
              <w:t>임금성에</w:t>
            </w:r>
            <w:r>
              <w:rPr>
                <w:rFonts w:cs="Times New Roman" w:hint="eastAsia"/>
                <w:sz w:val="20"/>
                <w:szCs w:val="20"/>
              </w:rPr>
              <w:t xml:space="preserve"> </w:t>
            </w:r>
            <w:r>
              <w:rPr>
                <w:rFonts w:cs="Times New Roman" w:hint="eastAsia"/>
                <w:sz w:val="20"/>
                <w:szCs w:val="20"/>
              </w:rPr>
              <w:t>관한</w:t>
            </w:r>
            <w:r>
              <w:rPr>
                <w:rFonts w:cs="Times New Roman" w:hint="eastAsia"/>
                <w:sz w:val="20"/>
                <w:szCs w:val="20"/>
              </w:rPr>
              <w:t xml:space="preserve"> </w:t>
            </w:r>
            <w:r w:rsidRPr="009A2958">
              <w:rPr>
                <w:rFonts w:cs="Times New Roman"/>
                <w:sz w:val="20"/>
                <w:szCs w:val="20"/>
              </w:rPr>
              <w:t>판례의</w:t>
            </w:r>
            <w:r w:rsidRPr="009A2958">
              <w:rPr>
                <w:rFonts w:cs="Times New Roman"/>
                <w:sz w:val="20"/>
                <w:szCs w:val="20"/>
              </w:rPr>
              <w:t xml:space="preserve"> </w:t>
            </w:r>
            <w:r w:rsidRPr="009A2958">
              <w:rPr>
                <w:rFonts w:cs="Times New Roman"/>
                <w:sz w:val="20"/>
                <w:szCs w:val="20"/>
              </w:rPr>
              <w:t>경향에</w:t>
            </w:r>
            <w:r w:rsidRPr="009A2958">
              <w:rPr>
                <w:rFonts w:cs="Times New Roman"/>
                <w:sz w:val="20"/>
                <w:szCs w:val="20"/>
              </w:rPr>
              <w:t xml:space="preserve"> </w:t>
            </w:r>
            <w:r w:rsidRPr="009A2958">
              <w:rPr>
                <w:rFonts w:cs="Times New Roman"/>
                <w:sz w:val="20"/>
                <w:szCs w:val="20"/>
              </w:rPr>
              <w:t>비추어볼</w:t>
            </w:r>
            <w:r w:rsidRPr="009A2958">
              <w:rPr>
                <w:rFonts w:cs="Times New Roman"/>
                <w:sz w:val="20"/>
                <w:szCs w:val="20"/>
              </w:rPr>
              <w:t xml:space="preserve"> </w:t>
            </w:r>
            <w:r w:rsidRPr="009A2958">
              <w:rPr>
                <w:rFonts w:cs="Times New Roman"/>
                <w:sz w:val="20"/>
                <w:szCs w:val="20"/>
              </w:rPr>
              <w:t>때</w:t>
            </w:r>
            <w:r>
              <w:rPr>
                <w:rFonts w:cs="Times New Roman" w:hint="eastAsia"/>
                <w:sz w:val="20"/>
                <w:szCs w:val="20"/>
              </w:rPr>
              <w:t>,</w:t>
            </w:r>
            <w:r w:rsidRPr="009A2958">
              <w:rPr>
                <w:rFonts w:cs="Times New Roman"/>
                <w:sz w:val="20"/>
                <w:szCs w:val="20"/>
              </w:rPr>
              <w:t xml:space="preserve"> </w:t>
            </w:r>
            <w:r>
              <w:rPr>
                <w:rFonts w:cs="Times New Roman" w:hint="eastAsia"/>
                <w:sz w:val="20"/>
                <w:szCs w:val="20"/>
              </w:rPr>
              <w:t>성과격려금은</w:t>
            </w:r>
            <w:r>
              <w:rPr>
                <w:rFonts w:cs="Times New Roman" w:hint="eastAsia"/>
                <w:sz w:val="20"/>
                <w:szCs w:val="20"/>
              </w:rPr>
              <w:t xml:space="preserve"> </w:t>
            </w:r>
            <w:r w:rsidRPr="009A2958">
              <w:rPr>
                <w:rFonts w:cs="Times New Roman"/>
                <w:sz w:val="20"/>
                <w:szCs w:val="20"/>
              </w:rPr>
              <w:t>평균임금에</w:t>
            </w:r>
            <w:r w:rsidRPr="009A2958">
              <w:rPr>
                <w:rFonts w:cs="Times New Roman"/>
                <w:sz w:val="20"/>
                <w:szCs w:val="20"/>
              </w:rPr>
              <w:t xml:space="preserve"> </w:t>
            </w:r>
            <w:r w:rsidRPr="009A2958">
              <w:rPr>
                <w:rFonts w:cs="Times New Roman"/>
                <w:sz w:val="20"/>
                <w:szCs w:val="20"/>
              </w:rPr>
              <w:t>해당한다고</w:t>
            </w:r>
            <w:r w:rsidRPr="009A2958">
              <w:rPr>
                <w:rFonts w:cs="Times New Roman"/>
                <w:sz w:val="20"/>
                <w:szCs w:val="20"/>
              </w:rPr>
              <w:t xml:space="preserve"> </w:t>
            </w:r>
            <w:r w:rsidRPr="009A2958">
              <w:rPr>
                <w:rFonts w:cs="Times New Roman"/>
                <w:sz w:val="20"/>
                <w:szCs w:val="20"/>
              </w:rPr>
              <w:t>판단될</w:t>
            </w:r>
            <w:r w:rsidRPr="009A2958">
              <w:rPr>
                <w:rFonts w:cs="Times New Roman"/>
                <w:sz w:val="20"/>
                <w:szCs w:val="20"/>
              </w:rPr>
              <w:t xml:space="preserve"> </w:t>
            </w:r>
            <w:r w:rsidRPr="009A2958">
              <w:rPr>
                <w:rFonts w:cs="Times New Roman"/>
                <w:sz w:val="20"/>
                <w:szCs w:val="20"/>
              </w:rPr>
              <w:t>가능성</w:t>
            </w:r>
            <w:r>
              <w:rPr>
                <w:rFonts w:cs="Times New Roman" w:hint="eastAsia"/>
                <w:sz w:val="20"/>
                <w:szCs w:val="20"/>
              </w:rPr>
              <w:t>이</w:t>
            </w:r>
            <w:r>
              <w:rPr>
                <w:rFonts w:cs="Times New Roman" w:hint="eastAsia"/>
                <w:sz w:val="20"/>
                <w:szCs w:val="20"/>
              </w:rPr>
              <w:t xml:space="preserve"> </w:t>
            </w:r>
            <w:r>
              <w:rPr>
                <w:rFonts w:cs="Times New Roman" w:hint="eastAsia"/>
                <w:sz w:val="20"/>
                <w:szCs w:val="20"/>
              </w:rPr>
              <w:t>보다</w:t>
            </w:r>
            <w:r>
              <w:rPr>
                <w:rFonts w:cs="Times New Roman" w:hint="eastAsia"/>
                <w:sz w:val="20"/>
                <w:szCs w:val="20"/>
              </w:rPr>
              <w:t xml:space="preserve"> </w:t>
            </w:r>
            <w:r>
              <w:rPr>
                <w:rFonts w:cs="Times New Roman" w:hint="eastAsia"/>
                <w:sz w:val="20"/>
                <w:szCs w:val="20"/>
              </w:rPr>
              <w:t>높을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판단됨</w:t>
            </w:r>
            <w:r>
              <w:rPr>
                <w:rFonts w:cs="Times New Roman" w:hint="eastAsia"/>
                <w:sz w:val="20"/>
                <w:szCs w:val="20"/>
              </w:rPr>
              <w:t>.</w:t>
            </w:r>
          </w:p>
        </w:tc>
        <w:tc>
          <w:tcPr>
            <w:tcW w:w="27" w:type="pct"/>
            <w:tcBorders>
              <w:top w:val="nil"/>
              <w:bottom w:val="nil"/>
            </w:tcBorders>
          </w:tcPr>
          <w:p w14:paraId="50190FD2"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6C80C2BA" w14:textId="50FBC918"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성과격려금이</w:t>
            </w:r>
            <w:r w:rsidRPr="009A2958">
              <w:rPr>
                <w:rFonts w:cs="Times New Roman"/>
                <w:sz w:val="20"/>
                <w:szCs w:val="20"/>
              </w:rPr>
              <w:t xml:space="preserve"> </w:t>
            </w:r>
            <w:r w:rsidRPr="009A2958">
              <w:rPr>
                <w:rFonts w:cs="Times New Roman"/>
                <w:sz w:val="20"/>
                <w:szCs w:val="20"/>
              </w:rPr>
              <w:t>평균임금에</w:t>
            </w:r>
            <w:r w:rsidRPr="009A2958">
              <w:rPr>
                <w:rFonts w:cs="Times New Roman"/>
                <w:sz w:val="20"/>
                <w:szCs w:val="20"/>
              </w:rPr>
              <w:t xml:space="preserve"> </w:t>
            </w:r>
            <w:r w:rsidRPr="009A2958">
              <w:rPr>
                <w:rFonts w:cs="Times New Roman"/>
                <w:sz w:val="20"/>
                <w:szCs w:val="20"/>
              </w:rPr>
              <w:t>산입되어야</w:t>
            </w:r>
            <w:r w:rsidRPr="009A2958">
              <w:rPr>
                <w:rFonts w:cs="Times New Roman"/>
                <w:sz w:val="20"/>
                <w:szCs w:val="20"/>
              </w:rPr>
              <w:t xml:space="preserve"> </w:t>
            </w:r>
            <w:r w:rsidRPr="009A2958">
              <w:rPr>
                <w:rFonts w:cs="Times New Roman"/>
                <w:sz w:val="20"/>
                <w:szCs w:val="20"/>
              </w:rPr>
              <w:t>하는</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인정될</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Pr>
                <w:rFonts w:cs="Times New Roman" w:hint="eastAsia"/>
                <w:sz w:val="20"/>
                <w:szCs w:val="20"/>
              </w:rPr>
              <w:t>약</w:t>
            </w:r>
            <w:r>
              <w:rPr>
                <w:rFonts w:cs="Times New Roman" w:hint="eastAsia"/>
                <w:sz w:val="20"/>
                <w:szCs w:val="20"/>
              </w:rPr>
              <w:t xml:space="preserve"> </w:t>
            </w:r>
            <w:r>
              <w:rPr>
                <w:rFonts w:cs="Times New Roman"/>
                <w:sz w:val="20"/>
                <w:szCs w:val="20"/>
              </w:rPr>
              <w:t>2</w:t>
            </w:r>
            <w:r>
              <w:rPr>
                <w:rFonts w:cs="Times New Roman" w:hint="eastAsia"/>
                <w:sz w:val="20"/>
                <w:szCs w:val="20"/>
              </w:rPr>
              <w:t>억</w:t>
            </w:r>
            <w:r>
              <w:rPr>
                <w:rFonts w:cs="Times New Roman" w:hint="eastAsia"/>
                <w:sz w:val="20"/>
                <w:szCs w:val="20"/>
              </w:rPr>
              <w:t xml:space="preserve"> </w:t>
            </w:r>
            <w:r>
              <w:rPr>
                <w:rFonts w:cs="Times New Roman"/>
                <w:sz w:val="20"/>
                <w:szCs w:val="20"/>
              </w:rPr>
              <w:t>9,800</w:t>
            </w:r>
            <w:r>
              <w:rPr>
                <w:rFonts w:cs="Times New Roman" w:hint="eastAsia"/>
                <w:sz w:val="20"/>
                <w:szCs w:val="20"/>
              </w:rPr>
              <w:t>만원</w:t>
            </w:r>
            <w:r>
              <w:rPr>
                <w:rStyle w:val="ad"/>
                <w:rFonts w:cs="Times New Roman"/>
                <w:sz w:val="20"/>
                <w:szCs w:val="20"/>
              </w:rPr>
              <w:footnoteReference w:id="12"/>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해</w:t>
            </w:r>
            <w:r w:rsidRPr="009A2958">
              <w:rPr>
                <w:rFonts w:cs="Times New Roman"/>
                <w:sz w:val="20"/>
                <w:szCs w:val="20"/>
              </w:rPr>
              <w:lastRenderedPageBreak/>
              <w:t>당하는</w:t>
            </w:r>
            <w:r w:rsidRPr="009A2958">
              <w:rPr>
                <w:rFonts w:cs="Times New Roman"/>
                <w:sz w:val="20"/>
                <w:szCs w:val="20"/>
              </w:rPr>
              <w:t xml:space="preserve"> </w:t>
            </w:r>
            <w:r w:rsidRPr="009A2958">
              <w:rPr>
                <w:rFonts w:cs="Times New Roman"/>
                <w:sz w:val="20"/>
                <w:szCs w:val="20"/>
              </w:rPr>
              <w:t>퇴직급여를</w:t>
            </w:r>
            <w:r w:rsidRPr="009A2958">
              <w:rPr>
                <w:rFonts w:cs="Times New Roman"/>
                <w:sz w:val="20"/>
                <w:szCs w:val="20"/>
              </w:rPr>
              <w:t xml:space="preserve"> </w:t>
            </w:r>
            <w:r w:rsidRPr="009A2958">
              <w:rPr>
                <w:rFonts w:cs="Times New Roman"/>
                <w:sz w:val="20"/>
                <w:szCs w:val="20"/>
              </w:rPr>
              <w:t>추가로</w:t>
            </w:r>
            <w:r w:rsidRPr="009A2958">
              <w:rPr>
                <w:rFonts w:cs="Times New Roman"/>
                <w:sz w:val="20"/>
                <w:szCs w:val="20"/>
              </w:rPr>
              <w:t xml:space="preserve"> </w:t>
            </w:r>
            <w:r w:rsidRPr="009A2958">
              <w:rPr>
                <w:rFonts w:cs="Times New Roman"/>
                <w:sz w:val="20"/>
                <w:szCs w:val="20"/>
              </w:rPr>
              <w:t>지급할</w:t>
            </w:r>
            <w:r w:rsidRPr="009A2958">
              <w:rPr>
                <w:rFonts w:cs="Times New Roman"/>
                <w:sz w:val="20"/>
                <w:szCs w:val="20"/>
              </w:rPr>
              <w:t xml:space="preserve"> </w:t>
            </w:r>
            <w:r w:rsidRPr="009A2958">
              <w:rPr>
                <w:rFonts w:cs="Times New Roman"/>
                <w:sz w:val="20"/>
                <w:szCs w:val="20"/>
              </w:rPr>
              <w:t>의무가</w:t>
            </w:r>
            <w:r w:rsidRPr="009A2958">
              <w:rPr>
                <w:rFonts w:cs="Times New Roman"/>
                <w:sz w:val="20"/>
                <w:szCs w:val="20"/>
              </w:rPr>
              <w:t xml:space="preserve"> </w:t>
            </w:r>
            <w:r w:rsidRPr="009A2958">
              <w:rPr>
                <w:rFonts w:cs="Times New Roman"/>
                <w:sz w:val="20"/>
                <w:szCs w:val="20"/>
              </w:rPr>
              <w:t>발생할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tc>
      </w:tr>
      <w:tr w:rsidR="005335C7" w:rsidRPr="009A2958" w14:paraId="5F14F03A" w14:textId="77777777" w:rsidTr="00061A1F">
        <w:trPr>
          <w:trHeight w:val="132"/>
        </w:trPr>
        <w:tc>
          <w:tcPr>
            <w:tcW w:w="619" w:type="pct"/>
          </w:tcPr>
          <w:p w14:paraId="084A7470" w14:textId="239E3483"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112" w:name="_Toc108480429"/>
            <w:bookmarkStart w:id="113" w:name="_Toc108512985"/>
            <w:r w:rsidRPr="00250EEB">
              <w:rPr>
                <w:rFonts w:cs="Times New Roman"/>
                <w:b/>
                <w:color w:val="404040" w:themeColor="text1" w:themeTint="BF"/>
                <w:kern w:val="0"/>
                <w:sz w:val="20"/>
                <w:szCs w:val="20"/>
              </w:rPr>
              <w:lastRenderedPageBreak/>
              <w:t>대리기사의</w:t>
            </w:r>
            <w:r>
              <w:rPr>
                <w:rFonts w:cs="Times New Roman"/>
                <w:b/>
                <w:color w:val="404040" w:themeColor="text1" w:themeTint="BF"/>
                <w:kern w:val="0"/>
                <w:sz w:val="20"/>
                <w:szCs w:val="20"/>
              </w:rPr>
              <w:br/>
            </w:r>
            <w:r w:rsidRPr="00250EEB">
              <w:rPr>
                <w:rFonts w:cs="Times New Roman"/>
                <w:b/>
                <w:color w:val="404040" w:themeColor="text1" w:themeTint="BF"/>
                <w:kern w:val="0"/>
                <w:sz w:val="20"/>
                <w:szCs w:val="20"/>
              </w:rPr>
              <w:t>노동조합법상</w:t>
            </w:r>
            <w:r>
              <w:rPr>
                <w:rFonts w:cs="Times New Roman"/>
                <w:b/>
                <w:color w:val="404040" w:themeColor="text1" w:themeTint="BF"/>
                <w:kern w:val="0"/>
                <w:sz w:val="20"/>
                <w:szCs w:val="20"/>
              </w:rPr>
              <w:br/>
            </w:r>
            <w:r w:rsidRPr="00250EEB">
              <w:rPr>
                <w:rFonts w:cs="Times New Roman"/>
                <w:b/>
                <w:color w:val="404040" w:themeColor="text1" w:themeTint="BF"/>
                <w:kern w:val="0"/>
                <w:sz w:val="20"/>
                <w:szCs w:val="20"/>
              </w:rPr>
              <w:t>근로자성</w:t>
            </w:r>
            <w:bookmarkEnd w:id="112"/>
            <w:bookmarkEnd w:id="113"/>
          </w:p>
        </w:tc>
        <w:tc>
          <w:tcPr>
            <w:tcW w:w="26" w:type="pct"/>
            <w:tcBorders>
              <w:top w:val="nil"/>
              <w:bottom w:val="nil"/>
            </w:tcBorders>
          </w:tcPr>
          <w:p w14:paraId="2B619680"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59D76D9D"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대리기사들이</w:t>
            </w:r>
            <w:r w:rsidRPr="009A2958">
              <w:rPr>
                <w:rFonts w:cs="Times New Roman"/>
                <w:sz w:val="20"/>
                <w:szCs w:val="20"/>
              </w:rPr>
              <w:t xml:space="preserve"> </w:t>
            </w:r>
            <w:r w:rsidRPr="009A2958">
              <w:rPr>
                <w:rFonts w:cs="Times New Roman"/>
                <w:sz w:val="20"/>
                <w:szCs w:val="20"/>
              </w:rPr>
              <w:t>가입되어</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전국대리운전노동조합이</w:t>
            </w:r>
            <w:r w:rsidRPr="009A2958">
              <w:rPr>
                <w:rFonts w:cs="Times New Roman"/>
                <w:sz w:val="20"/>
                <w:szCs w:val="20"/>
              </w:rPr>
              <w:t xml:space="preserve"> 2020</w:t>
            </w:r>
            <w:r w:rsidRPr="009A2958">
              <w:rPr>
                <w:rFonts w:cs="Times New Roman"/>
                <w:sz w:val="20"/>
                <w:szCs w:val="20"/>
              </w:rPr>
              <w:t>년</w:t>
            </w:r>
            <w:r w:rsidRPr="009A2958">
              <w:rPr>
                <w:rFonts w:cs="Times New Roman"/>
                <w:sz w:val="20"/>
                <w:szCs w:val="20"/>
              </w:rPr>
              <w:t xml:space="preserve"> 8</w:t>
            </w:r>
            <w:r w:rsidRPr="009A2958">
              <w:rPr>
                <w:rFonts w:cs="Times New Roman"/>
                <w:sz w:val="20"/>
                <w:szCs w:val="20"/>
              </w:rPr>
              <w:t>월</w:t>
            </w:r>
            <w:r w:rsidRPr="009A2958">
              <w:rPr>
                <w:rFonts w:cs="Times New Roman"/>
                <w:sz w:val="20"/>
                <w:szCs w:val="20"/>
              </w:rPr>
              <w:t xml:space="preserve"> 14</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대상회사를</w:t>
            </w:r>
            <w:r w:rsidRPr="009A2958">
              <w:rPr>
                <w:rFonts w:cs="Times New Roman"/>
                <w:sz w:val="20"/>
                <w:szCs w:val="20"/>
              </w:rPr>
              <w:t xml:space="preserve"> </w:t>
            </w:r>
            <w:r w:rsidRPr="009A2958">
              <w:rPr>
                <w:rFonts w:cs="Times New Roman"/>
                <w:sz w:val="20"/>
                <w:szCs w:val="20"/>
              </w:rPr>
              <w:t>상대로</w:t>
            </w:r>
            <w:r w:rsidRPr="009A2958">
              <w:rPr>
                <w:rFonts w:cs="Times New Roman"/>
                <w:sz w:val="20"/>
                <w:szCs w:val="20"/>
              </w:rPr>
              <w:t xml:space="preserve"> </w:t>
            </w:r>
            <w:r w:rsidRPr="009A2958">
              <w:rPr>
                <w:rFonts w:cs="Times New Roman"/>
                <w:sz w:val="20"/>
                <w:szCs w:val="20"/>
              </w:rPr>
              <w:t>단체교섭을</w:t>
            </w:r>
            <w:r w:rsidRPr="009A2958">
              <w:rPr>
                <w:rFonts w:cs="Times New Roman"/>
                <w:sz w:val="20"/>
                <w:szCs w:val="20"/>
              </w:rPr>
              <w:t xml:space="preserve"> </w:t>
            </w:r>
            <w:r w:rsidRPr="009A2958">
              <w:rPr>
                <w:rFonts w:cs="Times New Roman"/>
                <w:sz w:val="20"/>
                <w:szCs w:val="20"/>
              </w:rPr>
              <w:t>요구하였으나</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이를</w:t>
            </w:r>
            <w:r w:rsidRPr="009A2958">
              <w:rPr>
                <w:rFonts w:cs="Times New Roman"/>
                <w:sz w:val="20"/>
                <w:szCs w:val="20"/>
              </w:rPr>
              <w:t xml:space="preserve"> </w:t>
            </w:r>
            <w:r w:rsidRPr="009A2958">
              <w:rPr>
                <w:rFonts w:cs="Times New Roman"/>
                <w:sz w:val="20"/>
                <w:szCs w:val="20"/>
              </w:rPr>
              <w:t>거부하면서</w:t>
            </w:r>
            <w:r w:rsidRPr="009A2958">
              <w:rPr>
                <w:rFonts w:cs="Times New Roman"/>
                <w:sz w:val="20"/>
                <w:szCs w:val="20"/>
              </w:rPr>
              <w:t xml:space="preserve"> </w:t>
            </w:r>
            <w:r w:rsidRPr="009A2958">
              <w:rPr>
                <w:rFonts w:cs="Times New Roman"/>
                <w:sz w:val="20"/>
                <w:szCs w:val="20"/>
              </w:rPr>
              <w:t>대리기사들의</w:t>
            </w:r>
            <w:r w:rsidRPr="009A2958">
              <w:rPr>
                <w:rFonts w:cs="Times New Roman"/>
                <w:sz w:val="20"/>
                <w:szCs w:val="20"/>
              </w:rPr>
              <w:t xml:space="preserve"> </w:t>
            </w:r>
            <w:r w:rsidRPr="009A2958">
              <w:rPr>
                <w:rFonts w:cs="Times New Roman"/>
                <w:sz w:val="20"/>
                <w:szCs w:val="20"/>
              </w:rPr>
              <w:lastRenderedPageBreak/>
              <w:t>노동조합법상</w:t>
            </w:r>
            <w:r w:rsidRPr="009A2958">
              <w:rPr>
                <w:rFonts w:cs="Times New Roman"/>
                <w:sz w:val="20"/>
                <w:szCs w:val="20"/>
              </w:rPr>
              <w:t xml:space="preserve"> </w:t>
            </w:r>
            <w:r w:rsidRPr="009A2958">
              <w:rPr>
                <w:rFonts w:cs="Times New Roman"/>
                <w:sz w:val="20"/>
                <w:szCs w:val="20"/>
              </w:rPr>
              <w:t>근로자성</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노동조합법상</w:t>
            </w:r>
            <w:r w:rsidRPr="009A2958">
              <w:rPr>
                <w:rFonts w:cs="Times New Roman"/>
                <w:sz w:val="20"/>
                <w:szCs w:val="20"/>
              </w:rPr>
              <w:t xml:space="preserve"> </w:t>
            </w:r>
            <w:r w:rsidRPr="009A2958">
              <w:rPr>
                <w:rFonts w:cs="Times New Roman"/>
                <w:sz w:val="20"/>
                <w:szCs w:val="20"/>
              </w:rPr>
              <w:t>사용자성이</w:t>
            </w:r>
            <w:r w:rsidRPr="009A2958">
              <w:rPr>
                <w:rFonts w:cs="Times New Roman"/>
                <w:sz w:val="20"/>
                <w:szCs w:val="20"/>
              </w:rPr>
              <w:t xml:space="preserve"> </w:t>
            </w:r>
            <w:r w:rsidRPr="009A2958">
              <w:rPr>
                <w:rFonts w:cs="Times New Roman"/>
                <w:sz w:val="20"/>
                <w:szCs w:val="20"/>
              </w:rPr>
              <w:t>문제되었음</w:t>
            </w:r>
            <w:r w:rsidRPr="009A2958">
              <w:rPr>
                <w:rFonts w:cs="Times New Roman"/>
                <w:sz w:val="20"/>
                <w:szCs w:val="20"/>
              </w:rPr>
              <w:t>.</w:t>
            </w:r>
          </w:p>
          <w:p w14:paraId="3894F3F5"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이와</w:t>
            </w:r>
            <w:r w:rsidRPr="009A2958">
              <w:rPr>
                <w:rFonts w:cs="Times New Roman"/>
                <w:sz w:val="20"/>
                <w:szCs w:val="20"/>
              </w:rPr>
              <w:t xml:space="preserve"> </w:t>
            </w:r>
            <w:r w:rsidRPr="009A2958">
              <w:rPr>
                <w:rFonts w:cs="Times New Roman"/>
                <w:sz w:val="20"/>
                <w:szCs w:val="20"/>
              </w:rPr>
              <w:t>관련하여</w:t>
            </w:r>
            <w:r w:rsidRPr="009A2958">
              <w:rPr>
                <w:rFonts w:cs="Times New Roman"/>
                <w:sz w:val="20"/>
                <w:szCs w:val="20"/>
              </w:rPr>
              <w:t xml:space="preserve"> </w:t>
            </w:r>
            <w:r w:rsidRPr="009A2958">
              <w:rPr>
                <w:rFonts w:cs="Times New Roman"/>
                <w:sz w:val="20"/>
                <w:szCs w:val="20"/>
              </w:rPr>
              <w:t>중앙노동위원회는</w:t>
            </w:r>
            <w:r w:rsidRPr="009A2958">
              <w:rPr>
                <w:rFonts w:cs="Times New Roman"/>
                <w:sz w:val="20"/>
                <w:szCs w:val="20"/>
              </w:rPr>
              <w:t xml:space="preserve"> 2020</w:t>
            </w:r>
            <w:r w:rsidRPr="009A2958">
              <w:rPr>
                <w:rFonts w:cs="Times New Roman"/>
                <w:sz w:val="20"/>
                <w:szCs w:val="20"/>
              </w:rPr>
              <w:t>년</w:t>
            </w:r>
            <w:r w:rsidRPr="009A2958">
              <w:rPr>
                <w:rFonts w:cs="Times New Roman"/>
                <w:sz w:val="20"/>
                <w:szCs w:val="20"/>
              </w:rPr>
              <w:t xml:space="preserve"> 12</w:t>
            </w:r>
            <w:r w:rsidRPr="009A2958">
              <w:rPr>
                <w:rFonts w:cs="Times New Roman"/>
                <w:sz w:val="20"/>
                <w:szCs w:val="20"/>
              </w:rPr>
              <w:t>월</w:t>
            </w:r>
            <w:r w:rsidRPr="009A2958">
              <w:rPr>
                <w:rFonts w:cs="Times New Roman"/>
                <w:sz w:val="20"/>
                <w:szCs w:val="20"/>
              </w:rPr>
              <w:t xml:space="preserve"> 9</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대리기사는</w:t>
            </w:r>
            <w:r w:rsidRPr="009A2958">
              <w:rPr>
                <w:rFonts w:cs="Times New Roman"/>
                <w:sz w:val="20"/>
                <w:szCs w:val="20"/>
              </w:rPr>
              <w:t xml:space="preserve"> </w:t>
            </w:r>
            <w:r w:rsidRPr="009A2958">
              <w:rPr>
                <w:rFonts w:cs="Times New Roman"/>
                <w:sz w:val="20"/>
                <w:szCs w:val="20"/>
              </w:rPr>
              <w:t>노동조합법상</w:t>
            </w:r>
            <w:r w:rsidRPr="009A2958">
              <w:rPr>
                <w:rFonts w:cs="Times New Roman"/>
                <w:sz w:val="20"/>
                <w:szCs w:val="20"/>
              </w:rPr>
              <w:t xml:space="preserve"> </w:t>
            </w:r>
            <w:r w:rsidRPr="009A2958">
              <w:rPr>
                <w:rFonts w:cs="Times New Roman"/>
                <w:sz w:val="20"/>
                <w:szCs w:val="20"/>
              </w:rPr>
              <w:t>근로자에</w:t>
            </w:r>
            <w:r w:rsidRPr="009A2958">
              <w:rPr>
                <w:rFonts w:cs="Times New Roman"/>
                <w:sz w:val="20"/>
                <w:szCs w:val="20"/>
              </w:rPr>
              <w:t xml:space="preserve"> </w:t>
            </w:r>
            <w:r w:rsidRPr="009A2958">
              <w:rPr>
                <w:rFonts w:cs="Times New Roman"/>
                <w:sz w:val="20"/>
                <w:szCs w:val="20"/>
              </w:rPr>
              <w:t>해당하고</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그들의</w:t>
            </w:r>
            <w:r w:rsidRPr="009A2958">
              <w:rPr>
                <w:rFonts w:cs="Times New Roman"/>
                <w:sz w:val="20"/>
                <w:szCs w:val="20"/>
              </w:rPr>
              <w:t xml:space="preserve"> </w:t>
            </w:r>
            <w:r w:rsidRPr="009A2958">
              <w:rPr>
                <w:rFonts w:cs="Times New Roman"/>
                <w:sz w:val="20"/>
                <w:szCs w:val="20"/>
              </w:rPr>
              <w:t>노동조합법상</w:t>
            </w:r>
            <w:r w:rsidRPr="009A2958">
              <w:rPr>
                <w:rFonts w:cs="Times New Roman"/>
                <w:sz w:val="20"/>
                <w:szCs w:val="20"/>
              </w:rPr>
              <w:t xml:space="preserve"> </w:t>
            </w:r>
            <w:r w:rsidRPr="009A2958">
              <w:rPr>
                <w:rFonts w:cs="Times New Roman"/>
                <w:sz w:val="20"/>
                <w:szCs w:val="20"/>
              </w:rPr>
              <w:t>사용자에</w:t>
            </w:r>
            <w:r w:rsidRPr="009A2958">
              <w:rPr>
                <w:rFonts w:cs="Times New Roman"/>
                <w:sz w:val="20"/>
                <w:szCs w:val="20"/>
              </w:rPr>
              <w:t xml:space="preserve"> </w:t>
            </w:r>
            <w:r w:rsidRPr="009A2958">
              <w:rPr>
                <w:rFonts w:cs="Times New Roman"/>
                <w:sz w:val="20"/>
                <w:szCs w:val="20"/>
              </w:rPr>
              <w:t>해당하므로</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노조와</w:t>
            </w:r>
            <w:r w:rsidRPr="009A2958">
              <w:rPr>
                <w:rFonts w:cs="Times New Roman"/>
                <w:sz w:val="20"/>
                <w:szCs w:val="20"/>
              </w:rPr>
              <w:t xml:space="preserve"> </w:t>
            </w:r>
            <w:r w:rsidRPr="009A2958">
              <w:rPr>
                <w:rFonts w:cs="Times New Roman"/>
                <w:sz w:val="20"/>
                <w:szCs w:val="20"/>
              </w:rPr>
              <w:t>교섭할</w:t>
            </w:r>
            <w:r w:rsidRPr="009A2958">
              <w:rPr>
                <w:rFonts w:cs="Times New Roman"/>
                <w:sz w:val="20"/>
                <w:szCs w:val="20"/>
              </w:rPr>
              <w:t xml:space="preserve"> </w:t>
            </w:r>
            <w:r w:rsidRPr="009A2958">
              <w:rPr>
                <w:rFonts w:cs="Times New Roman"/>
                <w:sz w:val="20"/>
                <w:szCs w:val="20"/>
              </w:rPr>
              <w:t>의무가</w:t>
            </w:r>
            <w:r w:rsidRPr="009A2958">
              <w:rPr>
                <w:rFonts w:cs="Times New Roman"/>
                <w:sz w:val="20"/>
                <w:szCs w:val="20"/>
              </w:rPr>
              <w:t xml:space="preserve"> </w:t>
            </w:r>
            <w:r w:rsidRPr="009A2958">
              <w:rPr>
                <w:rFonts w:cs="Times New Roman"/>
                <w:sz w:val="20"/>
                <w:szCs w:val="20"/>
              </w:rPr>
              <w:t>있다는</w:t>
            </w:r>
            <w:r w:rsidRPr="009A2958">
              <w:rPr>
                <w:rFonts w:cs="Times New Roman"/>
                <w:sz w:val="20"/>
                <w:szCs w:val="20"/>
              </w:rPr>
              <w:t xml:space="preserve"> </w:t>
            </w:r>
            <w:r w:rsidRPr="009A2958">
              <w:rPr>
                <w:rFonts w:cs="Times New Roman"/>
                <w:sz w:val="20"/>
                <w:szCs w:val="20"/>
              </w:rPr>
              <w:t>취지의</w:t>
            </w:r>
            <w:r w:rsidRPr="009A2958">
              <w:rPr>
                <w:rFonts w:cs="Times New Roman"/>
                <w:sz w:val="20"/>
                <w:szCs w:val="20"/>
              </w:rPr>
              <w:t xml:space="preserve"> </w:t>
            </w:r>
            <w:r w:rsidRPr="009A2958">
              <w:rPr>
                <w:rFonts w:cs="Times New Roman"/>
                <w:sz w:val="20"/>
                <w:szCs w:val="20"/>
              </w:rPr>
              <w:t>결정을</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r w:rsidRPr="009A2958">
              <w:rPr>
                <w:rFonts w:cs="Times New Roman"/>
                <w:sz w:val="20"/>
                <w:szCs w:val="20"/>
              </w:rPr>
              <w:t>중앙노동위원회</w:t>
            </w:r>
            <w:r w:rsidRPr="009A2958">
              <w:rPr>
                <w:rFonts w:cs="Times New Roman"/>
                <w:sz w:val="20"/>
                <w:szCs w:val="20"/>
              </w:rPr>
              <w:t xml:space="preserve"> 2020</w:t>
            </w:r>
            <w:r w:rsidRPr="009A2958">
              <w:rPr>
                <w:rFonts w:cs="Times New Roman"/>
                <w:sz w:val="20"/>
                <w:szCs w:val="20"/>
              </w:rPr>
              <w:t>년</w:t>
            </w:r>
            <w:r w:rsidRPr="009A2958">
              <w:rPr>
                <w:rFonts w:cs="Times New Roman"/>
                <w:sz w:val="20"/>
                <w:szCs w:val="20"/>
              </w:rPr>
              <w:t xml:space="preserve"> 12</w:t>
            </w:r>
            <w:r w:rsidRPr="009A2958">
              <w:rPr>
                <w:rFonts w:cs="Times New Roman"/>
                <w:sz w:val="20"/>
                <w:szCs w:val="20"/>
              </w:rPr>
              <w:t>월</w:t>
            </w:r>
            <w:r w:rsidRPr="009A2958">
              <w:rPr>
                <w:rFonts w:cs="Times New Roman"/>
                <w:sz w:val="20"/>
                <w:szCs w:val="20"/>
              </w:rPr>
              <w:t xml:space="preserve"> 9</w:t>
            </w:r>
            <w:r w:rsidRPr="009A2958">
              <w:rPr>
                <w:rFonts w:cs="Times New Roman"/>
                <w:sz w:val="20"/>
                <w:szCs w:val="20"/>
              </w:rPr>
              <w:t>일자</w:t>
            </w:r>
            <w:r w:rsidRPr="009A2958">
              <w:rPr>
                <w:rFonts w:cs="Times New Roman"/>
                <w:sz w:val="20"/>
                <w:szCs w:val="20"/>
              </w:rPr>
              <w:t xml:space="preserve"> </w:t>
            </w:r>
            <w:r w:rsidRPr="009A2958">
              <w:rPr>
                <w:rFonts w:cs="Times New Roman"/>
                <w:sz w:val="20"/>
                <w:szCs w:val="20"/>
              </w:rPr>
              <w:t>중앙</w:t>
            </w:r>
            <w:r w:rsidRPr="009A2958">
              <w:rPr>
                <w:rFonts w:cs="Times New Roman"/>
                <w:sz w:val="20"/>
                <w:szCs w:val="20"/>
              </w:rPr>
              <w:t>2020</w:t>
            </w:r>
            <w:r w:rsidRPr="009A2958">
              <w:rPr>
                <w:rFonts w:cs="Times New Roman"/>
                <w:sz w:val="20"/>
                <w:szCs w:val="20"/>
              </w:rPr>
              <w:t>교섭</w:t>
            </w:r>
            <w:r w:rsidRPr="009A2958">
              <w:rPr>
                <w:rFonts w:cs="Times New Roman"/>
                <w:sz w:val="20"/>
                <w:szCs w:val="20"/>
              </w:rPr>
              <w:t xml:space="preserve">59 </w:t>
            </w:r>
            <w:r w:rsidRPr="009A2958">
              <w:rPr>
                <w:rFonts w:cs="Times New Roman"/>
                <w:sz w:val="20"/>
                <w:szCs w:val="20"/>
              </w:rPr>
              <w:t>결정</w:t>
            </w:r>
            <w:r w:rsidRPr="009A2958">
              <w:rPr>
                <w:rFonts w:cs="Times New Roman"/>
                <w:sz w:val="20"/>
                <w:szCs w:val="20"/>
              </w:rPr>
              <w:t>).</w:t>
            </w:r>
          </w:p>
          <w:p w14:paraId="455FC243" w14:textId="3C0EA3E7" w:rsidR="005335C7" w:rsidRPr="009A2958" w:rsidRDefault="005335C7" w:rsidP="008E35D9">
            <w:pPr>
              <w:pStyle w:val="a8"/>
              <w:widowControl/>
              <w:numPr>
                <w:ilvl w:val="0"/>
                <w:numId w:val="2"/>
              </w:numPr>
              <w:spacing w:before="40" w:after="120" w:line="276" w:lineRule="auto"/>
              <w:rPr>
                <w:rFonts w:cs="Times New Roman"/>
                <w:sz w:val="20"/>
                <w:szCs w:val="20"/>
              </w:rPr>
            </w:pPr>
            <w:r w:rsidRPr="009A2958">
              <w:rPr>
                <w:rFonts w:cs="Times New Roman"/>
                <w:sz w:val="20"/>
                <w:szCs w:val="20"/>
              </w:rPr>
              <w:t>이에</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2021</w:t>
            </w:r>
            <w:r w:rsidRPr="009A2958">
              <w:rPr>
                <w:rFonts w:cs="Times New Roman"/>
                <w:sz w:val="20"/>
                <w:szCs w:val="20"/>
              </w:rPr>
              <w:t>년</w:t>
            </w:r>
            <w:r w:rsidRPr="009A2958">
              <w:rPr>
                <w:rFonts w:cs="Times New Roman"/>
                <w:sz w:val="20"/>
                <w:szCs w:val="20"/>
              </w:rPr>
              <w:t xml:space="preserve"> 10</w:t>
            </w:r>
            <w:r w:rsidRPr="009A2958">
              <w:rPr>
                <w:rFonts w:cs="Times New Roman"/>
                <w:sz w:val="20"/>
                <w:szCs w:val="20"/>
              </w:rPr>
              <w:t>월</w:t>
            </w:r>
            <w:r w:rsidRPr="009A2958">
              <w:rPr>
                <w:rFonts w:cs="Times New Roman"/>
                <w:sz w:val="20"/>
                <w:szCs w:val="20"/>
              </w:rPr>
              <w:t xml:space="preserve"> 7</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국회에서</w:t>
            </w:r>
            <w:r w:rsidRPr="009A2958">
              <w:rPr>
                <w:rFonts w:cs="Times New Roman"/>
                <w:sz w:val="20"/>
                <w:szCs w:val="20"/>
              </w:rPr>
              <w:t xml:space="preserve"> </w:t>
            </w:r>
            <w:r w:rsidRPr="009A2958">
              <w:rPr>
                <w:rFonts w:cs="Times New Roman"/>
                <w:sz w:val="20"/>
                <w:szCs w:val="20"/>
              </w:rPr>
              <w:t>전국대리운전노동조합과</w:t>
            </w:r>
            <w:r w:rsidRPr="009A2958">
              <w:rPr>
                <w:rFonts w:cs="Times New Roman"/>
                <w:sz w:val="20"/>
                <w:szCs w:val="20"/>
              </w:rPr>
              <w:t xml:space="preserve"> </w:t>
            </w:r>
            <w:r w:rsidRPr="009A2958">
              <w:rPr>
                <w:rFonts w:cs="Times New Roman"/>
                <w:sz w:val="20"/>
                <w:szCs w:val="20"/>
              </w:rPr>
              <w:t>성실교섭</w:t>
            </w:r>
            <w:r w:rsidRPr="009A2958">
              <w:rPr>
                <w:rFonts w:cs="Times New Roman"/>
                <w:sz w:val="20"/>
                <w:szCs w:val="20"/>
              </w:rPr>
              <w:t xml:space="preserve"> </w:t>
            </w:r>
            <w:r w:rsidRPr="009A2958">
              <w:rPr>
                <w:rFonts w:cs="Times New Roman"/>
                <w:sz w:val="20"/>
                <w:szCs w:val="20"/>
              </w:rPr>
              <w:t>협약을</w:t>
            </w:r>
            <w:r w:rsidRPr="009A2958">
              <w:rPr>
                <w:rFonts w:cs="Times New Roman"/>
                <w:sz w:val="20"/>
                <w:szCs w:val="20"/>
              </w:rPr>
              <w:t xml:space="preserve"> </w:t>
            </w:r>
            <w:r w:rsidRPr="009A2958">
              <w:rPr>
                <w:rFonts w:cs="Times New Roman"/>
                <w:sz w:val="20"/>
                <w:szCs w:val="20"/>
              </w:rPr>
              <w:t>체결하여</w:t>
            </w:r>
            <w:r w:rsidRPr="009A2958">
              <w:rPr>
                <w:rFonts w:cs="Times New Roman"/>
                <w:sz w:val="20"/>
                <w:szCs w:val="20"/>
              </w:rPr>
              <w:t xml:space="preserve">, </w:t>
            </w: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노동조합법상</w:t>
            </w:r>
            <w:r w:rsidRPr="009A2958">
              <w:rPr>
                <w:rFonts w:cs="Times New Roman"/>
                <w:sz w:val="20"/>
                <w:szCs w:val="20"/>
              </w:rPr>
              <w:t xml:space="preserve"> </w:t>
            </w:r>
            <w:r w:rsidRPr="009A2958">
              <w:rPr>
                <w:rFonts w:cs="Times New Roman"/>
                <w:sz w:val="20"/>
                <w:szCs w:val="20"/>
              </w:rPr>
              <w:t>근로자성</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노동조합법상</w:t>
            </w:r>
            <w:r w:rsidRPr="009A2958">
              <w:rPr>
                <w:rFonts w:cs="Times New Roman"/>
                <w:sz w:val="20"/>
                <w:szCs w:val="20"/>
              </w:rPr>
              <w:t xml:space="preserve"> </w:t>
            </w:r>
            <w:r w:rsidRPr="009A2958">
              <w:rPr>
                <w:rFonts w:cs="Times New Roman"/>
                <w:sz w:val="20"/>
                <w:szCs w:val="20"/>
              </w:rPr>
              <w:t>사용자성을</w:t>
            </w:r>
            <w:r w:rsidRPr="009A2958">
              <w:rPr>
                <w:rFonts w:cs="Times New Roman"/>
                <w:sz w:val="20"/>
                <w:szCs w:val="20"/>
              </w:rPr>
              <w:t xml:space="preserve"> </w:t>
            </w:r>
            <w:r w:rsidRPr="009A2958">
              <w:rPr>
                <w:rFonts w:cs="Times New Roman"/>
                <w:sz w:val="20"/>
                <w:szCs w:val="20"/>
              </w:rPr>
              <w:t>인정함을</w:t>
            </w:r>
            <w:r w:rsidRPr="009A2958">
              <w:rPr>
                <w:rFonts w:cs="Times New Roman"/>
                <w:sz w:val="20"/>
                <w:szCs w:val="20"/>
              </w:rPr>
              <w:t xml:space="preserve"> </w:t>
            </w:r>
            <w:r w:rsidRPr="009A2958">
              <w:rPr>
                <w:rFonts w:cs="Times New Roman"/>
                <w:sz w:val="20"/>
                <w:szCs w:val="20"/>
              </w:rPr>
              <w:t>전제로</w:t>
            </w:r>
            <w:r w:rsidRPr="009A2958">
              <w:rPr>
                <w:rFonts w:cs="Times New Roman"/>
                <w:sz w:val="20"/>
                <w:szCs w:val="20"/>
              </w:rPr>
              <w:t xml:space="preserve"> </w:t>
            </w:r>
            <w:r w:rsidRPr="009A2958">
              <w:rPr>
                <w:rFonts w:cs="Times New Roman"/>
                <w:sz w:val="20"/>
                <w:szCs w:val="20"/>
              </w:rPr>
              <w:t>단체교섭에</w:t>
            </w:r>
            <w:r w:rsidRPr="009A2958">
              <w:rPr>
                <w:rFonts w:cs="Times New Roman"/>
                <w:sz w:val="20"/>
                <w:szCs w:val="20"/>
              </w:rPr>
              <w:t xml:space="preserve"> </w:t>
            </w:r>
            <w:r w:rsidRPr="009A2958">
              <w:rPr>
                <w:rFonts w:cs="Times New Roman"/>
                <w:sz w:val="20"/>
                <w:szCs w:val="20"/>
              </w:rPr>
              <w:t>응하기로</w:t>
            </w:r>
            <w:r w:rsidRPr="009A2958">
              <w:rPr>
                <w:rFonts w:cs="Times New Roman"/>
                <w:sz w:val="20"/>
                <w:szCs w:val="20"/>
              </w:rPr>
              <w:t xml:space="preserve"> </w:t>
            </w:r>
            <w:r w:rsidRPr="009A2958">
              <w:rPr>
                <w:rFonts w:cs="Times New Roman"/>
                <w:sz w:val="20"/>
                <w:szCs w:val="20"/>
              </w:rPr>
              <w:t>결정하고</w:t>
            </w:r>
            <w:r w:rsidRPr="009A2958">
              <w:rPr>
                <w:rFonts w:cs="Times New Roman"/>
                <w:sz w:val="20"/>
                <w:szCs w:val="20"/>
              </w:rPr>
              <w:t xml:space="preserve"> 2022</w:t>
            </w:r>
            <w:r w:rsidRPr="009A2958">
              <w:rPr>
                <w:rFonts w:cs="Times New Roman"/>
                <w:sz w:val="20"/>
                <w:szCs w:val="20"/>
              </w:rPr>
              <w:t>년</w:t>
            </w:r>
            <w:r w:rsidRPr="009A2958">
              <w:rPr>
                <w:rFonts w:cs="Times New Roman"/>
                <w:sz w:val="20"/>
                <w:szCs w:val="20"/>
              </w:rPr>
              <w:t xml:space="preserve"> 3</w:t>
            </w:r>
            <w:r w:rsidRPr="009A2958">
              <w:rPr>
                <w:rFonts w:cs="Times New Roman"/>
                <w:sz w:val="20"/>
                <w:szCs w:val="20"/>
              </w:rPr>
              <w:t>월</w:t>
            </w:r>
            <w:r w:rsidRPr="009A2958">
              <w:rPr>
                <w:rFonts w:cs="Times New Roman"/>
                <w:sz w:val="20"/>
                <w:szCs w:val="20"/>
              </w:rPr>
              <w:t xml:space="preserve"> 3</w:t>
            </w:r>
            <w:r w:rsidRPr="009A2958">
              <w:rPr>
                <w:rFonts w:cs="Times New Roman"/>
                <w:sz w:val="20"/>
                <w:szCs w:val="20"/>
              </w:rPr>
              <w:t>일부터</w:t>
            </w:r>
            <w:r w:rsidRPr="009A2958">
              <w:rPr>
                <w:rFonts w:cs="Times New Roman"/>
                <w:sz w:val="20"/>
                <w:szCs w:val="20"/>
              </w:rPr>
              <w:t xml:space="preserve"> </w:t>
            </w:r>
            <w:r w:rsidRPr="009A2958">
              <w:rPr>
                <w:rFonts w:cs="Times New Roman"/>
                <w:sz w:val="20"/>
                <w:szCs w:val="20"/>
              </w:rPr>
              <w:t>전국대리운전노동조합과</w:t>
            </w:r>
            <w:r w:rsidRPr="009A2958">
              <w:rPr>
                <w:rFonts w:cs="Times New Roman"/>
                <w:sz w:val="20"/>
                <w:szCs w:val="20"/>
              </w:rPr>
              <w:t xml:space="preserve"> </w:t>
            </w:r>
            <w:r w:rsidRPr="009A2958">
              <w:rPr>
                <w:rFonts w:cs="Times New Roman"/>
                <w:sz w:val="20"/>
                <w:szCs w:val="20"/>
              </w:rPr>
              <w:t>단체교섭</w:t>
            </w:r>
            <w:r w:rsidRPr="009A2958">
              <w:rPr>
                <w:rFonts w:cs="Times New Roman"/>
                <w:sz w:val="20"/>
                <w:szCs w:val="20"/>
              </w:rPr>
              <w:t xml:space="preserve"> </w:t>
            </w:r>
            <w:r w:rsidRPr="009A2958">
              <w:rPr>
                <w:rFonts w:cs="Times New Roman"/>
                <w:sz w:val="20"/>
                <w:szCs w:val="20"/>
              </w:rPr>
              <w:t>진행</w:t>
            </w:r>
            <w:r w:rsidRPr="009A2958">
              <w:rPr>
                <w:rFonts w:cs="Times New Roman"/>
                <w:sz w:val="20"/>
                <w:szCs w:val="20"/>
              </w:rPr>
              <w:t xml:space="preserve"> </w:t>
            </w:r>
            <w:r w:rsidRPr="009A2958">
              <w:rPr>
                <w:rFonts w:cs="Times New Roman"/>
                <w:sz w:val="20"/>
                <w:szCs w:val="20"/>
              </w:rPr>
              <w:t>중임</w:t>
            </w:r>
            <w:r w:rsidRPr="009A2958">
              <w:rPr>
                <w:rFonts w:cs="Times New Roman"/>
                <w:sz w:val="20"/>
                <w:szCs w:val="20"/>
              </w:rPr>
              <w:t xml:space="preserve">. </w:t>
            </w:r>
            <w:r w:rsidRPr="009A2958">
              <w:rPr>
                <w:rFonts w:cs="Times New Roman"/>
                <w:sz w:val="20"/>
                <w:szCs w:val="20"/>
              </w:rPr>
              <w:t>구체적인</w:t>
            </w:r>
            <w:r w:rsidRPr="009A2958">
              <w:rPr>
                <w:rFonts w:cs="Times New Roman"/>
                <w:sz w:val="20"/>
                <w:szCs w:val="20"/>
              </w:rPr>
              <w:t xml:space="preserve"> </w:t>
            </w:r>
            <w:r w:rsidRPr="009A2958">
              <w:rPr>
                <w:rFonts w:cs="Times New Roman"/>
                <w:sz w:val="20"/>
                <w:szCs w:val="20"/>
              </w:rPr>
              <w:t>교섭</w:t>
            </w:r>
            <w:r w:rsidRPr="009A2958">
              <w:rPr>
                <w:rFonts w:cs="Times New Roman"/>
                <w:sz w:val="20"/>
                <w:szCs w:val="20"/>
              </w:rPr>
              <w:t xml:space="preserve"> </w:t>
            </w:r>
            <w:r w:rsidRPr="009A2958">
              <w:rPr>
                <w:rFonts w:cs="Times New Roman"/>
                <w:sz w:val="20"/>
                <w:szCs w:val="20"/>
              </w:rPr>
              <w:t>경과</w:t>
            </w:r>
            <w:r w:rsidRPr="009A2958">
              <w:rPr>
                <w:rFonts w:cs="Times New Roman"/>
                <w:sz w:val="20"/>
                <w:szCs w:val="20"/>
              </w:rPr>
              <w:t>/</w:t>
            </w:r>
            <w:r w:rsidRPr="009A2958">
              <w:rPr>
                <w:rFonts w:cs="Times New Roman"/>
                <w:sz w:val="20"/>
                <w:szCs w:val="20"/>
              </w:rPr>
              <w:t>내용에</w:t>
            </w:r>
            <w:r w:rsidRPr="009A2958">
              <w:rPr>
                <w:rFonts w:cs="Times New Roman"/>
                <w:sz w:val="20"/>
                <w:szCs w:val="20"/>
              </w:rPr>
              <w:t xml:space="preserve"> </w:t>
            </w:r>
            <w:r w:rsidRPr="009A2958">
              <w:rPr>
                <w:rFonts w:cs="Times New Roman"/>
                <w:sz w:val="20"/>
                <w:szCs w:val="20"/>
              </w:rPr>
              <w:t>대해서는</w:t>
            </w:r>
            <w:r w:rsidRPr="009A2958">
              <w:rPr>
                <w:rFonts w:cs="Times New Roman"/>
                <w:sz w:val="20"/>
                <w:szCs w:val="20"/>
              </w:rPr>
              <w:t xml:space="preserve"> </w:t>
            </w:r>
            <w:r w:rsidRPr="009A2958">
              <w:rPr>
                <w:rFonts w:cs="Times New Roman"/>
                <w:sz w:val="20"/>
                <w:szCs w:val="20"/>
              </w:rPr>
              <w:t>아래</w:t>
            </w:r>
            <w:r w:rsidRPr="009A2958">
              <w:rPr>
                <w:rFonts w:cs="Times New Roman"/>
                <w:sz w:val="20"/>
                <w:szCs w:val="20"/>
              </w:rPr>
              <w:t xml:space="preserve"> </w:t>
            </w:r>
            <w:r w:rsidR="008E35D9" w:rsidRPr="00310DC0">
              <w:rPr>
                <w:rFonts w:cs="Times New Roman"/>
                <w:sz w:val="20"/>
                <w:szCs w:val="20"/>
              </w:rPr>
              <w:t>“</w:t>
            </w:r>
            <w:r w:rsidRPr="008E35D9">
              <w:rPr>
                <w:rFonts w:cs="Times New Roman" w:hint="eastAsia"/>
                <w:b/>
                <w:sz w:val="20"/>
                <w:szCs w:val="20"/>
                <w:u w:val="single"/>
              </w:rPr>
              <w:t>대리운전노조와의</w:t>
            </w:r>
            <w:r w:rsidRPr="008E35D9">
              <w:rPr>
                <w:rFonts w:cs="Times New Roman" w:hint="eastAsia"/>
                <w:b/>
                <w:sz w:val="20"/>
                <w:szCs w:val="20"/>
                <w:u w:val="single"/>
              </w:rPr>
              <w:t xml:space="preserve"> </w:t>
            </w:r>
            <w:r w:rsidRPr="008E35D9">
              <w:rPr>
                <w:rFonts w:cs="Times New Roman" w:hint="eastAsia"/>
                <w:b/>
                <w:sz w:val="20"/>
                <w:szCs w:val="20"/>
                <w:u w:val="single"/>
              </w:rPr>
              <w:t>단체교섭</w:t>
            </w:r>
            <w:r w:rsidR="008E35D9" w:rsidRPr="00310DC0">
              <w:rPr>
                <w:rFonts w:cs="Times New Roman"/>
                <w:sz w:val="20"/>
                <w:szCs w:val="20"/>
              </w:rPr>
              <w:t>”</w:t>
            </w:r>
            <w:r w:rsidRPr="009A2958">
              <w:rPr>
                <w:rFonts w:cs="Times New Roman"/>
                <w:sz w:val="20"/>
                <w:szCs w:val="20"/>
              </w:rPr>
              <w:t xml:space="preserve"> </w:t>
            </w:r>
            <w:r w:rsidRPr="009A2958">
              <w:rPr>
                <w:rFonts w:cs="Times New Roman"/>
                <w:sz w:val="20"/>
                <w:szCs w:val="20"/>
              </w:rPr>
              <w:t>항목</w:t>
            </w:r>
            <w:r w:rsidRPr="009A2958">
              <w:rPr>
                <w:rFonts w:cs="Times New Roman"/>
                <w:sz w:val="20"/>
                <w:szCs w:val="20"/>
              </w:rPr>
              <w:t xml:space="preserve"> </w:t>
            </w:r>
            <w:r w:rsidRPr="009A2958">
              <w:rPr>
                <w:rFonts w:cs="Times New Roman"/>
                <w:sz w:val="20"/>
                <w:szCs w:val="20"/>
              </w:rPr>
              <w:t>참조</w:t>
            </w:r>
            <w:r w:rsidRPr="009A2958">
              <w:rPr>
                <w:rFonts w:cs="Times New Roman"/>
                <w:sz w:val="20"/>
                <w:szCs w:val="20"/>
              </w:rPr>
              <w:t>.</w:t>
            </w:r>
          </w:p>
        </w:tc>
        <w:tc>
          <w:tcPr>
            <w:tcW w:w="26" w:type="pct"/>
            <w:tcBorders>
              <w:top w:val="nil"/>
              <w:bottom w:val="nil"/>
            </w:tcBorders>
          </w:tcPr>
          <w:p w14:paraId="05AC7064"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43605CF5" w14:textId="18B2A17F"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노동조합법상</w:t>
            </w:r>
            <w:r w:rsidRPr="009A2958">
              <w:rPr>
                <w:rFonts w:cs="Times New Roman"/>
                <w:sz w:val="20"/>
                <w:szCs w:val="20"/>
              </w:rPr>
              <w:t xml:space="preserve"> </w:t>
            </w:r>
            <w:r w:rsidRPr="009A2958">
              <w:rPr>
                <w:rFonts w:cs="Times New Roman"/>
                <w:sz w:val="20"/>
                <w:szCs w:val="20"/>
              </w:rPr>
              <w:t>근로자성</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노동조합법상</w:t>
            </w:r>
            <w:r w:rsidRPr="009A2958">
              <w:rPr>
                <w:rFonts w:cs="Times New Roman"/>
                <w:sz w:val="20"/>
                <w:szCs w:val="20"/>
              </w:rPr>
              <w:t xml:space="preserve"> </w:t>
            </w:r>
            <w:r w:rsidRPr="009A2958">
              <w:rPr>
                <w:rFonts w:cs="Times New Roman"/>
                <w:sz w:val="20"/>
                <w:szCs w:val="20"/>
              </w:rPr>
              <w:t>사용자성을</w:t>
            </w:r>
            <w:r w:rsidRPr="009A2958">
              <w:rPr>
                <w:rFonts w:cs="Times New Roman"/>
                <w:sz w:val="20"/>
                <w:szCs w:val="20"/>
              </w:rPr>
              <w:t xml:space="preserve"> </w:t>
            </w:r>
            <w:r w:rsidRPr="009A2958">
              <w:rPr>
                <w:rFonts w:cs="Times New Roman"/>
                <w:sz w:val="20"/>
                <w:szCs w:val="20"/>
              </w:rPr>
              <w:t>스스로</w:t>
            </w:r>
            <w:r w:rsidRPr="009A2958">
              <w:rPr>
                <w:rFonts w:cs="Times New Roman"/>
                <w:sz w:val="20"/>
                <w:szCs w:val="20"/>
              </w:rPr>
              <w:t xml:space="preserve"> </w:t>
            </w:r>
            <w:r w:rsidRPr="009A2958">
              <w:rPr>
                <w:rFonts w:cs="Times New Roman"/>
                <w:sz w:val="20"/>
                <w:szCs w:val="20"/>
              </w:rPr>
              <w:t>인정하고</w:t>
            </w:r>
            <w:r w:rsidRPr="009A2958">
              <w:rPr>
                <w:rFonts w:cs="Times New Roman"/>
                <w:sz w:val="20"/>
                <w:szCs w:val="20"/>
              </w:rPr>
              <w:t xml:space="preserve"> </w:t>
            </w:r>
            <w:r w:rsidRPr="009A2958">
              <w:rPr>
                <w:rFonts w:cs="Times New Roman"/>
                <w:sz w:val="20"/>
                <w:szCs w:val="20"/>
              </w:rPr>
              <w:t>단체교섭을</w:t>
            </w:r>
            <w:r w:rsidRPr="009A2958">
              <w:rPr>
                <w:rFonts w:cs="Times New Roman"/>
                <w:sz w:val="20"/>
                <w:szCs w:val="20"/>
              </w:rPr>
              <w:t xml:space="preserve"> </w:t>
            </w:r>
            <w:r w:rsidRPr="009A2958">
              <w:rPr>
                <w:rFonts w:cs="Times New Roman"/>
                <w:sz w:val="20"/>
                <w:szCs w:val="20"/>
              </w:rPr>
              <w:t>진행하고</w:t>
            </w:r>
            <w:r w:rsidRPr="009A2958">
              <w:rPr>
                <w:rFonts w:cs="Times New Roman"/>
                <w:sz w:val="20"/>
                <w:szCs w:val="20"/>
              </w:rPr>
              <w:t xml:space="preserve"> </w:t>
            </w:r>
            <w:r w:rsidRPr="009A2958">
              <w:rPr>
                <w:rFonts w:cs="Times New Roman"/>
                <w:sz w:val="20"/>
                <w:szCs w:val="20"/>
              </w:rPr>
              <w:t>있으므로</w:t>
            </w:r>
            <w:r w:rsidRPr="009A2958">
              <w:rPr>
                <w:rFonts w:cs="Times New Roman"/>
                <w:sz w:val="20"/>
                <w:szCs w:val="20"/>
              </w:rPr>
              <w:t xml:space="preserve">, </w:t>
            </w:r>
            <w:r w:rsidRPr="009A2958">
              <w:rPr>
                <w:rFonts w:cs="Times New Roman"/>
                <w:sz w:val="20"/>
                <w:szCs w:val="20"/>
              </w:rPr>
              <w:t>다음과</w:t>
            </w:r>
            <w:r w:rsidRPr="009A2958">
              <w:rPr>
                <w:rFonts w:cs="Times New Roman"/>
                <w:sz w:val="20"/>
                <w:szCs w:val="20"/>
              </w:rPr>
              <w:t xml:space="preserve"> </w:t>
            </w:r>
            <w:r w:rsidRPr="009A2958">
              <w:rPr>
                <w:rFonts w:cs="Times New Roman"/>
                <w:sz w:val="20"/>
                <w:szCs w:val="20"/>
              </w:rPr>
              <w:t>같은</w:t>
            </w:r>
            <w:r w:rsidRPr="009A2958">
              <w:rPr>
                <w:rFonts w:cs="Times New Roman"/>
                <w:sz w:val="20"/>
                <w:szCs w:val="20"/>
              </w:rPr>
              <w:t xml:space="preserve"> </w:t>
            </w:r>
            <w:r w:rsidRPr="009A2958">
              <w:rPr>
                <w:rFonts w:cs="Times New Roman"/>
                <w:sz w:val="20"/>
                <w:szCs w:val="20"/>
              </w:rPr>
              <w:t>점들을</w:t>
            </w:r>
            <w:r w:rsidRPr="009A2958">
              <w:rPr>
                <w:rFonts w:cs="Times New Roman"/>
                <w:sz w:val="20"/>
                <w:szCs w:val="20"/>
              </w:rPr>
              <w:t xml:space="preserve"> </w:t>
            </w:r>
            <w:r w:rsidRPr="009A2958">
              <w:rPr>
                <w:rFonts w:cs="Times New Roman"/>
                <w:sz w:val="20"/>
                <w:szCs w:val="20"/>
              </w:rPr>
              <w:t>주의할</w:t>
            </w:r>
            <w:r w:rsidRPr="009A2958">
              <w:rPr>
                <w:rFonts w:cs="Times New Roman"/>
                <w:sz w:val="20"/>
                <w:szCs w:val="20"/>
              </w:rPr>
              <w:t xml:space="preserve"> </w:t>
            </w:r>
            <w:r w:rsidRPr="009A2958">
              <w:rPr>
                <w:rFonts w:cs="Times New Roman"/>
                <w:sz w:val="20"/>
                <w:szCs w:val="20"/>
              </w:rPr>
              <w:t>필요</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62DAF86C" w14:textId="77777777" w:rsidR="005335C7" w:rsidRPr="0012300C" w:rsidRDefault="005335C7" w:rsidP="005335C7">
            <w:pPr>
              <w:pStyle w:val="a8"/>
              <w:widowControl/>
              <w:numPr>
                <w:ilvl w:val="0"/>
                <w:numId w:val="3"/>
              </w:numPr>
              <w:spacing w:before="40" w:after="120" w:line="276" w:lineRule="auto"/>
              <w:rPr>
                <w:rFonts w:cs="Times New Roman"/>
                <w:spacing w:val="-4"/>
                <w:sz w:val="20"/>
                <w:szCs w:val="20"/>
              </w:rPr>
            </w:pPr>
            <w:r w:rsidRPr="0012300C">
              <w:rPr>
                <w:rFonts w:cs="Times New Roman"/>
                <w:spacing w:val="-4"/>
                <w:sz w:val="20"/>
                <w:szCs w:val="20"/>
              </w:rPr>
              <w:lastRenderedPageBreak/>
              <w:t>노조의</w:t>
            </w:r>
            <w:r w:rsidRPr="0012300C">
              <w:rPr>
                <w:rFonts w:cs="Times New Roman"/>
                <w:spacing w:val="-4"/>
                <w:sz w:val="20"/>
                <w:szCs w:val="20"/>
              </w:rPr>
              <w:t xml:space="preserve"> </w:t>
            </w:r>
            <w:r w:rsidRPr="0012300C">
              <w:rPr>
                <w:rFonts w:cs="Times New Roman"/>
                <w:spacing w:val="-4"/>
                <w:sz w:val="20"/>
                <w:szCs w:val="20"/>
              </w:rPr>
              <w:t>단체교섭에</w:t>
            </w:r>
            <w:r w:rsidRPr="0012300C">
              <w:rPr>
                <w:rFonts w:cs="Times New Roman"/>
                <w:spacing w:val="-4"/>
                <w:sz w:val="20"/>
                <w:szCs w:val="20"/>
              </w:rPr>
              <w:t xml:space="preserve"> </w:t>
            </w:r>
            <w:r w:rsidRPr="0012300C">
              <w:rPr>
                <w:rFonts w:cs="Times New Roman"/>
                <w:spacing w:val="-4"/>
                <w:sz w:val="20"/>
                <w:szCs w:val="20"/>
              </w:rPr>
              <w:t>불응하거나</w:t>
            </w:r>
            <w:r w:rsidRPr="0012300C">
              <w:rPr>
                <w:rFonts w:cs="Times New Roman"/>
                <w:spacing w:val="-4"/>
                <w:sz w:val="20"/>
                <w:szCs w:val="20"/>
              </w:rPr>
              <w:t xml:space="preserve"> </w:t>
            </w:r>
            <w:r w:rsidRPr="0012300C">
              <w:rPr>
                <w:rFonts w:cs="Times New Roman"/>
                <w:spacing w:val="-4"/>
                <w:sz w:val="20"/>
                <w:szCs w:val="20"/>
              </w:rPr>
              <w:t>성실하게</w:t>
            </w:r>
            <w:r w:rsidRPr="0012300C">
              <w:rPr>
                <w:rFonts w:cs="Times New Roman"/>
                <w:spacing w:val="-4"/>
                <w:sz w:val="20"/>
                <w:szCs w:val="20"/>
              </w:rPr>
              <w:t xml:space="preserve"> </w:t>
            </w:r>
            <w:r w:rsidRPr="0012300C">
              <w:rPr>
                <w:rFonts w:cs="Times New Roman"/>
                <w:spacing w:val="-4"/>
                <w:sz w:val="20"/>
                <w:szCs w:val="20"/>
              </w:rPr>
              <w:t>교섭에</w:t>
            </w:r>
            <w:r w:rsidRPr="0012300C">
              <w:rPr>
                <w:rFonts w:cs="Times New Roman"/>
                <w:spacing w:val="-4"/>
                <w:sz w:val="20"/>
                <w:szCs w:val="20"/>
              </w:rPr>
              <w:t xml:space="preserve"> </w:t>
            </w:r>
            <w:r w:rsidRPr="0012300C">
              <w:rPr>
                <w:rFonts w:cs="Times New Roman"/>
                <w:spacing w:val="-4"/>
                <w:sz w:val="20"/>
                <w:szCs w:val="20"/>
              </w:rPr>
              <w:t>응하지</w:t>
            </w:r>
            <w:r w:rsidRPr="0012300C">
              <w:rPr>
                <w:rFonts w:cs="Times New Roman"/>
                <w:spacing w:val="-4"/>
                <w:sz w:val="20"/>
                <w:szCs w:val="20"/>
              </w:rPr>
              <w:t xml:space="preserve"> </w:t>
            </w:r>
            <w:r w:rsidRPr="0012300C">
              <w:rPr>
                <w:rFonts w:cs="Times New Roman"/>
                <w:spacing w:val="-4"/>
                <w:sz w:val="20"/>
                <w:szCs w:val="20"/>
              </w:rPr>
              <w:t>않을</w:t>
            </w:r>
            <w:r w:rsidRPr="0012300C">
              <w:rPr>
                <w:rFonts w:cs="Times New Roman"/>
                <w:spacing w:val="-4"/>
                <w:sz w:val="20"/>
                <w:szCs w:val="20"/>
              </w:rPr>
              <w:t xml:space="preserve"> </w:t>
            </w:r>
            <w:r w:rsidRPr="0012300C">
              <w:rPr>
                <w:rFonts w:cs="Times New Roman"/>
                <w:spacing w:val="-4"/>
                <w:sz w:val="20"/>
                <w:szCs w:val="20"/>
              </w:rPr>
              <w:t>경우</w:t>
            </w:r>
            <w:r w:rsidRPr="0012300C">
              <w:rPr>
                <w:rFonts w:cs="Times New Roman"/>
                <w:spacing w:val="-4"/>
                <w:sz w:val="20"/>
                <w:szCs w:val="20"/>
              </w:rPr>
              <w:t xml:space="preserve">, </w:t>
            </w:r>
            <w:r w:rsidRPr="0012300C">
              <w:rPr>
                <w:rFonts w:cs="Times New Roman"/>
                <w:spacing w:val="-4"/>
                <w:sz w:val="20"/>
                <w:szCs w:val="20"/>
              </w:rPr>
              <w:t>이는</w:t>
            </w:r>
            <w:r w:rsidRPr="0012300C">
              <w:rPr>
                <w:rFonts w:cs="Times New Roman"/>
                <w:spacing w:val="-4"/>
                <w:sz w:val="20"/>
                <w:szCs w:val="20"/>
              </w:rPr>
              <w:t xml:space="preserve"> </w:t>
            </w:r>
            <w:r w:rsidRPr="0012300C">
              <w:rPr>
                <w:rFonts w:cs="Times New Roman"/>
                <w:spacing w:val="-4"/>
                <w:sz w:val="20"/>
                <w:szCs w:val="20"/>
              </w:rPr>
              <w:t>교섭해태</w:t>
            </w:r>
            <w:r w:rsidRPr="0012300C">
              <w:rPr>
                <w:rFonts w:cs="Times New Roman"/>
                <w:spacing w:val="-4"/>
                <w:sz w:val="20"/>
                <w:szCs w:val="20"/>
              </w:rPr>
              <w:t xml:space="preserve"> </w:t>
            </w:r>
            <w:r w:rsidRPr="0012300C">
              <w:rPr>
                <w:rFonts w:cs="Times New Roman"/>
                <w:spacing w:val="-4"/>
                <w:sz w:val="20"/>
                <w:szCs w:val="20"/>
              </w:rPr>
              <w:t>부당노동행위</w:t>
            </w:r>
            <w:r w:rsidRPr="0012300C">
              <w:rPr>
                <w:rFonts w:cs="Times New Roman"/>
                <w:spacing w:val="-4"/>
                <w:sz w:val="20"/>
                <w:szCs w:val="20"/>
              </w:rPr>
              <w:t>(</w:t>
            </w:r>
            <w:r w:rsidRPr="0012300C">
              <w:rPr>
                <w:rFonts w:cs="Times New Roman"/>
                <w:spacing w:val="-4"/>
                <w:sz w:val="20"/>
                <w:szCs w:val="20"/>
              </w:rPr>
              <w:t>노동조합법</w:t>
            </w:r>
            <w:r w:rsidRPr="0012300C">
              <w:rPr>
                <w:rFonts w:cs="Times New Roman"/>
                <w:spacing w:val="-4"/>
                <w:sz w:val="20"/>
                <w:szCs w:val="20"/>
              </w:rPr>
              <w:t xml:space="preserve"> </w:t>
            </w:r>
            <w:r w:rsidRPr="0012300C">
              <w:rPr>
                <w:rFonts w:cs="Times New Roman"/>
                <w:spacing w:val="-4"/>
                <w:sz w:val="20"/>
                <w:szCs w:val="20"/>
              </w:rPr>
              <w:t>제</w:t>
            </w:r>
            <w:r w:rsidRPr="0012300C">
              <w:rPr>
                <w:rFonts w:cs="Times New Roman"/>
                <w:spacing w:val="-4"/>
                <w:sz w:val="20"/>
                <w:szCs w:val="20"/>
              </w:rPr>
              <w:t>81</w:t>
            </w:r>
            <w:r w:rsidRPr="0012300C">
              <w:rPr>
                <w:rFonts w:cs="Times New Roman"/>
                <w:spacing w:val="-4"/>
                <w:sz w:val="20"/>
                <w:szCs w:val="20"/>
              </w:rPr>
              <w:t>조</w:t>
            </w:r>
            <w:r w:rsidRPr="0012300C">
              <w:rPr>
                <w:rFonts w:cs="Times New Roman"/>
                <w:spacing w:val="-4"/>
                <w:sz w:val="20"/>
                <w:szCs w:val="20"/>
              </w:rPr>
              <w:t xml:space="preserve"> </w:t>
            </w:r>
            <w:r w:rsidRPr="0012300C">
              <w:rPr>
                <w:rFonts w:cs="Times New Roman"/>
                <w:spacing w:val="-4"/>
                <w:sz w:val="20"/>
                <w:szCs w:val="20"/>
              </w:rPr>
              <w:t>제</w:t>
            </w:r>
            <w:r w:rsidRPr="0012300C">
              <w:rPr>
                <w:rFonts w:cs="Times New Roman"/>
                <w:spacing w:val="-4"/>
                <w:sz w:val="20"/>
                <w:szCs w:val="20"/>
              </w:rPr>
              <w:t>1</w:t>
            </w:r>
            <w:r w:rsidRPr="0012300C">
              <w:rPr>
                <w:rFonts w:cs="Times New Roman"/>
                <w:spacing w:val="-4"/>
                <w:sz w:val="20"/>
                <w:szCs w:val="20"/>
              </w:rPr>
              <w:t>항</w:t>
            </w:r>
            <w:r w:rsidRPr="0012300C">
              <w:rPr>
                <w:rFonts w:cs="Times New Roman"/>
                <w:spacing w:val="-4"/>
                <w:sz w:val="20"/>
                <w:szCs w:val="20"/>
              </w:rPr>
              <w:t xml:space="preserve"> </w:t>
            </w:r>
            <w:r w:rsidRPr="0012300C">
              <w:rPr>
                <w:rFonts w:cs="Times New Roman"/>
                <w:spacing w:val="-4"/>
                <w:sz w:val="20"/>
                <w:szCs w:val="20"/>
              </w:rPr>
              <w:t>제</w:t>
            </w:r>
            <w:r w:rsidRPr="0012300C">
              <w:rPr>
                <w:rFonts w:cs="Times New Roman"/>
                <w:spacing w:val="-4"/>
                <w:sz w:val="20"/>
                <w:szCs w:val="20"/>
              </w:rPr>
              <w:t>3</w:t>
            </w:r>
            <w:r w:rsidRPr="0012300C">
              <w:rPr>
                <w:rFonts w:cs="Times New Roman"/>
                <w:spacing w:val="-4"/>
                <w:sz w:val="20"/>
                <w:szCs w:val="20"/>
              </w:rPr>
              <w:t>호</w:t>
            </w:r>
            <w:r w:rsidRPr="0012300C">
              <w:rPr>
                <w:rFonts w:cs="Times New Roman"/>
                <w:spacing w:val="-4"/>
                <w:sz w:val="20"/>
                <w:szCs w:val="20"/>
              </w:rPr>
              <w:t>)</w:t>
            </w:r>
            <w:r w:rsidRPr="0012300C">
              <w:rPr>
                <w:rFonts w:cs="Times New Roman"/>
                <w:spacing w:val="-4"/>
                <w:sz w:val="20"/>
                <w:szCs w:val="20"/>
              </w:rPr>
              <w:t>에</w:t>
            </w:r>
            <w:r w:rsidRPr="0012300C">
              <w:rPr>
                <w:rFonts w:cs="Times New Roman"/>
                <w:spacing w:val="-4"/>
                <w:sz w:val="20"/>
                <w:szCs w:val="20"/>
              </w:rPr>
              <w:t xml:space="preserve"> </w:t>
            </w:r>
            <w:r w:rsidRPr="0012300C">
              <w:rPr>
                <w:rFonts w:cs="Times New Roman"/>
                <w:spacing w:val="-4"/>
                <w:sz w:val="20"/>
                <w:szCs w:val="20"/>
              </w:rPr>
              <w:t>해당하여</w:t>
            </w:r>
            <w:r w:rsidRPr="0012300C">
              <w:rPr>
                <w:rFonts w:cs="Times New Roman"/>
                <w:spacing w:val="-4"/>
                <w:sz w:val="20"/>
                <w:szCs w:val="20"/>
              </w:rPr>
              <w:t xml:space="preserve"> </w:t>
            </w:r>
            <w:r w:rsidRPr="0012300C">
              <w:rPr>
                <w:rFonts w:cs="Times New Roman"/>
                <w:spacing w:val="-4"/>
                <w:sz w:val="20"/>
                <w:szCs w:val="20"/>
              </w:rPr>
              <w:t>대상회사의</w:t>
            </w:r>
            <w:r w:rsidRPr="0012300C">
              <w:rPr>
                <w:rFonts w:cs="Times New Roman"/>
                <w:spacing w:val="-4"/>
                <w:sz w:val="20"/>
                <w:szCs w:val="20"/>
              </w:rPr>
              <w:t xml:space="preserve"> </w:t>
            </w:r>
            <w:r w:rsidRPr="0012300C">
              <w:rPr>
                <w:rFonts w:cs="Times New Roman"/>
                <w:spacing w:val="-4"/>
                <w:sz w:val="20"/>
                <w:szCs w:val="20"/>
              </w:rPr>
              <w:t>대표이사</w:t>
            </w:r>
            <w:r w:rsidRPr="0012300C">
              <w:rPr>
                <w:rFonts w:cs="Times New Roman"/>
                <w:spacing w:val="-4"/>
                <w:sz w:val="20"/>
                <w:szCs w:val="20"/>
              </w:rPr>
              <w:t xml:space="preserve"> </w:t>
            </w:r>
            <w:r w:rsidRPr="0012300C">
              <w:rPr>
                <w:rFonts w:cs="Times New Roman"/>
                <w:spacing w:val="-4"/>
                <w:sz w:val="20"/>
                <w:szCs w:val="20"/>
              </w:rPr>
              <w:t>등이</w:t>
            </w:r>
            <w:r w:rsidRPr="0012300C">
              <w:rPr>
                <w:rFonts w:cs="Times New Roman"/>
                <w:spacing w:val="-4"/>
                <w:sz w:val="20"/>
                <w:szCs w:val="20"/>
              </w:rPr>
              <w:t xml:space="preserve"> </w:t>
            </w:r>
            <w:r w:rsidRPr="0012300C">
              <w:rPr>
                <w:rFonts w:cs="Times New Roman"/>
                <w:spacing w:val="-4"/>
                <w:sz w:val="20"/>
                <w:szCs w:val="20"/>
              </w:rPr>
              <w:t>형사책임</w:t>
            </w:r>
            <w:r w:rsidRPr="0012300C">
              <w:rPr>
                <w:rFonts w:cs="Times New Roman"/>
                <w:spacing w:val="-4"/>
                <w:sz w:val="20"/>
                <w:szCs w:val="20"/>
              </w:rPr>
              <w:t>(2</w:t>
            </w:r>
            <w:r w:rsidRPr="0012300C">
              <w:rPr>
                <w:rFonts w:cs="Times New Roman"/>
                <w:spacing w:val="-4"/>
                <w:sz w:val="20"/>
                <w:szCs w:val="20"/>
              </w:rPr>
              <w:t>년</w:t>
            </w:r>
            <w:r w:rsidRPr="0012300C">
              <w:rPr>
                <w:rFonts w:cs="Times New Roman"/>
                <w:spacing w:val="-4"/>
                <w:sz w:val="20"/>
                <w:szCs w:val="20"/>
              </w:rPr>
              <w:t xml:space="preserve"> </w:t>
            </w:r>
            <w:r w:rsidRPr="0012300C">
              <w:rPr>
                <w:rFonts w:cs="Times New Roman"/>
                <w:spacing w:val="-4"/>
                <w:sz w:val="20"/>
                <w:szCs w:val="20"/>
              </w:rPr>
              <w:t>이하의</w:t>
            </w:r>
            <w:r w:rsidRPr="0012300C">
              <w:rPr>
                <w:rFonts w:cs="Times New Roman"/>
                <w:spacing w:val="-4"/>
                <w:sz w:val="20"/>
                <w:szCs w:val="20"/>
              </w:rPr>
              <w:t xml:space="preserve"> </w:t>
            </w:r>
            <w:r w:rsidRPr="0012300C">
              <w:rPr>
                <w:rFonts w:cs="Times New Roman"/>
                <w:spacing w:val="-4"/>
                <w:sz w:val="20"/>
                <w:szCs w:val="20"/>
              </w:rPr>
              <w:t>징역</w:t>
            </w:r>
            <w:r w:rsidRPr="0012300C">
              <w:rPr>
                <w:rFonts w:cs="Times New Roman"/>
                <w:spacing w:val="-4"/>
                <w:sz w:val="20"/>
                <w:szCs w:val="20"/>
              </w:rPr>
              <w:t xml:space="preserve"> </w:t>
            </w:r>
            <w:r w:rsidRPr="0012300C">
              <w:rPr>
                <w:rFonts w:cs="Times New Roman"/>
                <w:spacing w:val="-4"/>
                <w:sz w:val="20"/>
                <w:szCs w:val="20"/>
              </w:rPr>
              <w:t>또는</w:t>
            </w:r>
            <w:r w:rsidRPr="0012300C">
              <w:rPr>
                <w:rFonts w:cs="Times New Roman"/>
                <w:spacing w:val="-4"/>
                <w:sz w:val="20"/>
                <w:szCs w:val="20"/>
              </w:rPr>
              <w:t xml:space="preserve"> 2</w:t>
            </w:r>
            <w:r w:rsidRPr="0012300C">
              <w:rPr>
                <w:rFonts w:cs="Times New Roman"/>
                <w:spacing w:val="-4"/>
                <w:sz w:val="20"/>
                <w:szCs w:val="20"/>
              </w:rPr>
              <w:t>천만원</w:t>
            </w:r>
            <w:r w:rsidRPr="0012300C">
              <w:rPr>
                <w:rFonts w:cs="Times New Roman"/>
                <w:spacing w:val="-4"/>
                <w:sz w:val="20"/>
                <w:szCs w:val="20"/>
              </w:rPr>
              <w:t xml:space="preserve"> </w:t>
            </w:r>
            <w:r w:rsidRPr="0012300C">
              <w:rPr>
                <w:rFonts w:cs="Times New Roman"/>
                <w:spacing w:val="-4"/>
                <w:sz w:val="20"/>
                <w:szCs w:val="20"/>
              </w:rPr>
              <w:t>이하의</w:t>
            </w:r>
            <w:r w:rsidRPr="0012300C">
              <w:rPr>
                <w:rFonts w:cs="Times New Roman"/>
                <w:spacing w:val="-4"/>
                <w:sz w:val="20"/>
                <w:szCs w:val="20"/>
              </w:rPr>
              <w:t xml:space="preserve"> </w:t>
            </w:r>
            <w:r w:rsidRPr="0012300C">
              <w:rPr>
                <w:rFonts w:cs="Times New Roman"/>
                <w:spacing w:val="-4"/>
                <w:sz w:val="20"/>
                <w:szCs w:val="20"/>
              </w:rPr>
              <w:t>벌금</w:t>
            </w:r>
            <w:r w:rsidRPr="0012300C">
              <w:rPr>
                <w:rFonts w:cs="Times New Roman"/>
                <w:spacing w:val="-4"/>
                <w:sz w:val="20"/>
                <w:szCs w:val="20"/>
              </w:rPr>
              <w:t>)</w:t>
            </w:r>
            <w:r w:rsidRPr="0012300C">
              <w:rPr>
                <w:rFonts w:cs="Times New Roman"/>
                <w:spacing w:val="-4"/>
                <w:sz w:val="20"/>
                <w:szCs w:val="20"/>
              </w:rPr>
              <w:t>을</w:t>
            </w:r>
            <w:r w:rsidRPr="0012300C">
              <w:rPr>
                <w:rFonts w:cs="Times New Roman"/>
                <w:spacing w:val="-4"/>
                <w:sz w:val="20"/>
                <w:szCs w:val="20"/>
              </w:rPr>
              <w:t xml:space="preserve"> </w:t>
            </w:r>
            <w:r w:rsidRPr="0012300C">
              <w:rPr>
                <w:rFonts w:cs="Times New Roman"/>
                <w:spacing w:val="-4"/>
                <w:sz w:val="20"/>
                <w:szCs w:val="20"/>
              </w:rPr>
              <w:t>부담하게</w:t>
            </w:r>
            <w:r w:rsidRPr="0012300C">
              <w:rPr>
                <w:rFonts w:cs="Times New Roman"/>
                <w:spacing w:val="-4"/>
                <w:sz w:val="20"/>
                <w:szCs w:val="20"/>
              </w:rPr>
              <w:t xml:space="preserve"> </w:t>
            </w:r>
            <w:r w:rsidRPr="0012300C">
              <w:rPr>
                <w:rFonts w:cs="Times New Roman"/>
                <w:spacing w:val="-4"/>
                <w:sz w:val="20"/>
                <w:szCs w:val="20"/>
              </w:rPr>
              <w:t>될</w:t>
            </w:r>
            <w:r w:rsidRPr="0012300C">
              <w:rPr>
                <w:rFonts w:cs="Times New Roman"/>
                <w:spacing w:val="-4"/>
                <w:sz w:val="20"/>
                <w:szCs w:val="20"/>
              </w:rPr>
              <w:t xml:space="preserve"> </w:t>
            </w:r>
            <w:r w:rsidRPr="0012300C">
              <w:rPr>
                <w:rFonts w:cs="Times New Roman"/>
                <w:spacing w:val="-4"/>
                <w:sz w:val="20"/>
                <w:szCs w:val="20"/>
              </w:rPr>
              <w:t>수</w:t>
            </w:r>
            <w:r w:rsidRPr="0012300C">
              <w:rPr>
                <w:rFonts w:cs="Times New Roman"/>
                <w:spacing w:val="-4"/>
                <w:sz w:val="20"/>
                <w:szCs w:val="20"/>
              </w:rPr>
              <w:t xml:space="preserve"> </w:t>
            </w:r>
            <w:r w:rsidRPr="0012300C">
              <w:rPr>
                <w:rFonts w:cs="Times New Roman"/>
                <w:spacing w:val="-4"/>
                <w:sz w:val="20"/>
                <w:szCs w:val="20"/>
              </w:rPr>
              <w:t>있음</w:t>
            </w:r>
            <w:r w:rsidRPr="0012300C">
              <w:rPr>
                <w:rFonts w:cs="Times New Roman"/>
                <w:spacing w:val="-4"/>
                <w:sz w:val="20"/>
                <w:szCs w:val="20"/>
              </w:rPr>
              <w:t>(</w:t>
            </w:r>
            <w:r>
              <w:rPr>
                <w:rFonts w:cs="Times New Roman" w:hint="eastAsia"/>
                <w:spacing w:val="-4"/>
                <w:sz w:val="20"/>
                <w:szCs w:val="20"/>
              </w:rPr>
              <w:t>노동조합법</w:t>
            </w:r>
            <w:r>
              <w:rPr>
                <w:rFonts w:cs="Times New Roman" w:hint="eastAsia"/>
                <w:spacing w:val="-4"/>
                <w:sz w:val="20"/>
                <w:szCs w:val="20"/>
              </w:rPr>
              <w:t xml:space="preserve"> </w:t>
            </w:r>
            <w:r>
              <w:rPr>
                <w:rFonts w:cs="Times New Roman" w:hint="eastAsia"/>
                <w:spacing w:val="-4"/>
                <w:sz w:val="20"/>
                <w:szCs w:val="20"/>
              </w:rPr>
              <w:t>제</w:t>
            </w:r>
            <w:r>
              <w:rPr>
                <w:rFonts w:cs="Times New Roman" w:hint="eastAsia"/>
                <w:spacing w:val="-4"/>
                <w:sz w:val="20"/>
                <w:szCs w:val="20"/>
              </w:rPr>
              <w:t>9</w:t>
            </w:r>
            <w:r>
              <w:rPr>
                <w:rFonts w:cs="Times New Roman"/>
                <w:spacing w:val="-4"/>
                <w:sz w:val="20"/>
                <w:szCs w:val="20"/>
              </w:rPr>
              <w:t>0</w:t>
            </w:r>
            <w:r>
              <w:rPr>
                <w:rFonts w:cs="Times New Roman" w:hint="eastAsia"/>
                <w:spacing w:val="-4"/>
                <w:sz w:val="20"/>
                <w:szCs w:val="20"/>
              </w:rPr>
              <w:t>조</w:t>
            </w:r>
            <w:r>
              <w:rPr>
                <w:rFonts w:cs="Times New Roman" w:hint="eastAsia"/>
                <w:spacing w:val="-4"/>
                <w:sz w:val="20"/>
                <w:szCs w:val="20"/>
              </w:rPr>
              <w:t>,</w:t>
            </w:r>
            <w:r>
              <w:rPr>
                <w:rFonts w:cs="Times New Roman"/>
                <w:spacing w:val="-4"/>
                <w:sz w:val="20"/>
                <w:szCs w:val="20"/>
              </w:rPr>
              <w:t xml:space="preserve"> </w:t>
            </w:r>
            <w:r>
              <w:rPr>
                <w:rFonts w:cs="Times New Roman" w:hint="eastAsia"/>
                <w:spacing w:val="-4"/>
                <w:sz w:val="20"/>
                <w:szCs w:val="20"/>
              </w:rPr>
              <w:t>제</w:t>
            </w:r>
            <w:r>
              <w:rPr>
                <w:rFonts w:cs="Times New Roman" w:hint="eastAsia"/>
                <w:spacing w:val="-4"/>
                <w:sz w:val="20"/>
                <w:szCs w:val="20"/>
              </w:rPr>
              <w:t>9</w:t>
            </w:r>
            <w:r>
              <w:rPr>
                <w:rFonts w:cs="Times New Roman"/>
                <w:spacing w:val="-4"/>
                <w:sz w:val="20"/>
                <w:szCs w:val="20"/>
              </w:rPr>
              <w:t>4</w:t>
            </w:r>
            <w:r>
              <w:rPr>
                <w:rFonts w:cs="Times New Roman" w:hint="eastAsia"/>
                <w:spacing w:val="-4"/>
                <w:sz w:val="20"/>
                <w:szCs w:val="20"/>
              </w:rPr>
              <w:t>조</w:t>
            </w:r>
            <w:r>
              <w:rPr>
                <w:rFonts w:cs="Times New Roman" w:hint="eastAsia"/>
                <w:spacing w:val="-4"/>
                <w:sz w:val="20"/>
                <w:szCs w:val="20"/>
              </w:rPr>
              <w:t xml:space="preserve"> </w:t>
            </w:r>
            <w:r>
              <w:rPr>
                <w:rFonts w:cs="Times New Roman" w:hint="eastAsia"/>
                <w:spacing w:val="-4"/>
                <w:sz w:val="20"/>
                <w:szCs w:val="20"/>
              </w:rPr>
              <w:t>양벌규정</w:t>
            </w:r>
            <w:r w:rsidRPr="0012300C">
              <w:rPr>
                <w:rFonts w:cs="Times New Roman"/>
                <w:spacing w:val="-4"/>
                <w:sz w:val="20"/>
                <w:szCs w:val="20"/>
              </w:rPr>
              <w:t xml:space="preserve">). </w:t>
            </w:r>
          </w:p>
          <w:p w14:paraId="057923C6"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단체교섭이</w:t>
            </w:r>
            <w:r w:rsidRPr="009A2958">
              <w:rPr>
                <w:rFonts w:cs="Times New Roman"/>
                <w:sz w:val="20"/>
                <w:szCs w:val="20"/>
              </w:rPr>
              <w:t xml:space="preserve"> </w:t>
            </w:r>
            <w:r w:rsidRPr="009A2958">
              <w:rPr>
                <w:rFonts w:cs="Times New Roman"/>
                <w:sz w:val="20"/>
                <w:szCs w:val="20"/>
              </w:rPr>
              <w:t>결렬될</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노조는</w:t>
            </w:r>
            <w:r w:rsidRPr="009A2958">
              <w:rPr>
                <w:rFonts w:cs="Times New Roman"/>
                <w:sz w:val="20"/>
                <w:szCs w:val="20"/>
              </w:rPr>
              <w:t xml:space="preserve"> </w:t>
            </w:r>
            <w:r w:rsidRPr="009A2958">
              <w:rPr>
                <w:rFonts w:cs="Times New Roman"/>
                <w:sz w:val="20"/>
                <w:szCs w:val="20"/>
              </w:rPr>
              <w:t>조정</w:t>
            </w:r>
            <w:r w:rsidRPr="009A2958">
              <w:rPr>
                <w:rFonts w:cs="Times New Roman"/>
                <w:sz w:val="20"/>
                <w:szCs w:val="20"/>
              </w:rPr>
              <w:t xml:space="preserve"> </w:t>
            </w:r>
            <w:r w:rsidRPr="009A2958">
              <w:rPr>
                <w:rFonts w:cs="Times New Roman"/>
                <w:sz w:val="20"/>
                <w:szCs w:val="20"/>
              </w:rPr>
              <w:t>절차</w:t>
            </w:r>
            <w:r w:rsidRPr="009A2958">
              <w:rPr>
                <w:rFonts w:cs="Times New Roman"/>
                <w:sz w:val="20"/>
                <w:szCs w:val="20"/>
              </w:rPr>
              <w:t xml:space="preserve">, </w:t>
            </w:r>
            <w:r w:rsidRPr="009A2958">
              <w:rPr>
                <w:rFonts w:cs="Times New Roman"/>
                <w:sz w:val="20"/>
                <w:szCs w:val="20"/>
              </w:rPr>
              <w:t>찬반</w:t>
            </w:r>
            <w:r w:rsidRPr="009A2958">
              <w:rPr>
                <w:rFonts w:cs="Times New Roman"/>
                <w:sz w:val="20"/>
                <w:szCs w:val="20"/>
              </w:rPr>
              <w:t xml:space="preserve"> </w:t>
            </w:r>
            <w:r w:rsidRPr="009A2958">
              <w:rPr>
                <w:rFonts w:cs="Times New Roman"/>
                <w:sz w:val="20"/>
                <w:szCs w:val="20"/>
              </w:rPr>
              <w:t>투표</w:t>
            </w:r>
            <w:r w:rsidRPr="009A2958">
              <w:rPr>
                <w:rFonts w:cs="Times New Roman"/>
                <w:sz w:val="20"/>
                <w:szCs w:val="20"/>
              </w:rPr>
              <w:t xml:space="preserve"> </w:t>
            </w:r>
            <w:r w:rsidRPr="009A2958">
              <w:rPr>
                <w:rFonts w:cs="Times New Roman"/>
                <w:sz w:val="20"/>
                <w:szCs w:val="20"/>
              </w:rPr>
              <w:t>등을</w:t>
            </w:r>
            <w:r w:rsidRPr="009A2958">
              <w:rPr>
                <w:rFonts w:cs="Times New Roman"/>
                <w:sz w:val="20"/>
                <w:szCs w:val="20"/>
              </w:rPr>
              <w:t xml:space="preserve"> </w:t>
            </w:r>
            <w:r w:rsidRPr="009A2958">
              <w:rPr>
                <w:rFonts w:cs="Times New Roman"/>
                <w:sz w:val="20"/>
                <w:szCs w:val="20"/>
              </w:rPr>
              <w:t>거친</w:t>
            </w:r>
            <w:r w:rsidRPr="009A2958">
              <w:rPr>
                <w:rFonts w:cs="Times New Roman"/>
                <w:sz w:val="20"/>
                <w:szCs w:val="20"/>
              </w:rPr>
              <w:t xml:space="preserve"> </w:t>
            </w:r>
            <w:r w:rsidRPr="009A2958">
              <w:rPr>
                <w:rFonts w:cs="Times New Roman"/>
                <w:sz w:val="20"/>
                <w:szCs w:val="20"/>
              </w:rPr>
              <w:t>후</w:t>
            </w:r>
            <w:r w:rsidRPr="009A2958">
              <w:rPr>
                <w:rFonts w:cs="Times New Roman"/>
                <w:sz w:val="20"/>
                <w:szCs w:val="20"/>
              </w:rPr>
              <w:t xml:space="preserve"> </w:t>
            </w:r>
            <w:r w:rsidRPr="009A2958">
              <w:rPr>
                <w:rFonts w:cs="Times New Roman"/>
                <w:sz w:val="20"/>
                <w:szCs w:val="20"/>
              </w:rPr>
              <w:t>파업</w:t>
            </w:r>
            <w:r w:rsidRPr="009A2958">
              <w:rPr>
                <w:rFonts w:cs="Times New Roman"/>
                <w:sz w:val="20"/>
                <w:szCs w:val="20"/>
              </w:rPr>
              <w:sym w:font="Wingdings" w:char="F09E"/>
            </w:r>
            <w:r w:rsidRPr="009A2958">
              <w:rPr>
                <w:rFonts w:cs="Times New Roman"/>
                <w:sz w:val="20"/>
                <w:szCs w:val="20"/>
              </w:rPr>
              <w:t>태업</w:t>
            </w:r>
            <w:r w:rsidRPr="009A2958">
              <w:rPr>
                <w:rFonts w:cs="Times New Roman"/>
                <w:sz w:val="20"/>
                <w:szCs w:val="20"/>
              </w:rPr>
              <w:sym w:font="Wingdings" w:char="F09E"/>
            </w:r>
            <w:r w:rsidRPr="009A2958">
              <w:rPr>
                <w:rFonts w:cs="Times New Roman"/>
                <w:sz w:val="20"/>
                <w:szCs w:val="20"/>
              </w:rPr>
              <w:t>피케팅</w:t>
            </w:r>
            <w:r w:rsidRPr="009A2958">
              <w:rPr>
                <w:rFonts w:cs="Times New Roman"/>
                <w:sz w:val="20"/>
                <w:szCs w:val="20"/>
              </w:rPr>
              <w:sym w:font="Wingdings" w:char="F09E"/>
            </w:r>
            <w:r w:rsidRPr="009A2958">
              <w:rPr>
                <w:rFonts w:cs="Times New Roman"/>
                <w:sz w:val="20"/>
                <w:szCs w:val="20"/>
              </w:rPr>
              <w:t>직장점거</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쟁의행위를</w:t>
            </w:r>
            <w:r w:rsidRPr="009A2958">
              <w:rPr>
                <w:rFonts w:cs="Times New Roman"/>
                <w:sz w:val="20"/>
                <w:szCs w:val="20"/>
              </w:rPr>
              <w:t xml:space="preserve"> </w:t>
            </w:r>
            <w:r w:rsidRPr="009A2958">
              <w:rPr>
                <w:rFonts w:cs="Times New Roman"/>
                <w:sz w:val="20"/>
                <w:szCs w:val="20"/>
              </w:rPr>
              <w:t>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135E22EC" w14:textId="77777777" w:rsidR="005335C7" w:rsidRPr="00910E93" w:rsidRDefault="005335C7" w:rsidP="005335C7">
            <w:pPr>
              <w:pStyle w:val="a8"/>
              <w:widowControl/>
              <w:numPr>
                <w:ilvl w:val="0"/>
                <w:numId w:val="3"/>
              </w:numPr>
              <w:spacing w:before="40" w:after="120" w:line="276" w:lineRule="auto"/>
              <w:rPr>
                <w:rFonts w:cs="Times New Roman"/>
                <w:spacing w:val="-4"/>
                <w:sz w:val="20"/>
                <w:szCs w:val="20"/>
              </w:rPr>
            </w:pPr>
            <w:r w:rsidRPr="00910E93">
              <w:rPr>
                <w:rFonts w:cs="Times New Roman"/>
                <w:spacing w:val="-4"/>
                <w:sz w:val="20"/>
                <w:szCs w:val="20"/>
              </w:rPr>
              <w:t>수수료</w:t>
            </w:r>
            <w:r w:rsidRPr="00910E93">
              <w:rPr>
                <w:rFonts w:cs="Times New Roman"/>
                <w:spacing w:val="-4"/>
                <w:sz w:val="20"/>
                <w:szCs w:val="20"/>
              </w:rPr>
              <w:t xml:space="preserve"> </w:t>
            </w:r>
            <w:r w:rsidRPr="00910E93">
              <w:rPr>
                <w:rFonts w:cs="Times New Roman"/>
                <w:spacing w:val="-4"/>
                <w:sz w:val="20"/>
                <w:szCs w:val="20"/>
              </w:rPr>
              <w:t>등</w:t>
            </w:r>
            <w:r w:rsidRPr="00910E93">
              <w:rPr>
                <w:rFonts w:cs="Times New Roman"/>
                <w:spacing w:val="-4"/>
                <w:sz w:val="20"/>
                <w:szCs w:val="20"/>
              </w:rPr>
              <w:t xml:space="preserve"> </w:t>
            </w:r>
            <w:r w:rsidRPr="00910E93">
              <w:rPr>
                <w:rFonts w:cs="Times New Roman"/>
                <w:spacing w:val="-4"/>
                <w:sz w:val="20"/>
                <w:szCs w:val="20"/>
              </w:rPr>
              <w:t>노조가</w:t>
            </w:r>
            <w:r w:rsidRPr="00910E93">
              <w:rPr>
                <w:rFonts w:cs="Times New Roman"/>
                <w:spacing w:val="-4"/>
                <w:sz w:val="20"/>
                <w:szCs w:val="20"/>
              </w:rPr>
              <w:t xml:space="preserve"> </w:t>
            </w:r>
            <w:r w:rsidRPr="00910E93">
              <w:rPr>
                <w:rFonts w:cs="Times New Roman"/>
                <w:spacing w:val="-4"/>
                <w:sz w:val="20"/>
                <w:szCs w:val="20"/>
              </w:rPr>
              <w:t>요구하는</w:t>
            </w:r>
            <w:r w:rsidRPr="00910E93">
              <w:rPr>
                <w:rFonts w:cs="Times New Roman"/>
                <w:spacing w:val="-4"/>
                <w:sz w:val="20"/>
                <w:szCs w:val="20"/>
              </w:rPr>
              <w:t xml:space="preserve"> </w:t>
            </w:r>
            <w:r w:rsidRPr="00910E93">
              <w:rPr>
                <w:rFonts w:cs="Times New Roman"/>
                <w:spacing w:val="-4"/>
                <w:sz w:val="20"/>
                <w:szCs w:val="20"/>
              </w:rPr>
              <w:t>사항에</w:t>
            </w:r>
            <w:r w:rsidRPr="00910E93">
              <w:rPr>
                <w:rFonts w:cs="Times New Roman"/>
                <w:spacing w:val="-4"/>
                <w:sz w:val="20"/>
                <w:szCs w:val="20"/>
              </w:rPr>
              <w:t xml:space="preserve"> </w:t>
            </w:r>
            <w:r w:rsidRPr="00910E93">
              <w:rPr>
                <w:rFonts w:cs="Times New Roman"/>
                <w:spacing w:val="-4"/>
                <w:sz w:val="20"/>
                <w:szCs w:val="20"/>
              </w:rPr>
              <w:t>관하여</w:t>
            </w:r>
            <w:r w:rsidRPr="00910E93">
              <w:rPr>
                <w:rFonts w:cs="Times New Roman"/>
                <w:spacing w:val="-4"/>
                <w:sz w:val="20"/>
                <w:szCs w:val="20"/>
              </w:rPr>
              <w:t xml:space="preserve"> </w:t>
            </w:r>
            <w:r w:rsidRPr="00910E93">
              <w:rPr>
                <w:rFonts w:cs="Times New Roman"/>
                <w:spacing w:val="-4"/>
                <w:sz w:val="20"/>
                <w:szCs w:val="20"/>
              </w:rPr>
              <w:t>합의가</w:t>
            </w:r>
            <w:r w:rsidRPr="00910E93">
              <w:rPr>
                <w:rFonts w:cs="Times New Roman"/>
                <w:spacing w:val="-4"/>
                <w:sz w:val="20"/>
                <w:szCs w:val="20"/>
              </w:rPr>
              <w:t xml:space="preserve"> </w:t>
            </w:r>
            <w:r w:rsidRPr="00910E93">
              <w:rPr>
                <w:rFonts w:cs="Times New Roman"/>
                <w:spacing w:val="-4"/>
                <w:sz w:val="20"/>
                <w:szCs w:val="20"/>
              </w:rPr>
              <w:t>이루어져</w:t>
            </w:r>
            <w:r w:rsidRPr="00910E93">
              <w:rPr>
                <w:rFonts w:cs="Times New Roman"/>
                <w:spacing w:val="-4"/>
                <w:sz w:val="20"/>
                <w:szCs w:val="20"/>
              </w:rPr>
              <w:t xml:space="preserve"> </w:t>
            </w:r>
            <w:r w:rsidRPr="00910E93">
              <w:rPr>
                <w:rFonts w:cs="Times New Roman"/>
                <w:spacing w:val="-4"/>
                <w:sz w:val="20"/>
                <w:szCs w:val="20"/>
              </w:rPr>
              <w:t>단체협약이</w:t>
            </w:r>
            <w:r w:rsidRPr="00910E93">
              <w:rPr>
                <w:rFonts w:cs="Times New Roman"/>
                <w:spacing w:val="-4"/>
                <w:sz w:val="20"/>
                <w:szCs w:val="20"/>
              </w:rPr>
              <w:t xml:space="preserve"> </w:t>
            </w:r>
            <w:r w:rsidRPr="00910E93">
              <w:rPr>
                <w:rFonts w:cs="Times New Roman"/>
                <w:spacing w:val="-4"/>
                <w:sz w:val="20"/>
                <w:szCs w:val="20"/>
              </w:rPr>
              <w:t>체결될</w:t>
            </w:r>
            <w:r w:rsidRPr="00910E93">
              <w:rPr>
                <w:rFonts w:cs="Times New Roman"/>
                <w:spacing w:val="-4"/>
                <w:sz w:val="20"/>
                <w:szCs w:val="20"/>
              </w:rPr>
              <w:t xml:space="preserve"> </w:t>
            </w:r>
            <w:r w:rsidRPr="00910E93">
              <w:rPr>
                <w:rFonts w:cs="Times New Roman"/>
                <w:spacing w:val="-4"/>
                <w:sz w:val="20"/>
                <w:szCs w:val="20"/>
              </w:rPr>
              <w:t>경우</w:t>
            </w:r>
            <w:r w:rsidRPr="00910E93">
              <w:rPr>
                <w:rFonts w:cs="Times New Roman"/>
                <w:spacing w:val="-4"/>
                <w:sz w:val="20"/>
                <w:szCs w:val="20"/>
              </w:rPr>
              <w:t xml:space="preserve">, </w:t>
            </w:r>
            <w:r w:rsidRPr="00910E93">
              <w:rPr>
                <w:rFonts w:cs="Times New Roman"/>
                <w:spacing w:val="-4"/>
                <w:sz w:val="20"/>
                <w:szCs w:val="20"/>
              </w:rPr>
              <w:t>단체협약상</w:t>
            </w:r>
            <w:r w:rsidRPr="00910E93">
              <w:rPr>
                <w:rFonts w:cs="Times New Roman"/>
                <w:spacing w:val="-4"/>
                <w:sz w:val="20"/>
                <w:szCs w:val="20"/>
              </w:rPr>
              <w:t xml:space="preserve"> </w:t>
            </w:r>
            <w:r w:rsidRPr="00910E93">
              <w:rPr>
                <w:rFonts w:cs="Times New Roman"/>
                <w:spacing w:val="-4"/>
                <w:sz w:val="20"/>
                <w:szCs w:val="20"/>
              </w:rPr>
              <w:t>근로조건이</w:t>
            </w:r>
            <w:r w:rsidRPr="00910E93">
              <w:rPr>
                <w:rFonts w:cs="Times New Roman"/>
                <w:spacing w:val="-4"/>
                <w:sz w:val="20"/>
                <w:szCs w:val="20"/>
              </w:rPr>
              <w:t xml:space="preserve"> </w:t>
            </w:r>
            <w:r w:rsidRPr="00910E93">
              <w:rPr>
                <w:rFonts w:cs="Times New Roman"/>
                <w:spacing w:val="-4"/>
                <w:sz w:val="20"/>
                <w:szCs w:val="20"/>
              </w:rPr>
              <w:t>대리기사와</w:t>
            </w:r>
            <w:r w:rsidRPr="00910E93">
              <w:rPr>
                <w:rFonts w:cs="Times New Roman"/>
                <w:spacing w:val="-4"/>
                <w:sz w:val="20"/>
                <w:szCs w:val="20"/>
              </w:rPr>
              <w:t xml:space="preserve"> </w:t>
            </w:r>
            <w:r w:rsidRPr="00910E93">
              <w:rPr>
                <w:rFonts w:cs="Times New Roman"/>
                <w:spacing w:val="-4"/>
                <w:sz w:val="20"/>
                <w:szCs w:val="20"/>
              </w:rPr>
              <w:t>체결하는</w:t>
            </w:r>
            <w:r w:rsidRPr="00910E93">
              <w:rPr>
                <w:rFonts w:cs="Times New Roman"/>
                <w:spacing w:val="-4"/>
                <w:sz w:val="20"/>
                <w:szCs w:val="20"/>
              </w:rPr>
              <w:t xml:space="preserve"> </w:t>
            </w:r>
            <w:r w:rsidRPr="00910E93">
              <w:rPr>
                <w:rFonts w:cs="Times New Roman"/>
                <w:spacing w:val="-4"/>
                <w:sz w:val="20"/>
                <w:szCs w:val="20"/>
              </w:rPr>
              <w:t>개별</w:t>
            </w:r>
            <w:r w:rsidRPr="00910E93">
              <w:rPr>
                <w:rFonts w:cs="Times New Roman"/>
                <w:spacing w:val="-4"/>
                <w:sz w:val="20"/>
                <w:szCs w:val="20"/>
              </w:rPr>
              <w:t xml:space="preserve"> </w:t>
            </w:r>
            <w:r w:rsidRPr="00910E93">
              <w:rPr>
                <w:rFonts w:cs="Times New Roman"/>
                <w:spacing w:val="-4"/>
                <w:sz w:val="20"/>
                <w:szCs w:val="20"/>
              </w:rPr>
              <w:t>업무위탁계약에</w:t>
            </w:r>
            <w:r w:rsidRPr="00910E93">
              <w:rPr>
                <w:rFonts w:cs="Times New Roman"/>
                <w:spacing w:val="-4"/>
                <w:sz w:val="20"/>
                <w:szCs w:val="20"/>
              </w:rPr>
              <w:t xml:space="preserve"> </w:t>
            </w:r>
            <w:r w:rsidRPr="00910E93">
              <w:rPr>
                <w:rFonts w:cs="Times New Roman"/>
                <w:spacing w:val="-4"/>
                <w:sz w:val="20"/>
                <w:szCs w:val="20"/>
              </w:rPr>
              <w:t>우선하여</w:t>
            </w:r>
            <w:r w:rsidRPr="00910E93">
              <w:rPr>
                <w:rFonts w:cs="Times New Roman"/>
                <w:spacing w:val="-4"/>
                <w:sz w:val="20"/>
                <w:szCs w:val="20"/>
              </w:rPr>
              <w:t xml:space="preserve"> </w:t>
            </w:r>
            <w:r w:rsidRPr="00910E93">
              <w:rPr>
                <w:rFonts w:cs="Times New Roman"/>
                <w:spacing w:val="-4"/>
                <w:sz w:val="20"/>
                <w:szCs w:val="20"/>
              </w:rPr>
              <w:t>적용되고</w:t>
            </w:r>
            <w:r w:rsidRPr="00910E93">
              <w:rPr>
                <w:rFonts w:cs="Times New Roman"/>
                <w:spacing w:val="-4"/>
                <w:sz w:val="20"/>
                <w:szCs w:val="20"/>
              </w:rPr>
              <w:t xml:space="preserve">, </w:t>
            </w:r>
            <w:r w:rsidRPr="00910E93">
              <w:rPr>
                <w:rFonts w:cs="Times New Roman"/>
                <w:spacing w:val="-4"/>
                <w:sz w:val="20"/>
                <w:szCs w:val="20"/>
              </w:rPr>
              <w:t>이를</w:t>
            </w:r>
            <w:r w:rsidRPr="00910E93">
              <w:rPr>
                <w:rFonts w:cs="Times New Roman"/>
                <w:spacing w:val="-4"/>
                <w:sz w:val="20"/>
                <w:szCs w:val="20"/>
              </w:rPr>
              <w:t xml:space="preserve"> </w:t>
            </w:r>
            <w:r w:rsidRPr="00910E93">
              <w:rPr>
                <w:rFonts w:cs="Times New Roman"/>
                <w:spacing w:val="-4"/>
                <w:sz w:val="20"/>
                <w:szCs w:val="20"/>
              </w:rPr>
              <w:t>변경하기</w:t>
            </w:r>
            <w:r w:rsidRPr="00910E93">
              <w:rPr>
                <w:rFonts w:cs="Times New Roman"/>
                <w:spacing w:val="-4"/>
                <w:sz w:val="20"/>
                <w:szCs w:val="20"/>
              </w:rPr>
              <w:t xml:space="preserve"> </w:t>
            </w:r>
            <w:r w:rsidRPr="00910E93">
              <w:rPr>
                <w:rFonts w:cs="Times New Roman"/>
                <w:spacing w:val="-4"/>
                <w:sz w:val="20"/>
                <w:szCs w:val="20"/>
              </w:rPr>
              <w:t>위해서는</w:t>
            </w:r>
            <w:r w:rsidRPr="00910E93">
              <w:rPr>
                <w:rFonts w:cs="Times New Roman"/>
                <w:spacing w:val="-4"/>
                <w:sz w:val="20"/>
                <w:szCs w:val="20"/>
              </w:rPr>
              <w:t xml:space="preserve"> </w:t>
            </w:r>
            <w:r w:rsidRPr="00910E93">
              <w:rPr>
                <w:rFonts w:cs="Times New Roman"/>
                <w:spacing w:val="-4"/>
                <w:sz w:val="20"/>
                <w:szCs w:val="20"/>
              </w:rPr>
              <w:t>노조의</w:t>
            </w:r>
            <w:r w:rsidRPr="00910E93">
              <w:rPr>
                <w:rFonts w:cs="Times New Roman"/>
                <w:spacing w:val="-4"/>
                <w:sz w:val="20"/>
                <w:szCs w:val="20"/>
              </w:rPr>
              <w:t xml:space="preserve"> </w:t>
            </w:r>
            <w:r w:rsidRPr="00910E93">
              <w:rPr>
                <w:rFonts w:cs="Times New Roman"/>
                <w:spacing w:val="-4"/>
                <w:sz w:val="20"/>
                <w:szCs w:val="20"/>
              </w:rPr>
              <w:t>동의를</w:t>
            </w:r>
            <w:r w:rsidRPr="00910E93">
              <w:rPr>
                <w:rFonts w:cs="Times New Roman"/>
                <w:spacing w:val="-4"/>
                <w:sz w:val="20"/>
                <w:szCs w:val="20"/>
              </w:rPr>
              <w:t xml:space="preserve"> </w:t>
            </w:r>
            <w:r w:rsidRPr="00910E93">
              <w:rPr>
                <w:rFonts w:cs="Times New Roman"/>
                <w:spacing w:val="-4"/>
                <w:sz w:val="20"/>
                <w:szCs w:val="20"/>
              </w:rPr>
              <w:t>받아야</w:t>
            </w:r>
            <w:r w:rsidRPr="00910E93">
              <w:rPr>
                <w:rFonts w:cs="Times New Roman"/>
                <w:spacing w:val="-4"/>
                <w:sz w:val="20"/>
                <w:szCs w:val="20"/>
              </w:rPr>
              <w:t xml:space="preserve"> </w:t>
            </w:r>
            <w:r w:rsidRPr="00910E93">
              <w:rPr>
                <w:rFonts w:cs="Times New Roman"/>
                <w:spacing w:val="-4"/>
                <w:sz w:val="20"/>
                <w:szCs w:val="20"/>
              </w:rPr>
              <w:t>함</w:t>
            </w:r>
            <w:r w:rsidRPr="00910E93">
              <w:rPr>
                <w:rFonts w:cs="Times New Roman"/>
                <w:spacing w:val="-4"/>
                <w:sz w:val="20"/>
                <w:szCs w:val="20"/>
              </w:rPr>
              <w:t xml:space="preserve">. </w:t>
            </w:r>
            <w:r w:rsidRPr="00910E93">
              <w:rPr>
                <w:rFonts w:cs="Times New Roman"/>
                <w:spacing w:val="-4"/>
                <w:sz w:val="20"/>
                <w:szCs w:val="20"/>
              </w:rPr>
              <w:t>이</w:t>
            </w:r>
            <w:r w:rsidRPr="00910E93">
              <w:rPr>
                <w:rFonts w:cs="Times New Roman"/>
                <w:spacing w:val="-4"/>
                <w:sz w:val="20"/>
                <w:szCs w:val="20"/>
              </w:rPr>
              <w:t xml:space="preserve"> </w:t>
            </w:r>
            <w:r w:rsidRPr="00910E93">
              <w:rPr>
                <w:rFonts w:cs="Times New Roman"/>
                <w:spacing w:val="-4"/>
                <w:sz w:val="20"/>
                <w:szCs w:val="20"/>
              </w:rPr>
              <w:t>경우</w:t>
            </w:r>
            <w:r w:rsidRPr="00910E93">
              <w:rPr>
                <w:rFonts w:cs="Times New Roman"/>
                <w:spacing w:val="-4"/>
                <w:sz w:val="20"/>
                <w:szCs w:val="20"/>
              </w:rPr>
              <w:t xml:space="preserve"> </w:t>
            </w:r>
            <w:r w:rsidRPr="00910E93">
              <w:rPr>
                <w:rFonts w:cs="Times New Roman"/>
                <w:spacing w:val="-4"/>
                <w:sz w:val="20"/>
                <w:szCs w:val="20"/>
              </w:rPr>
              <w:t>회사가</w:t>
            </w:r>
            <w:r w:rsidRPr="00910E93">
              <w:rPr>
                <w:rFonts w:cs="Times New Roman"/>
                <w:spacing w:val="-4"/>
                <w:sz w:val="20"/>
                <w:szCs w:val="20"/>
              </w:rPr>
              <w:t xml:space="preserve"> </w:t>
            </w:r>
            <w:r w:rsidRPr="00910E93">
              <w:rPr>
                <w:rFonts w:cs="Times New Roman"/>
                <w:spacing w:val="-4"/>
                <w:sz w:val="20"/>
                <w:szCs w:val="20"/>
              </w:rPr>
              <w:t>경영상</w:t>
            </w:r>
            <w:r w:rsidRPr="00910E93">
              <w:rPr>
                <w:rFonts w:cs="Times New Roman"/>
                <w:spacing w:val="-4"/>
                <w:sz w:val="20"/>
                <w:szCs w:val="20"/>
              </w:rPr>
              <w:t xml:space="preserve"> </w:t>
            </w:r>
            <w:r w:rsidRPr="00910E93">
              <w:rPr>
                <w:rFonts w:cs="Times New Roman"/>
                <w:spacing w:val="-4"/>
                <w:sz w:val="20"/>
                <w:szCs w:val="20"/>
              </w:rPr>
              <w:t>필요에</w:t>
            </w:r>
            <w:r w:rsidRPr="00910E93">
              <w:rPr>
                <w:rFonts w:cs="Times New Roman"/>
                <w:spacing w:val="-4"/>
                <w:sz w:val="20"/>
                <w:szCs w:val="20"/>
              </w:rPr>
              <w:t xml:space="preserve"> </w:t>
            </w:r>
            <w:r w:rsidRPr="00910E93">
              <w:rPr>
                <w:rFonts w:cs="Times New Roman"/>
                <w:spacing w:val="-4"/>
                <w:sz w:val="20"/>
                <w:szCs w:val="20"/>
              </w:rPr>
              <w:t>따라</w:t>
            </w:r>
            <w:r w:rsidRPr="00910E93">
              <w:rPr>
                <w:rFonts w:cs="Times New Roman"/>
                <w:spacing w:val="-4"/>
                <w:sz w:val="20"/>
                <w:szCs w:val="20"/>
              </w:rPr>
              <w:t xml:space="preserve"> </w:t>
            </w:r>
            <w:r w:rsidRPr="00910E93">
              <w:rPr>
                <w:rFonts w:cs="Times New Roman"/>
                <w:spacing w:val="-4"/>
                <w:sz w:val="20"/>
                <w:szCs w:val="20"/>
              </w:rPr>
              <w:t>수수료</w:t>
            </w:r>
            <w:r w:rsidRPr="00910E93">
              <w:rPr>
                <w:rFonts w:cs="Times New Roman"/>
                <w:spacing w:val="-4"/>
                <w:sz w:val="20"/>
                <w:szCs w:val="20"/>
              </w:rPr>
              <w:t xml:space="preserve"> </w:t>
            </w:r>
            <w:r w:rsidRPr="00910E93">
              <w:rPr>
                <w:rFonts w:cs="Times New Roman"/>
                <w:spacing w:val="-4"/>
                <w:sz w:val="20"/>
                <w:szCs w:val="20"/>
              </w:rPr>
              <w:t>등을</w:t>
            </w:r>
            <w:r w:rsidRPr="00910E93">
              <w:rPr>
                <w:rFonts w:cs="Times New Roman"/>
                <w:spacing w:val="-4"/>
                <w:sz w:val="20"/>
                <w:szCs w:val="20"/>
              </w:rPr>
              <w:t xml:space="preserve"> </w:t>
            </w:r>
            <w:r w:rsidRPr="00910E93">
              <w:rPr>
                <w:rFonts w:cs="Times New Roman"/>
                <w:spacing w:val="-4"/>
                <w:sz w:val="20"/>
                <w:szCs w:val="20"/>
              </w:rPr>
              <w:t>변경하는데</w:t>
            </w:r>
            <w:r w:rsidRPr="00910E93">
              <w:rPr>
                <w:rFonts w:cs="Times New Roman"/>
                <w:spacing w:val="-4"/>
                <w:sz w:val="20"/>
                <w:szCs w:val="20"/>
              </w:rPr>
              <w:t xml:space="preserve"> </w:t>
            </w:r>
            <w:r w:rsidRPr="00910E93">
              <w:rPr>
                <w:rFonts w:cs="Times New Roman"/>
                <w:spacing w:val="-4"/>
                <w:sz w:val="20"/>
                <w:szCs w:val="20"/>
              </w:rPr>
              <w:t>제약이</w:t>
            </w:r>
            <w:r w:rsidRPr="00910E93">
              <w:rPr>
                <w:rFonts w:cs="Times New Roman"/>
                <w:spacing w:val="-4"/>
                <w:sz w:val="20"/>
                <w:szCs w:val="20"/>
              </w:rPr>
              <w:t xml:space="preserve"> </w:t>
            </w:r>
            <w:r w:rsidRPr="00910E93">
              <w:rPr>
                <w:rFonts w:cs="Times New Roman"/>
                <w:spacing w:val="-4"/>
                <w:sz w:val="20"/>
                <w:szCs w:val="20"/>
              </w:rPr>
              <w:t>생겨</w:t>
            </w:r>
            <w:r w:rsidRPr="00910E93">
              <w:rPr>
                <w:rFonts w:cs="Times New Roman"/>
                <w:spacing w:val="-4"/>
                <w:sz w:val="20"/>
                <w:szCs w:val="20"/>
              </w:rPr>
              <w:t xml:space="preserve"> </w:t>
            </w:r>
            <w:r w:rsidRPr="00910E93">
              <w:rPr>
                <w:rFonts w:cs="Times New Roman"/>
                <w:spacing w:val="-4"/>
                <w:sz w:val="20"/>
                <w:szCs w:val="20"/>
              </w:rPr>
              <w:t>유연한</w:t>
            </w:r>
            <w:r w:rsidRPr="00910E93">
              <w:rPr>
                <w:rFonts w:cs="Times New Roman"/>
                <w:spacing w:val="-4"/>
                <w:sz w:val="20"/>
                <w:szCs w:val="20"/>
              </w:rPr>
              <w:t xml:space="preserve"> </w:t>
            </w:r>
            <w:r w:rsidRPr="00910E93">
              <w:rPr>
                <w:rFonts w:cs="Times New Roman"/>
                <w:spacing w:val="-4"/>
                <w:sz w:val="20"/>
                <w:szCs w:val="20"/>
              </w:rPr>
              <w:t>시장상황</w:t>
            </w:r>
            <w:r w:rsidRPr="00910E93">
              <w:rPr>
                <w:rFonts w:cs="Times New Roman"/>
                <w:spacing w:val="-4"/>
                <w:sz w:val="20"/>
                <w:szCs w:val="20"/>
              </w:rPr>
              <w:t xml:space="preserve"> </w:t>
            </w:r>
            <w:r w:rsidRPr="00910E93">
              <w:rPr>
                <w:rFonts w:cs="Times New Roman"/>
                <w:spacing w:val="-4"/>
                <w:sz w:val="20"/>
                <w:szCs w:val="20"/>
              </w:rPr>
              <w:t>대응이</w:t>
            </w:r>
            <w:r w:rsidRPr="00910E93">
              <w:rPr>
                <w:rFonts w:cs="Times New Roman"/>
                <w:spacing w:val="-4"/>
                <w:sz w:val="20"/>
                <w:szCs w:val="20"/>
              </w:rPr>
              <w:t xml:space="preserve"> </w:t>
            </w:r>
            <w:r w:rsidRPr="00910E93">
              <w:rPr>
                <w:rFonts w:cs="Times New Roman"/>
                <w:spacing w:val="-4"/>
                <w:sz w:val="20"/>
                <w:szCs w:val="20"/>
              </w:rPr>
              <w:t>어려워질</w:t>
            </w:r>
            <w:r w:rsidRPr="00910E93">
              <w:rPr>
                <w:rFonts w:cs="Times New Roman"/>
                <w:spacing w:val="-4"/>
                <w:sz w:val="20"/>
                <w:szCs w:val="20"/>
              </w:rPr>
              <w:t xml:space="preserve"> </w:t>
            </w:r>
            <w:r w:rsidRPr="00910E93">
              <w:rPr>
                <w:rFonts w:cs="Times New Roman"/>
                <w:spacing w:val="-4"/>
                <w:sz w:val="20"/>
                <w:szCs w:val="20"/>
              </w:rPr>
              <w:t>수</w:t>
            </w:r>
            <w:r w:rsidRPr="00910E93">
              <w:rPr>
                <w:rFonts w:cs="Times New Roman"/>
                <w:spacing w:val="-4"/>
                <w:sz w:val="20"/>
                <w:szCs w:val="20"/>
              </w:rPr>
              <w:t xml:space="preserve"> </w:t>
            </w:r>
            <w:r w:rsidRPr="00910E93">
              <w:rPr>
                <w:rFonts w:cs="Times New Roman"/>
                <w:spacing w:val="-4"/>
                <w:sz w:val="20"/>
                <w:szCs w:val="20"/>
              </w:rPr>
              <w:t>있음</w:t>
            </w:r>
            <w:r w:rsidRPr="00910E93">
              <w:rPr>
                <w:rFonts w:cs="Times New Roman"/>
                <w:spacing w:val="-4"/>
                <w:sz w:val="20"/>
                <w:szCs w:val="20"/>
              </w:rPr>
              <w:t>.</w:t>
            </w:r>
          </w:p>
          <w:p w14:paraId="1D6E6FDC" w14:textId="77777777" w:rsidR="005335C7" w:rsidRPr="009A2958" w:rsidRDefault="005335C7" w:rsidP="005335C7">
            <w:pPr>
              <w:pStyle w:val="a8"/>
              <w:widowControl/>
              <w:numPr>
                <w:ilvl w:val="0"/>
                <w:numId w:val="3"/>
              </w:numPr>
              <w:spacing w:before="40" w:after="80" w:line="276" w:lineRule="auto"/>
              <w:ind w:left="568" w:hanging="284"/>
              <w:rPr>
                <w:rFonts w:cs="Times New Roman"/>
                <w:sz w:val="20"/>
                <w:szCs w:val="20"/>
              </w:rPr>
            </w:pPr>
            <w:r w:rsidRPr="009A2958">
              <w:rPr>
                <w:rFonts w:cs="Times New Roman"/>
                <w:sz w:val="20"/>
                <w:szCs w:val="20"/>
              </w:rPr>
              <w:t>조합원인</w:t>
            </w:r>
            <w:r w:rsidRPr="009A2958">
              <w:rPr>
                <w:rFonts w:cs="Times New Roman"/>
                <w:sz w:val="20"/>
                <w:szCs w:val="20"/>
              </w:rPr>
              <w:t xml:space="preserve"> </w:t>
            </w:r>
            <w:r w:rsidRPr="009A2958">
              <w:rPr>
                <w:rFonts w:cs="Times New Roman"/>
                <w:sz w:val="20"/>
                <w:szCs w:val="20"/>
              </w:rPr>
              <w:t>근로자와</w:t>
            </w:r>
            <w:r w:rsidRPr="009A2958">
              <w:rPr>
                <w:rFonts w:cs="Times New Roman"/>
                <w:sz w:val="20"/>
                <w:szCs w:val="20"/>
              </w:rPr>
              <w:t xml:space="preserve"> </w:t>
            </w:r>
            <w:r w:rsidRPr="009A2958">
              <w:rPr>
                <w:rFonts w:cs="Times New Roman"/>
                <w:sz w:val="20"/>
                <w:szCs w:val="20"/>
              </w:rPr>
              <w:t>계약을</w:t>
            </w:r>
            <w:r w:rsidRPr="009A2958">
              <w:rPr>
                <w:rFonts w:cs="Times New Roman"/>
                <w:sz w:val="20"/>
                <w:szCs w:val="20"/>
              </w:rPr>
              <w:t xml:space="preserve"> </w:t>
            </w:r>
            <w:r w:rsidRPr="009A2958">
              <w:rPr>
                <w:rFonts w:cs="Times New Roman"/>
                <w:sz w:val="20"/>
                <w:szCs w:val="20"/>
              </w:rPr>
              <w:t>해지할</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조합원이라는</w:t>
            </w:r>
            <w:r w:rsidRPr="009A2958">
              <w:rPr>
                <w:rFonts w:cs="Times New Roman"/>
                <w:sz w:val="20"/>
                <w:szCs w:val="20"/>
              </w:rPr>
              <w:t xml:space="preserve"> </w:t>
            </w:r>
            <w:r w:rsidRPr="009A2958">
              <w:rPr>
                <w:rFonts w:cs="Times New Roman"/>
                <w:sz w:val="20"/>
                <w:szCs w:val="20"/>
              </w:rPr>
              <w:t>이유로</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조합활동을</w:t>
            </w:r>
            <w:r w:rsidRPr="009A2958">
              <w:rPr>
                <w:rFonts w:cs="Times New Roman"/>
                <w:sz w:val="20"/>
                <w:szCs w:val="20"/>
              </w:rPr>
              <w:t xml:space="preserve"> </w:t>
            </w:r>
            <w:r w:rsidRPr="009A2958">
              <w:rPr>
                <w:rFonts w:cs="Times New Roman"/>
                <w:sz w:val="20"/>
                <w:szCs w:val="20"/>
              </w:rPr>
              <w:t>하였다는</w:t>
            </w:r>
            <w:r w:rsidRPr="009A2958">
              <w:rPr>
                <w:rFonts w:cs="Times New Roman"/>
                <w:sz w:val="20"/>
                <w:szCs w:val="20"/>
              </w:rPr>
              <w:t xml:space="preserve"> </w:t>
            </w:r>
            <w:r w:rsidRPr="009A2958">
              <w:rPr>
                <w:rFonts w:cs="Times New Roman"/>
                <w:sz w:val="20"/>
                <w:szCs w:val="20"/>
              </w:rPr>
              <w:t>이유로</w:t>
            </w:r>
            <w:r w:rsidRPr="009A2958">
              <w:rPr>
                <w:rFonts w:cs="Times New Roman"/>
                <w:sz w:val="20"/>
                <w:szCs w:val="20"/>
              </w:rPr>
              <w:t xml:space="preserve"> </w:t>
            </w:r>
            <w:r w:rsidRPr="009A2958">
              <w:rPr>
                <w:rFonts w:cs="Times New Roman"/>
                <w:sz w:val="20"/>
                <w:szCs w:val="20"/>
              </w:rPr>
              <w:t>계약을</w:t>
            </w:r>
            <w:r w:rsidRPr="009A2958">
              <w:rPr>
                <w:rFonts w:cs="Times New Roman"/>
                <w:sz w:val="20"/>
                <w:szCs w:val="20"/>
              </w:rPr>
              <w:t xml:space="preserve"> </w:t>
            </w:r>
            <w:r w:rsidRPr="009A2958">
              <w:rPr>
                <w:rFonts w:cs="Times New Roman"/>
                <w:sz w:val="20"/>
                <w:szCs w:val="20"/>
              </w:rPr>
              <w:t>부당하게</w:t>
            </w:r>
            <w:r w:rsidRPr="009A2958">
              <w:rPr>
                <w:rFonts w:cs="Times New Roman"/>
                <w:sz w:val="20"/>
                <w:szCs w:val="20"/>
              </w:rPr>
              <w:t xml:space="preserve"> </w:t>
            </w:r>
            <w:r w:rsidRPr="009A2958">
              <w:rPr>
                <w:rFonts w:cs="Times New Roman"/>
                <w:sz w:val="20"/>
                <w:szCs w:val="20"/>
              </w:rPr>
              <w:t>해지하였다는</w:t>
            </w:r>
            <w:r w:rsidRPr="009A2958">
              <w:rPr>
                <w:rFonts w:cs="Times New Roman"/>
                <w:sz w:val="20"/>
                <w:szCs w:val="20"/>
              </w:rPr>
              <w:t xml:space="preserve"> </w:t>
            </w:r>
            <w:r w:rsidRPr="009A2958">
              <w:rPr>
                <w:rFonts w:cs="Times New Roman"/>
                <w:sz w:val="20"/>
                <w:szCs w:val="20"/>
              </w:rPr>
              <w:t>취지의</w:t>
            </w:r>
            <w:r w:rsidRPr="009A2958">
              <w:rPr>
                <w:rFonts w:cs="Times New Roman"/>
                <w:sz w:val="20"/>
                <w:szCs w:val="20"/>
              </w:rPr>
              <w:t xml:space="preserve"> </w:t>
            </w:r>
            <w:r w:rsidRPr="009A2958">
              <w:rPr>
                <w:rFonts w:cs="Times New Roman"/>
                <w:sz w:val="20"/>
                <w:szCs w:val="20"/>
              </w:rPr>
              <w:t>이의제기를</w:t>
            </w:r>
            <w:r w:rsidRPr="009A2958">
              <w:rPr>
                <w:rFonts w:cs="Times New Roman"/>
                <w:sz w:val="20"/>
                <w:szCs w:val="20"/>
              </w:rPr>
              <w:t xml:space="preserve"> </w:t>
            </w:r>
            <w:r w:rsidRPr="009A2958">
              <w:rPr>
                <w:rFonts w:cs="Times New Roman"/>
                <w:sz w:val="20"/>
                <w:szCs w:val="20"/>
              </w:rPr>
              <w:t>받을</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있고</w:t>
            </w:r>
            <w:r w:rsidRPr="009A2958">
              <w:rPr>
                <w:rFonts w:cs="Times New Roman"/>
                <w:sz w:val="20"/>
                <w:szCs w:val="20"/>
              </w:rPr>
              <w:t xml:space="preserve">, </w:t>
            </w:r>
            <w:r w:rsidRPr="009A2958">
              <w:rPr>
                <w:rFonts w:cs="Times New Roman"/>
                <w:sz w:val="20"/>
                <w:szCs w:val="20"/>
              </w:rPr>
              <w:t>이는</w:t>
            </w:r>
            <w:r w:rsidRPr="009A2958">
              <w:rPr>
                <w:rFonts w:cs="Times New Roman"/>
                <w:sz w:val="20"/>
                <w:szCs w:val="20"/>
              </w:rPr>
              <w:t xml:space="preserve"> </w:t>
            </w:r>
            <w:r w:rsidRPr="009A2958">
              <w:rPr>
                <w:rFonts w:cs="Times New Roman"/>
                <w:sz w:val="20"/>
                <w:szCs w:val="20"/>
              </w:rPr>
              <w:t>불이익취급</w:t>
            </w:r>
            <w:r w:rsidRPr="009A2958">
              <w:rPr>
                <w:rFonts w:cs="Times New Roman"/>
                <w:sz w:val="20"/>
                <w:szCs w:val="20"/>
              </w:rPr>
              <w:t xml:space="preserve"> </w:t>
            </w:r>
            <w:r w:rsidRPr="009A2958">
              <w:rPr>
                <w:rFonts w:cs="Times New Roman"/>
                <w:sz w:val="20"/>
                <w:szCs w:val="20"/>
              </w:rPr>
              <w:t>부당노동행위</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지배개입</w:t>
            </w:r>
            <w:r w:rsidRPr="009A2958">
              <w:rPr>
                <w:rFonts w:cs="Times New Roman"/>
                <w:sz w:val="20"/>
                <w:szCs w:val="20"/>
              </w:rPr>
              <w:t xml:space="preserve"> </w:t>
            </w:r>
            <w:r w:rsidRPr="009A2958">
              <w:rPr>
                <w:rFonts w:cs="Times New Roman"/>
                <w:sz w:val="20"/>
                <w:szCs w:val="20"/>
              </w:rPr>
              <w:t>부당노동행위에</w:t>
            </w:r>
            <w:r w:rsidRPr="009A2958">
              <w:rPr>
                <w:rFonts w:cs="Times New Roman"/>
                <w:sz w:val="20"/>
                <w:szCs w:val="20"/>
              </w:rPr>
              <w:t xml:space="preserve"> </w:t>
            </w:r>
            <w:r w:rsidRPr="009A2958">
              <w:rPr>
                <w:rFonts w:cs="Times New Roman"/>
                <w:sz w:val="20"/>
                <w:szCs w:val="20"/>
              </w:rPr>
              <w:t>해당하여</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대표이사</w:t>
            </w:r>
            <w:r w:rsidRPr="009A2958">
              <w:rPr>
                <w:rFonts w:cs="Times New Roman"/>
                <w:sz w:val="20"/>
                <w:szCs w:val="20"/>
              </w:rPr>
              <w:t xml:space="preserve"> </w:t>
            </w:r>
            <w:r w:rsidRPr="009A2958">
              <w:rPr>
                <w:rFonts w:cs="Times New Roman"/>
                <w:sz w:val="20"/>
                <w:szCs w:val="20"/>
              </w:rPr>
              <w:t>등이</w:t>
            </w:r>
            <w:r w:rsidRPr="009A2958">
              <w:rPr>
                <w:rFonts w:cs="Times New Roman"/>
                <w:sz w:val="20"/>
                <w:szCs w:val="20"/>
              </w:rPr>
              <w:t xml:space="preserve"> </w:t>
            </w:r>
            <w:r w:rsidRPr="009A2958">
              <w:rPr>
                <w:rFonts w:cs="Times New Roman"/>
                <w:sz w:val="20"/>
                <w:szCs w:val="20"/>
              </w:rPr>
              <w:t>형사책임</w:t>
            </w:r>
            <w:r w:rsidRPr="009A2958">
              <w:rPr>
                <w:rFonts w:cs="Times New Roman"/>
                <w:sz w:val="20"/>
                <w:szCs w:val="20"/>
              </w:rPr>
              <w:t>(2</w:t>
            </w:r>
            <w:r w:rsidRPr="009A2958">
              <w:rPr>
                <w:rFonts w:cs="Times New Roman"/>
                <w:sz w:val="20"/>
                <w:szCs w:val="20"/>
              </w:rPr>
              <w:t>년</w:t>
            </w:r>
            <w:r w:rsidRPr="009A2958">
              <w:rPr>
                <w:rFonts w:cs="Times New Roman"/>
                <w:sz w:val="20"/>
                <w:szCs w:val="20"/>
              </w:rPr>
              <w:t xml:space="preserve"> </w:t>
            </w:r>
            <w:r w:rsidRPr="009A2958">
              <w:rPr>
                <w:rFonts w:cs="Times New Roman"/>
                <w:sz w:val="20"/>
                <w:szCs w:val="20"/>
              </w:rPr>
              <w:t>이하의</w:t>
            </w:r>
            <w:r w:rsidRPr="009A2958">
              <w:rPr>
                <w:rFonts w:cs="Times New Roman"/>
                <w:sz w:val="20"/>
                <w:szCs w:val="20"/>
              </w:rPr>
              <w:t xml:space="preserve"> </w:t>
            </w:r>
            <w:r w:rsidRPr="009A2958">
              <w:rPr>
                <w:rFonts w:cs="Times New Roman"/>
                <w:sz w:val="20"/>
                <w:szCs w:val="20"/>
              </w:rPr>
              <w:t>징역</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2</w:t>
            </w:r>
            <w:r w:rsidRPr="009A2958">
              <w:rPr>
                <w:rFonts w:cs="Times New Roman"/>
                <w:sz w:val="20"/>
                <w:szCs w:val="20"/>
              </w:rPr>
              <w:t>천만원</w:t>
            </w:r>
            <w:r w:rsidRPr="009A2958">
              <w:rPr>
                <w:rFonts w:cs="Times New Roman"/>
                <w:sz w:val="20"/>
                <w:szCs w:val="20"/>
              </w:rPr>
              <w:t xml:space="preserve"> </w:t>
            </w:r>
            <w:r w:rsidRPr="009A2958">
              <w:rPr>
                <w:rFonts w:cs="Times New Roman"/>
                <w:sz w:val="20"/>
                <w:szCs w:val="20"/>
              </w:rPr>
              <w:t>이하의</w:t>
            </w:r>
            <w:r w:rsidRPr="009A2958">
              <w:rPr>
                <w:rFonts w:cs="Times New Roman"/>
                <w:sz w:val="20"/>
                <w:szCs w:val="20"/>
              </w:rPr>
              <w:t xml:space="preserve"> </w:t>
            </w:r>
            <w:r w:rsidRPr="009A2958">
              <w:rPr>
                <w:rFonts w:cs="Times New Roman"/>
                <w:sz w:val="20"/>
                <w:szCs w:val="20"/>
              </w:rPr>
              <w:t>벌금</w:t>
            </w:r>
            <w:r w:rsidRPr="009A2958">
              <w:rPr>
                <w:rFonts w:cs="Times New Roman"/>
                <w:sz w:val="20"/>
                <w:szCs w:val="20"/>
              </w:rPr>
              <w:t>)</w:t>
            </w:r>
            <w:r w:rsidRPr="009A2958">
              <w:rPr>
                <w:rFonts w:cs="Times New Roman"/>
                <w:sz w:val="20"/>
                <w:szCs w:val="20"/>
              </w:rPr>
              <w:t>을</w:t>
            </w:r>
            <w:r w:rsidRPr="009A2958">
              <w:rPr>
                <w:rFonts w:cs="Times New Roman"/>
                <w:sz w:val="20"/>
                <w:szCs w:val="20"/>
              </w:rPr>
              <w:t xml:space="preserve"> </w:t>
            </w:r>
            <w:r w:rsidRPr="009A2958">
              <w:rPr>
                <w:rFonts w:cs="Times New Roman"/>
                <w:sz w:val="20"/>
                <w:szCs w:val="20"/>
              </w:rPr>
              <w:t>부담하게</w:t>
            </w:r>
            <w:r w:rsidRPr="009A2958">
              <w:rPr>
                <w:rFonts w:cs="Times New Roman"/>
                <w:sz w:val="20"/>
                <w:szCs w:val="20"/>
              </w:rPr>
              <w:t xml:space="preserve"> </w:t>
            </w:r>
            <w:r w:rsidRPr="009A2958">
              <w:rPr>
                <w:rFonts w:cs="Times New Roman"/>
                <w:sz w:val="20"/>
                <w:szCs w:val="20"/>
              </w:rPr>
              <w:t>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Pr>
                <w:rFonts w:cs="Times New Roman" w:hint="eastAsia"/>
                <w:sz w:val="20"/>
                <w:szCs w:val="20"/>
              </w:rPr>
              <w:t>.</w:t>
            </w:r>
          </w:p>
        </w:tc>
        <w:tc>
          <w:tcPr>
            <w:tcW w:w="27" w:type="pct"/>
            <w:tcBorders>
              <w:top w:val="nil"/>
              <w:bottom w:val="nil"/>
            </w:tcBorders>
          </w:tcPr>
          <w:p w14:paraId="30C60046"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37053D7F"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해당사항</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tc>
      </w:tr>
      <w:tr w:rsidR="005335C7" w:rsidRPr="009A2958" w14:paraId="28A9A17A" w14:textId="77777777" w:rsidTr="00061A1F">
        <w:trPr>
          <w:trHeight w:val="132"/>
        </w:trPr>
        <w:tc>
          <w:tcPr>
            <w:tcW w:w="619" w:type="pct"/>
          </w:tcPr>
          <w:p w14:paraId="658AB9EC" w14:textId="2A8A584A" w:rsidR="005335C7" w:rsidRPr="00250EEB" w:rsidRDefault="005335C7" w:rsidP="00F238B2">
            <w:pPr>
              <w:widowControl/>
              <w:spacing w:before="40" w:after="120" w:line="276" w:lineRule="auto"/>
              <w:jc w:val="center"/>
              <w:outlineLvl w:val="0"/>
              <w:rPr>
                <w:rFonts w:cs="Times New Roman"/>
                <w:b/>
                <w:color w:val="404040" w:themeColor="text1" w:themeTint="BF"/>
                <w:kern w:val="0"/>
                <w:sz w:val="20"/>
                <w:szCs w:val="20"/>
              </w:rPr>
            </w:pPr>
            <w:bookmarkStart w:id="114" w:name="_Toc108480430"/>
            <w:bookmarkStart w:id="115" w:name="_Toc108512986"/>
            <w:r w:rsidRPr="00250EEB">
              <w:rPr>
                <w:rFonts w:cs="Times New Roman"/>
                <w:b/>
                <w:color w:val="404040" w:themeColor="text1" w:themeTint="BF"/>
                <w:kern w:val="0"/>
                <w:sz w:val="20"/>
                <w:szCs w:val="20"/>
              </w:rPr>
              <w:lastRenderedPageBreak/>
              <w:t>대리기사의</w:t>
            </w:r>
            <w:r>
              <w:rPr>
                <w:rFonts w:cs="Times New Roman"/>
                <w:b/>
                <w:color w:val="404040" w:themeColor="text1" w:themeTint="BF"/>
                <w:kern w:val="0"/>
                <w:sz w:val="20"/>
                <w:szCs w:val="20"/>
              </w:rPr>
              <w:br/>
            </w:r>
            <w:r w:rsidRPr="00250EEB">
              <w:rPr>
                <w:rFonts w:cs="Times New Roman"/>
                <w:b/>
                <w:color w:val="404040" w:themeColor="text1" w:themeTint="BF"/>
                <w:kern w:val="0"/>
                <w:sz w:val="20"/>
                <w:szCs w:val="20"/>
              </w:rPr>
              <w:t>근로기준법상</w:t>
            </w:r>
            <w:r>
              <w:rPr>
                <w:rFonts w:cs="Times New Roman"/>
                <w:b/>
                <w:color w:val="404040" w:themeColor="text1" w:themeTint="BF"/>
                <w:kern w:val="0"/>
                <w:sz w:val="20"/>
                <w:szCs w:val="20"/>
              </w:rPr>
              <w:br/>
            </w:r>
            <w:r w:rsidRPr="00250EEB">
              <w:rPr>
                <w:rFonts w:cs="Times New Roman"/>
                <w:b/>
                <w:color w:val="404040" w:themeColor="text1" w:themeTint="BF"/>
                <w:kern w:val="0"/>
                <w:sz w:val="20"/>
                <w:szCs w:val="20"/>
              </w:rPr>
              <w:t>근로자성</w:t>
            </w:r>
            <w:bookmarkEnd w:id="114"/>
            <w:bookmarkEnd w:id="115"/>
          </w:p>
        </w:tc>
        <w:tc>
          <w:tcPr>
            <w:tcW w:w="26" w:type="pct"/>
            <w:tcBorders>
              <w:top w:val="nil"/>
              <w:bottom w:val="nil"/>
            </w:tcBorders>
          </w:tcPr>
          <w:p w14:paraId="160B8527"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52FFEAA8" w14:textId="0675FD6C" w:rsidR="005335C7"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노동조합법상</w:t>
            </w:r>
            <w:r w:rsidRPr="009A2958">
              <w:rPr>
                <w:rFonts w:cs="Times New Roman"/>
                <w:sz w:val="20"/>
                <w:szCs w:val="20"/>
              </w:rPr>
              <w:t xml:space="preserve"> </w:t>
            </w:r>
            <w:r w:rsidRPr="009A2958">
              <w:rPr>
                <w:rFonts w:cs="Times New Roman"/>
                <w:sz w:val="20"/>
                <w:szCs w:val="20"/>
              </w:rPr>
              <w:t>근로자성에</w:t>
            </w:r>
            <w:r w:rsidRPr="009A2958">
              <w:rPr>
                <w:rFonts w:cs="Times New Roman"/>
                <w:sz w:val="20"/>
                <w:szCs w:val="20"/>
              </w:rPr>
              <w:t xml:space="preserve"> </w:t>
            </w:r>
            <w:r w:rsidRPr="009A2958">
              <w:rPr>
                <w:rFonts w:cs="Times New Roman"/>
                <w:sz w:val="20"/>
                <w:szCs w:val="20"/>
              </w:rPr>
              <w:t>관한</w:t>
            </w:r>
            <w:r w:rsidRPr="009A2958">
              <w:rPr>
                <w:rFonts w:cs="Times New Roman"/>
                <w:sz w:val="20"/>
                <w:szCs w:val="20"/>
              </w:rPr>
              <w:t xml:space="preserve"> </w:t>
            </w:r>
            <w:r w:rsidRPr="009A2958">
              <w:rPr>
                <w:rFonts w:cs="Times New Roman"/>
                <w:sz w:val="20"/>
                <w:szCs w:val="20"/>
              </w:rPr>
              <w:t>노동위원회</w:t>
            </w:r>
            <w:r w:rsidRPr="009A2958">
              <w:rPr>
                <w:rFonts w:cs="Times New Roman"/>
                <w:sz w:val="20"/>
                <w:szCs w:val="20"/>
              </w:rPr>
              <w:t xml:space="preserve"> </w:t>
            </w:r>
            <w:r w:rsidRPr="009A2958">
              <w:rPr>
                <w:rFonts w:cs="Times New Roman"/>
                <w:sz w:val="20"/>
                <w:szCs w:val="20"/>
              </w:rPr>
              <w:t>결정문에</w:t>
            </w:r>
            <w:r w:rsidRPr="009A2958">
              <w:rPr>
                <w:rFonts w:cs="Times New Roman"/>
                <w:sz w:val="20"/>
                <w:szCs w:val="20"/>
              </w:rPr>
              <w:t xml:space="preserve"> </w:t>
            </w:r>
            <w:r w:rsidRPr="009A2958">
              <w:rPr>
                <w:rFonts w:cs="Times New Roman"/>
                <w:sz w:val="20"/>
                <w:szCs w:val="20"/>
              </w:rPr>
              <w:t>의하면</w:t>
            </w:r>
            <w:r w:rsidRPr="009A2958">
              <w:rPr>
                <w:rFonts w:cs="Times New Roman"/>
                <w:sz w:val="20"/>
                <w:szCs w:val="20"/>
              </w:rPr>
              <w:t>, 2020</w:t>
            </w:r>
            <w:r w:rsidRPr="009A2958">
              <w:rPr>
                <w:rFonts w:cs="Times New Roman"/>
                <w:sz w:val="20"/>
                <w:szCs w:val="20"/>
              </w:rPr>
              <w:t>년</w:t>
            </w:r>
            <w:r w:rsidRPr="009A2958">
              <w:rPr>
                <w:rFonts w:cs="Times New Roman"/>
                <w:sz w:val="20"/>
                <w:szCs w:val="20"/>
              </w:rPr>
              <w:t xml:space="preserve"> 5</w:t>
            </w:r>
            <w:r w:rsidRPr="009A2958">
              <w:rPr>
                <w:rFonts w:cs="Times New Roman"/>
                <w:sz w:val="20"/>
                <w:szCs w:val="20"/>
              </w:rPr>
              <w:t>월을</w:t>
            </w:r>
            <w:r w:rsidRPr="009A2958">
              <w:rPr>
                <w:rFonts w:cs="Times New Roman"/>
                <w:sz w:val="20"/>
                <w:szCs w:val="20"/>
              </w:rPr>
              <w:t xml:space="preserve"> </w:t>
            </w:r>
            <w:r w:rsidRPr="009A2958">
              <w:rPr>
                <w:rFonts w:cs="Times New Roman"/>
                <w:sz w:val="20"/>
                <w:szCs w:val="20"/>
              </w:rPr>
              <w:t>기준으로</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T </w:t>
            </w:r>
            <w:r w:rsidRPr="009A2958">
              <w:rPr>
                <w:rFonts w:cs="Times New Roman"/>
                <w:sz w:val="20"/>
                <w:szCs w:val="20"/>
              </w:rPr>
              <w:t>앱을</w:t>
            </w:r>
            <w:r w:rsidRPr="009A2958">
              <w:rPr>
                <w:rFonts w:cs="Times New Roman"/>
                <w:sz w:val="20"/>
                <w:szCs w:val="20"/>
              </w:rPr>
              <w:t xml:space="preserve"> </w:t>
            </w:r>
            <w:r w:rsidRPr="009A2958">
              <w:rPr>
                <w:rFonts w:cs="Times New Roman"/>
                <w:sz w:val="20"/>
                <w:szCs w:val="20"/>
              </w:rPr>
              <w:t>이용하여</w:t>
            </w:r>
            <w:r w:rsidRPr="009A2958">
              <w:rPr>
                <w:rFonts w:cs="Times New Roman"/>
                <w:sz w:val="20"/>
                <w:szCs w:val="20"/>
              </w:rPr>
              <w:t xml:space="preserve"> </w:t>
            </w:r>
            <w:r w:rsidRPr="009A2958">
              <w:rPr>
                <w:rFonts w:cs="Times New Roman"/>
                <w:sz w:val="20"/>
                <w:szCs w:val="20"/>
              </w:rPr>
              <w:t>대리운전</w:t>
            </w:r>
            <w:r w:rsidRPr="009A2958">
              <w:rPr>
                <w:rFonts w:cs="Times New Roman"/>
                <w:sz w:val="20"/>
                <w:szCs w:val="20"/>
              </w:rPr>
              <w:t xml:space="preserve"> </w:t>
            </w:r>
            <w:r w:rsidRPr="009A2958">
              <w:rPr>
                <w:rFonts w:cs="Times New Roman"/>
                <w:sz w:val="20"/>
                <w:szCs w:val="20"/>
              </w:rPr>
              <w:t>업무를</w:t>
            </w:r>
            <w:r w:rsidRPr="009A2958">
              <w:rPr>
                <w:rFonts w:cs="Times New Roman"/>
                <w:sz w:val="20"/>
                <w:szCs w:val="20"/>
              </w:rPr>
              <w:t xml:space="preserve"> </w:t>
            </w:r>
            <w:r w:rsidRPr="009A2958">
              <w:rPr>
                <w:rFonts w:cs="Times New Roman"/>
                <w:sz w:val="20"/>
                <w:szCs w:val="20"/>
              </w:rPr>
              <w:t>수행하는</w:t>
            </w:r>
            <w:r w:rsidRPr="009A2958">
              <w:rPr>
                <w:rFonts w:cs="Times New Roman"/>
                <w:sz w:val="20"/>
                <w:szCs w:val="20"/>
              </w:rPr>
              <w:t xml:space="preserve"> </w:t>
            </w: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수는</w:t>
            </w:r>
            <w:r w:rsidRPr="009A2958">
              <w:rPr>
                <w:rFonts w:cs="Times New Roman"/>
                <w:sz w:val="20"/>
                <w:szCs w:val="20"/>
              </w:rPr>
              <w:t xml:space="preserve"> </w:t>
            </w:r>
            <w:r w:rsidRPr="009A2958">
              <w:rPr>
                <w:rFonts w:cs="Times New Roman"/>
                <w:sz w:val="20"/>
                <w:szCs w:val="20"/>
              </w:rPr>
              <w:t>총</w:t>
            </w:r>
            <w:r w:rsidRPr="009A2958">
              <w:rPr>
                <w:rFonts w:cs="Times New Roman"/>
                <w:sz w:val="20"/>
                <w:szCs w:val="20"/>
              </w:rPr>
              <w:t xml:space="preserve"> 50,866</w:t>
            </w:r>
            <w:r w:rsidRPr="009A2958">
              <w:rPr>
                <w:rFonts w:cs="Times New Roman"/>
                <w:sz w:val="20"/>
                <w:szCs w:val="20"/>
              </w:rPr>
              <w:t>명임</w:t>
            </w:r>
            <w:r w:rsidRPr="009A2958">
              <w:rPr>
                <w:rFonts w:cs="Times New Roman"/>
                <w:sz w:val="20"/>
                <w:szCs w:val="20"/>
              </w:rPr>
              <w:t>.</w:t>
            </w:r>
          </w:p>
          <w:p w14:paraId="7787C08B" w14:textId="43C3A42B" w:rsidR="00120EC1" w:rsidRPr="00120EC1" w:rsidRDefault="00120EC1" w:rsidP="008D6327">
            <w:pPr>
              <w:pStyle w:val="a8"/>
              <w:widowControl/>
              <w:numPr>
                <w:ilvl w:val="0"/>
                <w:numId w:val="2"/>
              </w:numPr>
              <w:spacing w:before="40" w:after="120" w:line="276" w:lineRule="auto"/>
              <w:rPr>
                <w:rFonts w:cs="Times New Roman"/>
                <w:sz w:val="20"/>
                <w:szCs w:val="20"/>
              </w:rPr>
            </w:pPr>
            <w:r w:rsidRPr="00120EC1">
              <w:rPr>
                <w:rFonts w:cs="Times New Roman" w:hint="eastAsia"/>
                <w:sz w:val="20"/>
                <w:szCs w:val="20"/>
              </w:rPr>
              <w:t>한편</w:t>
            </w:r>
            <w:r w:rsidRPr="00120EC1">
              <w:rPr>
                <w:rFonts w:cs="Times New Roman" w:hint="eastAsia"/>
                <w:sz w:val="20"/>
                <w:szCs w:val="20"/>
              </w:rPr>
              <w:t>,</w:t>
            </w:r>
            <w:r w:rsidRPr="00120EC1">
              <w:rPr>
                <w:rFonts w:cs="Times New Roman"/>
                <w:sz w:val="20"/>
                <w:szCs w:val="20"/>
              </w:rPr>
              <w:t xml:space="preserve"> </w:t>
            </w:r>
            <w:r w:rsidRPr="00120EC1">
              <w:rPr>
                <w:rFonts w:cs="Times New Roman" w:hint="eastAsia"/>
                <w:sz w:val="20"/>
                <w:szCs w:val="20"/>
              </w:rPr>
              <w:t>대상회사의</w:t>
            </w:r>
            <w:r w:rsidRPr="00120EC1">
              <w:rPr>
                <w:rFonts w:cs="Times New Roman"/>
                <w:sz w:val="20"/>
                <w:szCs w:val="20"/>
              </w:rPr>
              <w:t xml:space="preserve"> </w:t>
            </w:r>
            <w:r w:rsidRPr="00120EC1">
              <w:rPr>
                <w:rFonts w:cs="Times New Roman" w:hint="eastAsia"/>
                <w:sz w:val="20"/>
                <w:szCs w:val="20"/>
              </w:rPr>
              <w:t>프리미엄</w:t>
            </w:r>
            <w:r w:rsidRPr="00120EC1">
              <w:rPr>
                <w:rFonts w:cs="Times New Roman" w:hint="eastAsia"/>
                <w:sz w:val="20"/>
                <w:szCs w:val="20"/>
              </w:rPr>
              <w:t xml:space="preserve"> </w:t>
            </w:r>
            <w:r w:rsidRPr="00120EC1">
              <w:rPr>
                <w:rFonts w:cs="Times New Roman" w:hint="eastAsia"/>
                <w:sz w:val="20"/>
                <w:szCs w:val="20"/>
              </w:rPr>
              <w:t>대리기사의</w:t>
            </w:r>
            <w:r w:rsidRPr="00120EC1">
              <w:rPr>
                <w:rFonts w:cs="Times New Roman" w:hint="eastAsia"/>
                <w:sz w:val="20"/>
                <w:szCs w:val="20"/>
              </w:rPr>
              <w:t xml:space="preserve"> </w:t>
            </w:r>
            <w:r w:rsidRPr="00120EC1">
              <w:rPr>
                <w:rFonts w:cs="Times New Roman" w:hint="eastAsia"/>
                <w:sz w:val="20"/>
                <w:szCs w:val="20"/>
              </w:rPr>
              <w:t>경우</w:t>
            </w:r>
            <w:r w:rsidRPr="00120EC1">
              <w:rPr>
                <w:rFonts w:cs="Times New Roman" w:hint="eastAsia"/>
                <w:sz w:val="20"/>
                <w:szCs w:val="20"/>
              </w:rPr>
              <w:t xml:space="preserve"> </w:t>
            </w:r>
            <w:r>
              <w:rPr>
                <w:rFonts w:cs="Times New Roman" w:hint="eastAsia"/>
                <w:sz w:val="20"/>
                <w:szCs w:val="20"/>
              </w:rPr>
              <w:t>일반</w:t>
            </w:r>
            <w:r>
              <w:rPr>
                <w:rFonts w:cs="Times New Roman"/>
                <w:sz w:val="20"/>
                <w:szCs w:val="20"/>
              </w:rPr>
              <w:t xml:space="preserve"> </w:t>
            </w:r>
            <w:r>
              <w:rPr>
                <w:rFonts w:cs="Times New Roman" w:hint="eastAsia"/>
                <w:sz w:val="20"/>
                <w:szCs w:val="20"/>
              </w:rPr>
              <w:t>대리기사에</w:t>
            </w:r>
            <w:r>
              <w:rPr>
                <w:rFonts w:cs="Times New Roman" w:hint="eastAsia"/>
                <w:sz w:val="20"/>
                <w:szCs w:val="20"/>
              </w:rPr>
              <w:t xml:space="preserve"> </w:t>
            </w:r>
            <w:r>
              <w:rPr>
                <w:rFonts w:cs="Times New Roman" w:hint="eastAsia"/>
                <w:sz w:val="20"/>
                <w:szCs w:val="20"/>
              </w:rPr>
              <w:t>비하여</w:t>
            </w:r>
            <w:r>
              <w:rPr>
                <w:rFonts w:cs="Times New Roman" w:hint="eastAsia"/>
                <w:sz w:val="20"/>
                <w:szCs w:val="20"/>
              </w:rPr>
              <w:t xml:space="preserve"> </w:t>
            </w:r>
            <w:r>
              <w:rPr>
                <w:rFonts w:cs="Times New Roman"/>
                <w:sz w:val="20"/>
                <w:szCs w:val="20"/>
              </w:rPr>
              <w:t xml:space="preserve">(i) </w:t>
            </w:r>
            <w:r w:rsidRPr="00120EC1">
              <w:rPr>
                <w:rFonts w:cs="Times New Roman" w:hint="eastAsia"/>
                <w:sz w:val="20"/>
                <w:szCs w:val="20"/>
              </w:rPr>
              <w:t>서비스</w:t>
            </w:r>
            <w:r w:rsidRPr="00120EC1">
              <w:rPr>
                <w:rFonts w:cs="Times New Roman" w:hint="eastAsia"/>
                <w:sz w:val="20"/>
                <w:szCs w:val="20"/>
              </w:rPr>
              <w:t xml:space="preserve"> </w:t>
            </w:r>
            <w:r w:rsidRPr="00120EC1">
              <w:rPr>
                <w:rFonts w:cs="Times New Roman" w:hint="eastAsia"/>
                <w:sz w:val="20"/>
                <w:szCs w:val="20"/>
              </w:rPr>
              <w:t>특성상</w:t>
            </w:r>
            <w:r w:rsidRPr="00120EC1">
              <w:rPr>
                <w:rFonts w:cs="Times New Roman" w:hint="eastAsia"/>
                <w:sz w:val="20"/>
                <w:szCs w:val="20"/>
              </w:rPr>
              <w:t xml:space="preserve"> </w:t>
            </w:r>
            <w:r w:rsidRPr="00120EC1">
              <w:rPr>
                <w:rFonts w:cs="Times New Roman" w:hint="eastAsia"/>
                <w:sz w:val="20"/>
                <w:szCs w:val="20"/>
              </w:rPr>
              <w:t>별도의</w:t>
            </w:r>
            <w:r w:rsidRPr="00120EC1">
              <w:rPr>
                <w:rFonts w:cs="Times New Roman" w:hint="eastAsia"/>
                <w:sz w:val="20"/>
                <w:szCs w:val="20"/>
              </w:rPr>
              <w:t xml:space="preserve"> </w:t>
            </w:r>
            <w:r w:rsidRPr="00120EC1">
              <w:rPr>
                <w:rFonts w:cs="Times New Roman" w:hint="eastAsia"/>
                <w:sz w:val="20"/>
                <w:szCs w:val="20"/>
              </w:rPr>
              <w:t>모집</w:t>
            </w:r>
            <w:r w:rsidRPr="00120EC1">
              <w:rPr>
                <w:rFonts w:cs="Times New Roman" w:hint="eastAsia"/>
                <w:sz w:val="20"/>
                <w:szCs w:val="20"/>
              </w:rPr>
              <w:t xml:space="preserve"> </w:t>
            </w:r>
            <w:r w:rsidRPr="00120EC1">
              <w:rPr>
                <w:rFonts w:cs="Times New Roman" w:hint="eastAsia"/>
                <w:sz w:val="20"/>
                <w:szCs w:val="20"/>
              </w:rPr>
              <w:t>절차가</w:t>
            </w:r>
            <w:r w:rsidRPr="00120EC1">
              <w:rPr>
                <w:rFonts w:cs="Times New Roman" w:hint="eastAsia"/>
                <w:sz w:val="20"/>
                <w:szCs w:val="20"/>
              </w:rPr>
              <w:t xml:space="preserve"> </w:t>
            </w:r>
            <w:r w:rsidRPr="00120EC1">
              <w:rPr>
                <w:rFonts w:cs="Times New Roman" w:hint="eastAsia"/>
                <w:sz w:val="20"/>
                <w:szCs w:val="20"/>
              </w:rPr>
              <w:t>있는</w:t>
            </w:r>
            <w:r w:rsidRPr="00120EC1">
              <w:rPr>
                <w:rFonts w:cs="Times New Roman" w:hint="eastAsia"/>
                <w:sz w:val="20"/>
                <w:szCs w:val="20"/>
              </w:rPr>
              <w:t xml:space="preserve"> </w:t>
            </w:r>
            <w:r w:rsidRPr="00120EC1">
              <w:rPr>
                <w:rFonts w:cs="Times New Roman" w:hint="eastAsia"/>
                <w:sz w:val="20"/>
                <w:szCs w:val="20"/>
              </w:rPr>
              <w:t>점</w:t>
            </w:r>
            <w:r w:rsidRPr="00120EC1">
              <w:rPr>
                <w:rFonts w:cs="Times New Roman" w:hint="eastAsia"/>
                <w:sz w:val="20"/>
                <w:szCs w:val="20"/>
              </w:rPr>
              <w:t>,</w:t>
            </w:r>
            <w:r w:rsidRPr="00120EC1">
              <w:rPr>
                <w:rFonts w:cs="Times New Roman"/>
                <w:sz w:val="20"/>
                <w:szCs w:val="20"/>
              </w:rPr>
              <w:t xml:space="preserve"> </w:t>
            </w:r>
            <w:r>
              <w:rPr>
                <w:rFonts w:cs="Times New Roman"/>
                <w:sz w:val="20"/>
                <w:szCs w:val="20"/>
              </w:rPr>
              <w:t xml:space="preserve">(ii) </w:t>
            </w:r>
            <w:r w:rsidRPr="00120EC1">
              <w:rPr>
                <w:rFonts w:cs="Times New Roman" w:hint="eastAsia"/>
                <w:sz w:val="20"/>
                <w:szCs w:val="20"/>
              </w:rPr>
              <w:t>최초</w:t>
            </w:r>
            <w:r w:rsidRPr="00120EC1">
              <w:rPr>
                <w:rFonts w:cs="Times New Roman" w:hint="eastAsia"/>
                <w:sz w:val="20"/>
                <w:szCs w:val="20"/>
              </w:rPr>
              <w:t xml:space="preserve"> </w:t>
            </w:r>
            <w:r w:rsidRPr="00120EC1">
              <w:rPr>
                <w:rFonts w:cs="Times New Roman"/>
                <w:sz w:val="20"/>
                <w:szCs w:val="20"/>
              </w:rPr>
              <w:t>1</w:t>
            </w:r>
            <w:r w:rsidRPr="00120EC1">
              <w:rPr>
                <w:rFonts w:cs="Times New Roman" w:hint="eastAsia"/>
                <w:sz w:val="20"/>
                <w:szCs w:val="20"/>
              </w:rPr>
              <w:t>회의</w:t>
            </w:r>
            <w:r w:rsidRPr="00120EC1">
              <w:rPr>
                <w:rFonts w:cs="Times New Roman" w:hint="eastAsia"/>
                <w:sz w:val="20"/>
                <w:szCs w:val="20"/>
              </w:rPr>
              <w:t xml:space="preserve"> </w:t>
            </w:r>
            <w:r w:rsidRPr="00120EC1">
              <w:rPr>
                <w:rFonts w:cs="Times New Roman" w:hint="eastAsia"/>
                <w:sz w:val="20"/>
                <w:szCs w:val="20"/>
              </w:rPr>
              <w:t>전문</w:t>
            </w:r>
            <w:r w:rsidRPr="00120EC1">
              <w:rPr>
                <w:rFonts w:cs="Times New Roman" w:hint="eastAsia"/>
                <w:sz w:val="20"/>
                <w:szCs w:val="20"/>
              </w:rPr>
              <w:t xml:space="preserve"> </w:t>
            </w:r>
            <w:r w:rsidRPr="00120EC1">
              <w:rPr>
                <w:rFonts w:cs="Times New Roman" w:hint="eastAsia"/>
                <w:sz w:val="20"/>
                <w:szCs w:val="20"/>
              </w:rPr>
              <w:t>교육이</w:t>
            </w:r>
            <w:r w:rsidRPr="00120EC1">
              <w:rPr>
                <w:rFonts w:cs="Times New Roman" w:hint="eastAsia"/>
                <w:sz w:val="20"/>
                <w:szCs w:val="20"/>
              </w:rPr>
              <w:t xml:space="preserve"> </w:t>
            </w:r>
            <w:r w:rsidRPr="00120EC1">
              <w:rPr>
                <w:rFonts w:cs="Times New Roman" w:hint="eastAsia"/>
                <w:sz w:val="20"/>
                <w:szCs w:val="20"/>
              </w:rPr>
              <w:t>있는</w:t>
            </w:r>
            <w:r w:rsidRPr="00120EC1">
              <w:rPr>
                <w:rFonts w:cs="Times New Roman" w:hint="eastAsia"/>
                <w:sz w:val="20"/>
                <w:szCs w:val="20"/>
              </w:rPr>
              <w:t xml:space="preserve"> </w:t>
            </w:r>
            <w:r w:rsidRPr="00120EC1">
              <w:rPr>
                <w:rFonts w:cs="Times New Roman" w:hint="eastAsia"/>
                <w:sz w:val="20"/>
                <w:szCs w:val="20"/>
              </w:rPr>
              <w:t>점</w:t>
            </w:r>
            <w:r w:rsidRPr="00120EC1">
              <w:rPr>
                <w:rFonts w:cs="Times New Roman" w:hint="eastAsia"/>
                <w:sz w:val="20"/>
                <w:szCs w:val="20"/>
              </w:rPr>
              <w:t>,</w:t>
            </w:r>
            <w:r w:rsidRPr="00120EC1">
              <w:rPr>
                <w:rFonts w:cs="Times New Roman"/>
                <w:sz w:val="20"/>
                <w:szCs w:val="20"/>
              </w:rPr>
              <w:t xml:space="preserve"> </w:t>
            </w:r>
            <w:r>
              <w:rPr>
                <w:rFonts w:cs="Times New Roman"/>
                <w:sz w:val="20"/>
                <w:szCs w:val="20"/>
              </w:rPr>
              <w:t>(</w:t>
            </w:r>
            <w:r>
              <w:rPr>
                <w:rFonts w:cs="Times New Roman" w:hint="eastAsia"/>
                <w:sz w:val="20"/>
                <w:szCs w:val="20"/>
              </w:rPr>
              <w:t>iii)</w:t>
            </w:r>
            <w:r>
              <w:rPr>
                <w:rFonts w:cs="Times New Roman"/>
                <w:sz w:val="20"/>
                <w:szCs w:val="20"/>
              </w:rPr>
              <w:t xml:space="preserve"> </w:t>
            </w:r>
            <w:r w:rsidRPr="00120EC1">
              <w:rPr>
                <w:rFonts w:cs="Times New Roman" w:hint="eastAsia"/>
                <w:sz w:val="20"/>
                <w:szCs w:val="20"/>
              </w:rPr>
              <w:t>정장을</w:t>
            </w:r>
            <w:r w:rsidRPr="00120EC1">
              <w:rPr>
                <w:rFonts w:cs="Times New Roman" w:hint="eastAsia"/>
                <w:sz w:val="20"/>
                <w:szCs w:val="20"/>
              </w:rPr>
              <w:t xml:space="preserve"> </w:t>
            </w:r>
            <w:r w:rsidRPr="00120EC1">
              <w:rPr>
                <w:rFonts w:cs="Times New Roman" w:hint="eastAsia"/>
                <w:sz w:val="20"/>
                <w:szCs w:val="20"/>
              </w:rPr>
              <w:t>입고</w:t>
            </w:r>
            <w:r w:rsidRPr="00120EC1">
              <w:rPr>
                <w:rFonts w:cs="Times New Roman" w:hint="eastAsia"/>
                <w:sz w:val="20"/>
                <w:szCs w:val="20"/>
              </w:rPr>
              <w:t xml:space="preserve"> </w:t>
            </w:r>
            <w:r w:rsidRPr="00120EC1">
              <w:rPr>
                <w:rFonts w:cs="Times New Roman" w:hint="eastAsia"/>
                <w:sz w:val="20"/>
                <w:szCs w:val="20"/>
              </w:rPr>
              <w:t>업무를</w:t>
            </w:r>
            <w:r w:rsidRPr="00120EC1">
              <w:rPr>
                <w:rFonts w:cs="Times New Roman" w:hint="eastAsia"/>
                <w:sz w:val="20"/>
                <w:szCs w:val="20"/>
              </w:rPr>
              <w:t xml:space="preserve"> </w:t>
            </w:r>
            <w:r w:rsidRPr="00120EC1">
              <w:rPr>
                <w:rFonts w:cs="Times New Roman" w:hint="eastAsia"/>
                <w:sz w:val="20"/>
                <w:szCs w:val="20"/>
              </w:rPr>
              <w:t>수행하는</w:t>
            </w:r>
            <w:r w:rsidRPr="00120EC1">
              <w:rPr>
                <w:rFonts w:cs="Times New Roman" w:hint="eastAsia"/>
                <w:sz w:val="20"/>
                <w:szCs w:val="20"/>
              </w:rPr>
              <w:t xml:space="preserve"> </w:t>
            </w:r>
            <w:r w:rsidRPr="00120EC1">
              <w:rPr>
                <w:rFonts w:cs="Times New Roman" w:hint="eastAsia"/>
                <w:sz w:val="20"/>
                <w:szCs w:val="20"/>
              </w:rPr>
              <w:t>차이점이</w:t>
            </w:r>
            <w:r w:rsidRPr="00120EC1">
              <w:rPr>
                <w:rFonts w:cs="Times New Roman" w:hint="eastAsia"/>
                <w:sz w:val="20"/>
                <w:szCs w:val="20"/>
              </w:rPr>
              <w:t xml:space="preserve"> </w:t>
            </w:r>
            <w:r w:rsidRPr="00120EC1">
              <w:rPr>
                <w:rFonts w:cs="Times New Roman" w:hint="eastAsia"/>
                <w:sz w:val="20"/>
                <w:szCs w:val="20"/>
              </w:rPr>
              <w:t>있으나</w:t>
            </w:r>
            <w:r w:rsidRPr="00120EC1">
              <w:rPr>
                <w:rFonts w:cs="Times New Roman" w:hint="eastAsia"/>
                <w:sz w:val="20"/>
                <w:szCs w:val="20"/>
              </w:rPr>
              <w:t xml:space="preserve">, </w:t>
            </w:r>
            <w:r w:rsidRPr="00120EC1">
              <w:rPr>
                <w:rFonts w:cs="Times New Roman" w:hint="eastAsia"/>
                <w:sz w:val="20"/>
                <w:szCs w:val="20"/>
              </w:rPr>
              <w:t>그</w:t>
            </w:r>
            <w:r w:rsidRPr="00120EC1">
              <w:rPr>
                <w:rFonts w:cs="Times New Roman" w:hint="eastAsia"/>
                <w:sz w:val="20"/>
                <w:szCs w:val="20"/>
              </w:rPr>
              <w:t xml:space="preserve"> </w:t>
            </w:r>
            <w:r w:rsidRPr="00120EC1">
              <w:rPr>
                <w:rFonts w:cs="Times New Roman" w:hint="eastAsia"/>
                <w:sz w:val="20"/>
                <w:szCs w:val="20"/>
              </w:rPr>
              <w:t>외에</w:t>
            </w:r>
            <w:r w:rsidRPr="00120EC1">
              <w:rPr>
                <w:rFonts w:cs="Times New Roman" w:hint="eastAsia"/>
                <w:sz w:val="20"/>
                <w:szCs w:val="20"/>
              </w:rPr>
              <w:t xml:space="preserve"> </w:t>
            </w:r>
            <w:r w:rsidRPr="00120EC1">
              <w:rPr>
                <w:rFonts w:cs="Times New Roman" w:hint="eastAsia"/>
                <w:sz w:val="20"/>
                <w:szCs w:val="20"/>
              </w:rPr>
              <w:t>대리운전</w:t>
            </w:r>
            <w:r w:rsidRPr="00120EC1">
              <w:rPr>
                <w:rFonts w:cs="Times New Roman" w:hint="eastAsia"/>
                <w:sz w:val="20"/>
                <w:szCs w:val="20"/>
              </w:rPr>
              <w:t xml:space="preserve"> </w:t>
            </w:r>
            <w:r w:rsidRPr="00120EC1">
              <w:rPr>
                <w:rFonts w:cs="Times New Roman" w:hint="eastAsia"/>
                <w:sz w:val="20"/>
                <w:szCs w:val="20"/>
              </w:rPr>
              <w:t>업무</w:t>
            </w:r>
            <w:r w:rsidRPr="00120EC1">
              <w:rPr>
                <w:rFonts w:cs="Times New Roman" w:hint="eastAsia"/>
                <w:sz w:val="20"/>
                <w:szCs w:val="20"/>
              </w:rPr>
              <w:t xml:space="preserve"> </w:t>
            </w:r>
            <w:r w:rsidRPr="00120EC1">
              <w:rPr>
                <w:rFonts w:cs="Times New Roman" w:hint="eastAsia"/>
                <w:sz w:val="20"/>
                <w:szCs w:val="20"/>
              </w:rPr>
              <w:t>수행의</w:t>
            </w:r>
            <w:r w:rsidRPr="00120EC1">
              <w:rPr>
                <w:rFonts w:cs="Times New Roman" w:hint="eastAsia"/>
                <w:sz w:val="20"/>
                <w:szCs w:val="20"/>
              </w:rPr>
              <w:t xml:space="preserve"> </w:t>
            </w:r>
            <w:r w:rsidRPr="00120EC1">
              <w:rPr>
                <w:rFonts w:cs="Times New Roman" w:hint="eastAsia"/>
                <w:sz w:val="20"/>
                <w:szCs w:val="20"/>
              </w:rPr>
              <w:t>내용과</w:t>
            </w:r>
            <w:r w:rsidRPr="00120EC1">
              <w:rPr>
                <w:rFonts w:cs="Times New Roman" w:hint="eastAsia"/>
                <w:sz w:val="20"/>
                <w:szCs w:val="20"/>
              </w:rPr>
              <w:t xml:space="preserve"> </w:t>
            </w:r>
            <w:r w:rsidRPr="00120EC1">
              <w:rPr>
                <w:rFonts w:cs="Times New Roman" w:hint="eastAsia"/>
                <w:sz w:val="20"/>
                <w:szCs w:val="20"/>
              </w:rPr>
              <w:t>방법</w:t>
            </w:r>
            <w:r w:rsidRPr="00120EC1">
              <w:rPr>
                <w:rFonts w:cs="Times New Roman" w:hint="eastAsia"/>
                <w:sz w:val="20"/>
                <w:szCs w:val="20"/>
              </w:rPr>
              <w:t xml:space="preserve"> </w:t>
            </w:r>
            <w:r w:rsidRPr="00120EC1">
              <w:rPr>
                <w:rFonts w:cs="Times New Roman" w:hint="eastAsia"/>
                <w:sz w:val="20"/>
                <w:szCs w:val="20"/>
              </w:rPr>
              <w:t>등</w:t>
            </w:r>
            <w:r w:rsidRPr="00120EC1">
              <w:rPr>
                <w:rFonts w:cs="Times New Roman" w:hint="eastAsia"/>
                <w:sz w:val="20"/>
                <w:szCs w:val="20"/>
              </w:rPr>
              <w:t xml:space="preserve"> </w:t>
            </w:r>
            <w:r w:rsidRPr="00120EC1">
              <w:rPr>
                <w:rFonts w:cs="Times New Roman" w:hint="eastAsia"/>
                <w:sz w:val="20"/>
                <w:szCs w:val="20"/>
              </w:rPr>
              <w:t>노무제공의</w:t>
            </w:r>
            <w:r w:rsidRPr="00120EC1">
              <w:rPr>
                <w:rFonts w:cs="Times New Roman" w:hint="eastAsia"/>
                <w:sz w:val="20"/>
                <w:szCs w:val="20"/>
              </w:rPr>
              <w:t xml:space="preserve"> </w:t>
            </w:r>
            <w:r w:rsidRPr="00120EC1">
              <w:rPr>
                <w:rFonts w:cs="Times New Roman" w:hint="eastAsia"/>
                <w:sz w:val="20"/>
                <w:szCs w:val="20"/>
              </w:rPr>
              <w:t>본질적인</w:t>
            </w:r>
            <w:r w:rsidRPr="00120EC1">
              <w:rPr>
                <w:rFonts w:cs="Times New Roman" w:hint="eastAsia"/>
                <w:sz w:val="20"/>
                <w:szCs w:val="20"/>
              </w:rPr>
              <w:t xml:space="preserve"> </w:t>
            </w:r>
            <w:r w:rsidRPr="00120EC1">
              <w:rPr>
                <w:rFonts w:cs="Times New Roman" w:hint="eastAsia"/>
                <w:sz w:val="20"/>
                <w:szCs w:val="20"/>
              </w:rPr>
              <w:t>부분에</w:t>
            </w:r>
            <w:r w:rsidRPr="00120EC1">
              <w:rPr>
                <w:rFonts w:cs="Times New Roman" w:hint="eastAsia"/>
                <w:sz w:val="20"/>
                <w:szCs w:val="20"/>
              </w:rPr>
              <w:t xml:space="preserve"> </w:t>
            </w:r>
            <w:r w:rsidRPr="00120EC1">
              <w:rPr>
                <w:rFonts w:cs="Times New Roman" w:hint="eastAsia"/>
                <w:sz w:val="20"/>
                <w:szCs w:val="20"/>
              </w:rPr>
              <w:t>있어서는</w:t>
            </w:r>
            <w:r w:rsidRPr="00120EC1">
              <w:rPr>
                <w:rFonts w:cs="Times New Roman" w:hint="eastAsia"/>
                <w:sz w:val="20"/>
                <w:szCs w:val="20"/>
              </w:rPr>
              <w:t xml:space="preserve"> </w:t>
            </w:r>
            <w:r w:rsidRPr="00120EC1">
              <w:rPr>
                <w:rFonts w:cs="Times New Roman" w:hint="eastAsia"/>
                <w:sz w:val="20"/>
                <w:szCs w:val="20"/>
              </w:rPr>
              <w:t>일반</w:t>
            </w:r>
            <w:r w:rsidRPr="00120EC1">
              <w:rPr>
                <w:rFonts w:cs="Times New Roman" w:hint="eastAsia"/>
                <w:sz w:val="20"/>
                <w:szCs w:val="20"/>
              </w:rPr>
              <w:t xml:space="preserve"> </w:t>
            </w:r>
            <w:r w:rsidRPr="00120EC1">
              <w:rPr>
                <w:rFonts w:cs="Times New Roman" w:hint="eastAsia"/>
                <w:sz w:val="20"/>
                <w:szCs w:val="20"/>
              </w:rPr>
              <w:t>대리기사와</w:t>
            </w:r>
            <w:r w:rsidRPr="00120EC1">
              <w:rPr>
                <w:rFonts w:cs="Times New Roman" w:hint="eastAsia"/>
                <w:sz w:val="20"/>
                <w:szCs w:val="20"/>
              </w:rPr>
              <w:t xml:space="preserve"> </w:t>
            </w:r>
            <w:r w:rsidRPr="00120EC1">
              <w:rPr>
                <w:rFonts w:cs="Times New Roman" w:hint="eastAsia"/>
                <w:sz w:val="20"/>
                <w:szCs w:val="20"/>
              </w:rPr>
              <w:t>동일한</w:t>
            </w:r>
            <w:r w:rsidRPr="00120EC1">
              <w:rPr>
                <w:rFonts w:cs="Times New Roman" w:hint="eastAsia"/>
                <w:sz w:val="20"/>
                <w:szCs w:val="20"/>
              </w:rPr>
              <w:t xml:space="preserve"> </w:t>
            </w:r>
            <w:r w:rsidRPr="00120EC1">
              <w:rPr>
                <w:rFonts w:cs="Times New Roman" w:hint="eastAsia"/>
                <w:sz w:val="20"/>
                <w:szCs w:val="20"/>
              </w:rPr>
              <w:t>것으로</w:t>
            </w:r>
            <w:r w:rsidRPr="00120EC1">
              <w:rPr>
                <w:rFonts w:cs="Times New Roman" w:hint="eastAsia"/>
                <w:sz w:val="20"/>
                <w:szCs w:val="20"/>
              </w:rPr>
              <w:t xml:space="preserve"> </w:t>
            </w:r>
            <w:r w:rsidRPr="00120EC1">
              <w:rPr>
                <w:rFonts w:cs="Times New Roman" w:hint="eastAsia"/>
                <w:sz w:val="20"/>
                <w:szCs w:val="20"/>
              </w:rPr>
              <w:t>보여짐</w:t>
            </w:r>
            <w:r w:rsidRPr="00120EC1">
              <w:rPr>
                <w:rFonts w:cs="Times New Roman" w:hint="eastAsia"/>
                <w:sz w:val="20"/>
                <w:szCs w:val="20"/>
              </w:rPr>
              <w:t>.</w:t>
            </w:r>
          </w:p>
          <w:p w14:paraId="3ED9FF6E" w14:textId="6FC55ED3"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아직까지</w:t>
            </w:r>
            <w:r w:rsidRPr="009A2958">
              <w:rPr>
                <w:rFonts w:cs="Times New Roman"/>
                <w:sz w:val="20"/>
                <w:szCs w:val="20"/>
              </w:rPr>
              <w:t xml:space="preserve"> </w:t>
            </w: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근로기준법상</w:t>
            </w:r>
            <w:r w:rsidRPr="009A2958">
              <w:rPr>
                <w:rFonts w:cs="Times New Roman"/>
                <w:sz w:val="20"/>
                <w:szCs w:val="20"/>
              </w:rPr>
              <w:t xml:space="preserve"> </w:t>
            </w:r>
            <w:r w:rsidRPr="009A2958">
              <w:rPr>
                <w:rFonts w:cs="Times New Roman"/>
                <w:sz w:val="20"/>
                <w:szCs w:val="20"/>
              </w:rPr>
              <w:t>근로자성</w:t>
            </w:r>
            <w:r w:rsidRPr="009A2958">
              <w:rPr>
                <w:rFonts w:cs="Times New Roman"/>
                <w:sz w:val="20"/>
                <w:szCs w:val="20"/>
              </w:rPr>
              <w:t xml:space="preserve"> </w:t>
            </w:r>
            <w:r w:rsidRPr="009A2958">
              <w:rPr>
                <w:rFonts w:cs="Times New Roman"/>
                <w:sz w:val="20"/>
                <w:szCs w:val="20"/>
              </w:rPr>
              <w:t>이슈가</w:t>
            </w:r>
            <w:r w:rsidRPr="009A2958">
              <w:rPr>
                <w:rFonts w:cs="Times New Roman"/>
                <w:sz w:val="20"/>
                <w:szCs w:val="20"/>
              </w:rPr>
              <w:t xml:space="preserve"> </w:t>
            </w:r>
            <w:r w:rsidRPr="009A2958">
              <w:rPr>
                <w:rFonts w:cs="Times New Roman"/>
                <w:sz w:val="20"/>
                <w:szCs w:val="20"/>
              </w:rPr>
              <w:t>구체적으로</w:t>
            </w:r>
            <w:r w:rsidRPr="009A2958">
              <w:rPr>
                <w:rFonts w:cs="Times New Roman"/>
                <w:sz w:val="20"/>
                <w:szCs w:val="20"/>
              </w:rPr>
              <w:t xml:space="preserve"> </w:t>
            </w:r>
            <w:r w:rsidRPr="009A2958">
              <w:rPr>
                <w:rFonts w:cs="Times New Roman"/>
                <w:sz w:val="20"/>
                <w:szCs w:val="20"/>
              </w:rPr>
              <w:t>주장되거나</w:t>
            </w:r>
            <w:r w:rsidRPr="009A2958">
              <w:rPr>
                <w:rFonts w:cs="Times New Roman"/>
                <w:sz w:val="20"/>
                <w:szCs w:val="20"/>
              </w:rPr>
              <w:t xml:space="preserve"> </w:t>
            </w:r>
            <w:r w:rsidRPr="009A2958">
              <w:rPr>
                <w:rFonts w:cs="Times New Roman"/>
                <w:sz w:val="20"/>
                <w:szCs w:val="20"/>
              </w:rPr>
              <w:t>논의된</w:t>
            </w:r>
            <w:r w:rsidRPr="009A2958">
              <w:rPr>
                <w:rFonts w:cs="Times New Roman"/>
                <w:sz w:val="20"/>
                <w:szCs w:val="20"/>
              </w:rPr>
              <w:t xml:space="preserve"> </w:t>
            </w:r>
            <w:r w:rsidRPr="009A2958">
              <w:rPr>
                <w:rFonts w:cs="Times New Roman"/>
                <w:sz w:val="20"/>
                <w:szCs w:val="20"/>
              </w:rPr>
              <w:t>바는</w:t>
            </w:r>
            <w:r w:rsidRPr="009A2958">
              <w:rPr>
                <w:rFonts w:cs="Times New Roman"/>
                <w:sz w:val="20"/>
                <w:szCs w:val="20"/>
              </w:rPr>
              <w:t xml:space="preserve"> </w:t>
            </w:r>
            <w:r w:rsidRPr="009A2958">
              <w:rPr>
                <w:rFonts w:cs="Times New Roman"/>
                <w:sz w:val="20"/>
                <w:szCs w:val="20"/>
              </w:rPr>
              <w:t>없으며</w:t>
            </w:r>
            <w:r w:rsidRPr="009A2958">
              <w:rPr>
                <w:rFonts w:cs="Times New Roman"/>
                <w:sz w:val="20"/>
                <w:szCs w:val="20"/>
              </w:rPr>
              <w:t xml:space="preserve">, </w:t>
            </w:r>
            <w:r w:rsidRPr="009A2958">
              <w:rPr>
                <w:rFonts w:cs="Times New Roman"/>
                <w:sz w:val="20"/>
                <w:szCs w:val="20"/>
              </w:rPr>
              <w:t>플랫폼</w:t>
            </w:r>
            <w:r w:rsidRPr="009A2958">
              <w:rPr>
                <w:rFonts w:cs="Times New Roman"/>
                <w:sz w:val="20"/>
                <w:szCs w:val="20"/>
              </w:rPr>
              <w:t xml:space="preserve"> </w:t>
            </w:r>
            <w:r w:rsidRPr="009A2958">
              <w:rPr>
                <w:rFonts w:cs="Times New Roman"/>
                <w:sz w:val="20"/>
                <w:szCs w:val="20"/>
              </w:rPr>
              <w:t>비즈니스에</w:t>
            </w:r>
            <w:r w:rsidRPr="009A2958">
              <w:rPr>
                <w:rFonts w:cs="Times New Roman"/>
                <w:sz w:val="20"/>
                <w:szCs w:val="20"/>
              </w:rPr>
              <w:t xml:space="preserve"> </w:t>
            </w:r>
            <w:r w:rsidRPr="009A2958">
              <w:rPr>
                <w:rFonts w:cs="Times New Roman"/>
                <w:sz w:val="20"/>
                <w:szCs w:val="20"/>
              </w:rPr>
              <w:t>종사하는</w:t>
            </w:r>
            <w:r w:rsidRPr="009A2958">
              <w:rPr>
                <w:rFonts w:cs="Times New Roman"/>
                <w:sz w:val="20"/>
                <w:szCs w:val="20"/>
              </w:rPr>
              <w:t xml:space="preserve"> </w:t>
            </w:r>
            <w:r w:rsidRPr="009A2958">
              <w:rPr>
                <w:rFonts w:cs="Times New Roman"/>
                <w:sz w:val="20"/>
                <w:szCs w:val="20"/>
              </w:rPr>
              <w:t>노동자의</w:t>
            </w:r>
            <w:r w:rsidRPr="009A2958">
              <w:rPr>
                <w:rFonts w:cs="Times New Roman"/>
                <w:sz w:val="20"/>
                <w:szCs w:val="20"/>
              </w:rPr>
              <w:t xml:space="preserve"> </w:t>
            </w:r>
            <w:r w:rsidRPr="009A2958">
              <w:rPr>
                <w:rFonts w:cs="Times New Roman"/>
                <w:sz w:val="20"/>
                <w:szCs w:val="20"/>
              </w:rPr>
              <w:t>근로기준법상</w:t>
            </w:r>
            <w:r w:rsidRPr="009A2958">
              <w:rPr>
                <w:rFonts w:cs="Times New Roman"/>
                <w:sz w:val="20"/>
                <w:szCs w:val="20"/>
              </w:rPr>
              <w:t xml:space="preserve"> </w:t>
            </w:r>
            <w:r w:rsidRPr="009A2958">
              <w:rPr>
                <w:rFonts w:cs="Times New Roman"/>
                <w:sz w:val="20"/>
                <w:szCs w:val="20"/>
              </w:rPr>
              <w:t>근로자성이</w:t>
            </w:r>
            <w:r w:rsidRPr="009A2958">
              <w:rPr>
                <w:rFonts w:cs="Times New Roman"/>
                <w:sz w:val="20"/>
                <w:szCs w:val="20"/>
              </w:rPr>
              <w:t xml:space="preserve"> </w:t>
            </w:r>
            <w:r w:rsidRPr="009A2958">
              <w:rPr>
                <w:rFonts w:cs="Times New Roman"/>
                <w:sz w:val="20"/>
                <w:szCs w:val="20"/>
              </w:rPr>
              <w:t>문제된</w:t>
            </w:r>
            <w:r w:rsidRPr="009A2958">
              <w:rPr>
                <w:rFonts w:cs="Times New Roman"/>
                <w:sz w:val="20"/>
                <w:szCs w:val="20"/>
              </w:rPr>
              <w:t xml:space="preserve"> </w:t>
            </w:r>
            <w:r w:rsidRPr="009A2958">
              <w:rPr>
                <w:rFonts w:cs="Times New Roman"/>
                <w:sz w:val="20"/>
                <w:szCs w:val="20"/>
              </w:rPr>
              <w:t>선례로는</w:t>
            </w:r>
            <w:r w:rsidRPr="009A2958">
              <w:rPr>
                <w:rFonts w:cs="Times New Roman"/>
                <w:sz w:val="20"/>
                <w:szCs w:val="20"/>
              </w:rPr>
              <w:t xml:space="preserve">, (i) </w:t>
            </w:r>
            <w:r w:rsidRPr="009A2958">
              <w:rPr>
                <w:rFonts w:cs="Times New Roman"/>
                <w:sz w:val="20"/>
                <w:szCs w:val="20"/>
              </w:rPr>
              <w:t>대법원이</w:t>
            </w:r>
            <w:r w:rsidRPr="009A2958">
              <w:rPr>
                <w:rFonts w:cs="Times New Roman"/>
                <w:sz w:val="20"/>
                <w:szCs w:val="20"/>
              </w:rPr>
              <w:t xml:space="preserve"> </w:t>
            </w:r>
            <w:r w:rsidRPr="009A2958">
              <w:rPr>
                <w:rFonts w:cs="Times New Roman"/>
                <w:sz w:val="20"/>
                <w:szCs w:val="20"/>
              </w:rPr>
              <w:t>두바퀴콜</w:t>
            </w:r>
            <w:r w:rsidRPr="009A2958">
              <w:rPr>
                <w:rFonts w:cs="Times New Roman"/>
                <w:sz w:val="20"/>
                <w:szCs w:val="20"/>
              </w:rPr>
              <w:t xml:space="preserve"> </w:t>
            </w:r>
            <w:r w:rsidRPr="009A2958">
              <w:rPr>
                <w:rFonts w:cs="Times New Roman"/>
                <w:sz w:val="20"/>
                <w:szCs w:val="20"/>
              </w:rPr>
              <w:t>배달기사의</w:t>
            </w:r>
            <w:r w:rsidRPr="009A2958">
              <w:rPr>
                <w:rFonts w:cs="Times New Roman"/>
                <w:sz w:val="20"/>
                <w:szCs w:val="20"/>
              </w:rPr>
              <w:t xml:space="preserve"> </w:t>
            </w:r>
            <w:r w:rsidRPr="009A2958">
              <w:rPr>
                <w:rFonts w:cs="Times New Roman"/>
                <w:sz w:val="20"/>
                <w:szCs w:val="20"/>
              </w:rPr>
              <w:t>근로자성을</w:t>
            </w:r>
            <w:r w:rsidRPr="009A2958">
              <w:rPr>
                <w:rFonts w:cs="Times New Roman"/>
                <w:sz w:val="20"/>
                <w:szCs w:val="20"/>
              </w:rPr>
              <w:t xml:space="preserve"> </w:t>
            </w:r>
            <w:r w:rsidRPr="009A2958">
              <w:rPr>
                <w:rFonts w:cs="Times New Roman"/>
                <w:b/>
                <w:sz w:val="20"/>
                <w:szCs w:val="20"/>
                <w:u w:val="single"/>
              </w:rPr>
              <w:t>부정</w:t>
            </w:r>
            <w:r w:rsidRPr="009A2958">
              <w:rPr>
                <w:rFonts w:cs="Times New Roman"/>
                <w:sz w:val="20"/>
                <w:szCs w:val="20"/>
              </w:rPr>
              <w:t>한</w:t>
            </w:r>
            <w:r w:rsidRPr="009A2958">
              <w:rPr>
                <w:rFonts w:cs="Times New Roman"/>
                <w:sz w:val="20"/>
                <w:szCs w:val="20"/>
              </w:rPr>
              <w:t xml:space="preserve"> </w:t>
            </w:r>
            <w:r w:rsidRPr="009A2958">
              <w:rPr>
                <w:rFonts w:cs="Times New Roman"/>
                <w:sz w:val="20"/>
                <w:szCs w:val="20"/>
              </w:rPr>
              <w:t>사례</w:t>
            </w:r>
            <w:r w:rsidRPr="009A2958">
              <w:rPr>
                <w:rFonts w:cs="Times New Roman"/>
                <w:sz w:val="20"/>
                <w:szCs w:val="20"/>
              </w:rPr>
              <w:t>(</w:t>
            </w:r>
            <w:r w:rsidRPr="009A2958">
              <w:rPr>
                <w:rFonts w:cs="Times New Roman"/>
                <w:sz w:val="20"/>
                <w:szCs w:val="20"/>
              </w:rPr>
              <w:t>대법원</w:t>
            </w:r>
            <w:r w:rsidRPr="009A2958">
              <w:rPr>
                <w:rFonts w:cs="Times New Roman"/>
                <w:sz w:val="20"/>
                <w:szCs w:val="20"/>
              </w:rPr>
              <w:t xml:space="preserve"> 2018. 4. 26. </w:t>
            </w:r>
            <w:r w:rsidRPr="009A2958">
              <w:rPr>
                <w:rFonts w:cs="Times New Roman"/>
                <w:sz w:val="20"/>
                <w:szCs w:val="20"/>
              </w:rPr>
              <w:t>선고</w:t>
            </w:r>
            <w:r w:rsidRPr="009A2958">
              <w:rPr>
                <w:rFonts w:cs="Times New Roman"/>
                <w:sz w:val="20"/>
                <w:szCs w:val="20"/>
              </w:rPr>
              <w:t xml:space="preserve"> 2016</w:t>
            </w:r>
            <w:r w:rsidRPr="009A2958">
              <w:rPr>
                <w:rFonts w:cs="Times New Roman"/>
                <w:sz w:val="20"/>
                <w:szCs w:val="20"/>
              </w:rPr>
              <w:t>두</w:t>
            </w:r>
            <w:r w:rsidRPr="009A2958">
              <w:rPr>
                <w:rFonts w:cs="Times New Roman"/>
                <w:sz w:val="20"/>
                <w:szCs w:val="20"/>
              </w:rPr>
              <w:t xml:space="preserve">49372 </w:t>
            </w:r>
            <w:r w:rsidRPr="009A2958">
              <w:rPr>
                <w:rFonts w:cs="Times New Roman"/>
                <w:sz w:val="20"/>
                <w:szCs w:val="20"/>
              </w:rPr>
              <w:t>판결</w:t>
            </w:r>
            <w:r w:rsidRPr="009A2958">
              <w:rPr>
                <w:rFonts w:cs="Times New Roman"/>
                <w:sz w:val="20"/>
                <w:szCs w:val="20"/>
              </w:rPr>
              <w:t xml:space="preserve">), (ii) </w:t>
            </w:r>
            <w:r w:rsidRPr="009A2958">
              <w:rPr>
                <w:rFonts w:cs="Times New Roman"/>
                <w:sz w:val="20"/>
                <w:szCs w:val="20"/>
              </w:rPr>
              <w:t>고용노동부가</w:t>
            </w:r>
            <w:r w:rsidRPr="009A2958">
              <w:rPr>
                <w:rFonts w:cs="Times New Roman"/>
                <w:sz w:val="20"/>
                <w:szCs w:val="20"/>
              </w:rPr>
              <w:t xml:space="preserve"> </w:t>
            </w:r>
            <w:r w:rsidRPr="009A2958">
              <w:rPr>
                <w:rFonts w:cs="Times New Roman"/>
                <w:sz w:val="20"/>
                <w:szCs w:val="20"/>
              </w:rPr>
              <w:t>요기요</w:t>
            </w:r>
            <w:r w:rsidRPr="009A2958">
              <w:rPr>
                <w:rFonts w:cs="Times New Roman"/>
                <w:sz w:val="20"/>
                <w:szCs w:val="20"/>
              </w:rPr>
              <w:t xml:space="preserve"> </w:t>
            </w:r>
            <w:r w:rsidRPr="009A2958">
              <w:rPr>
                <w:rFonts w:cs="Times New Roman"/>
                <w:sz w:val="20"/>
                <w:szCs w:val="20"/>
              </w:rPr>
              <w:t>라이더의</w:t>
            </w:r>
            <w:r w:rsidRPr="009A2958">
              <w:rPr>
                <w:rFonts w:cs="Times New Roman"/>
                <w:sz w:val="20"/>
                <w:szCs w:val="20"/>
              </w:rPr>
              <w:t xml:space="preserve"> </w:t>
            </w:r>
            <w:r w:rsidRPr="009A2958">
              <w:rPr>
                <w:rFonts w:cs="Times New Roman"/>
                <w:sz w:val="20"/>
                <w:szCs w:val="20"/>
              </w:rPr>
              <w:t>근로자성을</w:t>
            </w:r>
            <w:r w:rsidRPr="009A2958">
              <w:rPr>
                <w:rFonts w:cs="Times New Roman"/>
                <w:sz w:val="20"/>
                <w:szCs w:val="20"/>
              </w:rPr>
              <w:t xml:space="preserve"> </w:t>
            </w:r>
            <w:r w:rsidRPr="009A2958">
              <w:rPr>
                <w:rFonts w:cs="Times New Roman"/>
                <w:b/>
                <w:sz w:val="20"/>
                <w:szCs w:val="20"/>
                <w:u w:val="single"/>
              </w:rPr>
              <w:t>인정</w:t>
            </w:r>
            <w:r w:rsidRPr="009A2958">
              <w:rPr>
                <w:rFonts w:cs="Times New Roman"/>
                <w:sz w:val="20"/>
                <w:szCs w:val="20"/>
              </w:rPr>
              <w:t>한</w:t>
            </w:r>
            <w:r w:rsidRPr="009A2958">
              <w:rPr>
                <w:rFonts w:cs="Times New Roman"/>
                <w:sz w:val="20"/>
                <w:szCs w:val="20"/>
              </w:rPr>
              <w:t xml:space="preserve"> </w:t>
            </w:r>
            <w:r w:rsidRPr="009A2958">
              <w:rPr>
                <w:rFonts w:cs="Times New Roman"/>
                <w:sz w:val="20"/>
                <w:szCs w:val="20"/>
              </w:rPr>
              <w:t>사례</w:t>
            </w:r>
            <w:r w:rsidRPr="009A2958">
              <w:rPr>
                <w:rFonts w:cs="Times New Roman"/>
                <w:sz w:val="20"/>
                <w:szCs w:val="20"/>
              </w:rPr>
              <w:t>(</w:t>
            </w:r>
            <w:r w:rsidRPr="009A2958">
              <w:rPr>
                <w:rFonts w:cs="Times New Roman"/>
                <w:sz w:val="20"/>
                <w:szCs w:val="20"/>
              </w:rPr>
              <w:t>고용노동부</w:t>
            </w:r>
            <w:r w:rsidRPr="009A2958">
              <w:rPr>
                <w:rFonts w:cs="Times New Roman"/>
                <w:sz w:val="20"/>
                <w:szCs w:val="20"/>
              </w:rPr>
              <w:t xml:space="preserve"> </w:t>
            </w:r>
            <w:r w:rsidRPr="009A2958">
              <w:rPr>
                <w:rFonts w:cs="Times New Roman"/>
                <w:sz w:val="20"/>
                <w:szCs w:val="20"/>
              </w:rPr>
              <w:t>서울지방고용노동청</w:t>
            </w:r>
            <w:r w:rsidRPr="009A2958">
              <w:rPr>
                <w:rFonts w:cs="Times New Roman"/>
                <w:sz w:val="20"/>
                <w:szCs w:val="20"/>
              </w:rPr>
              <w:t xml:space="preserve"> </w:t>
            </w:r>
            <w:r w:rsidRPr="009A2958">
              <w:rPr>
                <w:rFonts w:cs="Times New Roman"/>
                <w:sz w:val="20"/>
                <w:szCs w:val="20"/>
              </w:rPr>
              <w:t>서울북부지청의</w:t>
            </w:r>
            <w:r w:rsidRPr="009A2958">
              <w:rPr>
                <w:rFonts w:cs="Times New Roman"/>
                <w:sz w:val="20"/>
                <w:szCs w:val="20"/>
              </w:rPr>
              <w:t xml:space="preserve"> 2019. 10. 28.</w:t>
            </w:r>
            <w:r w:rsidRPr="009A2958">
              <w:rPr>
                <w:rFonts w:cs="Times New Roman"/>
                <w:sz w:val="20"/>
                <w:szCs w:val="20"/>
              </w:rPr>
              <w:t>자</w:t>
            </w:r>
            <w:r w:rsidRPr="009A2958">
              <w:rPr>
                <w:rFonts w:cs="Times New Roman"/>
                <w:sz w:val="20"/>
                <w:szCs w:val="20"/>
              </w:rPr>
              <w:t xml:space="preserve"> </w:t>
            </w:r>
            <w:r w:rsidRPr="009A2958">
              <w:rPr>
                <w:rFonts w:cs="Times New Roman"/>
                <w:sz w:val="20"/>
                <w:szCs w:val="20"/>
              </w:rPr>
              <w:t>처분</w:t>
            </w:r>
            <w:r w:rsidRPr="009A2958">
              <w:rPr>
                <w:rFonts w:cs="Times New Roman"/>
                <w:sz w:val="20"/>
                <w:szCs w:val="20"/>
              </w:rPr>
              <w:t xml:space="preserve">), (iii) </w:t>
            </w:r>
            <w:r>
              <w:rPr>
                <w:rFonts w:cs="Times New Roman" w:hint="eastAsia"/>
                <w:sz w:val="20"/>
                <w:szCs w:val="20"/>
              </w:rPr>
              <w:t>최근</w:t>
            </w:r>
            <w:r>
              <w:rPr>
                <w:rFonts w:cs="Times New Roman" w:hint="eastAsia"/>
                <w:sz w:val="20"/>
                <w:szCs w:val="20"/>
              </w:rPr>
              <w:t xml:space="preserve"> </w:t>
            </w:r>
            <w:r>
              <w:rPr>
                <w:rFonts w:cs="Times New Roman" w:hint="eastAsia"/>
                <w:sz w:val="20"/>
                <w:szCs w:val="20"/>
              </w:rPr>
              <w:t>서울행정법원이</w:t>
            </w:r>
            <w:r>
              <w:rPr>
                <w:rFonts w:cs="Times New Roman" w:hint="eastAsia"/>
                <w:sz w:val="20"/>
                <w:szCs w:val="20"/>
              </w:rPr>
              <w:t xml:space="preserve"> </w:t>
            </w:r>
            <w:r>
              <w:rPr>
                <w:rFonts w:cs="Times New Roman" w:hint="eastAsia"/>
                <w:sz w:val="20"/>
                <w:szCs w:val="20"/>
              </w:rPr>
              <w:t>타다</w:t>
            </w:r>
            <w:r>
              <w:rPr>
                <w:rFonts w:cs="Times New Roman" w:hint="eastAsia"/>
                <w:sz w:val="20"/>
                <w:szCs w:val="20"/>
              </w:rPr>
              <w:t xml:space="preserve"> </w:t>
            </w:r>
            <w:r>
              <w:rPr>
                <w:rFonts w:cs="Times New Roman" w:hint="eastAsia"/>
                <w:sz w:val="20"/>
                <w:szCs w:val="20"/>
              </w:rPr>
              <w:t>드라이버의</w:t>
            </w:r>
            <w:r>
              <w:rPr>
                <w:rFonts w:cs="Times New Roman" w:hint="eastAsia"/>
                <w:sz w:val="20"/>
                <w:szCs w:val="20"/>
              </w:rPr>
              <w:t xml:space="preserve"> </w:t>
            </w:r>
            <w:r>
              <w:rPr>
                <w:rFonts w:cs="Times New Roman" w:hint="eastAsia"/>
                <w:sz w:val="20"/>
                <w:szCs w:val="20"/>
              </w:rPr>
              <w:t>근로자성을</w:t>
            </w:r>
            <w:r>
              <w:rPr>
                <w:rFonts w:cs="Times New Roman" w:hint="eastAsia"/>
                <w:sz w:val="20"/>
                <w:szCs w:val="20"/>
              </w:rPr>
              <w:t xml:space="preserve"> </w:t>
            </w:r>
            <w:r w:rsidRPr="005659DF">
              <w:rPr>
                <w:rFonts w:cs="Times New Roman" w:hint="eastAsia"/>
                <w:b/>
                <w:sz w:val="20"/>
                <w:szCs w:val="20"/>
                <w:u w:val="single"/>
              </w:rPr>
              <w:t>부정</w:t>
            </w:r>
            <w:r w:rsidRPr="00F238B2">
              <w:rPr>
                <w:rStyle w:val="ad"/>
                <w:rFonts w:cs="Times New Roman"/>
                <w:sz w:val="20"/>
                <w:szCs w:val="20"/>
              </w:rPr>
              <w:footnoteReference w:id="13"/>
            </w:r>
            <w:r w:rsidRPr="00F238B2">
              <w:rPr>
                <w:rFonts w:cs="Times New Roman" w:hint="eastAsia"/>
                <w:sz w:val="20"/>
                <w:szCs w:val="20"/>
              </w:rPr>
              <w:t>한</w:t>
            </w:r>
            <w:r>
              <w:rPr>
                <w:rFonts w:cs="Times New Roman" w:hint="eastAsia"/>
                <w:sz w:val="20"/>
                <w:szCs w:val="20"/>
              </w:rPr>
              <w:t xml:space="preserve"> </w:t>
            </w:r>
            <w:r>
              <w:rPr>
                <w:rFonts w:cs="Times New Roman" w:hint="eastAsia"/>
                <w:sz w:val="20"/>
                <w:szCs w:val="20"/>
              </w:rPr>
              <w:t>사례</w:t>
            </w:r>
            <w:r>
              <w:rPr>
                <w:rFonts w:cs="Times New Roman" w:hint="eastAsia"/>
                <w:sz w:val="20"/>
                <w:szCs w:val="20"/>
              </w:rPr>
              <w:t>(</w:t>
            </w:r>
            <w:r>
              <w:rPr>
                <w:rFonts w:cs="Times New Roman" w:hint="eastAsia"/>
                <w:sz w:val="20"/>
                <w:szCs w:val="20"/>
              </w:rPr>
              <w:t>서울행정법원</w:t>
            </w:r>
            <w:r>
              <w:rPr>
                <w:rFonts w:cs="Times New Roman" w:hint="eastAsia"/>
                <w:sz w:val="20"/>
                <w:szCs w:val="20"/>
              </w:rPr>
              <w:t xml:space="preserve"> </w:t>
            </w:r>
            <w:r>
              <w:rPr>
                <w:rFonts w:cs="Times New Roman"/>
                <w:sz w:val="20"/>
                <w:szCs w:val="20"/>
              </w:rPr>
              <w:t xml:space="preserve">2022. 7. 8. </w:t>
            </w:r>
            <w:r>
              <w:rPr>
                <w:rFonts w:cs="Times New Roman" w:hint="eastAsia"/>
                <w:sz w:val="20"/>
                <w:szCs w:val="20"/>
              </w:rPr>
              <w:t>선고</w:t>
            </w:r>
            <w:r>
              <w:rPr>
                <w:rFonts w:cs="Times New Roman" w:hint="eastAsia"/>
                <w:sz w:val="20"/>
                <w:szCs w:val="20"/>
              </w:rPr>
              <w:t xml:space="preserve"> </w:t>
            </w:r>
            <w:r w:rsidRPr="005659DF">
              <w:rPr>
                <w:rFonts w:cs="Times New Roman" w:hint="eastAsia"/>
                <w:sz w:val="20"/>
                <w:szCs w:val="20"/>
              </w:rPr>
              <w:t>2020</w:t>
            </w:r>
            <w:r w:rsidRPr="005659DF">
              <w:rPr>
                <w:rFonts w:cs="Times New Roman" w:hint="eastAsia"/>
                <w:sz w:val="20"/>
                <w:szCs w:val="20"/>
              </w:rPr>
              <w:t>구합</w:t>
            </w:r>
            <w:r w:rsidRPr="005659DF">
              <w:rPr>
                <w:rFonts w:cs="Times New Roman" w:hint="eastAsia"/>
                <w:sz w:val="20"/>
                <w:szCs w:val="20"/>
              </w:rPr>
              <w:t>70229</w:t>
            </w:r>
            <w:r>
              <w:rPr>
                <w:rFonts w:cs="Times New Roman"/>
                <w:sz w:val="20"/>
                <w:szCs w:val="20"/>
              </w:rPr>
              <w:t xml:space="preserve"> </w:t>
            </w:r>
            <w:r>
              <w:rPr>
                <w:rFonts w:cs="Times New Roman" w:hint="eastAsia"/>
                <w:sz w:val="20"/>
                <w:szCs w:val="20"/>
              </w:rPr>
              <w:t>판결</w:t>
            </w:r>
            <w:r>
              <w:rPr>
                <w:rFonts w:cs="Times New Roman" w:hint="eastAsia"/>
                <w:sz w:val="20"/>
                <w:szCs w:val="20"/>
              </w:rPr>
              <w:t>)</w:t>
            </w:r>
            <w:r>
              <w:rPr>
                <w:rFonts w:cs="Times New Roman"/>
                <w:sz w:val="20"/>
                <w:szCs w:val="20"/>
              </w:rPr>
              <w:t xml:space="preserve"> </w:t>
            </w:r>
            <w:r>
              <w:rPr>
                <w:rFonts w:cs="Times New Roman" w:hint="eastAsia"/>
                <w:sz w:val="20"/>
                <w:szCs w:val="20"/>
              </w:rPr>
              <w:t>정도가</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r>
              <w:rPr>
                <w:rFonts w:cs="Times New Roman"/>
                <w:sz w:val="20"/>
                <w:szCs w:val="20"/>
              </w:rPr>
              <w:t xml:space="preserve"> </w:t>
            </w:r>
          </w:p>
          <w:p w14:paraId="4C28F4FA" w14:textId="24AB5672" w:rsidR="005335C7" w:rsidRPr="009A2958" w:rsidRDefault="005335C7" w:rsidP="00571510">
            <w:pPr>
              <w:pStyle w:val="a8"/>
              <w:widowControl/>
              <w:numPr>
                <w:ilvl w:val="0"/>
                <w:numId w:val="2"/>
              </w:numPr>
              <w:spacing w:before="40" w:after="120" w:line="276" w:lineRule="auto"/>
              <w:rPr>
                <w:rFonts w:cs="Times New Roman"/>
                <w:sz w:val="20"/>
                <w:szCs w:val="20"/>
              </w:rPr>
            </w:pP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근로자성을</w:t>
            </w:r>
            <w:r w:rsidRPr="009A2958">
              <w:rPr>
                <w:rFonts w:cs="Times New Roman"/>
                <w:sz w:val="20"/>
                <w:szCs w:val="20"/>
              </w:rPr>
              <w:t xml:space="preserve"> </w:t>
            </w:r>
            <w:r w:rsidRPr="009A2958">
              <w:rPr>
                <w:rFonts w:cs="Times New Roman"/>
                <w:sz w:val="20"/>
                <w:szCs w:val="20"/>
              </w:rPr>
              <w:t>판단하기</w:t>
            </w:r>
            <w:r w:rsidRPr="009A2958">
              <w:rPr>
                <w:rFonts w:cs="Times New Roman"/>
                <w:sz w:val="20"/>
                <w:szCs w:val="20"/>
              </w:rPr>
              <w:t xml:space="preserve"> </w:t>
            </w:r>
            <w:r w:rsidRPr="009A2958">
              <w:rPr>
                <w:rFonts w:cs="Times New Roman"/>
                <w:sz w:val="20"/>
                <w:szCs w:val="20"/>
              </w:rPr>
              <w:t>위한</w:t>
            </w:r>
            <w:r w:rsidRPr="009A2958">
              <w:rPr>
                <w:rFonts w:cs="Times New Roman"/>
                <w:sz w:val="20"/>
                <w:szCs w:val="20"/>
              </w:rPr>
              <w:t xml:space="preserve"> </w:t>
            </w:r>
            <w:r w:rsidRPr="009A2958">
              <w:rPr>
                <w:rFonts w:cs="Times New Roman"/>
                <w:sz w:val="20"/>
                <w:szCs w:val="20"/>
              </w:rPr>
              <w:t>구체적인</w:t>
            </w:r>
            <w:r w:rsidRPr="009A2958">
              <w:rPr>
                <w:rFonts w:cs="Times New Roman"/>
                <w:sz w:val="20"/>
                <w:szCs w:val="20"/>
              </w:rPr>
              <w:t xml:space="preserve"> </w:t>
            </w:r>
            <w:r w:rsidRPr="009A2958">
              <w:rPr>
                <w:rFonts w:cs="Times New Roman"/>
                <w:sz w:val="20"/>
                <w:szCs w:val="20"/>
              </w:rPr>
              <w:t>자료는</w:t>
            </w:r>
            <w:r w:rsidRPr="009A2958">
              <w:rPr>
                <w:rFonts w:cs="Times New Roman"/>
                <w:sz w:val="20"/>
                <w:szCs w:val="20"/>
              </w:rPr>
              <w:t xml:space="preserve"> </w:t>
            </w:r>
            <w:r w:rsidRPr="009A2958">
              <w:rPr>
                <w:rFonts w:cs="Times New Roman"/>
                <w:sz w:val="20"/>
                <w:szCs w:val="20"/>
              </w:rPr>
              <w:t>현재까지</w:t>
            </w:r>
            <w:r w:rsidRPr="009A2958">
              <w:rPr>
                <w:rFonts w:cs="Times New Roman"/>
                <w:sz w:val="20"/>
                <w:szCs w:val="20"/>
              </w:rPr>
              <w:t xml:space="preserve"> </w:t>
            </w:r>
            <w:r w:rsidRPr="009A2958">
              <w:rPr>
                <w:rFonts w:cs="Times New Roman"/>
                <w:sz w:val="20"/>
                <w:szCs w:val="20"/>
              </w:rPr>
              <w:t>제공받지</w:t>
            </w:r>
            <w:r w:rsidRPr="009A2958">
              <w:rPr>
                <w:rFonts w:cs="Times New Roman"/>
                <w:sz w:val="20"/>
                <w:szCs w:val="20"/>
              </w:rPr>
              <w:t xml:space="preserve"> </w:t>
            </w:r>
            <w:r w:rsidRPr="009A2958">
              <w:rPr>
                <w:rFonts w:cs="Times New Roman"/>
                <w:sz w:val="20"/>
                <w:szCs w:val="20"/>
              </w:rPr>
              <w:t>못하였으나</w:t>
            </w:r>
            <w:r w:rsidRPr="009A2958">
              <w:rPr>
                <w:rFonts w:cs="Times New Roman"/>
                <w:sz w:val="20"/>
                <w:szCs w:val="20"/>
              </w:rPr>
              <w:t xml:space="preserve">, </w:t>
            </w:r>
            <w:r w:rsidRPr="009A2958">
              <w:rPr>
                <w:rFonts w:cs="Times New Roman"/>
                <w:sz w:val="20"/>
                <w:szCs w:val="20"/>
              </w:rPr>
              <w:t>위</w:t>
            </w:r>
            <w:r w:rsidRPr="009A2958">
              <w:rPr>
                <w:rFonts w:cs="Times New Roman"/>
                <w:sz w:val="20"/>
                <w:szCs w:val="20"/>
              </w:rPr>
              <w:t xml:space="preserve"> </w:t>
            </w:r>
            <w:r w:rsidRPr="009A2958">
              <w:rPr>
                <w:rFonts w:cs="Times New Roman"/>
                <w:sz w:val="20"/>
                <w:szCs w:val="20"/>
              </w:rPr>
              <w:t>노동위원회</w:t>
            </w:r>
            <w:r w:rsidRPr="009A2958">
              <w:rPr>
                <w:rFonts w:cs="Times New Roman"/>
                <w:sz w:val="20"/>
                <w:szCs w:val="20"/>
              </w:rPr>
              <w:t xml:space="preserve"> </w:t>
            </w:r>
            <w:r w:rsidRPr="009A2958">
              <w:rPr>
                <w:rFonts w:cs="Times New Roman"/>
                <w:sz w:val="20"/>
                <w:szCs w:val="20"/>
              </w:rPr>
              <w:t>결</w:t>
            </w:r>
            <w:r w:rsidRPr="009A2958">
              <w:rPr>
                <w:rFonts w:cs="Times New Roman"/>
                <w:sz w:val="20"/>
                <w:szCs w:val="20"/>
              </w:rPr>
              <w:lastRenderedPageBreak/>
              <w:t>정문</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공개된</w:t>
            </w:r>
            <w:r w:rsidRPr="009A2958">
              <w:rPr>
                <w:rFonts w:cs="Times New Roman"/>
                <w:sz w:val="20"/>
                <w:szCs w:val="20"/>
              </w:rPr>
              <w:t xml:space="preserve"> </w:t>
            </w:r>
            <w:r w:rsidRPr="009A2958">
              <w:rPr>
                <w:rFonts w:cs="Times New Roman"/>
                <w:sz w:val="20"/>
                <w:szCs w:val="20"/>
              </w:rPr>
              <w:t>자료를</w:t>
            </w:r>
            <w:r w:rsidRPr="009A2958">
              <w:rPr>
                <w:rFonts w:cs="Times New Roman"/>
                <w:sz w:val="20"/>
                <w:szCs w:val="20"/>
              </w:rPr>
              <w:t xml:space="preserve"> </w:t>
            </w:r>
            <w:r w:rsidRPr="009A2958">
              <w:rPr>
                <w:rFonts w:cs="Times New Roman"/>
                <w:sz w:val="20"/>
                <w:szCs w:val="20"/>
              </w:rPr>
              <w:t>바탕으로</w:t>
            </w:r>
            <w:r w:rsidRPr="009A2958">
              <w:rPr>
                <w:rFonts w:cs="Times New Roman"/>
                <w:sz w:val="20"/>
                <w:szCs w:val="20"/>
              </w:rPr>
              <w:t xml:space="preserve"> </w:t>
            </w:r>
            <w:r w:rsidRPr="009A2958">
              <w:rPr>
                <w:rFonts w:cs="Times New Roman"/>
                <w:sz w:val="20"/>
                <w:szCs w:val="20"/>
              </w:rPr>
              <w:t>분석한</w:t>
            </w:r>
            <w:r w:rsidRPr="009A2958">
              <w:rPr>
                <w:rFonts w:cs="Times New Roman"/>
                <w:sz w:val="20"/>
                <w:szCs w:val="20"/>
              </w:rPr>
              <w:t xml:space="preserve"> </w:t>
            </w: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대상회사에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근로자성</w:t>
            </w:r>
            <w:r w:rsidRPr="009A2958">
              <w:rPr>
                <w:rFonts w:cs="Times New Roman"/>
                <w:sz w:val="20"/>
                <w:szCs w:val="20"/>
              </w:rPr>
              <w:t xml:space="preserve"> </w:t>
            </w:r>
            <w:r w:rsidRPr="009A2958">
              <w:rPr>
                <w:rFonts w:cs="Times New Roman"/>
                <w:sz w:val="20"/>
                <w:szCs w:val="20"/>
              </w:rPr>
              <w:t>인정</w:t>
            </w:r>
            <w:r w:rsidRPr="009A2958">
              <w:rPr>
                <w:rFonts w:cs="Times New Roman"/>
                <w:sz w:val="20"/>
                <w:szCs w:val="20"/>
              </w:rPr>
              <w:t>/</w:t>
            </w:r>
            <w:r w:rsidRPr="009A2958">
              <w:rPr>
                <w:rFonts w:cs="Times New Roman"/>
                <w:sz w:val="20"/>
                <w:szCs w:val="20"/>
              </w:rPr>
              <w:t>부정</w:t>
            </w:r>
            <w:r w:rsidRPr="009A2958">
              <w:rPr>
                <w:rFonts w:cs="Times New Roman"/>
                <w:sz w:val="20"/>
                <w:szCs w:val="20"/>
              </w:rPr>
              <w:t xml:space="preserve"> </w:t>
            </w:r>
            <w:r w:rsidRPr="009A2958">
              <w:rPr>
                <w:rFonts w:cs="Times New Roman"/>
                <w:sz w:val="20"/>
                <w:szCs w:val="20"/>
              </w:rPr>
              <w:t>요소는</w:t>
            </w:r>
            <w:r w:rsidRPr="009A2958">
              <w:rPr>
                <w:rFonts w:cs="Times New Roman"/>
                <w:sz w:val="20"/>
                <w:szCs w:val="20"/>
              </w:rPr>
              <w:t xml:space="preserve"> </w:t>
            </w:r>
            <w:r w:rsidRPr="009A2958">
              <w:rPr>
                <w:rFonts w:cs="Times New Roman"/>
                <w:b/>
                <w:sz w:val="20"/>
                <w:szCs w:val="20"/>
                <w:u w:val="single"/>
              </w:rPr>
              <w:t>별첨</w:t>
            </w:r>
            <w:r w:rsidRPr="009A2958">
              <w:rPr>
                <w:rFonts w:cs="Times New Roman"/>
                <w:b/>
                <w:sz w:val="20"/>
                <w:szCs w:val="20"/>
                <w:u w:val="single"/>
              </w:rPr>
              <w:t xml:space="preserve"> </w:t>
            </w:r>
            <w:r w:rsidR="00571510">
              <w:rPr>
                <w:rFonts w:cs="Times New Roman"/>
                <w:b/>
                <w:sz w:val="20"/>
                <w:szCs w:val="20"/>
                <w:u w:val="single"/>
              </w:rPr>
              <w:t>9</w:t>
            </w:r>
            <w:r w:rsidRPr="009A2958">
              <w:rPr>
                <w:rFonts w:cs="Times New Roman"/>
                <w:b/>
                <w:sz w:val="20"/>
                <w:szCs w:val="20"/>
                <w:u w:val="single"/>
              </w:rPr>
              <w:t xml:space="preserve">. </w:t>
            </w:r>
            <w:r w:rsidRPr="009A2958">
              <w:rPr>
                <w:rFonts w:cs="Times New Roman"/>
                <w:b/>
                <w:sz w:val="20"/>
                <w:szCs w:val="20"/>
                <w:u w:val="single"/>
              </w:rPr>
              <w:t>대리기사의</w:t>
            </w:r>
            <w:r w:rsidRPr="009A2958">
              <w:rPr>
                <w:rFonts w:cs="Times New Roman"/>
                <w:b/>
                <w:sz w:val="20"/>
                <w:szCs w:val="20"/>
                <w:u w:val="single"/>
              </w:rPr>
              <w:t xml:space="preserve"> </w:t>
            </w:r>
            <w:r w:rsidRPr="009A2958">
              <w:rPr>
                <w:rFonts w:cs="Times New Roman"/>
                <w:b/>
                <w:sz w:val="20"/>
                <w:szCs w:val="20"/>
                <w:u w:val="single"/>
              </w:rPr>
              <w:t>근로자성</w:t>
            </w:r>
            <w:r w:rsidRPr="009A2958">
              <w:rPr>
                <w:rFonts w:cs="Times New Roman"/>
                <w:b/>
                <w:sz w:val="20"/>
                <w:szCs w:val="20"/>
                <w:u w:val="single"/>
              </w:rPr>
              <w:t xml:space="preserve"> </w:t>
            </w:r>
            <w:r w:rsidRPr="009A2958">
              <w:rPr>
                <w:rFonts w:cs="Times New Roman"/>
                <w:b/>
                <w:sz w:val="20"/>
                <w:szCs w:val="20"/>
                <w:u w:val="single"/>
              </w:rPr>
              <w:t>인정</w:t>
            </w:r>
            <w:r w:rsidRPr="009A2958">
              <w:rPr>
                <w:rFonts w:cs="Times New Roman"/>
                <w:b/>
                <w:sz w:val="20"/>
                <w:szCs w:val="20"/>
                <w:u w:val="single"/>
              </w:rPr>
              <w:t>/</w:t>
            </w:r>
            <w:r w:rsidRPr="009A2958">
              <w:rPr>
                <w:rFonts w:cs="Times New Roman"/>
                <w:b/>
                <w:sz w:val="20"/>
                <w:szCs w:val="20"/>
                <w:u w:val="single"/>
              </w:rPr>
              <w:t>부정</w:t>
            </w:r>
            <w:r w:rsidRPr="009A2958">
              <w:rPr>
                <w:rFonts w:cs="Times New Roman"/>
                <w:b/>
                <w:sz w:val="20"/>
                <w:szCs w:val="20"/>
                <w:u w:val="single"/>
              </w:rPr>
              <w:t xml:space="preserve"> </w:t>
            </w:r>
            <w:r w:rsidRPr="009A2958">
              <w:rPr>
                <w:rFonts w:cs="Times New Roman"/>
                <w:b/>
                <w:sz w:val="20"/>
                <w:szCs w:val="20"/>
                <w:u w:val="single"/>
              </w:rPr>
              <w:t>요소</w:t>
            </w:r>
            <w:r w:rsidRPr="009A2958">
              <w:rPr>
                <w:rFonts w:cs="Times New Roman"/>
                <w:sz w:val="20"/>
                <w:szCs w:val="20"/>
              </w:rPr>
              <w:t xml:space="preserve">, </w:t>
            </w: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대리기사와</w:t>
            </w:r>
            <w:r w:rsidRPr="009A2958">
              <w:rPr>
                <w:rFonts w:cs="Times New Roman"/>
                <w:sz w:val="20"/>
                <w:szCs w:val="20"/>
              </w:rPr>
              <w:t xml:space="preserve"> </w:t>
            </w:r>
            <w:r w:rsidRPr="009A2958">
              <w:rPr>
                <w:rFonts w:cs="Times New Roman"/>
                <w:sz w:val="20"/>
                <w:szCs w:val="20"/>
              </w:rPr>
              <w:t>두바퀴콜</w:t>
            </w:r>
            <w:r w:rsidRPr="009A2958">
              <w:rPr>
                <w:rFonts w:cs="Times New Roman"/>
                <w:sz w:val="20"/>
                <w:szCs w:val="20"/>
              </w:rPr>
              <w:t xml:space="preserve"> </w:t>
            </w:r>
            <w:r w:rsidRPr="009A2958">
              <w:rPr>
                <w:rFonts w:cs="Times New Roman"/>
                <w:sz w:val="20"/>
                <w:szCs w:val="20"/>
              </w:rPr>
              <w:t>배달기사</w:t>
            </w:r>
            <w:r w:rsidRPr="009A2958">
              <w:rPr>
                <w:rFonts w:cs="Times New Roman"/>
                <w:sz w:val="20"/>
                <w:szCs w:val="20"/>
              </w:rPr>
              <w:t xml:space="preserve">, </w:t>
            </w:r>
            <w:r w:rsidRPr="009A2958">
              <w:rPr>
                <w:rFonts w:cs="Times New Roman"/>
                <w:sz w:val="20"/>
                <w:szCs w:val="20"/>
              </w:rPr>
              <w:t>요기요</w:t>
            </w:r>
            <w:r w:rsidRPr="009A2958">
              <w:rPr>
                <w:rFonts w:cs="Times New Roman"/>
                <w:sz w:val="20"/>
                <w:szCs w:val="20"/>
              </w:rPr>
              <w:t xml:space="preserve"> </w:t>
            </w:r>
            <w:r w:rsidRPr="009A2958">
              <w:rPr>
                <w:rFonts w:cs="Times New Roman"/>
                <w:sz w:val="20"/>
                <w:szCs w:val="20"/>
              </w:rPr>
              <w:t>라이더</w:t>
            </w:r>
            <w:r w:rsidRPr="009A2958">
              <w:rPr>
                <w:rFonts w:cs="Times New Roman"/>
                <w:sz w:val="20"/>
                <w:szCs w:val="20"/>
              </w:rPr>
              <w:t xml:space="preserve">, </w:t>
            </w:r>
            <w:r w:rsidRPr="009A2958">
              <w:rPr>
                <w:rFonts w:cs="Times New Roman"/>
                <w:sz w:val="20"/>
                <w:szCs w:val="20"/>
              </w:rPr>
              <w:t>타다</w:t>
            </w:r>
            <w:r w:rsidRPr="009A2958">
              <w:rPr>
                <w:rFonts w:cs="Times New Roman"/>
                <w:sz w:val="20"/>
                <w:szCs w:val="20"/>
              </w:rPr>
              <w:t xml:space="preserve"> </w:t>
            </w:r>
            <w:r w:rsidRPr="009A2958">
              <w:rPr>
                <w:rFonts w:cs="Times New Roman"/>
                <w:sz w:val="20"/>
                <w:szCs w:val="20"/>
              </w:rPr>
              <w:t>드라이버를</w:t>
            </w:r>
            <w:r w:rsidRPr="009A2958">
              <w:rPr>
                <w:rFonts w:cs="Times New Roman"/>
                <w:sz w:val="20"/>
                <w:szCs w:val="20"/>
              </w:rPr>
              <w:t xml:space="preserve"> </w:t>
            </w:r>
            <w:r w:rsidRPr="009A2958">
              <w:rPr>
                <w:rFonts w:cs="Times New Roman"/>
                <w:sz w:val="20"/>
                <w:szCs w:val="20"/>
              </w:rPr>
              <w:t>비교</w:t>
            </w:r>
            <w:r w:rsidRPr="009A2958">
              <w:rPr>
                <w:rFonts w:cs="Times New Roman"/>
                <w:sz w:val="20"/>
                <w:szCs w:val="20"/>
              </w:rPr>
              <w:sym w:font="Wingdings" w:char="F09E"/>
            </w:r>
            <w:r w:rsidRPr="009A2958">
              <w:rPr>
                <w:rFonts w:cs="Times New Roman"/>
                <w:sz w:val="20"/>
                <w:szCs w:val="20"/>
              </w:rPr>
              <w:t>분석한</w:t>
            </w:r>
            <w:r w:rsidRPr="009A2958">
              <w:rPr>
                <w:rFonts w:cs="Times New Roman"/>
                <w:sz w:val="20"/>
                <w:szCs w:val="20"/>
              </w:rPr>
              <w:t xml:space="preserve"> </w:t>
            </w:r>
            <w:r w:rsidRPr="009A2958">
              <w:rPr>
                <w:rFonts w:cs="Times New Roman"/>
                <w:sz w:val="20"/>
                <w:szCs w:val="20"/>
              </w:rPr>
              <w:t>자료는</w:t>
            </w:r>
            <w:r w:rsidRPr="009A2958">
              <w:rPr>
                <w:rFonts w:cs="Times New Roman"/>
                <w:sz w:val="20"/>
                <w:szCs w:val="20"/>
              </w:rPr>
              <w:t xml:space="preserve"> </w:t>
            </w:r>
            <w:r w:rsidRPr="009A2958">
              <w:rPr>
                <w:rFonts w:cs="Times New Roman"/>
                <w:b/>
                <w:sz w:val="20"/>
                <w:szCs w:val="20"/>
                <w:u w:val="single"/>
              </w:rPr>
              <w:t>별첨</w:t>
            </w:r>
            <w:r w:rsidRPr="009A2958">
              <w:rPr>
                <w:rFonts w:cs="Times New Roman"/>
                <w:b/>
                <w:sz w:val="20"/>
                <w:szCs w:val="20"/>
                <w:u w:val="single"/>
              </w:rPr>
              <w:t xml:space="preserve"> </w:t>
            </w:r>
            <w:r w:rsidR="00571510">
              <w:rPr>
                <w:rFonts w:cs="Times New Roman"/>
                <w:b/>
                <w:sz w:val="20"/>
                <w:szCs w:val="20"/>
                <w:u w:val="single"/>
              </w:rPr>
              <w:t>10</w:t>
            </w:r>
            <w:r w:rsidRPr="009A2958">
              <w:rPr>
                <w:rFonts w:cs="Times New Roman"/>
                <w:b/>
                <w:sz w:val="20"/>
                <w:szCs w:val="20"/>
                <w:u w:val="single"/>
              </w:rPr>
              <w:t xml:space="preserve">. </w:t>
            </w:r>
            <w:r w:rsidRPr="009A2958">
              <w:rPr>
                <w:rFonts w:cs="Times New Roman"/>
                <w:b/>
                <w:sz w:val="20"/>
                <w:szCs w:val="20"/>
                <w:u w:val="single"/>
              </w:rPr>
              <w:t>근로기준법상</w:t>
            </w:r>
            <w:r w:rsidRPr="009A2958">
              <w:rPr>
                <w:rFonts w:cs="Times New Roman"/>
                <w:b/>
                <w:sz w:val="20"/>
                <w:szCs w:val="20"/>
                <w:u w:val="single"/>
              </w:rPr>
              <w:t xml:space="preserve"> </w:t>
            </w:r>
            <w:r w:rsidRPr="009A2958">
              <w:rPr>
                <w:rFonts w:cs="Times New Roman"/>
                <w:b/>
                <w:sz w:val="20"/>
                <w:szCs w:val="20"/>
                <w:u w:val="single"/>
              </w:rPr>
              <w:t>근로자성</w:t>
            </w:r>
            <w:r w:rsidRPr="009A2958">
              <w:rPr>
                <w:rFonts w:cs="Times New Roman"/>
                <w:b/>
                <w:sz w:val="20"/>
                <w:szCs w:val="20"/>
                <w:u w:val="single"/>
              </w:rPr>
              <w:t xml:space="preserve"> </w:t>
            </w:r>
            <w:r w:rsidRPr="009A2958">
              <w:rPr>
                <w:rFonts w:cs="Times New Roman"/>
                <w:b/>
                <w:sz w:val="20"/>
                <w:szCs w:val="20"/>
                <w:u w:val="single"/>
              </w:rPr>
              <w:t>관련</w:t>
            </w:r>
            <w:r w:rsidRPr="009A2958">
              <w:rPr>
                <w:rFonts w:cs="Times New Roman"/>
                <w:b/>
                <w:sz w:val="20"/>
                <w:szCs w:val="20"/>
                <w:u w:val="single"/>
              </w:rPr>
              <w:t xml:space="preserve"> </w:t>
            </w:r>
            <w:r w:rsidRPr="009A2958">
              <w:rPr>
                <w:rFonts w:cs="Times New Roman"/>
                <w:b/>
                <w:sz w:val="20"/>
                <w:szCs w:val="20"/>
                <w:u w:val="single"/>
              </w:rPr>
              <w:t>다른</w:t>
            </w:r>
            <w:r w:rsidRPr="009A2958">
              <w:rPr>
                <w:rFonts w:cs="Times New Roman"/>
                <w:b/>
                <w:sz w:val="20"/>
                <w:szCs w:val="20"/>
                <w:u w:val="single"/>
              </w:rPr>
              <w:t xml:space="preserve"> </w:t>
            </w:r>
            <w:r w:rsidRPr="009A2958">
              <w:rPr>
                <w:rFonts w:cs="Times New Roman"/>
                <w:b/>
                <w:sz w:val="20"/>
                <w:szCs w:val="20"/>
                <w:u w:val="single"/>
              </w:rPr>
              <w:t>플랫폼</w:t>
            </w:r>
            <w:r w:rsidRPr="009A2958">
              <w:rPr>
                <w:rFonts w:cs="Times New Roman"/>
                <w:b/>
                <w:sz w:val="20"/>
                <w:szCs w:val="20"/>
                <w:u w:val="single"/>
              </w:rPr>
              <w:t xml:space="preserve"> </w:t>
            </w:r>
            <w:r w:rsidRPr="009A2958">
              <w:rPr>
                <w:rFonts w:cs="Times New Roman"/>
                <w:b/>
                <w:sz w:val="20"/>
                <w:szCs w:val="20"/>
                <w:u w:val="single"/>
              </w:rPr>
              <w:t>노동자</w:t>
            </w:r>
            <w:r w:rsidRPr="009A2958">
              <w:rPr>
                <w:rFonts w:cs="Times New Roman"/>
                <w:b/>
                <w:sz w:val="20"/>
                <w:szCs w:val="20"/>
                <w:u w:val="single"/>
              </w:rPr>
              <w:t xml:space="preserve"> </w:t>
            </w:r>
            <w:r w:rsidRPr="009A2958">
              <w:rPr>
                <w:rFonts w:cs="Times New Roman"/>
                <w:b/>
                <w:sz w:val="20"/>
                <w:szCs w:val="20"/>
                <w:u w:val="single"/>
              </w:rPr>
              <w:t>선례와의</w:t>
            </w:r>
            <w:r w:rsidRPr="009A2958">
              <w:rPr>
                <w:rFonts w:cs="Times New Roman"/>
                <w:b/>
                <w:sz w:val="20"/>
                <w:szCs w:val="20"/>
                <w:u w:val="single"/>
              </w:rPr>
              <w:t xml:space="preserve"> </w:t>
            </w:r>
            <w:r w:rsidRPr="009A2958">
              <w:rPr>
                <w:rFonts w:cs="Times New Roman"/>
                <w:b/>
                <w:sz w:val="20"/>
                <w:szCs w:val="20"/>
                <w:u w:val="single"/>
              </w:rPr>
              <w:t>비교</w:t>
            </w:r>
            <w:r w:rsidRPr="009A2958">
              <w:rPr>
                <w:rFonts w:cs="Times New Roman"/>
                <w:b/>
                <w:sz w:val="20"/>
                <w:szCs w:val="20"/>
                <w:u w:val="single"/>
              </w:rPr>
              <w:sym w:font="Wingdings" w:char="F09E"/>
            </w:r>
            <w:r w:rsidRPr="009A2958">
              <w:rPr>
                <w:rFonts w:cs="Times New Roman"/>
                <w:b/>
                <w:sz w:val="20"/>
                <w:szCs w:val="20"/>
                <w:u w:val="single"/>
              </w:rPr>
              <w:t>분석</w:t>
            </w:r>
            <w:r w:rsidRPr="009A2958">
              <w:rPr>
                <w:rFonts w:cs="Times New Roman"/>
                <w:sz w:val="20"/>
                <w:szCs w:val="20"/>
              </w:rPr>
              <w:t>을</w:t>
            </w:r>
            <w:r w:rsidRPr="009A2958">
              <w:rPr>
                <w:rFonts w:cs="Times New Roman"/>
                <w:sz w:val="20"/>
                <w:szCs w:val="20"/>
              </w:rPr>
              <w:t xml:space="preserve"> </w:t>
            </w:r>
            <w:r w:rsidRPr="009A2958">
              <w:rPr>
                <w:rFonts w:cs="Times New Roman"/>
                <w:sz w:val="20"/>
                <w:szCs w:val="20"/>
              </w:rPr>
              <w:t>각</w:t>
            </w:r>
            <w:r w:rsidRPr="009A2958">
              <w:rPr>
                <w:rFonts w:cs="Times New Roman"/>
                <w:sz w:val="20"/>
                <w:szCs w:val="20"/>
              </w:rPr>
              <w:t xml:space="preserve"> </w:t>
            </w:r>
            <w:r w:rsidRPr="009A2958">
              <w:rPr>
                <w:rFonts w:cs="Times New Roman"/>
                <w:sz w:val="20"/>
                <w:szCs w:val="20"/>
              </w:rPr>
              <w:t>참조</w:t>
            </w:r>
            <w:r w:rsidRPr="009A2958">
              <w:rPr>
                <w:rFonts w:cs="Times New Roman"/>
                <w:sz w:val="20"/>
                <w:szCs w:val="20"/>
              </w:rPr>
              <w:t>.</w:t>
            </w:r>
          </w:p>
        </w:tc>
        <w:tc>
          <w:tcPr>
            <w:tcW w:w="26" w:type="pct"/>
            <w:tcBorders>
              <w:top w:val="nil"/>
              <w:bottom w:val="nil"/>
            </w:tcBorders>
          </w:tcPr>
          <w:p w14:paraId="5A4B08BD"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0B9B2669"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대법원은</w:t>
            </w:r>
            <w:r w:rsidRPr="009A2958">
              <w:rPr>
                <w:rFonts w:cs="Times New Roman"/>
                <w:sz w:val="20"/>
                <w:szCs w:val="20"/>
              </w:rPr>
              <w:t xml:space="preserve"> </w:t>
            </w:r>
            <w:r w:rsidRPr="009A2958">
              <w:rPr>
                <w:rFonts w:cs="Times New Roman"/>
                <w:sz w:val="20"/>
                <w:szCs w:val="20"/>
              </w:rPr>
              <w:t>근로기준법상</w:t>
            </w:r>
            <w:r w:rsidRPr="009A2958">
              <w:rPr>
                <w:rFonts w:cs="Times New Roman"/>
                <w:sz w:val="20"/>
                <w:szCs w:val="20"/>
              </w:rPr>
              <w:t xml:space="preserve"> </w:t>
            </w:r>
            <w:r w:rsidRPr="009A2958">
              <w:rPr>
                <w:rFonts w:cs="Times New Roman"/>
                <w:sz w:val="20"/>
                <w:szCs w:val="20"/>
              </w:rPr>
              <w:t>근로자성</w:t>
            </w:r>
            <w:r w:rsidRPr="009A2958">
              <w:rPr>
                <w:rFonts w:cs="Times New Roman"/>
                <w:sz w:val="20"/>
                <w:szCs w:val="20"/>
              </w:rPr>
              <w:t xml:space="preserve"> </w:t>
            </w:r>
            <w:r w:rsidRPr="009A2958">
              <w:rPr>
                <w:rFonts w:cs="Times New Roman"/>
                <w:sz w:val="20"/>
                <w:szCs w:val="20"/>
              </w:rPr>
              <w:t>판단</w:t>
            </w:r>
            <w:r w:rsidRPr="009A2958">
              <w:rPr>
                <w:rFonts w:cs="Times New Roman"/>
                <w:sz w:val="20"/>
                <w:szCs w:val="20"/>
              </w:rPr>
              <w:t xml:space="preserve"> </w:t>
            </w:r>
            <w:r w:rsidRPr="009A2958">
              <w:rPr>
                <w:rFonts w:cs="Times New Roman"/>
                <w:sz w:val="20"/>
                <w:szCs w:val="20"/>
              </w:rPr>
              <w:t>시</w:t>
            </w:r>
            <w:r w:rsidRPr="009A2958">
              <w:rPr>
                <w:rFonts w:cs="Times New Roman"/>
                <w:sz w:val="20"/>
                <w:szCs w:val="20"/>
              </w:rPr>
              <w:t xml:space="preserve"> </w:t>
            </w:r>
            <w:r w:rsidRPr="009A2958">
              <w:rPr>
                <w:rFonts w:cs="Times New Roman"/>
                <w:sz w:val="20"/>
                <w:szCs w:val="20"/>
              </w:rPr>
              <w:t>계약의</w:t>
            </w:r>
            <w:r w:rsidRPr="009A2958">
              <w:rPr>
                <w:rFonts w:cs="Times New Roman"/>
                <w:sz w:val="20"/>
                <w:szCs w:val="20"/>
              </w:rPr>
              <w:t xml:space="preserve"> </w:t>
            </w:r>
            <w:r w:rsidRPr="009A2958">
              <w:rPr>
                <w:rFonts w:cs="Times New Roman"/>
                <w:sz w:val="20"/>
                <w:szCs w:val="20"/>
              </w:rPr>
              <w:t>형식보다</w:t>
            </w:r>
            <w:r w:rsidRPr="009A2958">
              <w:rPr>
                <w:rFonts w:cs="Times New Roman"/>
                <w:sz w:val="20"/>
                <w:szCs w:val="20"/>
              </w:rPr>
              <w:t xml:space="preserve"> </w:t>
            </w:r>
            <w:r w:rsidRPr="009A2958">
              <w:rPr>
                <w:rFonts w:cs="Times New Roman"/>
                <w:sz w:val="20"/>
                <w:szCs w:val="20"/>
              </w:rPr>
              <w:t>근로제공관계의</w:t>
            </w:r>
            <w:r w:rsidRPr="009A2958">
              <w:rPr>
                <w:rFonts w:cs="Times New Roman"/>
                <w:sz w:val="20"/>
                <w:szCs w:val="20"/>
              </w:rPr>
              <w:t xml:space="preserve"> </w:t>
            </w:r>
            <w:r w:rsidRPr="009A2958">
              <w:rPr>
                <w:rFonts w:cs="Times New Roman"/>
                <w:sz w:val="20"/>
                <w:szCs w:val="20"/>
              </w:rPr>
              <w:t>실질을</w:t>
            </w:r>
            <w:r w:rsidRPr="009A2958">
              <w:rPr>
                <w:rFonts w:cs="Times New Roman"/>
                <w:sz w:val="20"/>
                <w:szCs w:val="20"/>
              </w:rPr>
              <w:t xml:space="preserve"> </w:t>
            </w:r>
            <w:r w:rsidRPr="009A2958">
              <w:rPr>
                <w:rFonts w:cs="Times New Roman"/>
                <w:sz w:val="20"/>
                <w:szCs w:val="20"/>
              </w:rPr>
              <w:t>중시하며</w:t>
            </w:r>
            <w:r w:rsidRPr="009A2958">
              <w:rPr>
                <w:rFonts w:cs="Times New Roman"/>
                <w:sz w:val="20"/>
                <w:szCs w:val="20"/>
              </w:rPr>
              <w:t xml:space="preserve">, </w:t>
            </w:r>
            <w:r w:rsidRPr="009A2958">
              <w:rPr>
                <w:rFonts w:cs="Times New Roman"/>
                <w:sz w:val="20"/>
                <w:szCs w:val="20"/>
              </w:rPr>
              <w:t>구체적으로</w:t>
            </w:r>
            <w:r w:rsidRPr="009A2958">
              <w:rPr>
                <w:rFonts w:cs="Times New Roman"/>
                <w:sz w:val="20"/>
                <w:szCs w:val="20"/>
              </w:rPr>
              <w:t xml:space="preserve"> </w:t>
            </w:r>
            <w:r w:rsidRPr="009A2958">
              <w:rPr>
                <w:rFonts w:ascii="바탕" w:eastAsia="바탕" w:hAnsi="바탕" w:cs="바탕" w:hint="eastAsia"/>
                <w:sz w:val="20"/>
                <w:szCs w:val="20"/>
              </w:rPr>
              <w:t>①</w:t>
            </w:r>
            <w:r w:rsidRPr="009A2958">
              <w:rPr>
                <w:rFonts w:cs="Times New Roman"/>
                <w:sz w:val="20"/>
                <w:szCs w:val="20"/>
              </w:rPr>
              <w:t xml:space="preserve"> </w:t>
            </w:r>
            <w:r w:rsidRPr="009A2958">
              <w:rPr>
                <w:rFonts w:cs="Times New Roman"/>
                <w:sz w:val="20"/>
                <w:szCs w:val="20"/>
              </w:rPr>
              <w:t>업무내용을</w:t>
            </w:r>
            <w:r w:rsidRPr="009A2958">
              <w:rPr>
                <w:rFonts w:cs="Times New Roman"/>
                <w:sz w:val="20"/>
                <w:szCs w:val="20"/>
              </w:rPr>
              <w:t xml:space="preserve"> </w:t>
            </w:r>
            <w:r w:rsidRPr="009A2958">
              <w:rPr>
                <w:rFonts w:cs="Times New Roman"/>
                <w:sz w:val="20"/>
                <w:szCs w:val="20"/>
              </w:rPr>
              <w:t>사용자가</w:t>
            </w:r>
            <w:r w:rsidRPr="009A2958">
              <w:rPr>
                <w:rFonts w:cs="Times New Roman"/>
                <w:sz w:val="20"/>
                <w:szCs w:val="20"/>
              </w:rPr>
              <w:t xml:space="preserve"> </w:t>
            </w:r>
            <w:r w:rsidRPr="009A2958">
              <w:rPr>
                <w:rFonts w:cs="Times New Roman"/>
                <w:sz w:val="20"/>
                <w:szCs w:val="20"/>
              </w:rPr>
              <w:t>정하는지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ascii="바탕" w:eastAsia="바탕" w:hAnsi="바탕" w:cs="바탕" w:hint="eastAsia"/>
                <w:sz w:val="20"/>
                <w:szCs w:val="20"/>
              </w:rPr>
              <w:t>②</w:t>
            </w:r>
            <w:r w:rsidRPr="009A2958">
              <w:rPr>
                <w:rFonts w:cs="Times New Roman"/>
                <w:sz w:val="20"/>
                <w:szCs w:val="20"/>
              </w:rPr>
              <w:t xml:space="preserve"> </w:t>
            </w:r>
            <w:r w:rsidRPr="009A2958">
              <w:rPr>
                <w:rFonts w:cs="Times New Roman"/>
                <w:sz w:val="20"/>
                <w:szCs w:val="20"/>
              </w:rPr>
              <w:t>취업규칙</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복무</w:t>
            </w:r>
            <w:r w:rsidRPr="009A2958">
              <w:rPr>
                <w:rFonts w:cs="Times New Roman"/>
                <w:sz w:val="20"/>
                <w:szCs w:val="20"/>
              </w:rPr>
              <w:t>(</w:t>
            </w:r>
            <w:r w:rsidRPr="009A2958">
              <w:rPr>
                <w:rFonts w:cs="Times New Roman"/>
                <w:sz w:val="20"/>
                <w:szCs w:val="20"/>
              </w:rPr>
              <w:t>인사</w:t>
            </w:r>
            <w:r w:rsidRPr="009A2958">
              <w:rPr>
                <w:rFonts w:cs="Times New Roman"/>
                <w:sz w:val="20"/>
                <w:szCs w:val="20"/>
              </w:rPr>
              <w:t>)</w:t>
            </w:r>
            <w:r w:rsidRPr="009A2958">
              <w:rPr>
                <w:rFonts w:cs="Times New Roman"/>
                <w:sz w:val="20"/>
                <w:szCs w:val="20"/>
              </w:rPr>
              <w:t>규정</w:t>
            </w:r>
            <w:r w:rsidRPr="009A2958">
              <w:rPr>
                <w:rFonts w:cs="Times New Roman"/>
                <w:sz w:val="20"/>
                <w:szCs w:val="20"/>
              </w:rPr>
              <w:t xml:space="preserve"> </w:t>
            </w:r>
            <w:r w:rsidRPr="009A2958">
              <w:rPr>
                <w:rFonts w:cs="Times New Roman"/>
                <w:sz w:val="20"/>
                <w:szCs w:val="20"/>
              </w:rPr>
              <w:t>등의</w:t>
            </w:r>
            <w:r w:rsidRPr="009A2958">
              <w:rPr>
                <w:rFonts w:cs="Times New Roman"/>
                <w:sz w:val="20"/>
                <w:szCs w:val="20"/>
              </w:rPr>
              <w:t xml:space="preserve"> </w:t>
            </w:r>
            <w:r w:rsidRPr="009A2958">
              <w:rPr>
                <w:rFonts w:cs="Times New Roman"/>
                <w:sz w:val="20"/>
                <w:szCs w:val="20"/>
              </w:rPr>
              <w:t>적용을</w:t>
            </w:r>
            <w:r w:rsidRPr="009A2958">
              <w:rPr>
                <w:rFonts w:cs="Times New Roman"/>
                <w:sz w:val="20"/>
                <w:szCs w:val="20"/>
              </w:rPr>
              <w:t xml:space="preserve"> </w:t>
            </w:r>
            <w:r w:rsidRPr="009A2958">
              <w:rPr>
                <w:rFonts w:cs="Times New Roman"/>
                <w:sz w:val="20"/>
                <w:szCs w:val="20"/>
              </w:rPr>
              <w:t>받는지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ascii="바탕" w:eastAsia="바탕" w:hAnsi="바탕" w:cs="바탕" w:hint="eastAsia"/>
                <w:sz w:val="20"/>
                <w:szCs w:val="20"/>
              </w:rPr>
              <w:t>③</w:t>
            </w:r>
            <w:r w:rsidRPr="009A2958">
              <w:rPr>
                <w:rFonts w:cs="Times New Roman"/>
                <w:sz w:val="20"/>
                <w:szCs w:val="20"/>
              </w:rPr>
              <w:t xml:space="preserve"> </w:t>
            </w:r>
            <w:r w:rsidRPr="009A2958">
              <w:rPr>
                <w:rFonts w:cs="Times New Roman"/>
                <w:sz w:val="20"/>
                <w:szCs w:val="20"/>
              </w:rPr>
              <w:t>업무수행</w:t>
            </w:r>
            <w:r w:rsidRPr="009A2958">
              <w:rPr>
                <w:rFonts w:cs="Times New Roman"/>
                <w:sz w:val="20"/>
                <w:szCs w:val="20"/>
              </w:rPr>
              <w:t xml:space="preserve"> </w:t>
            </w:r>
            <w:r w:rsidRPr="009A2958">
              <w:rPr>
                <w:rFonts w:cs="Times New Roman"/>
                <w:sz w:val="20"/>
                <w:szCs w:val="20"/>
              </w:rPr>
              <w:t>과정에서</w:t>
            </w:r>
            <w:r w:rsidRPr="009A2958">
              <w:rPr>
                <w:rFonts w:cs="Times New Roman"/>
                <w:sz w:val="20"/>
                <w:szCs w:val="20"/>
              </w:rPr>
              <w:t xml:space="preserve"> </w:t>
            </w:r>
            <w:r w:rsidRPr="009A2958">
              <w:rPr>
                <w:rFonts w:cs="Times New Roman"/>
                <w:sz w:val="20"/>
                <w:szCs w:val="20"/>
              </w:rPr>
              <w:t>사용자가</w:t>
            </w:r>
            <w:r w:rsidRPr="009A2958">
              <w:rPr>
                <w:rFonts w:cs="Times New Roman"/>
                <w:sz w:val="20"/>
                <w:szCs w:val="20"/>
              </w:rPr>
              <w:t xml:space="preserve"> </w:t>
            </w:r>
            <w:r w:rsidRPr="009A2958">
              <w:rPr>
                <w:rFonts w:cs="Times New Roman"/>
                <w:sz w:val="20"/>
                <w:szCs w:val="20"/>
              </w:rPr>
              <w:t>상당한</w:t>
            </w:r>
            <w:r w:rsidRPr="009A2958">
              <w:rPr>
                <w:rFonts w:cs="Times New Roman"/>
                <w:sz w:val="20"/>
                <w:szCs w:val="20"/>
              </w:rPr>
              <w:t xml:space="preserve"> </w:t>
            </w:r>
            <w:r w:rsidRPr="009A2958">
              <w:rPr>
                <w:rFonts w:cs="Times New Roman"/>
                <w:sz w:val="20"/>
                <w:szCs w:val="20"/>
              </w:rPr>
              <w:t>지휘</w:t>
            </w:r>
            <w:r w:rsidRPr="009A2958">
              <w:rPr>
                <w:rFonts w:cs="Times New Roman"/>
                <w:sz w:val="20"/>
                <w:szCs w:val="20"/>
              </w:rPr>
              <w:sym w:font="Wingdings" w:char="F09E"/>
            </w:r>
            <w:r w:rsidRPr="009A2958">
              <w:rPr>
                <w:rFonts w:cs="Times New Roman"/>
                <w:sz w:val="20"/>
                <w:szCs w:val="20"/>
              </w:rPr>
              <w:t>감독을</w:t>
            </w:r>
            <w:r w:rsidRPr="009A2958">
              <w:rPr>
                <w:rFonts w:cs="Times New Roman"/>
                <w:sz w:val="20"/>
                <w:szCs w:val="20"/>
              </w:rPr>
              <w:t xml:space="preserve"> </w:t>
            </w:r>
            <w:r w:rsidRPr="009A2958">
              <w:rPr>
                <w:rFonts w:cs="Times New Roman"/>
                <w:sz w:val="20"/>
                <w:szCs w:val="20"/>
              </w:rPr>
              <w:t>하는지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ascii="바탕" w:eastAsia="바탕" w:hAnsi="바탕" w:cs="바탕" w:hint="eastAsia"/>
                <w:sz w:val="20"/>
                <w:szCs w:val="20"/>
              </w:rPr>
              <w:t>④</w:t>
            </w:r>
            <w:r w:rsidRPr="009A2958">
              <w:rPr>
                <w:rFonts w:cs="Times New Roman"/>
                <w:sz w:val="20"/>
                <w:szCs w:val="20"/>
              </w:rPr>
              <w:t xml:space="preserve"> </w:t>
            </w:r>
            <w:r w:rsidRPr="009A2958">
              <w:rPr>
                <w:rFonts w:cs="Times New Roman"/>
                <w:sz w:val="20"/>
                <w:szCs w:val="20"/>
              </w:rPr>
              <w:t>사용자가</w:t>
            </w:r>
            <w:r w:rsidRPr="009A2958">
              <w:rPr>
                <w:rFonts w:cs="Times New Roman"/>
                <w:sz w:val="20"/>
                <w:szCs w:val="20"/>
              </w:rPr>
              <w:t xml:space="preserve"> </w:t>
            </w:r>
            <w:r w:rsidRPr="009A2958">
              <w:rPr>
                <w:rFonts w:cs="Times New Roman"/>
                <w:sz w:val="20"/>
                <w:szCs w:val="20"/>
              </w:rPr>
              <w:t>근무시간과</w:t>
            </w:r>
            <w:r w:rsidRPr="009A2958">
              <w:rPr>
                <w:rFonts w:cs="Times New Roman"/>
                <w:sz w:val="20"/>
                <w:szCs w:val="20"/>
              </w:rPr>
              <w:t xml:space="preserve"> </w:t>
            </w:r>
            <w:r w:rsidRPr="009A2958">
              <w:rPr>
                <w:rFonts w:cs="Times New Roman"/>
                <w:sz w:val="20"/>
                <w:szCs w:val="20"/>
              </w:rPr>
              <w:t>근무장소를</w:t>
            </w:r>
            <w:r w:rsidRPr="009A2958">
              <w:rPr>
                <w:rFonts w:cs="Times New Roman"/>
                <w:sz w:val="20"/>
                <w:szCs w:val="20"/>
              </w:rPr>
              <w:t xml:space="preserve"> </w:t>
            </w:r>
            <w:r w:rsidRPr="009A2958">
              <w:rPr>
                <w:rFonts w:cs="Times New Roman"/>
                <w:sz w:val="20"/>
                <w:szCs w:val="20"/>
              </w:rPr>
              <w:t>지정하고</w:t>
            </w:r>
            <w:r w:rsidRPr="009A2958">
              <w:rPr>
                <w:rFonts w:cs="Times New Roman"/>
                <w:sz w:val="20"/>
                <w:szCs w:val="20"/>
              </w:rPr>
              <w:t xml:space="preserve"> </w:t>
            </w:r>
            <w:r w:rsidRPr="009A2958">
              <w:rPr>
                <w:rFonts w:cs="Times New Roman"/>
                <w:sz w:val="20"/>
                <w:szCs w:val="20"/>
              </w:rPr>
              <w:t>근로자가</w:t>
            </w:r>
            <w:r w:rsidRPr="009A2958">
              <w:rPr>
                <w:rFonts w:cs="Times New Roman"/>
                <w:sz w:val="20"/>
                <w:szCs w:val="20"/>
              </w:rPr>
              <w:t xml:space="preserve"> </w:t>
            </w:r>
            <w:r w:rsidRPr="009A2958">
              <w:rPr>
                <w:rFonts w:cs="Times New Roman"/>
                <w:sz w:val="20"/>
                <w:szCs w:val="20"/>
              </w:rPr>
              <w:t>이에</w:t>
            </w:r>
            <w:r w:rsidRPr="009A2958">
              <w:rPr>
                <w:rFonts w:cs="Times New Roman"/>
                <w:sz w:val="20"/>
                <w:szCs w:val="20"/>
              </w:rPr>
              <w:t xml:space="preserve"> </w:t>
            </w:r>
            <w:r w:rsidRPr="009A2958">
              <w:rPr>
                <w:rFonts w:cs="Times New Roman"/>
                <w:sz w:val="20"/>
                <w:szCs w:val="20"/>
              </w:rPr>
              <w:t>구속을</w:t>
            </w:r>
            <w:r w:rsidRPr="009A2958">
              <w:rPr>
                <w:rFonts w:cs="Times New Roman"/>
                <w:sz w:val="20"/>
                <w:szCs w:val="20"/>
              </w:rPr>
              <w:t xml:space="preserve"> </w:t>
            </w:r>
            <w:r w:rsidRPr="009A2958">
              <w:rPr>
                <w:rFonts w:cs="Times New Roman"/>
                <w:sz w:val="20"/>
                <w:szCs w:val="20"/>
              </w:rPr>
              <w:t>받는지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ascii="바탕" w:eastAsia="바탕" w:hAnsi="바탕" w:cs="바탕" w:hint="eastAsia"/>
                <w:sz w:val="20"/>
                <w:szCs w:val="20"/>
              </w:rPr>
              <w:t>⑤</w:t>
            </w:r>
            <w:r w:rsidRPr="009A2958">
              <w:rPr>
                <w:rFonts w:cs="Times New Roman"/>
                <w:sz w:val="20"/>
                <w:szCs w:val="20"/>
              </w:rPr>
              <w:t xml:space="preserve"> </w:t>
            </w:r>
            <w:r w:rsidRPr="009A2958">
              <w:rPr>
                <w:rFonts w:cs="Times New Roman"/>
                <w:sz w:val="20"/>
                <w:szCs w:val="20"/>
              </w:rPr>
              <w:t>노무제공자가</w:t>
            </w:r>
            <w:r w:rsidRPr="009A2958">
              <w:rPr>
                <w:rFonts w:cs="Times New Roman"/>
                <w:sz w:val="20"/>
                <w:szCs w:val="20"/>
              </w:rPr>
              <w:t xml:space="preserve"> </w:t>
            </w:r>
            <w:r w:rsidRPr="009A2958">
              <w:rPr>
                <w:rFonts w:cs="Times New Roman"/>
                <w:sz w:val="20"/>
                <w:szCs w:val="20"/>
              </w:rPr>
              <w:t>스스로</w:t>
            </w:r>
            <w:r w:rsidRPr="009A2958">
              <w:rPr>
                <w:rFonts w:cs="Times New Roman"/>
                <w:sz w:val="20"/>
                <w:szCs w:val="20"/>
              </w:rPr>
              <w:t xml:space="preserve"> </w:t>
            </w:r>
            <w:r w:rsidRPr="009A2958">
              <w:rPr>
                <w:rFonts w:cs="Times New Roman"/>
                <w:sz w:val="20"/>
                <w:szCs w:val="20"/>
              </w:rPr>
              <w:t>비품</w:t>
            </w:r>
            <w:r w:rsidRPr="009A2958">
              <w:rPr>
                <w:rFonts w:cs="Times New Roman"/>
                <w:sz w:val="20"/>
                <w:szCs w:val="20"/>
              </w:rPr>
              <w:sym w:font="Wingdings" w:char="F09E"/>
            </w:r>
            <w:r w:rsidRPr="009A2958">
              <w:rPr>
                <w:rFonts w:cs="Times New Roman"/>
                <w:sz w:val="20"/>
                <w:szCs w:val="20"/>
              </w:rPr>
              <w:t>원자재나</w:t>
            </w:r>
            <w:r w:rsidRPr="009A2958">
              <w:rPr>
                <w:rFonts w:cs="Times New Roman"/>
                <w:sz w:val="20"/>
                <w:szCs w:val="20"/>
              </w:rPr>
              <w:t xml:space="preserve"> </w:t>
            </w:r>
            <w:r w:rsidRPr="009A2958">
              <w:rPr>
                <w:rFonts w:cs="Times New Roman"/>
                <w:sz w:val="20"/>
                <w:szCs w:val="20"/>
              </w:rPr>
              <w:t>작업도구</w:t>
            </w:r>
            <w:r w:rsidRPr="009A2958">
              <w:rPr>
                <w:rFonts w:cs="Times New Roman"/>
                <w:sz w:val="20"/>
                <w:szCs w:val="20"/>
              </w:rPr>
              <w:t xml:space="preserve"> </w:t>
            </w:r>
            <w:r w:rsidRPr="009A2958">
              <w:rPr>
                <w:rFonts w:cs="Times New Roman"/>
                <w:sz w:val="20"/>
                <w:szCs w:val="20"/>
              </w:rPr>
              <w:t>등을</w:t>
            </w:r>
            <w:r w:rsidRPr="009A2958">
              <w:rPr>
                <w:rFonts w:cs="Times New Roman"/>
                <w:sz w:val="20"/>
                <w:szCs w:val="20"/>
              </w:rPr>
              <w:t xml:space="preserve"> </w:t>
            </w:r>
            <w:r w:rsidRPr="009A2958">
              <w:rPr>
                <w:rFonts w:cs="Times New Roman"/>
                <w:sz w:val="20"/>
                <w:szCs w:val="20"/>
              </w:rPr>
              <w:t>소유하는지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ascii="바탕" w:eastAsia="바탕" w:hAnsi="바탕" w:cs="바탕" w:hint="eastAsia"/>
                <w:sz w:val="20"/>
                <w:szCs w:val="20"/>
              </w:rPr>
              <w:t>⑥</w:t>
            </w:r>
            <w:r w:rsidRPr="009A2958">
              <w:rPr>
                <w:rFonts w:cs="Times New Roman"/>
                <w:sz w:val="20"/>
                <w:szCs w:val="20"/>
              </w:rPr>
              <w:t xml:space="preserve"> </w:t>
            </w:r>
            <w:r w:rsidRPr="009A2958">
              <w:rPr>
                <w:rFonts w:cs="Times New Roman"/>
                <w:sz w:val="20"/>
                <w:szCs w:val="20"/>
              </w:rPr>
              <w:t>제</w:t>
            </w:r>
            <w:r w:rsidRPr="009A2958">
              <w:rPr>
                <w:rFonts w:cs="Times New Roman"/>
                <w:sz w:val="20"/>
                <w:szCs w:val="20"/>
              </w:rPr>
              <w:t>3</w:t>
            </w:r>
            <w:r w:rsidRPr="009A2958">
              <w:rPr>
                <w:rFonts w:cs="Times New Roman"/>
                <w:sz w:val="20"/>
                <w:szCs w:val="20"/>
              </w:rPr>
              <w:t>자를</w:t>
            </w:r>
            <w:r w:rsidRPr="009A2958">
              <w:rPr>
                <w:rFonts w:cs="Times New Roman"/>
                <w:sz w:val="20"/>
                <w:szCs w:val="20"/>
              </w:rPr>
              <w:t xml:space="preserve"> </w:t>
            </w:r>
            <w:r w:rsidRPr="009A2958">
              <w:rPr>
                <w:rFonts w:cs="Times New Roman"/>
                <w:sz w:val="20"/>
                <w:szCs w:val="20"/>
              </w:rPr>
              <w:t>고용하여</w:t>
            </w:r>
            <w:r w:rsidRPr="009A2958">
              <w:rPr>
                <w:rFonts w:cs="Times New Roman"/>
                <w:sz w:val="20"/>
                <w:szCs w:val="20"/>
              </w:rPr>
              <w:t xml:space="preserve"> </w:t>
            </w:r>
            <w:r w:rsidRPr="009A2958">
              <w:rPr>
                <w:rFonts w:cs="Times New Roman"/>
                <w:sz w:val="20"/>
                <w:szCs w:val="20"/>
              </w:rPr>
              <w:t>업무를</w:t>
            </w:r>
            <w:r w:rsidRPr="009A2958">
              <w:rPr>
                <w:rFonts w:cs="Times New Roman"/>
                <w:sz w:val="20"/>
                <w:szCs w:val="20"/>
              </w:rPr>
              <w:t xml:space="preserve"> </w:t>
            </w:r>
            <w:r w:rsidRPr="009A2958">
              <w:rPr>
                <w:rFonts w:cs="Times New Roman"/>
                <w:sz w:val="20"/>
                <w:szCs w:val="20"/>
              </w:rPr>
              <w:t>대행케</w:t>
            </w:r>
            <w:r w:rsidRPr="009A2958">
              <w:rPr>
                <w:rFonts w:cs="Times New Roman"/>
                <w:sz w:val="20"/>
                <w:szCs w:val="20"/>
              </w:rPr>
              <w:t xml:space="preserve"> </w:t>
            </w:r>
            <w:r w:rsidRPr="009A2958">
              <w:rPr>
                <w:rFonts w:cs="Times New Roman"/>
                <w:sz w:val="20"/>
                <w:szCs w:val="20"/>
              </w:rPr>
              <w:t>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ascii="바탕" w:eastAsia="바탕" w:hAnsi="바탕" w:cs="바탕" w:hint="eastAsia"/>
                <w:sz w:val="20"/>
                <w:szCs w:val="20"/>
              </w:rPr>
              <w:t>⑦</w:t>
            </w:r>
            <w:r w:rsidRPr="009A2958">
              <w:rPr>
                <w:rFonts w:cs="Times New Roman"/>
                <w:sz w:val="20"/>
                <w:szCs w:val="20"/>
              </w:rPr>
              <w:t xml:space="preserve"> </w:t>
            </w:r>
            <w:r w:rsidRPr="009A2958">
              <w:rPr>
                <w:rFonts w:cs="Times New Roman"/>
                <w:sz w:val="20"/>
                <w:szCs w:val="20"/>
              </w:rPr>
              <w:t>노무</w:t>
            </w:r>
            <w:r w:rsidRPr="009A2958">
              <w:rPr>
                <w:rFonts w:cs="Times New Roman"/>
                <w:sz w:val="20"/>
                <w:szCs w:val="20"/>
              </w:rPr>
              <w:t xml:space="preserve"> </w:t>
            </w:r>
            <w:r w:rsidRPr="009A2958">
              <w:rPr>
                <w:rFonts w:cs="Times New Roman"/>
                <w:sz w:val="20"/>
                <w:szCs w:val="20"/>
              </w:rPr>
              <w:t>제공을</w:t>
            </w:r>
            <w:r w:rsidRPr="009A2958">
              <w:rPr>
                <w:rFonts w:cs="Times New Roman"/>
                <w:sz w:val="20"/>
                <w:szCs w:val="20"/>
              </w:rPr>
              <w:t xml:space="preserve"> </w:t>
            </w:r>
            <w:r w:rsidRPr="009A2958">
              <w:rPr>
                <w:rFonts w:cs="Times New Roman"/>
                <w:sz w:val="20"/>
                <w:szCs w:val="20"/>
              </w:rPr>
              <w:t>통한</w:t>
            </w:r>
            <w:r w:rsidRPr="009A2958">
              <w:rPr>
                <w:rFonts w:cs="Times New Roman"/>
                <w:sz w:val="20"/>
                <w:szCs w:val="20"/>
              </w:rPr>
              <w:t xml:space="preserve"> </w:t>
            </w:r>
            <w:r w:rsidRPr="009A2958">
              <w:rPr>
                <w:rFonts w:cs="Times New Roman"/>
                <w:sz w:val="20"/>
                <w:szCs w:val="20"/>
              </w:rPr>
              <w:t>이윤의</w:t>
            </w:r>
            <w:r w:rsidRPr="009A2958">
              <w:rPr>
                <w:rFonts w:cs="Times New Roman"/>
                <w:sz w:val="20"/>
                <w:szCs w:val="20"/>
              </w:rPr>
              <w:t xml:space="preserve"> </w:t>
            </w:r>
            <w:r w:rsidRPr="009A2958">
              <w:rPr>
                <w:rFonts w:cs="Times New Roman"/>
                <w:sz w:val="20"/>
                <w:szCs w:val="20"/>
              </w:rPr>
              <w:t>창출과</w:t>
            </w:r>
            <w:r w:rsidRPr="009A2958">
              <w:rPr>
                <w:rFonts w:cs="Times New Roman"/>
                <w:sz w:val="20"/>
                <w:szCs w:val="20"/>
              </w:rPr>
              <w:t xml:space="preserve"> </w:t>
            </w:r>
            <w:r w:rsidRPr="009A2958">
              <w:rPr>
                <w:rFonts w:cs="Times New Roman"/>
                <w:sz w:val="20"/>
                <w:szCs w:val="20"/>
              </w:rPr>
              <w:t>손실의</w:t>
            </w:r>
            <w:r w:rsidRPr="009A2958">
              <w:rPr>
                <w:rFonts w:cs="Times New Roman"/>
                <w:sz w:val="20"/>
                <w:szCs w:val="20"/>
              </w:rPr>
              <w:t xml:space="preserve"> </w:t>
            </w:r>
            <w:r w:rsidRPr="009A2958">
              <w:rPr>
                <w:rFonts w:cs="Times New Roman"/>
                <w:sz w:val="20"/>
                <w:szCs w:val="20"/>
              </w:rPr>
              <w:t>초래</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위험을</w:t>
            </w:r>
            <w:r w:rsidRPr="009A2958">
              <w:rPr>
                <w:rFonts w:cs="Times New Roman"/>
                <w:sz w:val="20"/>
                <w:szCs w:val="20"/>
              </w:rPr>
              <w:t xml:space="preserve"> </w:t>
            </w:r>
            <w:r w:rsidRPr="009A2958">
              <w:rPr>
                <w:rFonts w:cs="Times New Roman"/>
                <w:sz w:val="20"/>
                <w:szCs w:val="20"/>
              </w:rPr>
              <w:t>스스로</w:t>
            </w:r>
            <w:r w:rsidRPr="009A2958">
              <w:rPr>
                <w:rFonts w:cs="Times New Roman"/>
                <w:sz w:val="20"/>
                <w:szCs w:val="20"/>
              </w:rPr>
              <w:t xml:space="preserve"> </w:t>
            </w:r>
            <w:r w:rsidRPr="009A2958">
              <w:rPr>
                <w:rFonts w:cs="Times New Roman"/>
                <w:sz w:val="20"/>
                <w:szCs w:val="20"/>
              </w:rPr>
              <w:t>안고</w:t>
            </w:r>
            <w:r w:rsidRPr="009A2958">
              <w:rPr>
                <w:rFonts w:cs="Times New Roman"/>
                <w:sz w:val="20"/>
                <w:szCs w:val="20"/>
              </w:rPr>
              <w:t xml:space="preserve"> </w:t>
            </w:r>
            <w:r w:rsidRPr="009A2958">
              <w:rPr>
                <w:rFonts w:cs="Times New Roman"/>
                <w:sz w:val="20"/>
                <w:szCs w:val="20"/>
              </w:rPr>
              <w:t>있는지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ascii="바탕" w:eastAsia="바탕" w:hAnsi="바탕" w:cs="바탕" w:hint="eastAsia"/>
                <w:sz w:val="20"/>
                <w:szCs w:val="20"/>
              </w:rPr>
              <w:t>⑧</w:t>
            </w:r>
            <w:r w:rsidRPr="009A2958">
              <w:rPr>
                <w:rFonts w:cs="Times New Roman"/>
                <w:sz w:val="20"/>
                <w:szCs w:val="20"/>
              </w:rPr>
              <w:t xml:space="preserve"> </w:t>
            </w:r>
            <w:r w:rsidRPr="009A2958">
              <w:rPr>
                <w:rFonts w:cs="Times New Roman"/>
                <w:sz w:val="20"/>
                <w:szCs w:val="20"/>
              </w:rPr>
              <w:t>보수의</w:t>
            </w:r>
            <w:r w:rsidRPr="009A2958">
              <w:rPr>
                <w:rFonts w:cs="Times New Roman"/>
                <w:sz w:val="20"/>
                <w:szCs w:val="20"/>
              </w:rPr>
              <w:t xml:space="preserve"> </w:t>
            </w:r>
            <w:r w:rsidRPr="009A2958">
              <w:rPr>
                <w:rFonts w:cs="Times New Roman"/>
                <w:sz w:val="20"/>
                <w:szCs w:val="20"/>
              </w:rPr>
              <w:t>성격이</w:t>
            </w:r>
            <w:r w:rsidRPr="009A2958">
              <w:rPr>
                <w:rFonts w:cs="Times New Roman"/>
                <w:sz w:val="20"/>
                <w:szCs w:val="20"/>
              </w:rPr>
              <w:t xml:space="preserve"> </w:t>
            </w:r>
            <w:r w:rsidRPr="009A2958">
              <w:rPr>
                <w:rFonts w:cs="Times New Roman"/>
                <w:sz w:val="20"/>
                <w:szCs w:val="20"/>
              </w:rPr>
              <w:t>근로</w:t>
            </w:r>
            <w:r w:rsidRPr="009A2958">
              <w:rPr>
                <w:rFonts w:cs="Times New Roman"/>
                <w:sz w:val="20"/>
                <w:szCs w:val="20"/>
              </w:rPr>
              <w:t xml:space="preserve"> </w:t>
            </w:r>
            <w:r w:rsidRPr="009A2958">
              <w:rPr>
                <w:rFonts w:cs="Times New Roman"/>
                <w:sz w:val="20"/>
                <w:szCs w:val="20"/>
              </w:rPr>
              <w:t>자체의</w:t>
            </w:r>
            <w:r w:rsidRPr="009A2958">
              <w:rPr>
                <w:rFonts w:cs="Times New Roman"/>
                <w:sz w:val="20"/>
                <w:szCs w:val="20"/>
              </w:rPr>
              <w:t xml:space="preserve"> </w:t>
            </w:r>
            <w:r w:rsidRPr="009A2958">
              <w:rPr>
                <w:rFonts w:cs="Times New Roman"/>
                <w:sz w:val="20"/>
                <w:szCs w:val="20"/>
              </w:rPr>
              <w:t>대상적</w:t>
            </w:r>
            <w:r w:rsidRPr="009A2958">
              <w:rPr>
                <w:rFonts w:cs="Times New Roman"/>
                <w:sz w:val="20"/>
                <w:szCs w:val="20"/>
              </w:rPr>
              <w:t xml:space="preserve"> </w:t>
            </w:r>
            <w:r w:rsidRPr="009A2958">
              <w:rPr>
                <w:rFonts w:cs="Times New Roman"/>
                <w:sz w:val="20"/>
                <w:szCs w:val="20"/>
              </w:rPr>
              <w:t>성격인지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ascii="바탕" w:eastAsia="바탕" w:hAnsi="바탕" w:cs="바탕" w:hint="eastAsia"/>
                <w:sz w:val="20"/>
                <w:szCs w:val="20"/>
              </w:rPr>
              <w:t>⑨</w:t>
            </w:r>
            <w:r w:rsidRPr="009A2958">
              <w:rPr>
                <w:rFonts w:cs="Times New Roman"/>
                <w:sz w:val="20"/>
                <w:szCs w:val="20"/>
              </w:rPr>
              <w:t xml:space="preserve"> </w:t>
            </w:r>
            <w:r w:rsidRPr="009A2958">
              <w:rPr>
                <w:rFonts w:cs="Times New Roman"/>
                <w:sz w:val="20"/>
                <w:szCs w:val="20"/>
              </w:rPr>
              <w:t>기본급이나</w:t>
            </w:r>
            <w:r w:rsidRPr="009A2958">
              <w:rPr>
                <w:rFonts w:cs="Times New Roman"/>
                <w:sz w:val="20"/>
                <w:szCs w:val="20"/>
              </w:rPr>
              <w:t xml:space="preserve"> </w:t>
            </w:r>
            <w:r w:rsidRPr="009A2958">
              <w:rPr>
                <w:rFonts w:cs="Times New Roman"/>
                <w:sz w:val="20"/>
                <w:szCs w:val="20"/>
              </w:rPr>
              <w:t>고정급이</w:t>
            </w:r>
            <w:r w:rsidRPr="009A2958">
              <w:rPr>
                <w:rFonts w:cs="Times New Roman"/>
                <w:sz w:val="20"/>
                <w:szCs w:val="20"/>
              </w:rPr>
              <w:t xml:space="preserve"> </w:t>
            </w:r>
            <w:r w:rsidRPr="009A2958">
              <w:rPr>
                <w:rFonts w:cs="Times New Roman"/>
                <w:sz w:val="20"/>
                <w:szCs w:val="20"/>
              </w:rPr>
              <w:t>정하여졌는지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ascii="바탕" w:eastAsia="바탕" w:hAnsi="바탕" w:cs="바탕" w:hint="eastAsia"/>
                <w:sz w:val="20"/>
                <w:szCs w:val="20"/>
              </w:rPr>
              <w:t>⑩</w:t>
            </w:r>
            <w:r w:rsidRPr="009A2958">
              <w:rPr>
                <w:rFonts w:cs="Times New Roman"/>
                <w:sz w:val="20"/>
                <w:szCs w:val="20"/>
              </w:rPr>
              <w:t xml:space="preserve"> </w:t>
            </w:r>
            <w:r w:rsidRPr="009A2958">
              <w:rPr>
                <w:rFonts w:cs="Times New Roman"/>
                <w:sz w:val="20"/>
                <w:szCs w:val="20"/>
              </w:rPr>
              <w:t>근로소득세의</w:t>
            </w:r>
            <w:r w:rsidRPr="009A2958">
              <w:rPr>
                <w:rFonts w:cs="Times New Roman"/>
                <w:sz w:val="20"/>
                <w:szCs w:val="20"/>
              </w:rPr>
              <w:t xml:space="preserve"> </w:t>
            </w:r>
            <w:r w:rsidRPr="009A2958">
              <w:rPr>
                <w:rFonts w:cs="Times New Roman"/>
                <w:sz w:val="20"/>
                <w:szCs w:val="20"/>
              </w:rPr>
              <w:t>원천징수</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ascii="바탕" w:eastAsia="바탕" w:hAnsi="바탕" w:cs="바탕" w:hint="eastAsia"/>
                <w:sz w:val="20"/>
                <w:szCs w:val="20"/>
              </w:rPr>
              <w:t>⑪</w:t>
            </w:r>
            <w:r w:rsidRPr="009A2958">
              <w:rPr>
                <w:rFonts w:cs="Times New Roman"/>
                <w:sz w:val="20"/>
                <w:szCs w:val="20"/>
              </w:rPr>
              <w:t xml:space="preserve"> </w:t>
            </w:r>
            <w:r w:rsidRPr="009A2958">
              <w:rPr>
                <w:rFonts w:cs="Times New Roman"/>
                <w:sz w:val="20"/>
                <w:szCs w:val="20"/>
              </w:rPr>
              <w:t>근로</w:t>
            </w:r>
            <w:r w:rsidRPr="009A2958">
              <w:rPr>
                <w:rFonts w:cs="Times New Roman"/>
                <w:sz w:val="20"/>
                <w:szCs w:val="20"/>
              </w:rPr>
              <w:t xml:space="preserve"> </w:t>
            </w:r>
            <w:r w:rsidRPr="009A2958">
              <w:rPr>
                <w:rFonts w:cs="Times New Roman"/>
                <w:sz w:val="20"/>
                <w:szCs w:val="20"/>
              </w:rPr>
              <w:t>제공</w:t>
            </w:r>
            <w:r w:rsidRPr="009A2958">
              <w:rPr>
                <w:rFonts w:cs="Times New Roman"/>
                <w:sz w:val="20"/>
                <w:szCs w:val="20"/>
              </w:rPr>
              <w:t xml:space="preserve"> </w:t>
            </w:r>
            <w:r w:rsidRPr="009A2958">
              <w:rPr>
                <w:rFonts w:cs="Times New Roman"/>
                <w:sz w:val="20"/>
                <w:szCs w:val="20"/>
              </w:rPr>
              <w:t>관계의</w:t>
            </w:r>
            <w:r w:rsidRPr="009A2958">
              <w:rPr>
                <w:rFonts w:cs="Times New Roman"/>
                <w:sz w:val="20"/>
                <w:szCs w:val="20"/>
              </w:rPr>
              <w:t xml:space="preserve"> </w:t>
            </w:r>
            <w:r w:rsidRPr="009A2958">
              <w:rPr>
                <w:rFonts w:cs="Times New Roman"/>
                <w:sz w:val="20"/>
                <w:szCs w:val="20"/>
              </w:rPr>
              <w:t>계속성과</w:t>
            </w:r>
            <w:r w:rsidRPr="009A2958">
              <w:rPr>
                <w:rFonts w:cs="Times New Roman"/>
                <w:sz w:val="20"/>
                <w:szCs w:val="20"/>
              </w:rPr>
              <w:t xml:space="preserve"> </w:t>
            </w:r>
            <w:r w:rsidRPr="009A2958">
              <w:rPr>
                <w:rFonts w:cs="Times New Roman"/>
                <w:sz w:val="20"/>
                <w:szCs w:val="20"/>
              </w:rPr>
              <w:t>사용자에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전속성의</w:t>
            </w:r>
            <w:r w:rsidRPr="009A2958">
              <w:rPr>
                <w:rFonts w:cs="Times New Roman"/>
                <w:sz w:val="20"/>
                <w:szCs w:val="20"/>
              </w:rPr>
              <w:t xml:space="preserve"> </w:t>
            </w:r>
            <w:r w:rsidRPr="009A2958">
              <w:rPr>
                <w:rFonts w:cs="Times New Roman"/>
                <w:sz w:val="20"/>
                <w:szCs w:val="20"/>
              </w:rPr>
              <w:t>유무와</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정도</w:t>
            </w:r>
            <w:r w:rsidRPr="009A2958">
              <w:rPr>
                <w:rFonts w:cs="Times New Roman"/>
                <w:sz w:val="20"/>
                <w:szCs w:val="20"/>
              </w:rPr>
              <w:t xml:space="preserve">, </w:t>
            </w:r>
            <w:r w:rsidRPr="009A2958">
              <w:rPr>
                <w:rFonts w:ascii="바탕" w:eastAsia="바탕" w:hAnsi="바탕" w:cs="바탕" w:hint="eastAsia"/>
                <w:sz w:val="20"/>
                <w:szCs w:val="20"/>
              </w:rPr>
              <w:t>⑫</w:t>
            </w:r>
            <w:r w:rsidRPr="009A2958">
              <w:rPr>
                <w:rFonts w:cs="Times New Roman"/>
                <w:sz w:val="20"/>
                <w:szCs w:val="20"/>
              </w:rPr>
              <w:t xml:space="preserve"> </w:t>
            </w:r>
            <w:r w:rsidRPr="009A2958">
              <w:rPr>
                <w:rFonts w:cs="Times New Roman"/>
                <w:sz w:val="20"/>
                <w:szCs w:val="20"/>
              </w:rPr>
              <w:t>사회보장제도에</w:t>
            </w:r>
            <w:r w:rsidRPr="009A2958">
              <w:rPr>
                <w:rFonts w:cs="Times New Roman"/>
                <w:sz w:val="20"/>
                <w:szCs w:val="20"/>
              </w:rPr>
              <w:t xml:space="preserve"> </w:t>
            </w:r>
            <w:r w:rsidRPr="009A2958">
              <w:rPr>
                <w:rFonts w:cs="Times New Roman"/>
                <w:sz w:val="20"/>
                <w:szCs w:val="20"/>
              </w:rPr>
              <w:t>관한</w:t>
            </w:r>
            <w:r w:rsidRPr="009A2958">
              <w:rPr>
                <w:rFonts w:cs="Times New Roman"/>
                <w:sz w:val="20"/>
                <w:szCs w:val="20"/>
              </w:rPr>
              <w:t xml:space="preserve"> </w:t>
            </w:r>
            <w:r w:rsidRPr="009A2958">
              <w:rPr>
                <w:rFonts w:cs="Times New Roman"/>
                <w:sz w:val="20"/>
                <w:szCs w:val="20"/>
              </w:rPr>
              <w:t>법령에서</w:t>
            </w:r>
            <w:r w:rsidRPr="009A2958">
              <w:rPr>
                <w:rFonts w:cs="Times New Roman"/>
                <w:sz w:val="20"/>
                <w:szCs w:val="20"/>
              </w:rPr>
              <w:t xml:space="preserve"> </w:t>
            </w:r>
            <w:r w:rsidRPr="009A2958">
              <w:rPr>
                <w:rFonts w:cs="Times New Roman"/>
                <w:sz w:val="20"/>
                <w:szCs w:val="20"/>
              </w:rPr>
              <w:t>근로자로서의</w:t>
            </w:r>
            <w:r w:rsidRPr="009A2958">
              <w:rPr>
                <w:rFonts w:cs="Times New Roman"/>
                <w:sz w:val="20"/>
                <w:szCs w:val="20"/>
              </w:rPr>
              <w:t xml:space="preserve"> </w:t>
            </w:r>
            <w:r w:rsidRPr="009A2958">
              <w:rPr>
                <w:rFonts w:cs="Times New Roman"/>
                <w:sz w:val="20"/>
                <w:szCs w:val="20"/>
              </w:rPr>
              <w:t>지위를</w:t>
            </w:r>
            <w:r w:rsidRPr="009A2958">
              <w:rPr>
                <w:rFonts w:cs="Times New Roman"/>
                <w:sz w:val="20"/>
                <w:szCs w:val="20"/>
              </w:rPr>
              <w:t xml:space="preserve"> </w:t>
            </w:r>
            <w:r w:rsidRPr="009A2958">
              <w:rPr>
                <w:rFonts w:cs="Times New Roman"/>
                <w:sz w:val="20"/>
                <w:szCs w:val="20"/>
              </w:rPr>
              <w:t>인정받는지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경제적</w:t>
            </w:r>
            <w:r w:rsidRPr="009A2958">
              <w:rPr>
                <w:rFonts w:cs="Times New Roman"/>
                <w:sz w:val="20"/>
                <w:szCs w:val="20"/>
              </w:rPr>
              <w:sym w:font="Wingdings" w:char="F09E"/>
            </w:r>
            <w:r w:rsidRPr="009A2958">
              <w:rPr>
                <w:rFonts w:cs="Times New Roman"/>
                <w:sz w:val="20"/>
                <w:szCs w:val="20"/>
              </w:rPr>
              <w:t>사회적</w:t>
            </w:r>
            <w:r w:rsidRPr="009A2958">
              <w:rPr>
                <w:rFonts w:cs="Times New Roman"/>
                <w:sz w:val="20"/>
                <w:szCs w:val="20"/>
              </w:rPr>
              <w:t xml:space="preserve"> </w:t>
            </w:r>
            <w:r w:rsidRPr="009A2958">
              <w:rPr>
                <w:rFonts w:cs="Times New Roman"/>
                <w:sz w:val="20"/>
                <w:szCs w:val="20"/>
              </w:rPr>
              <w:t>여러</w:t>
            </w:r>
            <w:r w:rsidRPr="009A2958">
              <w:rPr>
                <w:rFonts w:cs="Times New Roman"/>
                <w:sz w:val="20"/>
                <w:szCs w:val="20"/>
              </w:rPr>
              <w:t xml:space="preserve"> </w:t>
            </w:r>
            <w:r w:rsidRPr="009A2958">
              <w:rPr>
                <w:rFonts w:cs="Times New Roman"/>
                <w:sz w:val="20"/>
                <w:szCs w:val="20"/>
              </w:rPr>
              <w:t>조건을</w:t>
            </w:r>
            <w:r w:rsidRPr="009A2958">
              <w:rPr>
                <w:rFonts w:cs="Times New Roman"/>
                <w:sz w:val="20"/>
                <w:szCs w:val="20"/>
              </w:rPr>
              <w:t xml:space="preserve"> </w:t>
            </w:r>
            <w:r w:rsidRPr="009A2958">
              <w:rPr>
                <w:rFonts w:cs="Times New Roman"/>
                <w:sz w:val="20"/>
                <w:szCs w:val="20"/>
              </w:rPr>
              <w:t>종합적으로</w:t>
            </w:r>
            <w:r w:rsidRPr="009A2958">
              <w:rPr>
                <w:rFonts w:cs="Times New Roman"/>
                <w:sz w:val="20"/>
                <w:szCs w:val="20"/>
              </w:rPr>
              <w:t xml:space="preserve"> </w:t>
            </w:r>
            <w:r w:rsidRPr="009A2958">
              <w:rPr>
                <w:rFonts w:cs="Times New Roman"/>
                <w:sz w:val="20"/>
                <w:szCs w:val="20"/>
              </w:rPr>
              <w:t>고려하여</w:t>
            </w:r>
            <w:r w:rsidRPr="009A2958">
              <w:rPr>
                <w:rFonts w:cs="Times New Roman"/>
                <w:sz w:val="20"/>
                <w:szCs w:val="20"/>
              </w:rPr>
              <w:t xml:space="preserve"> </w:t>
            </w:r>
            <w:r w:rsidRPr="009A2958">
              <w:rPr>
                <w:rFonts w:cs="Times New Roman"/>
                <w:sz w:val="20"/>
                <w:szCs w:val="20"/>
              </w:rPr>
              <w:t>판단함</w:t>
            </w:r>
            <w:r w:rsidRPr="009A2958">
              <w:rPr>
                <w:rFonts w:cs="Times New Roman"/>
                <w:sz w:val="20"/>
                <w:szCs w:val="20"/>
              </w:rPr>
              <w:t xml:space="preserve">. </w:t>
            </w:r>
            <w:r w:rsidRPr="009A2958">
              <w:rPr>
                <w:rFonts w:cs="Times New Roman"/>
                <w:sz w:val="20"/>
                <w:szCs w:val="20"/>
              </w:rPr>
              <w:t>특히</w:t>
            </w:r>
            <w:r w:rsidRPr="009A2958">
              <w:rPr>
                <w:rFonts w:cs="Times New Roman"/>
                <w:sz w:val="20"/>
                <w:szCs w:val="20"/>
              </w:rPr>
              <w:t xml:space="preserve">, </w:t>
            </w:r>
            <w:r w:rsidRPr="009A2958">
              <w:rPr>
                <w:rFonts w:cs="Times New Roman"/>
                <w:sz w:val="20"/>
                <w:szCs w:val="20"/>
              </w:rPr>
              <w:t>위</w:t>
            </w:r>
            <w:r w:rsidRPr="009A2958">
              <w:rPr>
                <w:rFonts w:cs="Times New Roman"/>
                <w:sz w:val="20"/>
                <w:szCs w:val="20"/>
              </w:rPr>
              <w:t xml:space="preserve"> </w:t>
            </w:r>
            <w:r w:rsidRPr="009A2958">
              <w:rPr>
                <w:rFonts w:cs="Times New Roman"/>
                <w:sz w:val="20"/>
                <w:szCs w:val="20"/>
              </w:rPr>
              <w:t>요소들</w:t>
            </w:r>
            <w:r w:rsidRPr="009A2958">
              <w:rPr>
                <w:rFonts w:cs="Times New Roman"/>
                <w:sz w:val="20"/>
                <w:szCs w:val="20"/>
              </w:rPr>
              <w:t xml:space="preserve"> </w:t>
            </w:r>
            <w:r w:rsidRPr="009A2958">
              <w:rPr>
                <w:rFonts w:cs="Times New Roman"/>
                <w:sz w:val="20"/>
                <w:szCs w:val="20"/>
              </w:rPr>
              <w:t>중에서도</w:t>
            </w:r>
            <w:r w:rsidRPr="009A2958">
              <w:rPr>
                <w:rFonts w:cs="Times New Roman"/>
                <w:sz w:val="20"/>
                <w:szCs w:val="20"/>
              </w:rPr>
              <w:t xml:space="preserve"> “</w:t>
            </w:r>
            <w:r w:rsidRPr="009A2958">
              <w:rPr>
                <w:rFonts w:ascii="바탕" w:eastAsia="바탕" w:hAnsi="바탕" w:cs="바탕" w:hint="eastAsia"/>
                <w:sz w:val="20"/>
                <w:szCs w:val="20"/>
              </w:rPr>
              <w:t>③</w:t>
            </w:r>
            <w:r w:rsidRPr="009A2958">
              <w:rPr>
                <w:rFonts w:cs="Times New Roman"/>
                <w:sz w:val="20"/>
                <w:szCs w:val="20"/>
              </w:rPr>
              <w:t xml:space="preserve"> </w:t>
            </w:r>
            <w:r w:rsidRPr="009A2958">
              <w:rPr>
                <w:rFonts w:cs="Times New Roman"/>
                <w:sz w:val="20"/>
                <w:szCs w:val="20"/>
              </w:rPr>
              <w:t>업무수행</w:t>
            </w:r>
            <w:r w:rsidRPr="009A2958">
              <w:rPr>
                <w:rFonts w:cs="Times New Roman"/>
                <w:sz w:val="20"/>
                <w:szCs w:val="20"/>
              </w:rPr>
              <w:t xml:space="preserve"> </w:t>
            </w:r>
            <w:r w:rsidRPr="009A2958">
              <w:rPr>
                <w:rFonts w:cs="Times New Roman"/>
                <w:sz w:val="20"/>
                <w:szCs w:val="20"/>
              </w:rPr>
              <w:t>과정에서</w:t>
            </w:r>
            <w:r w:rsidRPr="009A2958">
              <w:rPr>
                <w:rFonts w:cs="Times New Roman"/>
                <w:sz w:val="20"/>
                <w:szCs w:val="20"/>
              </w:rPr>
              <w:t xml:space="preserve"> </w:t>
            </w:r>
            <w:r w:rsidRPr="009A2958">
              <w:rPr>
                <w:rFonts w:cs="Times New Roman"/>
                <w:sz w:val="20"/>
                <w:szCs w:val="20"/>
              </w:rPr>
              <w:t>사용자가</w:t>
            </w:r>
            <w:r w:rsidRPr="009A2958">
              <w:rPr>
                <w:rFonts w:cs="Times New Roman"/>
                <w:sz w:val="20"/>
                <w:szCs w:val="20"/>
              </w:rPr>
              <w:t xml:space="preserve"> </w:t>
            </w:r>
            <w:r w:rsidRPr="009A2958">
              <w:rPr>
                <w:rFonts w:cs="Times New Roman"/>
                <w:sz w:val="20"/>
                <w:szCs w:val="20"/>
              </w:rPr>
              <w:t>상당한</w:t>
            </w:r>
            <w:r w:rsidRPr="009A2958">
              <w:rPr>
                <w:rFonts w:cs="Times New Roman"/>
                <w:sz w:val="20"/>
                <w:szCs w:val="20"/>
              </w:rPr>
              <w:t xml:space="preserve"> </w:t>
            </w:r>
            <w:r w:rsidRPr="009A2958">
              <w:rPr>
                <w:rFonts w:cs="Times New Roman"/>
                <w:sz w:val="20"/>
                <w:szCs w:val="20"/>
              </w:rPr>
              <w:t>지휘</w:t>
            </w:r>
            <w:r w:rsidRPr="009A2958">
              <w:rPr>
                <w:rFonts w:cs="Times New Roman"/>
                <w:sz w:val="20"/>
                <w:szCs w:val="20"/>
              </w:rPr>
              <w:sym w:font="Wingdings" w:char="F09E"/>
            </w:r>
            <w:r w:rsidRPr="009A2958">
              <w:rPr>
                <w:rFonts w:cs="Times New Roman"/>
                <w:sz w:val="20"/>
                <w:szCs w:val="20"/>
              </w:rPr>
              <w:t>감독을</w:t>
            </w:r>
            <w:r w:rsidRPr="009A2958">
              <w:rPr>
                <w:rFonts w:cs="Times New Roman"/>
                <w:sz w:val="20"/>
                <w:szCs w:val="20"/>
              </w:rPr>
              <w:t xml:space="preserve"> </w:t>
            </w:r>
            <w:r w:rsidRPr="009A2958">
              <w:rPr>
                <w:rFonts w:cs="Times New Roman"/>
                <w:sz w:val="20"/>
                <w:szCs w:val="20"/>
              </w:rPr>
              <w:t>하는지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w:t>
            </w:r>
            <w:r w:rsidRPr="009A2958">
              <w:rPr>
                <w:rFonts w:cs="Times New Roman"/>
                <w:sz w:val="20"/>
                <w:szCs w:val="20"/>
              </w:rPr>
              <w:t>가</w:t>
            </w:r>
            <w:r w:rsidRPr="009A2958">
              <w:rPr>
                <w:rFonts w:cs="Times New Roman"/>
                <w:sz w:val="20"/>
                <w:szCs w:val="20"/>
              </w:rPr>
              <w:t xml:space="preserve"> </w:t>
            </w:r>
            <w:r w:rsidRPr="009A2958">
              <w:rPr>
                <w:rFonts w:cs="Times New Roman"/>
                <w:sz w:val="20"/>
                <w:szCs w:val="20"/>
              </w:rPr>
              <w:t>가장</w:t>
            </w:r>
            <w:r w:rsidRPr="009A2958">
              <w:rPr>
                <w:rFonts w:cs="Times New Roman"/>
                <w:sz w:val="20"/>
                <w:szCs w:val="20"/>
              </w:rPr>
              <w:t xml:space="preserve"> </w:t>
            </w:r>
            <w:r w:rsidRPr="009A2958">
              <w:rPr>
                <w:rFonts w:cs="Times New Roman"/>
                <w:sz w:val="20"/>
                <w:szCs w:val="20"/>
              </w:rPr>
              <w:t>중요한</w:t>
            </w:r>
            <w:r w:rsidRPr="009A2958">
              <w:rPr>
                <w:rFonts w:cs="Times New Roman"/>
                <w:sz w:val="20"/>
                <w:szCs w:val="20"/>
              </w:rPr>
              <w:t xml:space="preserve"> </w:t>
            </w:r>
            <w:r w:rsidRPr="009A2958">
              <w:rPr>
                <w:rFonts w:cs="Times New Roman"/>
                <w:sz w:val="20"/>
                <w:szCs w:val="20"/>
              </w:rPr>
              <w:t>판단기준에</w:t>
            </w:r>
            <w:r w:rsidRPr="009A2958">
              <w:rPr>
                <w:rFonts w:cs="Times New Roman"/>
                <w:sz w:val="20"/>
                <w:szCs w:val="20"/>
              </w:rPr>
              <w:t xml:space="preserve"> </w:t>
            </w:r>
            <w:r w:rsidRPr="009A2958">
              <w:rPr>
                <w:rFonts w:cs="Times New Roman"/>
                <w:sz w:val="20"/>
                <w:szCs w:val="20"/>
              </w:rPr>
              <w:t>해당하며</w:t>
            </w:r>
            <w:r w:rsidRPr="009A2958">
              <w:rPr>
                <w:rFonts w:cs="Times New Roman"/>
                <w:sz w:val="20"/>
                <w:szCs w:val="20"/>
              </w:rPr>
              <w:t xml:space="preserve">, </w:t>
            </w:r>
            <w:r w:rsidRPr="009A2958">
              <w:rPr>
                <w:rFonts w:cs="Times New Roman"/>
                <w:sz w:val="20"/>
                <w:szCs w:val="20"/>
              </w:rPr>
              <w:t>이에</w:t>
            </w:r>
            <w:r w:rsidRPr="009A2958">
              <w:rPr>
                <w:rFonts w:cs="Times New Roman"/>
                <w:sz w:val="20"/>
                <w:szCs w:val="20"/>
              </w:rPr>
              <w:t xml:space="preserve"> </w:t>
            </w:r>
            <w:r w:rsidRPr="009A2958">
              <w:rPr>
                <w:rFonts w:cs="Times New Roman"/>
                <w:sz w:val="20"/>
                <w:szCs w:val="20"/>
              </w:rPr>
              <w:t>따라</w:t>
            </w:r>
            <w:r w:rsidRPr="009A2958">
              <w:rPr>
                <w:rFonts w:cs="Times New Roman"/>
                <w:sz w:val="20"/>
                <w:szCs w:val="20"/>
              </w:rPr>
              <w:t xml:space="preserve"> (i) </w:t>
            </w:r>
            <w:r w:rsidRPr="009A2958">
              <w:rPr>
                <w:rFonts w:cs="Times New Roman"/>
                <w:sz w:val="20"/>
                <w:szCs w:val="20"/>
              </w:rPr>
              <w:t>업무</w:t>
            </w:r>
            <w:r w:rsidRPr="009A2958">
              <w:rPr>
                <w:rFonts w:cs="Times New Roman"/>
                <w:sz w:val="20"/>
                <w:szCs w:val="20"/>
              </w:rPr>
              <w:t xml:space="preserve"> </w:t>
            </w:r>
            <w:r w:rsidRPr="009A2958">
              <w:rPr>
                <w:rFonts w:cs="Times New Roman"/>
                <w:sz w:val="20"/>
                <w:szCs w:val="20"/>
              </w:rPr>
              <w:t>부여</w:t>
            </w:r>
            <w:r w:rsidRPr="009A2958">
              <w:rPr>
                <w:rFonts w:cs="Times New Roman"/>
                <w:sz w:val="20"/>
                <w:szCs w:val="20"/>
              </w:rPr>
              <w:t xml:space="preserve"> </w:t>
            </w:r>
            <w:r w:rsidRPr="009A2958">
              <w:rPr>
                <w:rFonts w:cs="Times New Roman"/>
                <w:sz w:val="20"/>
                <w:szCs w:val="20"/>
              </w:rPr>
              <w:t>방식</w:t>
            </w:r>
            <w:r w:rsidRPr="009A2958">
              <w:rPr>
                <w:rFonts w:cs="Times New Roman"/>
                <w:sz w:val="20"/>
                <w:szCs w:val="20"/>
              </w:rPr>
              <w:t xml:space="preserve">, (ii) </w:t>
            </w:r>
            <w:r w:rsidRPr="009A2958">
              <w:rPr>
                <w:rFonts w:cs="Times New Roman"/>
                <w:sz w:val="20"/>
                <w:szCs w:val="20"/>
              </w:rPr>
              <w:t>업무</w:t>
            </w:r>
            <w:r w:rsidRPr="009A2958">
              <w:rPr>
                <w:rFonts w:cs="Times New Roman"/>
                <w:sz w:val="20"/>
                <w:szCs w:val="20"/>
              </w:rPr>
              <w:t xml:space="preserve"> </w:t>
            </w:r>
            <w:r w:rsidRPr="009A2958">
              <w:rPr>
                <w:rFonts w:cs="Times New Roman"/>
                <w:sz w:val="20"/>
                <w:szCs w:val="20"/>
              </w:rPr>
              <w:t>수행</w:t>
            </w:r>
            <w:r w:rsidRPr="009A2958">
              <w:rPr>
                <w:rFonts w:cs="Times New Roman"/>
                <w:sz w:val="20"/>
                <w:szCs w:val="20"/>
              </w:rPr>
              <w:t xml:space="preserve"> </w:t>
            </w:r>
            <w:r w:rsidRPr="009A2958">
              <w:rPr>
                <w:rFonts w:cs="Times New Roman"/>
                <w:sz w:val="20"/>
                <w:szCs w:val="20"/>
              </w:rPr>
              <w:t>방식</w:t>
            </w:r>
            <w:r w:rsidRPr="009A2958">
              <w:rPr>
                <w:rFonts w:cs="Times New Roman"/>
                <w:sz w:val="20"/>
                <w:szCs w:val="20"/>
              </w:rPr>
              <w:t xml:space="preserve">, (iii) </w:t>
            </w:r>
            <w:r w:rsidRPr="009A2958">
              <w:rPr>
                <w:rFonts w:cs="Times New Roman"/>
                <w:sz w:val="20"/>
                <w:szCs w:val="20"/>
              </w:rPr>
              <w:t>업무</w:t>
            </w:r>
            <w:r w:rsidRPr="009A2958">
              <w:rPr>
                <w:rFonts w:cs="Times New Roman"/>
                <w:sz w:val="20"/>
                <w:szCs w:val="20"/>
              </w:rPr>
              <w:t xml:space="preserve"> </w:t>
            </w:r>
            <w:r w:rsidRPr="009A2958">
              <w:rPr>
                <w:rFonts w:cs="Times New Roman"/>
                <w:sz w:val="20"/>
                <w:szCs w:val="20"/>
              </w:rPr>
              <w:t>감독</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방식</w:t>
            </w:r>
            <w:r w:rsidRPr="009A2958">
              <w:rPr>
                <w:rFonts w:cs="Times New Roman"/>
                <w:sz w:val="20"/>
                <w:szCs w:val="20"/>
              </w:rPr>
              <w:t xml:space="preserve">, (iv) </w:t>
            </w:r>
            <w:r w:rsidRPr="009A2958">
              <w:rPr>
                <w:rFonts w:cs="Times New Roman"/>
                <w:sz w:val="20"/>
                <w:szCs w:val="20"/>
              </w:rPr>
              <w:t>업무</w:t>
            </w:r>
            <w:r w:rsidRPr="009A2958">
              <w:rPr>
                <w:rFonts w:cs="Times New Roman"/>
                <w:sz w:val="20"/>
                <w:szCs w:val="20"/>
              </w:rPr>
              <w:t xml:space="preserve"> </w:t>
            </w:r>
            <w:r w:rsidRPr="009A2958">
              <w:rPr>
                <w:rFonts w:cs="Times New Roman"/>
                <w:sz w:val="20"/>
                <w:szCs w:val="20"/>
              </w:rPr>
              <w:t>평가</w:t>
            </w:r>
            <w:r w:rsidRPr="009A2958">
              <w:rPr>
                <w:rFonts w:cs="Times New Roman"/>
                <w:sz w:val="20"/>
                <w:szCs w:val="20"/>
              </w:rPr>
              <w:t xml:space="preserve"> </w:t>
            </w:r>
            <w:r w:rsidRPr="009A2958">
              <w:rPr>
                <w:rFonts w:cs="Times New Roman"/>
                <w:sz w:val="20"/>
                <w:szCs w:val="20"/>
              </w:rPr>
              <w:t>여부</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방식</w:t>
            </w:r>
            <w:r w:rsidRPr="009A2958">
              <w:rPr>
                <w:rFonts w:cs="Times New Roman"/>
                <w:sz w:val="20"/>
                <w:szCs w:val="20"/>
              </w:rPr>
              <w:t xml:space="preserve"> </w:t>
            </w:r>
            <w:r w:rsidRPr="009A2958">
              <w:rPr>
                <w:rFonts w:cs="Times New Roman"/>
                <w:sz w:val="20"/>
                <w:szCs w:val="20"/>
              </w:rPr>
              <w:t>등에</w:t>
            </w:r>
            <w:r w:rsidRPr="009A2958">
              <w:rPr>
                <w:rFonts w:cs="Times New Roman"/>
                <w:sz w:val="20"/>
                <w:szCs w:val="20"/>
              </w:rPr>
              <w:t xml:space="preserve"> </w:t>
            </w:r>
            <w:r w:rsidRPr="009A2958">
              <w:rPr>
                <w:rFonts w:cs="Times New Roman"/>
                <w:sz w:val="20"/>
                <w:szCs w:val="20"/>
              </w:rPr>
              <w:t>관한</w:t>
            </w:r>
            <w:r w:rsidRPr="009A2958">
              <w:rPr>
                <w:rFonts w:cs="Times New Roman"/>
                <w:sz w:val="20"/>
                <w:szCs w:val="20"/>
              </w:rPr>
              <w:t xml:space="preserve"> </w:t>
            </w:r>
            <w:r w:rsidRPr="009A2958">
              <w:rPr>
                <w:rFonts w:cs="Times New Roman"/>
                <w:sz w:val="20"/>
                <w:szCs w:val="20"/>
              </w:rPr>
              <w:t>구체적인</w:t>
            </w:r>
            <w:r w:rsidRPr="009A2958">
              <w:rPr>
                <w:rFonts w:cs="Times New Roman"/>
                <w:sz w:val="20"/>
                <w:szCs w:val="20"/>
              </w:rPr>
              <w:t xml:space="preserve"> </w:t>
            </w:r>
            <w:r w:rsidRPr="009A2958">
              <w:rPr>
                <w:rFonts w:cs="Times New Roman"/>
                <w:sz w:val="20"/>
                <w:szCs w:val="20"/>
              </w:rPr>
              <w:t>판단이</w:t>
            </w:r>
            <w:r w:rsidRPr="009A2958">
              <w:rPr>
                <w:rFonts w:cs="Times New Roman"/>
                <w:sz w:val="20"/>
                <w:szCs w:val="20"/>
              </w:rPr>
              <w:t xml:space="preserve"> </w:t>
            </w:r>
            <w:r w:rsidRPr="009A2958">
              <w:rPr>
                <w:rFonts w:cs="Times New Roman"/>
                <w:sz w:val="20"/>
                <w:szCs w:val="20"/>
              </w:rPr>
              <w:t>이루어짐</w:t>
            </w:r>
            <w:r w:rsidRPr="009A2958">
              <w:rPr>
                <w:rFonts w:cs="Times New Roman"/>
                <w:sz w:val="20"/>
                <w:szCs w:val="20"/>
              </w:rPr>
              <w:t>.</w:t>
            </w:r>
          </w:p>
          <w:p w14:paraId="41902A04" w14:textId="2036942A" w:rsidR="00235E8A" w:rsidRDefault="005335C7" w:rsidP="005335C7">
            <w:pPr>
              <w:pStyle w:val="a8"/>
              <w:widowControl/>
              <w:numPr>
                <w:ilvl w:val="0"/>
                <w:numId w:val="2"/>
              </w:numPr>
              <w:spacing w:before="40" w:after="120" w:line="276" w:lineRule="auto"/>
              <w:rPr>
                <w:rFonts w:cs="Times New Roman"/>
                <w:sz w:val="20"/>
                <w:szCs w:val="20"/>
              </w:rPr>
            </w:pPr>
            <w:r w:rsidRPr="00A72677">
              <w:rPr>
                <w:rFonts w:cs="Times New Roman"/>
                <w:sz w:val="20"/>
                <w:szCs w:val="20"/>
              </w:rPr>
              <w:lastRenderedPageBreak/>
              <w:t>현재까지</w:t>
            </w:r>
            <w:r w:rsidRPr="00A72677">
              <w:rPr>
                <w:rFonts w:cs="Times New Roman"/>
                <w:sz w:val="20"/>
                <w:szCs w:val="20"/>
              </w:rPr>
              <w:t xml:space="preserve"> </w:t>
            </w:r>
            <w:r w:rsidRPr="00A72677">
              <w:rPr>
                <w:rFonts w:cs="Times New Roman"/>
                <w:sz w:val="20"/>
                <w:szCs w:val="20"/>
              </w:rPr>
              <w:t>제공된</w:t>
            </w:r>
            <w:r w:rsidRPr="00A72677">
              <w:rPr>
                <w:rFonts w:cs="Times New Roman"/>
                <w:sz w:val="20"/>
                <w:szCs w:val="20"/>
              </w:rPr>
              <w:t xml:space="preserve"> </w:t>
            </w:r>
            <w:r w:rsidRPr="00A72677">
              <w:rPr>
                <w:rFonts w:cs="Times New Roman" w:hint="eastAsia"/>
                <w:sz w:val="20"/>
                <w:szCs w:val="20"/>
              </w:rPr>
              <w:t>노동위원회</w:t>
            </w:r>
            <w:r w:rsidRPr="00A72677">
              <w:rPr>
                <w:rFonts w:cs="Times New Roman" w:hint="eastAsia"/>
                <w:sz w:val="20"/>
                <w:szCs w:val="20"/>
              </w:rPr>
              <w:t xml:space="preserve"> </w:t>
            </w:r>
            <w:r w:rsidRPr="00A72677">
              <w:rPr>
                <w:rFonts w:cs="Times New Roman" w:hint="eastAsia"/>
                <w:sz w:val="20"/>
                <w:szCs w:val="20"/>
              </w:rPr>
              <w:t>결정문과</w:t>
            </w:r>
            <w:r w:rsidRPr="009A2958">
              <w:rPr>
                <w:rFonts w:cs="Times New Roman"/>
                <w:sz w:val="20"/>
                <w:szCs w:val="20"/>
              </w:rPr>
              <w:t xml:space="preserve"> </w:t>
            </w:r>
            <w:r w:rsidRPr="009A2958">
              <w:rPr>
                <w:rFonts w:cs="Times New Roman"/>
                <w:sz w:val="20"/>
                <w:szCs w:val="20"/>
              </w:rPr>
              <w:t>언론보도</w:t>
            </w:r>
            <w:r w:rsidRPr="009A2958">
              <w:rPr>
                <w:rFonts w:cs="Times New Roman"/>
                <w:sz w:val="20"/>
                <w:szCs w:val="20"/>
              </w:rPr>
              <w:t xml:space="preserve"> </w:t>
            </w:r>
            <w:r w:rsidRPr="009A2958">
              <w:rPr>
                <w:rFonts w:cs="Times New Roman"/>
                <w:sz w:val="20"/>
                <w:szCs w:val="20"/>
              </w:rPr>
              <w:t>등을</w:t>
            </w:r>
            <w:r w:rsidRPr="009A2958">
              <w:rPr>
                <w:rFonts w:cs="Times New Roman"/>
                <w:sz w:val="20"/>
                <w:szCs w:val="20"/>
              </w:rPr>
              <w:t xml:space="preserve"> </w:t>
            </w:r>
            <w:r w:rsidRPr="009A2958">
              <w:rPr>
                <w:rFonts w:cs="Times New Roman"/>
                <w:sz w:val="20"/>
                <w:szCs w:val="20"/>
              </w:rPr>
              <w:t>통해</w:t>
            </w:r>
            <w:r w:rsidRPr="009A2958">
              <w:rPr>
                <w:rFonts w:cs="Times New Roman"/>
                <w:sz w:val="20"/>
                <w:szCs w:val="20"/>
              </w:rPr>
              <w:t xml:space="preserve"> </w:t>
            </w:r>
            <w:r w:rsidRPr="009A2958">
              <w:rPr>
                <w:rFonts w:cs="Times New Roman"/>
                <w:sz w:val="20"/>
                <w:szCs w:val="20"/>
              </w:rPr>
              <w:t>확인</w:t>
            </w:r>
            <w:r w:rsidRPr="009A2958">
              <w:rPr>
                <w:rFonts w:cs="Times New Roman"/>
                <w:sz w:val="20"/>
                <w:szCs w:val="20"/>
              </w:rPr>
              <w:t xml:space="preserve"> </w:t>
            </w:r>
            <w:r w:rsidRPr="009A2958">
              <w:rPr>
                <w:rFonts w:cs="Times New Roman"/>
                <w:sz w:val="20"/>
                <w:szCs w:val="20"/>
              </w:rPr>
              <w:t>가능한</w:t>
            </w:r>
            <w:r w:rsidRPr="009A2958">
              <w:rPr>
                <w:rFonts w:cs="Times New Roman"/>
                <w:sz w:val="20"/>
                <w:szCs w:val="20"/>
              </w:rPr>
              <w:t xml:space="preserve"> </w:t>
            </w:r>
            <w:r w:rsidRPr="009A2958">
              <w:rPr>
                <w:rFonts w:cs="Times New Roman"/>
                <w:sz w:val="20"/>
                <w:szCs w:val="20"/>
              </w:rPr>
              <w:t>사실관계를</w:t>
            </w:r>
            <w:r w:rsidRPr="009A2958">
              <w:rPr>
                <w:rFonts w:cs="Times New Roman"/>
                <w:sz w:val="20"/>
                <w:szCs w:val="20"/>
              </w:rPr>
              <w:t xml:space="preserve"> </w:t>
            </w:r>
            <w:r w:rsidRPr="009A2958">
              <w:rPr>
                <w:rFonts w:cs="Times New Roman"/>
                <w:sz w:val="20"/>
                <w:szCs w:val="20"/>
              </w:rPr>
              <w:t>검토한</w:t>
            </w:r>
            <w:r w:rsidRPr="009A2958">
              <w:rPr>
                <w:rFonts w:cs="Times New Roman"/>
                <w:sz w:val="20"/>
                <w:szCs w:val="20"/>
              </w:rPr>
              <w:t xml:space="preserve"> </w:t>
            </w:r>
            <w:r w:rsidRPr="009A2958">
              <w:rPr>
                <w:rFonts w:cs="Times New Roman"/>
                <w:sz w:val="20"/>
                <w:szCs w:val="20"/>
              </w:rPr>
              <w:t>결과</w:t>
            </w:r>
            <w:r w:rsidRPr="009A2958">
              <w:rPr>
                <w:rFonts w:cs="Times New Roman"/>
                <w:sz w:val="20"/>
                <w:szCs w:val="20"/>
              </w:rPr>
              <w:t xml:space="preserve">, </w:t>
            </w:r>
            <w:r w:rsidRPr="009A2958">
              <w:rPr>
                <w:rFonts w:cs="Times New Roman"/>
                <w:sz w:val="20"/>
                <w:szCs w:val="20"/>
              </w:rPr>
              <w:t>대상회사가</w:t>
            </w:r>
            <w:r w:rsidRPr="009A2958">
              <w:rPr>
                <w:rFonts w:cs="Times New Roman"/>
                <w:sz w:val="20"/>
                <w:szCs w:val="20"/>
              </w:rPr>
              <w:t xml:space="preserve"> </w:t>
            </w:r>
            <w:r w:rsidRPr="009A2958">
              <w:rPr>
                <w:rFonts w:cs="Times New Roman"/>
                <w:sz w:val="20"/>
                <w:szCs w:val="20"/>
              </w:rPr>
              <w:t>대리기사에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sidRPr="009A2958">
              <w:rPr>
                <w:rFonts w:cs="Times New Roman"/>
                <w:sz w:val="20"/>
                <w:szCs w:val="20"/>
              </w:rPr>
              <w:t>어느</w:t>
            </w:r>
            <w:r w:rsidRPr="009A2958">
              <w:rPr>
                <w:rFonts w:cs="Times New Roman"/>
                <w:sz w:val="20"/>
                <w:szCs w:val="20"/>
              </w:rPr>
              <w:t xml:space="preserve"> </w:t>
            </w:r>
            <w:r w:rsidRPr="009A2958">
              <w:rPr>
                <w:rFonts w:cs="Times New Roman"/>
                <w:sz w:val="20"/>
                <w:szCs w:val="20"/>
              </w:rPr>
              <w:t>정도</w:t>
            </w:r>
            <w:r w:rsidRPr="009A2958">
              <w:rPr>
                <w:rFonts w:cs="Times New Roman"/>
                <w:sz w:val="20"/>
                <w:szCs w:val="20"/>
              </w:rPr>
              <w:t>’</w:t>
            </w:r>
            <w:r w:rsidRPr="009A2958">
              <w:rPr>
                <w:rFonts w:cs="Times New Roman"/>
                <w:sz w:val="20"/>
                <w:szCs w:val="20"/>
              </w:rPr>
              <w:t>의</w:t>
            </w:r>
            <w:r w:rsidRPr="009A2958">
              <w:rPr>
                <w:rFonts w:cs="Times New Roman"/>
                <w:sz w:val="20"/>
                <w:szCs w:val="20"/>
              </w:rPr>
              <w:t xml:space="preserve"> </w:t>
            </w:r>
            <w:r w:rsidRPr="009A2958">
              <w:rPr>
                <w:rFonts w:cs="Times New Roman"/>
                <w:sz w:val="20"/>
                <w:szCs w:val="20"/>
              </w:rPr>
              <w:t>지휘</w:t>
            </w:r>
            <w:r w:rsidRPr="009A2958">
              <w:rPr>
                <w:rFonts w:cs="Times New Roman"/>
                <w:sz w:val="20"/>
                <w:szCs w:val="20"/>
              </w:rPr>
              <w:sym w:font="Wingdings" w:char="F09E"/>
            </w:r>
            <w:r w:rsidRPr="009A2958">
              <w:rPr>
                <w:rFonts w:cs="Times New Roman"/>
                <w:sz w:val="20"/>
                <w:szCs w:val="20"/>
              </w:rPr>
              <w:t>감독을</w:t>
            </w:r>
            <w:r w:rsidRPr="009A2958">
              <w:rPr>
                <w:rFonts w:cs="Times New Roman"/>
                <w:sz w:val="20"/>
                <w:szCs w:val="20"/>
              </w:rPr>
              <w:t xml:space="preserve"> </w:t>
            </w:r>
            <w:r w:rsidRPr="009A2958">
              <w:rPr>
                <w:rFonts w:cs="Times New Roman"/>
                <w:sz w:val="20"/>
                <w:szCs w:val="20"/>
              </w:rPr>
              <w:t>하고</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판단되나</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정도가</w:t>
            </w:r>
            <w:r w:rsidRPr="009A2958">
              <w:rPr>
                <w:rFonts w:cs="Times New Roman"/>
                <w:sz w:val="20"/>
                <w:szCs w:val="20"/>
              </w:rPr>
              <w:t xml:space="preserve"> ‘</w:t>
            </w:r>
            <w:r w:rsidRPr="009A2958">
              <w:rPr>
                <w:rFonts w:cs="Times New Roman"/>
                <w:sz w:val="20"/>
                <w:szCs w:val="20"/>
              </w:rPr>
              <w:t>상당한</w:t>
            </w:r>
            <w:r w:rsidRPr="009A2958">
              <w:rPr>
                <w:rFonts w:cs="Times New Roman"/>
                <w:sz w:val="20"/>
                <w:szCs w:val="20"/>
              </w:rPr>
              <w:t xml:space="preserve">’ </w:t>
            </w:r>
            <w:r w:rsidRPr="009A2958">
              <w:rPr>
                <w:rFonts w:cs="Times New Roman"/>
                <w:sz w:val="20"/>
                <w:szCs w:val="20"/>
              </w:rPr>
              <w:t>수준에</w:t>
            </w:r>
            <w:r w:rsidRPr="009A2958">
              <w:rPr>
                <w:rFonts w:cs="Times New Roman"/>
                <w:sz w:val="20"/>
                <w:szCs w:val="20"/>
              </w:rPr>
              <w:t xml:space="preserve"> </w:t>
            </w:r>
            <w:r w:rsidRPr="009A2958">
              <w:rPr>
                <w:rFonts w:cs="Times New Roman"/>
                <w:sz w:val="20"/>
                <w:szCs w:val="20"/>
              </w:rPr>
              <w:t>이르</w:t>
            </w:r>
            <w:r>
              <w:rPr>
                <w:rFonts w:cs="Times New Roman" w:hint="eastAsia"/>
                <w:sz w:val="20"/>
                <w:szCs w:val="20"/>
              </w:rPr>
              <w:t>는</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판단될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근거는</w:t>
            </w:r>
            <w:r>
              <w:rPr>
                <w:rFonts w:cs="Times New Roman" w:hint="eastAsia"/>
                <w:sz w:val="20"/>
                <w:szCs w:val="20"/>
              </w:rPr>
              <w:t xml:space="preserve"> </w:t>
            </w:r>
            <w:r>
              <w:rPr>
                <w:rFonts w:cs="Times New Roman" w:hint="eastAsia"/>
                <w:sz w:val="20"/>
                <w:szCs w:val="20"/>
              </w:rPr>
              <w:t>확인되지</w:t>
            </w:r>
            <w:r>
              <w:rPr>
                <w:rFonts w:cs="Times New Roman" w:hint="eastAsia"/>
                <w:sz w:val="20"/>
                <w:szCs w:val="20"/>
              </w:rPr>
              <w:t xml:space="preserve"> </w:t>
            </w:r>
            <w:r>
              <w:rPr>
                <w:rFonts w:cs="Times New Roman" w:hint="eastAsia"/>
                <w:sz w:val="20"/>
                <w:szCs w:val="20"/>
              </w:rPr>
              <w:t>않으</w:t>
            </w:r>
            <w:r w:rsidRPr="009A2958">
              <w:rPr>
                <w:rFonts w:cs="Times New Roman"/>
                <w:sz w:val="20"/>
                <w:szCs w:val="20"/>
              </w:rPr>
              <w:t>며</w:t>
            </w:r>
            <w:r w:rsidRPr="009A2958">
              <w:rPr>
                <w:rFonts w:cs="Times New Roman"/>
                <w:sz w:val="20"/>
                <w:szCs w:val="20"/>
              </w:rPr>
              <w:t xml:space="preserve">, </w:t>
            </w:r>
            <w:r w:rsidR="00AB6F88">
              <w:rPr>
                <w:rFonts w:cs="Times New Roman" w:hint="eastAsia"/>
                <w:sz w:val="20"/>
                <w:szCs w:val="20"/>
              </w:rPr>
              <w:t>이는</w:t>
            </w:r>
            <w:r w:rsidR="00AB6F88">
              <w:rPr>
                <w:rFonts w:cs="Times New Roman" w:hint="eastAsia"/>
                <w:sz w:val="20"/>
                <w:szCs w:val="20"/>
              </w:rPr>
              <w:t xml:space="preserve"> </w:t>
            </w:r>
            <w:r w:rsidR="00AB6F88">
              <w:rPr>
                <w:rFonts w:cs="Times New Roman" w:hint="eastAsia"/>
                <w:sz w:val="20"/>
                <w:szCs w:val="20"/>
              </w:rPr>
              <w:t>운전용역</w:t>
            </w:r>
            <w:r w:rsidR="00AB6F88">
              <w:rPr>
                <w:rFonts w:cs="Times New Roman" w:hint="eastAsia"/>
                <w:sz w:val="20"/>
                <w:szCs w:val="20"/>
              </w:rPr>
              <w:t xml:space="preserve"> </w:t>
            </w:r>
            <w:r w:rsidR="00AB6F88">
              <w:rPr>
                <w:rFonts w:cs="Times New Roman" w:hint="eastAsia"/>
                <w:sz w:val="20"/>
                <w:szCs w:val="20"/>
              </w:rPr>
              <w:t>계약</w:t>
            </w:r>
            <w:r w:rsidR="00AB6F88">
              <w:rPr>
                <w:rFonts w:cs="Times New Roman" w:hint="eastAsia"/>
                <w:sz w:val="20"/>
                <w:szCs w:val="20"/>
              </w:rPr>
              <w:t xml:space="preserve"> </w:t>
            </w:r>
            <w:r w:rsidR="00AB6F88">
              <w:rPr>
                <w:rFonts w:cs="Times New Roman" w:hint="eastAsia"/>
                <w:sz w:val="20"/>
                <w:szCs w:val="20"/>
              </w:rPr>
              <w:t>서비스의</w:t>
            </w:r>
            <w:r w:rsidR="00AB6F88">
              <w:rPr>
                <w:rFonts w:cs="Times New Roman" w:hint="eastAsia"/>
                <w:sz w:val="20"/>
                <w:szCs w:val="20"/>
              </w:rPr>
              <w:t xml:space="preserve"> </w:t>
            </w:r>
            <w:r w:rsidR="00AB6F88">
              <w:rPr>
                <w:rFonts w:cs="Times New Roman" w:hint="eastAsia"/>
                <w:sz w:val="20"/>
                <w:szCs w:val="20"/>
              </w:rPr>
              <w:t>품질을</w:t>
            </w:r>
            <w:r w:rsidR="00AB6F88">
              <w:rPr>
                <w:rFonts w:cs="Times New Roman" w:hint="eastAsia"/>
                <w:sz w:val="20"/>
                <w:szCs w:val="20"/>
              </w:rPr>
              <w:t xml:space="preserve"> </w:t>
            </w:r>
            <w:r w:rsidR="00AB6F88">
              <w:rPr>
                <w:rFonts w:cs="Times New Roman" w:hint="eastAsia"/>
                <w:sz w:val="20"/>
                <w:szCs w:val="20"/>
              </w:rPr>
              <w:t>유지하기</w:t>
            </w:r>
            <w:r w:rsidR="00AB6F88">
              <w:rPr>
                <w:rFonts w:cs="Times New Roman" w:hint="eastAsia"/>
                <w:sz w:val="20"/>
                <w:szCs w:val="20"/>
              </w:rPr>
              <w:t xml:space="preserve"> </w:t>
            </w:r>
            <w:r w:rsidR="00AB6F88">
              <w:rPr>
                <w:rFonts w:cs="Times New Roman" w:hint="eastAsia"/>
                <w:sz w:val="20"/>
                <w:szCs w:val="20"/>
              </w:rPr>
              <w:t>위한</w:t>
            </w:r>
            <w:r w:rsidR="00AB6F88">
              <w:rPr>
                <w:rFonts w:cs="Times New Roman" w:hint="eastAsia"/>
                <w:sz w:val="20"/>
                <w:szCs w:val="20"/>
              </w:rPr>
              <w:t xml:space="preserve"> </w:t>
            </w:r>
            <w:r w:rsidR="00AB6F88">
              <w:rPr>
                <w:rFonts w:cs="Times New Roman" w:hint="eastAsia"/>
                <w:sz w:val="20"/>
                <w:szCs w:val="20"/>
              </w:rPr>
              <w:t>차원의</w:t>
            </w:r>
            <w:r w:rsidR="00AB6F88">
              <w:rPr>
                <w:rFonts w:cs="Times New Roman" w:hint="eastAsia"/>
                <w:sz w:val="20"/>
                <w:szCs w:val="20"/>
              </w:rPr>
              <w:t xml:space="preserve"> </w:t>
            </w:r>
            <w:r w:rsidR="00AB6F88">
              <w:rPr>
                <w:rFonts w:cs="Times New Roman" w:hint="eastAsia"/>
                <w:sz w:val="20"/>
                <w:szCs w:val="20"/>
              </w:rPr>
              <w:t>최소한의</w:t>
            </w:r>
            <w:r w:rsidR="00AB6F88">
              <w:rPr>
                <w:rFonts w:cs="Times New Roman" w:hint="eastAsia"/>
                <w:sz w:val="20"/>
                <w:szCs w:val="20"/>
              </w:rPr>
              <w:t xml:space="preserve"> </w:t>
            </w:r>
            <w:r w:rsidR="00AB6F88">
              <w:rPr>
                <w:rFonts w:cs="Times New Roman" w:hint="eastAsia"/>
                <w:sz w:val="20"/>
                <w:szCs w:val="20"/>
              </w:rPr>
              <w:t>조치로</w:t>
            </w:r>
            <w:r w:rsidR="00AB6F88">
              <w:rPr>
                <w:rFonts w:cs="Times New Roman" w:hint="eastAsia"/>
                <w:sz w:val="20"/>
                <w:szCs w:val="20"/>
              </w:rPr>
              <w:t xml:space="preserve"> </w:t>
            </w:r>
            <w:r w:rsidR="00AB6F88">
              <w:rPr>
                <w:rFonts w:cs="Times New Roman" w:hint="eastAsia"/>
                <w:sz w:val="20"/>
                <w:szCs w:val="20"/>
              </w:rPr>
              <w:t>볼</w:t>
            </w:r>
            <w:r w:rsidR="00AB6F88">
              <w:rPr>
                <w:rFonts w:cs="Times New Roman" w:hint="eastAsia"/>
                <w:sz w:val="20"/>
                <w:szCs w:val="20"/>
              </w:rPr>
              <w:t xml:space="preserve"> </w:t>
            </w:r>
            <w:r w:rsidR="00AB6F88">
              <w:rPr>
                <w:rFonts w:cs="Times New Roman" w:hint="eastAsia"/>
                <w:sz w:val="20"/>
                <w:szCs w:val="20"/>
              </w:rPr>
              <w:t>여지가</w:t>
            </w:r>
            <w:r w:rsidR="00AB6F88">
              <w:rPr>
                <w:rFonts w:cs="Times New Roman" w:hint="eastAsia"/>
                <w:sz w:val="20"/>
                <w:szCs w:val="20"/>
              </w:rPr>
              <w:t xml:space="preserve"> </w:t>
            </w:r>
            <w:r w:rsidR="00AB6F88">
              <w:rPr>
                <w:rFonts w:cs="Times New Roman" w:hint="eastAsia"/>
                <w:sz w:val="20"/>
                <w:szCs w:val="20"/>
              </w:rPr>
              <w:t>있음</w:t>
            </w:r>
            <w:r w:rsidR="00AB6F88">
              <w:rPr>
                <w:rFonts w:cs="Times New Roman" w:hint="eastAsia"/>
                <w:sz w:val="20"/>
                <w:szCs w:val="20"/>
              </w:rPr>
              <w:t>.</w:t>
            </w:r>
            <w:r w:rsidR="00AB6F88">
              <w:rPr>
                <w:rFonts w:cs="Times New Roman"/>
                <w:sz w:val="20"/>
                <w:szCs w:val="20"/>
              </w:rPr>
              <w:t xml:space="preserve"> </w:t>
            </w: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대상회사에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근로자성</w:t>
            </w:r>
            <w:r w:rsidRPr="009A2958">
              <w:rPr>
                <w:rFonts w:cs="Times New Roman"/>
                <w:sz w:val="20"/>
                <w:szCs w:val="20"/>
              </w:rPr>
              <w:t xml:space="preserve"> </w:t>
            </w:r>
            <w:r w:rsidRPr="009A2958">
              <w:rPr>
                <w:rFonts w:cs="Times New Roman"/>
                <w:sz w:val="20"/>
                <w:szCs w:val="20"/>
              </w:rPr>
              <w:t>인정</w:t>
            </w:r>
            <w:r w:rsidRPr="009A2958">
              <w:rPr>
                <w:rFonts w:cs="Times New Roman"/>
                <w:sz w:val="20"/>
                <w:szCs w:val="20"/>
              </w:rPr>
              <w:t>/</w:t>
            </w:r>
            <w:r w:rsidRPr="009A2958">
              <w:rPr>
                <w:rFonts w:cs="Times New Roman"/>
                <w:sz w:val="20"/>
                <w:szCs w:val="20"/>
              </w:rPr>
              <w:t>부정</w:t>
            </w:r>
            <w:r w:rsidRPr="009A2958">
              <w:rPr>
                <w:rFonts w:cs="Times New Roman"/>
                <w:sz w:val="20"/>
                <w:szCs w:val="20"/>
              </w:rPr>
              <w:t xml:space="preserve"> </w:t>
            </w:r>
            <w:r w:rsidRPr="009A2958">
              <w:rPr>
                <w:rFonts w:cs="Times New Roman"/>
                <w:sz w:val="20"/>
                <w:szCs w:val="20"/>
              </w:rPr>
              <w:t>요소들을</w:t>
            </w:r>
            <w:r w:rsidRPr="009A2958">
              <w:rPr>
                <w:rFonts w:cs="Times New Roman"/>
                <w:sz w:val="20"/>
                <w:szCs w:val="20"/>
              </w:rPr>
              <w:t xml:space="preserve"> </w:t>
            </w:r>
            <w:r w:rsidRPr="009A2958">
              <w:rPr>
                <w:rFonts w:cs="Times New Roman"/>
                <w:sz w:val="20"/>
                <w:szCs w:val="20"/>
              </w:rPr>
              <w:t>종합하여</w:t>
            </w:r>
            <w:r w:rsidRPr="009A2958">
              <w:rPr>
                <w:rFonts w:cs="Times New Roman"/>
                <w:sz w:val="20"/>
                <w:szCs w:val="20"/>
              </w:rPr>
              <w:t xml:space="preserve"> </w:t>
            </w:r>
            <w:r w:rsidRPr="009A2958">
              <w:rPr>
                <w:rFonts w:cs="Times New Roman"/>
                <w:sz w:val="20"/>
                <w:szCs w:val="20"/>
              </w:rPr>
              <w:t>볼</w:t>
            </w:r>
            <w:r w:rsidRPr="009A2958">
              <w:rPr>
                <w:rFonts w:cs="Times New Roman"/>
                <w:sz w:val="20"/>
                <w:szCs w:val="20"/>
              </w:rPr>
              <w:t xml:space="preserve"> </w:t>
            </w:r>
            <w:r w:rsidRPr="009A2958">
              <w:rPr>
                <w:rFonts w:cs="Times New Roman"/>
                <w:sz w:val="20"/>
                <w:szCs w:val="20"/>
              </w:rPr>
              <w:t>때</w:t>
            </w:r>
            <w:r w:rsidRPr="009A2958">
              <w:rPr>
                <w:rFonts w:cs="Times New Roman"/>
                <w:sz w:val="20"/>
                <w:szCs w:val="20"/>
              </w:rPr>
              <w:t xml:space="preserve"> </w:t>
            </w:r>
            <w:r w:rsidRPr="009A2958">
              <w:rPr>
                <w:rFonts w:cs="Times New Roman"/>
                <w:sz w:val="20"/>
                <w:szCs w:val="20"/>
              </w:rPr>
              <w:t>현재로서는</w:t>
            </w:r>
            <w:r>
              <w:rPr>
                <w:rFonts w:cs="Times New Roman" w:hint="eastAsia"/>
                <w:sz w:val="20"/>
                <w:szCs w:val="20"/>
              </w:rPr>
              <w:t xml:space="preserve"> </w:t>
            </w:r>
            <w:r>
              <w:rPr>
                <w:rFonts w:cs="Times New Roman" w:hint="eastAsia"/>
                <w:sz w:val="20"/>
                <w:szCs w:val="20"/>
              </w:rPr>
              <w:t>근로자성</w:t>
            </w:r>
            <w:r>
              <w:rPr>
                <w:rFonts w:cs="Times New Roman" w:hint="eastAsia"/>
                <w:sz w:val="20"/>
                <w:szCs w:val="20"/>
              </w:rPr>
              <w:t xml:space="preserve"> </w:t>
            </w:r>
            <w:r>
              <w:rPr>
                <w:rFonts w:cs="Times New Roman" w:hint="eastAsia"/>
                <w:sz w:val="20"/>
                <w:szCs w:val="20"/>
              </w:rPr>
              <w:t>인정</w:t>
            </w:r>
            <w:r>
              <w:rPr>
                <w:rFonts w:cs="Times New Roman" w:hint="eastAsia"/>
                <w:sz w:val="20"/>
                <w:szCs w:val="20"/>
              </w:rPr>
              <w:t xml:space="preserve"> </w:t>
            </w:r>
            <w:r>
              <w:rPr>
                <w:rFonts w:cs="Times New Roman" w:hint="eastAsia"/>
                <w:sz w:val="20"/>
                <w:szCs w:val="20"/>
              </w:rPr>
              <w:t>요소가</w:t>
            </w:r>
            <w:r>
              <w:rPr>
                <w:rFonts w:cs="Times New Roman" w:hint="eastAsia"/>
                <w:sz w:val="20"/>
                <w:szCs w:val="20"/>
              </w:rPr>
              <w:t xml:space="preserve"> </w:t>
            </w:r>
            <w:r>
              <w:rPr>
                <w:rFonts w:cs="Times New Roman" w:hint="eastAsia"/>
                <w:sz w:val="20"/>
                <w:szCs w:val="20"/>
              </w:rPr>
              <w:t>존재하지만</w:t>
            </w:r>
            <w:r>
              <w:rPr>
                <w:rFonts w:cs="Times New Roman" w:hint="eastAsia"/>
                <w:sz w:val="20"/>
                <w:szCs w:val="20"/>
              </w:rPr>
              <w:t xml:space="preserve"> </w:t>
            </w:r>
            <w:r>
              <w:rPr>
                <w:rFonts w:cs="Times New Roman" w:hint="eastAsia"/>
                <w:sz w:val="20"/>
                <w:szCs w:val="20"/>
              </w:rPr>
              <w:t>대리기사의</w:t>
            </w:r>
            <w:r>
              <w:rPr>
                <w:rFonts w:cs="Times New Roman" w:hint="eastAsia"/>
                <w:sz w:val="20"/>
                <w:szCs w:val="20"/>
              </w:rPr>
              <w:t xml:space="preserve"> </w:t>
            </w:r>
            <w:r>
              <w:rPr>
                <w:rFonts w:cs="Times New Roman" w:hint="eastAsia"/>
                <w:sz w:val="20"/>
                <w:szCs w:val="20"/>
              </w:rPr>
              <w:t>배차</w:t>
            </w:r>
            <w:r>
              <w:rPr>
                <w:rFonts w:cs="Times New Roman" w:hint="eastAsia"/>
                <w:sz w:val="20"/>
                <w:szCs w:val="20"/>
              </w:rPr>
              <w:t xml:space="preserve"> </w:t>
            </w:r>
            <w:r>
              <w:rPr>
                <w:rFonts w:cs="Times New Roman" w:hint="eastAsia"/>
                <w:sz w:val="20"/>
                <w:szCs w:val="20"/>
              </w:rPr>
              <w:t>콜</w:t>
            </w:r>
            <w:r>
              <w:rPr>
                <w:rFonts w:cs="Times New Roman" w:hint="eastAsia"/>
                <w:sz w:val="20"/>
                <w:szCs w:val="20"/>
              </w:rPr>
              <w:t xml:space="preserve"> </w:t>
            </w:r>
            <w:r>
              <w:rPr>
                <w:rFonts w:cs="Times New Roman" w:hint="eastAsia"/>
                <w:sz w:val="20"/>
                <w:szCs w:val="20"/>
              </w:rPr>
              <w:t>수락</w:t>
            </w:r>
            <w:r>
              <w:rPr>
                <w:rFonts w:cs="Times New Roman" w:hint="eastAsia"/>
                <w:sz w:val="20"/>
                <w:szCs w:val="20"/>
              </w:rPr>
              <w:t xml:space="preserve"> </w:t>
            </w:r>
            <w:r>
              <w:rPr>
                <w:rFonts w:cs="Times New Roman" w:hint="eastAsia"/>
                <w:sz w:val="20"/>
                <w:szCs w:val="20"/>
              </w:rPr>
              <w:t>여부에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자율적</w:t>
            </w:r>
            <w:r>
              <w:rPr>
                <w:rFonts w:cs="Times New Roman" w:hint="eastAsia"/>
                <w:sz w:val="20"/>
                <w:szCs w:val="20"/>
              </w:rPr>
              <w:t xml:space="preserve"> </w:t>
            </w:r>
            <w:r>
              <w:rPr>
                <w:rFonts w:cs="Times New Roman" w:hint="eastAsia"/>
                <w:sz w:val="20"/>
                <w:szCs w:val="20"/>
              </w:rPr>
              <w:t>결정</w:t>
            </w:r>
            <w:r>
              <w:rPr>
                <w:rFonts w:cs="Times New Roman" w:hint="eastAsia"/>
                <w:sz w:val="20"/>
                <w:szCs w:val="20"/>
              </w:rPr>
              <w:t xml:space="preserve"> </w:t>
            </w:r>
            <w:r>
              <w:rPr>
                <w:rFonts w:cs="Times New Roman" w:hint="eastAsia"/>
                <w:sz w:val="20"/>
                <w:szCs w:val="20"/>
              </w:rPr>
              <w:t>가능성</w:t>
            </w:r>
            <w:r>
              <w:rPr>
                <w:rFonts w:cs="Times New Roman" w:hint="eastAsia"/>
                <w:sz w:val="20"/>
                <w:szCs w:val="20"/>
              </w:rPr>
              <w:t>,</w:t>
            </w:r>
            <w:r>
              <w:rPr>
                <w:rFonts w:cs="Times New Roman"/>
                <w:sz w:val="20"/>
                <w:szCs w:val="20"/>
              </w:rPr>
              <w:t xml:space="preserve"> </w:t>
            </w:r>
            <w:r>
              <w:rPr>
                <w:rFonts w:cs="Times New Roman" w:hint="eastAsia"/>
                <w:sz w:val="20"/>
                <w:szCs w:val="20"/>
              </w:rPr>
              <w:t>업무시간</w:t>
            </w:r>
            <w:r>
              <w:rPr>
                <w:rFonts w:cs="Times New Roman" w:hint="eastAsia"/>
                <w:sz w:val="20"/>
                <w:szCs w:val="20"/>
              </w:rPr>
              <w:t>/</w:t>
            </w:r>
            <w:r>
              <w:rPr>
                <w:rFonts w:cs="Times New Roman" w:hint="eastAsia"/>
                <w:sz w:val="20"/>
                <w:szCs w:val="20"/>
              </w:rPr>
              <w:t>장소</w:t>
            </w:r>
            <w:r>
              <w:rPr>
                <w:rFonts w:cs="Times New Roman" w:hint="eastAsia"/>
                <w:sz w:val="20"/>
                <w:szCs w:val="20"/>
              </w:rPr>
              <w:t>/</w:t>
            </w:r>
            <w:r>
              <w:rPr>
                <w:rFonts w:cs="Times New Roman" w:hint="eastAsia"/>
                <w:sz w:val="20"/>
                <w:szCs w:val="20"/>
              </w:rPr>
              <w:t>출근일</w:t>
            </w:r>
            <w:r>
              <w:rPr>
                <w:rFonts w:cs="Times New Roman" w:hint="eastAsia"/>
                <w:sz w:val="20"/>
                <w:szCs w:val="20"/>
              </w:rPr>
              <w:t xml:space="preserve"> </w:t>
            </w:r>
            <w:r>
              <w:rPr>
                <w:rFonts w:cs="Times New Roman" w:hint="eastAsia"/>
                <w:sz w:val="20"/>
                <w:szCs w:val="20"/>
              </w:rPr>
              <w:t>등에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자유로운</w:t>
            </w:r>
            <w:r>
              <w:rPr>
                <w:rFonts w:cs="Times New Roman" w:hint="eastAsia"/>
                <w:sz w:val="20"/>
                <w:szCs w:val="20"/>
              </w:rPr>
              <w:t xml:space="preserve"> </w:t>
            </w:r>
            <w:r>
              <w:rPr>
                <w:rFonts w:cs="Times New Roman" w:hint="eastAsia"/>
                <w:sz w:val="20"/>
                <w:szCs w:val="20"/>
              </w:rPr>
              <w:t>결정</w:t>
            </w:r>
            <w:r>
              <w:rPr>
                <w:rFonts w:cs="Times New Roman" w:hint="eastAsia"/>
                <w:sz w:val="20"/>
                <w:szCs w:val="20"/>
              </w:rPr>
              <w:t xml:space="preserve"> </w:t>
            </w:r>
            <w:r>
              <w:rPr>
                <w:rFonts w:cs="Times New Roman" w:hint="eastAsia"/>
                <w:sz w:val="20"/>
                <w:szCs w:val="20"/>
              </w:rPr>
              <w:t>가능성</w:t>
            </w:r>
            <w:r>
              <w:rPr>
                <w:rFonts w:cs="Times New Roman" w:hint="eastAsia"/>
                <w:sz w:val="20"/>
                <w:szCs w:val="20"/>
              </w:rPr>
              <w:t>,</w:t>
            </w:r>
            <w:r>
              <w:rPr>
                <w:rFonts w:cs="Times New Roman"/>
                <w:sz w:val="20"/>
                <w:szCs w:val="20"/>
              </w:rPr>
              <w:t xml:space="preserve"> </w:t>
            </w:r>
            <w:r>
              <w:rPr>
                <w:rFonts w:cs="Times New Roman" w:hint="eastAsia"/>
                <w:sz w:val="20"/>
                <w:szCs w:val="20"/>
              </w:rPr>
              <w:t>타</w:t>
            </w:r>
            <w:r>
              <w:rPr>
                <w:rFonts w:cs="Times New Roman" w:hint="eastAsia"/>
                <w:sz w:val="20"/>
                <w:szCs w:val="20"/>
              </w:rPr>
              <w:t xml:space="preserve"> </w:t>
            </w:r>
            <w:r>
              <w:rPr>
                <w:rFonts w:cs="Times New Roman" w:hint="eastAsia"/>
                <w:sz w:val="20"/>
                <w:szCs w:val="20"/>
              </w:rPr>
              <w:t>대리운전</w:t>
            </w:r>
            <w:r>
              <w:rPr>
                <w:rFonts w:cs="Times New Roman" w:hint="eastAsia"/>
                <w:sz w:val="20"/>
                <w:szCs w:val="20"/>
              </w:rPr>
              <w:t xml:space="preserve"> </w:t>
            </w:r>
            <w:r>
              <w:rPr>
                <w:rFonts w:cs="Times New Roman" w:hint="eastAsia"/>
                <w:sz w:val="20"/>
                <w:szCs w:val="20"/>
              </w:rPr>
              <w:t>업체</w:t>
            </w:r>
            <w:r>
              <w:rPr>
                <w:rFonts w:cs="Times New Roman" w:hint="eastAsia"/>
                <w:sz w:val="20"/>
                <w:szCs w:val="20"/>
              </w:rPr>
              <w:t xml:space="preserve"> </w:t>
            </w:r>
            <w:r>
              <w:rPr>
                <w:rFonts w:cs="Times New Roman" w:hint="eastAsia"/>
                <w:sz w:val="20"/>
                <w:szCs w:val="20"/>
              </w:rPr>
              <w:t>겸업</w:t>
            </w:r>
            <w:r>
              <w:rPr>
                <w:rFonts w:cs="Times New Roman" w:hint="eastAsia"/>
                <w:sz w:val="20"/>
                <w:szCs w:val="20"/>
              </w:rPr>
              <w:t xml:space="preserve"> </w:t>
            </w:r>
            <w:r>
              <w:rPr>
                <w:rFonts w:cs="Times New Roman" w:hint="eastAsia"/>
                <w:sz w:val="20"/>
                <w:szCs w:val="20"/>
              </w:rPr>
              <w:t>가능성</w:t>
            </w:r>
            <w:r>
              <w:rPr>
                <w:rFonts w:cs="Times New Roman" w:hint="eastAsia"/>
                <w:sz w:val="20"/>
                <w:szCs w:val="20"/>
              </w:rPr>
              <w:t xml:space="preserve"> </w:t>
            </w:r>
            <w:r>
              <w:rPr>
                <w:rFonts w:cs="Times New Roman" w:hint="eastAsia"/>
                <w:sz w:val="20"/>
                <w:szCs w:val="20"/>
              </w:rPr>
              <w:t>등의</w:t>
            </w:r>
            <w:r>
              <w:rPr>
                <w:rFonts w:cs="Times New Roman" w:hint="eastAsia"/>
                <w:sz w:val="20"/>
                <w:szCs w:val="20"/>
              </w:rPr>
              <w:t xml:space="preserve"> </w:t>
            </w:r>
            <w:r>
              <w:rPr>
                <w:rFonts w:cs="Times New Roman" w:hint="eastAsia"/>
                <w:sz w:val="20"/>
                <w:szCs w:val="20"/>
              </w:rPr>
              <w:t>전제</w:t>
            </w:r>
            <w:r>
              <w:rPr>
                <w:rFonts w:cs="Times New Roman" w:hint="eastAsia"/>
                <w:sz w:val="20"/>
                <w:szCs w:val="20"/>
              </w:rPr>
              <w:t xml:space="preserve"> </w:t>
            </w:r>
            <w:r>
              <w:rPr>
                <w:rFonts w:cs="Times New Roman" w:hint="eastAsia"/>
                <w:sz w:val="20"/>
                <w:szCs w:val="20"/>
              </w:rPr>
              <w:t>하에서</w:t>
            </w:r>
            <w:r w:rsidRPr="009A2958">
              <w:rPr>
                <w:rFonts w:cs="Times New Roman"/>
                <w:sz w:val="20"/>
                <w:szCs w:val="20"/>
              </w:rPr>
              <w:t xml:space="preserve"> </w:t>
            </w: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근로기준법상</w:t>
            </w:r>
            <w:r w:rsidRPr="009A2958">
              <w:rPr>
                <w:rFonts w:cs="Times New Roman"/>
                <w:sz w:val="20"/>
                <w:szCs w:val="20"/>
              </w:rPr>
              <w:t xml:space="preserve"> </w:t>
            </w:r>
            <w:r w:rsidRPr="009A2958">
              <w:rPr>
                <w:rFonts w:cs="Times New Roman"/>
                <w:sz w:val="20"/>
                <w:szCs w:val="20"/>
              </w:rPr>
              <w:t>근로자성이</w:t>
            </w:r>
            <w:r w:rsidRPr="009A2958">
              <w:rPr>
                <w:rFonts w:cs="Times New Roman"/>
                <w:sz w:val="20"/>
                <w:szCs w:val="20"/>
              </w:rPr>
              <w:t xml:space="preserve"> </w:t>
            </w:r>
            <w:r w:rsidRPr="009A2958">
              <w:rPr>
                <w:rFonts w:cs="Times New Roman"/>
                <w:sz w:val="20"/>
                <w:szCs w:val="20"/>
              </w:rPr>
              <w:t>부정될</w:t>
            </w:r>
            <w:r w:rsidRPr="009A2958">
              <w:rPr>
                <w:rFonts w:cs="Times New Roman"/>
                <w:sz w:val="20"/>
                <w:szCs w:val="20"/>
              </w:rPr>
              <w:t xml:space="preserve"> </w:t>
            </w:r>
            <w:r w:rsidRPr="009A2958">
              <w:rPr>
                <w:rFonts w:cs="Times New Roman"/>
                <w:sz w:val="20"/>
                <w:szCs w:val="20"/>
              </w:rPr>
              <w:t>가능성이</w:t>
            </w:r>
            <w:r w:rsidRPr="009A2958">
              <w:rPr>
                <w:rFonts w:cs="Times New Roman"/>
                <w:sz w:val="20"/>
                <w:szCs w:val="20"/>
              </w:rPr>
              <w:t xml:space="preserve"> </w:t>
            </w:r>
            <w:r>
              <w:rPr>
                <w:rFonts w:cs="Times New Roman" w:hint="eastAsia"/>
                <w:sz w:val="20"/>
                <w:szCs w:val="20"/>
              </w:rPr>
              <w:t>상대적으로</w:t>
            </w:r>
            <w:r w:rsidRPr="009A2958">
              <w:rPr>
                <w:rFonts w:cs="Times New Roman"/>
                <w:sz w:val="20"/>
                <w:szCs w:val="20"/>
              </w:rPr>
              <w:t xml:space="preserve"> </w:t>
            </w:r>
            <w:r w:rsidRPr="009A2958">
              <w:rPr>
                <w:rFonts w:cs="Times New Roman"/>
                <w:sz w:val="20"/>
                <w:szCs w:val="20"/>
              </w:rPr>
              <w:t>높아</w:t>
            </w:r>
            <w:r w:rsidRPr="009A2958">
              <w:rPr>
                <w:rFonts w:cs="Times New Roman"/>
                <w:sz w:val="20"/>
                <w:szCs w:val="20"/>
              </w:rPr>
              <w:t xml:space="preserve"> </w:t>
            </w:r>
            <w:r w:rsidRPr="009A2958">
              <w:rPr>
                <w:rFonts w:cs="Times New Roman"/>
                <w:sz w:val="20"/>
                <w:szCs w:val="20"/>
              </w:rPr>
              <w:t>보임</w:t>
            </w:r>
            <w:r w:rsidRPr="009A2958">
              <w:rPr>
                <w:rFonts w:cs="Times New Roman"/>
                <w:sz w:val="20"/>
                <w:szCs w:val="20"/>
              </w:rPr>
              <w:t>.</w:t>
            </w:r>
            <w:r>
              <w:rPr>
                <w:rFonts w:cs="Times New Roman"/>
                <w:sz w:val="20"/>
                <w:szCs w:val="20"/>
              </w:rPr>
              <w:t xml:space="preserve"> </w:t>
            </w:r>
            <w:r>
              <w:rPr>
                <w:rFonts w:cs="Times New Roman" w:hint="eastAsia"/>
                <w:sz w:val="20"/>
                <w:szCs w:val="20"/>
              </w:rPr>
              <w:t>또한</w:t>
            </w:r>
            <w:r>
              <w:rPr>
                <w:rFonts w:cs="Times New Roman" w:hint="eastAsia"/>
                <w:sz w:val="20"/>
                <w:szCs w:val="20"/>
              </w:rPr>
              <w:t>,</w:t>
            </w:r>
            <w:r>
              <w:rPr>
                <w:rFonts w:cs="Times New Roman"/>
                <w:sz w:val="20"/>
                <w:szCs w:val="20"/>
              </w:rPr>
              <w:t xml:space="preserve"> </w:t>
            </w:r>
            <w:r>
              <w:rPr>
                <w:rFonts w:cs="Times New Roman" w:hint="eastAsia"/>
                <w:sz w:val="20"/>
                <w:szCs w:val="20"/>
              </w:rPr>
              <w:t>최근</w:t>
            </w:r>
            <w:r>
              <w:rPr>
                <w:rFonts w:cs="Times New Roman" w:hint="eastAsia"/>
                <w:sz w:val="20"/>
                <w:szCs w:val="20"/>
              </w:rPr>
              <w:t xml:space="preserve"> </w:t>
            </w:r>
            <w:r>
              <w:rPr>
                <w:rFonts w:cs="Times New Roman" w:hint="eastAsia"/>
                <w:sz w:val="20"/>
                <w:szCs w:val="20"/>
              </w:rPr>
              <w:t>법원은</w:t>
            </w:r>
            <w:r>
              <w:rPr>
                <w:rFonts w:cs="Times New Roman" w:hint="eastAsia"/>
                <w:sz w:val="20"/>
                <w:szCs w:val="20"/>
              </w:rPr>
              <w:t xml:space="preserve"> </w:t>
            </w:r>
            <w:r>
              <w:rPr>
                <w:rFonts w:cs="Times New Roman" w:hint="eastAsia"/>
                <w:sz w:val="20"/>
                <w:szCs w:val="20"/>
              </w:rPr>
              <w:t>대리기사와</w:t>
            </w:r>
            <w:r>
              <w:rPr>
                <w:rFonts w:cs="Times New Roman" w:hint="eastAsia"/>
                <w:sz w:val="20"/>
                <w:szCs w:val="20"/>
              </w:rPr>
              <w:t xml:space="preserve"> </w:t>
            </w:r>
            <w:r>
              <w:rPr>
                <w:rFonts w:cs="Times New Roman" w:hint="eastAsia"/>
                <w:sz w:val="20"/>
                <w:szCs w:val="20"/>
              </w:rPr>
              <w:t>유사한</w:t>
            </w:r>
            <w:r>
              <w:rPr>
                <w:rFonts w:cs="Times New Roman" w:hint="eastAsia"/>
                <w:sz w:val="20"/>
                <w:szCs w:val="20"/>
              </w:rPr>
              <w:t xml:space="preserve"> </w:t>
            </w:r>
            <w:r>
              <w:rPr>
                <w:rFonts w:cs="Times New Roman" w:hint="eastAsia"/>
                <w:sz w:val="20"/>
                <w:szCs w:val="20"/>
              </w:rPr>
              <w:t>지위에서</w:t>
            </w:r>
            <w:r>
              <w:rPr>
                <w:rFonts w:cs="Times New Roman" w:hint="eastAsia"/>
                <w:sz w:val="20"/>
                <w:szCs w:val="20"/>
              </w:rPr>
              <w:t xml:space="preserve"> </w:t>
            </w:r>
            <w:r>
              <w:rPr>
                <w:rFonts w:cs="Times New Roman" w:hint="eastAsia"/>
                <w:sz w:val="20"/>
                <w:szCs w:val="20"/>
              </w:rPr>
              <w:t>유사한</w:t>
            </w:r>
            <w:r>
              <w:rPr>
                <w:rFonts w:cs="Times New Roman" w:hint="eastAsia"/>
                <w:sz w:val="20"/>
                <w:szCs w:val="20"/>
              </w:rPr>
              <w:t xml:space="preserve"> </w:t>
            </w:r>
            <w:r>
              <w:rPr>
                <w:rFonts w:cs="Times New Roman" w:hint="eastAsia"/>
                <w:sz w:val="20"/>
                <w:szCs w:val="20"/>
              </w:rPr>
              <w:t>업무에</w:t>
            </w:r>
            <w:r>
              <w:rPr>
                <w:rFonts w:cs="Times New Roman" w:hint="eastAsia"/>
                <w:sz w:val="20"/>
                <w:szCs w:val="20"/>
              </w:rPr>
              <w:t xml:space="preserve"> </w:t>
            </w:r>
            <w:r>
              <w:rPr>
                <w:rFonts w:cs="Times New Roman" w:hint="eastAsia"/>
                <w:sz w:val="20"/>
                <w:szCs w:val="20"/>
              </w:rPr>
              <w:t>종사하는</w:t>
            </w:r>
            <w:r>
              <w:rPr>
                <w:rFonts w:cs="Times New Roman" w:hint="eastAsia"/>
                <w:sz w:val="20"/>
                <w:szCs w:val="20"/>
              </w:rPr>
              <w:t xml:space="preserve"> </w:t>
            </w:r>
            <w:r>
              <w:rPr>
                <w:rFonts w:cs="Times New Roman" w:hint="eastAsia"/>
                <w:sz w:val="20"/>
                <w:szCs w:val="20"/>
              </w:rPr>
              <w:t>타다</w:t>
            </w:r>
            <w:r>
              <w:rPr>
                <w:rFonts w:cs="Times New Roman" w:hint="eastAsia"/>
                <w:sz w:val="20"/>
                <w:szCs w:val="20"/>
              </w:rPr>
              <w:t xml:space="preserve"> </w:t>
            </w:r>
            <w:r>
              <w:rPr>
                <w:rFonts w:cs="Times New Roman" w:hint="eastAsia"/>
                <w:sz w:val="20"/>
                <w:szCs w:val="20"/>
              </w:rPr>
              <w:t>드라이버의</w:t>
            </w:r>
            <w:r>
              <w:rPr>
                <w:rFonts w:cs="Times New Roman" w:hint="eastAsia"/>
                <w:sz w:val="20"/>
                <w:szCs w:val="20"/>
              </w:rPr>
              <w:t xml:space="preserve"> </w:t>
            </w:r>
            <w:r>
              <w:rPr>
                <w:rFonts w:cs="Times New Roman" w:hint="eastAsia"/>
                <w:sz w:val="20"/>
                <w:szCs w:val="20"/>
              </w:rPr>
              <w:t>근로기준법상</w:t>
            </w:r>
            <w:r>
              <w:rPr>
                <w:rFonts w:cs="Times New Roman" w:hint="eastAsia"/>
                <w:sz w:val="20"/>
                <w:szCs w:val="20"/>
              </w:rPr>
              <w:t xml:space="preserve"> </w:t>
            </w:r>
            <w:r>
              <w:rPr>
                <w:rFonts w:cs="Times New Roman" w:hint="eastAsia"/>
                <w:sz w:val="20"/>
                <w:szCs w:val="20"/>
              </w:rPr>
              <w:t>근로자성을</w:t>
            </w:r>
            <w:r>
              <w:rPr>
                <w:rFonts w:cs="Times New Roman" w:hint="eastAsia"/>
                <w:sz w:val="20"/>
                <w:szCs w:val="20"/>
              </w:rPr>
              <w:t xml:space="preserve"> </w:t>
            </w:r>
            <w:r>
              <w:rPr>
                <w:rFonts w:cs="Times New Roman" w:hint="eastAsia"/>
                <w:sz w:val="20"/>
                <w:szCs w:val="20"/>
              </w:rPr>
              <w:t>부정하는</w:t>
            </w:r>
            <w:r>
              <w:rPr>
                <w:rFonts w:cs="Times New Roman" w:hint="eastAsia"/>
                <w:sz w:val="20"/>
                <w:szCs w:val="20"/>
              </w:rPr>
              <w:t xml:space="preserve"> </w:t>
            </w:r>
            <w:r>
              <w:rPr>
                <w:rFonts w:cs="Times New Roman" w:hint="eastAsia"/>
                <w:sz w:val="20"/>
                <w:szCs w:val="20"/>
              </w:rPr>
              <w:t>판결</w:t>
            </w:r>
            <w:r w:rsidR="00AB6F88">
              <w:rPr>
                <w:rStyle w:val="ad"/>
                <w:rFonts w:cs="Times New Roman"/>
                <w:sz w:val="20"/>
                <w:szCs w:val="20"/>
              </w:rPr>
              <w:footnoteReference w:id="14"/>
            </w:r>
            <w:r>
              <w:rPr>
                <w:rFonts w:cs="Times New Roman" w:hint="eastAsia"/>
                <w:sz w:val="20"/>
                <w:szCs w:val="20"/>
              </w:rPr>
              <w:t>을</w:t>
            </w:r>
            <w:r>
              <w:rPr>
                <w:rFonts w:cs="Times New Roman" w:hint="eastAsia"/>
                <w:sz w:val="20"/>
                <w:szCs w:val="20"/>
              </w:rPr>
              <w:t xml:space="preserve"> </w:t>
            </w:r>
            <w:r>
              <w:rPr>
                <w:rFonts w:cs="Times New Roman" w:hint="eastAsia"/>
                <w:sz w:val="20"/>
                <w:szCs w:val="20"/>
              </w:rPr>
              <w:t>내린</w:t>
            </w:r>
            <w:r>
              <w:rPr>
                <w:rFonts w:cs="Times New Roman" w:hint="eastAsia"/>
                <w:sz w:val="20"/>
                <w:szCs w:val="20"/>
              </w:rPr>
              <w:t xml:space="preserve"> </w:t>
            </w:r>
            <w:r>
              <w:rPr>
                <w:rFonts w:cs="Times New Roman" w:hint="eastAsia"/>
                <w:sz w:val="20"/>
                <w:szCs w:val="20"/>
              </w:rPr>
              <w:t>점</w:t>
            </w:r>
            <w:r>
              <w:rPr>
                <w:rFonts w:cs="Times New Roman" w:hint="eastAsia"/>
                <w:sz w:val="20"/>
                <w:szCs w:val="20"/>
              </w:rPr>
              <w:t xml:space="preserve"> </w:t>
            </w:r>
            <w:r>
              <w:rPr>
                <w:rFonts w:cs="Times New Roman" w:hint="eastAsia"/>
                <w:sz w:val="20"/>
                <w:szCs w:val="20"/>
              </w:rPr>
              <w:t>역시</w:t>
            </w:r>
            <w:r>
              <w:rPr>
                <w:rFonts w:cs="Times New Roman" w:hint="eastAsia"/>
                <w:sz w:val="20"/>
                <w:szCs w:val="20"/>
              </w:rPr>
              <w:t xml:space="preserve"> </w:t>
            </w:r>
            <w:r>
              <w:rPr>
                <w:rFonts w:cs="Times New Roman" w:hint="eastAsia"/>
                <w:sz w:val="20"/>
                <w:szCs w:val="20"/>
              </w:rPr>
              <w:t>향후</w:t>
            </w:r>
            <w:r>
              <w:rPr>
                <w:rFonts w:cs="Times New Roman" w:hint="eastAsia"/>
                <w:sz w:val="20"/>
                <w:szCs w:val="20"/>
              </w:rPr>
              <w:t xml:space="preserve"> </w:t>
            </w:r>
            <w:r>
              <w:rPr>
                <w:rFonts w:cs="Times New Roman" w:hint="eastAsia"/>
                <w:sz w:val="20"/>
                <w:szCs w:val="20"/>
              </w:rPr>
              <w:t>분쟁</w:t>
            </w:r>
            <w:r>
              <w:rPr>
                <w:rFonts w:cs="Times New Roman" w:hint="eastAsia"/>
                <w:sz w:val="20"/>
                <w:szCs w:val="20"/>
              </w:rPr>
              <w:t xml:space="preserve"> </w:t>
            </w:r>
            <w:r>
              <w:rPr>
                <w:rFonts w:cs="Times New Roman" w:hint="eastAsia"/>
                <w:sz w:val="20"/>
                <w:szCs w:val="20"/>
              </w:rPr>
              <w:t>발생</w:t>
            </w:r>
            <w:r>
              <w:rPr>
                <w:rFonts w:cs="Times New Roman" w:hint="eastAsia"/>
                <w:sz w:val="20"/>
                <w:szCs w:val="20"/>
              </w:rPr>
              <w:t xml:space="preserve"> </w:t>
            </w:r>
            <w:r>
              <w:rPr>
                <w:rFonts w:cs="Times New Roman" w:hint="eastAsia"/>
                <w:sz w:val="20"/>
                <w:szCs w:val="20"/>
              </w:rPr>
              <w:t>시</w:t>
            </w:r>
            <w:r>
              <w:rPr>
                <w:rFonts w:cs="Times New Roman" w:hint="eastAsia"/>
                <w:sz w:val="20"/>
                <w:szCs w:val="20"/>
              </w:rPr>
              <w:t xml:space="preserve"> </w:t>
            </w:r>
            <w:r>
              <w:rPr>
                <w:rFonts w:cs="Times New Roman" w:hint="eastAsia"/>
                <w:sz w:val="20"/>
                <w:szCs w:val="20"/>
              </w:rPr>
              <w:t>유리하게</w:t>
            </w:r>
            <w:r>
              <w:rPr>
                <w:rFonts w:cs="Times New Roman" w:hint="eastAsia"/>
                <w:sz w:val="20"/>
                <w:szCs w:val="20"/>
              </w:rPr>
              <w:t xml:space="preserve"> </w:t>
            </w:r>
            <w:r>
              <w:rPr>
                <w:rFonts w:cs="Times New Roman" w:hint="eastAsia"/>
                <w:sz w:val="20"/>
                <w:szCs w:val="20"/>
              </w:rPr>
              <w:t>작용할</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보여짐</w:t>
            </w:r>
            <w:r>
              <w:rPr>
                <w:rFonts w:cs="Times New Roman" w:hint="eastAsia"/>
                <w:sz w:val="20"/>
                <w:szCs w:val="20"/>
              </w:rPr>
              <w:t>.</w:t>
            </w:r>
            <w:r>
              <w:rPr>
                <w:rFonts w:cs="Times New Roman"/>
                <w:sz w:val="20"/>
                <w:szCs w:val="20"/>
              </w:rPr>
              <w:t xml:space="preserve"> </w:t>
            </w:r>
          </w:p>
          <w:p w14:paraId="2FF7013E" w14:textId="7D39B44B" w:rsidR="005335C7" w:rsidRPr="00235E8A" w:rsidRDefault="005335C7" w:rsidP="00364EA6">
            <w:pPr>
              <w:pStyle w:val="a8"/>
              <w:widowControl/>
              <w:numPr>
                <w:ilvl w:val="0"/>
                <w:numId w:val="2"/>
              </w:numPr>
              <w:spacing w:before="40" w:after="120" w:line="276" w:lineRule="auto"/>
              <w:rPr>
                <w:rFonts w:cs="Times New Roman"/>
                <w:sz w:val="20"/>
                <w:szCs w:val="20"/>
              </w:rPr>
            </w:pPr>
            <w:r w:rsidRPr="00235E8A">
              <w:rPr>
                <w:rFonts w:cs="Times New Roman"/>
                <w:sz w:val="20"/>
                <w:szCs w:val="20"/>
              </w:rPr>
              <w:t>그러나</w:t>
            </w:r>
            <w:r w:rsidRPr="00235E8A">
              <w:rPr>
                <w:rFonts w:cs="Times New Roman"/>
                <w:sz w:val="20"/>
                <w:szCs w:val="20"/>
              </w:rPr>
              <w:t xml:space="preserve"> </w:t>
            </w:r>
            <w:r w:rsidRPr="00235E8A">
              <w:rPr>
                <w:rFonts w:cs="Times New Roman"/>
                <w:sz w:val="20"/>
                <w:szCs w:val="20"/>
              </w:rPr>
              <w:t>추가</w:t>
            </w:r>
            <w:r w:rsidRPr="00235E8A">
              <w:rPr>
                <w:rFonts w:cs="Times New Roman"/>
                <w:sz w:val="20"/>
                <w:szCs w:val="20"/>
              </w:rPr>
              <w:t xml:space="preserve"> </w:t>
            </w:r>
            <w:r w:rsidRPr="00235E8A">
              <w:rPr>
                <w:rFonts w:cs="Times New Roman"/>
                <w:sz w:val="20"/>
                <w:szCs w:val="20"/>
              </w:rPr>
              <w:t>사실관계에</w:t>
            </w:r>
            <w:r w:rsidRPr="00235E8A">
              <w:rPr>
                <w:rFonts w:cs="Times New Roman"/>
                <w:sz w:val="20"/>
                <w:szCs w:val="20"/>
              </w:rPr>
              <w:t xml:space="preserve"> </w:t>
            </w:r>
            <w:r w:rsidRPr="00235E8A">
              <w:rPr>
                <w:rFonts w:cs="Times New Roman"/>
                <w:sz w:val="20"/>
                <w:szCs w:val="20"/>
              </w:rPr>
              <w:t>따라</w:t>
            </w:r>
            <w:r w:rsidRPr="00235E8A">
              <w:rPr>
                <w:rFonts w:cs="Times New Roman"/>
                <w:sz w:val="20"/>
                <w:szCs w:val="20"/>
              </w:rPr>
              <w:t xml:space="preserve"> </w:t>
            </w:r>
            <w:r w:rsidRPr="00235E8A">
              <w:rPr>
                <w:rFonts w:cs="Times New Roman"/>
                <w:sz w:val="20"/>
                <w:szCs w:val="20"/>
              </w:rPr>
              <w:t>대리기사의</w:t>
            </w:r>
            <w:r w:rsidRPr="00235E8A">
              <w:rPr>
                <w:rFonts w:cs="Times New Roman"/>
                <w:sz w:val="20"/>
                <w:szCs w:val="20"/>
              </w:rPr>
              <w:t xml:space="preserve"> </w:t>
            </w:r>
            <w:r w:rsidRPr="00235E8A">
              <w:rPr>
                <w:rFonts w:cs="Times New Roman"/>
                <w:sz w:val="20"/>
                <w:szCs w:val="20"/>
              </w:rPr>
              <w:t>근로기준법상</w:t>
            </w:r>
            <w:r w:rsidRPr="00235E8A">
              <w:rPr>
                <w:rFonts w:cs="Times New Roman"/>
                <w:sz w:val="20"/>
                <w:szCs w:val="20"/>
              </w:rPr>
              <w:t xml:space="preserve"> </w:t>
            </w:r>
            <w:r w:rsidRPr="00235E8A">
              <w:rPr>
                <w:rFonts w:cs="Times New Roman"/>
                <w:sz w:val="20"/>
                <w:szCs w:val="20"/>
              </w:rPr>
              <w:t>근로자성이</w:t>
            </w:r>
            <w:r w:rsidRPr="00235E8A">
              <w:rPr>
                <w:rFonts w:cs="Times New Roman"/>
                <w:sz w:val="20"/>
                <w:szCs w:val="20"/>
              </w:rPr>
              <w:t xml:space="preserve"> </w:t>
            </w:r>
            <w:r w:rsidRPr="00235E8A">
              <w:rPr>
                <w:rFonts w:cs="Times New Roman"/>
                <w:sz w:val="20"/>
                <w:szCs w:val="20"/>
              </w:rPr>
              <w:t>인정될</w:t>
            </w:r>
            <w:r w:rsidRPr="00235E8A">
              <w:rPr>
                <w:rFonts w:cs="Times New Roman"/>
                <w:sz w:val="20"/>
                <w:szCs w:val="20"/>
              </w:rPr>
              <w:t xml:space="preserve"> </w:t>
            </w:r>
            <w:r w:rsidRPr="00235E8A">
              <w:rPr>
                <w:rFonts w:cs="Times New Roman"/>
                <w:sz w:val="20"/>
                <w:szCs w:val="20"/>
              </w:rPr>
              <w:t>가능성도</w:t>
            </w:r>
            <w:r w:rsidRPr="00235E8A">
              <w:rPr>
                <w:rFonts w:cs="Times New Roman"/>
                <w:sz w:val="20"/>
                <w:szCs w:val="20"/>
              </w:rPr>
              <w:t xml:space="preserve"> </w:t>
            </w:r>
            <w:r w:rsidRPr="00235E8A">
              <w:rPr>
                <w:rFonts w:cs="Times New Roman"/>
                <w:sz w:val="20"/>
                <w:szCs w:val="20"/>
              </w:rPr>
              <w:t>배제할</w:t>
            </w:r>
            <w:r w:rsidRPr="00235E8A">
              <w:rPr>
                <w:rFonts w:cs="Times New Roman"/>
                <w:sz w:val="20"/>
                <w:szCs w:val="20"/>
              </w:rPr>
              <w:t xml:space="preserve"> </w:t>
            </w:r>
            <w:r w:rsidRPr="00235E8A">
              <w:rPr>
                <w:rFonts w:cs="Times New Roman"/>
                <w:sz w:val="20"/>
                <w:szCs w:val="20"/>
              </w:rPr>
              <w:t>수</w:t>
            </w:r>
            <w:r w:rsidRPr="00235E8A">
              <w:rPr>
                <w:rFonts w:cs="Times New Roman" w:hint="eastAsia"/>
                <w:sz w:val="20"/>
                <w:szCs w:val="20"/>
              </w:rPr>
              <w:t>는</w:t>
            </w:r>
            <w:r w:rsidRPr="00235E8A">
              <w:rPr>
                <w:rFonts w:cs="Times New Roman"/>
                <w:sz w:val="20"/>
                <w:szCs w:val="20"/>
              </w:rPr>
              <w:t xml:space="preserve"> </w:t>
            </w:r>
            <w:r w:rsidRPr="00235E8A">
              <w:rPr>
                <w:rFonts w:cs="Times New Roman"/>
                <w:sz w:val="20"/>
                <w:szCs w:val="20"/>
              </w:rPr>
              <w:t>없</w:t>
            </w:r>
            <w:r w:rsidRPr="00235E8A">
              <w:rPr>
                <w:rFonts w:cs="Times New Roman" w:hint="eastAsia"/>
                <w:sz w:val="20"/>
                <w:szCs w:val="20"/>
              </w:rPr>
              <w:t>을</w:t>
            </w:r>
            <w:r w:rsidRPr="00235E8A">
              <w:rPr>
                <w:rFonts w:cs="Times New Roman" w:hint="eastAsia"/>
                <w:sz w:val="20"/>
                <w:szCs w:val="20"/>
              </w:rPr>
              <w:t xml:space="preserve"> </w:t>
            </w:r>
            <w:r w:rsidRPr="00235E8A">
              <w:rPr>
                <w:rFonts w:cs="Times New Roman" w:hint="eastAsia"/>
                <w:sz w:val="20"/>
                <w:szCs w:val="20"/>
              </w:rPr>
              <w:t>것으로</w:t>
            </w:r>
            <w:r w:rsidRPr="00235E8A">
              <w:rPr>
                <w:rFonts w:cs="Times New Roman" w:hint="eastAsia"/>
                <w:sz w:val="20"/>
                <w:szCs w:val="20"/>
              </w:rPr>
              <w:t xml:space="preserve"> </w:t>
            </w:r>
            <w:r w:rsidR="00235E8A" w:rsidRPr="00235E8A">
              <w:rPr>
                <w:rFonts w:cs="Times New Roman" w:hint="eastAsia"/>
                <w:sz w:val="20"/>
                <w:szCs w:val="20"/>
              </w:rPr>
              <w:t>판단되는데</w:t>
            </w:r>
            <w:r w:rsidR="00235E8A" w:rsidRPr="00235E8A">
              <w:rPr>
                <w:rFonts w:cs="Times New Roman" w:hint="eastAsia"/>
                <w:sz w:val="20"/>
                <w:szCs w:val="20"/>
              </w:rPr>
              <w:t>,</w:t>
            </w:r>
            <w:r w:rsidR="00235E8A" w:rsidRPr="00235E8A">
              <w:rPr>
                <w:rFonts w:cs="Times New Roman"/>
                <w:sz w:val="20"/>
                <w:szCs w:val="20"/>
              </w:rPr>
              <w:t xml:space="preserve"> </w:t>
            </w:r>
            <w:r w:rsidR="00235E8A">
              <w:rPr>
                <w:rFonts w:cs="Times New Roman" w:hint="eastAsia"/>
                <w:sz w:val="20"/>
                <w:szCs w:val="20"/>
              </w:rPr>
              <w:t>만약</w:t>
            </w:r>
            <w:r w:rsidR="00235E8A">
              <w:rPr>
                <w:rFonts w:cs="Times New Roman" w:hint="eastAsia"/>
                <w:sz w:val="20"/>
                <w:szCs w:val="20"/>
              </w:rPr>
              <w:t xml:space="preserve"> </w:t>
            </w:r>
            <w:r w:rsidRPr="00235E8A">
              <w:rPr>
                <w:rFonts w:cs="Times New Roman"/>
                <w:sz w:val="20"/>
                <w:szCs w:val="20"/>
              </w:rPr>
              <w:t>대리기사가</w:t>
            </w:r>
            <w:r w:rsidRPr="00235E8A">
              <w:rPr>
                <w:rFonts w:cs="Times New Roman"/>
                <w:sz w:val="20"/>
                <w:szCs w:val="20"/>
              </w:rPr>
              <w:t xml:space="preserve"> </w:t>
            </w:r>
            <w:r w:rsidRPr="00235E8A">
              <w:rPr>
                <w:rFonts w:cs="Times New Roman"/>
                <w:sz w:val="20"/>
                <w:szCs w:val="20"/>
              </w:rPr>
              <w:t>대상회</w:t>
            </w:r>
            <w:r w:rsidRPr="00235E8A">
              <w:rPr>
                <w:rFonts w:cs="Times New Roman"/>
                <w:sz w:val="20"/>
                <w:szCs w:val="20"/>
              </w:rPr>
              <w:lastRenderedPageBreak/>
              <w:t>사와</w:t>
            </w:r>
            <w:r w:rsidRPr="00235E8A">
              <w:rPr>
                <w:rFonts w:cs="Times New Roman"/>
                <w:sz w:val="20"/>
                <w:szCs w:val="20"/>
              </w:rPr>
              <w:t xml:space="preserve"> </w:t>
            </w:r>
            <w:r w:rsidRPr="00235E8A">
              <w:rPr>
                <w:rFonts w:cs="Times New Roman"/>
                <w:sz w:val="20"/>
                <w:szCs w:val="20"/>
              </w:rPr>
              <w:t>근로계약관계에</w:t>
            </w:r>
            <w:r w:rsidRPr="00235E8A">
              <w:rPr>
                <w:rFonts w:cs="Times New Roman"/>
                <w:sz w:val="20"/>
                <w:szCs w:val="20"/>
              </w:rPr>
              <w:t xml:space="preserve"> </w:t>
            </w:r>
            <w:r w:rsidRPr="00235E8A">
              <w:rPr>
                <w:rFonts w:cs="Times New Roman"/>
                <w:sz w:val="20"/>
                <w:szCs w:val="20"/>
              </w:rPr>
              <w:t>있는</w:t>
            </w:r>
            <w:r w:rsidRPr="00235E8A">
              <w:rPr>
                <w:rFonts w:cs="Times New Roman"/>
                <w:sz w:val="20"/>
                <w:szCs w:val="20"/>
              </w:rPr>
              <w:t xml:space="preserve"> </w:t>
            </w:r>
            <w:r w:rsidRPr="00235E8A">
              <w:rPr>
                <w:rFonts w:cs="Times New Roman"/>
                <w:sz w:val="20"/>
                <w:szCs w:val="20"/>
              </w:rPr>
              <w:t>근로기준법상</w:t>
            </w:r>
            <w:r w:rsidRPr="00235E8A">
              <w:rPr>
                <w:rFonts w:cs="Times New Roman"/>
                <w:sz w:val="20"/>
                <w:szCs w:val="20"/>
              </w:rPr>
              <w:t xml:space="preserve"> </w:t>
            </w:r>
            <w:r w:rsidRPr="00235E8A">
              <w:rPr>
                <w:rFonts w:cs="Times New Roman"/>
                <w:sz w:val="20"/>
                <w:szCs w:val="20"/>
              </w:rPr>
              <w:t>근로자로</w:t>
            </w:r>
            <w:r w:rsidRPr="00235E8A">
              <w:rPr>
                <w:rFonts w:cs="Times New Roman"/>
                <w:sz w:val="20"/>
                <w:szCs w:val="20"/>
              </w:rPr>
              <w:t xml:space="preserve"> </w:t>
            </w:r>
            <w:r w:rsidRPr="00235E8A">
              <w:rPr>
                <w:rFonts w:cs="Times New Roman"/>
                <w:sz w:val="20"/>
                <w:szCs w:val="20"/>
              </w:rPr>
              <w:t>인정될</w:t>
            </w:r>
            <w:r w:rsidRPr="00235E8A">
              <w:rPr>
                <w:rFonts w:cs="Times New Roman"/>
                <w:sz w:val="20"/>
                <w:szCs w:val="20"/>
              </w:rPr>
              <w:t xml:space="preserve"> </w:t>
            </w:r>
            <w:r w:rsidRPr="00235E8A">
              <w:rPr>
                <w:rFonts w:cs="Times New Roman"/>
                <w:sz w:val="20"/>
                <w:szCs w:val="20"/>
              </w:rPr>
              <w:t>경우</w:t>
            </w:r>
            <w:r w:rsidRPr="00235E8A">
              <w:rPr>
                <w:rFonts w:cs="Times New Roman"/>
                <w:sz w:val="20"/>
                <w:szCs w:val="20"/>
              </w:rPr>
              <w:t xml:space="preserve">, </w:t>
            </w:r>
            <w:r w:rsidRPr="00235E8A">
              <w:rPr>
                <w:rFonts w:cs="Times New Roman"/>
                <w:sz w:val="20"/>
                <w:szCs w:val="20"/>
              </w:rPr>
              <w:t>다음과</w:t>
            </w:r>
            <w:r w:rsidRPr="00235E8A">
              <w:rPr>
                <w:rFonts w:cs="Times New Roman"/>
                <w:sz w:val="20"/>
                <w:szCs w:val="20"/>
              </w:rPr>
              <w:t xml:space="preserve"> </w:t>
            </w:r>
            <w:r w:rsidRPr="00235E8A">
              <w:rPr>
                <w:rFonts w:cs="Times New Roman"/>
                <w:sz w:val="20"/>
                <w:szCs w:val="20"/>
              </w:rPr>
              <w:t>같은</w:t>
            </w:r>
            <w:r w:rsidRPr="00235E8A">
              <w:rPr>
                <w:rFonts w:cs="Times New Roman"/>
                <w:sz w:val="20"/>
                <w:szCs w:val="20"/>
              </w:rPr>
              <w:t xml:space="preserve"> </w:t>
            </w:r>
            <w:r w:rsidRPr="00235E8A">
              <w:rPr>
                <w:rFonts w:cs="Times New Roman"/>
                <w:sz w:val="20"/>
                <w:szCs w:val="20"/>
              </w:rPr>
              <w:t>사항을</w:t>
            </w:r>
            <w:r w:rsidRPr="00235E8A">
              <w:rPr>
                <w:rFonts w:cs="Times New Roman"/>
                <w:sz w:val="20"/>
                <w:szCs w:val="20"/>
              </w:rPr>
              <w:t xml:space="preserve"> </w:t>
            </w:r>
            <w:r w:rsidRPr="00235E8A">
              <w:rPr>
                <w:rFonts w:cs="Times New Roman"/>
                <w:sz w:val="20"/>
                <w:szCs w:val="20"/>
              </w:rPr>
              <w:t>고려하여야</w:t>
            </w:r>
            <w:r w:rsidRPr="00235E8A">
              <w:rPr>
                <w:rFonts w:cs="Times New Roman"/>
                <w:sz w:val="20"/>
                <w:szCs w:val="20"/>
              </w:rPr>
              <w:t xml:space="preserve"> </w:t>
            </w:r>
            <w:r w:rsidR="00235E8A">
              <w:rPr>
                <w:rFonts w:cs="Times New Roman" w:hint="eastAsia"/>
                <w:sz w:val="20"/>
                <w:szCs w:val="20"/>
              </w:rPr>
              <w:t>함</w:t>
            </w:r>
            <w:r w:rsidR="00235E8A">
              <w:rPr>
                <w:rFonts w:cs="Times New Roman" w:hint="eastAsia"/>
                <w:sz w:val="20"/>
                <w:szCs w:val="20"/>
              </w:rPr>
              <w:t>.</w:t>
            </w:r>
          </w:p>
          <w:p w14:paraId="31F78290"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정당한</w:t>
            </w:r>
            <w:r w:rsidRPr="009A2958">
              <w:rPr>
                <w:rFonts w:cs="Times New Roman"/>
                <w:sz w:val="20"/>
                <w:szCs w:val="20"/>
              </w:rPr>
              <w:t xml:space="preserve"> </w:t>
            </w:r>
            <w:r w:rsidRPr="009A2958">
              <w:rPr>
                <w:rFonts w:cs="Times New Roman"/>
                <w:sz w:val="20"/>
                <w:szCs w:val="20"/>
              </w:rPr>
              <w:t>이유</w:t>
            </w:r>
            <w:r w:rsidRPr="009A2958">
              <w:rPr>
                <w:rFonts w:cs="Times New Roman"/>
                <w:sz w:val="20"/>
                <w:szCs w:val="20"/>
              </w:rPr>
              <w:t xml:space="preserve"> </w:t>
            </w:r>
            <w:r w:rsidRPr="009A2958">
              <w:rPr>
                <w:rFonts w:cs="Times New Roman"/>
                <w:sz w:val="20"/>
                <w:szCs w:val="20"/>
              </w:rPr>
              <w:t>없이</w:t>
            </w:r>
            <w:r w:rsidRPr="009A2958">
              <w:rPr>
                <w:rFonts w:cs="Times New Roman"/>
                <w:sz w:val="20"/>
                <w:szCs w:val="20"/>
              </w:rPr>
              <w:t xml:space="preserve"> </w:t>
            </w:r>
            <w:r w:rsidRPr="009A2958">
              <w:rPr>
                <w:rFonts w:cs="Times New Roman"/>
                <w:sz w:val="20"/>
                <w:szCs w:val="20"/>
              </w:rPr>
              <w:t>계약해지</w:t>
            </w:r>
            <w:r w:rsidRPr="009A2958">
              <w:rPr>
                <w:rFonts w:cs="Times New Roman"/>
                <w:sz w:val="20"/>
                <w:szCs w:val="20"/>
              </w:rPr>
              <w:t>(</w:t>
            </w:r>
            <w:r w:rsidRPr="009A2958">
              <w:rPr>
                <w:rFonts w:cs="Times New Roman"/>
                <w:sz w:val="20"/>
                <w:szCs w:val="20"/>
              </w:rPr>
              <w:t>해고</w:t>
            </w:r>
            <w:r w:rsidRPr="009A2958">
              <w:rPr>
                <w:rFonts w:cs="Times New Roman"/>
                <w:sz w:val="20"/>
                <w:szCs w:val="20"/>
              </w:rPr>
              <w:t>)</w:t>
            </w:r>
            <w:r w:rsidRPr="009A2958">
              <w:rPr>
                <w:rFonts w:cs="Times New Roman"/>
                <w:sz w:val="20"/>
                <w:szCs w:val="20"/>
              </w:rPr>
              <w:t>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없음</w:t>
            </w:r>
            <w:r>
              <w:rPr>
                <w:rFonts w:cs="Times New Roman" w:hint="eastAsia"/>
                <w:sz w:val="20"/>
                <w:szCs w:val="20"/>
              </w:rPr>
              <w:t>.</w:t>
            </w:r>
          </w:p>
          <w:p w14:paraId="7F589C62"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최저임금</w:t>
            </w:r>
            <w:r w:rsidRPr="009A2958">
              <w:rPr>
                <w:rFonts w:cs="Times New Roman"/>
                <w:sz w:val="20"/>
                <w:szCs w:val="20"/>
              </w:rPr>
              <w:t xml:space="preserve"> </w:t>
            </w:r>
            <w:r w:rsidRPr="009A2958">
              <w:rPr>
                <w:rFonts w:cs="Times New Roman"/>
                <w:sz w:val="20"/>
                <w:szCs w:val="20"/>
              </w:rPr>
              <w:t>이상의</w:t>
            </w:r>
            <w:r w:rsidRPr="009A2958">
              <w:rPr>
                <w:rFonts w:cs="Times New Roman"/>
                <w:sz w:val="20"/>
                <w:szCs w:val="20"/>
              </w:rPr>
              <w:t xml:space="preserve"> </w:t>
            </w:r>
            <w:r w:rsidRPr="009A2958">
              <w:rPr>
                <w:rFonts w:cs="Times New Roman"/>
                <w:sz w:val="20"/>
                <w:szCs w:val="20"/>
              </w:rPr>
              <w:t>임금을</w:t>
            </w:r>
            <w:r w:rsidRPr="009A2958">
              <w:rPr>
                <w:rFonts w:cs="Times New Roman"/>
                <w:sz w:val="20"/>
                <w:szCs w:val="20"/>
              </w:rPr>
              <w:t xml:space="preserve"> </w:t>
            </w:r>
            <w:r w:rsidRPr="009A2958">
              <w:rPr>
                <w:rFonts w:cs="Times New Roman"/>
                <w:sz w:val="20"/>
                <w:szCs w:val="20"/>
              </w:rPr>
              <w:t>지급하여야</w:t>
            </w:r>
            <w:r w:rsidRPr="009A2958">
              <w:rPr>
                <w:rFonts w:cs="Times New Roman"/>
                <w:sz w:val="20"/>
                <w:szCs w:val="20"/>
              </w:rPr>
              <w:t xml:space="preserve"> </w:t>
            </w:r>
            <w:r w:rsidRPr="009A2958">
              <w:rPr>
                <w:rFonts w:cs="Times New Roman"/>
                <w:sz w:val="20"/>
                <w:szCs w:val="20"/>
              </w:rPr>
              <w:t>하고</w:t>
            </w:r>
            <w:r w:rsidRPr="009A2958">
              <w:rPr>
                <w:rFonts w:cs="Times New Roman"/>
                <w:sz w:val="20"/>
                <w:szCs w:val="20"/>
              </w:rPr>
              <w:t xml:space="preserve">, </w:t>
            </w:r>
            <w:r w:rsidRPr="009A2958">
              <w:rPr>
                <w:rFonts w:cs="Times New Roman"/>
                <w:sz w:val="20"/>
                <w:szCs w:val="20"/>
              </w:rPr>
              <w:t>각종</w:t>
            </w:r>
            <w:r w:rsidRPr="009A2958">
              <w:rPr>
                <w:rFonts w:cs="Times New Roman"/>
                <w:sz w:val="20"/>
                <w:szCs w:val="20"/>
              </w:rPr>
              <w:t xml:space="preserve"> </w:t>
            </w:r>
            <w:r w:rsidRPr="009A2958">
              <w:rPr>
                <w:rFonts w:cs="Times New Roman"/>
                <w:sz w:val="20"/>
                <w:szCs w:val="20"/>
              </w:rPr>
              <w:t>법정수당</w:t>
            </w:r>
            <w:r w:rsidRPr="009A2958">
              <w:rPr>
                <w:rFonts w:cs="Times New Roman"/>
                <w:sz w:val="20"/>
                <w:szCs w:val="20"/>
              </w:rPr>
              <w:t>(</w:t>
            </w:r>
            <w:r w:rsidRPr="009A2958">
              <w:rPr>
                <w:rFonts w:cs="Times New Roman"/>
                <w:sz w:val="20"/>
                <w:szCs w:val="20"/>
              </w:rPr>
              <w:t>연장</w:t>
            </w:r>
            <w:r w:rsidRPr="009A2958">
              <w:rPr>
                <w:rFonts w:cs="Times New Roman"/>
                <w:sz w:val="20"/>
                <w:szCs w:val="20"/>
              </w:rPr>
              <w:sym w:font="Wingdings" w:char="F09E"/>
            </w:r>
            <w:r w:rsidRPr="009A2958">
              <w:rPr>
                <w:rFonts w:cs="Times New Roman"/>
                <w:sz w:val="20"/>
                <w:szCs w:val="20"/>
              </w:rPr>
              <w:t>야간</w:t>
            </w:r>
            <w:r w:rsidRPr="009A2958">
              <w:rPr>
                <w:rFonts w:cs="Times New Roman"/>
                <w:sz w:val="20"/>
                <w:szCs w:val="20"/>
              </w:rPr>
              <w:sym w:font="Wingdings" w:char="F09E"/>
            </w:r>
            <w:r w:rsidRPr="009A2958">
              <w:rPr>
                <w:rFonts w:cs="Times New Roman"/>
                <w:sz w:val="20"/>
                <w:szCs w:val="20"/>
              </w:rPr>
              <w:t>휴일근로수당</w:t>
            </w:r>
            <w:r w:rsidRPr="009A2958">
              <w:rPr>
                <w:rFonts w:cs="Times New Roman"/>
                <w:sz w:val="20"/>
                <w:szCs w:val="20"/>
              </w:rPr>
              <w:t xml:space="preserve">, </w:t>
            </w:r>
            <w:r w:rsidRPr="009A2958">
              <w:rPr>
                <w:rFonts w:cs="Times New Roman"/>
                <w:sz w:val="20"/>
                <w:szCs w:val="20"/>
              </w:rPr>
              <w:t>미사용연차휴가수당</w:t>
            </w:r>
            <w:r w:rsidRPr="009A2958">
              <w:rPr>
                <w:rFonts w:cs="Times New Roman"/>
                <w:sz w:val="20"/>
                <w:szCs w:val="20"/>
              </w:rPr>
              <w:t xml:space="preserve">, </w:t>
            </w:r>
            <w:r w:rsidRPr="009A2958">
              <w:rPr>
                <w:rFonts w:cs="Times New Roman"/>
                <w:sz w:val="20"/>
                <w:szCs w:val="20"/>
              </w:rPr>
              <w:t>주휴수당</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w:t>
            </w:r>
            <w:r w:rsidRPr="009A2958">
              <w:rPr>
                <w:rFonts w:cs="Times New Roman"/>
                <w:sz w:val="20"/>
                <w:szCs w:val="20"/>
              </w:rPr>
              <w:t>을</w:t>
            </w:r>
            <w:r w:rsidRPr="009A2958">
              <w:rPr>
                <w:rFonts w:cs="Times New Roman"/>
                <w:sz w:val="20"/>
                <w:szCs w:val="20"/>
              </w:rPr>
              <w:t xml:space="preserve"> </w:t>
            </w:r>
            <w:r w:rsidRPr="009A2958">
              <w:rPr>
                <w:rFonts w:cs="Times New Roman"/>
                <w:sz w:val="20"/>
                <w:szCs w:val="20"/>
              </w:rPr>
              <w:t>지급하여야</w:t>
            </w:r>
            <w:r w:rsidRPr="009A2958">
              <w:rPr>
                <w:rFonts w:cs="Times New Roman"/>
                <w:sz w:val="20"/>
                <w:szCs w:val="20"/>
              </w:rPr>
              <w:t xml:space="preserve"> </w:t>
            </w:r>
            <w:r w:rsidRPr="009A2958">
              <w:rPr>
                <w:rFonts w:cs="Times New Roman"/>
                <w:sz w:val="20"/>
                <w:szCs w:val="20"/>
              </w:rPr>
              <w:t>하며</w:t>
            </w:r>
            <w:r w:rsidRPr="009A2958">
              <w:rPr>
                <w:rFonts w:cs="Times New Roman"/>
                <w:sz w:val="20"/>
                <w:szCs w:val="20"/>
              </w:rPr>
              <w:t xml:space="preserve">, </w:t>
            </w:r>
            <w:r w:rsidRPr="009A2958">
              <w:rPr>
                <w:rFonts w:cs="Times New Roman"/>
                <w:sz w:val="20"/>
                <w:szCs w:val="20"/>
              </w:rPr>
              <w:t>퇴직급여를</w:t>
            </w:r>
            <w:r w:rsidRPr="009A2958">
              <w:rPr>
                <w:rFonts w:cs="Times New Roman"/>
                <w:sz w:val="20"/>
                <w:szCs w:val="20"/>
              </w:rPr>
              <w:t xml:space="preserve"> </w:t>
            </w:r>
            <w:r w:rsidRPr="009A2958">
              <w:rPr>
                <w:rFonts w:cs="Times New Roman"/>
                <w:sz w:val="20"/>
                <w:szCs w:val="20"/>
              </w:rPr>
              <w:t>지급하여야</w:t>
            </w:r>
            <w:r w:rsidRPr="009A2958">
              <w:rPr>
                <w:rFonts w:cs="Times New Roman"/>
                <w:sz w:val="20"/>
                <w:szCs w:val="20"/>
              </w:rPr>
              <w:t xml:space="preserve"> </w:t>
            </w:r>
            <w:r w:rsidRPr="009A2958">
              <w:rPr>
                <w:rFonts w:cs="Times New Roman"/>
                <w:sz w:val="20"/>
                <w:szCs w:val="20"/>
              </w:rPr>
              <w:t>함</w:t>
            </w:r>
            <w:r>
              <w:rPr>
                <w:rFonts w:cs="Times New Roman" w:hint="eastAsia"/>
                <w:sz w:val="20"/>
                <w:szCs w:val="20"/>
              </w:rPr>
              <w:t>.</w:t>
            </w:r>
          </w:p>
          <w:p w14:paraId="05746626"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4</w:t>
            </w:r>
            <w:r w:rsidRPr="009A2958">
              <w:rPr>
                <w:rFonts w:cs="Times New Roman"/>
                <w:sz w:val="20"/>
                <w:szCs w:val="20"/>
              </w:rPr>
              <w:t>대</w:t>
            </w:r>
            <w:r w:rsidRPr="009A2958">
              <w:rPr>
                <w:rFonts w:cs="Times New Roman"/>
                <w:sz w:val="20"/>
                <w:szCs w:val="20"/>
              </w:rPr>
              <w:t xml:space="preserve"> </w:t>
            </w:r>
            <w:r w:rsidRPr="009A2958">
              <w:rPr>
                <w:rFonts w:cs="Times New Roman"/>
                <w:sz w:val="20"/>
                <w:szCs w:val="20"/>
              </w:rPr>
              <w:t>보험</w:t>
            </w:r>
            <w:r w:rsidRPr="009A2958">
              <w:rPr>
                <w:rFonts w:cs="Times New Roman"/>
                <w:sz w:val="20"/>
                <w:szCs w:val="20"/>
              </w:rPr>
              <w:t>(</w:t>
            </w:r>
            <w:r w:rsidRPr="009A2958">
              <w:rPr>
                <w:rFonts w:cs="Times New Roman"/>
                <w:sz w:val="20"/>
                <w:szCs w:val="20"/>
              </w:rPr>
              <w:t>국민연금</w:t>
            </w:r>
            <w:r w:rsidRPr="009A2958">
              <w:rPr>
                <w:rFonts w:cs="Times New Roman"/>
                <w:sz w:val="20"/>
                <w:szCs w:val="20"/>
              </w:rPr>
              <w:t xml:space="preserve">, </w:t>
            </w:r>
            <w:r w:rsidRPr="009A2958">
              <w:rPr>
                <w:rFonts w:cs="Times New Roman"/>
                <w:sz w:val="20"/>
                <w:szCs w:val="20"/>
              </w:rPr>
              <w:t>건강보험</w:t>
            </w:r>
            <w:r w:rsidRPr="009A2958">
              <w:rPr>
                <w:rFonts w:cs="Times New Roman"/>
                <w:sz w:val="20"/>
                <w:szCs w:val="20"/>
              </w:rPr>
              <w:t xml:space="preserve">, </w:t>
            </w:r>
            <w:r w:rsidRPr="009A2958">
              <w:rPr>
                <w:rFonts w:cs="Times New Roman"/>
                <w:sz w:val="20"/>
                <w:szCs w:val="20"/>
              </w:rPr>
              <w:t>고용보험</w:t>
            </w:r>
            <w:r w:rsidRPr="009A2958">
              <w:rPr>
                <w:rFonts w:cs="Times New Roman"/>
                <w:sz w:val="20"/>
                <w:szCs w:val="20"/>
              </w:rPr>
              <w:t xml:space="preserve">, </w:t>
            </w:r>
            <w:r w:rsidRPr="009A2958">
              <w:rPr>
                <w:rFonts w:cs="Times New Roman"/>
                <w:sz w:val="20"/>
                <w:szCs w:val="20"/>
              </w:rPr>
              <w:t>산재보험</w:t>
            </w:r>
            <w:r w:rsidRPr="009A2958">
              <w:rPr>
                <w:rFonts w:cs="Times New Roman"/>
                <w:sz w:val="20"/>
                <w:szCs w:val="20"/>
              </w:rPr>
              <w:t>)</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의무적으로</w:t>
            </w:r>
            <w:r w:rsidRPr="009A2958">
              <w:rPr>
                <w:rFonts w:cs="Times New Roman"/>
                <w:sz w:val="20"/>
                <w:szCs w:val="20"/>
              </w:rPr>
              <w:t xml:space="preserve"> </w:t>
            </w:r>
            <w:r w:rsidRPr="009A2958">
              <w:rPr>
                <w:rFonts w:cs="Times New Roman"/>
                <w:sz w:val="20"/>
                <w:szCs w:val="20"/>
              </w:rPr>
              <w:t>가입시키고</w:t>
            </w:r>
            <w:r w:rsidRPr="009A2958">
              <w:rPr>
                <w:rFonts w:cs="Times New Roman"/>
                <w:sz w:val="20"/>
                <w:szCs w:val="20"/>
              </w:rPr>
              <w:t xml:space="preserve">, </w:t>
            </w:r>
            <w:r w:rsidRPr="009A2958">
              <w:rPr>
                <w:rFonts w:cs="Times New Roman"/>
                <w:sz w:val="20"/>
                <w:szCs w:val="20"/>
              </w:rPr>
              <w:t>일정</w:t>
            </w:r>
            <w:r w:rsidRPr="009A2958">
              <w:rPr>
                <w:rFonts w:cs="Times New Roman"/>
                <w:sz w:val="20"/>
                <w:szCs w:val="20"/>
              </w:rPr>
              <w:t xml:space="preserve"> </w:t>
            </w:r>
            <w:r w:rsidRPr="009A2958">
              <w:rPr>
                <w:rFonts w:cs="Times New Roman"/>
                <w:sz w:val="20"/>
                <w:szCs w:val="20"/>
              </w:rPr>
              <w:t>비율의</w:t>
            </w:r>
            <w:r w:rsidRPr="009A2958">
              <w:rPr>
                <w:rFonts w:cs="Times New Roman"/>
                <w:sz w:val="20"/>
                <w:szCs w:val="20"/>
              </w:rPr>
              <w:t xml:space="preserve"> </w:t>
            </w:r>
            <w:r w:rsidRPr="009A2958">
              <w:rPr>
                <w:rFonts w:cs="Times New Roman"/>
                <w:sz w:val="20"/>
                <w:szCs w:val="20"/>
              </w:rPr>
              <w:t>보험료를</w:t>
            </w:r>
            <w:r w:rsidRPr="009A2958">
              <w:rPr>
                <w:rFonts w:cs="Times New Roman"/>
                <w:sz w:val="20"/>
                <w:szCs w:val="20"/>
              </w:rPr>
              <w:t xml:space="preserve"> </w:t>
            </w:r>
            <w:r w:rsidRPr="009A2958">
              <w:rPr>
                <w:rFonts w:cs="Times New Roman"/>
                <w:sz w:val="20"/>
                <w:szCs w:val="20"/>
              </w:rPr>
              <w:t>납입하여야</w:t>
            </w:r>
            <w:r w:rsidRPr="009A2958">
              <w:rPr>
                <w:rFonts w:cs="Times New Roman"/>
                <w:sz w:val="20"/>
                <w:szCs w:val="20"/>
              </w:rPr>
              <w:t xml:space="preserve"> </w:t>
            </w:r>
            <w:r w:rsidRPr="009A2958">
              <w:rPr>
                <w:rFonts w:cs="Times New Roman"/>
                <w:sz w:val="20"/>
                <w:szCs w:val="20"/>
              </w:rPr>
              <w:t>함</w:t>
            </w:r>
            <w:r>
              <w:rPr>
                <w:rFonts w:cs="Times New Roman" w:hint="eastAsia"/>
                <w:sz w:val="20"/>
                <w:szCs w:val="20"/>
              </w:rPr>
              <w:t>.</w:t>
            </w:r>
          </w:p>
          <w:p w14:paraId="5D7F6DBC" w14:textId="77777777" w:rsidR="005335C7" w:rsidRPr="00CD77F9" w:rsidRDefault="005335C7" w:rsidP="005335C7">
            <w:pPr>
              <w:pStyle w:val="a8"/>
              <w:widowControl/>
              <w:numPr>
                <w:ilvl w:val="0"/>
                <w:numId w:val="3"/>
              </w:numPr>
              <w:spacing w:before="40" w:after="120" w:line="276" w:lineRule="auto"/>
              <w:rPr>
                <w:rFonts w:cs="Times New Roman"/>
                <w:spacing w:val="-2"/>
                <w:sz w:val="20"/>
                <w:szCs w:val="20"/>
              </w:rPr>
            </w:pPr>
            <w:r w:rsidRPr="00CD77F9">
              <w:rPr>
                <w:rFonts w:cs="Times New Roman"/>
                <w:spacing w:val="-2"/>
                <w:sz w:val="20"/>
                <w:szCs w:val="20"/>
              </w:rPr>
              <w:t>법정</w:t>
            </w:r>
            <w:r w:rsidRPr="00CD77F9">
              <w:rPr>
                <w:rFonts w:cs="Times New Roman"/>
                <w:spacing w:val="-2"/>
                <w:sz w:val="20"/>
                <w:szCs w:val="20"/>
              </w:rPr>
              <w:t xml:space="preserve"> </w:t>
            </w:r>
            <w:r w:rsidRPr="00CD77F9">
              <w:rPr>
                <w:rFonts w:cs="Times New Roman"/>
                <w:spacing w:val="-2"/>
                <w:sz w:val="20"/>
                <w:szCs w:val="20"/>
              </w:rPr>
              <w:t>근로시간</w:t>
            </w:r>
            <w:r w:rsidRPr="00CD77F9">
              <w:rPr>
                <w:rFonts w:cs="Times New Roman"/>
                <w:spacing w:val="-2"/>
                <w:sz w:val="20"/>
                <w:szCs w:val="20"/>
              </w:rPr>
              <w:t xml:space="preserve"> </w:t>
            </w:r>
            <w:r w:rsidRPr="00CD77F9">
              <w:rPr>
                <w:rFonts w:cs="Times New Roman"/>
                <w:spacing w:val="-2"/>
                <w:sz w:val="20"/>
                <w:szCs w:val="20"/>
              </w:rPr>
              <w:t>이상</w:t>
            </w:r>
            <w:r w:rsidRPr="00CD77F9">
              <w:rPr>
                <w:rFonts w:cs="Times New Roman"/>
                <w:spacing w:val="-2"/>
                <w:sz w:val="20"/>
                <w:szCs w:val="20"/>
              </w:rPr>
              <w:t xml:space="preserve"> </w:t>
            </w:r>
            <w:r w:rsidRPr="00CD77F9">
              <w:rPr>
                <w:rFonts w:cs="Times New Roman"/>
                <w:spacing w:val="-2"/>
                <w:sz w:val="20"/>
                <w:szCs w:val="20"/>
              </w:rPr>
              <w:t>근무시킬</w:t>
            </w:r>
            <w:r w:rsidRPr="00CD77F9">
              <w:rPr>
                <w:rFonts w:cs="Times New Roman"/>
                <w:spacing w:val="-2"/>
                <w:sz w:val="20"/>
                <w:szCs w:val="20"/>
              </w:rPr>
              <w:t xml:space="preserve"> </w:t>
            </w:r>
            <w:r w:rsidRPr="00CD77F9">
              <w:rPr>
                <w:rFonts w:cs="Times New Roman"/>
                <w:spacing w:val="-2"/>
                <w:sz w:val="20"/>
                <w:szCs w:val="20"/>
              </w:rPr>
              <w:t>수</w:t>
            </w:r>
            <w:r w:rsidRPr="00CD77F9">
              <w:rPr>
                <w:rFonts w:cs="Times New Roman"/>
                <w:spacing w:val="-2"/>
                <w:sz w:val="20"/>
                <w:szCs w:val="20"/>
              </w:rPr>
              <w:t xml:space="preserve"> </w:t>
            </w:r>
            <w:r w:rsidRPr="00CD77F9">
              <w:rPr>
                <w:rFonts w:cs="Times New Roman"/>
                <w:spacing w:val="-2"/>
                <w:sz w:val="20"/>
                <w:szCs w:val="20"/>
              </w:rPr>
              <w:t>없고</w:t>
            </w:r>
            <w:r w:rsidRPr="00CD77F9">
              <w:rPr>
                <w:rFonts w:cs="Times New Roman"/>
                <w:spacing w:val="-2"/>
                <w:sz w:val="20"/>
                <w:szCs w:val="20"/>
              </w:rPr>
              <w:t xml:space="preserve">, </w:t>
            </w:r>
            <w:r w:rsidRPr="00CD77F9">
              <w:rPr>
                <w:rFonts w:cs="Times New Roman"/>
                <w:spacing w:val="-2"/>
                <w:sz w:val="20"/>
                <w:szCs w:val="20"/>
              </w:rPr>
              <w:t>연차휴가를</w:t>
            </w:r>
            <w:r w:rsidRPr="00CD77F9">
              <w:rPr>
                <w:rFonts w:cs="Times New Roman"/>
                <w:spacing w:val="-2"/>
                <w:sz w:val="20"/>
                <w:szCs w:val="20"/>
              </w:rPr>
              <w:t xml:space="preserve"> </w:t>
            </w:r>
            <w:r w:rsidRPr="00CD77F9">
              <w:rPr>
                <w:rFonts w:cs="Times New Roman"/>
                <w:spacing w:val="-2"/>
                <w:sz w:val="20"/>
                <w:szCs w:val="20"/>
              </w:rPr>
              <w:t>제공하여야</w:t>
            </w:r>
            <w:r w:rsidRPr="00CD77F9">
              <w:rPr>
                <w:rFonts w:cs="Times New Roman"/>
                <w:spacing w:val="-2"/>
                <w:sz w:val="20"/>
                <w:szCs w:val="20"/>
              </w:rPr>
              <w:t xml:space="preserve"> </w:t>
            </w:r>
            <w:r w:rsidRPr="00CD77F9">
              <w:rPr>
                <w:rFonts w:cs="Times New Roman"/>
                <w:spacing w:val="-2"/>
                <w:sz w:val="20"/>
                <w:szCs w:val="20"/>
              </w:rPr>
              <w:t>하며</w:t>
            </w:r>
            <w:r w:rsidRPr="00CD77F9">
              <w:rPr>
                <w:rFonts w:cs="Times New Roman"/>
                <w:spacing w:val="-2"/>
                <w:sz w:val="20"/>
                <w:szCs w:val="20"/>
              </w:rPr>
              <w:t xml:space="preserve">, </w:t>
            </w:r>
            <w:r w:rsidRPr="00CD77F9">
              <w:rPr>
                <w:rFonts w:cs="Times New Roman"/>
                <w:spacing w:val="-2"/>
                <w:sz w:val="20"/>
                <w:szCs w:val="20"/>
              </w:rPr>
              <w:t>취업규칙이</w:t>
            </w:r>
            <w:r w:rsidRPr="00CD77F9">
              <w:rPr>
                <w:rFonts w:cs="Times New Roman"/>
                <w:spacing w:val="-2"/>
                <w:sz w:val="20"/>
                <w:szCs w:val="20"/>
              </w:rPr>
              <w:t xml:space="preserve"> </w:t>
            </w:r>
            <w:r w:rsidRPr="00CD77F9">
              <w:rPr>
                <w:rFonts w:cs="Times New Roman"/>
                <w:spacing w:val="-2"/>
                <w:sz w:val="20"/>
                <w:szCs w:val="20"/>
              </w:rPr>
              <w:t>적용되어</w:t>
            </w:r>
            <w:r w:rsidRPr="00CD77F9">
              <w:rPr>
                <w:rFonts w:cs="Times New Roman"/>
                <w:spacing w:val="-2"/>
                <w:sz w:val="20"/>
                <w:szCs w:val="20"/>
              </w:rPr>
              <w:t xml:space="preserve"> </w:t>
            </w:r>
            <w:r w:rsidRPr="00CD77F9">
              <w:rPr>
                <w:rFonts w:cs="Times New Roman"/>
                <w:spacing w:val="-2"/>
                <w:sz w:val="20"/>
                <w:szCs w:val="20"/>
              </w:rPr>
              <w:t>회사</w:t>
            </w:r>
            <w:r w:rsidRPr="00CD77F9">
              <w:rPr>
                <w:rFonts w:cs="Times New Roman"/>
                <w:spacing w:val="-2"/>
                <w:sz w:val="20"/>
                <w:szCs w:val="20"/>
              </w:rPr>
              <w:t xml:space="preserve"> </w:t>
            </w:r>
            <w:r w:rsidRPr="00CD77F9">
              <w:rPr>
                <w:rFonts w:cs="Times New Roman"/>
                <w:spacing w:val="-2"/>
                <w:sz w:val="20"/>
                <w:szCs w:val="20"/>
              </w:rPr>
              <w:t>내</w:t>
            </w:r>
            <w:r w:rsidRPr="00CD77F9">
              <w:rPr>
                <w:rFonts w:cs="Times New Roman"/>
                <w:spacing w:val="-2"/>
                <w:sz w:val="20"/>
                <w:szCs w:val="20"/>
              </w:rPr>
              <w:t xml:space="preserve"> </w:t>
            </w:r>
            <w:r w:rsidRPr="00CD77F9">
              <w:rPr>
                <w:rFonts w:cs="Times New Roman"/>
                <w:spacing w:val="-2"/>
                <w:sz w:val="20"/>
                <w:szCs w:val="20"/>
              </w:rPr>
              <w:t>동종</w:t>
            </w:r>
            <w:r w:rsidRPr="00CD77F9">
              <w:rPr>
                <w:rFonts w:cs="Times New Roman"/>
                <w:spacing w:val="-2"/>
                <w:sz w:val="20"/>
                <w:szCs w:val="20"/>
              </w:rPr>
              <w:sym w:font="Wingdings" w:char="F09E"/>
            </w:r>
            <w:r w:rsidRPr="00CD77F9">
              <w:rPr>
                <w:rFonts w:cs="Times New Roman"/>
                <w:spacing w:val="-2"/>
                <w:sz w:val="20"/>
                <w:szCs w:val="20"/>
              </w:rPr>
              <w:t>유사한</w:t>
            </w:r>
            <w:r w:rsidRPr="00CD77F9">
              <w:rPr>
                <w:rFonts w:cs="Times New Roman"/>
                <w:spacing w:val="-2"/>
                <w:sz w:val="20"/>
                <w:szCs w:val="20"/>
              </w:rPr>
              <w:t xml:space="preserve"> </w:t>
            </w:r>
            <w:r w:rsidRPr="00CD77F9">
              <w:rPr>
                <w:rFonts w:cs="Times New Roman"/>
                <w:spacing w:val="-2"/>
                <w:sz w:val="20"/>
                <w:szCs w:val="20"/>
              </w:rPr>
              <w:t>업무를</w:t>
            </w:r>
            <w:r w:rsidRPr="00CD77F9">
              <w:rPr>
                <w:rFonts w:cs="Times New Roman"/>
                <w:spacing w:val="-2"/>
                <w:sz w:val="20"/>
                <w:szCs w:val="20"/>
              </w:rPr>
              <w:t xml:space="preserve"> </w:t>
            </w:r>
            <w:r w:rsidRPr="00CD77F9">
              <w:rPr>
                <w:rFonts w:cs="Times New Roman"/>
                <w:spacing w:val="-2"/>
                <w:sz w:val="20"/>
                <w:szCs w:val="20"/>
              </w:rPr>
              <w:t>수행하는</w:t>
            </w:r>
            <w:r w:rsidRPr="00CD77F9">
              <w:rPr>
                <w:rFonts w:cs="Times New Roman"/>
                <w:spacing w:val="-2"/>
                <w:sz w:val="20"/>
                <w:szCs w:val="20"/>
              </w:rPr>
              <w:t xml:space="preserve"> </w:t>
            </w:r>
            <w:r w:rsidRPr="00CD77F9">
              <w:rPr>
                <w:rFonts w:cs="Times New Roman"/>
                <w:spacing w:val="-2"/>
                <w:sz w:val="20"/>
                <w:szCs w:val="20"/>
              </w:rPr>
              <w:t>기존</w:t>
            </w:r>
            <w:r w:rsidRPr="00CD77F9">
              <w:rPr>
                <w:rFonts w:cs="Times New Roman"/>
                <w:spacing w:val="-2"/>
                <w:sz w:val="20"/>
                <w:szCs w:val="20"/>
              </w:rPr>
              <w:t xml:space="preserve"> </w:t>
            </w:r>
            <w:r w:rsidRPr="00CD77F9">
              <w:rPr>
                <w:rFonts w:cs="Times New Roman"/>
                <w:spacing w:val="-2"/>
                <w:sz w:val="20"/>
                <w:szCs w:val="20"/>
              </w:rPr>
              <w:t>근로자들과</w:t>
            </w:r>
            <w:r w:rsidRPr="00CD77F9">
              <w:rPr>
                <w:rFonts w:cs="Times New Roman"/>
                <w:spacing w:val="-2"/>
                <w:sz w:val="20"/>
                <w:szCs w:val="20"/>
              </w:rPr>
              <w:t xml:space="preserve"> </w:t>
            </w:r>
            <w:r w:rsidRPr="00CD77F9">
              <w:rPr>
                <w:rFonts w:cs="Times New Roman"/>
                <w:spacing w:val="-2"/>
                <w:sz w:val="20"/>
                <w:szCs w:val="20"/>
              </w:rPr>
              <w:t>동일한</w:t>
            </w:r>
            <w:r w:rsidRPr="00CD77F9">
              <w:rPr>
                <w:rFonts w:cs="Times New Roman"/>
                <w:spacing w:val="-2"/>
                <w:sz w:val="20"/>
                <w:szCs w:val="20"/>
              </w:rPr>
              <w:t xml:space="preserve"> </w:t>
            </w:r>
            <w:r w:rsidRPr="00CD77F9">
              <w:rPr>
                <w:rFonts w:cs="Times New Roman"/>
                <w:spacing w:val="-2"/>
                <w:sz w:val="20"/>
                <w:szCs w:val="20"/>
              </w:rPr>
              <w:t>수준의</w:t>
            </w:r>
            <w:r w:rsidRPr="00CD77F9">
              <w:rPr>
                <w:rFonts w:cs="Times New Roman"/>
                <w:spacing w:val="-2"/>
                <w:sz w:val="20"/>
                <w:szCs w:val="20"/>
              </w:rPr>
              <w:t xml:space="preserve"> </w:t>
            </w:r>
            <w:r w:rsidRPr="00CD77F9">
              <w:rPr>
                <w:rFonts w:cs="Times New Roman"/>
                <w:spacing w:val="-2"/>
                <w:sz w:val="20"/>
                <w:szCs w:val="20"/>
              </w:rPr>
              <w:t>근로조건을</w:t>
            </w:r>
            <w:r w:rsidRPr="00CD77F9">
              <w:rPr>
                <w:rFonts w:cs="Times New Roman"/>
                <w:spacing w:val="-2"/>
                <w:sz w:val="20"/>
                <w:szCs w:val="20"/>
              </w:rPr>
              <w:t xml:space="preserve"> </w:t>
            </w:r>
            <w:r w:rsidRPr="00CD77F9">
              <w:rPr>
                <w:rFonts w:cs="Times New Roman"/>
                <w:spacing w:val="-2"/>
                <w:sz w:val="20"/>
                <w:szCs w:val="20"/>
              </w:rPr>
              <w:t>보장해</w:t>
            </w:r>
            <w:r w:rsidRPr="00CD77F9">
              <w:rPr>
                <w:rFonts w:cs="Times New Roman"/>
                <w:spacing w:val="-2"/>
                <w:sz w:val="20"/>
                <w:szCs w:val="20"/>
              </w:rPr>
              <w:t xml:space="preserve"> </w:t>
            </w:r>
            <w:r w:rsidRPr="00CD77F9">
              <w:rPr>
                <w:rFonts w:cs="Times New Roman"/>
                <w:spacing w:val="-2"/>
                <w:sz w:val="20"/>
                <w:szCs w:val="20"/>
              </w:rPr>
              <w:t>주어야</w:t>
            </w:r>
            <w:r w:rsidRPr="00CD77F9">
              <w:rPr>
                <w:rFonts w:cs="Times New Roman"/>
                <w:spacing w:val="-2"/>
                <w:sz w:val="20"/>
                <w:szCs w:val="20"/>
              </w:rPr>
              <w:t xml:space="preserve"> </w:t>
            </w:r>
            <w:r w:rsidRPr="00CD77F9">
              <w:rPr>
                <w:rFonts w:cs="Times New Roman"/>
                <w:spacing w:val="-2"/>
                <w:sz w:val="20"/>
                <w:szCs w:val="20"/>
              </w:rPr>
              <w:t>함</w:t>
            </w:r>
            <w:r>
              <w:rPr>
                <w:rFonts w:cs="Times New Roman" w:hint="eastAsia"/>
                <w:spacing w:val="-2"/>
                <w:sz w:val="20"/>
                <w:szCs w:val="20"/>
              </w:rPr>
              <w:t>.</w:t>
            </w:r>
          </w:p>
          <w:p w14:paraId="7CA1AC65"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산업안전보건법상</w:t>
            </w:r>
            <w:r>
              <w:rPr>
                <w:rFonts w:cs="Times New Roman" w:hint="eastAsia"/>
                <w:sz w:val="20"/>
                <w:szCs w:val="20"/>
              </w:rPr>
              <w:t xml:space="preserve"> </w:t>
            </w:r>
            <w:r>
              <w:rPr>
                <w:rFonts w:cs="Times New Roman" w:hint="eastAsia"/>
                <w:sz w:val="20"/>
                <w:szCs w:val="20"/>
              </w:rPr>
              <w:t>직접</w:t>
            </w:r>
            <w:r>
              <w:rPr>
                <w:rFonts w:cs="Times New Roman" w:hint="eastAsia"/>
                <w:sz w:val="20"/>
                <w:szCs w:val="20"/>
              </w:rPr>
              <w:t xml:space="preserve"> </w:t>
            </w:r>
            <w:r>
              <w:rPr>
                <w:rFonts w:cs="Times New Roman" w:hint="eastAsia"/>
                <w:sz w:val="20"/>
                <w:szCs w:val="20"/>
              </w:rPr>
              <w:t>고용</w:t>
            </w:r>
            <w:r>
              <w:rPr>
                <w:rFonts w:cs="Times New Roman" w:hint="eastAsia"/>
                <w:sz w:val="20"/>
                <w:szCs w:val="20"/>
              </w:rPr>
              <w:t xml:space="preserve"> </w:t>
            </w:r>
            <w:r>
              <w:rPr>
                <w:rFonts w:cs="Times New Roman" w:hint="eastAsia"/>
                <w:sz w:val="20"/>
                <w:szCs w:val="20"/>
              </w:rPr>
              <w:t>근로자에게</w:t>
            </w:r>
            <w:r>
              <w:rPr>
                <w:rFonts w:cs="Times New Roman" w:hint="eastAsia"/>
                <w:sz w:val="20"/>
                <w:szCs w:val="20"/>
              </w:rPr>
              <w:t xml:space="preserve"> </w:t>
            </w:r>
            <w:r>
              <w:rPr>
                <w:rFonts w:cs="Times New Roman" w:hint="eastAsia"/>
                <w:sz w:val="20"/>
                <w:szCs w:val="20"/>
              </w:rPr>
              <w:t>적용되는</w:t>
            </w:r>
            <w:r w:rsidRPr="009A2958">
              <w:rPr>
                <w:rFonts w:cs="Times New Roman"/>
                <w:sz w:val="20"/>
                <w:szCs w:val="20"/>
              </w:rPr>
              <w:t xml:space="preserve"> </w:t>
            </w:r>
            <w:r w:rsidRPr="009A2958">
              <w:rPr>
                <w:rFonts w:cs="Times New Roman"/>
                <w:sz w:val="20"/>
                <w:szCs w:val="20"/>
              </w:rPr>
              <w:t>각종</w:t>
            </w:r>
            <w:r w:rsidRPr="009A2958">
              <w:rPr>
                <w:rFonts w:cs="Times New Roman"/>
                <w:sz w:val="20"/>
                <w:szCs w:val="20"/>
              </w:rPr>
              <w:t xml:space="preserve"> </w:t>
            </w:r>
            <w:r w:rsidRPr="009A2958">
              <w:rPr>
                <w:rFonts w:cs="Times New Roman"/>
                <w:sz w:val="20"/>
                <w:szCs w:val="20"/>
              </w:rPr>
              <w:t>안전보호조치의무를</w:t>
            </w:r>
            <w:r w:rsidRPr="009A2958">
              <w:rPr>
                <w:rFonts w:cs="Times New Roman"/>
                <w:sz w:val="20"/>
                <w:szCs w:val="20"/>
              </w:rPr>
              <w:t xml:space="preserve"> </w:t>
            </w:r>
            <w:r w:rsidRPr="009A2958">
              <w:rPr>
                <w:rFonts w:cs="Times New Roman"/>
                <w:sz w:val="20"/>
                <w:szCs w:val="20"/>
              </w:rPr>
              <w:t>다하여야</w:t>
            </w:r>
            <w:r w:rsidRPr="009A2958">
              <w:rPr>
                <w:rFonts w:cs="Times New Roman"/>
                <w:sz w:val="20"/>
                <w:szCs w:val="20"/>
              </w:rPr>
              <w:t xml:space="preserve"> </w:t>
            </w:r>
            <w:r w:rsidRPr="009A2958">
              <w:rPr>
                <w:rFonts w:cs="Times New Roman"/>
                <w:sz w:val="20"/>
                <w:szCs w:val="20"/>
              </w:rPr>
              <w:t>함</w:t>
            </w:r>
            <w:r>
              <w:rPr>
                <w:rFonts w:cs="Times New Roman" w:hint="eastAsia"/>
                <w:sz w:val="20"/>
                <w:szCs w:val="20"/>
              </w:rPr>
              <w:t>.</w:t>
            </w:r>
          </w:p>
        </w:tc>
        <w:tc>
          <w:tcPr>
            <w:tcW w:w="27" w:type="pct"/>
            <w:tcBorders>
              <w:top w:val="nil"/>
              <w:bottom w:val="nil"/>
            </w:tcBorders>
          </w:tcPr>
          <w:p w14:paraId="615F9C7F"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1F48030C" w14:textId="1A8AF502" w:rsidR="005335C7" w:rsidRPr="009A2958" w:rsidRDefault="005335C7" w:rsidP="000473BD">
            <w:pPr>
              <w:pStyle w:val="a8"/>
              <w:widowControl/>
              <w:numPr>
                <w:ilvl w:val="0"/>
                <w:numId w:val="2"/>
              </w:numPr>
              <w:spacing w:before="40" w:after="120" w:line="276" w:lineRule="auto"/>
              <w:rPr>
                <w:rFonts w:cs="Times New Roman"/>
                <w:sz w:val="20"/>
                <w:szCs w:val="20"/>
              </w:rPr>
            </w:pPr>
            <w:r w:rsidRPr="009A2958">
              <w:rPr>
                <w:rFonts w:cs="Times New Roman"/>
                <w:sz w:val="20"/>
                <w:szCs w:val="20"/>
              </w:rPr>
              <w:t>현재로서는</w:t>
            </w:r>
            <w:r w:rsidRPr="009A2958">
              <w:rPr>
                <w:rFonts w:cs="Times New Roman"/>
                <w:sz w:val="20"/>
                <w:szCs w:val="20"/>
              </w:rPr>
              <w:t xml:space="preserve"> </w:t>
            </w: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근로기준법상</w:t>
            </w:r>
            <w:r w:rsidRPr="009A2958">
              <w:rPr>
                <w:rFonts w:cs="Times New Roman"/>
                <w:sz w:val="20"/>
                <w:szCs w:val="20"/>
              </w:rPr>
              <w:t xml:space="preserve"> </w:t>
            </w:r>
            <w:r w:rsidRPr="009A2958">
              <w:rPr>
                <w:rFonts w:cs="Times New Roman"/>
                <w:sz w:val="20"/>
                <w:szCs w:val="20"/>
              </w:rPr>
              <w:t>근로자성이</w:t>
            </w:r>
            <w:r w:rsidRPr="009A2958">
              <w:rPr>
                <w:rFonts w:cs="Times New Roman"/>
                <w:sz w:val="20"/>
                <w:szCs w:val="20"/>
              </w:rPr>
              <w:t xml:space="preserve"> </w:t>
            </w:r>
            <w:r w:rsidRPr="009A2958">
              <w:rPr>
                <w:rFonts w:cs="Times New Roman"/>
                <w:sz w:val="20"/>
                <w:szCs w:val="20"/>
              </w:rPr>
              <w:t>인정</w:t>
            </w:r>
            <w:r>
              <w:rPr>
                <w:rFonts w:cs="Times New Roman" w:hint="eastAsia"/>
                <w:sz w:val="20"/>
                <w:szCs w:val="20"/>
              </w:rPr>
              <w:t>될</w:t>
            </w:r>
            <w:r w:rsidRPr="009A2958">
              <w:rPr>
                <w:rFonts w:cs="Times New Roman"/>
                <w:sz w:val="20"/>
                <w:szCs w:val="20"/>
              </w:rPr>
              <w:t xml:space="preserve"> </w:t>
            </w:r>
            <w:r w:rsidRPr="009A2958">
              <w:rPr>
                <w:rFonts w:cs="Times New Roman"/>
                <w:sz w:val="20"/>
                <w:szCs w:val="20"/>
              </w:rPr>
              <w:t>가능성은</w:t>
            </w:r>
            <w:r w:rsidRPr="009A2958">
              <w:rPr>
                <w:rFonts w:cs="Times New Roman"/>
                <w:sz w:val="20"/>
                <w:szCs w:val="20"/>
              </w:rPr>
              <w:t xml:space="preserve"> </w:t>
            </w:r>
            <w:r w:rsidRPr="009A2958">
              <w:rPr>
                <w:rFonts w:cs="Times New Roman"/>
                <w:sz w:val="20"/>
                <w:szCs w:val="20"/>
              </w:rPr>
              <w:t>높지</w:t>
            </w:r>
            <w:r w:rsidRPr="009A2958">
              <w:rPr>
                <w:rFonts w:cs="Times New Roman"/>
                <w:sz w:val="20"/>
                <w:szCs w:val="20"/>
              </w:rPr>
              <w:t xml:space="preserve"> </w:t>
            </w:r>
            <w:r w:rsidRPr="009A2958">
              <w:rPr>
                <w:rFonts w:cs="Times New Roman"/>
                <w:sz w:val="20"/>
                <w:szCs w:val="20"/>
              </w:rPr>
              <w:t>않아</w:t>
            </w:r>
            <w:r w:rsidRPr="009A2958">
              <w:rPr>
                <w:rFonts w:cs="Times New Roman"/>
                <w:sz w:val="20"/>
                <w:szCs w:val="20"/>
              </w:rPr>
              <w:t xml:space="preserve"> </w:t>
            </w:r>
            <w:r w:rsidRPr="009A2958">
              <w:rPr>
                <w:rFonts w:cs="Times New Roman"/>
                <w:sz w:val="20"/>
                <w:szCs w:val="20"/>
              </w:rPr>
              <w:t>보이나</w:t>
            </w:r>
            <w:r w:rsidRPr="009A2958">
              <w:rPr>
                <w:rFonts w:cs="Times New Roman"/>
                <w:sz w:val="20"/>
                <w:szCs w:val="20"/>
              </w:rPr>
              <w:t xml:space="preserve">, </w:t>
            </w:r>
            <w:r w:rsidRPr="009A2958">
              <w:rPr>
                <w:rFonts w:cs="Times New Roman"/>
                <w:sz w:val="20"/>
                <w:szCs w:val="20"/>
              </w:rPr>
              <w:t>대리기사가</w:t>
            </w:r>
            <w:r w:rsidRPr="009A2958">
              <w:rPr>
                <w:rFonts w:cs="Times New Roman"/>
                <w:sz w:val="20"/>
                <w:szCs w:val="20"/>
              </w:rPr>
              <w:t xml:space="preserve"> </w:t>
            </w:r>
            <w:r w:rsidRPr="009A2958">
              <w:rPr>
                <w:rFonts w:cs="Times New Roman"/>
                <w:sz w:val="20"/>
                <w:szCs w:val="20"/>
              </w:rPr>
              <w:t>근로기준법상</w:t>
            </w:r>
            <w:r w:rsidRPr="009A2958">
              <w:rPr>
                <w:rFonts w:cs="Times New Roman"/>
                <w:sz w:val="20"/>
                <w:szCs w:val="20"/>
              </w:rPr>
              <w:t xml:space="preserve"> </w:t>
            </w:r>
            <w:r w:rsidRPr="009A2958">
              <w:rPr>
                <w:rFonts w:cs="Times New Roman"/>
                <w:sz w:val="20"/>
                <w:szCs w:val="20"/>
              </w:rPr>
              <w:t>근로자로</w:t>
            </w:r>
            <w:r w:rsidRPr="009A2958">
              <w:rPr>
                <w:rFonts w:cs="Times New Roman"/>
                <w:sz w:val="20"/>
                <w:szCs w:val="20"/>
              </w:rPr>
              <w:t xml:space="preserve"> </w:t>
            </w:r>
            <w:r w:rsidRPr="009A2958">
              <w:rPr>
                <w:rFonts w:cs="Times New Roman"/>
                <w:sz w:val="20"/>
                <w:szCs w:val="20"/>
              </w:rPr>
              <w:t>인정될</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대리기사에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w:t>
            </w:r>
            <w:r w:rsidRPr="009A2958">
              <w:rPr>
                <w:rFonts w:cs="Times New Roman"/>
                <w:sz w:val="20"/>
                <w:szCs w:val="20"/>
              </w:rPr>
              <w:t>최저임금</w:t>
            </w:r>
            <w:r>
              <w:rPr>
                <w:rStyle w:val="ad"/>
                <w:rFonts w:cs="Times New Roman"/>
                <w:sz w:val="20"/>
                <w:szCs w:val="20"/>
              </w:rPr>
              <w:footnoteReference w:id="15"/>
            </w:r>
            <w:r w:rsidRPr="009A2958">
              <w:rPr>
                <w:rFonts w:cs="Times New Roman"/>
                <w:sz w:val="20"/>
                <w:szCs w:val="20"/>
              </w:rPr>
              <w:t xml:space="preserve"> </w:t>
            </w:r>
            <w:r w:rsidRPr="009A2958">
              <w:rPr>
                <w:rFonts w:cs="Times New Roman"/>
                <w:sz w:val="20"/>
                <w:szCs w:val="20"/>
              </w:rPr>
              <w:t>이상의</w:t>
            </w:r>
            <w:r w:rsidRPr="009A2958">
              <w:rPr>
                <w:rFonts w:cs="Times New Roman"/>
                <w:sz w:val="20"/>
                <w:szCs w:val="20"/>
              </w:rPr>
              <w:t xml:space="preserve"> </w:t>
            </w:r>
            <w:r w:rsidRPr="009A2958">
              <w:rPr>
                <w:rFonts w:cs="Times New Roman"/>
                <w:sz w:val="20"/>
                <w:szCs w:val="20"/>
              </w:rPr>
              <w:t>임금</w:t>
            </w:r>
            <w:r w:rsidRPr="009A2958">
              <w:rPr>
                <w:rFonts w:cs="Times New Roman"/>
                <w:sz w:val="20"/>
                <w:szCs w:val="20"/>
              </w:rPr>
              <w:t xml:space="preserve">, </w:t>
            </w:r>
            <w:r w:rsidRPr="009A2958">
              <w:rPr>
                <w:rFonts w:cs="Times New Roman"/>
                <w:sz w:val="20"/>
                <w:szCs w:val="20"/>
              </w:rPr>
              <w:t>각종</w:t>
            </w:r>
            <w:r w:rsidRPr="009A2958">
              <w:rPr>
                <w:rFonts w:cs="Times New Roman"/>
                <w:sz w:val="20"/>
                <w:szCs w:val="20"/>
              </w:rPr>
              <w:t xml:space="preserve"> </w:t>
            </w:r>
            <w:r w:rsidRPr="009A2958">
              <w:rPr>
                <w:rFonts w:cs="Times New Roman"/>
                <w:sz w:val="20"/>
                <w:szCs w:val="20"/>
              </w:rPr>
              <w:t>법정수당</w:t>
            </w:r>
            <w:r w:rsidRPr="009A2958">
              <w:rPr>
                <w:rFonts w:cs="Times New Roman"/>
                <w:sz w:val="20"/>
                <w:szCs w:val="20"/>
              </w:rPr>
              <w:t>(</w:t>
            </w:r>
            <w:r w:rsidRPr="009A2958">
              <w:rPr>
                <w:rFonts w:cs="Times New Roman"/>
                <w:sz w:val="20"/>
                <w:szCs w:val="20"/>
              </w:rPr>
              <w:t>연장</w:t>
            </w:r>
            <w:r w:rsidRPr="009A2958">
              <w:rPr>
                <w:rFonts w:cs="Times New Roman"/>
                <w:sz w:val="20"/>
                <w:szCs w:val="20"/>
              </w:rPr>
              <w:sym w:font="Wingdings" w:char="F09E"/>
            </w:r>
            <w:r w:rsidRPr="009A2958">
              <w:rPr>
                <w:rFonts w:cs="Times New Roman"/>
                <w:sz w:val="20"/>
                <w:szCs w:val="20"/>
              </w:rPr>
              <w:t>야간</w:t>
            </w:r>
            <w:r w:rsidRPr="009A2958">
              <w:rPr>
                <w:rFonts w:cs="Times New Roman"/>
                <w:sz w:val="20"/>
                <w:szCs w:val="20"/>
              </w:rPr>
              <w:sym w:font="Wingdings" w:char="F09E"/>
            </w:r>
            <w:r w:rsidRPr="009A2958">
              <w:rPr>
                <w:rFonts w:cs="Times New Roman"/>
                <w:sz w:val="20"/>
                <w:szCs w:val="20"/>
              </w:rPr>
              <w:t>휴일근로수당</w:t>
            </w:r>
            <w:r w:rsidRPr="009A2958">
              <w:rPr>
                <w:rFonts w:cs="Times New Roman"/>
                <w:sz w:val="20"/>
                <w:szCs w:val="20"/>
              </w:rPr>
              <w:t xml:space="preserve">, </w:t>
            </w:r>
            <w:r w:rsidRPr="009A2958">
              <w:rPr>
                <w:rFonts w:cs="Times New Roman"/>
                <w:sz w:val="20"/>
                <w:szCs w:val="20"/>
              </w:rPr>
              <w:t>미사용연차휴가수당</w:t>
            </w:r>
            <w:r w:rsidRPr="009A2958">
              <w:rPr>
                <w:rFonts w:cs="Times New Roman"/>
                <w:sz w:val="20"/>
                <w:szCs w:val="20"/>
              </w:rPr>
              <w:t xml:space="preserve">, </w:t>
            </w:r>
            <w:r w:rsidRPr="009A2958">
              <w:rPr>
                <w:rFonts w:cs="Times New Roman"/>
                <w:sz w:val="20"/>
                <w:szCs w:val="20"/>
              </w:rPr>
              <w:t>주휴수당</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퇴직급여를</w:t>
            </w:r>
            <w:r w:rsidRPr="009A2958">
              <w:rPr>
                <w:rFonts w:cs="Times New Roman"/>
                <w:sz w:val="20"/>
                <w:szCs w:val="20"/>
              </w:rPr>
              <w:t xml:space="preserve"> </w:t>
            </w:r>
            <w:r w:rsidRPr="009A2958">
              <w:rPr>
                <w:rFonts w:cs="Times New Roman"/>
                <w:sz w:val="20"/>
                <w:szCs w:val="20"/>
              </w:rPr>
              <w:t>지급하여야</w:t>
            </w:r>
            <w:r w:rsidRPr="009A2958">
              <w:rPr>
                <w:rFonts w:cs="Times New Roman"/>
                <w:sz w:val="20"/>
                <w:szCs w:val="20"/>
              </w:rPr>
              <w:t xml:space="preserve"> </w:t>
            </w:r>
            <w:r w:rsidRPr="009A2958">
              <w:rPr>
                <w:rFonts w:cs="Times New Roman"/>
                <w:sz w:val="20"/>
                <w:szCs w:val="20"/>
              </w:rPr>
              <w:t>하며</w:t>
            </w:r>
            <w:r w:rsidRPr="009A2958">
              <w:rPr>
                <w:rFonts w:cs="Times New Roman"/>
                <w:sz w:val="20"/>
                <w:szCs w:val="20"/>
              </w:rPr>
              <w:t>, 4</w:t>
            </w:r>
            <w:r w:rsidRPr="009A2958">
              <w:rPr>
                <w:rFonts w:cs="Times New Roman"/>
                <w:sz w:val="20"/>
                <w:szCs w:val="20"/>
              </w:rPr>
              <w:t>대</w:t>
            </w:r>
            <w:r w:rsidRPr="009A2958">
              <w:rPr>
                <w:rFonts w:cs="Times New Roman"/>
                <w:sz w:val="20"/>
                <w:szCs w:val="20"/>
              </w:rPr>
              <w:t xml:space="preserve"> </w:t>
            </w:r>
            <w:r w:rsidRPr="009A2958">
              <w:rPr>
                <w:rFonts w:cs="Times New Roman"/>
                <w:sz w:val="20"/>
                <w:szCs w:val="20"/>
              </w:rPr>
              <w:t>보험</w:t>
            </w:r>
            <w:r w:rsidRPr="009A2958">
              <w:rPr>
                <w:rFonts w:cs="Times New Roman"/>
                <w:sz w:val="20"/>
                <w:szCs w:val="20"/>
              </w:rPr>
              <w:t xml:space="preserve"> </w:t>
            </w:r>
            <w:r w:rsidRPr="009A2958">
              <w:rPr>
                <w:rFonts w:cs="Times New Roman"/>
                <w:sz w:val="20"/>
                <w:szCs w:val="20"/>
              </w:rPr>
              <w:t>보험료를</w:t>
            </w:r>
            <w:r w:rsidRPr="009A2958">
              <w:rPr>
                <w:rFonts w:cs="Times New Roman"/>
                <w:sz w:val="20"/>
                <w:szCs w:val="20"/>
              </w:rPr>
              <w:t xml:space="preserve"> </w:t>
            </w:r>
            <w:r w:rsidRPr="009A2958">
              <w:rPr>
                <w:rFonts w:cs="Times New Roman"/>
                <w:sz w:val="20"/>
                <w:szCs w:val="20"/>
              </w:rPr>
              <w:t>납입하여야</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 xml:space="preserve">. </w:t>
            </w:r>
          </w:p>
        </w:tc>
      </w:tr>
      <w:tr w:rsidR="005335C7" w:rsidRPr="009A2958" w14:paraId="29EBA95F" w14:textId="77777777" w:rsidTr="00061A1F">
        <w:trPr>
          <w:trHeight w:val="132"/>
        </w:trPr>
        <w:tc>
          <w:tcPr>
            <w:tcW w:w="619" w:type="pct"/>
          </w:tcPr>
          <w:p w14:paraId="6236C56E" w14:textId="63BCCA87"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116" w:name="_Toc108480431"/>
            <w:bookmarkStart w:id="117" w:name="_Toc108512987"/>
            <w:r w:rsidRPr="000473BD">
              <w:rPr>
                <w:rFonts w:cs="Times New Roman" w:hint="eastAsia"/>
                <w:b/>
                <w:color w:val="404040" w:themeColor="text1" w:themeTint="BF"/>
                <w:kern w:val="0"/>
                <w:sz w:val="20"/>
                <w:szCs w:val="20"/>
              </w:rPr>
              <w:lastRenderedPageBreak/>
              <w:t>가맹택시</w:t>
            </w:r>
            <w:r w:rsidRPr="000473BD">
              <w:rPr>
                <w:rFonts w:cs="Times New Roman"/>
                <w:b/>
                <w:color w:val="404040" w:themeColor="text1" w:themeTint="BF"/>
                <w:kern w:val="0"/>
                <w:sz w:val="20"/>
                <w:szCs w:val="20"/>
              </w:rPr>
              <w:t>기사의</w:t>
            </w:r>
            <w:r w:rsidRPr="000473BD">
              <w:rPr>
                <w:rFonts w:cs="Times New Roman"/>
                <w:b/>
                <w:color w:val="404040" w:themeColor="text1" w:themeTint="BF"/>
                <w:kern w:val="0"/>
                <w:sz w:val="20"/>
                <w:szCs w:val="20"/>
              </w:rPr>
              <w:br/>
            </w:r>
            <w:r w:rsidRPr="000473BD">
              <w:rPr>
                <w:rFonts w:cs="Times New Roman"/>
                <w:b/>
                <w:color w:val="404040" w:themeColor="text1" w:themeTint="BF"/>
                <w:kern w:val="0"/>
                <w:sz w:val="20"/>
                <w:szCs w:val="20"/>
              </w:rPr>
              <w:t>근로기준법상</w:t>
            </w:r>
            <w:r w:rsidRPr="000473BD">
              <w:rPr>
                <w:rFonts w:cs="Times New Roman"/>
                <w:b/>
                <w:color w:val="404040" w:themeColor="text1" w:themeTint="BF"/>
                <w:kern w:val="0"/>
                <w:sz w:val="20"/>
                <w:szCs w:val="20"/>
              </w:rPr>
              <w:br/>
            </w:r>
            <w:r w:rsidRPr="000473BD">
              <w:rPr>
                <w:rFonts w:cs="Times New Roman"/>
                <w:b/>
                <w:color w:val="404040" w:themeColor="text1" w:themeTint="BF"/>
                <w:kern w:val="0"/>
                <w:sz w:val="20"/>
                <w:szCs w:val="20"/>
              </w:rPr>
              <w:t>근로자성</w:t>
            </w:r>
            <w:bookmarkEnd w:id="116"/>
            <w:bookmarkEnd w:id="117"/>
          </w:p>
        </w:tc>
        <w:tc>
          <w:tcPr>
            <w:tcW w:w="26" w:type="pct"/>
            <w:tcBorders>
              <w:top w:val="nil"/>
              <w:bottom w:val="nil"/>
            </w:tcBorders>
          </w:tcPr>
          <w:p w14:paraId="6A40EA3F"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3A5DB2FD" w14:textId="4454C180" w:rsidR="005335C7" w:rsidRDefault="005335C7" w:rsidP="005335C7">
            <w:pPr>
              <w:pStyle w:val="a8"/>
              <w:widowControl/>
              <w:numPr>
                <w:ilvl w:val="0"/>
                <w:numId w:val="2"/>
              </w:numPr>
              <w:spacing w:before="40" w:after="120" w:line="276" w:lineRule="auto"/>
              <w:rPr>
                <w:rFonts w:cs="Times New Roman"/>
                <w:sz w:val="20"/>
                <w:szCs w:val="20"/>
              </w:rPr>
            </w:pPr>
            <w:r>
              <w:rPr>
                <w:rFonts w:cs="Times New Roman" w:hint="eastAsia"/>
                <w:sz w:val="20"/>
                <w:szCs w:val="20"/>
              </w:rPr>
              <w:t>가맹택시기사에는</w:t>
            </w:r>
            <w:r>
              <w:rPr>
                <w:rFonts w:cs="Times New Roman" w:hint="eastAsia"/>
                <w:sz w:val="20"/>
                <w:szCs w:val="20"/>
              </w:rPr>
              <w:t xml:space="preserve"> </w:t>
            </w:r>
            <w:r>
              <w:rPr>
                <w:rFonts w:cs="Times New Roman" w:hint="eastAsia"/>
                <w:sz w:val="20"/>
                <w:szCs w:val="20"/>
              </w:rPr>
              <w:t>법인택시기사와</w:t>
            </w:r>
            <w:r>
              <w:rPr>
                <w:rFonts w:cs="Times New Roman" w:hint="eastAsia"/>
                <w:sz w:val="20"/>
                <w:szCs w:val="20"/>
              </w:rPr>
              <w:t xml:space="preserve"> </w:t>
            </w:r>
            <w:r>
              <w:rPr>
                <w:rFonts w:cs="Times New Roman" w:hint="eastAsia"/>
                <w:sz w:val="20"/>
                <w:szCs w:val="20"/>
              </w:rPr>
              <w:t>개인택시기사가</w:t>
            </w:r>
            <w:r>
              <w:rPr>
                <w:rFonts w:cs="Times New Roman" w:hint="eastAsia"/>
                <w:sz w:val="20"/>
                <w:szCs w:val="20"/>
              </w:rPr>
              <w:t xml:space="preserve"> </w:t>
            </w:r>
            <w:r>
              <w:rPr>
                <w:rFonts w:cs="Times New Roman" w:hint="eastAsia"/>
                <w:sz w:val="20"/>
                <w:szCs w:val="20"/>
              </w:rPr>
              <w:t>있는데</w:t>
            </w:r>
            <w:r>
              <w:rPr>
                <w:rFonts w:cs="Times New Roman" w:hint="eastAsia"/>
                <w:sz w:val="20"/>
                <w:szCs w:val="20"/>
              </w:rPr>
              <w:t>,</w:t>
            </w:r>
            <w:r>
              <w:rPr>
                <w:rFonts w:cs="Times New Roman"/>
                <w:sz w:val="20"/>
                <w:szCs w:val="20"/>
              </w:rPr>
              <w:t xml:space="preserve"> (i) </w:t>
            </w:r>
            <w:r>
              <w:rPr>
                <w:rFonts w:cs="Times New Roman" w:hint="eastAsia"/>
                <w:sz w:val="20"/>
                <w:szCs w:val="20"/>
              </w:rPr>
              <w:t>법인택시기사는</w:t>
            </w:r>
            <w:r>
              <w:rPr>
                <w:rFonts w:cs="Times New Roman" w:hint="eastAsia"/>
                <w:sz w:val="20"/>
                <w:szCs w:val="20"/>
              </w:rPr>
              <w:t xml:space="preserve"> </w:t>
            </w:r>
            <w:r>
              <w:rPr>
                <w:rFonts w:cs="Times New Roman" w:hint="eastAsia"/>
                <w:sz w:val="20"/>
                <w:szCs w:val="20"/>
              </w:rPr>
              <w:t>택시운송업을</w:t>
            </w:r>
            <w:r>
              <w:rPr>
                <w:rFonts w:cs="Times New Roman" w:hint="eastAsia"/>
                <w:sz w:val="20"/>
                <w:szCs w:val="20"/>
              </w:rPr>
              <w:t xml:space="preserve"> </w:t>
            </w:r>
            <w:r>
              <w:rPr>
                <w:rFonts w:cs="Times New Roman" w:hint="eastAsia"/>
                <w:sz w:val="20"/>
                <w:szCs w:val="20"/>
              </w:rPr>
              <w:t>영위하는</w:t>
            </w:r>
            <w:r>
              <w:rPr>
                <w:rFonts w:cs="Times New Roman" w:hint="eastAsia"/>
                <w:sz w:val="20"/>
                <w:szCs w:val="20"/>
              </w:rPr>
              <w:t xml:space="preserve"> </w:t>
            </w:r>
            <w:r>
              <w:rPr>
                <w:rFonts w:cs="Times New Roman" w:hint="eastAsia"/>
                <w:sz w:val="20"/>
                <w:szCs w:val="20"/>
              </w:rPr>
              <w:t>별도</w:t>
            </w:r>
            <w:r>
              <w:rPr>
                <w:rFonts w:cs="Times New Roman" w:hint="eastAsia"/>
                <w:sz w:val="20"/>
                <w:szCs w:val="20"/>
              </w:rPr>
              <w:t xml:space="preserve"> </w:t>
            </w:r>
            <w:r>
              <w:rPr>
                <w:rFonts w:cs="Times New Roman" w:hint="eastAsia"/>
                <w:sz w:val="20"/>
                <w:szCs w:val="20"/>
              </w:rPr>
              <w:t>법인과</w:t>
            </w:r>
            <w:r>
              <w:rPr>
                <w:rFonts w:cs="Times New Roman" w:hint="eastAsia"/>
                <w:sz w:val="20"/>
                <w:szCs w:val="20"/>
              </w:rPr>
              <w:t xml:space="preserve"> </w:t>
            </w:r>
            <w:r>
              <w:rPr>
                <w:rFonts w:cs="Times New Roman" w:hint="eastAsia"/>
                <w:sz w:val="20"/>
                <w:szCs w:val="20"/>
              </w:rPr>
              <w:t>근로계약을</w:t>
            </w:r>
            <w:r>
              <w:rPr>
                <w:rFonts w:cs="Times New Roman" w:hint="eastAsia"/>
                <w:sz w:val="20"/>
                <w:szCs w:val="20"/>
              </w:rPr>
              <w:t xml:space="preserve"> </w:t>
            </w:r>
            <w:r>
              <w:rPr>
                <w:rFonts w:cs="Times New Roman" w:hint="eastAsia"/>
                <w:sz w:val="20"/>
                <w:szCs w:val="20"/>
              </w:rPr>
              <w:t>체결하여</w:t>
            </w:r>
            <w:r>
              <w:rPr>
                <w:rFonts w:cs="Times New Roman" w:hint="eastAsia"/>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법인의</w:t>
            </w:r>
            <w:r>
              <w:rPr>
                <w:rFonts w:cs="Times New Roman" w:hint="eastAsia"/>
                <w:sz w:val="20"/>
                <w:szCs w:val="20"/>
              </w:rPr>
              <w:t xml:space="preserve"> </w:t>
            </w:r>
            <w:r>
              <w:rPr>
                <w:rFonts w:cs="Times New Roman" w:hint="eastAsia"/>
                <w:sz w:val="20"/>
                <w:szCs w:val="20"/>
              </w:rPr>
              <w:t>구체적인</w:t>
            </w:r>
            <w:r>
              <w:rPr>
                <w:rFonts w:cs="Times New Roman" w:hint="eastAsia"/>
                <w:sz w:val="20"/>
                <w:szCs w:val="20"/>
              </w:rPr>
              <w:t xml:space="preserve"> </w:t>
            </w:r>
            <w:r>
              <w:rPr>
                <w:rFonts w:cs="Times New Roman" w:hint="eastAsia"/>
                <w:sz w:val="20"/>
                <w:szCs w:val="20"/>
              </w:rPr>
              <w:t>업무상</w:t>
            </w:r>
            <w:r>
              <w:rPr>
                <w:rFonts w:cs="Times New Roman" w:hint="eastAsia"/>
                <w:sz w:val="20"/>
                <w:szCs w:val="20"/>
              </w:rPr>
              <w:t xml:space="preserve"> </w:t>
            </w:r>
            <w:r>
              <w:rPr>
                <w:rFonts w:cs="Times New Roman" w:hint="eastAsia"/>
                <w:sz w:val="20"/>
                <w:szCs w:val="20"/>
              </w:rPr>
              <w:t>지휘</w:t>
            </w:r>
            <w:r>
              <w:rPr>
                <w:rFonts w:ascii="바탕체" w:hAnsi="바탕체" w:cs="Times New Roman" w:hint="eastAsia"/>
                <w:sz w:val="20"/>
                <w:szCs w:val="20"/>
              </w:rPr>
              <w:t>∙</w:t>
            </w:r>
            <w:r>
              <w:rPr>
                <w:rFonts w:cs="Times New Roman" w:hint="eastAsia"/>
                <w:sz w:val="20"/>
                <w:szCs w:val="20"/>
              </w:rPr>
              <w:t>감독을</w:t>
            </w:r>
            <w:r>
              <w:rPr>
                <w:rFonts w:cs="Times New Roman" w:hint="eastAsia"/>
                <w:sz w:val="20"/>
                <w:szCs w:val="20"/>
              </w:rPr>
              <w:t xml:space="preserve"> </w:t>
            </w:r>
            <w:r>
              <w:rPr>
                <w:rFonts w:cs="Times New Roman" w:hint="eastAsia"/>
                <w:sz w:val="20"/>
                <w:szCs w:val="20"/>
              </w:rPr>
              <w:t>받으며</w:t>
            </w:r>
            <w:r>
              <w:rPr>
                <w:rFonts w:cs="Times New Roman" w:hint="eastAsia"/>
                <w:sz w:val="20"/>
                <w:szCs w:val="20"/>
              </w:rPr>
              <w:t>,</w:t>
            </w:r>
            <w:r>
              <w:rPr>
                <w:rFonts w:cs="Times New Roman"/>
                <w:sz w:val="20"/>
                <w:szCs w:val="20"/>
              </w:rPr>
              <w:t xml:space="preserve"> </w:t>
            </w:r>
            <w:r>
              <w:rPr>
                <w:rFonts w:cs="Times New Roman" w:hint="eastAsia"/>
                <w:sz w:val="20"/>
                <w:szCs w:val="20"/>
              </w:rPr>
              <w:t>법인이</w:t>
            </w:r>
            <w:r>
              <w:rPr>
                <w:rFonts w:cs="Times New Roman" w:hint="eastAsia"/>
                <w:sz w:val="20"/>
                <w:szCs w:val="20"/>
              </w:rPr>
              <w:t xml:space="preserve"> </w:t>
            </w:r>
            <w:r>
              <w:rPr>
                <w:rFonts w:cs="Times New Roman"/>
                <w:sz w:val="20"/>
                <w:szCs w:val="20"/>
              </w:rPr>
              <w:t>KMS</w:t>
            </w:r>
            <w:r w:rsidR="00310DC0">
              <w:rPr>
                <w:rFonts w:cs="Times New Roman" w:hint="eastAsia"/>
                <w:sz w:val="20"/>
                <w:szCs w:val="20"/>
              </w:rPr>
              <w:t>와</w:t>
            </w:r>
            <w:r>
              <w:rPr>
                <w:rFonts w:cs="Times New Roman" w:hint="eastAsia"/>
                <w:sz w:val="20"/>
                <w:szCs w:val="20"/>
              </w:rPr>
              <w:t xml:space="preserve"> </w:t>
            </w:r>
            <w:r>
              <w:rPr>
                <w:rFonts w:cs="Times New Roman" w:hint="eastAsia"/>
                <w:sz w:val="20"/>
                <w:szCs w:val="20"/>
              </w:rPr>
              <w:t>가맹계약을</w:t>
            </w:r>
            <w:r>
              <w:rPr>
                <w:rFonts w:cs="Times New Roman" w:hint="eastAsia"/>
                <w:sz w:val="20"/>
                <w:szCs w:val="20"/>
              </w:rPr>
              <w:t xml:space="preserve"> </w:t>
            </w:r>
            <w:r w:rsidR="000473BD">
              <w:rPr>
                <w:rFonts w:cs="Times New Roman" w:hint="eastAsia"/>
                <w:sz w:val="20"/>
                <w:szCs w:val="20"/>
              </w:rPr>
              <w:t>체결하며</w:t>
            </w:r>
            <w:r w:rsidR="000473BD">
              <w:rPr>
                <w:rFonts w:cs="Times New Roman" w:hint="eastAsia"/>
                <w:sz w:val="20"/>
                <w:szCs w:val="20"/>
              </w:rPr>
              <w:t>,</w:t>
            </w:r>
            <w:r>
              <w:rPr>
                <w:rFonts w:cs="Times New Roman"/>
                <w:sz w:val="20"/>
                <w:szCs w:val="20"/>
              </w:rPr>
              <w:t xml:space="preserve"> (ii) </w:t>
            </w:r>
            <w:r>
              <w:rPr>
                <w:rFonts w:cs="Times New Roman" w:hint="eastAsia"/>
                <w:sz w:val="20"/>
                <w:szCs w:val="20"/>
              </w:rPr>
              <w:t>개인택시기사는</w:t>
            </w:r>
            <w:r>
              <w:rPr>
                <w:rFonts w:cs="Times New Roman" w:hint="eastAsia"/>
                <w:sz w:val="20"/>
                <w:szCs w:val="20"/>
              </w:rPr>
              <w:t xml:space="preserve"> </w:t>
            </w:r>
            <w:r>
              <w:rPr>
                <w:rFonts w:cs="Times New Roman" w:hint="eastAsia"/>
                <w:sz w:val="20"/>
                <w:szCs w:val="20"/>
              </w:rPr>
              <w:t>개인사업자로서</w:t>
            </w:r>
            <w:r>
              <w:rPr>
                <w:rFonts w:cs="Times New Roman" w:hint="eastAsia"/>
                <w:sz w:val="20"/>
                <w:szCs w:val="20"/>
              </w:rPr>
              <w:t xml:space="preserve"> K</w:t>
            </w:r>
            <w:r>
              <w:rPr>
                <w:rFonts w:cs="Times New Roman"/>
                <w:sz w:val="20"/>
                <w:szCs w:val="20"/>
              </w:rPr>
              <w:t>MS</w:t>
            </w:r>
            <w:r>
              <w:rPr>
                <w:rFonts w:cs="Times New Roman" w:hint="eastAsia"/>
                <w:sz w:val="20"/>
                <w:szCs w:val="20"/>
              </w:rPr>
              <w:t>와</w:t>
            </w:r>
            <w:r>
              <w:rPr>
                <w:rFonts w:cs="Times New Roman" w:hint="eastAsia"/>
                <w:sz w:val="20"/>
                <w:szCs w:val="20"/>
              </w:rPr>
              <w:t xml:space="preserve"> </w:t>
            </w:r>
            <w:r>
              <w:rPr>
                <w:rFonts w:cs="Times New Roman" w:hint="eastAsia"/>
                <w:sz w:val="20"/>
                <w:szCs w:val="20"/>
              </w:rPr>
              <w:t>가맹계약을</w:t>
            </w:r>
            <w:r>
              <w:rPr>
                <w:rFonts w:cs="Times New Roman" w:hint="eastAsia"/>
                <w:sz w:val="20"/>
                <w:szCs w:val="20"/>
              </w:rPr>
              <w:t xml:space="preserve"> </w:t>
            </w:r>
            <w:r>
              <w:rPr>
                <w:rFonts w:cs="Times New Roman" w:hint="eastAsia"/>
                <w:sz w:val="20"/>
                <w:szCs w:val="20"/>
              </w:rPr>
              <w:t>체결함</w:t>
            </w:r>
            <w:r>
              <w:rPr>
                <w:rFonts w:cs="Times New Roman" w:hint="eastAsia"/>
                <w:sz w:val="20"/>
                <w:szCs w:val="20"/>
              </w:rPr>
              <w:t>.</w:t>
            </w:r>
          </w:p>
          <w:p w14:paraId="57675232" w14:textId="06E26133" w:rsidR="005335C7" w:rsidRPr="009A2958" w:rsidRDefault="007A1177" w:rsidP="007A1177">
            <w:pPr>
              <w:pStyle w:val="a8"/>
              <w:widowControl/>
              <w:numPr>
                <w:ilvl w:val="0"/>
                <w:numId w:val="2"/>
              </w:numPr>
              <w:spacing w:before="40" w:after="120" w:line="276" w:lineRule="auto"/>
              <w:rPr>
                <w:rFonts w:cs="Times New Roman"/>
                <w:sz w:val="20"/>
                <w:szCs w:val="20"/>
              </w:rPr>
            </w:pPr>
            <w:r>
              <w:rPr>
                <w:rFonts w:cs="Times New Roman" w:hint="eastAsia"/>
                <w:sz w:val="20"/>
                <w:szCs w:val="20"/>
              </w:rPr>
              <w:t>언론기사</w:t>
            </w:r>
            <w:r>
              <w:rPr>
                <w:rFonts w:cs="Times New Roman" w:hint="eastAsia"/>
                <w:sz w:val="20"/>
                <w:szCs w:val="20"/>
              </w:rPr>
              <w:t xml:space="preserve"> </w:t>
            </w:r>
            <w:r>
              <w:rPr>
                <w:rFonts w:cs="Times New Roman" w:hint="eastAsia"/>
                <w:sz w:val="20"/>
                <w:szCs w:val="20"/>
              </w:rPr>
              <w:t>등</w:t>
            </w:r>
            <w:r>
              <w:rPr>
                <w:rFonts w:cs="Times New Roman" w:hint="eastAsia"/>
                <w:sz w:val="20"/>
                <w:szCs w:val="20"/>
              </w:rPr>
              <w:t xml:space="preserve"> </w:t>
            </w:r>
            <w:r>
              <w:rPr>
                <w:rFonts w:cs="Times New Roman" w:hint="eastAsia"/>
                <w:sz w:val="20"/>
                <w:szCs w:val="20"/>
              </w:rPr>
              <w:t>공개된</w:t>
            </w:r>
            <w:r>
              <w:rPr>
                <w:rFonts w:cs="Times New Roman" w:hint="eastAsia"/>
                <w:sz w:val="20"/>
                <w:szCs w:val="20"/>
              </w:rPr>
              <w:t xml:space="preserve"> </w:t>
            </w:r>
            <w:r>
              <w:rPr>
                <w:rFonts w:cs="Times New Roman" w:hint="eastAsia"/>
                <w:sz w:val="20"/>
                <w:szCs w:val="20"/>
              </w:rPr>
              <w:t>자료에</w:t>
            </w:r>
            <w:r>
              <w:rPr>
                <w:rFonts w:cs="Times New Roman" w:hint="eastAsia"/>
                <w:sz w:val="20"/>
                <w:szCs w:val="20"/>
              </w:rPr>
              <w:t xml:space="preserve"> </w:t>
            </w:r>
            <w:r>
              <w:rPr>
                <w:rFonts w:cs="Times New Roman" w:hint="eastAsia"/>
                <w:sz w:val="20"/>
                <w:szCs w:val="20"/>
              </w:rPr>
              <w:t>의하면</w:t>
            </w:r>
            <w:r>
              <w:rPr>
                <w:rFonts w:cs="Times New Roman" w:hint="eastAsia"/>
                <w:sz w:val="20"/>
                <w:szCs w:val="20"/>
              </w:rPr>
              <w:t>,</w:t>
            </w:r>
            <w:r>
              <w:rPr>
                <w:rFonts w:cs="Times New Roman"/>
                <w:sz w:val="20"/>
                <w:szCs w:val="20"/>
              </w:rPr>
              <w:t xml:space="preserve"> </w:t>
            </w:r>
            <w:r w:rsidR="005335C7" w:rsidRPr="005B2926">
              <w:rPr>
                <w:rFonts w:cs="Times New Roman" w:hint="eastAsia"/>
                <w:sz w:val="20"/>
                <w:szCs w:val="20"/>
              </w:rPr>
              <w:t>가맹본부인</w:t>
            </w:r>
            <w:r w:rsidR="005335C7" w:rsidRPr="005B2926">
              <w:rPr>
                <w:rFonts w:cs="Times New Roman" w:hint="eastAsia"/>
                <w:sz w:val="20"/>
                <w:szCs w:val="20"/>
              </w:rPr>
              <w:t xml:space="preserve"> KMS</w:t>
            </w:r>
            <w:r w:rsidR="005335C7" w:rsidRPr="005B2926">
              <w:rPr>
                <w:rFonts w:cs="Times New Roman" w:hint="eastAsia"/>
                <w:sz w:val="20"/>
                <w:szCs w:val="20"/>
              </w:rPr>
              <w:t>에서는</w:t>
            </w:r>
            <w:r w:rsidR="005335C7" w:rsidRPr="005B2926">
              <w:rPr>
                <w:rFonts w:cs="Times New Roman" w:hint="eastAsia"/>
                <w:sz w:val="20"/>
                <w:szCs w:val="20"/>
              </w:rPr>
              <w:t xml:space="preserve"> </w:t>
            </w:r>
            <w:r w:rsidR="005335C7" w:rsidRPr="005B2926">
              <w:rPr>
                <w:rFonts w:cs="Times New Roman" w:hint="eastAsia"/>
                <w:sz w:val="20"/>
                <w:szCs w:val="20"/>
              </w:rPr>
              <w:t>가맹사업</w:t>
            </w:r>
            <w:r w:rsidR="005335C7" w:rsidRPr="005B2926">
              <w:rPr>
                <w:rFonts w:cs="Times New Roman" w:hint="eastAsia"/>
                <w:sz w:val="20"/>
                <w:szCs w:val="20"/>
              </w:rPr>
              <w:t xml:space="preserve"> </w:t>
            </w:r>
            <w:r w:rsidR="005335C7" w:rsidRPr="005B2926">
              <w:rPr>
                <w:rFonts w:cs="Times New Roman" w:hint="eastAsia"/>
                <w:sz w:val="20"/>
                <w:szCs w:val="20"/>
              </w:rPr>
              <w:t>관련</w:t>
            </w:r>
            <w:r w:rsidR="005335C7" w:rsidRPr="005B2926">
              <w:rPr>
                <w:rFonts w:cs="Times New Roman" w:hint="eastAsia"/>
                <w:sz w:val="20"/>
                <w:szCs w:val="20"/>
              </w:rPr>
              <w:t xml:space="preserve"> </w:t>
            </w:r>
            <w:r w:rsidR="005335C7" w:rsidRPr="005B2926">
              <w:rPr>
                <w:rFonts w:cs="Times New Roman" w:hint="eastAsia"/>
                <w:sz w:val="20"/>
                <w:szCs w:val="20"/>
              </w:rPr>
              <w:t>운영정책</w:t>
            </w:r>
            <w:r w:rsidR="005335C7" w:rsidRPr="005B2926">
              <w:rPr>
                <w:rFonts w:cs="Times New Roman" w:hint="eastAsia"/>
                <w:sz w:val="20"/>
                <w:szCs w:val="20"/>
              </w:rPr>
              <w:t xml:space="preserve"> </w:t>
            </w:r>
            <w:r w:rsidR="005335C7" w:rsidRPr="005B2926">
              <w:rPr>
                <w:rFonts w:cs="Times New Roman" w:hint="eastAsia"/>
                <w:sz w:val="20"/>
                <w:szCs w:val="20"/>
              </w:rPr>
              <w:t>등을</w:t>
            </w:r>
            <w:r w:rsidR="005335C7" w:rsidRPr="005B2926">
              <w:rPr>
                <w:rFonts w:cs="Times New Roman" w:hint="eastAsia"/>
                <w:sz w:val="20"/>
                <w:szCs w:val="20"/>
              </w:rPr>
              <w:t xml:space="preserve"> </w:t>
            </w:r>
            <w:r w:rsidR="005335C7" w:rsidRPr="005B2926">
              <w:rPr>
                <w:rFonts w:cs="Times New Roman" w:hint="eastAsia"/>
                <w:sz w:val="20"/>
                <w:szCs w:val="20"/>
              </w:rPr>
              <w:t>수립하여</w:t>
            </w:r>
            <w:r w:rsidR="005335C7" w:rsidRPr="005B2926">
              <w:rPr>
                <w:rFonts w:cs="Times New Roman" w:hint="eastAsia"/>
                <w:sz w:val="20"/>
                <w:szCs w:val="20"/>
              </w:rPr>
              <w:t xml:space="preserve"> </w:t>
            </w:r>
            <w:r w:rsidR="005335C7" w:rsidRPr="005B2926">
              <w:rPr>
                <w:rFonts w:cs="Times New Roman" w:hint="eastAsia"/>
                <w:sz w:val="20"/>
                <w:szCs w:val="20"/>
              </w:rPr>
              <w:t>가맹계약에</w:t>
            </w:r>
            <w:r w:rsidR="005335C7" w:rsidRPr="005B2926">
              <w:rPr>
                <w:rFonts w:cs="Times New Roman" w:hint="eastAsia"/>
                <w:sz w:val="20"/>
                <w:szCs w:val="20"/>
              </w:rPr>
              <w:t xml:space="preserve"> </w:t>
            </w:r>
            <w:r w:rsidR="005335C7" w:rsidRPr="005B2926">
              <w:rPr>
                <w:rFonts w:cs="Times New Roman" w:hint="eastAsia"/>
                <w:sz w:val="20"/>
                <w:szCs w:val="20"/>
              </w:rPr>
              <w:t>따라</w:t>
            </w:r>
            <w:r w:rsidR="005335C7" w:rsidRPr="005B2926">
              <w:rPr>
                <w:rFonts w:cs="Times New Roman" w:hint="eastAsia"/>
                <w:sz w:val="20"/>
                <w:szCs w:val="20"/>
              </w:rPr>
              <w:t xml:space="preserve"> </w:t>
            </w:r>
            <w:r w:rsidR="005335C7" w:rsidRPr="005B2926">
              <w:rPr>
                <w:rFonts w:cs="Times New Roman" w:hint="eastAsia"/>
                <w:sz w:val="20"/>
                <w:szCs w:val="20"/>
              </w:rPr>
              <w:t>가맹점</w:t>
            </w:r>
            <w:r w:rsidR="005335C7" w:rsidRPr="005B2926">
              <w:rPr>
                <w:rFonts w:cs="Times New Roman" w:hint="eastAsia"/>
                <w:sz w:val="20"/>
                <w:szCs w:val="20"/>
              </w:rPr>
              <w:t>(</w:t>
            </w:r>
            <w:r w:rsidR="005335C7" w:rsidRPr="005B2926">
              <w:rPr>
                <w:rFonts w:cs="Times New Roman" w:hint="eastAsia"/>
                <w:sz w:val="20"/>
                <w:szCs w:val="20"/>
              </w:rPr>
              <w:t>법인</w:t>
            </w:r>
            <w:r w:rsidR="005335C7" w:rsidRPr="005B2926">
              <w:rPr>
                <w:rFonts w:cs="Times New Roman" w:hint="eastAsia"/>
                <w:sz w:val="20"/>
                <w:szCs w:val="20"/>
              </w:rPr>
              <w:t>/</w:t>
            </w:r>
            <w:r w:rsidR="005335C7" w:rsidRPr="005B2926">
              <w:rPr>
                <w:rFonts w:cs="Times New Roman" w:hint="eastAsia"/>
                <w:sz w:val="20"/>
                <w:szCs w:val="20"/>
              </w:rPr>
              <w:t>개인</w:t>
            </w:r>
            <w:r w:rsidR="005335C7" w:rsidRPr="005B2926">
              <w:rPr>
                <w:rFonts w:cs="Times New Roman" w:hint="eastAsia"/>
                <w:sz w:val="20"/>
                <w:szCs w:val="20"/>
              </w:rPr>
              <w:t>)</w:t>
            </w:r>
            <w:r w:rsidR="005335C7" w:rsidRPr="005B2926">
              <w:rPr>
                <w:rFonts w:cs="Times New Roman" w:hint="eastAsia"/>
                <w:sz w:val="20"/>
                <w:szCs w:val="20"/>
              </w:rPr>
              <w:t>에</w:t>
            </w:r>
            <w:r w:rsidR="005335C7" w:rsidRPr="005B2926">
              <w:rPr>
                <w:rFonts w:cs="Times New Roman" w:hint="eastAsia"/>
                <w:sz w:val="20"/>
                <w:szCs w:val="20"/>
              </w:rPr>
              <w:t xml:space="preserve"> </w:t>
            </w:r>
            <w:r w:rsidR="005335C7" w:rsidRPr="005B2926">
              <w:rPr>
                <w:rFonts w:cs="Times New Roman" w:hint="eastAsia"/>
                <w:sz w:val="20"/>
                <w:szCs w:val="20"/>
              </w:rPr>
              <w:t>대한</w:t>
            </w:r>
            <w:r w:rsidR="005335C7" w:rsidRPr="005B2926">
              <w:rPr>
                <w:rFonts w:cs="Times New Roman" w:hint="eastAsia"/>
                <w:sz w:val="20"/>
                <w:szCs w:val="20"/>
              </w:rPr>
              <w:t xml:space="preserve"> </w:t>
            </w:r>
            <w:r w:rsidR="005335C7" w:rsidRPr="005B2926">
              <w:rPr>
                <w:rFonts w:cs="Times New Roman" w:hint="eastAsia"/>
                <w:sz w:val="20"/>
                <w:szCs w:val="20"/>
              </w:rPr>
              <w:t>서비스</w:t>
            </w:r>
            <w:r w:rsidR="005335C7" w:rsidRPr="005B2926">
              <w:rPr>
                <w:rFonts w:cs="Times New Roman" w:hint="eastAsia"/>
                <w:sz w:val="20"/>
                <w:szCs w:val="20"/>
              </w:rPr>
              <w:t xml:space="preserve"> </w:t>
            </w:r>
            <w:r w:rsidR="005335C7" w:rsidRPr="005B2926">
              <w:rPr>
                <w:rFonts w:cs="Times New Roman" w:hint="eastAsia"/>
                <w:sz w:val="20"/>
                <w:szCs w:val="20"/>
              </w:rPr>
              <w:t>품질관리를</w:t>
            </w:r>
            <w:r w:rsidR="005335C7" w:rsidRPr="005B2926">
              <w:rPr>
                <w:rFonts w:cs="Times New Roman" w:hint="eastAsia"/>
                <w:sz w:val="20"/>
                <w:szCs w:val="20"/>
              </w:rPr>
              <w:t xml:space="preserve"> </w:t>
            </w:r>
            <w:r w:rsidR="005335C7" w:rsidRPr="005B2926">
              <w:rPr>
                <w:rFonts w:cs="Times New Roman" w:hint="eastAsia"/>
                <w:sz w:val="20"/>
                <w:szCs w:val="20"/>
              </w:rPr>
              <w:t>하고</w:t>
            </w:r>
            <w:r w:rsidR="005335C7" w:rsidRPr="005B2926">
              <w:rPr>
                <w:rFonts w:cs="Times New Roman" w:hint="eastAsia"/>
                <w:sz w:val="20"/>
                <w:szCs w:val="20"/>
              </w:rPr>
              <w:t xml:space="preserve"> </w:t>
            </w:r>
            <w:r w:rsidR="005335C7" w:rsidRPr="005B2926">
              <w:rPr>
                <w:rFonts w:cs="Times New Roman" w:hint="eastAsia"/>
                <w:sz w:val="20"/>
                <w:szCs w:val="20"/>
              </w:rPr>
              <w:t>있으나</w:t>
            </w:r>
            <w:r w:rsidR="005335C7" w:rsidRPr="005B2926">
              <w:rPr>
                <w:rFonts w:cs="Times New Roman" w:hint="eastAsia"/>
                <w:sz w:val="20"/>
                <w:szCs w:val="20"/>
              </w:rPr>
              <w:t xml:space="preserve">, </w:t>
            </w:r>
            <w:r w:rsidR="005335C7" w:rsidRPr="005B2926">
              <w:rPr>
                <w:rFonts w:cs="Times New Roman" w:hint="eastAsia"/>
                <w:sz w:val="20"/>
                <w:szCs w:val="20"/>
              </w:rPr>
              <w:t>법인택시기사</w:t>
            </w:r>
            <w:r w:rsidR="005335C7" w:rsidRPr="005B2926">
              <w:rPr>
                <w:rFonts w:cs="Times New Roman" w:hint="eastAsia"/>
                <w:sz w:val="20"/>
                <w:szCs w:val="20"/>
              </w:rPr>
              <w:t xml:space="preserve"> </w:t>
            </w:r>
            <w:r w:rsidR="005335C7" w:rsidRPr="005B2926">
              <w:rPr>
                <w:rFonts w:cs="Times New Roman" w:hint="eastAsia"/>
                <w:sz w:val="20"/>
                <w:szCs w:val="20"/>
              </w:rPr>
              <w:t>내지</w:t>
            </w:r>
            <w:r w:rsidR="005335C7" w:rsidRPr="005B2926">
              <w:rPr>
                <w:rFonts w:cs="Times New Roman" w:hint="eastAsia"/>
                <w:sz w:val="20"/>
                <w:szCs w:val="20"/>
              </w:rPr>
              <w:t xml:space="preserve"> </w:t>
            </w:r>
            <w:r w:rsidR="005335C7" w:rsidRPr="005B2926">
              <w:rPr>
                <w:rFonts w:cs="Times New Roman" w:hint="eastAsia"/>
                <w:sz w:val="20"/>
                <w:szCs w:val="20"/>
              </w:rPr>
              <w:t>개인택시기사</w:t>
            </w:r>
            <w:r w:rsidR="005335C7" w:rsidRPr="005B2926">
              <w:rPr>
                <w:rFonts w:cs="Times New Roman" w:hint="eastAsia"/>
                <w:sz w:val="20"/>
                <w:szCs w:val="20"/>
              </w:rPr>
              <w:lastRenderedPageBreak/>
              <w:t>에</w:t>
            </w:r>
            <w:r w:rsidR="005335C7" w:rsidRPr="005B2926">
              <w:rPr>
                <w:rFonts w:cs="Times New Roman" w:hint="eastAsia"/>
                <w:sz w:val="20"/>
                <w:szCs w:val="20"/>
              </w:rPr>
              <w:t xml:space="preserve"> </w:t>
            </w:r>
            <w:r w:rsidR="005335C7" w:rsidRPr="005B2926">
              <w:rPr>
                <w:rFonts w:cs="Times New Roman" w:hint="eastAsia"/>
                <w:sz w:val="20"/>
                <w:szCs w:val="20"/>
              </w:rPr>
              <w:t>대하여</w:t>
            </w:r>
            <w:r w:rsidR="005335C7" w:rsidRPr="005B2926">
              <w:rPr>
                <w:rFonts w:cs="Times New Roman" w:hint="eastAsia"/>
                <w:sz w:val="20"/>
                <w:szCs w:val="20"/>
              </w:rPr>
              <w:t xml:space="preserve"> </w:t>
            </w:r>
            <w:r w:rsidR="005335C7" w:rsidRPr="005B2926">
              <w:rPr>
                <w:rFonts w:cs="Times New Roman" w:hint="eastAsia"/>
                <w:sz w:val="20"/>
                <w:szCs w:val="20"/>
              </w:rPr>
              <w:t>직접적인</w:t>
            </w:r>
            <w:r w:rsidR="005335C7" w:rsidRPr="005B2926">
              <w:rPr>
                <w:rFonts w:cs="Times New Roman" w:hint="eastAsia"/>
                <w:sz w:val="20"/>
                <w:szCs w:val="20"/>
              </w:rPr>
              <w:t xml:space="preserve"> </w:t>
            </w:r>
            <w:r w:rsidR="005335C7" w:rsidRPr="005B2926">
              <w:rPr>
                <w:rFonts w:cs="Times New Roman" w:hint="eastAsia"/>
                <w:sz w:val="20"/>
                <w:szCs w:val="20"/>
              </w:rPr>
              <w:t>관리감독을</w:t>
            </w:r>
            <w:r w:rsidR="005335C7" w:rsidRPr="005B2926">
              <w:rPr>
                <w:rFonts w:cs="Times New Roman" w:hint="eastAsia"/>
                <w:sz w:val="20"/>
                <w:szCs w:val="20"/>
              </w:rPr>
              <w:t xml:space="preserve"> </w:t>
            </w:r>
            <w:r w:rsidR="005335C7" w:rsidRPr="005B2926">
              <w:rPr>
                <w:rFonts w:cs="Times New Roman" w:hint="eastAsia"/>
                <w:sz w:val="20"/>
                <w:szCs w:val="20"/>
              </w:rPr>
              <w:t>하고</w:t>
            </w:r>
            <w:r w:rsidR="005335C7" w:rsidRPr="005B2926">
              <w:rPr>
                <w:rFonts w:cs="Times New Roman" w:hint="eastAsia"/>
                <w:sz w:val="20"/>
                <w:szCs w:val="20"/>
              </w:rPr>
              <w:t xml:space="preserve"> </w:t>
            </w:r>
            <w:r w:rsidR="005335C7" w:rsidRPr="005B2926">
              <w:rPr>
                <w:rFonts w:cs="Times New Roman" w:hint="eastAsia"/>
                <w:sz w:val="20"/>
                <w:szCs w:val="20"/>
              </w:rPr>
              <w:t>있지는</w:t>
            </w:r>
            <w:r w:rsidR="005335C7" w:rsidRPr="005B2926">
              <w:rPr>
                <w:rFonts w:cs="Times New Roman" w:hint="eastAsia"/>
                <w:sz w:val="20"/>
                <w:szCs w:val="20"/>
              </w:rPr>
              <w:t xml:space="preserve"> </w:t>
            </w:r>
            <w:r w:rsidR="005335C7">
              <w:rPr>
                <w:rFonts w:cs="Times New Roman" w:hint="eastAsia"/>
                <w:sz w:val="20"/>
                <w:szCs w:val="20"/>
              </w:rPr>
              <w:t>않는</w:t>
            </w:r>
            <w:r w:rsidR="005335C7">
              <w:rPr>
                <w:rFonts w:cs="Times New Roman" w:hint="eastAsia"/>
                <w:sz w:val="20"/>
                <w:szCs w:val="20"/>
              </w:rPr>
              <w:t xml:space="preserve"> </w:t>
            </w:r>
            <w:r w:rsidR="005335C7">
              <w:rPr>
                <w:rFonts w:cs="Times New Roman" w:hint="eastAsia"/>
                <w:sz w:val="20"/>
                <w:szCs w:val="20"/>
              </w:rPr>
              <w:t>것으로</w:t>
            </w:r>
            <w:r w:rsidR="005335C7">
              <w:rPr>
                <w:rFonts w:cs="Times New Roman" w:hint="eastAsia"/>
                <w:sz w:val="20"/>
                <w:szCs w:val="20"/>
              </w:rPr>
              <w:t xml:space="preserve"> </w:t>
            </w:r>
            <w:r w:rsidR="005335C7">
              <w:rPr>
                <w:rFonts w:cs="Times New Roman" w:hint="eastAsia"/>
                <w:sz w:val="20"/>
                <w:szCs w:val="20"/>
              </w:rPr>
              <w:t>보임</w:t>
            </w:r>
            <w:r w:rsidR="005335C7">
              <w:rPr>
                <w:rFonts w:cs="Times New Roman" w:hint="eastAsia"/>
                <w:sz w:val="20"/>
                <w:szCs w:val="20"/>
              </w:rPr>
              <w:t>.</w:t>
            </w:r>
          </w:p>
        </w:tc>
        <w:tc>
          <w:tcPr>
            <w:tcW w:w="26" w:type="pct"/>
            <w:tcBorders>
              <w:top w:val="nil"/>
              <w:bottom w:val="nil"/>
            </w:tcBorders>
          </w:tcPr>
          <w:p w14:paraId="31C923CD"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0C6F4EEF" w14:textId="0940AEBC" w:rsidR="005335C7" w:rsidRPr="009A2958" w:rsidRDefault="00EB2DFA" w:rsidP="00BE7B47">
            <w:pPr>
              <w:pStyle w:val="a8"/>
              <w:widowControl/>
              <w:numPr>
                <w:ilvl w:val="0"/>
                <w:numId w:val="2"/>
              </w:numPr>
              <w:spacing w:before="40" w:after="120" w:line="276" w:lineRule="auto"/>
              <w:rPr>
                <w:rFonts w:cs="Times New Roman"/>
                <w:sz w:val="20"/>
                <w:szCs w:val="20"/>
              </w:rPr>
            </w:pPr>
            <w:r>
              <w:rPr>
                <w:rFonts w:cs="Times New Roman" w:hint="eastAsia"/>
                <w:sz w:val="20"/>
                <w:szCs w:val="20"/>
              </w:rPr>
              <w:t>가맹택시</w:t>
            </w:r>
            <w:r w:rsidRPr="00AE0D04">
              <w:rPr>
                <w:rFonts w:cs="Times New Roman" w:hint="eastAsia"/>
                <w:sz w:val="20"/>
                <w:szCs w:val="20"/>
              </w:rPr>
              <w:t>기사의</w:t>
            </w:r>
            <w:r w:rsidRPr="00AE0D04">
              <w:rPr>
                <w:rFonts w:cs="Times New Roman"/>
                <w:sz w:val="20"/>
                <w:szCs w:val="20"/>
              </w:rPr>
              <w:t xml:space="preserve"> </w:t>
            </w:r>
            <w:r w:rsidRPr="00AE0D04">
              <w:rPr>
                <w:rFonts w:cs="Times New Roman" w:hint="eastAsia"/>
                <w:sz w:val="20"/>
                <w:szCs w:val="20"/>
              </w:rPr>
              <w:t>근로자성을</w:t>
            </w:r>
            <w:r w:rsidRPr="00AE0D04">
              <w:rPr>
                <w:rFonts w:cs="Times New Roman"/>
                <w:sz w:val="20"/>
                <w:szCs w:val="20"/>
              </w:rPr>
              <w:t xml:space="preserve"> </w:t>
            </w:r>
            <w:r w:rsidRPr="00AE0D04">
              <w:rPr>
                <w:rFonts w:cs="Times New Roman" w:hint="eastAsia"/>
                <w:sz w:val="20"/>
                <w:szCs w:val="20"/>
              </w:rPr>
              <w:t>판단하기</w:t>
            </w:r>
            <w:r w:rsidRPr="00AE0D04">
              <w:rPr>
                <w:rFonts w:cs="Times New Roman"/>
                <w:sz w:val="20"/>
                <w:szCs w:val="20"/>
              </w:rPr>
              <w:t xml:space="preserve"> </w:t>
            </w:r>
            <w:r w:rsidRPr="00AE0D04">
              <w:rPr>
                <w:rFonts w:cs="Times New Roman" w:hint="eastAsia"/>
                <w:sz w:val="20"/>
                <w:szCs w:val="20"/>
              </w:rPr>
              <w:t>위한</w:t>
            </w:r>
            <w:r w:rsidRPr="00AE0D04">
              <w:rPr>
                <w:rFonts w:cs="Times New Roman"/>
                <w:sz w:val="20"/>
                <w:szCs w:val="20"/>
              </w:rPr>
              <w:t xml:space="preserve"> </w:t>
            </w:r>
            <w:r w:rsidRPr="00AE0D04">
              <w:rPr>
                <w:rFonts w:cs="Times New Roman" w:hint="eastAsia"/>
                <w:sz w:val="20"/>
                <w:szCs w:val="20"/>
              </w:rPr>
              <w:t>구체적인</w:t>
            </w:r>
            <w:r w:rsidRPr="00AE0D04">
              <w:rPr>
                <w:rFonts w:cs="Times New Roman"/>
                <w:sz w:val="20"/>
                <w:szCs w:val="20"/>
              </w:rPr>
              <w:t xml:space="preserve"> </w:t>
            </w:r>
            <w:r w:rsidRPr="00AE0D04">
              <w:rPr>
                <w:rFonts w:cs="Times New Roman" w:hint="eastAsia"/>
                <w:sz w:val="20"/>
                <w:szCs w:val="20"/>
              </w:rPr>
              <w:t>자료는</w:t>
            </w:r>
            <w:r w:rsidRPr="00AE0D04">
              <w:rPr>
                <w:rFonts w:cs="Times New Roman"/>
                <w:sz w:val="20"/>
                <w:szCs w:val="20"/>
              </w:rPr>
              <w:t xml:space="preserve"> </w:t>
            </w:r>
            <w:r w:rsidRPr="00AE0D04">
              <w:rPr>
                <w:rFonts w:cs="Times New Roman" w:hint="eastAsia"/>
                <w:sz w:val="20"/>
                <w:szCs w:val="20"/>
              </w:rPr>
              <w:t>제공받지</w:t>
            </w:r>
            <w:r w:rsidRPr="00AE0D04">
              <w:rPr>
                <w:rFonts w:cs="Times New Roman"/>
                <w:sz w:val="20"/>
                <w:szCs w:val="20"/>
              </w:rPr>
              <w:t xml:space="preserve"> </w:t>
            </w:r>
            <w:r w:rsidRPr="00AE0D04">
              <w:rPr>
                <w:rFonts w:cs="Times New Roman" w:hint="eastAsia"/>
                <w:sz w:val="20"/>
                <w:szCs w:val="20"/>
              </w:rPr>
              <w:t>못하였</w:t>
            </w:r>
            <w:r>
              <w:rPr>
                <w:rFonts w:cs="Times New Roman" w:hint="eastAsia"/>
                <w:sz w:val="20"/>
                <w:szCs w:val="20"/>
              </w:rPr>
              <w:t>으나</w:t>
            </w:r>
            <w:r>
              <w:rPr>
                <w:rFonts w:cs="Times New Roman" w:hint="eastAsia"/>
                <w:sz w:val="20"/>
                <w:szCs w:val="20"/>
              </w:rPr>
              <w:t xml:space="preserve">, </w:t>
            </w:r>
            <w:r w:rsidR="005335C7">
              <w:rPr>
                <w:rFonts w:cs="Times New Roman"/>
                <w:sz w:val="20"/>
                <w:szCs w:val="20"/>
              </w:rPr>
              <w:t xml:space="preserve">(i) </w:t>
            </w:r>
            <w:r w:rsidR="00BE7B47">
              <w:rPr>
                <w:rFonts w:cs="Times New Roman" w:hint="eastAsia"/>
                <w:sz w:val="20"/>
                <w:szCs w:val="20"/>
              </w:rPr>
              <w:t>가맹택시기사들은</w:t>
            </w:r>
            <w:r w:rsidR="00BE7B47">
              <w:rPr>
                <w:rFonts w:cs="Times New Roman" w:hint="eastAsia"/>
                <w:sz w:val="20"/>
                <w:szCs w:val="20"/>
              </w:rPr>
              <w:t xml:space="preserve"> </w:t>
            </w:r>
            <w:r w:rsidR="005335C7">
              <w:rPr>
                <w:rFonts w:cs="Times New Roman" w:hint="eastAsia"/>
                <w:sz w:val="20"/>
                <w:szCs w:val="20"/>
              </w:rPr>
              <w:t>대상회사와</w:t>
            </w:r>
            <w:r w:rsidR="005335C7">
              <w:rPr>
                <w:rFonts w:cs="Times New Roman" w:hint="eastAsia"/>
                <w:sz w:val="20"/>
                <w:szCs w:val="20"/>
              </w:rPr>
              <w:t xml:space="preserve"> </w:t>
            </w:r>
            <w:r w:rsidR="005335C7">
              <w:rPr>
                <w:rFonts w:cs="Times New Roman" w:hint="eastAsia"/>
                <w:sz w:val="20"/>
                <w:szCs w:val="20"/>
              </w:rPr>
              <w:t>근로계약을</w:t>
            </w:r>
            <w:r w:rsidR="005335C7">
              <w:rPr>
                <w:rFonts w:cs="Times New Roman" w:hint="eastAsia"/>
                <w:sz w:val="20"/>
                <w:szCs w:val="20"/>
              </w:rPr>
              <w:t xml:space="preserve"> </w:t>
            </w:r>
            <w:r w:rsidR="005335C7">
              <w:rPr>
                <w:rFonts w:cs="Times New Roman" w:hint="eastAsia"/>
                <w:sz w:val="20"/>
                <w:szCs w:val="20"/>
              </w:rPr>
              <w:t>체결하지</w:t>
            </w:r>
            <w:r w:rsidR="005335C7">
              <w:rPr>
                <w:rFonts w:cs="Times New Roman" w:hint="eastAsia"/>
                <w:sz w:val="20"/>
                <w:szCs w:val="20"/>
              </w:rPr>
              <w:t xml:space="preserve"> </w:t>
            </w:r>
            <w:r w:rsidR="005335C7">
              <w:rPr>
                <w:rFonts w:cs="Times New Roman" w:hint="eastAsia"/>
                <w:sz w:val="20"/>
                <w:szCs w:val="20"/>
              </w:rPr>
              <w:t>않고</w:t>
            </w:r>
            <w:r w:rsidR="005335C7">
              <w:rPr>
                <w:rFonts w:cs="Times New Roman" w:hint="eastAsia"/>
                <w:sz w:val="20"/>
                <w:szCs w:val="20"/>
              </w:rPr>
              <w:t xml:space="preserve"> </w:t>
            </w:r>
            <w:r w:rsidR="005335C7">
              <w:rPr>
                <w:rFonts w:cs="Times New Roman" w:hint="eastAsia"/>
                <w:sz w:val="20"/>
                <w:szCs w:val="20"/>
              </w:rPr>
              <w:t>특히</w:t>
            </w:r>
            <w:r w:rsidR="005335C7">
              <w:rPr>
                <w:rFonts w:cs="Times New Roman" w:hint="eastAsia"/>
                <w:sz w:val="20"/>
                <w:szCs w:val="20"/>
              </w:rPr>
              <w:t xml:space="preserve"> </w:t>
            </w:r>
            <w:r w:rsidR="005335C7">
              <w:rPr>
                <w:rFonts w:cs="Times New Roman" w:hint="eastAsia"/>
                <w:sz w:val="20"/>
                <w:szCs w:val="20"/>
              </w:rPr>
              <w:t>법인택시기사는</w:t>
            </w:r>
            <w:r w:rsidR="005335C7">
              <w:rPr>
                <w:rFonts w:cs="Times New Roman" w:hint="eastAsia"/>
                <w:sz w:val="20"/>
                <w:szCs w:val="20"/>
              </w:rPr>
              <w:t xml:space="preserve"> </w:t>
            </w:r>
            <w:r w:rsidR="005335C7">
              <w:rPr>
                <w:rFonts w:cs="Times New Roman" w:hint="eastAsia"/>
                <w:sz w:val="20"/>
                <w:szCs w:val="20"/>
              </w:rPr>
              <w:t>별도의</w:t>
            </w:r>
            <w:r w:rsidR="005335C7">
              <w:rPr>
                <w:rFonts w:cs="Times New Roman" w:hint="eastAsia"/>
                <w:sz w:val="20"/>
                <w:szCs w:val="20"/>
              </w:rPr>
              <w:t xml:space="preserve"> </w:t>
            </w:r>
            <w:r w:rsidR="005335C7">
              <w:rPr>
                <w:rFonts w:cs="Times New Roman" w:hint="eastAsia"/>
                <w:sz w:val="20"/>
                <w:szCs w:val="20"/>
              </w:rPr>
              <w:t>법인과</w:t>
            </w:r>
            <w:r w:rsidR="005335C7">
              <w:rPr>
                <w:rFonts w:cs="Times New Roman" w:hint="eastAsia"/>
                <w:sz w:val="20"/>
                <w:szCs w:val="20"/>
              </w:rPr>
              <w:t xml:space="preserve"> </w:t>
            </w:r>
            <w:r w:rsidR="005335C7">
              <w:rPr>
                <w:rFonts w:cs="Times New Roman" w:hint="eastAsia"/>
                <w:sz w:val="20"/>
                <w:szCs w:val="20"/>
              </w:rPr>
              <w:t>근로계약을</w:t>
            </w:r>
            <w:r w:rsidR="005335C7">
              <w:rPr>
                <w:rFonts w:cs="Times New Roman" w:hint="eastAsia"/>
                <w:sz w:val="20"/>
                <w:szCs w:val="20"/>
              </w:rPr>
              <w:t xml:space="preserve"> </w:t>
            </w:r>
            <w:r w:rsidR="005335C7">
              <w:rPr>
                <w:rFonts w:cs="Times New Roman" w:hint="eastAsia"/>
                <w:sz w:val="20"/>
                <w:szCs w:val="20"/>
              </w:rPr>
              <w:t>체결하는</w:t>
            </w:r>
            <w:r w:rsidR="005335C7">
              <w:rPr>
                <w:rFonts w:cs="Times New Roman" w:hint="eastAsia"/>
                <w:sz w:val="20"/>
                <w:szCs w:val="20"/>
              </w:rPr>
              <w:t xml:space="preserve"> </w:t>
            </w:r>
            <w:r w:rsidR="005335C7">
              <w:rPr>
                <w:rFonts w:cs="Times New Roman" w:hint="eastAsia"/>
                <w:sz w:val="20"/>
                <w:szCs w:val="20"/>
              </w:rPr>
              <w:t>점</w:t>
            </w:r>
            <w:r w:rsidR="005335C7">
              <w:rPr>
                <w:rFonts w:cs="Times New Roman" w:hint="eastAsia"/>
                <w:sz w:val="20"/>
                <w:szCs w:val="20"/>
              </w:rPr>
              <w:t>,</w:t>
            </w:r>
            <w:r w:rsidR="005335C7">
              <w:rPr>
                <w:rFonts w:cs="Times New Roman"/>
                <w:sz w:val="20"/>
                <w:szCs w:val="20"/>
              </w:rPr>
              <w:t xml:space="preserve"> (ii) </w:t>
            </w:r>
            <w:r w:rsidR="005335C7">
              <w:rPr>
                <w:rFonts w:cs="Times New Roman" w:hint="eastAsia"/>
                <w:sz w:val="20"/>
                <w:szCs w:val="20"/>
              </w:rPr>
              <w:t>가맹택시기사들에게</w:t>
            </w:r>
            <w:r w:rsidR="005335C7">
              <w:rPr>
                <w:rFonts w:cs="Times New Roman" w:hint="eastAsia"/>
                <w:sz w:val="20"/>
                <w:szCs w:val="20"/>
              </w:rPr>
              <w:t xml:space="preserve"> </w:t>
            </w:r>
            <w:r w:rsidR="005335C7">
              <w:rPr>
                <w:rFonts w:cs="Times New Roman" w:hint="eastAsia"/>
                <w:sz w:val="20"/>
                <w:szCs w:val="20"/>
              </w:rPr>
              <w:t>대상회사</w:t>
            </w:r>
            <w:r w:rsidR="005335C7">
              <w:rPr>
                <w:rFonts w:cs="Times New Roman" w:hint="eastAsia"/>
                <w:sz w:val="20"/>
                <w:szCs w:val="20"/>
              </w:rPr>
              <w:t xml:space="preserve"> </w:t>
            </w:r>
            <w:r w:rsidR="005335C7">
              <w:rPr>
                <w:rFonts w:cs="Times New Roman" w:hint="eastAsia"/>
                <w:sz w:val="20"/>
                <w:szCs w:val="20"/>
              </w:rPr>
              <w:t>취업규칙이</w:t>
            </w:r>
            <w:r w:rsidR="005335C7">
              <w:rPr>
                <w:rFonts w:cs="Times New Roman" w:hint="eastAsia"/>
                <w:sz w:val="20"/>
                <w:szCs w:val="20"/>
              </w:rPr>
              <w:t xml:space="preserve"> </w:t>
            </w:r>
            <w:r w:rsidR="005335C7">
              <w:rPr>
                <w:rFonts w:cs="Times New Roman" w:hint="eastAsia"/>
                <w:sz w:val="20"/>
                <w:szCs w:val="20"/>
              </w:rPr>
              <w:t>적용되지</w:t>
            </w:r>
            <w:r w:rsidR="005335C7">
              <w:rPr>
                <w:rFonts w:cs="Times New Roman" w:hint="eastAsia"/>
                <w:sz w:val="20"/>
                <w:szCs w:val="20"/>
              </w:rPr>
              <w:t xml:space="preserve"> </w:t>
            </w:r>
            <w:r w:rsidR="005335C7">
              <w:rPr>
                <w:rFonts w:cs="Times New Roman" w:hint="eastAsia"/>
                <w:sz w:val="20"/>
                <w:szCs w:val="20"/>
              </w:rPr>
              <w:t>않는</w:t>
            </w:r>
            <w:r w:rsidR="005335C7">
              <w:rPr>
                <w:rFonts w:cs="Times New Roman" w:hint="eastAsia"/>
                <w:sz w:val="20"/>
                <w:szCs w:val="20"/>
              </w:rPr>
              <w:t xml:space="preserve"> </w:t>
            </w:r>
            <w:r w:rsidR="005335C7">
              <w:rPr>
                <w:rFonts w:cs="Times New Roman" w:hint="eastAsia"/>
                <w:sz w:val="20"/>
                <w:szCs w:val="20"/>
              </w:rPr>
              <w:t>점</w:t>
            </w:r>
            <w:r w:rsidR="005335C7">
              <w:rPr>
                <w:rFonts w:cs="Times New Roman" w:hint="eastAsia"/>
                <w:sz w:val="20"/>
                <w:szCs w:val="20"/>
              </w:rPr>
              <w:t>,</w:t>
            </w:r>
            <w:r w:rsidR="005335C7">
              <w:rPr>
                <w:rFonts w:cs="Times New Roman"/>
                <w:sz w:val="20"/>
                <w:szCs w:val="20"/>
              </w:rPr>
              <w:t xml:space="preserve"> (iii) </w:t>
            </w:r>
            <w:r w:rsidR="005335C7">
              <w:rPr>
                <w:rFonts w:cs="Times New Roman" w:hint="eastAsia"/>
                <w:sz w:val="20"/>
                <w:szCs w:val="20"/>
              </w:rPr>
              <w:t>가맹택시기사들은</w:t>
            </w:r>
            <w:r w:rsidR="005335C7">
              <w:rPr>
                <w:rFonts w:cs="Times New Roman" w:hint="eastAsia"/>
                <w:sz w:val="20"/>
                <w:szCs w:val="20"/>
              </w:rPr>
              <w:t xml:space="preserve"> </w:t>
            </w:r>
            <w:r w:rsidR="005335C7">
              <w:rPr>
                <w:rFonts w:cs="Times New Roman" w:hint="eastAsia"/>
                <w:sz w:val="20"/>
                <w:szCs w:val="20"/>
              </w:rPr>
              <w:t>배차</w:t>
            </w:r>
            <w:r w:rsidR="005335C7">
              <w:rPr>
                <w:rFonts w:cs="Times New Roman" w:hint="eastAsia"/>
                <w:sz w:val="20"/>
                <w:szCs w:val="20"/>
              </w:rPr>
              <w:t xml:space="preserve"> </w:t>
            </w:r>
            <w:r w:rsidR="005335C7">
              <w:rPr>
                <w:rFonts w:cs="Times New Roman" w:hint="eastAsia"/>
                <w:sz w:val="20"/>
                <w:szCs w:val="20"/>
              </w:rPr>
              <w:t>콜을</w:t>
            </w:r>
            <w:r w:rsidR="005335C7">
              <w:rPr>
                <w:rFonts w:cs="Times New Roman" w:hint="eastAsia"/>
                <w:sz w:val="20"/>
                <w:szCs w:val="20"/>
              </w:rPr>
              <w:t xml:space="preserve"> </w:t>
            </w:r>
            <w:r w:rsidR="005335C7">
              <w:rPr>
                <w:rFonts w:cs="Times New Roman" w:hint="eastAsia"/>
                <w:sz w:val="20"/>
                <w:szCs w:val="20"/>
              </w:rPr>
              <w:t>수락</w:t>
            </w:r>
            <w:r w:rsidR="005335C7">
              <w:rPr>
                <w:rFonts w:cs="Times New Roman" w:hint="eastAsia"/>
                <w:sz w:val="20"/>
                <w:szCs w:val="20"/>
              </w:rPr>
              <w:t>/</w:t>
            </w:r>
            <w:r w:rsidR="005335C7">
              <w:rPr>
                <w:rFonts w:cs="Times New Roman" w:hint="eastAsia"/>
                <w:sz w:val="20"/>
                <w:szCs w:val="20"/>
              </w:rPr>
              <w:t>거부할지</w:t>
            </w:r>
            <w:r w:rsidR="005335C7">
              <w:rPr>
                <w:rFonts w:cs="Times New Roman" w:hint="eastAsia"/>
                <w:sz w:val="20"/>
                <w:szCs w:val="20"/>
              </w:rPr>
              <w:t xml:space="preserve"> </w:t>
            </w:r>
            <w:r w:rsidR="005335C7">
              <w:rPr>
                <w:rFonts w:cs="Times New Roman" w:hint="eastAsia"/>
                <w:sz w:val="20"/>
                <w:szCs w:val="20"/>
              </w:rPr>
              <w:t>여부를</w:t>
            </w:r>
            <w:r w:rsidR="005335C7">
              <w:rPr>
                <w:rFonts w:cs="Times New Roman" w:hint="eastAsia"/>
                <w:sz w:val="20"/>
                <w:szCs w:val="20"/>
              </w:rPr>
              <w:t xml:space="preserve"> </w:t>
            </w:r>
            <w:r w:rsidR="005335C7">
              <w:rPr>
                <w:rFonts w:cs="Times New Roman" w:hint="eastAsia"/>
                <w:sz w:val="20"/>
                <w:szCs w:val="20"/>
              </w:rPr>
              <w:t>자율적으로</w:t>
            </w:r>
            <w:r w:rsidR="005335C7">
              <w:rPr>
                <w:rFonts w:cs="Times New Roman" w:hint="eastAsia"/>
                <w:sz w:val="20"/>
                <w:szCs w:val="20"/>
              </w:rPr>
              <w:t xml:space="preserve"> </w:t>
            </w:r>
            <w:r w:rsidR="005335C7">
              <w:rPr>
                <w:rFonts w:cs="Times New Roman" w:hint="eastAsia"/>
                <w:sz w:val="20"/>
                <w:szCs w:val="20"/>
              </w:rPr>
              <w:t>정할</w:t>
            </w:r>
            <w:r w:rsidR="005335C7">
              <w:rPr>
                <w:rFonts w:cs="Times New Roman" w:hint="eastAsia"/>
                <w:sz w:val="20"/>
                <w:szCs w:val="20"/>
              </w:rPr>
              <w:t xml:space="preserve"> </w:t>
            </w:r>
            <w:r w:rsidR="005335C7">
              <w:rPr>
                <w:rFonts w:cs="Times New Roman" w:hint="eastAsia"/>
                <w:sz w:val="20"/>
                <w:szCs w:val="20"/>
              </w:rPr>
              <w:t>수</w:t>
            </w:r>
            <w:r w:rsidR="005335C7">
              <w:rPr>
                <w:rFonts w:cs="Times New Roman" w:hint="eastAsia"/>
                <w:sz w:val="20"/>
                <w:szCs w:val="20"/>
              </w:rPr>
              <w:t xml:space="preserve"> </w:t>
            </w:r>
            <w:r w:rsidR="005335C7">
              <w:rPr>
                <w:rFonts w:cs="Times New Roman" w:hint="eastAsia"/>
                <w:sz w:val="20"/>
                <w:szCs w:val="20"/>
              </w:rPr>
              <w:t>있는</w:t>
            </w:r>
            <w:r w:rsidR="005335C7">
              <w:rPr>
                <w:rFonts w:cs="Times New Roman" w:hint="eastAsia"/>
                <w:sz w:val="20"/>
                <w:szCs w:val="20"/>
              </w:rPr>
              <w:t xml:space="preserve"> </w:t>
            </w:r>
            <w:r w:rsidR="005335C7">
              <w:rPr>
                <w:rFonts w:cs="Times New Roman" w:hint="eastAsia"/>
                <w:sz w:val="20"/>
                <w:szCs w:val="20"/>
              </w:rPr>
              <w:t>점</w:t>
            </w:r>
            <w:r w:rsidR="005335C7">
              <w:rPr>
                <w:rFonts w:cs="Times New Roman" w:hint="eastAsia"/>
                <w:sz w:val="20"/>
                <w:szCs w:val="20"/>
              </w:rPr>
              <w:t>,</w:t>
            </w:r>
            <w:r w:rsidR="005335C7">
              <w:rPr>
                <w:rFonts w:cs="Times New Roman"/>
                <w:sz w:val="20"/>
                <w:szCs w:val="20"/>
              </w:rPr>
              <w:t xml:space="preserve"> (iv) </w:t>
            </w:r>
            <w:r w:rsidR="00BE7B47">
              <w:rPr>
                <w:rFonts w:cs="Times New Roman" w:hint="eastAsia"/>
                <w:sz w:val="20"/>
                <w:szCs w:val="20"/>
              </w:rPr>
              <w:t>가맹택시기사들이</w:t>
            </w:r>
            <w:r w:rsidR="00BE7B47">
              <w:rPr>
                <w:rFonts w:cs="Times New Roman" w:hint="eastAsia"/>
                <w:sz w:val="20"/>
                <w:szCs w:val="20"/>
              </w:rPr>
              <w:t xml:space="preserve"> </w:t>
            </w:r>
            <w:r w:rsidR="005335C7">
              <w:rPr>
                <w:rFonts w:cs="Times New Roman" w:hint="eastAsia"/>
                <w:sz w:val="20"/>
                <w:szCs w:val="20"/>
              </w:rPr>
              <w:t>배차</w:t>
            </w:r>
            <w:r w:rsidR="005335C7">
              <w:rPr>
                <w:rFonts w:cs="Times New Roman" w:hint="eastAsia"/>
                <w:sz w:val="20"/>
                <w:szCs w:val="20"/>
              </w:rPr>
              <w:t xml:space="preserve"> </w:t>
            </w:r>
            <w:r w:rsidR="005335C7">
              <w:rPr>
                <w:rFonts w:cs="Times New Roman" w:hint="eastAsia"/>
                <w:sz w:val="20"/>
                <w:szCs w:val="20"/>
              </w:rPr>
              <w:t>콜을</w:t>
            </w:r>
            <w:r w:rsidR="005335C7">
              <w:rPr>
                <w:rFonts w:cs="Times New Roman" w:hint="eastAsia"/>
                <w:sz w:val="20"/>
                <w:szCs w:val="20"/>
              </w:rPr>
              <w:t xml:space="preserve"> </w:t>
            </w:r>
            <w:r w:rsidR="005335C7">
              <w:rPr>
                <w:rFonts w:cs="Times New Roman" w:hint="eastAsia"/>
                <w:sz w:val="20"/>
                <w:szCs w:val="20"/>
              </w:rPr>
              <w:t>거부한다고</w:t>
            </w:r>
            <w:r w:rsidR="005335C7">
              <w:rPr>
                <w:rFonts w:cs="Times New Roman" w:hint="eastAsia"/>
                <w:sz w:val="20"/>
                <w:szCs w:val="20"/>
              </w:rPr>
              <w:t xml:space="preserve"> </w:t>
            </w:r>
            <w:r w:rsidR="005335C7">
              <w:rPr>
                <w:rFonts w:cs="Times New Roman" w:hint="eastAsia"/>
                <w:sz w:val="20"/>
                <w:szCs w:val="20"/>
              </w:rPr>
              <w:t>하여</w:t>
            </w:r>
            <w:r w:rsidR="005335C7">
              <w:rPr>
                <w:rFonts w:cs="Times New Roman" w:hint="eastAsia"/>
                <w:sz w:val="20"/>
                <w:szCs w:val="20"/>
              </w:rPr>
              <w:t xml:space="preserve"> </w:t>
            </w:r>
            <w:r w:rsidR="005335C7">
              <w:rPr>
                <w:rFonts w:cs="Times New Roman" w:hint="eastAsia"/>
                <w:sz w:val="20"/>
                <w:szCs w:val="20"/>
              </w:rPr>
              <w:t>대상회사가</w:t>
            </w:r>
            <w:r w:rsidR="005335C7">
              <w:rPr>
                <w:rFonts w:cs="Times New Roman" w:hint="eastAsia"/>
                <w:sz w:val="20"/>
                <w:szCs w:val="20"/>
              </w:rPr>
              <w:t xml:space="preserve"> </w:t>
            </w:r>
            <w:r w:rsidR="005335C7">
              <w:rPr>
                <w:rFonts w:cs="Times New Roman" w:hint="eastAsia"/>
                <w:sz w:val="20"/>
                <w:szCs w:val="20"/>
              </w:rPr>
              <w:t>특별히</w:t>
            </w:r>
            <w:r w:rsidR="005335C7">
              <w:rPr>
                <w:rFonts w:cs="Times New Roman" w:hint="eastAsia"/>
                <w:sz w:val="20"/>
                <w:szCs w:val="20"/>
              </w:rPr>
              <w:t xml:space="preserve"> </w:t>
            </w:r>
            <w:r w:rsidR="005335C7">
              <w:rPr>
                <w:rFonts w:cs="Times New Roman" w:hint="eastAsia"/>
                <w:sz w:val="20"/>
                <w:szCs w:val="20"/>
              </w:rPr>
              <w:t>불이익을</w:t>
            </w:r>
            <w:r w:rsidR="005335C7">
              <w:rPr>
                <w:rFonts w:cs="Times New Roman" w:hint="eastAsia"/>
                <w:sz w:val="20"/>
                <w:szCs w:val="20"/>
              </w:rPr>
              <w:t xml:space="preserve"> </w:t>
            </w:r>
            <w:r w:rsidR="005335C7">
              <w:rPr>
                <w:rFonts w:cs="Times New Roman" w:hint="eastAsia"/>
                <w:sz w:val="20"/>
                <w:szCs w:val="20"/>
              </w:rPr>
              <w:t>가하지는</w:t>
            </w:r>
            <w:r w:rsidR="005335C7">
              <w:rPr>
                <w:rFonts w:cs="Times New Roman" w:hint="eastAsia"/>
                <w:sz w:val="20"/>
                <w:szCs w:val="20"/>
              </w:rPr>
              <w:t xml:space="preserve"> </w:t>
            </w:r>
            <w:r w:rsidR="005335C7">
              <w:rPr>
                <w:rFonts w:cs="Times New Roman" w:hint="eastAsia"/>
                <w:sz w:val="20"/>
                <w:szCs w:val="20"/>
              </w:rPr>
              <w:t>않는</w:t>
            </w:r>
            <w:r w:rsidR="005335C7">
              <w:rPr>
                <w:rFonts w:cs="Times New Roman" w:hint="eastAsia"/>
                <w:sz w:val="20"/>
                <w:szCs w:val="20"/>
              </w:rPr>
              <w:t xml:space="preserve"> </w:t>
            </w:r>
            <w:r w:rsidR="005335C7">
              <w:rPr>
                <w:rFonts w:cs="Times New Roman" w:hint="eastAsia"/>
                <w:sz w:val="20"/>
                <w:szCs w:val="20"/>
              </w:rPr>
              <w:t>것으로</w:t>
            </w:r>
            <w:r w:rsidR="005335C7">
              <w:rPr>
                <w:rFonts w:cs="Times New Roman" w:hint="eastAsia"/>
                <w:sz w:val="20"/>
                <w:szCs w:val="20"/>
              </w:rPr>
              <w:t xml:space="preserve"> </w:t>
            </w:r>
            <w:r w:rsidR="005335C7">
              <w:rPr>
                <w:rFonts w:cs="Times New Roman" w:hint="eastAsia"/>
                <w:sz w:val="20"/>
                <w:szCs w:val="20"/>
              </w:rPr>
              <w:t>보이는</w:t>
            </w:r>
            <w:r w:rsidR="005335C7">
              <w:rPr>
                <w:rFonts w:cs="Times New Roman" w:hint="eastAsia"/>
                <w:sz w:val="20"/>
                <w:szCs w:val="20"/>
              </w:rPr>
              <w:t xml:space="preserve"> </w:t>
            </w:r>
            <w:r w:rsidR="005335C7">
              <w:rPr>
                <w:rFonts w:cs="Times New Roman" w:hint="eastAsia"/>
                <w:sz w:val="20"/>
                <w:szCs w:val="20"/>
              </w:rPr>
              <w:t>점</w:t>
            </w:r>
            <w:r w:rsidR="005335C7">
              <w:rPr>
                <w:rFonts w:cs="Times New Roman" w:hint="eastAsia"/>
                <w:sz w:val="20"/>
                <w:szCs w:val="20"/>
              </w:rPr>
              <w:t xml:space="preserve">, </w:t>
            </w:r>
            <w:r w:rsidR="005335C7">
              <w:rPr>
                <w:rFonts w:cs="Times New Roman"/>
                <w:sz w:val="20"/>
                <w:szCs w:val="20"/>
              </w:rPr>
              <w:t>(</w:t>
            </w:r>
            <w:r w:rsidR="005335C7">
              <w:rPr>
                <w:rFonts w:cs="Times New Roman" w:hint="eastAsia"/>
                <w:sz w:val="20"/>
                <w:szCs w:val="20"/>
              </w:rPr>
              <w:t xml:space="preserve">v) </w:t>
            </w:r>
            <w:r w:rsidR="005335C7">
              <w:rPr>
                <w:rFonts w:cs="Times New Roman" w:hint="eastAsia"/>
                <w:sz w:val="20"/>
                <w:szCs w:val="20"/>
              </w:rPr>
              <w:t>업무시간과</w:t>
            </w:r>
            <w:r w:rsidR="005335C7">
              <w:rPr>
                <w:rFonts w:cs="Times New Roman" w:hint="eastAsia"/>
                <w:sz w:val="20"/>
                <w:szCs w:val="20"/>
              </w:rPr>
              <w:t xml:space="preserve"> </w:t>
            </w:r>
            <w:r w:rsidR="005335C7">
              <w:rPr>
                <w:rFonts w:cs="Times New Roman" w:hint="eastAsia"/>
                <w:sz w:val="20"/>
                <w:szCs w:val="20"/>
              </w:rPr>
              <w:t>장소의</w:t>
            </w:r>
            <w:r w:rsidR="005335C7">
              <w:rPr>
                <w:rFonts w:cs="Times New Roman" w:hint="eastAsia"/>
                <w:sz w:val="20"/>
                <w:szCs w:val="20"/>
              </w:rPr>
              <w:t xml:space="preserve"> </w:t>
            </w:r>
            <w:r w:rsidR="005335C7">
              <w:rPr>
                <w:rFonts w:cs="Times New Roman" w:hint="eastAsia"/>
                <w:sz w:val="20"/>
                <w:szCs w:val="20"/>
              </w:rPr>
              <w:t>경우</w:t>
            </w:r>
            <w:r w:rsidR="005335C7">
              <w:rPr>
                <w:rFonts w:cs="Times New Roman" w:hint="eastAsia"/>
                <w:sz w:val="20"/>
                <w:szCs w:val="20"/>
              </w:rPr>
              <w:t xml:space="preserve">, </w:t>
            </w:r>
            <w:r w:rsidR="005335C7">
              <w:rPr>
                <w:rFonts w:cs="Times New Roman" w:hint="eastAsia"/>
                <w:sz w:val="20"/>
                <w:szCs w:val="20"/>
              </w:rPr>
              <w:t>법인</w:t>
            </w:r>
            <w:r w:rsidR="005335C7">
              <w:rPr>
                <w:rFonts w:cs="Times New Roman" w:hint="eastAsia"/>
                <w:sz w:val="20"/>
                <w:szCs w:val="20"/>
              </w:rPr>
              <w:lastRenderedPageBreak/>
              <w:t>택시기사는</w:t>
            </w:r>
            <w:r w:rsidR="005335C7">
              <w:rPr>
                <w:rFonts w:cs="Times New Roman" w:hint="eastAsia"/>
                <w:sz w:val="20"/>
                <w:szCs w:val="20"/>
              </w:rPr>
              <w:t xml:space="preserve"> </w:t>
            </w:r>
            <w:r w:rsidR="005335C7">
              <w:rPr>
                <w:rFonts w:cs="Times New Roman" w:hint="eastAsia"/>
                <w:sz w:val="20"/>
                <w:szCs w:val="20"/>
              </w:rPr>
              <w:t>소속</w:t>
            </w:r>
            <w:r w:rsidR="005335C7">
              <w:rPr>
                <w:rFonts w:cs="Times New Roman" w:hint="eastAsia"/>
                <w:sz w:val="20"/>
                <w:szCs w:val="20"/>
              </w:rPr>
              <w:t xml:space="preserve"> </w:t>
            </w:r>
            <w:r w:rsidR="005335C7">
              <w:rPr>
                <w:rFonts w:cs="Times New Roman" w:hint="eastAsia"/>
                <w:sz w:val="20"/>
                <w:szCs w:val="20"/>
              </w:rPr>
              <w:t>법인에</w:t>
            </w:r>
            <w:r w:rsidR="005335C7">
              <w:rPr>
                <w:rFonts w:cs="Times New Roman" w:hint="eastAsia"/>
                <w:sz w:val="20"/>
                <w:szCs w:val="20"/>
              </w:rPr>
              <w:t xml:space="preserve"> </w:t>
            </w:r>
            <w:r w:rsidR="005335C7">
              <w:rPr>
                <w:rFonts w:cs="Times New Roman" w:hint="eastAsia"/>
                <w:sz w:val="20"/>
                <w:szCs w:val="20"/>
              </w:rPr>
              <w:t>의해</w:t>
            </w:r>
            <w:r w:rsidR="005335C7">
              <w:rPr>
                <w:rFonts w:cs="Times New Roman" w:hint="eastAsia"/>
                <w:sz w:val="20"/>
                <w:szCs w:val="20"/>
              </w:rPr>
              <w:t xml:space="preserve"> </w:t>
            </w:r>
            <w:r w:rsidR="005335C7">
              <w:rPr>
                <w:rFonts w:cs="Times New Roman" w:hint="eastAsia"/>
                <w:sz w:val="20"/>
                <w:szCs w:val="20"/>
              </w:rPr>
              <w:t>결정되고</w:t>
            </w:r>
            <w:r w:rsidR="005335C7">
              <w:rPr>
                <w:rFonts w:cs="Times New Roman" w:hint="eastAsia"/>
                <w:sz w:val="20"/>
                <w:szCs w:val="20"/>
              </w:rPr>
              <w:t xml:space="preserve"> </w:t>
            </w:r>
            <w:r w:rsidR="005335C7">
              <w:rPr>
                <w:rFonts w:cs="Times New Roman" w:hint="eastAsia"/>
                <w:sz w:val="20"/>
                <w:szCs w:val="20"/>
              </w:rPr>
              <w:t>개인택시기사는</w:t>
            </w:r>
            <w:r w:rsidR="005335C7">
              <w:rPr>
                <w:rFonts w:cs="Times New Roman" w:hint="eastAsia"/>
                <w:sz w:val="20"/>
                <w:szCs w:val="20"/>
              </w:rPr>
              <w:t xml:space="preserve"> </w:t>
            </w:r>
            <w:r w:rsidR="005335C7">
              <w:rPr>
                <w:rFonts w:cs="Times New Roman" w:hint="eastAsia"/>
                <w:sz w:val="20"/>
                <w:szCs w:val="20"/>
              </w:rPr>
              <w:t>개인사업자로서</w:t>
            </w:r>
            <w:r w:rsidR="005335C7">
              <w:rPr>
                <w:rFonts w:cs="Times New Roman" w:hint="eastAsia"/>
                <w:sz w:val="20"/>
                <w:szCs w:val="20"/>
              </w:rPr>
              <w:t xml:space="preserve"> </w:t>
            </w:r>
            <w:r w:rsidR="005335C7">
              <w:rPr>
                <w:rFonts w:cs="Times New Roman" w:hint="eastAsia"/>
                <w:sz w:val="20"/>
                <w:szCs w:val="20"/>
              </w:rPr>
              <w:t>스스로</w:t>
            </w:r>
            <w:r w:rsidR="005335C7">
              <w:rPr>
                <w:rFonts w:cs="Times New Roman" w:hint="eastAsia"/>
                <w:sz w:val="20"/>
                <w:szCs w:val="20"/>
              </w:rPr>
              <w:t xml:space="preserve"> </w:t>
            </w:r>
            <w:r w:rsidR="005335C7">
              <w:rPr>
                <w:rFonts w:cs="Times New Roman" w:hint="eastAsia"/>
                <w:sz w:val="20"/>
                <w:szCs w:val="20"/>
              </w:rPr>
              <w:t>결정하며</w:t>
            </w:r>
            <w:r w:rsidR="005335C7">
              <w:rPr>
                <w:rFonts w:cs="Times New Roman" w:hint="eastAsia"/>
                <w:sz w:val="20"/>
                <w:szCs w:val="20"/>
              </w:rPr>
              <w:t>,</w:t>
            </w:r>
            <w:r w:rsidR="005335C7">
              <w:rPr>
                <w:rFonts w:cs="Times New Roman"/>
                <w:sz w:val="20"/>
                <w:szCs w:val="20"/>
              </w:rPr>
              <w:t xml:space="preserve"> </w:t>
            </w:r>
            <w:r w:rsidR="005335C7">
              <w:rPr>
                <w:rFonts w:cs="Times New Roman" w:hint="eastAsia"/>
                <w:sz w:val="20"/>
                <w:szCs w:val="20"/>
              </w:rPr>
              <w:t>대상회사는</w:t>
            </w:r>
            <w:r w:rsidR="005335C7">
              <w:rPr>
                <w:rFonts w:cs="Times New Roman" w:hint="eastAsia"/>
                <w:sz w:val="20"/>
                <w:szCs w:val="20"/>
              </w:rPr>
              <w:t xml:space="preserve"> </w:t>
            </w:r>
            <w:r w:rsidR="005335C7">
              <w:rPr>
                <w:rFonts w:cs="Times New Roman" w:hint="eastAsia"/>
                <w:sz w:val="20"/>
                <w:szCs w:val="20"/>
              </w:rPr>
              <w:t>이에</w:t>
            </w:r>
            <w:r w:rsidR="005335C7">
              <w:rPr>
                <w:rFonts w:cs="Times New Roman" w:hint="eastAsia"/>
                <w:sz w:val="20"/>
                <w:szCs w:val="20"/>
              </w:rPr>
              <w:t xml:space="preserve"> </w:t>
            </w:r>
            <w:r w:rsidR="005335C7">
              <w:rPr>
                <w:rFonts w:cs="Times New Roman" w:hint="eastAsia"/>
                <w:sz w:val="20"/>
                <w:szCs w:val="20"/>
              </w:rPr>
              <w:t>대해</w:t>
            </w:r>
            <w:r w:rsidR="005335C7">
              <w:rPr>
                <w:rFonts w:cs="Times New Roman" w:hint="eastAsia"/>
                <w:sz w:val="20"/>
                <w:szCs w:val="20"/>
              </w:rPr>
              <w:t xml:space="preserve"> </w:t>
            </w:r>
            <w:r w:rsidR="005335C7">
              <w:rPr>
                <w:rFonts w:cs="Times New Roman" w:hint="eastAsia"/>
                <w:sz w:val="20"/>
                <w:szCs w:val="20"/>
              </w:rPr>
              <w:t>관여하지</w:t>
            </w:r>
            <w:r w:rsidR="005335C7">
              <w:rPr>
                <w:rFonts w:cs="Times New Roman" w:hint="eastAsia"/>
                <w:sz w:val="20"/>
                <w:szCs w:val="20"/>
              </w:rPr>
              <w:t xml:space="preserve"> </w:t>
            </w:r>
            <w:r w:rsidR="005335C7">
              <w:rPr>
                <w:rFonts w:cs="Times New Roman" w:hint="eastAsia"/>
                <w:sz w:val="20"/>
                <w:szCs w:val="20"/>
              </w:rPr>
              <w:t>않는</w:t>
            </w:r>
            <w:r w:rsidR="005335C7">
              <w:rPr>
                <w:rFonts w:cs="Times New Roman" w:hint="eastAsia"/>
                <w:sz w:val="20"/>
                <w:szCs w:val="20"/>
              </w:rPr>
              <w:t xml:space="preserve"> </w:t>
            </w:r>
            <w:r w:rsidR="005335C7">
              <w:rPr>
                <w:rFonts w:cs="Times New Roman" w:hint="eastAsia"/>
                <w:sz w:val="20"/>
                <w:szCs w:val="20"/>
              </w:rPr>
              <w:t>점</w:t>
            </w:r>
            <w:r w:rsidR="005335C7">
              <w:rPr>
                <w:rFonts w:cs="Times New Roman" w:hint="eastAsia"/>
                <w:sz w:val="20"/>
                <w:szCs w:val="20"/>
              </w:rPr>
              <w:t>,</w:t>
            </w:r>
            <w:r w:rsidR="005335C7">
              <w:rPr>
                <w:rFonts w:cs="Times New Roman"/>
                <w:sz w:val="20"/>
                <w:szCs w:val="20"/>
              </w:rPr>
              <w:t xml:space="preserve"> (vi) </w:t>
            </w:r>
            <w:r w:rsidR="005335C7">
              <w:rPr>
                <w:rFonts w:cs="Times New Roman" w:hint="eastAsia"/>
                <w:sz w:val="20"/>
                <w:szCs w:val="20"/>
              </w:rPr>
              <w:t>보수의</w:t>
            </w:r>
            <w:r w:rsidR="005335C7">
              <w:rPr>
                <w:rFonts w:cs="Times New Roman" w:hint="eastAsia"/>
                <w:sz w:val="20"/>
                <w:szCs w:val="20"/>
              </w:rPr>
              <w:t xml:space="preserve"> </w:t>
            </w:r>
            <w:r w:rsidR="005335C7">
              <w:rPr>
                <w:rFonts w:cs="Times New Roman" w:hint="eastAsia"/>
                <w:sz w:val="20"/>
                <w:szCs w:val="20"/>
              </w:rPr>
              <w:t>경우</w:t>
            </w:r>
            <w:r w:rsidR="005335C7">
              <w:rPr>
                <w:rFonts w:cs="Times New Roman" w:hint="eastAsia"/>
                <w:sz w:val="20"/>
                <w:szCs w:val="20"/>
              </w:rPr>
              <w:t>,</w:t>
            </w:r>
            <w:r w:rsidR="005335C7">
              <w:rPr>
                <w:rFonts w:cs="Times New Roman"/>
                <w:sz w:val="20"/>
                <w:szCs w:val="20"/>
              </w:rPr>
              <w:t xml:space="preserve"> </w:t>
            </w:r>
            <w:r w:rsidR="005335C7">
              <w:rPr>
                <w:rFonts w:cs="Times New Roman" w:hint="eastAsia"/>
                <w:sz w:val="20"/>
                <w:szCs w:val="20"/>
              </w:rPr>
              <w:t>법인택시기사는</w:t>
            </w:r>
            <w:r w:rsidR="005335C7">
              <w:rPr>
                <w:rFonts w:cs="Times New Roman" w:hint="eastAsia"/>
                <w:sz w:val="20"/>
                <w:szCs w:val="20"/>
              </w:rPr>
              <w:t xml:space="preserve"> </w:t>
            </w:r>
            <w:r w:rsidR="005335C7">
              <w:rPr>
                <w:rFonts w:cs="Times New Roman" w:hint="eastAsia"/>
                <w:sz w:val="20"/>
                <w:szCs w:val="20"/>
              </w:rPr>
              <w:t>소속</w:t>
            </w:r>
            <w:r w:rsidR="005335C7">
              <w:rPr>
                <w:rFonts w:cs="Times New Roman" w:hint="eastAsia"/>
                <w:sz w:val="20"/>
                <w:szCs w:val="20"/>
              </w:rPr>
              <w:t xml:space="preserve"> </w:t>
            </w:r>
            <w:r w:rsidR="005335C7">
              <w:rPr>
                <w:rFonts w:cs="Times New Roman" w:hint="eastAsia"/>
                <w:sz w:val="20"/>
                <w:szCs w:val="20"/>
              </w:rPr>
              <w:t>법인으로부터</w:t>
            </w:r>
            <w:r w:rsidR="005335C7">
              <w:rPr>
                <w:rFonts w:cs="Times New Roman" w:hint="eastAsia"/>
                <w:sz w:val="20"/>
                <w:szCs w:val="20"/>
              </w:rPr>
              <w:t xml:space="preserve"> </w:t>
            </w:r>
            <w:r w:rsidR="005335C7">
              <w:rPr>
                <w:rFonts w:cs="Times New Roman" w:hint="eastAsia"/>
                <w:sz w:val="20"/>
                <w:szCs w:val="20"/>
              </w:rPr>
              <w:t>지급받으며</w:t>
            </w:r>
            <w:r w:rsidR="005335C7">
              <w:rPr>
                <w:rFonts w:cs="Times New Roman" w:hint="eastAsia"/>
                <w:sz w:val="20"/>
                <w:szCs w:val="20"/>
              </w:rPr>
              <w:t xml:space="preserve">, </w:t>
            </w:r>
            <w:r w:rsidR="005335C7">
              <w:rPr>
                <w:rFonts w:cs="Times New Roman" w:hint="eastAsia"/>
                <w:sz w:val="20"/>
                <w:szCs w:val="20"/>
              </w:rPr>
              <w:t>개인택시기사는</w:t>
            </w:r>
            <w:r w:rsidR="005335C7">
              <w:rPr>
                <w:rFonts w:cs="Times New Roman" w:hint="eastAsia"/>
                <w:sz w:val="20"/>
                <w:szCs w:val="20"/>
              </w:rPr>
              <w:t xml:space="preserve"> </w:t>
            </w:r>
            <w:r w:rsidR="005335C7">
              <w:rPr>
                <w:rFonts w:cs="Times New Roman" w:hint="eastAsia"/>
                <w:sz w:val="20"/>
                <w:szCs w:val="20"/>
              </w:rPr>
              <w:t>이용</w:t>
            </w:r>
            <w:r w:rsidR="005335C7">
              <w:rPr>
                <w:rFonts w:cs="Times New Roman" w:hint="eastAsia"/>
                <w:sz w:val="20"/>
                <w:szCs w:val="20"/>
              </w:rPr>
              <w:t xml:space="preserve"> </w:t>
            </w:r>
            <w:r w:rsidR="005335C7">
              <w:rPr>
                <w:rFonts w:cs="Times New Roman" w:hint="eastAsia"/>
                <w:sz w:val="20"/>
                <w:szCs w:val="20"/>
              </w:rPr>
              <w:t>고객으로부터</w:t>
            </w:r>
            <w:r w:rsidR="005335C7">
              <w:rPr>
                <w:rFonts w:cs="Times New Roman" w:hint="eastAsia"/>
                <w:sz w:val="20"/>
                <w:szCs w:val="20"/>
              </w:rPr>
              <w:t xml:space="preserve"> </w:t>
            </w:r>
            <w:r w:rsidR="005335C7">
              <w:rPr>
                <w:rFonts w:cs="Times New Roman" w:hint="eastAsia"/>
                <w:sz w:val="20"/>
                <w:szCs w:val="20"/>
              </w:rPr>
              <w:t>지급받는</w:t>
            </w:r>
            <w:r w:rsidR="005335C7">
              <w:rPr>
                <w:rFonts w:cs="Times New Roman" w:hint="eastAsia"/>
                <w:sz w:val="20"/>
                <w:szCs w:val="20"/>
              </w:rPr>
              <w:t xml:space="preserve"> </w:t>
            </w:r>
            <w:r w:rsidR="005335C7">
              <w:rPr>
                <w:rFonts w:cs="Times New Roman" w:hint="eastAsia"/>
                <w:sz w:val="20"/>
                <w:szCs w:val="20"/>
              </w:rPr>
              <w:t>점</w:t>
            </w:r>
            <w:r w:rsidR="005335C7">
              <w:rPr>
                <w:rFonts w:cs="Times New Roman" w:hint="eastAsia"/>
                <w:sz w:val="20"/>
                <w:szCs w:val="20"/>
              </w:rPr>
              <w:t xml:space="preserve"> </w:t>
            </w:r>
            <w:r w:rsidR="005335C7">
              <w:rPr>
                <w:rFonts w:cs="Times New Roman" w:hint="eastAsia"/>
                <w:sz w:val="20"/>
                <w:szCs w:val="20"/>
              </w:rPr>
              <w:t>등을</w:t>
            </w:r>
            <w:r w:rsidR="005335C7">
              <w:rPr>
                <w:rFonts w:cs="Times New Roman"/>
                <w:sz w:val="20"/>
                <w:szCs w:val="20"/>
              </w:rPr>
              <w:t xml:space="preserve"> </w:t>
            </w:r>
            <w:r w:rsidR="005335C7">
              <w:rPr>
                <w:rFonts w:cs="Times New Roman" w:hint="eastAsia"/>
                <w:sz w:val="20"/>
                <w:szCs w:val="20"/>
              </w:rPr>
              <w:t>종합적으로</w:t>
            </w:r>
            <w:r w:rsidR="005335C7">
              <w:rPr>
                <w:rFonts w:cs="Times New Roman" w:hint="eastAsia"/>
                <w:sz w:val="20"/>
                <w:szCs w:val="20"/>
              </w:rPr>
              <w:t xml:space="preserve"> </w:t>
            </w:r>
            <w:r w:rsidR="005335C7">
              <w:rPr>
                <w:rFonts w:cs="Times New Roman" w:hint="eastAsia"/>
                <w:sz w:val="20"/>
                <w:szCs w:val="20"/>
              </w:rPr>
              <w:t>고려하여</w:t>
            </w:r>
            <w:r w:rsidR="005335C7">
              <w:rPr>
                <w:rFonts w:cs="Times New Roman" w:hint="eastAsia"/>
                <w:sz w:val="20"/>
                <w:szCs w:val="20"/>
              </w:rPr>
              <w:t xml:space="preserve"> </w:t>
            </w:r>
            <w:r w:rsidR="005335C7">
              <w:rPr>
                <w:rFonts w:cs="Times New Roman" w:hint="eastAsia"/>
                <w:sz w:val="20"/>
                <w:szCs w:val="20"/>
              </w:rPr>
              <w:t>볼</w:t>
            </w:r>
            <w:r w:rsidR="005335C7">
              <w:rPr>
                <w:rFonts w:cs="Times New Roman" w:hint="eastAsia"/>
                <w:sz w:val="20"/>
                <w:szCs w:val="20"/>
              </w:rPr>
              <w:t xml:space="preserve"> </w:t>
            </w:r>
            <w:r w:rsidR="005335C7">
              <w:rPr>
                <w:rFonts w:cs="Times New Roman" w:hint="eastAsia"/>
                <w:sz w:val="20"/>
                <w:szCs w:val="20"/>
              </w:rPr>
              <w:t>때</w:t>
            </w:r>
            <w:r w:rsidR="005335C7">
              <w:rPr>
                <w:rFonts w:cs="Times New Roman" w:hint="eastAsia"/>
                <w:sz w:val="20"/>
                <w:szCs w:val="20"/>
              </w:rPr>
              <w:t xml:space="preserve">, </w:t>
            </w:r>
            <w:r w:rsidR="005335C7">
              <w:rPr>
                <w:rFonts w:cs="Times New Roman" w:hint="eastAsia"/>
                <w:sz w:val="20"/>
                <w:szCs w:val="20"/>
              </w:rPr>
              <w:t>근로기준법상</w:t>
            </w:r>
            <w:r w:rsidR="005335C7">
              <w:rPr>
                <w:rFonts w:cs="Times New Roman" w:hint="eastAsia"/>
                <w:sz w:val="20"/>
                <w:szCs w:val="20"/>
              </w:rPr>
              <w:t xml:space="preserve"> </w:t>
            </w:r>
            <w:r w:rsidR="005335C7">
              <w:rPr>
                <w:rFonts w:cs="Times New Roman" w:hint="eastAsia"/>
                <w:sz w:val="20"/>
                <w:szCs w:val="20"/>
              </w:rPr>
              <w:t>근로자성이</w:t>
            </w:r>
            <w:r w:rsidR="005335C7">
              <w:rPr>
                <w:rFonts w:cs="Times New Roman" w:hint="eastAsia"/>
                <w:sz w:val="20"/>
                <w:szCs w:val="20"/>
              </w:rPr>
              <w:t xml:space="preserve"> </w:t>
            </w:r>
            <w:r w:rsidR="00BE7B47">
              <w:rPr>
                <w:rFonts w:cs="Times New Roman" w:hint="eastAsia"/>
                <w:sz w:val="20"/>
                <w:szCs w:val="20"/>
              </w:rPr>
              <w:t>인정될</w:t>
            </w:r>
            <w:r w:rsidR="00BE7B47">
              <w:rPr>
                <w:rFonts w:cs="Times New Roman" w:hint="eastAsia"/>
                <w:sz w:val="20"/>
                <w:szCs w:val="20"/>
              </w:rPr>
              <w:t xml:space="preserve"> </w:t>
            </w:r>
            <w:r w:rsidR="00BE7B47">
              <w:rPr>
                <w:rFonts w:cs="Times New Roman" w:hint="eastAsia"/>
                <w:sz w:val="20"/>
                <w:szCs w:val="20"/>
              </w:rPr>
              <w:t>가능성은</w:t>
            </w:r>
            <w:r w:rsidR="00BE7B47">
              <w:rPr>
                <w:rFonts w:cs="Times New Roman" w:hint="eastAsia"/>
                <w:sz w:val="20"/>
                <w:szCs w:val="20"/>
              </w:rPr>
              <w:t xml:space="preserve"> </w:t>
            </w:r>
            <w:r w:rsidR="00BE7B47">
              <w:rPr>
                <w:rFonts w:cs="Times New Roman" w:hint="eastAsia"/>
                <w:sz w:val="20"/>
                <w:szCs w:val="20"/>
              </w:rPr>
              <w:t>높지</w:t>
            </w:r>
            <w:r w:rsidR="00BE7B47">
              <w:rPr>
                <w:rFonts w:cs="Times New Roman" w:hint="eastAsia"/>
                <w:sz w:val="20"/>
                <w:szCs w:val="20"/>
              </w:rPr>
              <w:t xml:space="preserve"> </w:t>
            </w:r>
            <w:r w:rsidR="00BE7B47">
              <w:rPr>
                <w:rFonts w:cs="Times New Roman" w:hint="eastAsia"/>
                <w:sz w:val="20"/>
                <w:szCs w:val="20"/>
              </w:rPr>
              <w:t>않을</w:t>
            </w:r>
            <w:r w:rsidR="00BE7B47">
              <w:rPr>
                <w:rFonts w:cs="Times New Roman" w:hint="eastAsia"/>
                <w:sz w:val="20"/>
                <w:szCs w:val="20"/>
              </w:rPr>
              <w:t xml:space="preserve"> </w:t>
            </w:r>
            <w:r w:rsidR="005335C7">
              <w:rPr>
                <w:rFonts w:cs="Times New Roman" w:hint="eastAsia"/>
                <w:sz w:val="20"/>
                <w:szCs w:val="20"/>
              </w:rPr>
              <w:t>것으로</w:t>
            </w:r>
            <w:r w:rsidR="005335C7">
              <w:rPr>
                <w:rFonts w:cs="Times New Roman" w:hint="eastAsia"/>
                <w:sz w:val="20"/>
                <w:szCs w:val="20"/>
              </w:rPr>
              <w:t xml:space="preserve"> </w:t>
            </w:r>
            <w:r w:rsidR="005335C7">
              <w:rPr>
                <w:rFonts w:cs="Times New Roman" w:hint="eastAsia"/>
                <w:sz w:val="20"/>
                <w:szCs w:val="20"/>
              </w:rPr>
              <w:t>판단됨</w:t>
            </w:r>
            <w:r w:rsidR="005335C7">
              <w:rPr>
                <w:rFonts w:cs="Times New Roman" w:hint="eastAsia"/>
                <w:sz w:val="20"/>
                <w:szCs w:val="20"/>
              </w:rPr>
              <w:t>.</w:t>
            </w:r>
          </w:p>
        </w:tc>
        <w:tc>
          <w:tcPr>
            <w:tcW w:w="27" w:type="pct"/>
            <w:tcBorders>
              <w:top w:val="nil"/>
              <w:bottom w:val="nil"/>
            </w:tcBorders>
          </w:tcPr>
          <w:p w14:paraId="2533EA09"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53A6327C" w14:textId="611342A7" w:rsidR="005335C7" w:rsidRPr="009A2958" w:rsidRDefault="00235E8A" w:rsidP="00CE3DB5">
            <w:pPr>
              <w:pStyle w:val="a8"/>
              <w:widowControl/>
              <w:numPr>
                <w:ilvl w:val="0"/>
                <w:numId w:val="2"/>
              </w:numPr>
              <w:spacing w:before="40" w:after="120" w:line="276" w:lineRule="auto"/>
              <w:rPr>
                <w:rFonts w:cs="Times New Roman"/>
                <w:sz w:val="20"/>
                <w:szCs w:val="20"/>
              </w:rPr>
            </w:pPr>
            <w:r w:rsidRPr="009A2958">
              <w:rPr>
                <w:rFonts w:cs="Times New Roman"/>
                <w:sz w:val="20"/>
                <w:szCs w:val="20"/>
              </w:rPr>
              <w:t>현재로서는</w:t>
            </w:r>
            <w:r w:rsidRPr="009A2958">
              <w:rPr>
                <w:rFonts w:cs="Times New Roman"/>
                <w:sz w:val="20"/>
                <w:szCs w:val="20"/>
              </w:rPr>
              <w:t xml:space="preserve"> </w:t>
            </w:r>
            <w:r>
              <w:rPr>
                <w:rFonts w:cs="Times New Roman" w:hint="eastAsia"/>
                <w:sz w:val="20"/>
                <w:szCs w:val="20"/>
              </w:rPr>
              <w:t>가맹택시</w:t>
            </w:r>
            <w:r w:rsidRPr="009A2958">
              <w:rPr>
                <w:rFonts w:cs="Times New Roman"/>
                <w:sz w:val="20"/>
                <w:szCs w:val="20"/>
              </w:rPr>
              <w:t>기사의</w:t>
            </w:r>
            <w:r w:rsidRPr="009A2958">
              <w:rPr>
                <w:rFonts w:cs="Times New Roman"/>
                <w:sz w:val="20"/>
                <w:szCs w:val="20"/>
              </w:rPr>
              <w:t xml:space="preserve"> </w:t>
            </w:r>
            <w:r w:rsidRPr="009A2958">
              <w:rPr>
                <w:rFonts w:cs="Times New Roman"/>
                <w:sz w:val="20"/>
                <w:szCs w:val="20"/>
              </w:rPr>
              <w:t>근로기준법상</w:t>
            </w:r>
            <w:r w:rsidRPr="009A2958">
              <w:rPr>
                <w:rFonts w:cs="Times New Roman"/>
                <w:sz w:val="20"/>
                <w:szCs w:val="20"/>
              </w:rPr>
              <w:t xml:space="preserve"> </w:t>
            </w:r>
            <w:r w:rsidRPr="009A2958">
              <w:rPr>
                <w:rFonts w:cs="Times New Roman"/>
                <w:sz w:val="20"/>
                <w:szCs w:val="20"/>
              </w:rPr>
              <w:t>근로자성이</w:t>
            </w:r>
            <w:r w:rsidRPr="009A2958">
              <w:rPr>
                <w:rFonts w:cs="Times New Roman"/>
                <w:sz w:val="20"/>
                <w:szCs w:val="20"/>
              </w:rPr>
              <w:t xml:space="preserve"> </w:t>
            </w:r>
            <w:r w:rsidRPr="009A2958">
              <w:rPr>
                <w:rFonts w:cs="Times New Roman"/>
                <w:sz w:val="20"/>
                <w:szCs w:val="20"/>
              </w:rPr>
              <w:t>인정</w:t>
            </w:r>
            <w:r>
              <w:rPr>
                <w:rFonts w:cs="Times New Roman" w:hint="eastAsia"/>
                <w:sz w:val="20"/>
                <w:szCs w:val="20"/>
              </w:rPr>
              <w:t>될</w:t>
            </w:r>
            <w:r w:rsidRPr="009A2958">
              <w:rPr>
                <w:rFonts w:cs="Times New Roman"/>
                <w:sz w:val="20"/>
                <w:szCs w:val="20"/>
              </w:rPr>
              <w:t xml:space="preserve"> </w:t>
            </w:r>
            <w:r w:rsidRPr="009A2958">
              <w:rPr>
                <w:rFonts w:cs="Times New Roman"/>
                <w:sz w:val="20"/>
                <w:szCs w:val="20"/>
              </w:rPr>
              <w:t>가능성은</w:t>
            </w:r>
            <w:r w:rsidRPr="009A2958">
              <w:rPr>
                <w:rFonts w:cs="Times New Roman"/>
                <w:sz w:val="20"/>
                <w:szCs w:val="20"/>
              </w:rPr>
              <w:t xml:space="preserve"> </w:t>
            </w:r>
            <w:r w:rsidRPr="009A2958">
              <w:rPr>
                <w:rFonts w:cs="Times New Roman"/>
                <w:sz w:val="20"/>
                <w:szCs w:val="20"/>
              </w:rPr>
              <w:t>높지</w:t>
            </w:r>
            <w:r w:rsidRPr="009A2958">
              <w:rPr>
                <w:rFonts w:cs="Times New Roman"/>
                <w:sz w:val="20"/>
                <w:szCs w:val="20"/>
              </w:rPr>
              <w:t xml:space="preserve"> </w:t>
            </w:r>
            <w:r w:rsidRPr="009A2958">
              <w:rPr>
                <w:rFonts w:cs="Times New Roman"/>
                <w:sz w:val="20"/>
                <w:szCs w:val="20"/>
              </w:rPr>
              <w:t>않아</w:t>
            </w:r>
            <w:r w:rsidRPr="009A2958">
              <w:rPr>
                <w:rFonts w:cs="Times New Roman"/>
                <w:sz w:val="20"/>
                <w:szCs w:val="20"/>
              </w:rPr>
              <w:t xml:space="preserve"> </w:t>
            </w:r>
            <w:r w:rsidRPr="009A2958">
              <w:rPr>
                <w:rFonts w:cs="Times New Roman"/>
                <w:sz w:val="20"/>
                <w:szCs w:val="20"/>
              </w:rPr>
              <w:t>보이나</w:t>
            </w:r>
            <w:r w:rsidRPr="009A2958">
              <w:rPr>
                <w:rFonts w:cs="Times New Roman"/>
                <w:sz w:val="20"/>
                <w:szCs w:val="20"/>
              </w:rPr>
              <w:t xml:space="preserve">, </w:t>
            </w:r>
            <w:r w:rsidRPr="009A2958">
              <w:rPr>
                <w:rFonts w:cs="Times New Roman"/>
                <w:sz w:val="20"/>
                <w:szCs w:val="20"/>
              </w:rPr>
              <w:t>대리기사</w:t>
            </w:r>
            <w:r>
              <w:rPr>
                <w:rFonts w:cs="Times New Roman" w:hint="eastAsia"/>
                <w:sz w:val="20"/>
                <w:szCs w:val="20"/>
              </w:rPr>
              <w:t>와</w:t>
            </w:r>
            <w:r>
              <w:rPr>
                <w:rFonts w:cs="Times New Roman" w:hint="eastAsia"/>
                <w:sz w:val="20"/>
                <w:szCs w:val="20"/>
              </w:rPr>
              <w:t xml:space="preserve"> </w:t>
            </w:r>
            <w:r>
              <w:rPr>
                <w:rFonts w:cs="Times New Roman" w:hint="eastAsia"/>
                <w:sz w:val="20"/>
                <w:szCs w:val="20"/>
              </w:rPr>
              <w:t>마찬가지로</w:t>
            </w:r>
            <w:r>
              <w:rPr>
                <w:rFonts w:cs="Times New Roman" w:hint="eastAsia"/>
                <w:sz w:val="20"/>
                <w:szCs w:val="20"/>
              </w:rPr>
              <w:t xml:space="preserve"> </w:t>
            </w:r>
            <w:r>
              <w:rPr>
                <w:rFonts w:cs="Times New Roman" w:hint="eastAsia"/>
                <w:sz w:val="20"/>
                <w:szCs w:val="20"/>
              </w:rPr>
              <w:t>가맹택시기사</w:t>
            </w:r>
            <w:r w:rsidRPr="009A2958">
              <w:rPr>
                <w:rFonts w:cs="Times New Roman"/>
                <w:sz w:val="20"/>
                <w:szCs w:val="20"/>
              </w:rPr>
              <w:t>가</w:t>
            </w:r>
            <w:r w:rsidRPr="009A2958">
              <w:rPr>
                <w:rFonts w:cs="Times New Roman"/>
                <w:sz w:val="20"/>
                <w:szCs w:val="20"/>
              </w:rPr>
              <w:t xml:space="preserve"> </w:t>
            </w:r>
            <w:r w:rsidRPr="009A2958">
              <w:rPr>
                <w:rFonts w:cs="Times New Roman"/>
                <w:sz w:val="20"/>
                <w:szCs w:val="20"/>
              </w:rPr>
              <w:t>근로기준법상</w:t>
            </w:r>
            <w:r w:rsidRPr="009A2958">
              <w:rPr>
                <w:rFonts w:cs="Times New Roman"/>
                <w:sz w:val="20"/>
                <w:szCs w:val="20"/>
              </w:rPr>
              <w:t xml:space="preserve"> </w:t>
            </w:r>
            <w:r w:rsidRPr="009A2958">
              <w:rPr>
                <w:rFonts w:cs="Times New Roman"/>
                <w:sz w:val="20"/>
                <w:szCs w:val="20"/>
              </w:rPr>
              <w:t>근로자로</w:t>
            </w:r>
            <w:r w:rsidRPr="009A2958">
              <w:rPr>
                <w:rFonts w:cs="Times New Roman"/>
                <w:sz w:val="20"/>
                <w:szCs w:val="20"/>
              </w:rPr>
              <w:t xml:space="preserve"> </w:t>
            </w:r>
            <w:r w:rsidRPr="009A2958">
              <w:rPr>
                <w:rFonts w:cs="Times New Roman"/>
                <w:sz w:val="20"/>
                <w:szCs w:val="20"/>
              </w:rPr>
              <w:t>인정될</w:t>
            </w:r>
            <w:r w:rsidRPr="009A2958">
              <w:rPr>
                <w:rFonts w:cs="Times New Roman"/>
                <w:sz w:val="20"/>
                <w:szCs w:val="20"/>
              </w:rPr>
              <w:t xml:space="preserve"> </w:t>
            </w:r>
            <w:r w:rsidRPr="009A2958">
              <w:rPr>
                <w:rFonts w:cs="Times New Roman"/>
                <w:sz w:val="20"/>
                <w:szCs w:val="20"/>
              </w:rPr>
              <w:t>경우</w:t>
            </w:r>
            <w:r w:rsidRPr="009A2958">
              <w:rPr>
                <w:rFonts w:cs="Times New Roman"/>
                <w:sz w:val="20"/>
                <w:szCs w:val="20"/>
              </w:rPr>
              <w:t>,</w:t>
            </w:r>
            <w:r w:rsidR="00CE3DB5" w:rsidRPr="009A2958">
              <w:rPr>
                <w:rFonts w:cs="Times New Roman"/>
                <w:sz w:val="20"/>
                <w:szCs w:val="20"/>
              </w:rPr>
              <w:t xml:space="preserve"> </w:t>
            </w:r>
            <w:r w:rsidR="00CE3DB5" w:rsidRPr="009A2958">
              <w:rPr>
                <w:rFonts w:cs="Times New Roman"/>
                <w:sz w:val="20"/>
                <w:szCs w:val="20"/>
              </w:rPr>
              <w:t>최저임금</w:t>
            </w:r>
            <w:r w:rsidR="00CE3DB5" w:rsidRPr="009A2958">
              <w:rPr>
                <w:rFonts w:cs="Times New Roman"/>
                <w:sz w:val="20"/>
                <w:szCs w:val="20"/>
              </w:rPr>
              <w:t xml:space="preserve"> </w:t>
            </w:r>
            <w:r w:rsidR="00CE3DB5" w:rsidRPr="009A2958">
              <w:rPr>
                <w:rFonts w:cs="Times New Roman"/>
                <w:sz w:val="20"/>
                <w:szCs w:val="20"/>
              </w:rPr>
              <w:t>이상의</w:t>
            </w:r>
            <w:r w:rsidR="00CE3DB5" w:rsidRPr="009A2958">
              <w:rPr>
                <w:rFonts w:cs="Times New Roman"/>
                <w:sz w:val="20"/>
                <w:szCs w:val="20"/>
              </w:rPr>
              <w:t xml:space="preserve"> </w:t>
            </w:r>
            <w:r w:rsidR="00CE3DB5" w:rsidRPr="009A2958">
              <w:rPr>
                <w:rFonts w:cs="Times New Roman"/>
                <w:sz w:val="20"/>
                <w:szCs w:val="20"/>
              </w:rPr>
              <w:t>임금</w:t>
            </w:r>
            <w:r w:rsidR="00CE3DB5" w:rsidRPr="009A2958">
              <w:rPr>
                <w:rFonts w:cs="Times New Roman"/>
                <w:sz w:val="20"/>
                <w:szCs w:val="20"/>
              </w:rPr>
              <w:t xml:space="preserve">, </w:t>
            </w:r>
            <w:r w:rsidR="00CE3DB5" w:rsidRPr="009A2958">
              <w:rPr>
                <w:rFonts w:cs="Times New Roman"/>
                <w:sz w:val="20"/>
                <w:szCs w:val="20"/>
              </w:rPr>
              <w:t>각종</w:t>
            </w:r>
            <w:r w:rsidR="00CE3DB5" w:rsidRPr="009A2958">
              <w:rPr>
                <w:rFonts w:cs="Times New Roman"/>
                <w:sz w:val="20"/>
                <w:szCs w:val="20"/>
              </w:rPr>
              <w:t xml:space="preserve"> </w:t>
            </w:r>
            <w:r w:rsidR="00CE3DB5" w:rsidRPr="009A2958">
              <w:rPr>
                <w:rFonts w:cs="Times New Roman"/>
                <w:sz w:val="20"/>
                <w:szCs w:val="20"/>
              </w:rPr>
              <w:t>법정수당</w:t>
            </w:r>
            <w:r w:rsidR="00CE3DB5" w:rsidRPr="009A2958">
              <w:rPr>
                <w:rFonts w:cs="Times New Roman"/>
                <w:sz w:val="20"/>
                <w:szCs w:val="20"/>
              </w:rPr>
              <w:lastRenderedPageBreak/>
              <w:t>(</w:t>
            </w:r>
            <w:r w:rsidR="00CE3DB5" w:rsidRPr="009A2958">
              <w:rPr>
                <w:rFonts w:cs="Times New Roman"/>
                <w:sz w:val="20"/>
                <w:szCs w:val="20"/>
              </w:rPr>
              <w:t>연장</w:t>
            </w:r>
            <w:r w:rsidR="00CE3DB5" w:rsidRPr="009A2958">
              <w:rPr>
                <w:rFonts w:cs="Times New Roman"/>
                <w:sz w:val="20"/>
                <w:szCs w:val="20"/>
              </w:rPr>
              <w:sym w:font="Wingdings" w:char="F09E"/>
            </w:r>
            <w:r w:rsidR="00CE3DB5" w:rsidRPr="009A2958">
              <w:rPr>
                <w:rFonts w:cs="Times New Roman"/>
                <w:sz w:val="20"/>
                <w:szCs w:val="20"/>
              </w:rPr>
              <w:t>야간</w:t>
            </w:r>
            <w:r w:rsidR="00CE3DB5" w:rsidRPr="009A2958">
              <w:rPr>
                <w:rFonts w:cs="Times New Roman"/>
                <w:sz w:val="20"/>
                <w:szCs w:val="20"/>
              </w:rPr>
              <w:sym w:font="Wingdings" w:char="F09E"/>
            </w:r>
            <w:r w:rsidR="00CE3DB5" w:rsidRPr="009A2958">
              <w:rPr>
                <w:rFonts w:cs="Times New Roman"/>
                <w:sz w:val="20"/>
                <w:szCs w:val="20"/>
              </w:rPr>
              <w:t>휴일근로수당</w:t>
            </w:r>
            <w:r w:rsidR="00CE3DB5" w:rsidRPr="009A2958">
              <w:rPr>
                <w:rFonts w:cs="Times New Roman"/>
                <w:sz w:val="20"/>
                <w:szCs w:val="20"/>
              </w:rPr>
              <w:t xml:space="preserve">, </w:t>
            </w:r>
            <w:r w:rsidR="00CE3DB5" w:rsidRPr="009A2958">
              <w:rPr>
                <w:rFonts w:cs="Times New Roman"/>
                <w:sz w:val="20"/>
                <w:szCs w:val="20"/>
              </w:rPr>
              <w:t>미사용연차휴가수당</w:t>
            </w:r>
            <w:r w:rsidR="00CE3DB5" w:rsidRPr="009A2958">
              <w:rPr>
                <w:rFonts w:cs="Times New Roman"/>
                <w:sz w:val="20"/>
                <w:szCs w:val="20"/>
              </w:rPr>
              <w:t xml:space="preserve">, </w:t>
            </w:r>
            <w:r w:rsidR="00CE3DB5" w:rsidRPr="009A2958">
              <w:rPr>
                <w:rFonts w:cs="Times New Roman"/>
                <w:sz w:val="20"/>
                <w:szCs w:val="20"/>
              </w:rPr>
              <w:t>주휴수당</w:t>
            </w:r>
            <w:r w:rsidR="00CE3DB5" w:rsidRPr="009A2958">
              <w:rPr>
                <w:rFonts w:cs="Times New Roman"/>
                <w:sz w:val="20"/>
                <w:szCs w:val="20"/>
              </w:rPr>
              <w:t xml:space="preserve"> </w:t>
            </w:r>
            <w:r w:rsidR="00CE3DB5" w:rsidRPr="009A2958">
              <w:rPr>
                <w:rFonts w:cs="Times New Roman"/>
                <w:sz w:val="20"/>
                <w:szCs w:val="20"/>
              </w:rPr>
              <w:t>등</w:t>
            </w:r>
            <w:r w:rsidR="00CE3DB5" w:rsidRPr="009A2958">
              <w:rPr>
                <w:rFonts w:cs="Times New Roman"/>
                <w:sz w:val="20"/>
                <w:szCs w:val="20"/>
              </w:rPr>
              <w:t xml:space="preserve">), </w:t>
            </w:r>
            <w:r w:rsidR="00CE3DB5" w:rsidRPr="009A2958">
              <w:rPr>
                <w:rFonts w:cs="Times New Roman"/>
                <w:sz w:val="20"/>
                <w:szCs w:val="20"/>
              </w:rPr>
              <w:t>퇴직급여를</w:t>
            </w:r>
            <w:r w:rsidR="00CE3DB5" w:rsidRPr="009A2958">
              <w:rPr>
                <w:rFonts w:cs="Times New Roman"/>
                <w:sz w:val="20"/>
                <w:szCs w:val="20"/>
              </w:rPr>
              <w:t xml:space="preserve"> </w:t>
            </w:r>
            <w:r w:rsidR="00CE3DB5" w:rsidRPr="009A2958">
              <w:rPr>
                <w:rFonts w:cs="Times New Roman"/>
                <w:sz w:val="20"/>
                <w:szCs w:val="20"/>
              </w:rPr>
              <w:t>지급하여야</w:t>
            </w:r>
            <w:r w:rsidR="00CE3DB5" w:rsidRPr="009A2958">
              <w:rPr>
                <w:rFonts w:cs="Times New Roman"/>
                <w:sz w:val="20"/>
                <w:szCs w:val="20"/>
              </w:rPr>
              <w:t xml:space="preserve"> </w:t>
            </w:r>
            <w:r w:rsidR="00CE3DB5" w:rsidRPr="009A2958">
              <w:rPr>
                <w:rFonts w:cs="Times New Roman"/>
                <w:sz w:val="20"/>
                <w:szCs w:val="20"/>
              </w:rPr>
              <w:t>하며</w:t>
            </w:r>
            <w:r w:rsidR="00CE3DB5" w:rsidRPr="009A2958">
              <w:rPr>
                <w:rFonts w:cs="Times New Roman"/>
                <w:sz w:val="20"/>
                <w:szCs w:val="20"/>
              </w:rPr>
              <w:t>, 4</w:t>
            </w:r>
            <w:r w:rsidR="00CE3DB5" w:rsidRPr="009A2958">
              <w:rPr>
                <w:rFonts w:cs="Times New Roman"/>
                <w:sz w:val="20"/>
                <w:szCs w:val="20"/>
              </w:rPr>
              <w:t>대</w:t>
            </w:r>
            <w:r w:rsidR="00CE3DB5" w:rsidRPr="009A2958">
              <w:rPr>
                <w:rFonts w:cs="Times New Roman"/>
                <w:sz w:val="20"/>
                <w:szCs w:val="20"/>
              </w:rPr>
              <w:t xml:space="preserve"> </w:t>
            </w:r>
            <w:r w:rsidR="00CE3DB5" w:rsidRPr="009A2958">
              <w:rPr>
                <w:rFonts w:cs="Times New Roman"/>
                <w:sz w:val="20"/>
                <w:szCs w:val="20"/>
              </w:rPr>
              <w:t>보험</w:t>
            </w:r>
            <w:r w:rsidR="00CE3DB5" w:rsidRPr="009A2958">
              <w:rPr>
                <w:rFonts w:cs="Times New Roman"/>
                <w:sz w:val="20"/>
                <w:szCs w:val="20"/>
              </w:rPr>
              <w:t xml:space="preserve"> </w:t>
            </w:r>
            <w:r w:rsidR="00CE3DB5" w:rsidRPr="009A2958">
              <w:rPr>
                <w:rFonts w:cs="Times New Roman"/>
                <w:sz w:val="20"/>
                <w:szCs w:val="20"/>
              </w:rPr>
              <w:t>보험료를</w:t>
            </w:r>
            <w:r w:rsidR="00CE3DB5" w:rsidRPr="009A2958">
              <w:rPr>
                <w:rFonts w:cs="Times New Roman"/>
                <w:sz w:val="20"/>
                <w:szCs w:val="20"/>
              </w:rPr>
              <w:t xml:space="preserve"> </w:t>
            </w:r>
            <w:r w:rsidR="00CE3DB5" w:rsidRPr="009A2958">
              <w:rPr>
                <w:rFonts w:cs="Times New Roman"/>
                <w:sz w:val="20"/>
                <w:szCs w:val="20"/>
              </w:rPr>
              <w:t>납입하여야</w:t>
            </w:r>
            <w:r w:rsidR="00CE3DB5" w:rsidRPr="009A2958">
              <w:rPr>
                <w:rFonts w:cs="Times New Roman"/>
                <w:sz w:val="20"/>
                <w:szCs w:val="20"/>
              </w:rPr>
              <w:t xml:space="preserve"> </w:t>
            </w:r>
            <w:r w:rsidR="00CE3DB5" w:rsidRPr="009A2958">
              <w:rPr>
                <w:rFonts w:cs="Times New Roman"/>
                <w:sz w:val="20"/>
                <w:szCs w:val="20"/>
              </w:rPr>
              <w:t>함</w:t>
            </w:r>
            <w:r w:rsidR="00CE3DB5" w:rsidRPr="009A2958">
              <w:rPr>
                <w:rFonts w:cs="Times New Roman"/>
                <w:sz w:val="20"/>
                <w:szCs w:val="20"/>
              </w:rPr>
              <w:t>.</w:t>
            </w:r>
          </w:p>
        </w:tc>
      </w:tr>
      <w:tr w:rsidR="005335C7" w:rsidRPr="009A2958" w14:paraId="75E4A84D" w14:textId="77777777" w:rsidTr="00061A1F">
        <w:trPr>
          <w:trHeight w:val="132"/>
        </w:trPr>
        <w:tc>
          <w:tcPr>
            <w:tcW w:w="619" w:type="pct"/>
          </w:tcPr>
          <w:p w14:paraId="0EA48F0E" w14:textId="6E90F147" w:rsidR="005335C7" w:rsidRPr="00250EEB" w:rsidRDefault="005335C7" w:rsidP="005E4715">
            <w:pPr>
              <w:widowControl/>
              <w:wordWrap/>
              <w:spacing w:before="40" w:after="120" w:line="276" w:lineRule="auto"/>
              <w:jc w:val="center"/>
              <w:outlineLvl w:val="0"/>
              <w:rPr>
                <w:rFonts w:cs="Times New Roman"/>
                <w:b/>
                <w:color w:val="404040" w:themeColor="text1" w:themeTint="BF"/>
                <w:kern w:val="0"/>
                <w:sz w:val="20"/>
                <w:szCs w:val="20"/>
              </w:rPr>
            </w:pPr>
            <w:bookmarkStart w:id="118" w:name="_Toc108480432"/>
            <w:bookmarkStart w:id="119" w:name="_Toc108512988"/>
            <w:r w:rsidRPr="00366A58">
              <w:rPr>
                <w:rFonts w:cs="Times New Roman" w:hint="eastAsia"/>
                <w:b/>
                <w:color w:val="404040" w:themeColor="text1" w:themeTint="BF"/>
                <w:kern w:val="0"/>
                <w:sz w:val="20"/>
                <w:szCs w:val="20"/>
              </w:rPr>
              <w:lastRenderedPageBreak/>
              <w:t>대리운전기사의</w:t>
            </w:r>
            <w:r w:rsidR="005E4715">
              <w:rPr>
                <w:rFonts w:cs="Times New Roman" w:hint="eastAsia"/>
                <w:b/>
                <w:color w:val="404040" w:themeColor="text1" w:themeTint="BF"/>
                <w:kern w:val="0"/>
                <w:sz w:val="20"/>
                <w:szCs w:val="20"/>
              </w:rPr>
              <w:t xml:space="preserve"> </w:t>
            </w:r>
            <w:r w:rsidRPr="00366A58">
              <w:rPr>
                <w:rFonts w:cs="Times New Roman" w:hint="eastAsia"/>
                <w:b/>
                <w:color w:val="404040" w:themeColor="text1" w:themeTint="BF"/>
                <w:kern w:val="0"/>
                <w:sz w:val="20"/>
                <w:szCs w:val="20"/>
              </w:rPr>
              <w:t>불법행위에</w:t>
            </w:r>
            <w:r w:rsidRPr="00366A58">
              <w:rPr>
                <w:rFonts w:cs="Times New Roman" w:hint="eastAsia"/>
                <w:b/>
                <w:color w:val="404040" w:themeColor="text1" w:themeTint="BF"/>
                <w:kern w:val="0"/>
                <w:sz w:val="20"/>
                <w:szCs w:val="20"/>
              </w:rPr>
              <w:t xml:space="preserve"> </w:t>
            </w:r>
            <w:r w:rsidRPr="00366A58">
              <w:rPr>
                <w:rFonts w:cs="Times New Roman" w:hint="eastAsia"/>
                <w:b/>
                <w:color w:val="404040" w:themeColor="text1" w:themeTint="BF"/>
                <w:kern w:val="0"/>
                <w:sz w:val="20"/>
                <w:szCs w:val="20"/>
              </w:rPr>
              <w:t>대한</w:t>
            </w:r>
            <w:r w:rsidRPr="00366A58">
              <w:rPr>
                <w:rFonts w:cs="Times New Roman" w:hint="eastAsia"/>
                <w:b/>
                <w:color w:val="404040" w:themeColor="text1" w:themeTint="BF"/>
                <w:kern w:val="0"/>
                <w:sz w:val="20"/>
                <w:szCs w:val="20"/>
              </w:rPr>
              <w:t xml:space="preserve"> </w:t>
            </w:r>
            <w:r w:rsidR="002A22BB">
              <w:rPr>
                <w:rFonts w:cs="Times New Roman" w:hint="eastAsia"/>
                <w:b/>
                <w:color w:val="404040" w:themeColor="text1" w:themeTint="BF"/>
                <w:kern w:val="0"/>
                <w:sz w:val="20"/>
                <w:szCs w:val="20"/>
              </w:rPr>
              <w:t>대상회사의</w:t>
            </w:r>
            <w:r w:rsidR="002A22BB">
              <w:rPr>
                <w:rFonts w:cs="Times New Roman" w:hint="eastAsia"/>
                <w:b/>
                <w:color w:val="404040" w:themeColor="text1" w:themeTint="BF"/>
                <w:kern w:val="0"/>
                <w:sz w:val="20"/>
                <w:szCs w:val="20"/>
              </w:rPr>
              <w:t xml:space="preserve"> </w:t>
            </w:r>
            <w:r w:rsidRPr="00366A58">
              <w:rPr>
                <w:rFonts w:cs="Times New Roman" w:hint="eastAsia"/>
                <w:b/>
                <w:color w:val="404040" w:themeColor="text1" w:themeTint="BF"/>
                <w:kern w:val="0"/>
                <w:sz w:val="20"/>
                <w:szCs w:val="20"/>
              </w:rPr>
              <w:t>책임</w:t>
            </w:r>
            <w:r w:rsidR="00546123">
              <w:rPr>
                <w:rFonts w:cs="Times New Roman" w:hint="eastAsia"/>
                <w:b/>
                <w:color w:val="404040" w:themeColor="text1" w:themeTint="BF"/>
                <w:kern w:val="0"/>
                <w:sz w:val="20"/>
                <w:szCs w:val="20"/>
              </w:rPr>
              <w:t xml:space="preserve"> </w:t>
            </w:r>
            <w:r w:rsidR="00546123">
              <w:rPr>
                <w:rFonts w:cs="Times New Roman" w:hint="eastAsia"/>
                <w:b/>
                <w:color w:val="404040" w:themeColor="text1" w:themeTint="BF"/>
                <w:kern w:val="0"/>
                <w:sz w:val="20"/>
                <w:szCs w:val="20"/>
              </w:rPr>
              <w:t>부담</w:t>
            </w:r>
            <w:r w:rsidR="00546123">
              <w:rPr>
                <w:rFonts w:cs="Times New Roman" w:hint="eastAsia"/>
                <w:b/>
                <w:color w:val="404040" w:themeColor="text1" w:themeTint="BF"/>
                <w:kern w:val="0"/>
                <w:sz w:val="20"/>
                <w:szCs w:val="20"/>
              </w:rPr>
              <w:t xml:space="preserve"> </w:t>
            </w:r>
            <w:r w:rsidR="00546123">
              <w:rPr>
                <w:rFonts w:cs="Times New Roman" w:hint="eastAsia"/>
                <w:b/>
                <w:color w:val="404040" w:themeColor="text1" w:themeTint="BF"/>
                <w:kern w:val="0"/>
                <w:sz w:val="20"/>
                <w:szCs w:val="20"/>
              </w:rPr>
              <w:t>가능성</w:t>
            </w:r>
            <w:bookmarkEnd w:id="118"/>
            <w:bookmarkEnd w:id="119"/>
          </w:p>
        </w:tc>
        <w:tc>
          <w:tcPr>
            <w:tcW w:w="26" w:type="pct"/>
            <w:tcBorders>
              <w:top w:val="nil"/>
              <w:bottom w:val="nil"/>
            </w:tcBorders>
          </w:tcPr>
          <w:p w14:paraId="5A10B55F"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4E0ADA92" w14:textId="4A884644" w:rsidR="005335C7" w:rsidRPr="009A2958" w:rsidRDefault="002A22BB" w:rsidP="00BA78C0">
            <w:pPr>
              <w:pStyle w:val="a8"/>
              <w:widowControl/>
              <w:numPr>
                <w:ilvl w:val="0"/>
                <w:numId w:val="2"/>
              </w:numPr>
              <w:spacing w:before="40" w:after="120" w:line="276" w:lineRule="auto"/>
              <w:rPr>
                <w:rFonts w:cs="Times New Roman"/>
                <w:sz w:val="20"/>
                <w:szCs w:val="20"/>
              </w:rPr>
            </w:pPr>
            <w:r>
              <w:rPr>
                <w:rFonts w:cs="Times New Roman" w:hint="eastAsia"/>
                <w:sz w:val="20"/>
                <w:szCs w:val="20"/>
              </w:rPr>
              <w:t>과거</w:t>
            </w:r>
            <w:r>
              <w:rPr>
                <w:rFonts w:cs="Times New Roman" w:hint="eastAsia"/>
                <w:sz w:val="20"/>
                <w:szCs w:val="20"/>
              </w:rPr>
              <w:t xml:space="preserve"> </w:t>
            </w:r>
            <w:r>
              <w:rPr>
                <w:rFonts w:cs="Times New Roman" w:hint="eastAsia"/>
                <w:sz w:val="20"/>
                <w:szCs w:val="20"/>
              </w:rPr>
              <w:t>법원은</w:t>
            </w:r>
            <w:r>
              <w:rPr>
                <w:rFonts w:cs="Times New Roman" w:hint="eastAsia"/>
                <w:sz w:val="20"/>
                <w:szCs w:val="20"/>
              </w:rPr>
              <w:t xml:space="preserve"> </w:t>
            </w:r>
            <w:r w:rsidR="005335C7">
              <w:rPr>
                <w:rFonts w:cs="Times New Roman" w:hint="eastAsia"/>
                <w:sz w:val="20"/>
                <w:szCs w:val="20"/>
              </w:rPr>
              <w:t>대리기사</w:t>
            </w:r>
            <w:r>
              <w:rPr>
                <w:rFonts w:cs="Times New Roman" w:hint="eastAsia"/>
                <w:sz w:val="20"/>
                <w:szCs w:val="20"/>
              </w:rPr>
              <w:t>의</w:t>
            </w:r>
            <w:r>
              <w:rPr>
                <w:rFonts w:cs="Times New Roman" w:hint="eastAsia"/>
                <w:sz w:val="20"/>
                <w:szCs w:val="20"/>
              </w:rPr>
              <w:t xml:space="preserve"> </w:t>
            </w:r>
            <w:r>
              <w:rPr>
                <w:rFonts w:cs="Times New Roman" w:hint="eastAsia"/>
                <w:sz w:val="20"/>
                <w:szCs w:val="20"/>
              </w:rPr>
              <w:t>음주운전에</w:t>
            </w:r>
            <w:r>
              <w:rPr>
                <w:rFonts w:cs="Times New Roman" w:hint="eastAsia"/>
                <w:sz w:val="20"/>
                <w:szCs w:val="20"/>
              </w:rPr>
              <w:t xml:space="preserve"> </w:t>
            </w:r>
            <w:r>
              <w:rPr>
                <w:rFonts w:cs="Times New Roman" w:hint="eastAsia"/>
                <w:sz w:val="20"/>
                <w:szCs w:val="20"/>
              </w:rPr>
              <w:t>의한</w:t>
            </w:r>
            <w:r>
              <w:rPr>
                <w:rFonts w:cs="Times New Roman" w:hint="eastAsia"/>
                <w:sz w:val="20"/>
                <w:szCs w:val="20"/>
              </w:rPr>
              <w:t xml:space="preserve"> </w:t>
            </w:r>
            <w:r>
              <w:rPr>
                <w:rFonts w:cs="Times New Roman" w:hint="eastAsia"/>
                <w:sz w:val="20"/>
                <w:szCs w:val="20"/>
              </w:rPr>
              <w:t>불법행위</w:t>
            </w:r>
            <w:r>
              <w:rPr>
                <w:rFonts w:cs="Times New Roman" w:hint="eastAsia"/>
                <w:sz w:val="20"/>
                <w:szCs w:val="20"/>
              </w:rPr>
              <w:t xml:space="preserve"> </w:t>
            </w:r>
            <w:r>
              <w:rPr>
                <w:rFonts w:cs="Times New Roman" w:hint="eastAsia"/>
                <w:sz w:val="20"/>
                <w:szCs w:val="20"/>
              </w:rPr>
              <w:t>책임과</w:t>
            </w:r>
            <w:r>
              <w:rPr>
                <w:rFonts w:cs="Times New Roman" w:hint="eastAsia"/>
                <w:sz w:val="20"/>
                <w:szCs w:val="20"/>
              </w:rPr>
              <w:t xml:space="preserve"> </w:t>
            </w:r>
            <w:r>
              <w:rPr>
                <w:rFonts w:cs="Times New Roman" w:hint="eastAsia"/>
                <w:sz w:val="20"/>
                <w:szCs w:val="20"/>
              </w:rPr>
              <w:t>관련하여</w:t>
            </w:r>
            <w:r>
              <w:rPr>
                <w:rFonts w:cs="Times New Roman" w:hint="eastAsia"/>
                <w:sz w:val="20"/>
                <w:szCs w:val="20"/>
              </w:rPr>
              <w:t xml:space="preserve">, </w:t>
            </w:r>
            <w:r>
              <w:rPr>
                <w:rFonts w:cs="Times New Roman" w:hint="eastAsia"/>
                <w:sz w:val="20"/>
                <w:szCs w:val="20"/>
              </w:rPr>
              <w:t>대상회사</w:t>
            </w:r>
            <w:r w:rsidR="005335C7" w:rsidRPr="004647C4">
              <w:rPr>
                <w:rFonts w:cs="Times New Roman" w:hint="eastAsia"/>
                <w:sz w:val="20"/>
                <w:szCs w:val="20"/>
              </w:rPr>
              <w:t>와</w:t>
            </w:r>
            <w:r w:rsidR="005335C7" w:rsidRPr="004647C4">
              <w:rPr>
                <w:rFonts w:cs="Times New Roman" w:hint="eastAsia"/>
                <w:sz w:val="20"/>
                <w:szCs w:val="20"/>
              </w:rPr>
              <w:t xml:space="preserve"> </w:t>
            </w:r>
            <w:r w:rsidR="005335C7" w:rsidRPr="004647C4">
              <w:rPr>
                <w:rFonts w:cs="Times New Roman" w:hint="eastAsia"/>
                <w:sz w:val="20"/>
                <w:szCs w:val="20"/>
              </w:rPr>
              <w:t>대리기사</w:t>
            </w:r>
            <w:r w:rsidR="005335C7" w:rsidRPr="004647C4">
              <w:rPr>
                <w:rFonts w:cs="Times New Roman" w:hint="eastAsia"/>
                <w:sz w:val="20"/>
                <w:szCs w:val="20"/>
              </w:rPr>
              <w:t xml:space="preserve"> </w:t>
            </w:r>
            <w:r w:rsidR="005335C7" w:rsidRPr="004647C4">
              <w:rPr>
                <w:rFonts w:cs="Times New Roman" w:hint="eastAsia"/>
                <w:sz w:val="20"/>
                <w:szCs w:val="20"/>
              </w:rPr>
              <w:t>사이</w:t>
            </w:r>
            <w:r w:rsidR="005335C7">
              <w:rPr>
                <w:rFonts w:cs="Times New Roman" w:hint="eastAsia"/>
                <w:sz w:val="20"/>
                <w:szCs w:val="20"/>
              </w:rPr>
              <w:t>에</w:t>
            </w:r>
            <w:r w:rsidR="005335C7" w:rsidRPr="004647C4">
              <w:rPr>
                <w:rFonts w:cs="Times New Roman" w:hint="eastAsia"/>
                <w:sz w:val="20"/>
                <w:szCs w:val="20"/>
              </w:rPr>
              <w:t xml:space="preserve"> </w:t>
            </w:r>
            <w:r w:rsidR="005335C7" w:rsidRPr="004647C4">
              <w:rPr>
                <w:rFonts w:cs="Times New Roman" w:hint="eastAsia"/>
                <w:sz w:val="20"/>
                <w:szCs w:val="20"/>
              </w:rPr>
              <w:t>사용관계가</w:t>
            </w:r>
            <w:r w:rsidR="005335C7" w:rsidRPr="004647C4">
              <w:rPr>
                <w:rFonts w:cs="Times New Roman" w:hint="eastAsia"/>
                <w:sz w:val="20"/>
                <w:szCs w:val="20"/>
              </w:rPr>
              <w:t xml:space="preserve"> </w:t>
            </w:r>
            <w:r>
              <w:rPr>
                <w:rFonts w:cs="Times New Roman" w:hint="eastAsia"/>
                <w:sz w:val="20"/>
                <w:szCs w:val="20"/>
              </w:rPr>
              <w:t>인정되지</w:t>
            </w:r>
            <w:r>
              <w:rPr>
                <w:rFonts w:cs="Times New Roman" w:hint="eastAsia"/>
                <w:sz w:val="20"/>
                <w:szCs w:val="20"/>
              </w:rPr>
              <w:t xml:space="preserve"> </w:t>
            </w:r>
            <w:r>
              <w:rPr>
                <w:rFonts w:cs="Times New Roman" w:hint="eastAsia"/>
                <w:sz w:val="20"/>
                <w:szCs w:val="20"/>
              </w:rPr>
              <w:t>않는다고</w:t>
            </w:r>
            <w:r>
              <w:rPr>
                <w:rFonts w:cs="Times New Roman" w:hint="eastAsia"/>
                <w:sz w:val="20"/>
                <w:szCs w:val="20"/>
              </w:rPr>
              <w:t xml:space="preserve"> </w:t>
            </w:r>
            <w:r>
              <w:rPr>
                <w:rFonts w:cs="Times New Roman" w:hint="eastAsia"/>
                <w:sz w:val="20"/>
                <w:szCs w:val="20"/>
              </w:rPr>
              <w:t>판시한</w:t>
            </w:r>
            <w:r>
              <w:rPr>
                <w:rFonts w:cs="Times New Roman" w:hint="eastAsia"/>
                <w:sz w:val="20"/>
                <w:szCs w:val="20"/>
              </w:rPr>
              <w:t xml:space="preserve"> </w:t>
            </w:r>
            <w:r>
              <w:rPr>
                <w:rFonts w:cs="Times New Roman" w:hint="eastAsia"/>
                <w:sz w:val="20"/>
                <w:szCs w:val="20"/>
              </w:rPr>
              <w:t>바</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r>
              <w:rPr>
                <w:rFonts w:cs="Times New Roman" w:hint="eastAsia"/>
                <w:sz w:val="20"/>
                <w:szCs w:val="20"/>
              </w:rPr>
              <w:t>광주지방법원</w:t>
            </w:r>
            <w:r>
              <w:rPr>
                <w:rFonts w:cs="Times New Roman" w:hint="eastAsia"/>
                <w:sz w:val="20"/>
                <w:szCs w:val="20"/>
              </w:rPr>
              <w:t xml:space="preserve"> </w:t>
            </w:r>
            <w:r>
              <w:rPr>
                <w:rFonts w:cs="Times New Roman"/>
                <w:sz w:val="20"/>
                <w:szCs w:val="20"/>
              </w:rPr>
              <w:t xml:space="preserve">2019. 9. 5. </w:t>
            </w:r>
            <w:r>
              <w:rPr>
                <w:rFonts w:cs="Times New Roman" w:hint="eastAsia"/>
                <w:sz w:val="20"/>
                <w:szCs w:val="20"/>
              </w:rPr>
              <w:t>선고</w:t>
            </w:r>
            <w:r>
              <w:rPr>
                <w:rFonts w:cs="Times New Roman" w:hint="eastAsia"/>
                <w:sz w:val="20"/>
                <w:szCs w:val="20"/>
              </w:rPr>
              <w:t xml:space="preserve"> 2</w:t>
            </w:r>
            <w:r>
              <w:rPr>
                <w:rFonts w:cs="Times New Roman"/>
                <w:sz w:val="20"/>
                <w:szCs w:val="20"/>
              </w:rPr>
              <w:t>018</w:t>
            </w:r>
            <w:r>
              <w:rPr>
                <w:rFonts w:cs="Times New Roman" w:hint="eastAsia"/>
                <w:sz w:val="20"/>
                <w:szCs w:val="20"/>
              </w:rPr>
              <w:t>나</w:t>
            </w:r>
            <w:r>
              <w:rPr>
                <w:rFonts w:cs="Times New Roman" w:hint="eastAsia"/>
                <w:sz w:val="20"/>
                <w:szCs w:val="20"/>
              </w:rPr>
              <w:t>6</w:t>
            </w:r>
            <w:r>
              <w:rPr>
                <w:rFonts w:cs="Times New Roman"/>
                <w:sz w:val="20"/>
                <w:szCs w:val="20"/>
              </w:rPr>
              <w:t xml:space="preserve">5100 </w:t>
            </w:r>
            <w:r>
              <w:rPr>
                <w:rFonts w:cs="Times New Roman" w:hint="eastAsia"/>
                <w:sz w:val="20"/>
                <w:szCs w:val="20"/>
              </w:rPr>
              <w:t>판결</w:t>
            </w:r>
            <w:r>
              <w:rPr>
                <w:rFonts w:cs="Times New Roman" w:hint="eastAsia"/>
                <w:sz w:val="20"/>
                <w:szCs w:val="20"/>
              </w:rPr>
              <w:t>)</w:t>
            </w:r>
            <w:r w:rsidR="00BA78C0">
              <w:rPr>
                <w:rFonts w:cs="Times New Roman"/>
                <w:sz w:val="20"/>
                <w:szCs w:val="20"/>
              </w:rPr>
              <w:t>.</w:t>
            </w:r>
            <w:r w:rsidR="005335C7">
              <w:rPr>
                <w:rStyle w:val="ad"/>
                <w:rFonts w:cs="Times New Roman"/>
                <w:sz w:val="20"/>
                <w:szCs w:val="20"/>
              </w:rPr>
              <w:footnoteReference w:id="16"/>
            </w:r>
          </w:p>
        </w:tc>
        <w:tc>
          <w:tcPr>
            <w:tcW w:w="26" w:type="pct"/>
            <w:tcBorders>
              <w:top w:val="nil"/>
              <w:bottom w:val="nil"/>
            </w:tcBorders>
          </w:tcPr>
          <w:p w14:paraId="117003CF"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7D925B00" w14:textId="540B9BDB" w:rsidR="005335C7" w:rsidRDefault="005335C7" w:rsidP="005335C7">
            <w:pPr>
              <w:pStyle w:val="a8"/>
              <w:widowControl/>
              <w:numPr>
                <w:ilvl w:val="0"/>
                <w:numId w:val="2"/>
              </w:numPr>
              <w:spacing w:before="40" w:after="120" w:line="276" w:lineRule="auto"/>
              <w:rPr>
                <w:rFonts w:cs="Times New Roman"/>
                <w:sz w:val="20"/>
                <w:szCs w:val="20"/>
              </w:rPr>
            </w:pPr>
            <w:r w:rsidRPr="004866B6">
              <w:rPr>
                <w:rFonts w:cs="Times New Roman" w:hint="eastAsia"/>
                <w:sz w:val="20"/>
                <w:szCs w:val="20"/>
              </w:rPr>
              <w:t>사용자책임이</w:t>
            </w:r>
            <w:r w:rsidRPr="004866B6">
              <w:rPr>
                <w:rFonts w:cs="Times New Roman"/>
                <w:sz w:val="20"/>
                <w:szCs w:val="20"/>
              </w:rPr>
              <w:t xml:space="preserve"> </w:t>
            </w:r>
            <w:r w:rsidRPr="004866B6">
              <w:rPr>
                <w:rFonts w:cs="Times New Roman" w:hint="eastAsia"/>
                <w:sz w:val="20"/>
                <w:szCs w:val="20"/>
              </w:rPr>
              <w:t>성립하기</w:t>
            </w:r>
            <w:r w:rsidRPr="004866B6">
              <w:rPr>
                <w:rFonts w:cs="Times New Roman"/>
                <w:sz w:val="20"/>
                <w:szCs w:val="20"/>
              </w:rPr>
              <w:t xml:space="preserve"> </w:t>
            </w:r>
            <w:r w:rsidRPr="004866B6">
              <w:rPr>
                <w:rFonts w:cs="Times New Roman" w:hint="eastAsia"/>
                <w:sz w:val="20"/>
                <w:szCs w:val="20"/>
              </w:rPr>
              <w:t>위해서는</w:t>
            </w:r>
            <w:r w:rsidRPr="004866B6">
              <w:rPr>
                <w:rFonts w:cs="Times New Roman"/>
                <w:sz w:val="20"/>
                <w:szCs w:val="20"/>
              </w:rPr>
              <w:t xml:space="preserve"> </w:t>
            </w:r>
            <w:r w:rsidRPr="004866B6">
              <w:rPr>
                <w:rFonts w:cs="Times New Roman" w:hint="eastAsia"/>
                <w:sz w:val="20"/>
                <w:szCs w:val="20"/>
              </w:rPr>
              <w:t>사용관계</w:t>
            </w:r>
            <w:r w:rsidR="00BA78C0">
              <w:rPr>
                <w:rFonts w:cs="Times New Roman" w:hint="eastAsia"/>
                <w:sz w:val="20"/>
                <w:szCs w:val="20"/>
              </w:rPr>
              <w:t>와</w:t>
            </w:r>
            <w:r w:rsidR="00BA78C0">
              <w:rPr>
                <w:rFonts w:cs="Times New Roman" w:hint="eastAsia"/>
                <w:sz w:val="20"/>
                <w:szCs w:val="20"/>
              </w:rPr>
              <w:t xml:space="preserve"> </w:t>
            </w:r>
            <w:r w:rsidRPr="004866B6">
              <w:rPr>
                <w:rFonts w:cs="Times New Roman" w:hint="eastAsia"/>
                <w:sz w:val="20"/>
                <w:szCs w:val="20"/>
              </w:rPr>
              <w:t>직무관련성</w:t>
            </w:r>
            <w:r w:rsidR="00BA78C0">
              <w:rPr>
                <w:rFonts w:cs="Times New Roman" w:hint="eastAsia"/>
                <w:sz w:val="20"/>
                <w:szCs w:val="20"/>
              </w:rPr>
              <w:t>이</w:t>
            </w:r>
            <w:r w:rsidR="00BA78C0">
              <w:rPr>
                <w:rFonts w:cs="Times New Roman" w:hint="eastAsia"/>
                <w:sz w:val="20"/>
                <w:szCs w:val="20"/>
              </w:rPr>
              <w:t xml:space="preserve"> </w:t>
            </w:r>
            <w:r w:rsidR="00BA78C0">
              <w:rPr>
                <w:rFonts w:cs="Times New Roman" w:hint="eastAsia"/>
                <w:sz w:val="20"/>
                <w:szCs w:val="20"/>
              </w:rPr>
              <w:t>인정되어야</w:t>
            </w:r>
            <w:r w:rsidR="00BA78C0">
              <w:rPr>
                <w:rFonts w:cs="Times New Roman" w:hint="eastAsia"/>
                <w:sz w:val="20"/>
                <w:szCs w:val="20"/>
              </w:rPr>
              <w:t xml:space="preserve"> </w:t>
            </w:r>
            <w:r w:rsidR="00BA78C0">
              <w:rPr>
                <w:rFonts w:cs="Times New Roman" w:hint="eastAsia"/>
                <w:sz w:val="20"/>
                <w:szCs w:val="20"/>
              </w:rPr>
              <w:t>하는데</w:t>
            </w:r>
            <w:r w:rsidR="00BA78C0">
              <w:rPr>
                <w:rFonts w:cs="Times New Roman" w:hint="eastAsia"/>
                <w:sz w:val="20"/>
                <w:szCs w:val="20"/>
              </w:rPr>
              <w:t>,</w:t>
            </w:r>
            <w:r w:rsidR="00BA78C0">
              <w:rPr>
                <w:rFonts w:cs="Times New Roman"/>
                <w:sz w:val="20"/>
                <w:szCs w:val="20"/>
              </w:rPr>
              <w:t xml:space="preserve"> </w:t>
            </w:r>
            <w:r>
              <w:rPr>
                <w:rFonts w:cs="Times New Roman" w:hint="eastAsia"/>
                <w:sz w:val="20"/>
                <w:szCs w:val="20"/>
              </w:rPr>
              <w:t>판례와</w:t>
            </w:r>
            <w:r>
              <w:rPr>
                <w:rFonts w:cs="Times New Roman" w:hint="eastAsia"/>
                <w:sz w:val="20"/>
                <w:szCs w:val="20"/>
              </w:rPr>
              <w:t xml:space="preserve"> </w:t>
            </w:r>
            <w:r>
              <w:rPr>
                <w:rFonts w:cs="Times New Roman" w:hint="eastAsia"/>
                <w:sz w:val="20"/>
                <w:szCs w:val="20"/>
              </w:rPr>
              <w:t>학설은</w:t>
            </w:r>
            <w:r>
              <w:rPr>
                <w:rFonts w:cs="Times New Roman" w:hint="eastAsia"/>
                <w:sz w:val="20"/>
                <w:szCs w:val="20"/>
              </w:rPr>
              <w:t xml:space="preserve"> </w:t>
            </w:r>
            <w:r>
              <w:rPr>
                <w:rFonts w:cs="Times New Roman" w:hint="eastAsia"/>
                <w:sz w:val="20"/>
                <w:szCs w:val="20"/>
              </w:rPr>
              <w:t>위</w:t>
            </w:r>
            <w:r>
              <w:rPr>
                <w:rFonts w:cs="Times New Roman" w:hint="eastAsia"/>
                <w:sz w:val="20"/>
                <w:szCs w:val="20"/>
              </w:rPr>
              <w:t xml:space="preserve"> </w:t>
            </w:r>
            <w:r>
              <w:rPr>
                <w:rFonts w:cs="Times New Roman"/>
                <w:sz w:val="20"/>
                <w:szCs w:val="20"/>
              </w:rPr>
              <w:t>‘</w:t>
            </w:r>
            <w:r>
              <w:rPr>
                <w:rFonts w:cs="Times New Roman" w:hint="eastAsia"/>
                <w:sz w:val="20"/>
                <w:szCs w:val="20"/>
              </w:rPr>
              <w:t>사용관계</w:t>
            </w:r>
            <w:r>
              <w:rPr>
                <w:rFonts w:cs="Times New Roman"/>
                <w:sz w:val="20"/>
                <w:szCs w:val="20"/>
              </w:rPr>
              <w:t xml:space="preserve">’ </w:t>
            </w:r>
            <w:r>
              <w:rPr>
                <w:rFonts w:cs="Times New Roman" w:hint="eastAsia"/>
                <w:sz w:val="20"/>
                <w:szCs w:val="20"/>
              </w:rPr>
              <w:t>요건을</w:t>
            </w:r>
            <w:r>
              <w:rPr>
                <w:rFonts w:cs="Times New Roman" w:hint="eastAsia"/>
                <w:sz w:val="20"/>
                <w:szCs w:val="20"/>
              </w:rPr>
              <w:t xml:space="preserve"> </w:t>
            </w:r>
            <w:r>
              <w:rPr>
                <w:rFonts w:cs="Times New Roman" w:hint="eastAsia"/>
                <w:sz w:val="20"/>
                <w:szCs w:val="20"/>
              </w:rPr>
              <w:t>근로기준법상</w:t>
            </w:r>
            <w:r>
              <w:rPr>
                <w:rFonts w:cs="Times New Roman" w:hint="eastAsia"/>
                <w:sz w:val="20"/>
                <w:szCs w:val="20"/>
              </w:rPr>
              <w:t xml:space="preserve"> </w:t>
            </w:r>
            <w:r>
              <w:rPr>
                <w:rFonts w:cs="Times New Roman" w:hint="eastAsia"/>
                <w:sz w:val="20"/>
                <w:szCs w:val="20"/>
              </w:rPr>
              <w:t>근로자성</w:t>
            </w:r>
            <w:r>
              <w:rPr>
                <w:rFonts w:cs="Times New Roman" w:hint="eastAsia"/>
                <w:sz w:val="20"/>
                <w:szCs w:val="20"/>
              </w:rPr>
              <w:t xml:space="preserve"> </w:t>
            </w:r>
            <w:r>
              <w:rPr>
                <w:rFonts w:cs="Times New Roman" w:hint="eastAsia"/>
                <w:sz w:val="20"/>
                <w:szCs w:val="20"/>
              </w:rPr>
              <w:t>인정</w:t>
            </w:r>
            <w:r>
              <w:rPr>
                <w:rFonts w:cs="Times New Roman" w:hint="eastAsia"/>
                <w:sz w:val="20"/>
                <w:szCs w:val="20"/>
              </w:rPr>
              <w:t xml:space="preserve"> </w:t>
            </w:r>
            <w:r>
              <w:rPr>
                <w:rFonts w:cs="Times New Roman" w:hint="eastAsia"/>
                <w:sz w:val="20"/>
                <w:szCs w:val="20"/>
              </w:rPr>
              <w:t>요건과</w:t>
            </w:r>
            <w:r>
              <w:rPr>
                <w:rFonts w:cs="Times New Roman" w:hint="eastAsia"/>
                <w:sz w:val="20"/>
                <w:szCs w:val="20"/>
              </w:rPr>
              <w:t xml:space="preserve"> </w:t>
            </w:r>
            <w:r>
              <w:rPr>
                <w:rFonts w:cs="Times New Roman" w:hint="eastAsia"/>
                <w:sz w:val="20"/>
                <w:szCs w:val="20"/>
              </w:rPr>
              <w:t>유사하게</w:t>
            </w:r>
            <w:r>
              <w:rPr>
                <w:rFonts w:cs="Times New Roman" w:hint="eastAsia"/>
                <w:sz w:val="20"/>
                <w:szCs w:val="20"/>
              </w:rPr>
              <w:t xml:space="preserve"> </w:t>
            </w:r>
            <w:r>
              <w:rPr>
                <w:rFonts w:cs="Times New Roman" w:hint="eastAsia"/>
                <w:sz w:val="20"/>
                <w:szCs w:val="20"/>
              </w:rPr>
              <w:t>판단하고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114EDDD7" w14:textId="03E7D585" w:rsidR="005335C7" w:rsidRPr="009A2958" w:rsidRDefault="005335C7" w:rsidP="005C1176">
            <w:pPr>
              <w:pStyle w:val="a8"/>
              <w:widowControl/>
              <w:numPr>
                <w:ilvl w:val="0"/>
                <w:numId w:val="2"/>
              </w:numPr>
              <w:spacing w:before="40" w:after="120" w:line="276" w:lineRule="auto"/>
              <w:rPr>
                <w:rFonts w:cs="Times New Roman"/>
                <w:sz w:val="20"/>
                <w:szCs w:val="20"/>
              </w:rPr>
            </w:pPr>
            <w:r>
              <w:rPr>
                <w:rFonts w:cs="Times New Roman" w:hint="eastAsia"/>
                <w:sz w:val="20"/>
                <w:szCs w:val="20"/>
              </w:rPr>
              <w:t>따라서</w:t>
            </w:r>
            <w:r>
              <w:rPr>
                <w:rFonts w:cs="Times New Roman" w:hint="eastAsia"/>
                <w:sz w:val="20"/>
                <w:szCs w:val="20"/>
              </w:rPr>
              <w:t xml:space="preserve"> </w:t>
            </w:r>
            <w:r>
              <w:rPr>
                <w:rFonts w:cs="Times New Roman" w:hint="eastAsia"/>
                <w:sz w:val="20"/>
                <w:szCs w:val="20"/>
              </w:rPr>
              <w:t>대리기사의</w:t>
            </w:r>
            <w:r>
              <w:rPr>
                <w:rFonts w:cs="Times New Roman" w:hint="eastAsia"/>
                <w:sz w:val="20"/>
                <w:szCs w:val="20"/>
              </w:rPr>
              <w:t xml:space="preserve"> </w:t>
            </w:r>
            <w:r>
              <w:rPr>
                <w:rFonts w:cs="Times New Roman" w:hint="eastAsia"/>
                <w:sz w:val="20"/>
                <w:szCs w:val="20"/>
              </w:rPr>
              <w:t>근로기준법상</w:t>
            </w:r>
            <w:r>
              <w:rPr>
                <w:rFonts w:cs="Times New Roman" w:hint="eastAsia"/>
                <w:sz w:val="20"/>
                <w:szCs w:val="20"/>
              </w:rPr>
              <w:t xml:space="preserve"> </w:t>
            </w:r>
            <w:r>
              <w:rPr>
                <w:rFonts w:cs="Times New Roman" w:hint="eastAsia"/>
                <w:sz w:val="20"/>
                <w:szCs w:val="20"/>
              </w:rPr>
              <w:t>근로자성이</w:t>
            </w:r>
            <w:r>
              <w:rPr>
                <w:rFonts w:cs="Times New Roman" w:hint="eastAsia"/>
                <w:sz w:val="20"/>
                <w:szCs w:val="20"/>
              </w:rPr>
              <w:t xml:space="preserve"> </w:t>
            </w:r>
            <w:r>
              <w:rPr>
                <w:rFonts w:cs="Times New Roman" w:hint="eastAsia"/>
                <w:sz w:val="20"/>
                <w:szCs w:val="20"/>
              </w:rPr>
              <w:t>인정되지</w:t>
            </w:r>
            <w:r>
              <w:rPr>
                <w:rFonts w:cs="Times New Roman" w:hint="eastAsia"/>
                <w:sz w:val="20"/>
                <w:szCs w:val="20"/>
              </w:rPr>
              <w:t xml:space="preserve"> </w:t>
            </w:r>
            <w:r>
              <w:rPr>
                <w:rFonts w:cs="Times New Roman" w:hint="eastAsia"/>
                <w:sz w:val="20"/>
                <w:szCs w:val="20"/>
              </w:rPr>
              <w:t>않는</w:t>
            </w:r>
            <w:r>
              <w:rPr>
                <w:rFonts w:cs="Times New Roman" w:hint="eastAsia"/>
                <w:sz w:val="20"/>
                <w:szCs w:val="20"/>
              </w:rPr>
              <w:t xml:space="preserve"> </w:t>
            </w:r>
            <w:r>
              <w:rPr>
                <w:rFonts w:cs="Times New Roman" w:hint="eastAsia"/>
                <w:sz w:val="20"/>
                <w:szCs w:val="20"/>
              </w:rPr>
              <w:t>한</w:t>
            </w:r>
            <w:r>
              <w:rPr>
                <w:rFonts w:cs="Times New Roman" w:hint="eastAsia"/>
                <w:sz w:val="20"/>
                <w:szCs w:val="20"/>
              </w:rPr>
              <w:t>,</w:t>
            </w:r>
            <w:r>
              <w:rPr>
                <w:rFonts w:cs="Times New Roman"/>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대리기사의</w:t>
            </w:r>
            <w:r>
              <w:rPr>
                <w:rFonts w:cs="Times New Roman" w:hint="eastAsia"/>
                <w:sz w:val="20"/>
                <w:szCs w:val="20"/>
              </w:rPr>
              <w:t xml:space="preserve"> </w:t>
            </w:r>
            <w:r>
              <w:rPr>
                <w:rFonts w:cs="Times New Roman" w:hint="eastAsia"/>
                <w:sz w:val="20"/>
                <w:szCs w:val="20"/>
              </w:rPr>
              <w:t>불법행위에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사용자책임을</w:t>
            </w:r>
            <w:r>
              <w:rPr>
                <w:rFonts w:cs="Times New Roman" w:hint="eastAsia"/>
                <w:sz w:val="20"/>
                <w:szCs w:val="20"/>
              </w:rPr>
              <w:t xml:space="preserve"> </w:t>
            </w:r>
            <w:r>
              <w:rPr>
                <w:rFonts w:cs="Times New Roman" w:hint="eastAsia"/>
                <w:sz w:val="20"/>
                <w:szCs w:val="20"/>
              </w:rPr>
              <w:t>부담할</w:t>
            </w:r>
            <w:r>
              <w:rPr>
                <w:rFonts w:cs="Times New Roman" w:hint="eastAsia"/>
                <w:sz w:val="20"/>
                <w:szCs w:val="20"/>
              </w:rPr>
              <w:t xml:space="preserve"> </w:t>
            </w:r>
            <w:r>
              <w:rPr>
                <w:rFonts w:cs="Times New Roman" w:hint="eastAsia"/>
                <w:sz w:val="20"/>
                <w:szCs w:val="20"/>
              </w:rPr>
              <w:t>가능성은</w:t>
            </w:r>
            <w:r>
              <w:rPr>
                <w:rFonts w:cs="Times New Roman" w:hint="eastAsia"/>
                <w:sz w:val="20"/>
                <w:szCs w:val="20"/>
              </w:rPr>
              <w:t xml:space="preserve"> </w:t>
            </w:r>
            <w:r>
              <w:rPr>
                <w:rFonts w:cs="Times New Roman" w:hint="eastAsia"/>
                <w:sz w:val="20"/>
                <w:szCs w:val="20"/>
              </w:rPr>
              <w:t>없을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판단됨</w:t>
            </w:r>
            <w:r w:rsidR="005C1176">
              <w:rPr>
                <w:rFonts w:cs="Times New Roman" w:hint="eastAsia"/>
                <w:sz w:val="20"/>
                <w:szCs w:val="20"/>
              </w:rPr>
              <w:t>(</w:t>
            </w:r>
            <w:r>
              <w:rPr>
                <w:rFonts w:cs="Times New Roman" w:hint="eastAsia"/>
                <w:sz w:val="20"/>
                <w:szCs w:val="20"/>
              </w:rPr>
              <w:t>다만</w:t>
            </w:r>
            <w:r>
              <w:rPr>
                <w:rFonts w:cs="Times New Roman" w:hint="eastAsia"/>
                <w:sz w:val="20"/>
                <w:szCs w:val="20"/>
              </w:rPr>
              <w:t>,</w:t>
            </w:r>
            <w:r>
              <w:rPr>
                <w:rFonts w:cs="Times New Roman"/>
                <w:sz w:val="20"/>
                <w:szCs w:val="20"/>
              </w:rPr>
              <w:t xml:space="preserve"> </w:t>
            </w:r>
            <w:r w:rsidR="005C1176">
              <w:rPr>
                <w:rFonts w:cs="Times New Roman" w:hint="eastAsia"/>
                <w:sz w:val="20"/>
                <w:szCs w:val="20"/>
              </w:rPr>
              <w:t>향후</w:t>
            </w:r>
            <w:r w:rsidR="005C1176">
              <w:rPr>
                <w:rFonts w:cs="Times New Roman" w:hint="eastAsia"/>
                <w:sz w:val="20"/>
                <w:szCs w:val="20"/>
              </w:rPr>
              <w:t xml:space="preserve"> </w:t>
            </w:r>
            <w:r>
              <w:rPr>
                <w:rFonts w:cs="Times New Roman" w:hint="eastAsia"/>
                <w:sz w:val="20"/>
                <w:szCs w:val="20"/>
              </w:rPr>
              <w:t>대리기사의</w:t>
            </w:r>
            <w:r>
              <w:rPr>
                <w:rFonts w:cs="Times New Roman" w:hint="eastAsia"/>
                <w:sz w:val="20"/>
                <w:szCs w:val="20"/>
              </w:rPr>
              <w:t xml:space="preserve"> </w:t>
            </w:r>
            <w:r>
              <w:rPr>
                <w:rFonts w:cs="Times New Roman" w:hint="eastAsia"/>
                <w:sz w:val="20"/>
                <w:szCs w:val="20"/>
              </w:rPr>
              <w:t>근로기준법상</w:t>
            </w:r>
            <w:r>
              <w:rPr>
                <w:rFonts w:cs="Times New Roman" w:hint="eastAsia"/>
                <w:sz w:val="20"/>
                <w:szCs w:val="20"/>
              </w:rPr>
              <w:t xml:space="preserve"> </w:t>
            </w:r>
            <w:r>
              <w:rPr>
                <w:rFonts w:cs="Times New Roman" w:hint="eastAsia"/>
                <w:sz w:val="20"/>
                <w:szCs w:val="20"/>
              </w:rPr>
              <w:t>근로자성이</w:t>
            </w:r>
            <w:r>
              <w:rPr>
                <w:rFonts w:cs="Times New Roman" w:hint="eastAsia"/>
                <w:sz w:val="20"/>
                <w:szCs w:val="20"/>
              </w:rPr>
              <w:t xml:space="preserve"> </w:t>
            </w:r>
            <w:r>
              <w:rPr>
                <w:rFonts w:cs="Times New Roman" w:hint="eastAsia"/>
                <w:sz w:val="20"/>
                <w:szCs w:val="20"/>
              </w:rPr>
              <w:t>인정될</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w:t>
            </w:r>
            <w:r>
              <w:rPr>
                <w:rFonts w:cs="Times New Roman"/>
                <w:sz w:val="20"/>
                <w:szCs w:val="20"/>
              </w:rPr>
              <w:t xml:space="preserve"> </w:t>
            </w:r>
            <w:r>
              <w:rPr>
                <w:rFonts w:cs="Times New Roman" w:hint="eastAsia"/>
                <w:sz w:val="20"/>
                <w:szCs w:val="20"/>
              </w:rPr>
              <w:t>법원은</w:t>
            </w:r>
            <w:r>
              <w:rPr>
                <w:rFonts w:cs="Times New Roman" w:hint="eastAsia"/>
                <w:sz w:val="20"/>
                <w:szCs w:val="20"/>
              </w:rPr>
              <w:t xml:space="preserve"> </w:t>
            </w:r>
            <w:r>
              <w:rPr>
                <w:rFonts w:cs="Times New Roman" w:hint="eastAsia"/>
                <w:sz w:val="20"/>
                <w:szCs w:val="20"/>
              </w:rPr>
              <w:t>사용자책임의</w:t>
            </w:r>
            <w:r>
              <w:rPr>
                <w:rFonts w:cs="Times New Roman" w:hint="eastAsia"/>
                <w:sz w:val="20"/>
                <w:szCs w:val="20"/>
              </w:rPr>
              <w:t xml:space="preserve"> </w:t>
            </w:r>
            <w:r>
              <w:rPr>
                <w:rFonts w:cs="Times New Roman" w:hint="eastAsia"/>
                <w:sz w:val="20"/>
                <w:szCs w:val="20"/>
              </w:rPr>
              <w:t>직무관련성</w:t>
            </w:r>
            <w:r>
              <w:rPr>
                <w:rFonts w:cs="Times New Roman" w:hint="eastAsia"/>
                <w:sz w:val="20"/>
                <w:szCs w:val="20"/>
              </w:rPr>
              <w:t xml:space="preserve"> </w:t>
            </w:r>
            <w:r>
              <w:rPr>
                <w:rFonts w:cs="Times New Roman" w:hint="eastAsia"/>
                <w:sz w:val="20"/>
                <w:szCs w:val="20"/>
              </w:rPr>
              <w:t>요건</w:t>
            </w:r>
            <w:r>
              <w:rPr>
                <w:rFonts w:cs="Times New Roman" w:hint="eastAsia"/>
                <w:sz w:val="20"/>
                <w:szCs w:val="20"/>
              </w:rPr>
              <w:t xml:space="preserve"> </w:t>
            </w:r>
            <w:r>
              <w:rPr>
                <w:rFonts w:cs="Times New Roman" w:hint="eastAsia"/>
                <w:sz w:val="20"/>
                <w:szCs w:val="20"/>
              </w:rPr>
              <w:t>등은</w:t>
            </w:r>
            <w:r>
              <w:rPr>
                <w:rFonts w:cs="Times New Roman" w:hint="eastAsia"/>
                <w:sz w:val="20"/>
                <w:szCs w:val="20"/>
              </w:rPr>
              <w:t xml:space="preserve"> </w:t>
            </w:r>
            <w:r>
              <w:rPr>
                <w:rFonts w:cs="Times New Roman" w:hint="eastAsia"/>
                <w:sz w:val="20"/>
                <w:szCs w:val="20"/>
              </w:rPr>
              <w:t>매우</w:t>
            </w:r>
            <w:r>
              <w:rPr>
                <w:rFonts w:cs="Times New Roman" w:hint="eastAsia"/>
                <w:sz w:val="20"/>
                <w:szCs w:val="20"/>
              </w:rPr>
              <w:t xml:space="preserve"> </w:t>
            </w:r>
            <w:r>
              <w:rPr>
                <w:rFonts w:cs="Times New Roman" w:hint="eastAsia"/>
                <w:sz w:val="20"/>
                <w:szCs w:val="20"/>
              </w:rPr>
              <w:t>넓게</w:t>
            </w:r>
            <w:r>
              <w:rPr>
                <w:rFonts w:cs="Times New Roman" w:hint="eastAsia"/>
                <w:sz w:val="20"/>
                <w:szCs w:val="20"/>
              </w:rPr>
              <w:t xml:space="preserve"> </w:t>
            </w:r>
            <w:r>
              <w:rPr>
                <w:rFonts w:cs="Times New Roman" w:hint="eastAsia"/>
                <w:sz w:val="20"/>
                <w:szCs w:val="20"/>
              </w:rPr>
              <w:t>해석하고</w:t>
            </w:r>
            <w:r>
              <w:rPr>
                <w:rFonts w:cs="Times New Roman" w:hint="eastAsia"/>
                <w:sz w:val="20"/>
                <w:szCs w:val="20"/>
              </w:rPr>
              <w:t xml:space="preserve"> </w:t>
            </w:r>
            <w:r>
              <w:rPr>
                <w:rFonts w:cs="Times New Roman" w:hint="eastAsia"/>
                <w:sz w:val="20"/>
                <w:szCs w:val="20"/>
              </w:rPr>
              <w:t>있다는</w:t>
            </w:r>
            <w:r>
              <w:rPr>
                <w:rFonts w:cs="Times New Roman" w:hint="eastAsia"/>
                <w:sz w:val="20"/>
                <w:szCs w:val="20"/>
              </w:rPr>
              <w:t xml:space="preserve"> </w:t>
            </w:r>
            <w:r>
              <w:rPr>
                <w:rFonts w:cs="Times New Roman" w:hint="eastAsia"/>
                <w:sz w:val="20"/>
                <w:szCs w:val="20"/>
              </w:rPr>
              <w:t>점에서</w:t>
            </w:r>
            <w:r>
              <w:rPr>
                <w:rFonts w:cs="Times New Roman" w:hint="eastAsia"/>
                <w:sz w:val="20"/>
                <w:szCs w:val="20"/>
              </w:rPr>
              <w:t xml:space="preserve">, </w:t>
            </w: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사용자책임이</w:t>
            </w:r>
            <w:r>
              <w:rPr>
                <w:rFonts w:cs="Times New Roman" w:hint="eastAsia"/>
                <w:sz w:val="20"/>
                <w:szCs w:val="20"/>
              </w:rPr>
              <w:t xml:space="preserve"> </w:t>
            </w:r>
            <w:r>
              <w:rPr>
                <w:rFonts w:cs="Times New Roman" w:hint="eastAsia"/>
                <w:sz w:val="20"/>
                <w:szCs w:val="20"/>
              </w:rPr>
              <w:t>인정될</w:t>
            </w:r>
            <w:r>
              <w:rPr>
                <w:rFonts w:cs="Times New Roman" w:hint="eastAsia"/>
                <w:sz w:val="20"/>
                <w:szCs w:val="20"/>
              </w:rPr>
              <w:t xml:space="preserve"> </w:t>
            </w:r>
            <w:r>
              <w:rPr>
                <w:rFonts w:cs="Times New Roman" w:hint="eastAsia"/>
                <w:sz w:val="20"/>
                <w:szCs w:val="20"/>
              </w:rPr>
              <w:t>가능성이</w:t>
            </w:r>
            <w:r>
              <w:rPr>
                <w:rFonts w:cs="Times New Roman" w:hint="eastAsia"/>
                <w:sz w:val="20"/>
                <w:szCs w:val="20"/>
              </w:rPr>
              <w:t xml:space="preserve"> </w:t>
            </w:r>
            <w:r w:rsidR="005C1176">
              <w:rPr>
                <w:rFonts w:cs="Times New Roman" w:hint="eastAsia"/>
                <w:sz w:val="20"/>
                <w:szCs w:val="20"/>
              </w:rPr>
              <w:t>높다는</w:t>
            </w:r>
            <w:r w:rsidR="005C1176">
              <w:rPr>
                <w:rFonts w:cs="Times New Roman" w:hint="eastAsia"/>
                <w:sz w:val="20"/>
                <w:szCs w:val="20"/>
              </w:rPr>
              <w:t xml:space="preserve"> </w:t>
            </w:r>
            <w:r w:rsidR="005C1176">
              <w:rPr>
                <w:rFonts w:cs="Times New Roman" w:hint="eastAsia"/>
                <w:sz w:val="20"/>
                <w:szCs w:val="20"/>
              </w:rPr>
              <w:t>점을</w:t>
            </w:r>
            <w:r w:rsidR="005C1176">
              <w:rPr>
                <w:rFonts w:cs="Times New Roman" w:hint="eastAsia"/>
                <w:sz w:val="20"/>
                <w:szCs w:val="20"/>
              </w:rPr>
              <w:t xml:space="preserve"> </w:t>
            </w:r>
            <w:r w:rsidR="005C1176">
              <w:rPr>
                <w:rFonts w:cs="Times New Roman" w:hint="eastAsia"/>
                <w:sz w:val="20"/>
                <w:szCs w:val="20"/>
              </w:rPr>
              <w:t>고려하여</w:t>
            </w:r>
            <w:r w:rsidR="005C1176">
              <w:rPr>
                <w:rFonts w:cs="Times New Roman" w:hint="eastAsia"/>
                <w:sz w:val="20"/>
                <w:szCs w:val="20"/>
              </w:rPr>
              <w:t xml:space="preserve"> </w:t>
            </w:r>
            <w:r w:rsidR="005C1176">
              <w:rPr>
                <w:rFonts w:cs="Times New Roman" w:hint="eastAsia"/>
                <w:sz w:val="20"/>
                <w:szCs w:val="20"/>
              </w:rPr>
              <w:t>근로자성이</w:t>
            </w:r>
            <w:r w:rsidR="005C1176">
              <w:rPr>
                <w:rFonts w:cs="Times New Roman" w:hint="eastAsia"/>
                <w:sz w:val="20"/>
                <w:szCs w:val="20"/>
              </w:rPr>
              <w:t xml:space="preserve"> </w:t>
            </w:r>
            <w:r w:rsidR="005C1176">
              <w:rPr>
                <w:rFonts w:cs="Times New Roman" w:hint="eastAsia"/>
                <w:sz w:val="20"/>
                <w:szCs w:val="20"/>
              </w:rPr>
              <w:t>부정될</w:t>
            </w:r>
            <w:r w:rsidR="005C1176">
              <w:rPr>
                <w:rFonts w:cs="Times New Roman" w:hint="eastAsia"/>
                <w:sz w:val="20"/>
                <w:szCs w:val="20"/>
              </w:rPr>
              <w:t xml:space="preserve"> </w:t>
            </w:r>
            <w:r w:rsidR="005C1176">
              <w:rPr>
                <w:rFonts w:cs="Times New Roman" w:hint="eastAsia"/>
                <w:sz w:val="20"/>
                <w:szCs w:val="20"/>
              </w:rPr>
              <w:t>수</w:t>
            </w:r>
            <w:r w:rsidR="005C1176">
              <w:rPr>
                <w:rFonts w:cs="Times New Roman" w:hint="eastAsia"/>
                <w:sz w:val="20"/>
                <w:szCs w:val="20"/>
              </w:rPr>
              <w:t xml:space="preserve"> </w:t>
            </w:r>
            <w:r w:rsidR="005C1176">
              <w:rPr>
                <w:rFonts w:cs="Times New Roman" w:hint="eastAsia"/>
                <w:sz w:val="20"/>
                <w:szCs w:val="20"/>
              </w:rPr>
              <w:t>있도록</w:t>
            </w:r>
            <w:r w:rsidR="005C1176">
              <w:rPr>
                <w:rFonts w:cs="Times New Roman" w:hint="eastAsia"/>
                <w:sz w:val="20"/>
                <w:szCs w:val="20"/>
              </w:rPr>
              <w:t xml:space="preserve"> </w:t>
            </w:r>
            <w:r w:rsidR="005C1176">
              <w:rPr>
                <w:rFonts w:cs="Times New Roman" w:hint="eastAsia"/>
                <w:sz w:val="20"/>
                <w:szCs w:val="20"/>
              </w:rPr>
              <w:t>운영을</w:t>
            </w:r>
            <w:r w:rsidR="005C1176">
              <w:rPr>
                <w:rFonts w:cs="Times New Roman" w:hint="eastAsia"/>
                <w:sz w:val="20"/>
                <w:szCs w:val="20"/>
              </w:rPr>
              <w:t xml:space="preserve"> </w:t>
            </w:r>
            <w:r w:rsidR="005C1176">
              <w:rPr>
                <w:rFonts w:cs="Times New Roman" w:hint="eastAsia"/>
                <w:sz w:val="20"/>
                <w:szCs w:val="20"/>
              </w:rPr>
              <w:t>하여야</w:t>
            </w:r>
            <w:r w:rsidR="005C1176">
              <w:rPr>
                <w:rFonts w:cs="Times New Roman" w:hint="eastAsia"/>
                <w:sz w:val="20"/>
                <w:szCs w:val="20"/>
              </w:rPr>
              <w:t xml:space="preserve"> </w:t>
            </w:r>
            <w:r w:rsidR="005C1176">
              <w:rPr>
                <w:rFonts w:cs="Times New Roman" w:hint="eastAsia"/>
                <w:sz w:val="20"/>
                <w:szCs w:val="20"/>
              </w:rPr>
              <w:t>할</w:t>
            </w:r>
            <w:r w:rsidR="005C1176">
              <w:rPr>
                <w:rFonts w:cs="Times New Roman" w:hint="eastAsia"/>
                <w:sz w:val="20"/>
                <w:szCs w:val="20"/>
              </w:rPr>
              <w:t xml:space="preserve"> </w:t>
            </w:r>
            <w:r w:rsidR="005C1176">
              <w:rPr>
                <w:rFonts w:cs="Times New Roman" w:hint="eastAsia"/>
                <w:sz w:val="20"/>
                <w:szCs w:val="20"/>
              </w:rPr>
              <w:t>것임</w:t>
            </w:r>
            <w:r w:rsidR="005C1176">
              <w:rPr>
                <w:rFonts w:cs="Times New Roman" w:hint="eastAsia"/>
                <w:sz w:val="20"/>
                <w:szCs w:val="20"/>
              </w:rPr>
              <w:t>)</w:t>
            </w:r>
            <w:r w:rsidR="005C1176">
              <w:rPr>
                <w:rFonts w:cs="Times New Roman"/>
                <w:sz w:val="20"/>
                <w:szCs w:val="20"/>
              </w:rPr>
              <w:t>.</w:t>
            </w:r>
          </w:p>
        </w:tc>
        <w:tc>
          <w:tcPr>
            <w:tcW w:w="27" w:type="pct"/>
            <w:tcBorders>
              <w:top w:val="nil"/>
              <w:bottom w:val="nil"/>
            </w:tcBorders>
          </w:tcPr>
          <w:p w14:paraId="19A13914"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5917820A" w14:textId="7AFB8FD7" w:rsidR="005335C7" w:rsidRPr="009A2958" w:rsidRDefault="005335C7" w:rsidP="005335C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5335C7" w:rsidRPr="009A2958" w14:paraId="66930324" w14:textId="77777777" w:rsidTr="00061A1F">
        <w:trPr>
          <w:trHeight w:val="132"/>
        </w:trPr>
        <w:tc>
          <w:tcPr>
            <w:tcW w:w="619" w:type="pct"/>
          </w:tcPr>
          <w:p w14:paraId="601976AD" w14:textId="20ADA4DA"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120" w:name="_Toc108480433"/>
            <w:bookmarkStart w:id="121" w:name="_Toc108512989"/>
            <w:r w:rsidRPr="00250EEB">
              <w:rPr>
                <w:rFonts w:cs="Times New Roman"/>
                <w:b/>
                <w:color w:val="404040" w:themeColor="text1" w:themeTint="BF"/>
                <w:kern w:val="0"/>
                <w:sz w:val="20"/>
                <w:szCs w:val="20"/>
              </w:rPr>
              <w:t>대리운전노조와의</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단체교섭</w:t>
            </w:r>
            <w:bookmarkEnd w:id="120"/>
            <w:bookmarkEnd w:id="121"/>
          </w:p>
        </w:tc>
        <w:tc>
          <w:tcPr>
            <w:tcW w:w="26" w:type="pct"/>
            <w:tcBorders>
              <w:top w:val="nil"/>
              <w:bottom w:val="nil"/>
            </w:tcBorders>
          </w:tcPr>
          <w:p w14:paraId="4BEAA97B"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0474BD56"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2022</w:t>
            </w:r>
            <w:r w:rsidRPr="009A2958">
              <w:rPr>
                <w:rFonts w:cs="Times New Roman"/>
                <w:sz w:val="20"/>
                <w:szCs w:val="20"/>
              </w:rPr>
              <w:t>년</w:t>
            </w:r>
            <w:r w:rsidRPr="009A2958">
              <w:rPr>
                <w:rFonts w:cs="Times New Roman"/>
                <w:sz w:val="20"/>
                <w:szCs w:val="20"/>
              </w:rPr>
              <w:t xml:space="preserve"> 3</w:t>
            </w:r>
            <w:r w:rsidRPr="009A2958">
              <w:rPr>
                <w:rFonts w:cs="Times New Roman"/>
                <w:sz w:val="20"/>
                <w:szCs w:val="20"/>
              </w:rPr>
              <w:t>월</w:t>
            </w:r>
            <w:r w:rsidRPr="009A2958">
              <w:rPr>
                <w:rFonts w:cs="Times New Roman"/>
                <w:sz w:val="20"/>
                <w:szCs w:val="20"/>
              </w:rPr>
              <w:t xml:space="preserve"> 3</w:t>
            </w:r>
            <w:r w:rsidRPr="009A2958">
              <w:rPr>
                <w:rFonts w:cs="Times New Roman"/>
                <w:sz w:val="20"/>
                <w:szCs w:val="20"/>
              </w:rPr>
              <w:t>일부터</w:t>
            </w:r>
            <w:r w:rsidRPr="009A2958">
              <w:rPr>
                <w:rFonts w:cs="Times New Roman"/>
                <w:sz w:val="20"/>
                <w:szCs w:val="20"/>
              </w:rPr>
              <w:t xml:space="preserve"> </w:t>
            </w:r>
            <w:r w:rsidRPr="009A2958">
              <w:rPr>
                <w:rFonts w:cs="Times New Roman"/>
                <w:sz w:val="20"/>
                <w:szCs w:val="20"/>
              </w:rPr>
              <w:t>전국대리운전노동조합</w:t>
            </w:r>
            <w:r w:rsidRPr="009A2958">
              <w:rPr>
                <w:rFonts w:cs="Times New Roman"/>
                <w:sz w:val="20"/>
                <w:szCs w:val="20"/>
              </w:rPr>
              <w:t>(“</w:t>
            </w:r>
            <w:r w:rsidRPr="009A2958">
              <w:rPr>
                <w:rFonts w:cs="Times New Roman"/>
                <w:b/>
                <w:sz w:val="20"/>
                <w:szCs w:val="20"/>
                <w:u w:val="single"/>
              </w:rPr>
              <w:t>대리운전노조</w:t>
            </w:r>
            <w:r w:rsidRPr="009A2958">
              <w:rPr>
                <w:rFonts w:cs="Times New Roman"/>
                <w:sz w:val="20"/>
                <w:szCs w:val="20"/>
              </w:rPr>
              <w:t>”)</w:t>
            </w:r>
            <w:r w:rsidRPr="009A2958">
              <w:rPr>
                <w:rFonts w:cs="Times New Roman"/>
                <w:sz w:val="20"/>
                <w:szCs w:val="20"/>
              </w:rPr>
              <w:t>과</w:t>
            </w:r>
            <w:r w:rsidRPr="009A2958">
              <w:rPr>
                <w:rFonts w:cs="Times New Roman"/>
                <w:sz w:val="20"/>
                <w:szCs w:val="20"/>
              </w:rPr>
              <w:t xml:space="preserve"> </w:t>
            </w:r>
            <w:r w:rsidRPr="009A2958">
              <w:rPr>
                <w:rFonts w:cs="Times New Roman"/>
                <w:sz w:val="20"/>
                <w:szCs w:val="20"/>
              </w:rPr>
              <w:t>단체교섭</w:t>
            </w:r>
            <w:r w:rsidRPr="009A2958">
              <w:rPr>
                <w:rFonts w:cs="Times New Roman"/>
                <w:sz w:val="20"/>
                <w:szCs w:val="20"/>
              </w:rPr>
              <w:t xml:space="preserve"> </w:t>
            </w:r>
            <w:r w:rsidRPr="009A2958">
              <w:rPr>
                <w:rFonts w:cs="Times New Roman"/>
                <w:sz w:val="20"/>
                <w:szCs w:val="20"/>
              </w:rPr>
              <w:t>진행</w:t>
            </w:r>
            <w:r w:rsidRPr="009A2958">
              <w:rPr>
                <w:rFonts w:cs="Times New Roman"/>
                <w:sz w:val="20"/>
                <w:szCs w:val="20"/>
              </w:rPr>
              <w:t xml:space="preserve"> </w:t>
            </w:r>
            <w:r w:rsidRPr="009A2958">
              <w:rPr>
                <w:rFonts w:cs="Times New Roman"/>
                <w:sz w:val="20"/>
                <w:szCs w:val="20"/>
              </w:rPr>
              <w:t>중이며</w:t>
            </w:r>
            <w:r w:rsidRPr="009A2958">
              <w:rPr>
                <w:rFonts w:cs="Times New Roman"/>
                <w:sz w:val="20"/>
                <w:szCs w:val="20"/>
              </w:rPr>
              <w:t xml:space="preserve">, </w:t>
            </w:r>
            <w:r w:rsidRPr="009A2958">
              <w:rPr>
                <w:rFonts w:cs="Times New Roman"/>
                <w:sz w:val="20"/>
                <w:szCs w:val="20"/>
              </w:rPr>
              <w:t>대리운전노조의</w:t>
            </w:r>
            <w:r w:rsidRPr="009A2958">
              <w:rPr>
                <w:rFonts w:cs="Times New Roman"/>
                <w:sz w:val="20"/>
                <w:szCs w:val="20"/>
              </w:rPr>
              <w:t xml:space="preserve"> </w:t>
            </w:r>
            <w:r w:rsidRPr="009A2958">
              <w:rPr>
                <w:rFonts w:cs="Times New Roman"/>
                <w:sz w:val="20"/>
                <w:szCs w:val="20"/>
              </w:rPr>
              <w:t>교섭</w:t>
            </w:r>
            <w:r w:rsidRPr="009A2958">
              <w:rPr>
                <w:rFonts w:cs="Times New Roman"/>
                <w:sz w:val="20"/>
                <w:szCs w:val="20"/>
              </w:rPr>
              <w:t xml:space="preserve"> </w:t>
            </w:r>
            <w:r w:rsidRPr="009A2958">
              <w:rPr>
                <w:rFonts w:cs="Times New Roman"/>
                <w:sz w:val="20"/>
                <w:szCs w:val="20"/>
              </w:rPr>
              <w:t>요구안은</w:t>
            </w:r>
            <w:r w:rsidRPr="009A2958">
              <w:rPr>
                <w:rFonts w:cs="Times New Roman"/>
                <w:sz w:val="20"/>
                <w:szCs w:val="20"/>
              </w:rPr>
              <w:t xml:space="preserve"> </w:t>
            </w:r>
            <w:r w:rsidRPr="009A2958">
              <w:rPr>
                <w:rFonts w:cs="Times New Roman"/>
                <w:sz w:val="20"/>
                <w:szCs w:val="20"/>
              </w:rPr>
              <w:t>다음과</w:t>
            </w:r>
            <w:r w:rsidRPr="009A2958">
              <w:rPr>
                <w:rFonts w:cs="Times New Roman"/>
                <w:sz w:val="20"/>
                <w:szCs w:val="20"/>
              </w:rPr>
              <w:t xml:space="preserve"> </w:t>
            </w:r>
            <w:r w:rsidRPr="009A2958">
              <w:rPr>
                <w:rFonts w:cs="Times New Roman"/>
                <w:sz w:val="20"/>
                <w:szCs w:val="20"/>
              </w:rPr>
              <w:t>같이</w:t>
            </w:r>
            <w:r w:rsidRPr="009A2958">
              <w:rPr>
                <w:rFonts w:cs="Times New Roman"/>
                <w:sz w:val="20"/>
                <w:szCs w:val="20"/>
              </w:rPr>
              <w:t xml:space="preserve"> </w:t>
            </w:r>
            <w:r w:rsidRPr="009A2958">
              <w:rPr>
                <w:rFonts w:cs="Times New Roman"/>
                <w:sz w:val="20"/>
                <w:szCs w:val="20"/>
              </w:rPr>
              <w:t>알려져</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0D904411" w14:textId="77777777" w:rsidR="005335C7" w:rsidRPr="009A2958" w:rsidRDefault="005335C7" w:rsidP="005335C7">
            <w:pPr>
              <w:pStyle w:val="a8"/>
              <w:widowControl/>
              <w:numPr>
                <w:ilvl w:val="0"/>
                <w:numId w:val="9"/>
              </w:numPr>
              <w:spacing w:before="40" w:after="120" w:line="276" w:lineRule="auto"/>
              <w:rPr>
                <w:rFonts w:cs="Times New Roman"/>
                <w:sz w:val="20"/>
                <w:szCs w:val="20"/>
              </w:rPr>
            </w:pPr>
            <w:r w:rsidRPr="009A2958">
              <w:rPr>
                <w:rFonts w:cs="Times New Roman"/>
                <w:sz w:val="20"/>
                <w:szCs w:val="20"/>
              </w:rPr>
              <w:lastRenderedPageBreak/>
              <w:t>대리기사의</w:t>
            </w:r>
            <w:r w:rsidRPr="009A2958">
              <w:rPr>
                <w:rFonts w:cs="Times New Roman"/>
                <w:sz w:val="20"/>
                <w:szCs w:val="20"/>
              </w:rPr>
              <w:t xml:space="preserve"> </w:t>
            </w:r>
            <w:r w:rsidRPr="009A2958">
              <w:rPr>
                <w:rFonts w:cs="Times New Roman"/>
                <w:sz w:val="20"/>
                <w:szCs w:val="20"/>
              </w:rPr>
              <w:t>노동조건</w:t>
            </w:r>
            <w:r w:rsidRPr="009A2958">
              <w:rPr>
                <w:rFonts w:cs="Times New Roman"/>
                <w:sz w:val="20"/>
                <w:szCs w:val="20"/>
              </w:rPr>
              <w:t xml:space="preserve"> </w:t>
            </w:r>
            <w:r w:rsidRPr="009A2958">
              <w:rPr>
                <w:rFonts w:cs="Times New Roman"/>
                <w:sz w:val="20"/>
                <w:szCs w:val="20"/>
              </w:rPr>
              <w:t>개선</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권익증진</w:t>
            </w:r>
            <w:r w:rsidRPr="009A2958">
              <w:rPr>
                <w:rFonts w:cs="Times New Roman"/>
                <w:sz w:val="20"/>
                <w:szCs w:val="20"/>
              </w:rPr>
              <w:t xml:space="preserve">: </w:t>
            </w:r>
            <w:r w:rsidRPr="009A2958">
              <w:rPr>
                <w:rFonts w:cs="Times New Roman"/>
                <w:sz w:val="20"/>
                <w:szCs w:val="20"/>
              </w:rPr>
              <w:t>프로서비스</w:t>
            </w:r>
            <w:r w:rsidRPr="009A2958">
              <w:rPr>
                <w:rFonts w:cs="Times New Roman"/>
                <w:sz w:val="20"/>
                <w:szCs w:val="20"/>
              </w:rPr>
              <w:t>(</w:t>
            </w:r>
            <w:r w:rsidRPr="009A2958">
              <w:rPr>
                <w:rFonts w:cs="Times New Roman"/>
                <w:sz w:val="20"/>
                <w:szCs w:val="20"/>
              </w:rPr>
              <w:t>빠른</w:t>
            </w:r>
            <w:r w:rsidRPr="009A2958">
              <w:rPr>
                <w:rFonts w:cs="Times New Roman"/>
                <w:sz w:val="20"/>
                <w:szCs w:val="20"/>
              </w:rPr>
              <w:t xml:space="preserve"> </w:t>
            </w:r>
            <w:r w:rsidRPr="009A2958">
              <w:rPr>
                <w:rFonts w:cs="Times New Roman"/>
                <w:sz w:val="20"/>
                <w:szCs w:val="20"/>
              </w:rPr>
              <w:t>콜</w:t>
            </w:r>
            <w:r w:rsidRPr="009A2958">
              <w:rPr>
                <w:rFonts w:cs="Times New Roman"/>
                <w:sz w:val="20"/>
                <w:szCs w:val="20"/>
              </w:rPr>
              <w:t xml:space="preserve">, </w:t>
            </w:r>
            <w:r w:rsidRPr="009A2958">
              <w:rPr>
                <w:rFonts w:cs="Times New Roman"/>
                <w:sz w:val="20"/>
                <w:szCs w:val="20"/>
              </w:rPr>
              <w:t>단독</w:t>
            </w:r>
            <w:r w:rsidRPr="009A2958">
              <w:rPr>
                <w:rFonts w:cs="Times New Roman"/>
                <w:sz w:val="20"/>
                <w:szCs w:val="20"/>
              </w:rPr>
              <w:t xml:space="preserve"> </w:t>
            </w:r>
            <w:r w:rsidRPr="009A2958">
              <w:rPr>
                <w:rFonts w:cs="Times New Roman"/>
                <w:sz w:val="20"/>
                <w:szCs w:val="20"/>
              </w:rPr>
              <w:t>배정</w:t>
            </w:r>
            <w:r w:rsidRPr="009A2958">
              <w:rPr>
                <w:rFonts w:cs="Times New Roman"/>
                <w:sz w:val="20"/>
                <w:szCs w:val="20"/>
              </w:rPr>
              <w:t xml:space="preserve">, </w:t>
            </w:r>
            <w:r w:rsidRPr="009A2958">
              <w:rPr>
                <w:rFonts w:cs="Times New Roman"/>
                <w:sz w:val="20"/>
                <w:szCs w:val="20"/>
              </w:rPr>
              <w:t>전용상담센터</w:t>
            </w:r>
            <w:r w:rsidRPr="009A2958">
              <w:rPr>
                <w:rFonts w:cs="Times New Roman"/>
                <w:sz w:val="20"/>
                <w:szCs w:val="20"/>
              </w:rPr>
              <w:t xml:space="preserve"> </w:t>
            </w:r>
            <w:r w:rsidRPr="009A2958">
              <w:rPr>
                <w:rFonts w:cs="Times New Roman"/>
                <w:sz w:val="20"/>
                <w:szCs w:val="20"/>
              </w:rPr>
              <w:t>등의</w:t>
            </w:r>
            <w:r w:rsidRPr="009A2958">
              <w:rPr>
                <w:rFonts w:cs="Times New Roman"/>
                <w:sz w:val="20"/>
                <w:szCs w:val="20"/>
              </w:rPr>
              <w:t xml:space="preserve"> </w:t>
            </w:r>
            <w:r w:rsidRPr="009A2958">
              <w:rPr>
                <w:rFonts w:cs="Times New Roman"/>
                <w:sz w:val="20"/>
                <w:szCs w:val="20"/>
              </w:rPr>
              <w:t>혜택이</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월</w:t>
            </w:r>
            <w:r w:rsidRPr="009A2958">
              <w:rPr>
                <w:rFonts w:cs="Times New Roman"/>
                <w:sz w:val="20"/>
                <w:szCs w:val="20"/>
              </w:rPr>
              <w:t xml:space="preserve"> 22,000</w:t>
            </w:r>
            <w:r w:rsidRPr="009A2958">
              <w:rPr>
                <w:rFonts w:cs="Times New Roman"/>
                <w:sz w:val="20"/>
                <w:szCs w:val="20"/>
              </w:rPr>
              <w:t>원의</w:t>
            </w:r>
            <w:r w:rsidRPr="009A2958">
              <w:rPr>
                <w:rFonts w:cs="Times New Roman"/>
                <w:sz w:val="20"/>
                <w:szCs w:val="20"/>
              </w:rPr>
              <w:t xml:space="preserve"> </w:t>
            </w:r>
            <w:r w:rsidRPr="009A2958">
              <w:rPr>
                <w:rFonts w:cs="Times New Roman"/>
                <w:sz w:val="20"/>
                <w:szCs w:val="20"/>
              </w:rPr>
              <w:t>유료멤버십</w:t>
            </w:r>
            <w:r w:rsidRPr="009A2958">
              <w:rPr>
                <w:rFonts w:cs="Times New Roman"/>
                <w:sz w:val="20"/>
                <w:szCs w:val="20"/>
              </w:rPr>
              <w:t xml:space="preserve"> </w:t>
            </w:r>
            <w:r w:rsidRPr="009A2958">
              <w:rPr>
                <w:rFonts w:cs="Times New Roman"/>
                <w:sz w:val="20"/>
                <w:szCs w:val="20"/>
              </w:rPr>
              <w:t>서비스</w:t>
            </w:r>
            <w:r w:rsidRPr="009A2958">
              <w:rPr>
                <w:rFonts w:cs="Times New Roman"/>
                <w:sz w:val="20"/>
                <w:szCs w:val="20"/>
              </w:rPr>
              <w:t xml:space="preserve">. </w:t>
            </w:r>
            <w:r w:rsidRPr="009A2958">
              <w:rPr>
                <w:rFonts w:cs="Times New Roman"/>
                <w:sz w:val="20"/>
                <w:szCs w:val="20"/>
              </w:rPr>
              <w:t>명목상으로는</w:t>
            </w:r>
            <w:r w:rsidRPr="009A2958">
              <w:rPr>
                <w:rFonts w:cs="Times New Roman"/>
                <w:sz w:val="20"/>
                <w:szCs w:val="20"/>
              </w:rPr>
              <w:t xml:space="preserve"> </w:t>
            </w:r>
            <w:r w:rsidRPr="009A2958">
              <w:rPr>
                <w:rFonts w:cs="Times New Roman"/>
                <w:sz w:val="20"/>
                <w:szCs w:val="20"/>
              </w:rPr>
              <w:t>자율</w:t>
            </w:r>
            <w:r w:rsidRPr="009A2958">
              <w:rPr>
                <w:rFonts w:cs="Times New Roman"/>
                <w:sz w:val="20"/>
                <w:szCs w:val="20"/>
              </w:rPr>
              <w:t xml:space="preserve"> </w:t>
            </w:r>
            <w:r w:rsidRPr="009A2958">
              <w:rPr>
                <w:rFonts w:cs="Times New Roman"/>
                <w:sz w:val="20"/>
                <w:szCs w:val="20"/>
              </w:rPr>
              <w:t>가입이지만</w:t>
            </w:r>
            <w:r w:rsidRPr="009A2958">
              <w:rPr>
                <w:rFonts w:cs="Times New Roman"/>
                <w:sz w:val="20"/>
                <w:szCs w:val="20"/>
              </w:rPr>
              <w:t xml:space="preserve">, </w:t>
            </w:r>
            <w:r w:rsidRPr="009A2958">
              <w:rPr>
                <w:rFonts w:cs="Times New Roman"/>
                <w:sz w:val="20"/>
                <w:szCs w:val="20"/>
              </w:rPr>
              <w:t>실질적으로</w:t>
            </w:r>
            <w:r w:rsidRPr="009A2958">
              <w:rPr>
                <w:rFonts w:cs="Times New Roman"/>
                <w:sz w:val="20"/>
                <w:szCs w:val="20"/>
              </w:rPr>
              <w:t xml:space="preserve"> </w:t>
            </w:r>
            <w:r w:rsidRPr="009A2958">
              <w:rPr>
                <w:rFonts w:cs="Times New Roman"/>
                <w:sz w:val="20"/>
                <w:szCs w:val="20"/>
              </w:rPr>
              <w:t>기사들은</w:t>
            </w:r>
            <w:r w:rsidRPr="009A2958">
              <w:rPr>
                <w:rFonts w:cs="Times New Roman"/>
                <w:sz w:val="20"/>
                <w:szCs w:val="20"/>
              </w:rPr>
              <w:t xml:space="preserve"> </w:t>
            </w:r>
            <w:r w:rsidRPr="009A2958">
              <w:rPr>
                <w:rFonts w:cs="Times New Roman"/>
                <w:sz w:val="20"/>
                <w:szCs w:val="20"/>
              </w:rPr>
              <w:t>생계를</w:t>
            </w:r>
            <w:r w:rsidRPr="009A2958">
              <w:rPr>
                <w:rFonts w:cs="Times New Roman"/>
                <w:sz w:val="20"/>
                <w:szCs w:val="20"/>
              </w:rPr>
              <w:t xml:space="preserve"> </w:t>
            </w:r>
            <w:r w:rsidRPr="009A2958">
              <w:rPr>
                <w:rFonts w:cs="Times New Roman"/>
                <w:sz w:val="20"/>
                <w:szCs w:val="20"/>
              </w:rPr>
              <w:t>위해</w:t>
            </w:r>
            <w:r w:rsidRPr="009A2958">
              <w:rPr>
                <w:rFonts w:cs="Times New Roman"/>
                <w:sz w:val="20"/>
                <w:szCs w:val="20"/>
              </w:rPr>
              <w:t xml:space="preserve"> </w:t>
            </w:r>
            <w:r w:rsidRPr="009A2958">
              <w:rPr>
                <w:rFonts w:cs="Times New Roman"/>
                <w:sz w:val="20"/>
                <w:szCs w:val="20"/>
              </w:rPr>
              <w:t>대부분</w:t>
            </w:r>
            <w:r w:rsidRPr="009A2958">
              <w:rPr>
                <w:rFonts w:cs="Times New Roman"/>
                <w:sz w:val="20"/>
                <w:szCs w:val="20"/>
              </w:rPr>
              <w:t xml:space="preserve"> </w:t>
            </w:r>
            <w:r w:rsidRPr="009A2958">
              <w:rPr>
                <w:rFonts w:cs="Times New Roman"/>
                <w:sz w:val="20"/>
                <w:szCs w:val="20"/>
              </w:rPr>
              <w:t>가입</w:t>
            </w:r>
            <w:r w:rsidRPr="009A2958">
              <w:rPr>
                <w:rFonts w:cs="Times New Roman"/>
                <w:sz w:val="20"/>
                <w:szCs w:val="20"/>
              </w:rPr>
              <w:t xml:space="preserve">) </w:t>
            </w:r>
            <w:r w:rsidRPr="009A2958">
              <w:rPr>
                <w:rFonts w:cs="Times New Roman"/>
                <w:sz w:val="20"/>
                <w:szCs w:val="20"/>
              </w:rPr>
              <w:t>폐지</w:t>
            </w:r>
            <w:r w:rsidRPr="009A2958">
              <w:rPr>
                <w:rFonts w:cs="Times New Roman"/>
                <w:sz w:val="20"/>
                <w:szCs w:val="20"/>
              </w:rPr>
              <w:t xml:space="preserve">, </w:t>
            </w:r>
            <w:r w:rsidRPr="009A2958">
              <w:rPr>
                <w:rFonts w:cs="Times New Roman"/>
                <w:sz w:val="20"/>
                <w:szCs w:val="20"/>
              </w:rPr>
              <w:t>대리운전</w:t>
            </w:r>
            <w:r w:rsidRPr="009A2958">
              <w:rPr>
                <w:rFonts w:cs="Times New Roman"/>
                <w:sz w:val="20"/>
                <w:szCs w:val="20"/>
              </w:rPr>
              <w:t xml:space="preserve"> </w:t>
            </w:r>
            <w:r w:rsidRPr="009A2958">
              <w:rPr>
                <w:rFonts w:cs="Times New Roman"/>
                <w:sz w:val="20"/>
                <w:szCs w:val="20"/>
              </w:rPr>
              <w:t>수수료</w:t>
            </w:r>
            <w:r w:rsidRPr="009A2958">
              <w:rPr>
                <w:rFonts w:cs="Times New Roman"/>
                <w:sz w:val="20"/>
                <w:szCs w:val="20"/>
              </w:rPr>
              <w:t xml:space="preserve"> </w:t>
            </w:r>
            <w:r w:rsidRPr="009A2958">
              <w:rPr>
                <w:rFonts w:cs="Times New Roman"/>
                <w:sz w:val="20"/>
                <w:szCs w:val="20"/>
              </w:rPr>
              <w:t>인하</w:t>
            </w:r>
            <w:r w:rsidRPr="009A2958">
              <w:rPr>
                <w:rFonts w:cs="Times New Roman"/>
                <w:sz w:val="20"/>
                <w:szCs w:val="20"/>
              </w:rPr>
              <w:t xml:space="preserve">, </w:t>
            </w:r>
            <w:r w:rsidRPr="009A2958">
              <w:rPr>
                <w:rFonts w:cs="Times New Roman"/>
                <w:sz w:val="20"/>
                <w:szCs w:val="20"/>
              </w:rPr>
              <w:t>장시간</w:t>
            </w:r>
            <w:r w:rsidRPr="009A2958">
              <w:rPr>
                <w:rFonts w:cs="Times New Roman"/>
                <w:sz w:val="20"/>
                <w:szCs w:val="20"/>
              </w:rPr>
              <w:t xml:space="preserve"> </w:t>
            </w:r>
            <w:r w:rsidRPr="009A2958">
              <w:rPr>
                <w:rFonts w:cs="Times New Roman"/>
                <w:sz w:val="20"/>
                <w:szCs w:val="20"/>
              </w:rPr>
              <w:t>야간노동으로</w:t>
            </w:r>
            <w:r w:rsidRPr="009A2958">
              <w:rPr>
                <w:rFonts w:cs="Times New Roman"/>
                <w:sz w:val="20"/>
                <w:szCs w:val="20"/>
              </w:rPr>
              <w:t xml:space="preserve"> </w:t>
            </w:r>
            <w:r w:rsidRPr="009A2958">
              <w:rPr>
                <w:rFonts w:cs="Times New Roman"/>
                <w:sz w:val="20"/>
                <w:szCs w:val="20"/>
              </w:rPr>
              <w:t>인한</w:t>
            </w:r>
            <w:r w:rsidRPr="009A2958">
              <w:rPr>
                <w:rFonts w:cs="Times New Roman"/>
                <w:sz w:val="20"/>
                <w:szCs w:val="20"/>
              </w:rPr>
              <w:t xml:space="preserve"> </w:t>
            </w:r>
            <w:r w:rsidRPr="009A2958">
              <w:rPr>
                <w:rFonts w:cs="Times New Roman"/>
                <w:sz w:val="20"/>
                <w:szCs w:val="20"/>
              </w:rPr>
              <w:t>건강</w:t>
            </w:r>
            <w:r w:rsidRPr="009A2958">
              <w:rPr>
                <w:rFonts w:cs="Times New Roman"/>
                <w:sz w:val="20"/>
                <w:szCs w:val="20"/>
              </w:rPr>
              <w:t xml:space="preserve"> </w:t>
            </w:r>
            <w:r w:rsidRPr="009A2958">
              <w:rPr>
                <w:rFonts w:cs="Times New Roman"/>
                <w:sz w:val="20"/>
                <w:szCs w:val="20"/>
              </w:rPr>
              <w:t>위험</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감정노동에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대책</w:t>
            </w:r>
            <w:r w:rsidRPr="009A2958">
              <w:rPr>
                <w:rFonts w:cs="Times New Roman"/>
                <w:sz w:val="20"/>
                <w:szCs w:val="20"/>
              </w:rPr>
              <w:t xml:space="preserve"> </w:t>
            </w:r>
            <w:r w:rsidRPr="009A2958">
              <w:rPr>
                <w:rFonts w:cs="Times New Roman"/>
                <w:sz w:val="20"/>
                <w:szCs w:val="20"/>
              </w:rPr>
              <w:t>마련</w:t>
            </w:r>
            <w:r w:rsidRPr="009A2958">
              <w:rPr>
                <w:rFonts w:cs="Times New Roman"/>
                <w:sz w:val="20"/>
                <w:szCs w:val="20"/>
              </w:rPr>
              <w:t xml:space="preserve">, </w:t>
            </w:r>
            <w:r w:rsidRPr="009A2958">
              <w:rPr>
                <w:rFonts w:cs="Times New Roman"/>
                <w:sz w:val="20"/>
                <w:szCs w:val="20"/>
              </w:rPr>
              <w:t>대리기사의</w:t>
            </w:r>
            <w:r w:rsidRPr="009A2958">
              <w:rPr>
                <w:rFonts w:cs="Times New Roman"/>
                <w:sz w:val="20"/>
                <w:szCs w:val="20"/>
              </w:rPr>
              <w:t xml:space="preserve"> </w:t>
            </w:r>
            <w:r w:rsidRPr="009A2958">
              <w:rPr>
                <w:rFonts w:cs="Times New Roman"/>
                <w:sz w:val="20"/>
                <w:szCs w:val="20"/>
              </w:rPr>
              <w:t>복지</w:t>
            </w:r>
            <w:r w:rsidRPr="009A2958">
              <w:rPr>
                <w:rFonts w:cs="Times New Roman"/>
                <w:sz w:val="20"/>
                <w:szCs w:val="20"/>
              </w:rPr>
              <w:t xml:space="preserve"> </w:t>
            </w:r>
            <w:r w:rsidRPr="009A2958">
              <w:rPr>
                <w:rFonts w:cs="Times New Roman"/>
                <w:sz w:val="20"/>
                <w:szCs w:val="20"/>
              </w:rPr>
              <w:t>증진</w:t>
            </w:r>
            <w:r w:rsidRPr="009A2958">
              <w:rPr>
                <w:rFonts w:cs="Times New Roman"/>
                <w:sz w:val="20"/>
                <w:szCs w:val="20"/>
              </w:rPr>
              <w:t xml:space="preserve"> </w:t>
            </w:r>
            <w:r w:rsidRPr="009A2958">
              <w:rPr>
                <w:rFonts w:cs="Times New Roman"/>
                <w:sz w:val="20"/>
                <w:szCs w:val="20"/>
              </w:rPr>
              <w:t>등</w:t>
            </w:r>
          </w:p>
          <w:p w14:paraId="72900003" w14:textId="77777777" w:rsidR="005335C7" w:rsidRPr="009A2958" w:rsidRDefault="005335C7" w:rsidP="005335C7">
            <w:pPr>
              <w:pStyle w:val="a8"/>
              <w:widowControl/>
              <w:numPr>
                <w:ilvl w:val="0"/>
                <w:numId w:val="9"/>
              </w:numPr>
              <w:spacing w:before="40" w:after="120" w:line="276" w:lineRule="auto"/>
              <w:rPr>
                <w:rFonts w:cs="Times New Roman"/>
                <w:sz w:val="20"/>
                <w:szCs w:val="20"/>
              </w:rPr>
            </w:pPr>
            <w:r w:rsidRPr="009A2958">
              <w:rPr>
                <w:rFonts w:cs="Times New Roman"/>
                <w:sz w:val="20"/>
                <w:szCs w:val="20"/>
              </w:rPr>
              <w:t>배차</w:t>
            </w:r>
            <w:r w:rsidRPr="009A2958">
              <w:rPr>
                <w:rFonts w:cs="Times New Roman"/>
                <w:sz w:val="20"/>
                <w:szCs w:val="20"/>
              </w:rPr>
              <w:t xml:space="preserve"> </w:t>
            </w:r>
            <w:r w:rsidRPr="009A2958">
              <w:rPr>
                <w:rFonts w:cs="Times New Roman"/>
                <w:sz w:val="20"/>
                <w:szCs w:val="20"/>
              </w:rPr>
              <w:t>시스템</w:t>
            </w:r>
            <w:r w:rsidRPr="009A2958">
              <w:rPr>
                <w:rFonts w:cs="Times New Roman"/>
                <w:sz w:val="20"/>
                <w:szCs w:val="20"/>
              </w:rPr>
              <w:t xml:space="preserve"> </w:t>
            </w:r>
            <w:r w:rsidRPr="009A2958">
              <w:rPr>
                <w:rFonts w:cs="Times New Roman"/>
                <w:sz w:val="20"/>
                <w:szCs w:val="20"/>
              </w:rPr>
              <w:t>알고리즘의</w:t>
            </w:r>
            <w:r w:rsidRPr="009A2958">
              <w:rPr>
                <w:rFonts w:cs="Times New Roman"/>
                <w:sz w:val="20"/>
                <w:szCs w:val="20"/>
              </w:rPr>
              <w:t xml:space="preserve"> </w:t>
            </w:r>
            <w:r w:rsidRPr="009A2958">
              <w:rPr>
                <w:rFonts w:cs="Times New Roman"/>
                <w:sz w:val="20"/>
                <w:szCs w:val="20"/>
              </w:rPr>
              <w:t>공개와</w:t>
            </w:r>
            <w:r w:rsidRPr="009A2958">
              <w:rPr>
                <w:rFonts w:cs="Times New Roman"/>
                <w:sz w:val="20"/>
                <w:szCs w:val="20"/>
              </w:rPr>
              <w:t xml:space="preserve"> </w:t>
            </w:r>
            <w:r w:rsidRPr="009A2958">
              <w:rPr>
                <w:rFonts w:cs="Times New Roman"/>
                <w:sz w:val="20"/>
                <w:szCs w:val="20"/>
              </w:rPr>
              <w:t>공정한</w:t>
            </w:r>
            <w:r w:rsidRPr="009A2958">
              <w:rPr>
                <w:rFonts w:cs="Times New Roman"/>
                <w:sz w:val="20"/>
                <w:szCs w:val="20"/>
              </w:rPr>
              <w:t xml:space="preserve"> </w:t>
            </w:r>
            <w:r w:rsidRPr="009A2958">
              <w:rPr>
                <w:rFonts w:cs="Times New Roman"/>
                <w:sz w:val="20"/>
                <w:szCs w:val="20"/>
              </w:rPr>
              <w:t>운영</w:t>
            </w:r>
            <w:r w:rsidRPr="009A2958">
              <w:rPr>
                <w:rFonts w:cs="Times New Roman"/>
                <w:sz w:val="20"/>
                <w:szCs w:val="20"/>
              </w:rPr>
              <w:t xml:space="preserve">: </w:t>
            </w:r>
            <w:r w:rsidRPr="009A2958">
              <w:rPr>
                <w:rFonts w:cs="Times New Roman"/>
                <w:sz w:val="20"/>
                <w:szCs w:val="20"/>
              </w:rPr>
              <w:t>단순</w:t>
            </w:r>
            <w:r w:rsidRPr="009A2958">
              <w:rPr>
                <w:rFonts w:cs="Times New Roman"/>
                <w:sz w:val="20"/>
                <w:szCs w:val="20"/>
              </w:rPr>
              <w:t xml:space="preserve"> </w:t>
            </w:r>
            <w:r w:rsidRPr="009A2958">
              <w:rPr>
                <w:rFonts w:cs="Times New Roman"/>
                <w:sz w:val="20"/>
                <w:szCs w:val="20"/>
              </w:rPr>
              <w:t>코드</w:t>
            </w:r>
            <w:r w:rsidRPr="009A2958">
              <w:rPr>
                <w:rFonts w:cs="Times New Roman"/>
                <w:sz w:val="20"/>
                <w:szCs w:val="20"/>
              </w:rPr>
              <w:t xml:space="preserve"> </w:t>
            </w:r>
            <w:r w:rsidRPr="009A2958">
              <w:rPr>
                <w:rFonts w:cs="Times New Roman"/>
                <w:sz w:val="20"/>
                <w:szCs w:val="20"/>
              </w:rPr>
              <w:t>공개가</w:t>
            </w:r>
            <w:r w:rsidRPr="009A2958">
              <w:rPr>
                <w:rFonts w:cs="Times New Roman"/>
                <w:sz w:val="20"/>
                <w:szCs w:val="20"/>
              </w:rPr>
              <w:t xml:space="preserve"> </w:t>
            </w:r>
            <w:r w:rsidRPr="009A2958">
              <w:rPr>
                <w:rFonts w:cs="Times New Roman"/>
                <w:sz w:val="20"/>
                <w:szCs w:val="20"/>
              </w:rPr>
              <w:t>아니라</w:t>
            </w:r>
            <w:r w:rsidRPr="009A2958">
              <w:rPr>
                <w:rFonts w:cs="Times New Roman"/>
                <w:sz w:val="20"/>
                <w:szCs w:val="20"/>
              </w:rPr>
              <w:t xml:space="preserve"> </w:t>
            </w:r>
            <w:r w:rsidRPr="009A2958">
              <w:rPr>
                <w:rFonts w:cs="Times New Roman"/>
                <w:sz w:val="20"/>
                <w:szCs w:val="20"/>
              </w:rPr>
              <w:t>평균적인</w:t>
            </w:r>
            <w:r w:rsidRPr="009A2958">
              <w:rPr>
                <w:rFonts w:cs="Times New Roman"/>
                <w:sz w:val="20"/>
                <w:szCs w:val="20"/>
              </w:rPr>
              <w:t xml:space="preserve"> </w:t>
            </w:r>
            <w:r w:rsidRPr="009A2958">
              <w:rPr>
                <w:rFonts w:cs="Times New Roman"/>
                <w:sz w:val="20"/>
                <w:szCs w:val="20"/>
              </w:rPr>
              <w:t>대리기사들이</w:t>
            </w:r>
            <w:r w:rsidRPr="009A2958">
              <w:rPr>
                <w:rFonts w:cs="Times New Roman"/>
                <w:sz w:val="20"/>
                <w:szCs w:val="20"/>
              </w:rPr>
              <w:t xml:space="preserve"> </w:t>
            </w:r>
            <w:r w:rsidRPr="009A2958">
              <w:rPr>
                <w:rFonts w:cs="Times New Roman"/>
                <w:sz w:val="20"/>
                <w:szCs w:val="20"/>
              </w:rPr>
              <w:t>충분히</w:t>
            </w:r>
            <w:r w:rsidRPr="009A2958">
              <w:rPr>
                <w:rFonts w:cs="Times New Roman"/>
                <w:sz w:val="20"/>
                <w:szCs w:val="20"/>
              </w:rPr>
              <w:t xml:space="preserve"> </w:t>
            </w:r>
            <w:r w:rsidRPr="009A2958">
              <w:rPr>
                <w:rFonts w:cs="Times New Roman"/>
                <w:sz w:val="20"/>
                <w:szCs w:val="20"/>
              </w:rPr>
              <w:t>이해가능하고</w:t>
            </w:r>
            <w:r w:rsidRPr="009A2958">
              <w:rPr>
                <w:rFonts w:cs="Times New Roman"/>
                <w:sz w:val="20"/>
                <w:szCs w:val="20"/>
              </w:rPr>
              <w:t xml:space="preserve"> </w:t>
            </w:r>
            <w:r w:rsidRPr="009A2958">
              <w:rPr>
                <w:rFonts w:cs="Times New Roman"/>
                <w:sz w:val="20"/>
                <w:szCs w:val="20"/>
              </w:rPr>
              <w:t>문제제기</w:t>
            </w:r>
            <w:r w:rsidRPr="009A2958">
              <w:rPr>
                <w:rFonts w:cs="Times New Roman"/>
                <w:sz w:val="20"/>
                <w:szCs w:val="20"/>
              </w:rPr>
              <w:t xml:space="preserve"> </w:t>
            </w:r>
            <w:r w:rsidRPr="009A2958">
              <w:rPr>
                <w:rFonts w:cs="Times New Roman"/>
                <w:sz w:val="20"/>
                <w:szCs w:val="20"/>
              </w:rPr>
              <w:t>혹은</w:t>
            </w:r>
            <w:r w:rsidRPr="009A2958">
              <w:rPr>
                <w:rFonts w:cs="Times New Roman"/>
                <w:sz w:val="20"/>
                <w:szCs w:val="20"/>
              </w:rPr>
              <w:t xml:space="preserve"> </w:t>
            </w:r>
            <w:r w:rsidRPr="009A2958">
              <w:rPr>
                <w:rFonts w:cs="Times New Roman"/>
                <w:sz w:val="20"/>
                <w:szCs w:val="20"/>
              </w:rPr>
              <w:t>논쟁이</w:t>
            </w:r>
            <w:r w:rsidRPr="009A2958">
              <w:rPr>
                <w:rFonts w:cs="Times New Roman"/>
                <w:sz w:val="20"/>
                <w:szCs w:val="20"/>
              </w:rPr>
              <w:t xml:space="preserve"> </w:t>
            </w:r>
            <w:r w:rsidRPr="009A2958">
              <w:rPr>
                <w:rFonts w:cs="Times New Roman"/>
                <w:sz w:val="20"/>
                <w:szCs w:val="20"/>
              </w:rPr>
              <w:t>가능한</w:t>
            </w:r>
            <w:r w:rsidRPr="009A2958">
              <w:rPr>
                <w:rFonts w:cs="Times New Roman"/>
                <w:sz w:val="20"/>
                <w:szCs w:val="20"/>
              </w:rPr>
              <w:t xml:space="preserve"> </w:t>
            </w:r>
            <w:r w:rsidRPr="009A2958">
              <w:rPr>
                <w:rFonts w:cs="Times New Roman"/>
                <w:sz w:val="20"/>
                <w:szCs w:val="20"/>
              </w:rPr>
              <w:t>수준으로</w:t>
            </w:r>
            <w:r w:rsidRPr="009A2958">
              <w:rPr>
                <w:rFonts w:cs="Times New Roman"/>
                <w:sz w:val="20"/>
                <w:szCs w:val="20"/>
              </w:rPr>
              <w:t xml:space="preserve"> </w:t>
            </w:r>
            <w:r w:rsidRPr="009A2958">
              <w:rPr>
                <w:rFonts w:cs="Times New Roman"/>
                <w:sz w:val="20"/>
                <w:szCs w:val="20"/>
              </w:rPr>
              <w:t>설명</w:t>
            </w:r>
            <w:r w:rsidRPr="009A2958">
              <w:rPr>
                <w:rFonts w:cs="Times New Roman"/>
                <w:sz w:val="20"/>
                <w:szCs w:val="20"/>
              </w:rPr>
              <w:t xml:space="preserve">, </w:t>
            </w:r>
            <w:r w:rsidRPr="009A2958">
              <w:rPr>
                <w:rFonts w:cs="Times New Roman"/>
                <w:sz w:val="20"/>
                <w:szCs w:val="20"/>
              </w:rPr>
              <w:t>목표값과</w:t>
            </w:r>
            <w:r w:rsidRPr="009A2958">
              <w:rPr>
                <w:rFonts w:cs="Times New Roman"/>
                <w:sz w:val="20"/>
                <w:szCs w:val="20"/>
              </w:rPr>
              <w:t xml:space="preserve"> </w:t>
            </w:r>
            <w:r w:rsidRPr="009A2958">
              <w:rPr>
                <w:rFonts w:cs="Times New Roman"/>
                <w:sz w:val="20"/>
                <w:szCs w:val="20"/>
              </w:rPr>
              <w:t>매개변수</w:t>
            </w:r>
            <w:r w:rsidRPr="009A2958">
              <w:rPr>
                <w:rFonts w:cs="Times New Roman"/>
                <w:sz w:val="20"/>
                <w:szCs w:val="20"/>
              </w:rPr>
              <w:t xml:space="preserve"> </w:t>
            </w:r>
            <w:r w:rsidRPr="009A2958">
              <w:rPr>
                <w:rFonts w:cs="Times New Roman"/>
                <w:sz w:val="20"/>
                <w:szCs w:val="20"/>
              </w:rPr>
              <w:t>등을</w:t>
            </w:r>
            <w:r w:rsidRPr="009A2958">
              <w:rPr>
                <w:rFonts w:cs="Times New Roman"/>
                <w:sz w:val="20"/>
                <w:szCs w:val="20"/>
              </w:rPr>
              <w:t xml:space="preserve"> </w:t>
            </w:r>
            <w:r w:rsidRPr="009A2958">
              <w:rPr>
                <w:rFonts w:cs="Times New Roman"/>
                <w:sz w:val="20"/>
                <w:szCs w:val="20"/>
              </w:rPr>
              <w:t>노사</w:t>
            </w:r>
            <w:r w:rsidRPr="009A2958">
              <w:rPr>
                <w:rFonts w:cs="Times New Roman"/>
                <w:sz w:val="20"/>
                <w:szCs w:val="20"/>
              </w:rPr>
              <w:t xml:space="preserve"> </w:t>
            </w:r>
            <w:r w:rsidRPr="009A2958">
              <w:rPr>
                <w:rFonts w:cs="Times New Roman"/>
                <w:sz w:val="20"/>
                <w:szCs w:val="20"/>
              </w:rPr>
              <w:t>합의로</w:t>
            </w:r>
            <w:r w:rsidRPr="009A2958">
              <w:rPr>
                <w:rFonts w:cs="Times New Roman"/>
                <w:sz w:val="20"/>
                <w:szCs w:val="20"/>
              </w:rPr>
              <w:t xml:space="preserve"> </w:t>
            </w:r>
            <w:r w:rsidRPr="009A2958">
              <w:rPr>
                <w:rFonts w:cs="Times New Roman"/>
                <w:sz w:val="20"/>
                <w:szCs w:val="20"/>
              </w:rPr>
              <w:t>결정하여</w:t>
            </w:r>
            <w:r w:rsidRPr="009A2958">
              <w:rPr>
                <w:rFonts w:cs="Times New Roman"/>
                <w:sz w:val="20"/>
                <w:szCs w:val="20"/>
              </w:rPr>
              <w:t xml:space="preserve"> </w:t>
            </w:r>
            <w:r w:rsidRPr="009A2958">
              <w:rPr>
                <w:rFonts w:cs="Times New Roman"/>
                <w:sz w:val="20"/>
                <w:szCs w:val="20"/>
              </w:rPr>
              <w:t>노조의</w:t>
            </w:r>
            <w:r w:rsidRPr="009A2958">
              <w:rPr>
                <w:rFonts w:cs="Times New Roman"/>
                <w:sz w:val="20"/>
                <w:szCs w:val="20"/>
              </w:rPr>
              <w:t xml:space="preserve"> </w:t>
            </w:r>
            <w:r w:rsidRPr="009A2958">
              <w:rPr>
                <w:rFonts w:cs="Times New Roman"/>
                <w:sz w:val="20"/>
                <w:szCs w:val="20"/>
              </w:rPr>
              <w:t>의견을</w:t>
            </w:r>
            <w:r w:rsidRPr="009A2958">
              <w:rPr>
                <w:rFonts w:cs="Times New Roman"/>
                <w:sz w:val="20"/>
                <w:szCs w:val="20"/>
              </w:rPr>
              <w:t xml:space="preserve"> </w:t>
            </w:r>
            <w:r w:rsidRPr="009A2958">
              <w:rPr>
                <w:rFonts w:cs="Times New Roman"/>
                <w:sz w:val="20"/>
                <w:szCs w:val="20"/>
              </w:rPr>
              <w:t>반영</w:t>
            </w:r>
            <w:r w:rsidRPr="009A2958">
              <w:rPr>
                <w:rFonts w:cs="Times New Roman"/>
                <w:sz w:val="20"/>
                <w:szCs w:val="20"/>
              </w:rPr>
              <w:t xml:space="preserve">, </w:t>
            </w:r>
            <w:r w:rsidRPr="009A2958">
              <w:rPr>
                <w:rFonts w:cs="Times New Roman"/>
                <w:sz w:val="20"/>
                <w:szCs w:val="20"/>
              </w:rPr>
              <w:t>노사</w:t>
            </w:r>
            <w:r w:rsidRPr="009A2958">
              <w:rPr>
                <w:rFonts w:cs="Times New Roman"/>
                <w:sz w:val="20"/>
                <w:szCs w:val="20"/>
              </w:rPr>
              <w:t xml:space="preserve"> </w:t>
            </w:r>
            <w:r w:rsidRPr="009A2958">
              <w:rPr>
                <w:rFonts w:cs="Times New Roman"/>
                <w:sz w:val="20"/>
                <w:szCs w:val="20"/>
              </w:rPr>
              <w:t>동수로</w:t>
            </w:r>
            <w:r w:rsidRPr="009A2958">
              <w:rPr>
                <w:rFonts w:cs="Times New Roman"/>
                <w:sz w:val="20"/>
                <w:szCs w:val="20"/>
              </w:rPr>
              <w:t xml:space="preserve"> </w:t>
            </w:r>
            <w:r w:rsidRPr="009A2958">
              <w:rPr>
                <w:rFonts w:cs="Times New Roman"/>
                <w:sz w:val="20"/>
                <w:szCs w:val="20"/>
              </w:rPr>
              <w:t>구성된</w:t>
            </w:r>
            <w:r w:rsidRPr="009A2958">
              <w:rPr>
                <w:rFonts w:cs="Times New Roman"/>
                <w:sz w:val="20"/>
                <w:szCs w:val="20"/>
              </w:rPr>
              <w:t xml:space="preserve"> </w:t>
            </w:r>
            <w:r w:rsidRPr="009A2958">
              <w:rPr>
                <w:rFonts w:cs="Times New Roman"/>
                <w:sz w:val="20"/>
                <w:szCs w:val="20"/>
              </w:rPr>
              <w:t>알고리즘</w:t>
            </w:r>
            <w:r w:rsidRPr="009A2958">
              <w:rPr>
                <w:rFonts w:cs="Times New Roman"/>
                <w:sz w:val="20"/>
                <w:szCs w:val="20"/>
              </w:rPr>
              <w:t xml:space="preserve"> </w:t>
            </w:r>
            <w:r w:rsidRPr="009A2958">
              <w:rPr>
                <w:rFonts w:cs="Times New Roman"/>
                <w:sz w:val="20"/>
                <w:szCs w:val="20"/>
              </w:rPr>
              <w:t>평가위원회가</w:t>
            </w:r>
            <w:r w:rsidRPr="009A2958">
              <w:rPr>
                <w:rFonts w:cs="Times New Roman"/>
                <w:sz w:val="20"/>
                <w:szCs w:val="20"/>
              </w:rPr>
              <w:t xml:space="preserve"> </w:t>
            </w:r>
            <w:r w:rsidRPr="009A2958">
              <w:rPr>
                <w:rFonts w:cs="Times New Roman"/>
                <w:sz w:val="20"/>
                <w:szCs w:val="20"/>
              </w:rPr>
              <w:t>알고리즘을</w:t>
            </w:r>
            <w:r w:rsidRPr="009A2958">
              <w:rPr>
                <w:rFonts w:cs="Times New Roman"/>
                <w:sz w:val="20"/>
                <w:szCs w:val="20"/>
              </w:rPr>
              <w:t xml:space="preserve"> </w:t>
            </w:r>
            <w:r w:rsidRPr="009A2958">
              <w:rPr>
                <w:rFonts w:cs="Times New Roman"/>
                <w:sz w:val="20"/>
                <w:szCs w:val="20"/>
              </w:rPr>
              <w:t>결정하고</w:t>
            </w:r>
            <w:r w:rsidRPr="009A2958">
              <w:rPr>
                <w:rFonts w:cs="Times New Roman"/>
                <w:sz w:val="20"/>
                <w:szCs w:val="20"/>
              </w:rPr>
              <w:t xml:space="preserve"> </w:t>
            </w:r>
            <w:r w:rsidRPr="009A2958">
              <w:rPr>
                <w:rFonts w:cs="Times New Roman"/>
                <w:sz w:val="20"/>
                <w:szCs w:val="20"/>
              </w:rPr>
              <w:t>검증할</w:t>
            </w:r>
            <w:r w:rsidRPr="009A2958">
              <w:rPr>
                <w:rFonts w:cs="Times New Roman"/>
                <w:sz w:val="20"/>
                <w:szCs w:val="20"/>
              </w:rPr>
              <w:t xml:space="preserve"> </w:t>
            </w:r>
            <w:r w:rsidRPr="009A2958">
              <w:rPr>
                <w:rFonts w:cs="Times New Roman"/>
                <w:sz w:val="20"/>
                <w:szCs w:val="20"/>
              </w:rPr>
              <w:t>것을</w:t>
            </w:r>
            <w:r w:rsidRPr="009A2958">
              <w:rPr>
                <w:rFonts w:cs="Times New Roman"/>
                <w:sz w:val="20"/>
                <w:szCs w:val="20"/>
              </w:rPr>
              <w:t xml:space="preserve"> </w:t>
            </w:r>
            <w:r w:rsidRPr="009A2958">
              <w:rPr>
                <w:rFonts w:cs="Times New Roman"/>
                <w:sz w:val="20"/>
                <w:szCs w:val="20"/>
              </w:rPr>
              <w:t>요구</w:t>
            </w:r>
            <w:r w:rsidRPr="009A2958">
              <w:rPr>
                <w:rFonts w:cs="Times New Roman"/>
                <w:sz w:val="20"/>
                <w:szCs w:val="20"/>
              </w:rPr>
              <w:t xml:space="preserve">. </w:t>
            </w:r>
            <w:r w:rsidRPr="009A2958">
              <w:rPr>
                <w:rFonts w:cs="Times New Roman"/>
                <w:sz w:val="20"/>
                <w:szCs w:val="20"/>
              </w:rPr>
              <w:t>알고리즘이</w:t>
            </w:r>
            <w:r w:rsidRPr="009A2958">
              <w:rPr>
                <w:rFonts w:cs="Times New Roman"/>
                <w:sz w:val="20"/>
                <w:szCs w:val="20"/>
              </w:rPr>
              <w:t xml:space="preserve"> </w:t>
            </w:r>
            <w:r w:rsidRPr="009A2958">
              <w:rPr>
                <w:rFonts w:cs="Times New Roman"/>
                <w:sz w:val="20"/>
                <w:szCs w:val="20"/>
              </w:rPr>
              <w:t>업무배정</w:t>
            </w:r>
            <w:r w:rsidRPr="009A2958">
              <w:rPr>
                <w:rFonts w:cs="Times New Roman"/>
                <w:sz w:val="20"/>
                <w:szCs w:val="20"/>
              </w:rPr>
              <w:t>·</w:t>
            </w:r>
            <w:r w:rsidRPr="009A2958">
              <w:rPr>
                <w:rFonts w:cs="Times New Roman"/>
                <w:sz w:val="20"/>
                <w:szCs w:val="20"/>
              </w:rPr>
              <w:t>평가</w:t>
            </w:r>
            <w:r w:rsidRPr="009A2958">
              <w:rPr>
                <w:rFonts w:cs="Times New Roman"/>
                <w:sz w:val="20"/>
                <w:szCs w:val="20"/>
              </w:rPr>
              <w:t>(</w:t>
            </w:r>
            <w:r w:rsidRPr="009A2958">
              <w:rPr>
                <w:rFonts w:cs="Times New Roman"/>
                <w:sz w:val="20"/>
                <w:szCs w:val="20"/>
              </w:rPr>
              <w:t>배차</w:t>
            </w:r>
            <w:r w:rsidRPr="009A2958">
              <w:rPr>
                <w:rFonts w:cs="Times New Roman"/>
                <w:sz w:val="20"/>
                <w:szCs w:val="20"/>
              </w:rPr>
              <w:t xml:space="preserve">), </w:t>
            </w:r>
            <w:r w:rsidRPr="009A2958">
              <w:rPr>
                <w:rFonts w:cs="Times New Roman"/>
                <w:sz w:val="20"/>
                <w:szCs w:val="20"/>
              </w:rPr>
              <w:t>계정</w:t>
            </w:r>
            <w:r w:rsidRPr="009A2958">
              <w:rPr>
                <w:rFonts w:cs="Times New Roman"/>
                <w:sz w:val="20"/>
                <w:szCs w:val="20"/>
              </w:rPr>
              <w:t xml:space="preserve"> </w:t>
            </w:r>
            <w:r w:rsidRPr="009A2958">
              <w:rPr>
                <w:rFonts w:cs="Times New Roman"/>
                <w:sz w:val="20"/>
                <w:szCs w:val="20"/>
              </w:rPr>
              <w:t>차단</w:t>
            </w:r>
            <w:r w:rsidRPr="009A2958">
              <w:rPr>
                <w:rFonts w:cs="Times New Roman"/>
                <w:sz w:val="20"/>
                <w:szCs w:val="20"/>
              </w:rPr>
              <w:t>(</w:t>
            </w:r>
            <w:r w:rsidRPr="009A2958">
              <w:rPr>
                <w:rFonts w:cs="Times New Roman"/>
                <w:sz w:val="20"/>
                <w:szCs w:val="20"/>
              </w:rPr>
              <w:t>배차</w:t>
            </w:r>
            <w:r w:rsidRPr="009A2958">
              <w:rPr>
                <w:rFonts w:cs="Times New Roman"/>
                <w:sz w:val="20"/>
                <w:szCs w:val="20"/>
              </w:rPr>
              <w:t xml:space="preserve"> </w:t>
            </w:r>
            <w:r w:rsidRPr="009A2958">
              <w:rPr>
                <w:rFonts w:cs="Times New Roman"/>
                <w:sz w:val="20"/>
                <w:szCs w:val="20"/>
              </w:rPr>
              <w:t>제한</w:t>
            </w:r>
            <w:r w:rsidRPr="009A2958">
              <w:rPr>
                <w:rFonts w:cs="Times New Roman"/>
                <w:sz w:val="20"/>
                <w:szCs w:val="20"/>
              </w:rPr>
              <w:t xml:space="preserve">), </w:t>
            </w:r>
            <w:r w:rsidRPr="009A2958">
              <w:rPr>
                <w:rFonts w:cs="Times New Roman"/>
                <w:sz w:val="20"/>
                <w:szCs w:val="20"/>
              </w:rPr>
              <w:t>수수료</w:t>
            </w:r>
            <w:r w:rsidRPr="009A2958">
              <w:rPr>
                <w:rFonts w:cs="Times New Roman"/>
                <w:sz w:val="20"/>
                <w:szCs w:val="20"/>
              </w:rPr>
              <w:t>·</w:t>
            </w:r>
            <w:r w:rsidRPr="009A2958">
              <w:rPr>
                <w:rFonts w:cs="Times New Roman"/>
                <w:sz w:val="20"/>
                <w:szCs w:val="20"/>
              </w:rPr>
              <w:t>요금</w:t>
            </w:r>
            <w:r w:rsidRPr="009A2958">
              <w:rPr>
                <w:rFonts w:cs="Times New Roman"/>
                <w:sz w:val="20"/>
                <w:szCs w:val="20"/>
              </w:rPr>
              <w:t xml:space="preserve"> </w:t>
            </w:r>
            <w:r w:rsidRPr="009A2958">
              <w:rPr>
                <w:rFonts w:cs="Times New Roman"/>
                <w:sz w:val="20"/>
                <w:szCs w:val="20"/>
              </w:rPr>
              <w:t>결정</w:t>
            </w:r>
            <w:r w:rsidRPr="009A2958">
              <w:rPr>
                <w:rFonts w:cs="Times New Roman"/>
                <w:sz w:val="20"/>
                <w:szCs w:val="20"/>
              </w:rPr>
              <w:t xml:space="preserve">, </w:t>
            </w:r>
            <w:r w:rsidRPr="009A2958">
              <w:rPr>
                <w:rFonts w:cs="Times New Roman"/>
                <w:sz w:val="20"/>
                <w:szCs w:val="20"/>
              </w:rPr>
              <w:t>심야노동</w:t>
            </w:r>
            <w:r w:rsidRPr="009A2958">
              <w:rPr>
                <w:rFonts w:cs="Times New Roman"/>
                <w:sz w:val="20"/>
                <w:szCs w:val="20"/>
              </w:rPr>
              <w:t>·</w:t>
            </w:r>
            <w:r w:rsidRPr="009A2958">
              <w:rPr>
                <w:rFonts w:cs="Times New Roman"/>
                <w:sz w:val="20"/>
                <w:szCs w:val="20"/>
              </w:rPr>
              <w:t>과로위험</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대리기사들의</w:t>
            </w:r>
            <w:r w:rsidRPr="009A2958">
              <w:rPr>
                <w:rFonts w:cs="Times New Roman"/>
                <w:sz w:val="20"/>
                <w:szCs w:val="20"/>
              </w:rPr>
              <w:t xml:space="preserve"> </w:t>
            </w:r>
            <w:r w:rsidRPr="009A2958">
              <w:rPr>
                <w:rFonts w:cs="Times New Roman"/>
                <w:sz w:val="20"/>
                <w:szCs w:val="20"/>
              </w:rPr>
              <w:t>노동조건에</w:t>
            </w:r>
            <w:r w:rsidRPr="009A2958">
              <w:rPr>
                <w:rFonts w:cs="Times New Roman"/>
                <w:sz w:val="20"/>
                <w:szCs w:val="20"/>
              </w:rPr>
              <w:t xml:space="preserve"> </w:t>
            </w:r>
            <w:r w:rsidRPr="009A2958">
              <w:rPr>
                <w:rFonts w:cs="Times New Roman"/>
                <w:sz w:val="20"/>
                <w:szCs w:val="20"/>
              </w:rPr>
              <w:t>영향을</w:t>
            </w:r>
            <w:r w:rsidRPr="009A2958">
              <w:rPr>
                <w:rFonts w:cs="Times New Roman"/>
                <w:sz w:val="20"/>
                <w:szCs w:val="20"/>
              </w:rPr>
              <w:t xml:space="preserve"> </w:t>
            </w:r>
            <w:r w:rsidRPr="009A2958">
              <w:rPr>
                <w:rFonts w:cs="Times New Roman"/>
                <w:sz w:val="20"/>
                <w:szCs w:val="20"/>
              </w:rPr>
              <w:t>미친다는</w:t>
            </w:r>
            <w:r w:rsidRPr="009A2958">
              <w:rPr>
                <w:rFonts w:cs="Times New Roman"/>
                <w:sz w:val="20"/>
                <w:szCs w:val="20"/>
              </w:rPr>
              <w:t xml:space="preserve"> </w:t>
            </w:r>
            <w:r w:rsidRPr="009A2958">
              <w:rPr>
                <w:rFonts w:cs="Times New Roman"/>
                <w:sz w:val="20"/>
                <w:szCs w:val="20"/>
              </w:rPr>
              <w:t>이유이며</w:t>
            </w:r>
            <w:r w:rsidRPr="009A2958">
              <w:rPr>
                <w:rFonts w:cs="Times New Roman"/>
                <w:sz w:val="20"/>
                <w:szCs w:val="20"/>
              </w:rPr>
              <w:t xml:space="preserve">, </w:t>
            </w:r>
            <w:r w:rsidRPr="009A2958">
              <w:rPr>
                <w:rFonts w:cs="Times New Roman"/>
                <w:sz w:val="20"/>
                <w:szCs w:val="20"/>
              </w:rPr>
              <w:t>알고리즘</w:t>
            </w:r>
            <w:r w:rsidRPr="009A2958">
              <w:rPr>
                <w:rFonts w:cs="Times New Roman"/>
                <w:sz w:val="20"/>
                <w:szCs w:val="20"/>
              </w:rPr>
              <w:t xml:space="preserve"> </w:t>
            </w:r>
            <w:r w:rsidRPr="009A2958">
              <w:rPr>
                <w:rFonts w:cs="Times New Roman"/>
                <w:sz w:val="20"/>
                <w:szCs w:val="20"/>
              </w:rPr>
              <w:t>관련</w:t>
            </w:r>
            <w:r w:rsidRPr="009A2958">
              <w:rPr>
                <w:rFonts w:cs="Times New Roman"/>
                <w:sz w:val="20"/>
                <w:szCs w:val="20"/>
              </w:rPr>
              <w:t xml:space="preserve"> </w:t>
            </w:r>
            <w:r w:rsidRPr="009A2958">
              <w:rPr>
                <w:rFonts w:cs="Times New Roman"/>
                <w:sz w:val="20"/>
                <w:szCs w:val="20"/>
              </w:rPr>
              <w:t>내용은</w:t>
            </w:r>
            <w:r w:rsidRPr="009A2958">
              <w:rPr>
                <w:rFonts w:cs="Times New Roman"/>
                <w:sz w:val="20"/>
                <w:szCs w:val="20"/>
              </w:rPr>
              <w:t xml:space="preserve"> </w:t>
            </w:r>
            <w:r w:rsidRPr="009A2958">
              <w:rPr>
                <w:rFonts w:cs="Times New Roman"/>
                <w:sz w:val="20"/>
                <w:szCs w:val="20"/>
              </w:rPr>
              <w:t>취업규칙과</w:t>
            </w:r>
            <w:r w:rsidRPr="009A2958">
              <w:rPr>
                <w:rFonts w:cs="Times New Roman"/>
                <w:sz w:val="20"/>
                <w:szCs w:val="20"/>
              </w:rPr>
              <w:t xml:space="preserve"> </w:t>
            </w:r>
            <w:r w:rsidRPr="009A2958">
              <w:rPr>
                <w:rFonts w:cs="Times New Roman"/>
                <w:sz w:val="20"/>
                <w:szCs w:val="20"/>
              </w:rPr>
              <w:t>같으므로</w:t>
            </w:r>
            <w:r w:rsidRPr="009A2958">
              <w:rPr>
                <w:rFonts w:cs="Times New Roman"/>
                <w:sz w:val="20"/>
                <w:szCs w:val="20"/>
              </w:rPr>
              <w:t xml:space="preserve"> </w:t>
            </w:r>
            <w:r w:rsidRPr="009A2958">
              <w:rPr>
                <w:rFonts w:cs="Times New Roman"/>
                <w:sz w:val="20"/>
                <w:szCs w:val="20"/>
              </w:rPr>
              <w:t>단체협약에</w:t>
            </w:r>
            <w:r w:rsidRPr="009A2958">
              <w:rPr>
                <w:rFonts w:cs="Times New Roman"/>
                <w:sz w:val="20"/>
                <w:szCs w:val="20"/>
              </w:rPr>
              <w:t xml:space="preserve"> </w:t>
            </w:r>
            <w:r w:rsidRPr="009A2958">
              <w:rPr>
                <w:rFonts w:cs="Times New Roman"/>
                <w:sz w:val="20"/>
                <w:szCs w:val="20"/>
              </w:rPr>
              <w:t>포함시킬</w:t>
            </w:r>
            <w:r w:rsidRPr="009A2958">
              <w:rPr>
                <w:rFonts w:cs="Times New Roman"/>
                <w:sz w:val="20"/>
                <w:szCs w:val="20"/>
              </w:rPr>
              <w:t xml:space="preserve"> </w:t>
            </w:r>
            <w:r w:rsidRPr="009A2958">
              <w:rPr>
                <w:rFonts w:cs="Times New Roman"/>
                <w:sz w:val="20"/>
                <w:szCs w:val="20"/>
              </w:rPr>
              <w:t>필요가</w:t>
            </w:r>
            <w:r w:rsidRPr="009A2958">
              <w:rPr>
                <w:rFonts w:cs="Times New Roman"/>
                <w:sz w:val="20"/>
                <w:szCs w:val="20"/>
              </w:rPr>
              <w:t xml:space="preserve"> </w:t>
            </w:r>
            <w:r w:rsidRPr="009A2958">
              <w:rPr>
                <w:rFonts w:cs="Times New Roman"/>
                <w:sz w:val="20"/>
                <w:szCs w:val="20"/>
              </w:rPr>
              <w:t>있다는</w:t>
            </w:r>
            <w:r w:rsidRPr="009A2958">
              <w:rPr>
                <w:rFonts w:cs="Times New Roman"/>
                <w:sz w:val="20"/>
                <w:szCs w:val="20"/>
              </w:rPr>
              <w:t xml:space="preserve"> </w:t>
            </w:r>
            <w:r w:rsidRPr="009A2958">
              <w:rPr>
                <w:rFonts w:cs="Times New Roman"/>
                <w:sz w:val="20"/>
                <w:szCs w:val="20"/>
              </w:rPr>
              <w:t>취지임</w:t>
            </w:r>
            <w:r>
              <w:rPr>
                <w:rFonts w:cs="Times New Roman" w:hint="eastAsia"/>
                <w:sz w:val="20"/>
                <w:szCs w:val="20"/>
              </w:rPr>
              <w:t>.</w:t>
            </w:r>
          </w:p>
          <w:p w14:paraId="195D6A01" w14:textId="77777777" w:rsidR="005335C7" w:rsidRPr="009A2958" w:rsidRDefault="005335C7" w:rsidP="005335C7">
            <w:pPr>
              <w:pStyle w:val="a8"/>
              <w:widowControl/>
              <w:numPr>
                <w:ilvl w:val="0"/>
                <w:numId w:val="9"/>
              </w:numPr>
              <w:spacing w:before="40" w:after="120" w:line="276" w:lineRule="auto"/>
              <w:rPr>
                <w:rFonts w:cs="Times New Roman"/>
                <w:sz w:val="20"/>
                <w:szCs w:val="20"/>
              </w:rPr>
            </w:pPr>
            <w:r w:rsidRPr="009A2958">
              <w:rPr>
                <w:rFonts w:cs="Times New Roman"/>
                <w:sz w:val="20"/>
                <w:szCs w:val="20"/>
              </w:rPr>
              <w:t>사회안전망</w:t>
            </w:r>
            <w:r w:rsidRPr="009A2958">
              <w:rPr>
                <w:rFonts w:cs="Times New Roman"/>
                <w:sz w:val="20"/>
                <w:szCs w:val="20"/>
              </w:rPr>
              <w:t xml:space="preserve"> </w:t>
            </w:r>
            <w:r w:rsidRPr="009A2958">
              <w:rPr>
                <w:rFonts w:cs="Times New Roman"/>
                <w:sz w:val="20"/>
                <w:szCs w:val="20"/>
              </w:rPr>
              <w:t>확대</w:t>
            </w:r>
            <w:r w:rsidRPr="009A2958">
              <w:rPr>
                <w:rFonts w:cs="Times New Roman"/>
                <w:sz w:val="20"/>
                <w:szCs w:val="20"/>
              </w:rPr>
              <w:t xml:space="preserve">: </w:t>
            </w:r>
            <w:r w:rsidRPr="009A2958">
              <w:rPr>
                <w:rFonts w:cs="Times New Roman"/>
                <w:sz w:val="20"/>
                <w:szCs w:val="20"/>
              </w:rPr>
              <w:t>고용보험</w:t>
            </w:r>
            <w:r w:rsidRPr="009A2958">
              <w:rPr>
                <w:rFonts w:cs="Times New Roman"/>
                <w:sz w:val="20"/>
                <w:szCs w:val="20"/>
              </w:rPr>
              <w:t xml:space="preserve"> </w:t>
            </w:r>
            <w:r w:rsidRPr="009A2958">
              <w:rPr>
                <w:rFonts w:cs="Times New Roman"/>
                <w:sz w:val="20"/>
                <w:szCs w:val="20"/>
              </w:rPr>
              <w:t>실효성</w:t>
            </w:r>
            <w:r w:rsidRPr="009A2958">
              <w:rPr>
                <w:rFonts w:cs="Times New Roman"/>
                <w:sz w:val="20"/>
                <w:szCs w:val="20"/>
              </w:rPr>
              <w:t xml:space="preserve"> </w:t>
            </w:r>
            <w:r w:rsidRPr="009A2958">
              <w:rPr>
                <w:rFonts w:cs="Times New Roman"/>
                <w:sz w:val="20"/>
                <w:szCs w:val="20"/>
              </w:rPr>
              <w:t>확보</w:t>
            </w:r>
            <w:r w:rsidRPr="009A2958">
              <w:rPr>
                <w:rFonts w:cs="Times New Roman"/>
                <w:sz w:val="20"/>
                <w:szCs w:val="20"/>
              </w:rPr>
              <w:t xml:space="preserve">, </w:t>
            </w:r>
            <w:r w:rsidRPr="009A2958">
              <w:rPr>
                <w:rFonts w:cs="Times New Roman"/>
                <w:sz w:val="20"/>
                <w:szCs w:val="20"/>
              </w:rPr>
              <w:t>과다한</w:t>
            </w:r>
            <w:r w:rsidRPr="009A2958">
              <w:rPr>
                <w:rFonts w:cs="Times New Roman"/>
                <w:sz w:val="20"/>
                <w:szCs w:val="20"/>
              </w:rPr>
              <w:t xml:space="preserve"> </w:t>
            </w:r>
            <w:r w:rsidRPr="009A2958">
              <w:rPr>
                <w:rFonts w:cs="Times New Roman"/>
                <w:sz w:val="20"/>
                <w:szCs w:val="20"/>
              </w:rPr>
              <w:t>대리운전보험료의</w:t>
            </w:r>
            <w:r w:rsidRPr="009A2958">
              <w:rPr>
                <w:rFonts w:cs="Times New Roman"/>
                <w:sz w:val="20"/>
                <w:szCs w:val="20"/>
              </w:rPr>
              <w:t xml:space="preserve"> </w:t>
            </w:r>
            <w:r w:rsidRPr="009A2958">
              <w:rPr>
                <w:rFonts w:cs="Times New Roman"/>
                <w:sz w:val="20"/>
                <w:szCs w:val="20"/>
              </w:rPr>
              <w:t>현실화</w:t>
            </w:r>
            <w:r w:rsidRPr="009A2958">
              <w:rPr>
                <w:rFonts w:cs="Times New Roman"/>
                <w:sz w:val="20"/>
                <w:szCs w:val="20"/>
              </w:rPr>
              <w:t xml:space="preserve">, </w:t>
            </w:r>
            <w:r w:rsidRPr="009A2958">
              <w:rPr>
                <w:rFonts w:cs="Times New Roman"/>
                <w:sz w:val="20"/>
                <w:szCs w:val="20"/>
              </w:rPr>
              <w:t>산업재해보상보험법</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산업안전보건법</w:t>
            </w:r>
            <w:r w:rsidRPr="009A2958">
              <w:rPr>
                <w:rFonts w:cs="Times New Roman"/>
                <w:sz w:val="20"/>
                <w:szCs w:val="20"/>
              </w:rPr>
              <w:t xml:space="preserve"> </w:t>
            </w:r>
            <w:r w:rsidRPr="009A2958">
              <w:rPr>
                <w:rFonts w:cs="Times New Roman"/>
                <w:sz w:val="20"/>
                <w:szCs w:val="20"/>
              </w:rPr>
              <w:t>적용</w:t>
            </w:r>
          </w:p>
          <w:p w14:paraId="2FB86608" w14:textId="77777777" w:rsidR="005335C7" w:rsidRPr="009A2958" w:rsidRDefault="005335C7" w:rsidP="005335C7">
            <w:pPr>
              <w:pStyle w:val="a8"/>
              <w:widowControl/>
              <w:numPr>
                <w:ilvl w:val="0"/>
                <w:numId w:val="9"/>
              </w:numPr>
              <w:spacing w:before="40" w:after="120" w:line="276" w:lineRule="auto"/>
              <w:rPr>
                <w:rFonts w:cs="Times New Roman"/>
                <w:sz w:val="20"/>
                <w:szCs w:val="20"/>
              </w:rPr>
            </w:pPr>
            <w:r w:rsidRPr="009A2958">
              <w:rPr>
                <w:rFonts w:cs="Times New Roman"/>
                <w:sz w:val="20"/>
                <w:szCs w:val="20"/>
              </w:rPr>
              <w:t>대리운전업의</w:t>
            </w:r>
            <w:r w:rsidRPr="009A2958">
              <w:rPr>
                <w:rFonts w:cs="Times New Roman"/>
                <w:sz w:val="20"/>
                <w:szCs w:val="20"/>
              </w:rPr>
              <w:t xml:space="preserve"> </w:t>
            </w:r>
            <w:r w:rsidRPr="009A2958">
              <w:rPr>
                <w:rFonts w:cs="Times New Roman"/>
                <w:sz w:val="20"/>
                <w:szCs w:val="20"/>
              </w:rPr>
              <w:t>정상화</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고객</w:t>
            </w:r>
            <w:r w:rsidRPr="009A2958">
              <w:rPr>
                <w:rFonts w:cs="Times New Roman"/>
                <w:sz w:val="20"/>
                <w:szCs w:val="20"/>
              </w:rPr>
              <w:t xml:space="preserve"> </w:t>
            </w:r>
            <w:r w:rsidRPr="009A2958">
              <w:rPr>
                <w:rFonts w:cs="Times New Roman"/>
                <w:sz w:val="20"/>
                <w:szCs w:val="20"/>
              </w:rPr>
              <w:t>편익</w:t>
            </w:r>
            <w:r w:rsidRPr="009A2958">
              <w:rPr>
                <w:rFonts w:cs="Times New Roman"/>
                <w:sz w:val="20"/>
                <w:szCs w:val="20"/>
              </w:rPr>
              <w:t xml:space="preserve"> </w:t>
            </w:r>
            <w:r w:rsidRPr="009A2958">
              <w:rPr>
                <w:rFonts w:cs="Times New Roman"/>
                <w:sz w:val="20"/>
                <w:szCs w:val="20"/>
              </w:rPr>
              <w:t>증진</w:t>
            </w:r>
            <w:r w:rsidRPr="009A2958">
              <w:rPr>
                <w:rFonts w:cs="Times New Roman"/>
                <w:sz w:val="20"/>
                <w:szCs w:val="20"/>
              </w:rPr>
              <w:t xml:space="preserve">: </w:t>
            </w:r>
            <w:r w:rsidRPr="009A2958">
              <w:rPr>
                <w:rFonts w:cs="Times New Roman"/>
                <w:sz w:val="20"/>
                <w:szCs w:val="20"/>
              </w:rPr>
              <w:t>표준계약서</w:t>
            </w:r>
            <w:r w:rsidRPr="009A2958">
              <w:rPr>
                <w:rFonts w:cs="Times New Roman"/>
                <w:sz w:val="20"/>
                <w:szCs w:val="20"/>
              </w:rPr>
              <w:t xml:space="preserve"> </w:t>
            </w:r>
            <w:r w:rsidRPr="009A2958">
              <w:rPr>
                <w:rFonts w:cs="Times New Roman"/>
                <w:sz w:val="20"/>
                <w:szCs w:val="20"/>
              </w:rPr>
              <w:t>전면</w:t>
            </w:r>
            <w:r w:rsidRPr="009A2958">
              <w:rPr>
                <w:rFonts w:cs="Times New Roman"/>
                <w:sz w:val="20"/>
                <w:szCs w:val="20"/>
              </w:rPr>
              <w:t xml:space="preserve"> </w:t>
            </w:r>
            <w:r w:rsidRPr="009A2958">
              <w:rPr>
                <w:rFonts w:cs="Times New Roman"/>
                <w:sz w:val="20"/>
                <w:szCs w:val="20"/>
              </w:rPr>
              <w:t>적용</w:t>
            </w:r>
            <w:r w:rsidRPr="009A2958">
              <w:rPr>
                <w:rFonts w:cs="Times New Roman"/>
                <w:sz w:val="20"/>
                <w:szCs w:val="20"/>
              </w:rPr>
              <w:t xml:space="preserve">, </w:t>
            </w:r>
            <w:r w:rsidRPr="009A2958">
              <w:rPr>
                <w:rFonts w:cs="Times New Roman"/>
                <w:sz w:val="20"/>
                <w:szCs w:val="20"/>
              </w:rPr>
              <w:t>야간</w:t>
            </w:r>
            <w:r w:rsidRPr="009A2958">
              <w:rPr>
                <w:rFonts w:cs="Times New Roman"/>
                <w:sz w:val="20"/>
                <w:szCs w:val="20"/>
              </w:rPr>
              <w:t xml:space="preserve"> </w:t>
            </w:r>
            <w:r w:rsidRPr="009A2958">
              <w:rPr>
                <w:rFonts w:cs="Times New Roman"/>
                <w:sz w:val="20"/>
                <w:szCs w:val="20"/>
              </w:rPr>
              <w:t>이동수단</w:t>
            </w:r>
            <w:r w:rsidRPr="009A2958">
              <w:rPr>
                <w:rFonts w:cs="Times New Roman"/>
                <w:sz w:val="20"/>
                <w:szCs w:val="20"/>
              </w:rPr>
              <w:t>(</w:t>
            </w:r>
            <w:r w:rsidRPr="009A2958">
              <w:rPr>
                <w:rFonts w:cs="Times New Roman"/>
                <w:sz w:val="20"/>
                <w:szCs w:val="20"/>
              </w:rPr>
              <w:t>셔틀</w:t>
            </w:r>
            <w:r w:rsidRPr="009A2958">
              <w:rPr>
                <w:rFonts w:cs="Times New Roman"/>
                <w:sz w:val="20"/>
                <w:szCs w:val="20"/>
              </w:rPr>
              <w:t xml:space="preserve">) </w:t>
            </w:r>
            <w:r w:rsidRPr="009A2958">
              <w:rPr>
                <w:rFonts w:cs="Times New Roman"/>
                <w:sz w:val="20"/>
                <w:szCs w:val="20"/>
              </w:rPr>
              <w:t>제공</w:t>
            </w:r>
            <w:r w:rsidRPr="009A2958">
              <w:rPr>
                <w:rFonts w:cs="Times New Roman"/>
                <w:sz w:val="20"/>
                <w:szCs w:val="20"/>
              </w:rPr>
              <w:t xml:space="preserve">, </w:t>
            </w:r>
            <w:r w:rsidRPr="009A2958">
              <w:rPr>
                <w:rFonts w:cs="Times New Roman"/>
                <w:sz w:val="20"/>
                <w:szCs w:val="20"/>
              </w:rPr>
              <w:t>고충처리위원회</w:t>
            </w:r>
            <w:r w:rsidRPr="009A2958">
              <w:rPr>
                <w:rFonts w:cs="Times New Roman"/>
                <w:sz w:val="20"/>
                <w:szCs w:val="20"/>
              </w:rPr>
              <w:t xml:space="preserve">, </w:t>
            </w:r>
            <w:r w:rsidRPr="009A2958">
              <w:rPr>
                <w:rFonts w:cs="Times New Roman"/>
                <w:sz w:val="20"/>
                <w:szCs w:val="20"/>
              </w:rPr>
              <w:t>고객안전증진위원회</w:t>
            </w:r>
            <w:r w:rsidRPr="009A2958">
              <w:rPr>
                <w:rFonts w:cs="Times New Roman"/>
                <w:sz w:val="20"/>
                <w:szCs w:val="20"/>
              </w:rPr>
              <w:t xml:space="preserve"> </w:t>
            </w:r>
            <w:r w:rsidRPr="009A2958">
              <w:rPr>
                <w:rFonts w:cs="Times New Roman"/>
                <w:sz w:val="20"/>
                <w:szCs w:val="20"/>
              </w:rPr>
              <w:t>설치</w:t>
            </w:r>
            <w:r w:rsidRPr="009A2958">
              <w:rPr>
                <w:rFonts w:cs="Times New Roman"/>
                <w:sz w:val="20"/>
                <w:szCs w:val="20"/>
              </w:rPr>
              <w:t>/</w:t>
            </w:r>
            <w:r w:rsidRPr="009A2958">
              <w:rPr>
                <w:rFonts w:cs="Times New Roman"/>
                <w:sz w:val="20"/>
                <w:szCs w:val="20"/>
              </w:rPr>
              <w:t>운영</w:t>
            </w:r>
          </w:p>
        </w:tc>
        <w:tc>
          <w:tcPr>
            <w:tcW w:w="26" w:type="pct"/>
            <w:tcBorders>
              <w:top w:val="nil"/>
              <w:bottom w:val="nil"/>
            </w:tcBorders>
          </w:tcPr>
          <w:p w14:paraId="502F0730"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3733A4D0"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대리운전노조의</w:t>
            </w:r>
            <w:r w:rsidRPr="009A2958">
              <w:rPr>
                <w:rFonts w:cs="Times New Roman"/>
                <w:sz w:val="20"/>
                <w:szCs w:val="20"/>
              </w:rPr>
              <w:t xml:space="preserve"> </w:t>
            </w:r>
            <w:r w:rsidRPr="009A2958">
              <w:rPr>
                <w:rFonts w:cs="Times New Roman"/>
                <w:sz w:val="20"/>
                <w:szCs w:val="20"/>
              </w:rPr>
              <w:t>교섭</w:t>
            </w:r>
            <w:r w:rsidRPr="009A2958">
              <w:rPr>
                <w:rFonts w:cs="Times New Roman"/>
                <w:sz w:val="20"/>
                <w:szCs w:val="20"/>
              </w:rPr>
              <w:t xml:space="preserve"> </w:t>
            </w:r>
            <w:r w:rsidRPr="009A2958">
              <w:rPr>
                <w:rFonts w:cs="Times New Roman"/>
                <w:sz w:val="20"/>
                <w:szCs w:val="20"/>
              </w:rPr>
              <w:t>요구안과</w:t>
            </w:r>
            <w:r w:rsidRPr="009A2958">
              <w:rPr>
                <w:rFonts w:cs="Times New Roman"/>
                <w:sz w:val="20"/>
                <w:szCs w:val="20"/>
              </w:rPr>
              <w:t xml:space="preserve"> </w:t>
            </w:r>
            <w:r w:rsidRPr="009A2958">
              <w:rPr>
                <w:rFonts w:cs="Times New Roman"/>
                <w:sz w:val="20"/>
                <w:szCs w:val="20"/>
              </w:rPr>
              <w:t>관련하여서는</w:t>
            </w:r>
            <w:r w:rsidRPr="009A2958">
              <w:rPr>
                <w:rFonts w:cs="Times New Roman"/>
                <w:sz w:val="20"/>
                <w:szCs w:val="20"/>
              </w:rPr>
              <w:t xml:space="preserve"> </w:t>
            </w:r>
            <w:r w:rsidRPr="009A2958">
              <w:rPr>
                <w:rFonts w:cs="Times New Roman"/>
                <w:sz w:val="20"/>
                <w:szCs w:val="20"/>
              </w:rPr>
              <w:t>다음과</w:t>
            </w:r>
            <w:r w:rsidRPr="009A2958">
              <w:rPr>
                <w:rFonts w:cs="Times New Roman"/>
                <w:sz w:val="20"/>
                <w:szCs w:val="20"/>
              </w:rPr>
              <w:t xml:space="preserve"> </w:t>
            </w:r>
            <w:r w:rsidRPr="009A2958">
              <w:rPr>
                <w:rFonts w:cs="Times New Roman"/>
                <w:sz w:val="20"/>
                <w:szCs w:val="20"/>
              </w:rPr>
              <w:t>같은</w:t>
            </w:r>
            <w:r w:rsidRPr="009A2958">
              <w:rPr>
                <w:rFonts w:cs="Times New Roman"/>
                <w:sz w:val="20"/>
                <w:szCs w:val="20"/>
              </w:rPr>
              <w:t xml:space="preserve"> </w:t>
            </w:r>
            <w:r w:rsidRPr="009A2958">
              <w:rPr>
                <w:rFonts w:cs="Times New Roman"/>
                <w:sz w:val="20"/>
                <w:szCs w:val="20"/>
              </w:rPr>
              <w:t>사항을</w:t>
            </w:r>
            <w:r w:rsidRPr="009A2958">
              <w:rPr>
                <w:rFonts w:cs="Times New Roman"/>
                <w:sz w:val="20"/>
                <w:szCs w:val="20"/>
              </w:rPr>
              <w:t xml:space="preserve"> </w:t>
            </w:r>
            <w:r w:rsidRPr="009A2958">
              <w:rPr>
                <w:rFonts w:cs="Times New Roman"/>
                <w:sz w:val="20"/>
                <w:szCs w:val="20"/>
              </w:rPr>
              <w:t>고려할</w:t>
            </w:r>
            <w:r w:rsidRPr="009A2958">
              <w:rPr>
                <w:rFonts w:cs="Times New Roman"/>
                <w:sz w:val="20"/>
                <w:szCs w:val="20"/>
              </w:rPr>
              <w:t xml:space="preserve"> </w:t>
            </w:r>
            <w:r w:rsidRPr="009A2958">
              <w:rPr>
                <w:rFonts w:cs="Times New Roman"/>
                <w:sz w:val="20"/>
                <w:szCs w:val="20"/>
              </w:rPr>
              <w:t>필요가</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53469A60" w14:textId="77777777" w:rsidR="005335C7" w:rsidRPr="009A2958" w:rsidRDefault="005335C7" w:rsidP="005335C7">
            <w:pPr>
              <w:pStyle w:val="a8"/>
              <w:widowControl/>
              <w:numPr>
                <w:ilvl w:val="0"/>
                <w:numId w:val="3"/>
              </w:numPr>
              <w:spacing w:before="40" w:after="120" w:line="264" w:lineRule="auto"/>
              <w:ind w:left="568" w:hanging="284"/>
              <w:rPr>
                <w:rFonts w:cs="Times New Roman"/>
                <w:sz w:val="20"/>
                <w:szCs w:val="20"/>
              </w:rPr>
            </w:pPr>
            <w:r w:rsidRPr="009A2958">
              <w:rPr>
                <w:rFonts w:cs="Times New Roman"/>
                <w:sz w:val="20"/>
                <w:szCs w:val="20"/>
              </w:rPr>
              <w:lastRenderedPageBreak/>
              <w:t>배차</w:t>
            </w:r>
            <w:r w:rsidRPr="009A2958">
              <w:rPr>
                <w:rFonts w:cs="Times New Roman"/>
                <w:sz w:val="20"/>
                <w:szCs w:val="20"/>
              </w:rPr>
              <w:t xml:space="preserve"> </w:t>
            </w:r>
            <w:r w:rsidRPr="009A2958">
              <w:rPr>
                <w:rFonts w:cs="Times New Roman"/>
                <w:sz w:val="20"/>
                <w:szCs w:val="20"/>
              </w:rPr>
              <w:t>알고리즘</w:t>
            </w:r>
            <w:r w:rsidRPr="009A2958">
              <w:rPr>
                <w:rFonts w:cs="Times New Roman"/>
                <w:sz w:val="20"/>
                <w:szCs w:val="20"/>
              </w:rPr>
              <w:t xml:space="preserve">: </w:t>
            </w:r>
            <w:r w:rsidRPr="009A2958">
              <w:rPr>
                <w:rFonts w:cs="Times New Roman"/>
                <w:sz w:val="20"/>
                <w:szCs w:val="20"/>
              </w:rPr>
              <w:t>지금까지</w:t>
            </w:r>
            <w:r w:rsidRPr="009A2958">
              <w:rPr>
                <w:rFonts w:cs="Times New Roman"/>
                <w:sz w:val="20"/>
                <w:szCs w:val="20"/>
              </w:rPr>
              <w:t xml:space="preserve"> </w:t>
            </w:r>
            <w:r w:rsidRPr="009A2958">
              <w:rPr>
                <w:rFonts w:cs="Times New Roman"/>
                <w:sz w:val="20"/>
                <w:szCs w:val="20"/>
              </w:rPr>
              <w:t>플랫폼</w:t>
            </w:r>
            <w:r w:rsidRPr="009A2958">
              <w:rPr>
                <w:rFonts w:cs="Times New Roman"/>
                <w:sz w:val="20"/>
                <w:szCs w:val="20"/>
              </w:rPr>
              <w:t xml:space="preserve"> </w:t>
            </w:r>
            <w:r w:rsidRPr="009A2958">
              <w:rPr>
                <w:rFonts w:cs="Times New Roman"/>
                <w:sz w:val="20"/>
                <w:szCs w:val="20"/>
              </w:rPr>
              <w:t>비즈니스에서</w:t>
            </w:r>
            <w:r w:rsidRPr="009A2958">
              <w:rPr>
                <w:rFonts w:cs="Times New Roman"/>
                <w:sz w:val="20"/>
                <w:szCs w:val="20"/>
              </w:rPr>
              <w:t xml:space="preserve"> </w:t>
            </w:r>
            <w:r w:rsidRPr="009A2958">
              <w:rPr>
                <w:rFonts w:cs="Times New Roman"/>
                <w:sz w:val="20"/>
                <w:szCs w:val="20"/>
              </w:rPr>
              <w:t>노조와</w:t>
            </w:r>
            <w:r w:rsidRPr="009A2958">
              <w:rPr>
                <w:rFonts w:cs="Times New Roman"/>
                <w:sz w:val="20"/>
                <w:szCs w:val="20"/>
              </w:rPr>
              <w:t xml:space="preserve"> </w:t>
            </w:r>
            <w:r w:rsidRPr="009A2958">
              <w:rPr>
                <w:rFonts w:cs="Times New Roman"/>
                <w:sz w:val="20"/>
                <w:szCs w:val="20"/>
              </w:rPr>
              <w:t>단체협약을</w:t>
            </w:r>
            <w:r w:rsidRPr="009A2958">
              <w:rPr>
                <w:rFonts w:cs="Times New Roman"/>
                <w:sz w:val="20"/>
                <w:szCs w:val="20"/>
              </w:rPr>
              <w:t xml:space="preserve"> </w:t>
            </w:r>
            <w:r w:rsidRPr="009A2958">
              <w:rPr>
                <w:rFonts w:cs="Times New Roman"/>
                <w:sz w:val="20"/>
                <w:szCs w:val="20"/>
              </w:rPr>
              <w:t>체결한</w:t>
            </w:r>
            <w:r w:rsidRPr="009A2958">
              <w:rPr>
                <w:rFonts w:cs="Times New Roman"/>
                <w:sz w:val="20"/>
                <w:szCs w:val="20"/>
              </w:rPr>
              <w:t xml:space="preserve"> </w:t>
            </w:r>
            <w:r w:rsidRPr="009A2958">
              <w:rPr>
                <w:rFonts w:cs="Times New Roman"/>
                <w:sz w:val="20"/>
                <w:szCs w:val="20"/>
              </w:rPr>
              <w:t>사례는</w:t>
            </w:r>
            <w:r w:rsidRPr="009A2958">
              <w:rPr>
                <w:rFonts w:cs="Times New Roman"/>
                <w:sz w:val="20"/>
                <w:szCs w:val="20"/>
              </w:rPr>
              <w:t xml:space="preserve">, </w:t>
            </w:r>
            <w:r w:rsidRPr="009A2958">
              <w:rPr>
                <w:rFonts w:cs="Times New Roman"/>
                <w:sz w:val="20"/>
                <w:szCs w:val="20"/>
              </w:rPr>
              <w:t>우아한청년들</w:t>
            </w:r>
            <w:r w:rsidRPr="009A2958">
              <w:rPr>
                <w:rFonts w:cs="Times New Roman"/>
                <w:sz w:val="20"/>
                <w:szCs w:val="20"/>
              </w:rPr>
              <w:t>(</w:t>
            </w:r>
            <w:r w:rsidRPr="009A2958">
              <w:rPr>
                <w:rFonts w:cs="Times New Roman"/>
                <w:sz w:val="20"/>
                <w:szCs w:val="20"/>
              </w:rPr>
              <w:t>배민</w:t>
            </w:r>
            <w:r w:rsidRPr="009A2958">
              <w:rPr>
                <w:rFonts w:cs="Times New Roman"/>
                <w:sz w:val="20"/>
                <w:szCs w:val="20"/>
              </w:rPr>
              <w:t>1)</w:t>
            </w:r>
            <w:r w:rsidRPr="009A2958">
              <w:rPr>
                <w:rFonts w:cs="Times New Roman"/>
                <w:sz w:val="20"/>
                <w:szCs w:val="20"/>
              </w:rPr>
              <w:t>이</w:t>
            </w:r>
            <w:r w:rsidRPr="009A2958">
              <w:rPr>
                <w:rFonts w:cs="Times New Roman"/>
                <w:sz w:val="20"/>
                <w:szCs w:val="20"/>
              </w:rPr>
              <w:t xml:space="preserve"> </w:t>
            </w:r>
            <w:r w:rsidRPr="009A2958">
              <w:rPr>
                <w:rFonts w:cs="Times New Roman"/>
                <w:sz w:val="20"/>
                <w:szCs w:val="20"/>
              </w:rPr>
              <w:t>민주노총</w:t>
            </w:r>
            <w:r w:rsidRPr="009A2958">
              <w:rPr>
                <w:rFonts w:cs="Times New Roman"/>
                <w:sz w:val="20"/>
                <w:szCs w:val="20"/>
              </w:rPr>
              <w:t xml:space="preserve"> </w:t>
            </w:r>
            <w:r w:rsidRPr="009A2958">
              <w:rPr>
                <w:rFonts w:cs="Times New Roman"/>
                <w:sz w:val="20"/>
                <w:szCs w:val="20"/>
              </w:rPr>
              <w:t>서비스연맹</w:t>
            </w:r>
            <w:r w:rsidRPr="009A2958">
              <w:rPr>
                <w:rFonts w:cs="Times New Roman"/>
                <w:sz w:val="20"/>
                <w:szCs w:val="20"/>
              </w:rPr>
              <w:t xml:space="preserve"> </w:t>
            </w:r>
            <w:r w:rsidRPr="009A2958">
              <w:rPr>
                <w:rFonts w:cs="Times New Roman"/>
                <w:sz w:val="20"/>
                <w:szCs w:val="20"/>
              </w:rPr>
              <w:t>일반서비스노조와</w:t>
            </w:r>
            <w:r w:rsidRPr="009A2958">
              <w:rPr>
                <w:rFonts w:cs="Times New Roman"/>
                <w:sz w:val="20"/>
                <w:szCs w:val="20"/>
              </w:rPr>
              <w:t xml:space="preserve"> </w:t>
            </w:r>
            <w:r w:rsidRPr="009A2958">
              <w:rPr>
                <w:rFonts w:cs="Times New Roman"/>
                <w:sz w:val="20"/>
                <w:szCs w:val="20"/>
              </w:rPr>
              <w:t>단체협약을</w:t>
            </w:r>
            <w:r w:rsidRPr="009A2958">
              <w:rPr>
                <w:rFonts w:cs="Times New Roman"/>
                <w:sz w:val="20"/>
                <w:szCs w:val="20"/>
              </w:rPr>
              <w:t xml:space="preserve"> </w:t>
            </w:r>
            <w:r w:rsidRPr="009A2958">
              <w:rPr>
                <w:rFonts w:cs="Times New Roman"/>
                <w:sz w:val="20"/>
                <w:szCs w:val="20"/>
              </w:rPr>
              <w:t>체결한</w:t>
            </w:r>
            <w:r w:rsidRPr="009A2958">
              <w:rPr>
                <w:rFonts w:cs="Times New Roman"/>
                <w:sz w:val="20"/>
                <w:szCs w:val="20"/>
              </w:rPr>
              <w:t xml:space="preserve"> </w:t>
            </w:r>
            <w:r w:rsidRPr="009A2958">
              <w:rPr>
                <w:rFonts w:cs="Times New Roman"/>
                <w:sz w:val="20"/>
                <w:szCs w:val="20"/>
              </w:rPr>
              <w:t>사례만</w:t>
            </w:r>
            <w:r w:rsidRPr="009A2958">
              <w:rPr>
                <w:rFonts w:cs="Times New Roman"/>
                <w:sz w:val="20"/>
                <w:szCs w:val="20"/>
              </w:rPr>
              <w:t xml:space="preserve"> </w:t>
            </w:r>
            <w:r w:rsidRPr="009A2958">
              <w:rPr>
                <w:rFonts w:cs="Times New Roman"/>
                <w:sz w:val="20"/>
                <w:szCs w:val="20"/>
              </w:rPr>
              <w:t>존재하는</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Pr>
                <w:rFonts w:cs="Times New Roman" w:hint="eastAsia"/>
                <w:sz w:val="20"/>
                <w:szCs w:val="20"/>
              </w:rPr>
              <w:t>알려져</w:t>
            </w:r>
            <w:r>
              <w:rPr>
                <w:rFonts w:cs="Times New Roman" w:hint="eastAsia"/>
                <w:sz w:val="20"/>
                <w:szCs w:val="20"/>
              </w:rPr>
              <w:t xml:space="preserve"> </w:t>
            </w:r>
            <w:r>
              <w:rPr>
                <w:rFonts w:cs="Times New Roman" w:hint="eastAsia"/>
                <w:sz w:val="20"/>
                <w:szCs w:val="20"/>
              </w:rPr>
              <w:t>있으</w:t>
            </w:r>
            <w:r w:rsidRPr="009A2958">
              <w:rPr>
                <w:rFonts w:cs="Times New Roman"/>
                <w:sz w:val="20"/>
                <w:szCs w:val="20"/>
              </w:rPr>
              <w:t>며</w:t>
            </w:r>
            <w:r w:rsidRPr="009A2958">
              <w:rPr>
                <w:rFonts w:cs="Times New Roman"/>
                <w:sz w:val="20"/>
                <w:szCs w:val="20"/>
              </w:rPr>
              <w:t xml:space="preserve">, </w:t>
            </w:r>
            <w:r w:rsidRPr="009A2958">
              <w:rPr>
                <w:rFonts w:cs="Times New Roman"/>
                <w:sz w:val="20"/>
                <w:szCs w:val="20"/>
              </w:rPr>
              <w:t>알려진</w:t>
            </w:r>
            <w:r w:rsidRPr="009A2958">
              <w:rPr>
                <w:rFonts w:cs="Times New Roman"/>
                <w:sz w:val="20"/>
                <w:szCs w:val="20"/>
              </w:rPr>
              <w:t xml:space="preserve"> </w:t>
            </w:r>
            <w:r w:rsidRPr="009A2958">
              <w:rPr>
                <w:rFonts w:cs="Times New Roman"/>
                <w:sz w:val="20"/>
                <w:szCs w:val="20"/>
              </w:rPr>
              <w:t>바로는</w:t>
            </w:r>
            <w:r w:rsidRPr="009A2958">
              <w:rPr>
                <w:rFonts w:cs="Times New Roman"/>
                <w:sz w:val="20"/>
                <w:szCs w:val="20"/>
              </w:rPr>
              <w:t xml:space="preserve"> </w:t>
            </w:r>
            <w:r w:rsidRPr="009A2958">
              <w:rPr>
                <w:rFonts w:cs="Times New Roman"/>
                <w:sz w:val="20"/>
                <w:szCs w:val="20"/>
              </w:rPr>
              <w:t>배차</w:t>
            </w:r>
            <w:r w:rsidRPr="009A2958">
              <w:rPr>
                <w:rFonts w:cs="Times New Roman"/>
                <w:sz w:val="20"/>
                <w:szCs w:val="20"/>
              </w:rPr>
              <w:t xml:space="preserve"> </w:t>
            </w:r>
            <w:r w:rsidRPr="009A2958">
              <w:rPr>
                <w:rFonts w:cs="Times New Roman"/>
                <w:sz w:val="20"/>
                <w:szCs w:val="20"/>
              </w:rPr>
              <w:t>알고리즘은</w:t>
            </w:r>
            <w:r w:rsidRPr="009A2958">
              <w:rPr>
                <w:rFonts w:cs="Times New Roman"/>
                <w:sz w:val="20"/>
                <w:szCs w:val="20"/>
              </w:rPr>
              <w:t xml:space="preserve"> </w:t>
            </w:r>
            <w:r w:rsidRPr="009A2958">
              <w:rPr>
                <w:rFonts w:cs="Times New Roman"/>
                <w:sz w:val="20"/>
                <w:szCs w:val="20"/>
              </w:rPr>
              <w:t>위</w:t>
            </w:r>
            <w:r w:rsidRPr="009A2958">
              <w:rPr>
                <w:rFonts w:cs="Times New Roman"/>
                <w:sz w:val="20"/>
                <w:szCs w:val="20"/>
              </w:rPr>
              <w:t xml:space="preserve"> </w:t>
            </w:r>
            <w:r w:rsidRPr="009A2958">
              <w:rPr>
                <w:rFonts w:cs="Times New Roman"/>
                <w:sz w:val="20"/>
                <w:szCs w:val="20"/>
              </w:rPr>
              <w:t>단체협약에</w:t>
            </w:r>
            <w:r w:rsidRPr="009A2958">
              <w:rPr>
                <w:rFonts w:cs="Times New Roman"/>
                <w:sz w:val="20"/>
                <w:szCs w:val="20"/>
              </w:rPr>
              <w:t xml:space="preserve"> </w:t>
            </w:r>
            <w:r w:rsidRPr="009A2958">
              <w:rPr>
                <w:rFonts w:cs="Times New Roman"/>
                <w:sz w:val="20"/>
                <w:szCs w:val="20"/>
              </w:rPr>
              <w:t>포함되어</w:t>
            </w:r>
            <w:r w:rsidRPr="009A2958">
              <w:rPr>
                <w:rFonts w:cs="Times New Roman"/>
                <w:sz w:val="20"/>
                <w:szCs w:val="20"/>
              </w:rPr>
              <w:t xml:space="preserve"> </w:t>
            </w:r>
            <w:r w:rsidRPr="009A2958">
              <w:rPr>
                <w:rFonts w:cs="Times New Roman"/>
                <w:sz w:val="20"/>
                <w:szCs w:val="20"/>
              </w:rPr>
              <w:t>있지</w:t>
            </w:r>
            <w:r w:rsidRPr="009A2958">
              <w:rPr>
                <w:rFonts w:cs="Times New Roman"/>
                <w:sz w:val="20"/>
                <w:szCs w:val="20"/>
              </w:rPr>
              <w:t xml:space="preserve"> </w:t>
            </w:r>
            <w:r w:rsidRPr="009A2958">
              <w:rPr>
                <w:rFonts w:cs="Times New Roman"/>
                <w:sz w:val="20"/>
                <w:szCs w:val="20"/>
              </w:rPr>
              <w:t>않음</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경우에도</w:t>
            </w:r>
            <w:r w:rsidRPr="009A2958">
              <w:rPr>
                <w:rFonts w:cs="Times New Roman"/>
                <w:sz w:val="20"/>
                <w:szCs w:val="20"/>
              </w:rPr>
              <w:t xml:space="preserve"> </w:t>
            </w:r>
            <w:r w:rsidRPr="009A2958">
              <w:rPr>
                <w:rFonts w:cs="Times New Roman"/>
                <w:sz w:val="20"/>
                <w:szCs w:val="20"/>
              </w:rPr>
              <w:t>교섭대상으로</w:t>
            </w:r>
            <w:r w:rsidRPr="009A2958">
              <w:rPr>
                <w:rFonts w:cs="Times New Roman"/>
                <w:sz w:val="20"/>
                <w:szCs w:val="20"/>
              </w:rPr>
              <w:t xml:space="preserve"> </w:t>
            </w:r>
            <w:r w:rsidRPr="009A2958">
              <w:rPr>
                <w:rFonts w:cs="Times New Roman"/>
                <w:sz w:val="20"/>
                <w:szCs w:val="20"/>
              </w:rPr>
              <w:t>받아들이기는</w:t>
            </w:r>
            <w:r w:rsidRPr="009A2958">
              <w:rPr>
                <w:rFonts w:cs="Times New Roman"/>
                <w:sz w:val="20"/>
                <w:szCs w:val="20"/>
              </w:rPr>
              <w:t xml:space="preserve"> </w:t>
            </w:r>
            <w:r w:rsidRPr="009A2958">
              <w:rPr>
                <w:rFonts w:cs="Times New Roman"/>
                <w:sz w:val="20"/>
                <w:szCs w:val="20"/>
              </w:rPr>
              <w:t>어려울</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보이며</w:t>
            </w:r>
            <w:r w:rsidRPr="009A2958">
              <w:rPr>
                <w:rFonts w:cs="Times New Roman"/>
                <w:sz w:val="20"/>
                <w:szCs w:val="20"/>
              </w:rPr>
              <w:t xml:space="preserve">, </w:t>
            </w:r>
            <w:r w:rsidRPr="009A2958">
              <w:rPr>
                <w:rFonts w:cs="Times New Roman"/>
                <w:sz w:val="20"/>
                <w:szCs w:val="20"/>
              </w:rPr>
              <w:t>향후에도</w:t>
            </w:r>
            <w:r w:rsidRPr="009A2958">
              <w:rPr>
                <w:rFonts w:cs="Times New Roman"/>
                <w:sz w:val="20"/>
                <w:szCs w:val="20"/>
              </w:rPr>
              <w:t xml:space="preserve"> </w:t>
            </w:r>
            <w:r w:rsidRPr="009A2958">
              <w:rPr>
                <w:rFonts w:cs="Times New Roman"/>
                <w:sz w:val="20"/>
                <w:szCs w:val="20"/>
              </w:rPr>
              <w:t>알고리즘은</w:t>
            </w:r>
            <w:r w:rsidRPr="009A2958">
              <w:rPr>
                <w:rFonts w:cs="Times New Roman"/>
                <w:sz w:val="20"/>
                <w:szCs w:val="20"/>
              </w:rPr>
              <w:t xml:space="preserve"> </w:t>
            </w:r>
            <w:r w:rsidRPr="009A2958">
              <w:rPr>
                <w:rFonts w:cs="Times New Roman"/>
                <w:sz w:val="20"/>
                <w:szCs w:val="20"/>
              </w:rPr>
              <w:t>기술적인</w:t>
            </w:r>
            <w:r w:rsidRPr="009A2958">
              <w:rPr>
                <w:rFonts w:cs="Times New Roman"/>
                <w:sz w:val="20"/>
                <w:szCs w:val="20"/>
              </w:rPr>
              <w:t xml:space="preserve"> </w:t>
            </w:r>
            <w:r w:rsidRPr="009A2958">
              <w:rPr>
                <w:rFonts w:cs="Times New Roman"/>
                <w:sz w:val="20"/>
                <w:szCs w:val="20"/>
              </w:rPr>
              <w:t>부분이지</w:t>
            </w:r>
            <w:r w:rsidRPr="009A2958">
              <w:rPr>
                <w:rFonts w:cs="Times New Roman"/>
                <w:sz w:val="20"/>
                <w:szCs w:val="20"/>
              </w:rPr>
              <w:t xml:space="preserve"> </w:t>
            </w:r>
            <w:r w:rsidRPr="009A2958">
              <w:rPr>
                <w:rFonts w:cs="Times New Roman"/>
                <w:sz w:val="20"/>
                <w:szCs w:val="20"/>
              </w:rPr>
              <w:t>직접적인</w:t>
            </w:r>
            <w:r w:rsidRPr="009A2958">
              <w:rPr>
                <w:rFonts w:cs="Times New Roman"/>
                <w:sz w:val="20"/>
                <w:szCs w:val="20"/>
              </w:rPr>
              <w:t xml:space="preserve"> </w:t>
            </w:r>
            <w:r w:rsidRPr="009A2958">
              <w:rPr>
                <w:rFonts w:cs="Times New Roman"/>
                <w:sz w:val="20"/>
                <w:szCs w:val="20"/>
              </w:rPr>
              <w:t>근로조건에</w:t>
            </w:r>
            <w:r w:rsidRPr="009A2958">
              <w:rPr>
                <w:rFonts w:cs="Times New Roman"/>
                <w:sz w:val="20"/>
                <w:szCs w:val="20"/>
              </w:rPr>
              <w:t xml:space="preserve"> </w:t>
            </w:r>
            <w:r w:rsidRPr="009A2958">
              <w:rPr>
                <w:rFonts w:cs="Times New Roman"/>
                <w:sz w:val="20"/>
                <w:szCs w:val="20"/>
              </w:rPr>
              <w:t>관한</w:t>
            </w:r>
            <w:r w:rsidRPr="009A2958">
              <w:rPr>
                <w:rFonts w:cs="Times New Roman"/>
                <w:sz w:val="20"/>
                <w:szCs w:val="20"/>
              </w:rPr>
              <w:t xml:space="preserve"> </w:t>
            </w:r>
            <w:r w:rsidRPr="009A2958">
              <w:rPr>
                <w:rFonts w:cs="Times New Roman"/>
                <w:sz w:val="20"/>
                <w:szCs w:val="20"/>
              </w:rPr>
              <w:t>사항이</w:t>
            </w:r>
            <w:r w:rsidRPr="009A2958">
              <w:rPr>
                <w:rFonts w:cs="Times New Roman"/>
                <w:sz w:val="20"/>
                <w:szCs w:val="20"/>
              </w:rPr>
              <w:t xml:space="preserve"> </w:t>
            </w:r>
            <w:r w:rsidRPr="009A2958">
              <w:rPr>
                <w:rFonts w:cs="Times New Roman"/>
                <w:sz w:val="20"/>
                <w:szCs w:val="20"/>
              </w:rPr>
              <w:t>아니라는</w:t>
            </w:r>
            <w:r w:rsidRPr="009A2958">
              <w:rPr>
                <w:rFonts w:cs="Times New Roman"/>
                <w:sz w:val="20"/>
                <w:szCs w:val="20"/>
              </w:rPr>
              <w:t xml:space="preserve"> </w:t>
            </w:r>
            <w:r w:rsidRPr="009A2958">
              <w:rPr>
                <w:rFonts w:cs="Times New Roman"/>
                <w:sz w:val="20"/>
                <w:szCs w:val="20"/>
              </w:rPr>
              <w:t>점</w:t>
            </w:r>
            <w:r w:rsidRPr="009A2958">
              <w:rPr>
                <w:rFonts w:cs="Times New Roman"/>
                <w:sz w:val="20"/>
                <w:szCs w:val="20"/>
              </w:rPr>
              <w:t>(</w:t>
            </w:r>
            <w:r w:rsidRPr="009A2958">
              <w:rPr>
                <w:rFonts w:cs="Times New Roman"/>
                <w:sz w:val="20"/>
                <w:szCs w:val="20"/>
              </w:rPr>
              <w:t>특히</w:t>
            </w:r>
            <w:r w:rsidRPr="009A2958">
              <w:rPr>
                <w:rFonts w:cs="Times New Roman"/>
                <w:sz w:val="20"/>
                <w:szCs w:val="20"/>
              </w:rPr>
              <w:t xml:space="preserve">, </w:t>
            </w:r>
            <w:r w:rsidRPr="009A2958">
              <w:rPr>
                <w:rFonts w:cs="Times New Roman"/>
                <w:sz w:val="20"/>
                <w:szCs w:val="20"/>
              </w:rPr>
              <w:t>종속적</w:t>
            </w:r>
            <w:r w:rsidRPr="009A2958">
              <w:rPr>
                <w:rFonts w:cs="Times New Roman"/>
                <w:sz w:val="20"/>
                <w:szCs w:val="20"/>
              </w:rPr>
              <w:t xml:space="preserve"> </w:t>
            </w:r>
            <w:r w:rsidRPr="009A2958">
              <w:rPr>
                <w:rFonts w:cs="Times New Roman"/>
                <w:sz w:val="20"/>
                <w:szCs w:val="20"/>
              </w:rPr>
              <w:t>근로관계</w:t>
            </w:r>
            <w:r w:rsidRPr="009A2958">
              <w:rPr>
                <w:rFonts w:cs="Times New Roman"/>
                <w:sz w:val="20"/>
                <w:szCs w:val="20"/>
              </w:rPr>
              <w:t xml:space="preserve"> </w:t>
            </w:r>
            <w:r w:rsidRPr="009A2958">
              <w:rPr>
                <w:rFonts w:cs="Times New Roman"/>
                <w:sz w:val="20"/>
                <w:szCs w:val="20"/>
              </w:rPr>
              <w:t>또는</w:t>
            </w:r>
            <w:r w:rsidRPr="009A2958">
              <w:rPr>
                <w:rFonts w:cs="Times New Roman"/>
                <w:sz w:val="20"/>
                <w:szCs w:val="20"/>
              </w:rPr>
              <w:t xml:space="preserve"> </w:t>
            </w:r>
            <w:r w:rsidRPr="009A2958">
              <w:rPr>
                <w:rFonts w:cs="Times New Roman"/>
                <w:sz w:val="20"/>
                <w:szCs w:val="20"/>
              </w:rPr>
              <w:t>근로조건</w:t>
            </w:r>
            <w:r w:rsidRPr="009A2958">
              <w:rPr>
                <w:rFonts w:cs="Times New Roman"/>
                <w:sz w:val="20"/>
                <w:szCs w:val="20"/>
              </w:rPr>
              <w:t xml:space="preserve"> </w:t>
            </w:r>
            <w:r w:rsidRPr="009A2958">
              <w:rPr>
                <w:rFonts w:cs="Times New Roman"/>
                <w:sz w:val="20"/>
                <w:szCs w:val="20"/>
              </w:rPr>
              <w:t>자체에</w:t>
            </w:r>
            <w:r w:rsidRPr="009A2958">
              <w:rPr>
                <w:rFonts w:cs="Times New Roman"/>
                <w:sz w:val="20"/>
                <w:szCs w:val="20"/>
              </w:rPr>
              <w:t xml:space="preserve"> </w:t>
            </w:r>
            <w:r w:rsidRPr="009A2958">
              <w:rPr>
                <w:rFonts w:cs="Times New Roman"/>
                <w:sz w:val="20"/>
                <w:szCs w:val="20"/>
              </w:rPr>
              <w:t>영향을</w:t>
            </w:r>
            <w:r w:rsidRPr="009A2958">
              <w:rPr>
                <w:rFonts w:cs="Times New Roman"/>
                <w:sz w:val="20"/>
                <w:szCs w:val="20"/>
              </w:rPr>
              <w:t xml:space="preserve"> </w:t>
            </w:r>
            <w:r w:rsidRPr="009A2958">
              <w:rPr>
                <w:rFonts w:cs="Times New Roman"/>
                <w:sz w:val="20"/>
                <w:szCs w:val="20"/>
              </w:rPr>
              <w:t>미치기</w:t>
            </w:r>
            <w:r w:rsidRPr="009A2958">
              <w:rPr>
                <w:rFonts w:cs="Times New Roman"/>
                <w:sz w:val="20"/>
                <w:szCs w:val="20"/>
              </w:rPr>
              <w:t xml:space="preserve"> </w:t>
            </w:r>
            <w:r w:rsidRPr="009A2958">
              <w:rPr>
                <w:rFonts w:cs="Times New Roman"/>
                <w:sz w:val="20"/>
                <w:szCs w:val="20"/>
              </w:rPr>
              <w:t>보다는</w:t>
            </w:r>
            <w:r w:rsidRPr="009A2958">
              <w:rPr>
                <w:rFonts w:cs="Times New Roman"/>
                <w:sz w:val="20"/>
                <w:szCs w:val="20"/>
              </w:rPr>
              <w:t xml:space="preserve"> </w:t>
            </w:r>
            <w:r w:rsidRPr="009A2958">
              <w:rPr>
                <w:rFonts w:cs="Times New Roman"/>
                <w:sz w:val="20"/>
                <w:szCs w:val="20"/>
              </w:rPr>
              <w:t>간접적인</w:t>
            </w:r>
            <w:r w:rsidRPr="009A2958">
              <w:rPr>
                <w:rFonts w:cs="Times New Roman"/>
                <w:sz w:val="20"/>
                <w:szCs w:val="20"/>
              </w:rPr>
              <w:t xml:space="preserve"> </w:t>
            </w:r>
            <w:r w:rsidRPr="009A2958">
              <w:rPr>
                <w:rFonts w:cs="Times New Roman"/>
                <w:sz w:val="20"/>
                <w:szCs w:val="20"/>
              </w:rPr>
              <w:t>노동환경에</w:t>
            </w:r>
            <w:r w:rsidRPr="009A2958">
              <w:rPr>
                <w:rFonts w:cs="Times New Roman"/>
                <w:sz w:val="20"/>
                <w:szCs w:val="20"/>
              </w:rPr>
              <w:t xml:space="preserve"> </w:t>
            </w:r>
            <w:r w:rsidRPr="009A2958">
              <w:rPr>
                <w:rFonts w:cs="Times New Roman"/>
                <w:sz w:val="20"/>
                <w:szCs w:val="20"/>
              </w:rPr>
              <w:t>영향을</w:t>
            </w:r>
            <w:r w:rsidRPr="009A2958">
              <w:rPr>
                <w:rFonts w:cs="Times New Roman"/>
                <w:sz w:val="20"/>
                <w:szCs w:val="20"/>
              </w:rPr>
              <w:t xml:space="preserve"> </w:t>
            </w:r>
            <w:r w:rsidRPr="009A2958">
              <w:rPr>
                <w:rFonts w:cs="Times New Roman"/>
                <w:sz w:val="20"/>
                <w:szCs w:val="20"/>
              </w:rPr>
              <w:t>미치는</w:t>
            </w:r>
            <w:r w:rsidRPr="009A2958">
              <w:rPr>
                <w:rFonts w:cs="Times New Roman"/>
                <w:sz w:val="20"/>
                <w:szCs w:val="20"/>
              </w:rPr>
              <w:t xml:space="preserve"> </w:t>
            </w:r>
            <w:r w:rsidRPr="009A2958">
              <w:rPr>
                <w:rFonts w:cs="Times New Roman"/>
                <w:sz w:val="20"/>
                <w:szCs w:val="20"/>
              </w:rPr>
              <w:t>요소라는</w:t>
            </w:r>
            <w:r w:rsidRPr="009A2958">
              <w:rPr>
                <w:rFonts w:cs="Times New Roman"/>
                <w:sz w:val="20"/>
                <w:szCs w:val="20"/>
              </w:rPr>
              <w:t xml:space="preserve"> </w:t>
            </w:r>
            <w:r w:rsidRPr="009A2958">
              <w:rPr>
                <w:rFonts w:cs="Times New Roman"/>
                <w:sz w:val="20"/>
                <w:szCs w:val="20"/>
              </w:rPr>
              <w:t>점</w:t>
            </w:r>
            <w:r w:rsidRPr="009A2958">
              <w:rPr>
                <w:rFonts w:cs="Times New Roman"/>
                <w:sz w:val="20"/>
                <w:szCs w:val="20"/>
              </w:rPr>
              <w:t xml:space="preserve">) </w:t>
            </w:r>
            <w:r w:rsidRPr="009A2958">
              <w:rPr>
                <w:rFonts w:cs="Times New Roman"/>
                <w:sz w:val="20"/>
                <w:szCs w:val="20"/>
              </w:rPr>
              <w:t>등을</w:t>
            </w:r>
            <w:r w:rsidRPr="009A2958">
              <w:rPr>
                <w:rFonts w:cs="Times New Roman"/>
                <w:sz w:val="20"/>
                <w:szCs w:val="20"/>
              </w:rPr>
              <w:t xml:space="preserve"> </w:t>
            </w:r>
            <w:r w:rsidRPr="009A2958">
              <w:rPr>
                <w:rFonts w:cs="Times New Roman"/>
                <w:sz w:val="20"/>
                <w:szCs w:val="20"/>
              </w:rPr>
              <w:t>강조하여</w:t>
            </w:r>
            <w:r w:rsidRPr="009A2958">
              <w:rPr>
                <w:rFonts w:cs="Times New Roman"/>
                <w:sz w:val="20"/>
                <w:szCs w:val="20"/>
              </w:rPr>
              <w:t xml:space="preserve"> </w:t>
            </w:r>
            <w:r w:rsidRPr="009A2958">
              <w:rPr>
                <w:rFonts w:cs="Times New Roman"/>
                <w:sz w:val="20"/>
                <w:szCs w:val="20"/>
              </w:rPr>
              <w:t>받아들여서는</w:t>
            </w:r>
            <w:r w:rsidRPr="009A2958">
              <w:rPr>
                <w:rFonts w:cs="Times New Roman"/>
                <w:sz w:val="20"/>
                <w:szCs w:val="20"/>
              </w:rPr>
              <w:t xml:space="preserve"> </w:t>
            </w:r>
            <w:r w:rsidRPr="009A2958">
              <w:rPr>
                <w:rFonts w:cs="Times New Roman"/>
                <w:sz w:val="20"/>
                <w:szCs w:val="20"/>
              </w:rPr>
              <w:t>안</w:t>
            </w:r>
            <w:r w:rsidRPr="009A2958">
              <w:rPr>
                <w:rFonts w:cs="Times New Roman"/>
                <w:sz w:val="20"/>
                <w:szCs w:val="20"/>
              </w:rPr>
              <w:t xml:space="preserve"> </w:t>
            </w:r>
            <w:r w:rsidRPr="009A2958">
              <w:rPr>
                <w:rFonts w:cs="Times New Roman"/>
                <w:sz w:val="20"/>
                <w:szCs w:val="20"/>
              </w:rPr>
              <w:t>될</w:t>
            </w:r>
            <w:r w:rsidRPr="009A2958">
              <w:rPr>
                <w:rFonts w:cs="Times New Roman"/>
                <w:sz w:val="20"/>
                <w:szCs w:val="20"/>
              </w:rPr>
              <w:t xml:space="preserve"> </w:t>
            </w:r>
            <w:r w:rsidRPr="009A2958">
              <w:rPr>
                <w:rFonts w:cs="Times New Roman"/>
                <w:sz w:val="20"/>
                <w:szCs w:val="20"/>
              </w:rPr>
              <w:t>주요한</w:t>
            </w:r>
            <w:r w:rsidRPr="009A2958">
              <w:rPr>
                <w:rFonts w:cs="Times New Roman"/>
                <w:sz w:val="20"/>
                <w:szCs w:val="20"/>
              </w:rPr>
              <w:t xml:space="preserve"> </w:t>
            </w:r>
            <w:r w:rsidRPr="009A2958">
              <w:rPr>
                <w:rFonts w:cs="Times New Roman"/>
                <w:sz w:val="20"/>
                <w:szCs w:val="20"/>
              </w:rPr>
              <w:t>교섭항목에</w:t>
            </w:r>
            <w:r w:rsidRPr="009A2958">
              <w:rPr>
                <w:rFonts w:cs="Times New Roman"/>
                <w:sz w:val="20"/>
                <w:szCs w:val="20"/>
              </w:rPr>
              <w:t xml:space="preserve"> </w:t>
            </w:r>
            <w:r w:rsidRPr="009A2958">
              <w:rPr>
                <w:rFonts w:cs="Times New Roman"/>
                <w:sz w:val="20"/>
                <w:szCs w:val="20"/>
              </w:rPr>
              <w:t>해당할</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보임</w:t>
            </w:r>
            <w:r w:rsidRPr="009A2958">
              <w:rPr>
                <w:rFonts w:cs="Times New Roman"/>
                <w:sz w:val="20"/>
                <w:szCs w:val="20"/>
              </w:rPr>
              <w:t xml:space="preserve">. </w:t>
            </w:r>
            <w:r w:rsidRPr="009A2958">
              <w:rPr>
                <w:rFonts w:cs="Times New Roman"/>
                <w:sz w:val="20"/>
                <w:szCs w:val="20"/>
              </w:rPr>
              <w:t>만약</w:t>
            </w:r>
            <w:r w:rsidRPr="009A2958">
              <w:rPr>
                <w:rFonts w:cs="Times New Roman"/>
                <w:sz w:val="20"/>
                <w:szCs w:val="20"/>
              </w:rPr>
              <w:t xml:space="preserve"> </w:t>
            </w:r>
            <w:r w:rsidRPr="009A2958">
              <w:rPr>
                <w:rFonts w:cs="Times New Roman"/>
                <w:sz w:val="20"/>
                <w:szCs w:val="20"/>
              </w:rPr>
              <w:t>알고리즘이</w:t>
            </w:r>
            <w:r w:rsidRPr="009A2958">
              <w:rPr>
                <w:rFonts w:cs="Times New Roman"/>
                <w:sz w:val="20"/>
                <w:szCs w:val="20"/>
              </w:rPr>
              <w:t xml:space="preserve"> </w:t>
            </w:r>
            <w:r w:rsidRPr="009A2958">
              <w:rPr>
                <w:rFonts w:cs="Times New Roman"/>
                <w:sz w:val="20"/>
                <w:szCs w:val="20"/>
              </w:rPr>
              <w:t>교섭대상에</w:t>
            </w:r>
            <w:r w:rsidRPr="009A2958">
              <w:rPr>
                <w:rFonts w:cs="Times New Roman"/>
                <w:sz w:val="20"/>
                <w:szCs w:val="20"/>
              </w:rPr>
              <w:t xml:space="preserve"> </w:t>
            </w:r>
            <w:r w:rsidRPr="009A2958">
              <w:rPr>
                <w:rFonts w:cs="Times New Roman"/>
                <w:sz w:val="20"/>
                <w:szCs w:val="20"/>
              </w:rPr>
              <w:t>포함되고</w:t>
            </w:r>
            <w:r w:rsidRPr="009A2958">
              <w:rPr>
                <w:rFonts w:cs="Times New Roman"/>
                <w:sz w:val="20"/>
                <w:szCs w:val="20"/>
              </w:rPr>
              <w:t xml:space="preserve"> </w:t>
            </w:r>
            <w:r w:rsidRPr="009A2958">
              <w:rPr>
                <w:rFonts w:cs="Times New Roman"/>
                <w:sz w:val="20"/>
                <w:szCs w:val="20"/>
              </w:rPr>
              <w:t>단체협약에</w:t>
            </w:r>
            <w:r w:rsidRPr="009A2958">
              <w:rPr>
                <w:rFonts w:cs="Times New Roman"/>
                <w:sz w:val="20"/>
                <w:szCs w:val="20"/>
              </w:rPr>
              <w:t xml:space="preserve"> </w:t>
            </w:r>
            <w:r w:rsidRPr="009A2958">
              <w:rPr>
                <w:rFonts w:cs="Times New Roman"/>
                <w:sz w:val="20"/>
                <w:szCs w:val="20"/>
              </w:rPr>
              <w:t>포함되면</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변경에</w:t>
            </w:r>
            <w:r w:rsidRPr="009A2958">
              <w:rPr>
                <w:rFonts w:cs="Times New Roman"/>
                <w:sz w:val="20"/>
                <w:szCs w:val="20"/>
              </w:rPr>
              <w:t xml:space="preserve"> </w:t>
            </w:r>
            <w:r w:rsidRPr="009A2958">
              <w:rPr>
                <w:rFonts w:cs="Times New Roman"/>
                <w:sz w:val="20"/>
                <w:szCs w:val="20"/>
              </w:rPr>
              <w:t>노조</w:t>
            </w:r>
            <w:r w:rsidRPr="009A2958">
              <w:rPr>
                <w:rFonts w:cs="Times New Roman"/>
                <w:sz w:val="20"/>
                <w:szCs w:val="20"/>
              </w:rPr>
              <w:t xml:space="preserve"> </w:t>
            </w:r>
            <w:r w:rsidRPr="009A2958">
              <w:rPr>
                <w:rFonts w:cs="Times New Roman"/>
                <w:sz w:val="20"/>
                <w:szCs w:val="20"/>
              </w:rPr>
              <w:t>동의가</w:t>
            </w:r>
            <w:r w:rsidRPr="009A2958">
              <w:rPr>
                <w:rFonts w:cs="Times New Roman"/>
                <w:sz w:val="20"/>
                <w:szCs w:val="20"/>
              </w:rPr>
              <w:t xml:space="preserve"> </w:t>
            </w:r>
            <w:r w:rsidRPr="009A2958">
              <w:rPr>
                <w:rFonts w:cs="Times New Roman"/>
                <w:sz w:val="20"/>
                <w:szCs w:val="20"/>
              </w:rPr>
              <w:t>필요</w:t>
            </w:r>
            <w:r>
              <w:rPr>
                <w:rFonts w:cs="Times New Roman" w:hint="eastAsia"/>
                <w:sz w:val="20"/>
                <w:szCs w:val="20"/>
              </w:rPr>
              <w:t>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있음</w:t>
            </w:r>
            <w:r w:rsidRPr="009A2958">
              <w:rPr>
                <w:rFonts w:cs="Times New Roman"/>
                <w:sz w:val="20"/>
                <w:szCs w:val="20"/>
              </w:rPr>
              <w:t>.</w:t>
            </w:r>
          </w:p>
          <w:p w14:paraId="569D3468" w14:textId="77777777" w:rsidR="005335C7" w:rsidRPr="009A2958"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t>산업재해보상보험법</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산업안전보건법</w:t>
            </w:r>
            <w:r w:rsidRPr="009A2958">
              <w:rPr>
                <w:rFonts w:cs="Times New Roman"/>
                <w:sz w:val="20"/>
                <w:szCs w:val="20"/>
              </w:rPr>
              <w:t xml:space="preserve"> </w:t>
            </w:r>
            <w:r w:rsidRPr="009A2958">
              <w:rPr>
                <w:rFonts w:cs="Times New Roman"/>
                <w:sz w:val="20"/>
                <w:szCs w:val="20"/>
              </w:rPr>
              <w:t>적용</w:t>
            </w:r>
            <w:r w:rsidRPr="009A2958">
              <w:rPr>
                <w:rFonts w:cs="Times New Roman"/>
                <w:sz w:val="20"/>
                <w:szCs w:val="20"/>
              </w:rPr>
              <w:t xml:space="preserve">: </w:t>
            </w:r>
            <w:r w:rsidRPr="009A2958">
              <w:rPr>
                <w:rFonts w:cs="Times New Roman"/>
                <w:sz w:val="20"/>
                <w:szCs w:val="20"/>
              </w:rPr>
              <w:t>대리기사도</w:t>
            </w:r>
            <w:r w:rsidRPr="009A2958">
              <w:rPr>
                <w:rFonts w:cs="Times New Roman"/>
                <w:sz w:val="20"/>
                <w:szCs w:val="20"/>
              </w:rPr>
              <w:t xml:space="preserve"> </w:t>
            </w:r>
            <w:r w:rsidRPr="009A2958">
              <w:rPr>
                <w:rFonts w:cs="Times New Roman"/>
                <w:sz w:val="20"/>
                <w:szCs w:val="20"/>
              </w:rPr>
              <w:t>산업재해보상보험법</w:t>
            </w:r>
            <w:r w:rsidRPr="009A2958">
              <w:rPr>
                <w:rFonts w:cs="Times New Roman"/>
                <w:sz w:val="20"/>
                <w:szCs w:val="20"/>
              </w:rPr>
              <w:t xml:space="preserve">, </w:t>
            </w:r>
            <w:r w:rsidRPr="009A2958">
              <w:rPr>
                <w:rFonts w:cs="Times New Roman"/>
                <w:sz w:val="20"/>
                <w:szCs w:val="20"/>
              </w:rPr>
              <w:t>산업안전보건법상</w:t>
            </w:r>
            <w:r w:rsidRPr="009A2958">
              <w:rPr>
                <w:rFonts w:cs="Times New Roman"/>
                <w:sz w:val="20"/>
                <w:szCs w:val="20"/>
              </w:rPr>
              <w:t xml:space="preserve"> </w:t>
            </w:r>
            <w:r w:rsidRPr="009A2958">
              <w:rPr>
                <w:rFonts w:cs="Times New Roman"/>
                <w:sz w:val="20"/>
                <w:szCs w:val="20"/>
              </w:rPr>
              <w:t>특수형태근로종사자로서</w:t>
            </w:r>
            <w:r w:rsidRPr="009A2958">
              <w:rPr>
                <w:rFonts w:cs="Times New Roman"/>
                <w:sz w:val="20"/>
                <w:szCs w:val="20"/>
              </w:rPr>
              <w:t xml:space="preserve"> </w:t>
            </w:r>
            <w:r w:rsidRPr="009A2958">
              <w:rPr>
                <w:rFonts w:cs="Times New Roman"/>
                <w:sz w:val="20"/>
                <w:szCs w:val="20"/>
              </w:rPr>
              <w:t>산업안전보건법의</w:t>
            </w:r>
            <w:r w:rsidRPr="009A2958">
              <w:rPr>
                <w:rFonts w:cs="Times New Roman"/>
                <w:sz w:val="20"/>
                <w:szCs w:val="20"/>
              </w:rPr>
              <w:t xml:space="preserve"> </w:t>
            </w:r>
            <w:r w:rsidRPr="009A2958">
              <w:rPr>
                <w:rFonts w:cs="Times New Roman"/>
                <w:sz w:val="20"/>
                <w:szCs w:val="20"/>
              </w:rPr>
              <w:t>적용을</w:t>
            </w:r>
            <w:r w:rsidRPr="009A2958">
              <w:rPr>
                <w:rFonts w:cs="Times New Roman"/>
                <w:sz w:val="20"/>
                <w:szCs w:val="20"/>
              </w:rPr>
              <w:t xml:space="preserve"> </w:t>
            </w:r>
            <w:r w:rsidRPr="009A2958">
              <w:rPr>
                <w:rFonts w:cs="Times New Roman"/>
                <w:sz w:val="20"/>
                <w:szCs w:val="20"/>
              </w:rPr>
              <w:t>받을</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있고</w:t>
            </w:r>
            <w:r w:rsidRPr="009A2958">
              <w:rPr>
                <w:rFonts w:cs="Times New Roman"/>
                <w:sz w:val="20"/>
                <w:szCs w:val="20"/>
              </w:rPr>
              <w:t xml:space="preserve"> </w:t>
            </w:r>
            <w:r w:rsidRPr="009A2958">
              <w:rPr>
                <w:rFonts w:cs="Times New Roman"/>
                <w:sz w:val="20"/>
                <w:szCs w:val="20"/>
              </w:rPr>
              <w:t>보험료</w:t>
            </w:r>
            <w:r w:rsidRPr="009A2958">
              <w:rPr>
                <w:rFonts w:cs="Times New Roman"/>
                <w:sz w:val="20"/>
                <w:szCs w:val="20"/>
              </w:rPr>
              <w:t xml:space="preserve"> </w:t>
            </w:r>
            <w:r w:rsidRPr="009A2958">
              <w:rPr>
                <w:rFonts w:cs="Times New Roman"/>
                <w:sz w:val="20"/>
                <w:szCs w:val="20"/>
              </w:rPr>
              <w:t>절반을</w:t>
            </w:r>
            <w:r w:rsidRPr="009A2958">
              <w:rPr>
                <w:rFonts w:cs="Times New Roman"/>
                <w:sz w:val="20"/>
                <w:szCs w:val="20"/>
              </w:rPr>
              <w:t xml:space="preserve"> </w:t>
            </w:r>
            <w:r w:rsidRPr="009A2958">
              <w:rPr>
                <w:rFonts w:cs="Times New Roman"/>
                <w:sz w:val="20"/>
                <w:szCs w:val="20"/>
              </w:rPr>
              <w:t>부담하면</w:t>
            </w:r>
            <w:r w:rsidRPr="009A2958">
              <w:rPr>
                <w:rFonts w:cs="Times New Roman"/>
                <w:sz w:val="20"/>
                <w:szCs w:val="20"/>
              </w:rPr>
              <w:t xml:space="preserve"> </w:t>
            </w:r>
            <w:r w:rsidRPr="009A2958">
              <w:rPr>
                <w:rFonts w:cs="Times New Roman"/>
                <w:sz w:val="20"/>
                <w:szCs w:val="20"/>
              </w:rPr>
              <w:t>산재보험</w:t>
            </w:r>
            <w:r w:rsidRPr="009A2958">
              <w:rPr>
                <w:rFonts w:cs="Times New Roman"/>
                <w:sz w:val="20"/>
                <w:szCs w:val="20"/>
              </w:rPr>
              <w:t xml:space="preserve"> </w:t>
            </w:r>
            <w:r w:rsidRPr="009A2958">
              <w:rPr>
                <w:rFonts w:cs="Times New Roman"/>
                <w:sz w:val="20"/>
                <w:szCs w:val="20"/>
              </w:rPr>
              <w:t>가입도</w:t>
            </w:r>
            <w:r w:rsidRPr="009A2958">
              <w:rPr>
                <w:rFonts w:cs="Times New Roman"/>
                <w:sz w:val="20"/>
                <w:szCs w:val="20"/>
              </w:rPr>
              <w:t xml:space="preserve"> </w:t>
            </w:r>
            <w:r w:rsidRPr="009A2958">
              <w:rPr>
                <w:rFonts w:cs="Times New Roman"/>
                <w:sz w:val="20"/>
                <w:szCs w:val="20"/>
              </w:rPr>
              <w:t>가능함</w:t>
            </w:r>
            <w:r w:rsidRPr="009A2958">
              <w:rPr>
                <w:rFonts w:cs="Times New Roman"/>
                <w:sz w:val="20"/>
                <w:szCs w:val="20"/>
              </w:rPr>
              <w:t xml:space="preserve">. </w:t>
            </w:r>
            <w:r w:rsidRPr="009A2958">
              <w:rPr>
                <w:rFonts w:cs="Times New Roman"/>
                <w:sz w:val="20"/>
                <w:szCs w:val="20"/>
              </w:rPr>
              <w:t>다만</w:t>
            </w:r>
            <w:r w:rsidRPr="009A2958">
              <w:rPr>
                <w:rFonts w:cs="Times New Roman"/>
                <w:sz w:val="20"/>
                <w:szCs w:val="20"/>
              </w:rPr>
              <w:t xml:space="preserve"> </w:t>
            </w:r>
            <w:r w:rsidRPr="009A2958">
              <w:rPr>
                <w:rFonts w:cs="Times New Roman"/>
                <w:sz w:val="20"/>
                <w:szCs w:val="20"/>
              </w:rPr>
              <w:t>현재는</w:t>
            </w:r>
            <w:r w:rsidRPr="009A2958">
              <w:rPr>
                <w:rFonts w:cs="Times New Roman"/>
                <w:sz w:val="20"/>
                <w:szCs w:val="20"/>
              </w:rPr>
              <w:t xml:space="preserve"> </w:t>
            </w:r>
            <w:r w:rsidRPr="009A2958">
              <w:rPr>
                <w:rFonts w:cs="Times New Roman"/>
                <w:sz w:val="20"/>
                <w:szCs w:val="20"/>
              </w:rPr>
              <w:t>소위</w:t>
            </w:r>
            <w:r w:rsidRPr="009A2958">
              <w:rPr>
                <w:rFonts w:cs="Times New Roman"/>
                <w:sz w:val="20"/>
                <w:szCs w:val="20"/>
              </w:rPr>
              <w:t xml:space="preserve"> ‘</w:t>
            </w:r>
            <w:r w:rsidRPr="009A2958">
              <w:rPr>
                <w:rFonts w:cs="Times New Roman"/>
                <w:sz w:val="20"/>
                <w:szCs w:val="20"/>
              </w:rPr>
              <w:t>전속성</w:t>
            </w:r>
            <w:r w:rsidRPr="009A2958">
              <w:rPr>
                <w:rFonts w:cs="Times New Roman"/>
                <w:sz w:val="20"/>
                <w:szCs w:val="20"/>
              </w:rPr>
              <w:t xml:space="preserve">’ </w:t>
            </w:r>
            <w:r w:rsidRPr="009A2958">
              <w:rPr>
                <w:rFonts w:cs="Times New Roman"/>
                <w:sz w:val="20"/>
                <w:szCs w:val="20"/>
              </w:rPr>
              <w:t>요건으로</w:t>
            </w:r>
            <w:r w:rsidRPr="009A2958">
              <w:rPr>
                <w:rFonts w:cs="Times New Roman"/>
                <w:sz w:val="20"/>
                <w:szCs w:val="20"/>
              </w:rPr>
              <w:t xml:space="preserve"> </w:t>
            </w:r>
            <w:r w:rsidRPr="009A2958">
              <w:rPr>
                <w:rFonts w:cs="Times New Roman"/>
                <w:sz w:val="20"/>
                <w:szCs w:val="20"/>
              </w:rPr>
              <w:t>인해</w:t>
            </w:r>
            <w:r w:rsidRPr="009A2958">
              <w:rPr>
                <w:rFonts w:cs="Times New Roman"/>
                <w:sz w:val="20"/>
                <w:szCs w:val="20"/>
              </w:rPr>
              <w:t xml:space="preserve"> </w:t>
            </w:r>
            <w:r w:rsidRPr="009A2958">
              <w:rPr>
                <w:rFonts w:cs="Times New Roman"/>
                <w:sz w:val="20"/>
                <w:szCs w:val="20"/>
              </w:rPr>
              <w:t>다수의</w:t>
            </w:r>
            <w:r w:rsidRPr="009A2958">
              <w:rPr>
                <w:rFonts w:cs="Times New Roman"/>
                <w:sz w:val="20"/>
                <w:szCs w:val="20"/>
              </w:rPr>
              <w:t xml:space="preserve"> </w:t>
            </w:r>
            <w:r w:rsidRPr="009A2958">
              <w:rPr>
                <w:rFonts w:cs="Times New Roman"/>
                <w:sz w:val="20"/>
                <w:szCs w:val="20"/>
              </w:rPr>
              <w:t>사업장에서</w:t>
            </w:r>
            <w:r w:rsidRPr="009A2958">
              <w:rPr>
                <w:rFonts w:cs="Times New Roman"/>
                <w:sz w:val="20"/>
                <w:szCs w:val="20"/>
              </w:rPr>
              <w:t xml:space="preserve"> </w:t>
            </w:r>
            <w:r w:rsidRPr="009A2958">
              <w:rPr>
                <w:rFonts w:cs="Times New Roman"/>
                <w:sz w:val="20"/>
                <w:szCs w:val="20"/>
              </w:rPr>
              <w:t>일하는</w:t>
            </w:r>
            <w:r w:rsidRPr="009A2958">
              <w:rPr>
                <w:rFonts w:cs="Times New Roman"/>
                <w:sz w:val="20"/>
                <w:szCs w:val="20"/>
              </w:rPr>
              <w:t xml:space="preserve"> </w:t>
            </w:r>
            <w:r w:rsidRPr="009A2958">
              <w:rPr>
                <w:rFonts w:cs="Times New Roman"/>
                <w:sz w:val="20"/>
                <w:szCs w:val="20"/>
              </w:rPr>
              <w:t>대리기사</w:t>
            </w:r>
            <w:r w:rsidRPr="009A2958">
              <w:rPr>
                <w:rFonts w:cs="Times New Roman"/>
                <w:sz w:val="20"/>
                <w:szCs w:val="20"/>
              </w:rPr>
              <w:t>(</w:t>
            </w:r>
            <w:r w:rsidRPr="009A2958">
              <w:rPr>
                <w:rFonts w:cs="Times New Roman"/>
                <w:sz w:val="20"/>
                <w:szCs w:val="20"/>
              </w:rPr>
              <w:t>사실상</w:t>
            </w:r>
            <w:r w:rsidRPr="009A2958">
              <w:rPr>
                <w:rFonts w:cs="Times New Roman"/>
                <w:sz w:val="20"/>
                <w:szCs w:val="20"/>
              </w:rPr>
              <w:t xml:space="preserve"> </w:t>
            </w:r>
            <w:r w:rsidRPr="009A2958">
              <w:rPr>
                <w:rFonts w:cs="Times New Roman"/>
                <w:sz w:val="20"/>
                <w:szCs w:val="20"/>
              </w:rPr>
              <w:t>대부분</w:t>
            </w:r>
            <w:r w:rsidRPr="009A2958">
              <w:rPr>
                <w:rFonts w:cs="Times New Roman"/>
                <w:sz w:val="20"/>
                <w:szCs w:val="20"/>
              </w:rPr>
              <w:t xml:space="preserve"> </w:t>
            </w:r>
            <w:r w:rsidRPr="009A2958">
              <w:rPr>
                <w:rFonts w:cs="Times New Roman"/>
                <w:sz w:val="20"/>
                <w:szCs w:val="20"/>
              </w:rPr>
              <w:t>대리기사</w:t>
            </w:r>
            <w:r w:rsidRPr="009A2958">
              <w:rPr>
                <w:rFonts w:cs="Times New Roman"/>
                <w:sz w:val="20"/>
                <w:szCs w:val="20"/>
              </w:rPr>
              <w:t>)</w:t>
            </w:r>
            <w:r w:rsidRPr="009A2958">
              <w:rPr>
                <w:rFonts w:cs="Times New Roman"/>
                <w:sz w:val="20"/>
                <w:szCs w:val="20"/>
              </w:rPr>
              <w:t>들은</w:t>
            </w:r>
            <w:r w:rsidRPr="009A2958">
              <w:rPr>
                <w:rFonts w:cs="Times New Roman"/>
                <w:sz w:val="20"/>
                <w:szCs w:val="20"/>
              </w:rPr>
              <w:t xml:space="preserve"> </w:t>
            </w:r>
            <w:r w:rsidRPr="009A2958">
              <w:rPr>
                <w:rFonts w:cs="Times New Roman"/>
                <w:sz w:val="20"/>
                <w:szCs w:val="20"/>
              </w:rPr>
              <w:t>산업재해보상보험법</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산업안전보건법</w:t>
            </w:r>
            <w:r w:rsidRPr="009A2958">
              <w:rPr>
                <w:rFonts w:cs="Times New Roman"/>
                <w:sz w:val="20"/>
                <w:szCs w:val="20"/>
              </w:rPr>
              <w:t xml:space="preserve"> </w:t>
            </w:r>
            <w:r w:rsidRPr="009A2958">
              <w:rPr>
                <w:rFonts w:cs="Times New Roman"/>
                <w:sz w:val="20"/>
                <w:szCs w:val="20"/>
              </w:rPr>
              <w:t>적용이</w:t>
            </w:r>
            <w:r w:rsidRPr="009A2958">
              <w:rPr>
                <w:rFonts w:cs="Times New Roman"/>
                <w:sz w:val="20"/>
                <w:szCs w:val="20"/>
              </w:rPr>
              <w:t xml:space="preserve"> </w:t>
            </w:r>
            <w:r w:rsidRPr="009A2958">
              <w:rPr>
                <w:rFonts w:cs="Times New Roman"/>
                <w:sz w:val="20"/>
                <w:szCs w:val="20"/>
              </w:rPr>
              <w:t>어려움</w:t>
            </w:r>
            <w:r w:rsidRPr="009A2958">
              <w:rPr>
                <w:rFonts w:cs="Times New Roman"/>
                <w:sz w:val="20"/>
                <w:szCs w:val="20"/>
              </w:rPr>
              <w:t xml:space="preserve">. </w:t>
            </w:r>
            <w:r w:rsidRPr="009A2958">
              <w:rPr>
                <w:rFonts w:cs="Times New Roman"/>
                <w:sz w:val="20"/>
                <w:szCs w:val="20"/>
              </w:rPr>
              <w:t>한편</w:t>
            </w:r>
            <w:r w:rsidRPr="009A2958">
              <w:rPr>
                <w:rFonts w:cs="Times New Roman"/>
                <w:sz w:val="20"/>
                <w:szCs w:val="20"/>
              </w:rPr>
              <w:t>, (</w:t>
            </w:r>
            <w:r w:rsidRPr="009A2958">
              <w:rPr>
                <w:rFonts w:cs="Times New Roman"/>
                <w:sz w:val="20"/>
                <w:szCs w:val="20"/>
              </w:rPr>
              <w:t>산업재해보상보험법에</w:t>
            </w:r>
            <w:r w:rsidRPr="009A2958">
              <w:rPr>
                <w:rFonts w:cs="Times New Roman"/>
                <w:sz w:val="20"/>
                <w:szCs w:val="20"/>
              </w:rPr>
              <w:t xml:space="preserve"> </w:t>
            </w:r>
            <w:r w:rsidRPr="009A2958">
              <w:rPr>
                <w:rFonts w:cs="Times New Roman"/>
                <w:sz w:val="20"/>
                <w:szCs w:val="20"/>
              </w:rPr>
              <w:t>한하여</w:t>
            </w:r>
            <w:r w:rsidRPr="009A2958">
              <w:rPr>
                <w:rFonts w:cs="Times New Roman"/>
                <w:sz w:val="20"/>
                <w:szCs w:val="20"/>
              </w:rPr>
              <w:t>) 2022</w:t>
            </w:r>
            <w:r w:rsidRPr="009A2958">
              <w:rPr>
                <w:rFonts w:cs="Times New Roman"/>
                <w:sz w:val="20"/>
                <w:szCs w:val="20"/>
              </w:rPr>
              <w:t>년</w:t>
            </w:r>
            <w:r w:rsidRPr="009A2958">
              <w:rPr>
                <w:rFonts w:cs="Times New Roman"/>
                <w:sz w:val="20"/>
                <w:szCs w:val="20"/>
              </w:rPr>
              <w:t xml:space="preserve"> 6</w:t>
            </w:r>
            <w:r w:rsidRPr="009A2958">
              <w:rPr>
                <w:rFonts w:cs="Times New Roman"/>
                <w:sz w:val="20"/>
                <w:szCs w:val="20"/>
              </w:rPr>
              <w:t>월</w:t>
            </w:r>
            <w:r w:rsidRPr="009A2958">
              <w:rPr>
                <w:rFonts w:cs="Times New Roman"/>
                <w:sz w:val="20"/>
                <w:szCs w:val="20"/>
              </w:rPr>
              <w:t xml:space="preserve"> 10</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산업재해보상보험법</w:t>
            </w:r>
            <w:r w:rsidRPr="009A2958">
              <w:rPr>
                <w:rFonts w:cs="Times New Roman"/>
                <w:sz w:val="20"/>
                <w:szCs w:val="20"/>
              </w:rPr>
              <w:t xml:space="preserve"> </w:t>
            </w:r>
            <w:r w:rsidRPr="009A2958">
              <w:rPr>
                <w:rFonts w:cs="Times New Roman"/>
                <w:sz w:val="20"/>
                <w:szCs w:val="20"/>
              </w:rPr>
              <w:t>개정이</w:t>
            </w:r>
            <w:r w:rsidRPr="009A2958">
              <w:rPr>
                <w:rFonts w:cs="Times New Roman"/>
                <w:sz w:val="20"/>
                <w:szCs w:val="20"/>
              </w:rPr>
              <w:t xml:space="preserve"> </w:t>
            </w:r>
            <w:r w:rsidRPr="009A2958">
              <w:rPr>
                <w:rFonts w:cs="Times New Roman"/>
                <w:sz w:val="20"/>
                <w:szCs w:val="20"/>
              </w:rPr>
              <w:t>되어서</w:t>
            </w:r>
            <w:r w:rsidRPr="009A2958">
              <w:rPr>
                <w:rFonts w:cs="Times New Roman"/>
                <w:sz w:val="20"/>
                <w:szCs w:val="20"/>
              </w:rPr>
              <w:t xml:space="preserve"> </w:t>
            </w:r>
            <w:r w:rsidRPr="009A2958">
              <w:rPr>
                <w:rFonts w:cs="Times New Roman"/>
                <w:sz w:val="20"/>
                <w:szCs w:val="20"/>
              </w:rPr>
              <w:t>위</w:t>
            </w:r>
            <w:r w:rsidRPr="009A2958">
              <w:rPr>
                <w:rFonts w:cs="Times New Roman"/>
                <w:sz w:val="20"/>
                <w:szCs w:val="20"/>
              </w:rPr>
              <w:t xml:space="preserve"> </w:t>
            </w:r>
            <w:r w:rsidRPr="009A2958">
              <w:rPr>
                <w:rFonts w:cs="Times New Roman"/>
                <w:sz w:val="20"/>
                <w:szCs w:val="20"/>
              </w:rPr>
              <w:t>전속성</w:t>
            </w:r>
            <w:r w:rsidRPr="009A2958">
              <w:rPr>
                <w:rFonts w:cs="Times New Roman"/>
                <w:sz w:val="20"/>
                <w:szCs w:val="20"/>
              </w:rPr>
              <w:t xml:space="preserve"> </w:t>
            </w:r>
            <w:r w:rsidRPr="009A2958">
              <w:rPr>
                <w:rFonts w:cs="Times New Roman"/>
                <w:sz w:val="20"/>
                <w:szCs w:val="20"/>
              </w:rPr>
              <w:t>요건이</w:t>
            </w:r>
            <w:r w:rsidRPr="009A2958">
              <w:rPr>
                <w:rFonts w:cs="Times New Roman"/>
                <w:sz w:val="20"/>
                <w:szCs w:val="20"/>
              </w:rPr>
              <w:t xml:space="preserve"> </w:t>
            </w:r>
            <w:r w:rsidRPr="009A2958">
              <w:rPr>
                <w:rFonts w:cs="Times New Roman"/>
                <w:sz w:val="20"/>
                <w:szCs w:val="20"/>
              </w:rPr>
              <w:t>폐지되었고</w:t>
            </w:r>
            <w:r w:rsidRPr="009A2958">
              <w:rPr>
                <w:rFonts w:cs="Times New Roman"/>
                <w:sz w:val="20"/>
                <w:szCs w:val="20"/>
              </w:rPr>
              <w:t xml:space="preserve"> 2023</w:t>
            </w:r>
            <w:r w:rsidRPr="009A2958">
              <w:rPr>
                <w:rFonts w:cs="Times New Roman"/>
                <w:sz w:val="20"/>
                <w:szCs w:val="20"/>
              </w:rPr>
              <w:t>년</w:t>
            </w:r>
            <w:r w:rsidRPr="009A2958">
              <w:rPr>
                <w:rFonts w:cs="Times New Roman"/>
                <w:sz w:val="20"/>
                <w:szCs w:val="20"/>
              </w:rPr>
              <w:t xml:space="preserve"> 7</w:t>
            </w:r>
            <w:r w:rsidRPr="009A2958">
              <w:rPr>
                <w:rFonts w:cs="Times New Roman"/>
                <w:sz w:val="20"/>
                <w:szCs w:val="20"/>
              </w:rPr>
              <w:t>월</w:t>
            </w:r>
            <w:r w:rsidRPr="009A2958">
              <w:rPr>
                <w:rFonts w:cs="Times New Roman"/>
                <w:sz w:val="20"/>
                <w:szCs w:val="20"/>
              </w:rPr>
              <w:t xml:space="preserve"> 1</w:t>
            </w:r>
            <w:r w:rsidRPr="009A2958">
              <w:rPr>
                <w:rFonts w:cs="Times New Roman"/>
                <w:sz w:val="20"/>
                <w:szCs w:val="20"/>
              </w:rPr>
              <w:t>일부터</w:t>
            </w:r>
            <w:r w:rsidRPr="009A2958">
              <w:rPr>
                <w:rFonts w:cs="Times New Roman"/>
                <w:sz w:val="20"/>
                <w:szCs w:val="20"/>
              </w:rPr>
              <w:t xml:space="preserve"> </w:t>
            </w:r>
            <w:r w:rsidRPr="009A2958">
              <w:rPr>
                <w:rFonts w:cs="Times New Roman"/>
                <w:sz w:val="20"/>
                <w:szCs w:val="20"/>
              </w:rPr>
              <w:t>시행될</w:t>
            </w:r>
            <w:r w:rsidRPr="009A2958">
              <w:rPr>
                <w:rFonts w:cs="Times New Roman"/>
                <w:sz w:val="20"/>
                <w:szCs w:val="20"/>
              </w:rPr>
              <w:t xml:space="preserve"> </w:t>
            </w:r>
            <w:r w:rsidRPr="009A2958">
              <w:rPr>
                <w:rFonts w:cs="Times New Roman"/>
                <w:sz w:val="20"/>
                <w:szCs w:val="20"/>
              </w:rPr>
              <w:t>예정임</w:t>
            </w:r>
            <w:r>
              <w:rPr>
                <w:rFonts w:cs="Times New Roman" w:hint="eastAsia"/>
                <w:sz w:val="20"/>
                <w:szCs w:val="20"/>
              </w:rPr>
              <w:t>.</w:t>
            </w:r>
          </w:p>
          <w:p w14:paraId="2361D46E" w14:textId="77777777" w:rsidR="005335C7" w:rsidRDefault="005335C7" w:rsidP="005335C7">
            <w:pPr>
              <w:pStyle w:val="a8"/>
              <w:widowControl/>
              <w:numPr>
                <w:ilvl w:val="0"/>
                <w:numId w:val="3"/>
              </w:numPr>
              <w:spacing w:before="40" w:after="120" w:line="276" w:lineRule="auto"/>
              <w:rPr>
                <w:rFonts w:cs="Times New Roman"/>
                <w:sz w:val="20"/>
                <w:szCs w:val="20"/>
              </w:rPr>
            </w:pPr>
            <w:r w:rsidRPr="009A2958">
              <w:rPr>
                <w:rFonts w:cs="Times New Roman"/>
                <w:sz w:val="20"/>
                <w:szCs w:val="20"/>
              </w:rPr>
              <w:lastRenderedPageBreak/>
              <w:t>노조와의</w:t>
            </w:r>
            <w:r w:rsidRPr="009A2958">
              <w:rPr>
                <w:rFonts w:cs="Times New Roman"/>
                <w:sz w:val="20"/>
                <w:szCs w:val="20"/>
              </w:rPr>
              <w:t xml:space="preserve"> </w:t>
            </w:r>
            <w:r w:rsidRPr="009A2958">
              <w:rPr>
                <w:rFonts w:cs="Times New Roman"/>
                <w:sz w:val="20"/>
                <w:szCs w:val="20"/>
              </w:rPr>
              <w:t>단체교섭이</w:t>
            </w:r>
            <w:r w:rsidRPr="009A2958">
              <w:rPr>
                <w:rFonts w:cs="Times New Roman"/>
                <w:sz w:val="20"/>
                <w:szCs w:val="20"/>
              </w:rPr>
              <w:t xml:space="preserve"> </w:t>
            </w:r>
            <w:r w:rsidRPr="009A2958">
              <w:rPr>
                <w:rFonts w:cs="Times New Roman"/>
                <w:sz w:val="20"/>
                <w:szCs w:val="20"/>
              </w:rPr>
              <w:t>이제</w:t>
            </w:r>
            <w:r w:rsidRPr="009A2958">
              <w:rPr>
                <w:rFonts w:cs="Times New Roman"/>
                <w:sz w:val="20"/>
                <w:szCs w:val="20"/>
              </w:rPr>
              <w:t xml:space="preserve"> </w:t>
            </w:r>
            <w:r w:rsidRPr="009A2958">
              <w:rPr>
                <w:rFonts w:cs="Times New Roman"/>
                <w:sz w:val="20"/>
                <w:szCs w:val="20"/>
              </w:rPr>
              <w:t>막</w:t>
            </w:r>
            <w:r w:rsidRPr="009A2958">
              <w:rPr>
                <w:rFonts w:cs="Times New Roman"/>
                <w:sz w:val="20"/>
                <w:szCs w:val="20"/>
              </w:rPr>
              <w:t xml:space="preserve"> </w:t>
            </w:r>
            <w:r w:rsidRPr="009A2958">
              <w:rPr>
                <w:rFonts w:cs="Times New Roman"/>
                <w:sz w:val="20"/>
                <w:szCs w:val="20"/>
              </w:rPr>
              <w:t>시작된</w:t>
            </w:r>
            <w:r w:rsidRPr="009A2958">
              <w:rPr>
                <w:rFonts w:cs="Times New Roman"/>
                <w:sz w:val="20"/>
                <w:szCs w:val="20"/>
              </w:rPr>
              <w:t xml:space="preserve"> </w:t>
            </w:r>
            <w:r w:rsidRPr="009A2958">
              <w:rPr>
                <w:rFonts w:cs="Times New Roman"/>
                <w:sz w:val="20"/>
                <w:szCs w:val="20"/>
              </w:rPr>
              <w:t>단계이므로</w:t>
            </w:r>
            <w:r w:rsidRPr="009A2958">
              <w:rPr>
                <w:rFonts w:cs="Times New Roman"/>
                <w:sz w:val="20"/>
                <w:szCs w:val="20"/>
              </w:rPr>
              <w:t xml:space="preserve">, </w:t>
            </w:r>
            <w:r w:rsidRPr="009A2958">
              <w:rPr>
                <w:rFonts w:cs="Times New Roman"/>
                <w:sz w:val="20"/>
                <w:szCs w:val="20"/>
              </w:rPr>
              <w:t>앞으로</w:t>
            </w:r>
            <w:r w:rsidRPr="009A2958">
              <w:rPr>
                <w:rFonts w:cs="Times New Roman"/>
                <w:sz w:val="20"/>
                <w:szCs w:val="20"/>
              </w:rPr>
              <w:t xml:space="preserve"> </w:t>
            </w:r>
            <w:r w:rsidRPr="009A2958">
              <w:rPr>
                <w:rFonts w:cs="Times New Roman"/>
                <w:sz w:val="20"/>
                <w:szCs w:val="20"/>
              </w:rPr>
              <w:t>노사</w:t>
            </w:r>
            <w:r w:rsidRPr="009A2958">
              <w:rPr>
                <w:rFonts w:cs="Times New Roman"/>
                <w:sz w:val="20"/>
                <w:szCs w:val="20"/>
              </w:rPr>
              <w:t xml:space="preserve"> </w:t>
            </w:r>
            <w:r w:rsidRPr="009A2958">
              <w:rPr>
                <w:rFonts w:cs="Times New Roman"/>
                <w:sz w:val="20"/>
                <w:szCs w:val="20"/>
              </w:rPr>
              <w:t>합의에</w:t>
            </w:r>
            <w:r w:rsidRPr="009A2958">
              <w:rPr>
                <w:rFonts w:cs="Times New Roman"/>
                <w:sz w:val="20"/>
                <w:szCs w:val="20"/>
              </w:rPr>
              <w:t xml:space="preserve"> </w:t>
            </w:r>
            <w:r w:rsidRPr="009A2958">
              <w:rPr>
                <w:rFonts w:cs="Times New Roman"/>
                <w:sz w:val="20"/>
                <w:szCs w:val="20"/>
              </w:rPr>
              <w:t>이르러</w:t>
            </w:r>
            <w:r w:rsidRPr="009A2958">
              <w:rPr>
                <w:rFonts w:cs="Times New Roman"/>
                <w:sz w:val="20"/>
                <w:szCs w:val="20"/>
              </w:rPr>
              <w:t xml:space="preserve"> </w:t>
            </w:r>
            <w:r w:rsidRPr="009A2958">
              <w:rPr>
                <w:rFonts w:cs="Times New Roman"/>
                <w:sz w:val="20"/>
                <w:szCs w:val="20"/>
              </w:rPr>
              <w:t>단체협약을</w:t>
            </w:r>
            <w:r w:rsidRPr="009A2958">
              <w:rPr>
                <w:rFonts w:cs="Times New Roman"/>
                <w:sz w:val="20"/>
                <w:szCs w:val="20"/>
              </w:rPr>
              <w:t xml:space="preserve"> </w:t>
            </w:r>
            <w:r w:rsidRPr="009A2958">
              <w:rPr>
                <w:rFonts w:cs="Times New Roman"/>
                <w:sz w:val="20"/>
                <w:szCs w:val="20"/>
              </w:rPr>
              <w:t>체결할</w:t>
            </w:r>
            <w:r w:rsidRPr="009A2958">
              <w:rPr>
                <w:rFonts w:cs="Times New Roman"/>
                <w:sz w:val="20"/>
                <w:szCs w:val="20"/>
              </w:rPr>
              <w:t xml:space="preserve"> </w:t>
            </w:r>
            <w:r w:rsidRPr="009A2958">
              <w:rPr>
                <w:rFonts w:cs="Times New Roman"/>
                <w:sz w:val="20"/>
                <w:szCs w:val="20"/>
              </w:rPr>
              <w:t>때까지</w:t>
            </w:r>
            <w:r w:rsidRPr="009A2958">
              <w:rPr>
                <w:rFonts w:cs="Times New Roman"/>
                <w:sz w:val="20"/>
                <w:szCs w:val="20"/>
              </w:rPr>
              <w:t xml:space="preserve"> </w:t>
            </w:r>
            <w:r w:rsidRPr="009A2958">
              <w:rPr>
                <w:rFonts w:cs="Times New Roman"/>
                <w:sz w:val="20"/>
                <w:szCs w:val="20"/>
              </w:rPr>
              <w:t>최소한</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차례</w:t>
            </w:r>
            <w:r w:rsidRPr="009A2958">
              <w:rPr>
                <w:rFonts w:cs="Times New Roman"/>
                <w:sz w:val="20"/>
                <w:szCs w:val="20"/>
              </w:rPr>
              <w:t xml:space="preserve"> </w:t>
            </w:r>
            <w:r w:rsidRPr="009A2958">
              <w:rPr>
                <w:rFonts w:cs="Times New Roman"/>
                <w:sz w:val="20"/>
                <w:szCs w:val="20"/>
              </w:rPr>
              <w:t>더</w:t>
            </w:r>
            <w:r w:rsidRPr="009A2958">
              <w:rPr>
                <w:rFonts w:cs="Times New Roman"/>
                <w:sz w:val="20"/>
                <w:szCs w:val="20"/>
              </w:rPr>
              <w:t xml:space="preserve"> </w:t>
            </w:r>
            <w:r w:rsidRPr="009A2958">
              <w:rPr>
                <w:rFonts w:cs="Times New Roman"/>
                <w:sz w:val="20"/>
                <w:szCs w:val="20"/>
              </w:rPr>
              <w:t>교섭이</w:t>
            </w:r>
            <w:r w:rsidRPr="009A2958">
              <w:rPr>
                <w:rFonts w:cs="Times New Roman"/>
                <w:sz w:val="20"/>
                <w:szCs w:val="20"/>
              </w:rPr>
              <w:t xml:space="preserve"> </w:t>
            </w:r>
            <w:r w:rsidRPr="009A2958">
              <w:rPr>
                <w:rFonts w:cs="Times New Roman"/>
                <w:sz w:val="20"/>
                <w:szCs w:val="20"/>
              </w:rPr>
              <w:t>진행될</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예상되며</w:t>
            </w:r>
            <w:r w:rsidRPr="009A2958">
              <w:rPr>
                <w:rFonts w:cs="Times New Roman"/>
                <w:sz w:val="20"/>
                <w:szCs w:val="20"/>
              </w:rPr>
              <w:t xml:space="preserve">, </w:t>
            </w:r>
            <w:r w:rsidRPr="009A2958">
              <w:rPr>
                <w:rFonts w:cs="Times New Roman"/>
                <w:sz w:val="20"/>
                <w:szCs w:val="20"/>
              </w:rPr>
              <w:t>다만</w:t>
            </w:r>
            <w:r w:rsidRPr="009A2958">
              <w:rPr>
                <w:rFonts w:cs="Times New Roman"/>
                <w:sz w:val="20"/>
                <w:szCs w:val="20"/>
              </w:rPr>
              <w:t xml:space="preserve">, </w:t>
            </w:r>
            <w:r w:rsidRPr="009A2958">
              <w:rPr>
                <w:rFonts w:cs="Times New Roman"/>
                <w:sz w:val="20"/>
                <w:szCs w:val="20"/>
              </w:rPr>
              <w:t>노조가</w:t>
            </w:r>
            <w:r w:rsidRPr="009A2958">
              <w:rPr>
                <w:rFonts w:cs="Times New Roman"/>
                <w:sz w:val="20"/>
                <w:szCs w:val="20"/>
              </w:rPr>
              <w:t xml:space="preserve"> </w:t>
            </w:r>
            <w:r w:rsidRPr="009A2958">
              <w:rPr>
                <w:rFonts w:cs="Times New Roman"/>
                <w:sz w:val="20"/>
                <w:szCs w:val="20"/>
              </w:rPr>
              <w:t>요구하는</w:t>
            </w:r>
            <w:r w:rsidRPr="009A2958">
              <w:rPr>
                <w:rFonts w:cs="Times New Roman"/>
                <w:sz w:val="20"/>
                <w:szCs w:val="20"/>
              </w:rPr>
              <w:t xml:space="preserve"> </w:t>
            </w:r>
            <w:r w:rsidRPr="009A2958">
              <w:rPr>
                <w:rFonts w:cs="Times New Roman"/>
                <w:sz w:val="20"/>
                <w:szCs w:val="20"/>
              </w:rPr>
              <w:t>핵심</w:t>
            </w:r>
            <w:r w:rsidRPr="009A2958">
              <w:rPr>
                <w:rFonts w:cs="Times New Roman"/>
                <w:sz w:val="20"/>
                <w:szCs w:val="20"/>
              </w:rPr>
              <w:t xml:space="preserve"> </w:t>
            </w:r>
            <w:r w:rsidRPr="009A2958">
              <w:rPr>
                <w:rFonts w:cs="Times New Roman"/>
                <w:sz w:val="20"/>
                <w:szCs w:val="20"/>
              </w:rPr>
              <w:t>내용</w:t>
            </w:r>
            <w:r w:rsidRPr="009A2958">
              <w:rPr>
                <w:rFonts w:cs="Times New Roman"/>
                <w:sz w:val="20"/>
                <w:szCs w:val="20"/>
              </w:rPr>
              <w:t xml:space="preserve"> </w:t>
            </w:r>
            <w:r w:rsidRPr="009A2958">
              <w:rPr>
                <w:rFonts w:cs="Times New Roman"/>
                <w:sz w:val="20"/>
                <w:szCs w:val="20"/>
              </w:rPr>
              <w:t>관련하여</w:t>
            </w:r>
            <w:r w:rsidRPr="009A2958">
              <w:rPr>
                <w:rFonts w:cs="Times New Roman"/>
                <w:sz w:val="20"/>
                <w:szCs w:val="20"/>
              </w:rPr>
              <w:t xml:space="preserve"> </w:t>
            </w:r>
            <w:r w:rsidRPr="009A2958">
              <w:rPr>
                <w:rFonts w:cs="Times New Roman"/>
                <w:sz w:val="20"/>
                <w:szCs w:val="20"/>
              </w:rPr>
              <w:t>합의에</w:t>
            </w:r>
            <w:r w:rsidRPr="009A2958">
              <w:rPr>
                <w:rFonts w:cs="Times New Roman"/>
                <w:sz w:val="20"/>
                <w:szCs w:val="20"/>
              </w:rPr>
              <w:t xml:space="preserve"> </w:t>
            </w:r>
            <w:r w:rsidRPr="009A2958">
              <w:rPr>
                <w:rFonts w:cs="Times New Roman"/>
                <w:sz w:val="20"/>
                <w:szCs w:val="20"/>
              </w:rPr>
              <w:t>이르지</w:t>
            </w:r>
            <w:r w:rsidRPr="009A2958">
              <w:rPr>
                <w:rFonts w:cs="Times New Roman"/>
                <w:sz w:val="20"/>
                <w:szCs w:val="20"/>
              </w:rPr>
              <w:t xml:space="preserve"> </w:t>
            </w:r>
            <w:r w:rsidRPr="009A2958">
              <w:rPr>
                <w:rFonts w:cs="Times New Roman"/>
                <w:sz w:val="20"/>
                <w:szCs w:val="20"/>
              </w:rPr>
              <w:t>못하면</w:t>
            </w:r>
            <w:r w:rsidRPr="009A2958">
              <w:rPr>
                <w:rFonts w:cs="Times New Roman"/>
                <w:sz w:val="20"/>
                <w:szCs w:val="20"/>
              </w:rPr>
              <w:t xml:space="preserve"> </w:t>
            </w:r>
            <w:r w:rsidRPr="009A2958">
              <w:rPr>
                <w:rFonts w:cs="Times New Roman"/>
                <w:sz w:val="20"/>
                <w:szCs w:val="20"/>
              </w:rPr>
              <w:t>길게는</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년간</w:t>
            </w:r>
            <w:r w:rsidRPr="009A2958">
              <w:rPr>
                <w:rFonts w:cs="Times New Roman"/>
                <w:sz w:val="20"/>
                <w:szCs w:val="20"/>
              </w:rPr>
              <w:t xml:space="preserve"> </w:t>
            </w:r>
            <w:r w:rsidRPr="009A2958">
              <w:rPr>
                <w:rFonts w:cs="Times New Roman"/>
                <w:sz w:val="20"/>
                <w:szCs w:val="20"/>
              </w:rPr>
              <w:t>교섭이</w:t>
            </w:r>
            <w:r w:rsidRPr="009A2958">
              <w:rPr>
                <w:rFonts w:cs="Times New Roman"/>
                <w:sz w:val="20"/>
                <w:szCs w:val="20"/>
              </w:rPr>
              <w:t xml:space="preserve"> </w:t>
            </w:r>
            <w:r w:rsidRPr="009A2958">
              <w:rPr>
                <w:rFonts w:cs="Times New Roman"/>
                <w:sz w:val="20"/>
                <w:szCs w:val="20"/>
              </w:rPr>
              <w:t>계속되는</w:t>
            </w:r>
            <w:r w:rsidRPr="009A2958">
              <w:rPr>
                <w:rFonts w:cs="Times New Roman"/>
                <w:sz w:val="20"/>
                <w:szCs w:val="20"/>
              </w:rPr>
              <w:t xml:space="preserve"> </w:t>
            </w:r>
            <w:r w:rsidRPr="009A2958">
              <w:rPr>
                <w:rFonts w:cs="Times New Roman"/>
                <w:sz w:val="20"/>
                <w:szCs w:val="20"/>
              </w:rPr>
              <w:t>경우도</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p w14:paraId="67F06A52" w14:textId="30471E7B" w:rsidR="005335C7" w:rsidRPr="009A2958" w:rsidRDefault="005335C7" w:rsidP="005335C7">
            <w:pPr>
              <w:pStyle w:val="a8"/>
              <w:widowControl/>
              <w:numPr>
                <w:ilvl w:val="0"/>
                <w:numId w:val="2"/>
              </w:numPr>
              <w:spacing w:before="40" w:after="120" w:line="276" w:lineRule="auto"/>
              <w:rPr>
                <w:rFonts w:cs="Times New Roman"/>
                <w:sz w:val="20"/>
                <w:szCs w:val="20"/>
              </w:rPr>
            </w:pPr>
            <w:r w:rsidRPr="00E40AEE">
              <w:rPr>
                <w:rFonts w:cs="Times New Roman" w:hint="eastAsia"/>
                <w:sz w:val="20"/>
                <w:szCs w:val="20"/>
              </w:rPr>
              <w:t>대리운전노조가</w:t>
            </w:r>
            <w:r w:rsidRPr="00E40AEE">
              <w:rPr>
                <w:rFonts w:cs="Times New Roman" w:hint="eastAsia"/>
                <w:sz w:val="20"/>
                <w:szCs w:val="20"/>
              </w:rPr>
              <w:t xml:space="preserve"> </w:t>
            </w:r>
            <w:r>
              <w:rPr>
                <w:rFonts w:cs="Times New Roman" w:hint="eastAsia"/>
                <w:sz w:val="20"/>
                <w:szCs w:val="20"/>
              </w:rPr>
              <w:t>대상회사와</w:t>
            </w:r>
            <w:r w:rsidRPr="00E40AEE">
              <w:rPr>
                <w:rFonts w:cs="Times New Roman" w:hint="eastAsia"/>
                <w:sz w:val="20"/>
                <w:szCs w:val="20"/>
              </w:rPr>
              <w:t>의</w:t>
            </w:r>
            <w:r w:rsidRPr="00E40AEE">
              <w:rPr>
                <w:rFonts w:cs="Times New Roman" w:hint="eastAsia"/>
                <w:sz w:val="20"/>
                <w:szCs w:val="20"/>
              </w:rPr>
              <w:t xml:space="preserve"> </w:t>
            </w:r>
            <w:r w:rsidRPr="00E40AEE">
              <w:rPr>
                <w:rFonts w:cs="Times New Roman" w:hint="eastAsia"/>
                <w:sz w:val="20"/>
                <w:szCs w:val="20"/>
              </w:rPr>
              <w:t>단체교섭에서</w:t>
            </w:r>
            <w:r w:rsidRPr="00E40AEE">
              <w:rPr>
                <w:rFonts w:cs="Times New Roman" w:hint="eastAsia"/>
                <w:sz w:val="20"/>
                <w:szCs w:val="20"/>
              </w:rPr>
              <w:t xml:space="preserve"> </w:t>
            </w:r>
            <w:r w:rsidRPr="00E40AEE">
              <w:rPr>
                <w:rFonts w:cs="Times New Roman" w:hint="eastAsia"/>
                <w:sz w:val="20"/>
                <w:szCs w:val="20"/>
              </w:rPr>
              <w:t>합의에</w:t>
            </w:r>
            <w:r w:rsidRPr="00E40AEE">
              <w:rPr>
                <w:rFonts w:cs="Times New Roman" w:hint="eastAsia"/>
                <w:sz w:val="20"/>
                <w:szCs w:val="20"/>
              </w:rPr>
              <w:t xml:space="preserve"> </w:t>
            </w:r>
            <w:r w:rsidRPr="00E40AEE">
              <w:rPr>
                <w:rFonts w:cs="Times New Roman" w:hint="eastAsia"/>
                <w:sz w:val="20"/>
                <w:szCs w:val="20"/>
              </w:rPr>
              <w:t>이르지</w:t>
            </w:r>
            <w:r w:rsidRPr="00E40AEE">
              <w:rPr>
                <w:rFonts w:cs="Times New Roman" w:hint="eastAsia"/>
                <w:sz w:val="20"/>
                <w:szCs w:val="20"/>
              </w:rPr>
              <w:t xml:space="preserve"> </w:t>
            </w:r>
            <w:r w:rsidRPr="00E40AEE">
              <w:rPr>
                <w:rFonts w:cs="Times New Roman" w:hint="eastAsia"/>
                <w:sz w:val="20"/>
                <w:szCs w:val="20"/>
              </w:rPr>
              <w:t>못한</w:t>
            </w:r>
            <w:r w:rsidRPr="00E40AEE">
              <w:rPr>
                <w:rFonts w:cs="Times New Roman" w:hint="eastAsia"/>
                <w:sz w:val="20"/>
                <w:szCs w:val="20"/>
              </w:rPr>
              <w:t xml:space="preserve"> </w:t>
            </w:r>
            <w:r w:rsidRPr="00E40AEE">
              <w:rPr>
                <w:rFonts w:cs="Times New Roman" w:hint="eastAsia"/>
                <w:sz w:val="20"/>
                <w:szCs w:val="20"/>
              </w:rPr>
              <w:t>경우</w:t>
            </w:r>
            <w:r w:rsidRPr="00E40AEE">
              <w:rPr>
                <w:rFonts w:cs="Times New Roman" w:hint="eastAsia"/>
                <w:sz w:val="20"/>
                <w:szCs w:val="20"/>
              </w:rPr>
              <w:t xml:space="preserve">, </w:t>
            </w:r>
            <w:r w:rsidRPr="00E40AEE">
              <w:rPr>
                <w:rFonts w:cs="Times New Roman" w:hint="eastAsia"/>
                <w:sz w:val="20"/>
                <w:szCs w:val="20"/>
              </w:rPr>
              <w:t>①</w:t>
            </w:r>
            <w:r w:rsidRPr="00E40AEE">
              <w:rPr>
                <w:rFonts w:cs="Times New Roman" w:hint="eastAsia"/>
                <w:sz w:val="20"/>
                <w:szCs w:val="20"/>
              </w:rPr>
              <w:t xml:space="preserve"> </w:t>
            </w:r>
            <w:r w:rsidRPr="00E40AEE">
              <w:rPr>
                <w:rFonts w:cs="Times New Roman" w:hint="eastAsia"/>
                <w:sz w:val="20"/>
                <w:szCs w:val="20"/>
              </w:rPr>
              <w:t>대리운전노조에</w:t>
            </w:r>
            <w:r w:rsidRPr="00E40AEE">
              <w:rPr>
                <w:rFonts w:cs="Times New Roman" w:hint="eastAsia"/>
                <w:sz w:val="20"/>
                <w:szCs w:val="20"/>
              </w:rPr>
              <w:t xml:space="preserve"> </w:t>
            </w:r>
            <w:r w:rsidRPr="00E40AEE">
              <w:rPr>
                <w:rFonts w:cs="Times New Roman" w:hint="eastAsia"/>
                <w:sz w:val="20"/>
                <w:szCs w:val="20"/>
              </w:rPr>
              <w:t>속해</w:t>
            </w:r>
            <w:r w:rsidRPr="00E40AEE">
              <w:rPr>
                <w:rFonts w:cs="Times New Roman" w:hint="eastAsia"/>
                <w:sz w:val="20"/>
                <w:szCs w:val="20"/>
              </w:rPr>
              <w:t xml:space="preserve"> </w:t>
            </w:r>
            <w:r w:rsidRPr="00E40AEE">
              <w:rPr>
                <w:rFonts w:cs="Times New Roman" w:hint="eastAsia"/>
                <w:sz w:val="20"/>
                <w:szCs w:val="20"/>
              </w:rPr>
              <w:t>있으면서</w:t>
            </w:r>
            <w:r w:rsidRPr="00E40AEE">
              <w:rPr>
                <w:rFonts w:cs="Times New Roman" w:hint="eastAsia"/>
                <w:sz w:val="20"/>
                <w:szCs w:val="20"/>
              </w:rPr>
              <w:t xml:space="preserve"> </w:t>
            </w:r>
            <w:r w:rsidRPr="00E40AEE">
              <w:rPr>
                <w:rFonts w:cs="Times New Roman" w:hint="eastAsia"/>
                <w:sz w:val="20"/>
                <w:szCs w:val="20"/>
              </w:rPr>
              <w:t>②</w:t>
            </w:r>
            <w:r w:rsidRPr="00E40AEE">
              <w:rPr>
                <w:rFonts w:cs="Times New Roman" w:hint="eastAsia"/>
                <w:sz w:val="20"/>
                <w:szCs w:val="20"/>
              </w:rPr>
              <w:t xml:space="preserve"> </w:t>
            </w:r>
            <w:r>
              <w:rPr>
                <w:rFonts w:cs="Times New Roman" w:hint="eastAsia"/>
                <w:sz w:val="20"/>
                <w:szCs w:val="20"/>
              </w:rPr>
              <w:t>대상회사</w:t>
            </w:r>
            <w:r w:rsidRPr="00E40AEE">
              <w:rPr>
                <w:rFonts w:cs="Times New Roman" w:hint="eastAsia"/>
                <w:sz w:val="20"/>
                <w:szCs w:val="20"/>
              </w:rPr>
              <w:t>에</w:t>
            </w:r>
            <w:r w:rsidRPr="00E40AEE">
              <w:rPr>
                <w:rFonts w:cs="Times New Roman" w:hint="eastAsia"/>
                <w:sz w:val="20"/>
                <w:szCs w:val="20"/>
              </w:rPr>
              <w:t xml:space="preserve"> </w:t>
            </w:r>
            <w:r w:rsidRPr="00E40AEE">
              <w:rPr>
                <w:rFonts w:cs="Times New Roman" w:hint="eastAsia"/>
                <w:sz w:val="20"/>
                <w:szCs w:val="20"/>
              </w:rPr>
              <w:t>가입되어</w:t>
            </w:r>
            <w:r w:rsidRPr="00E40AEE">
              <w:rPr>
                <w:rFonts w:cs="Times New Roman" w:hint="eastAsia"/>
                <w:sz w:val="20"/>
                <w:szCs w:val="20"/>
              </w:rPr>
              <w:t xml:space="preserve"> </w:t>
            </w:r>
            <w:r w:rsidRPr="00E40AEE">
              <w:rPr>
                <w:rFonts w:cs="Times New Roman" w:hint="eastAsia"/>
                <w:sz w:val="20"/>
                <w:szCs w:val="20"/>
              </w:rPr>
              <w:t>있는</w:t>
            </w:r>
            <w:r w:rsidRPr="00E40AEE">
              <w:rPr>
                <w:rFonts w:cs="Times New Roman" w:hint="eastAsia"/>
                <w:sz w:val="20"/>
                <w:szCs w:val="20"/>
              </w:rPr>
              <w:t xml:space="preserve"> </w:t>
            </w:r>
            <w:r w:rsidRPr="00E40AEE">
              <w:rPr>
                <w:rFonts w:cs="Times New Roman" w:hint="eastAsia"/>
                <w:sz w:val="20"/>
                <w:szCs w:val="20"/>
              </w:rPr>
              <w:t>대리운전</w:t>
            </w:r>
            <w:r w:rsidRPr="00E40AEE">
              <w:rPr>
                <w:rFonts w:cs="Times New Roman" w:hint="eastAsia"/>
                <w:sz w:val="20"/>
                <w:szCs w:val="20"/>
              </w:rPr>
              <w:t xml:space="preserve"> </w:t>
            </w:r>
            <w:r w:rsidRPr="00E40AEE">
              <w:rPr>
                <w:rFonts w:cs="Times New Roman" w:hint="eastAsia"/>
                <w:sz w:val="20"/>
                <w:szCs w:val="20"/>
              </w:rPr>
              <w:t>기사</w:t>
            </w:r>
            <w:r w:rsidRPr="00E40AEE">
              <w:rPr>
                <w:rFonts w:cs="Times New Roman" w:hint="eastAsia"/>
                <w:sz w:val="20"/>
                <w:szCs w:val="20"/>
              </w:rPr>
              <w:t xml:space="preserve"> </w:t>
            </w:r>
            <w:r w:rsidRPr="00E40AEE">
              <w:rPr>
                <w:rFonts w:cs="Times New Roman" w:hint="eastAsia"/>
                <w:sz w:val="20"/>
                <w:szCs w:val="20"/>
              </w:rPr>
              <w:t>과반수의</w:t>
            </w:r>
            <w:r w:rsidRPr="00E40AEE">
              <w:rPr>
                <w:rFonts w:cs="Times New Roman" w:hint="eastAsia"/>
                <w:sz w:val="20"/>
                <w:szCs w:val="20"/>
              </w:rPr>
              <w:t xml:space="preserve"> </w:t>
            </w:r>
            <w:r w:rsidRPr="00E40AEE">
              <w:rPr>
                <w:rFonts w:cs="Times New Roman" w:hint="eastAsia"/>
                <w:sz w:val="20"/>
                <w:szCs w:val="20"/>
              </w:rPr>
              <w:t>찬성으로</w:t>
            </w:r>
            <w:r w:rsidRPr="00E40AEE">
              <w:rPr>
                <w:rFonts w:cs="Times New Roman" w:hint="eastAsia"/>
                <w:sz w:val="20"/>
                <w:szCs w:val="20"/>
              </w:rPr>
              <w:t xml:space="preserve"> </w:t>
            </w:r>
            <w:r w:rsidRPr="00E40AEE">
              <w:rPr>
                <w:rFonts w:cs="Times New Roman" w:hint="eastAsia"/>
                <w:sz w:val="20"/>
                <w:szCs w:val="20"/>
              </w:rPr>
              <w:t>파업을</w:t>
            </w:r>
            <w:r w:rsidRPr="00E40AEE">
              <w:rPr>
                <w:rFonts w:cs="Times New Roman" w:hint="eastAsia"/>
                <w:sz w:val="20"/>
                <w:szCs w:val="20"/>
              </w:rPr>
              <w:t xml:space="preserve"> </w:t>
            </w:r>
            <w:r w:rsidRPr="00E40AEE">
              <w:rPr>
                <w:rFonts w:cs="Times New Roman" w:hint="eastAsia"/>
                <w:sz w:val="20"/>
                <w:szCs w:val="20"/>
              </w:rPr>
              <w:t>결정할</w:t>
            </w:r>
            <w:r w:rsidRPr="00E40AEE">
              <w:rPr>
                <w:rFonts w:cs="Times New Roman" w:hint="eastAsia"/>
                <w:sz w:val="20"/>
                <w:szCs w:val="20"/>
              </w:rPr>
              <w:t xml:space="preserve"> </w:t>
            </w:r>
            <w:r w:rsidRPr="00E40AEE">
              <w:rPr>
                <w:rFonts w:cs="Times New Roman" w:hint="eastAsia"/>
                <w:sz w:val="20"/>
                <w:szCs w:val="20"/>
              </w:rPr>
              <w:t>수</w:t>
            </w:r>
            <w:r w:rsidRPr="00E40AEE">
              <w:rPr>
                <w:rFonts w:cs="Times New Roman" w:hint="eastAsia"/>
                <w:sz w:val="20"/>
                <w:szCs w:val="20"/>
              </w:rPr>
              <w:t xml:space="preserve"> </w:t>
            </w:r>
            <w:r w:rsidRPr="00E40AEE">
              <w:rPr>
                <w:rFonts w:cs="Times New Roman" w:hint="eastAsia"/>
                <w:sz w:val="20"/>
                <w:szCs w:val="20"/>
              </w:rPr>
              <w:t>있음</w:t>
            </w:r>
            <w:r w:rsidRPr="00E40AEE">
              <w:rPr>
                <w:rFonts w:cs="Times New Roman" w:hint="eastAsia"/>
                <w:sz w:val="20"/>
                <w:szCs w:val="20"/>
              </w:rPr>
              <w:t xml:space="preserve">. </w:t>
            </w:r>
            <w:r w:rsidRPr="00E40AEE">
              <w:rPr>
                <w:rFonts w:cs="Times New Roman" w:hint="eastAsia"/>
                <w:sz w:val="20"/>
                <w:szCs w:val="20"/>
              </w:rPr>
              <w:t>파업이</w:t>
            </w:r>
            <w:r w:rsidRPr="00E40AEE">
              <w:rPr>
                <w:rFonts w:cs="Times New Roman" w:hint="eastAsia"/>
                <w:sz w:val="20"/>
                <w:szCs w:val="20"/>
              </w:rPr>
              <w:t xml:space="preserve"> </w:t>
            </w:r>
            <w:r w:rsidRPr="00E40AEE">
              <w:rPr>
                <w:rFonts w:cs="Times New Roman" w:hint="eastAsia"/>
                <w:sz w:val="20"/>
                <w:szCs w:val="20"/>
              </w:rPr>
              <w:t>결정되면</w:t>
            </w:r>
            <w:r w:rsidRPr="00E40AEE">
              <w:rPr>
                <w:rFonts w:cs="Times New Roman" w:hint="eastAsia"/>
                <w:sz w:val="20"/>
                <w:szCs w:val="20"/>
              </w:rPr>
              <w:t xml:space="preserve"> </w:t>
            </w:r>
            <w:r w:rsidRPr="00E40AEE">
              <w:rPr>
                <w:rFonts w:cs="Times New Roman" w:hint="eastAsia"/>
                <w:sz w:val="20"/>
                <w:szCs w:val="20"/>
              </w:rPr>
              <w:t>파업에</w:t>
            </w:r>
            <w:r w:rsidRPr="00E40AEE">
              <w:rPr>
                <w:rFonts w:cs="Times New Roman" w:hint="eastAsia"/>
                <w:sz w:val="20"/>
                <w:szCs w:val="20"/>
              </w:rPr>
              <w:t xml:space="preserve"> </w:t>
            </w:r>
            <w:r w:rsidRPr="00E40AEE">
              <w:rPr>
                <w:rFonts w:cs="Times New Roman" w:hint="eastAsia"/>
                <w:sz w:val="20"/>
                <w:szCs w:val="20"/>
              </w:rPr>
              <w:t>찬성하지</w:t>
            </w:r>
            <w:r w:rsidRPr="00E40AEE">
              <w:rPr>
                <w:rFonts w:cs="Times New Roman" w:hint="eastAsia"/>
                <w:sz w:val="20"/>
                <w:szCs w:val="20"/>
              </w:rPr>
              <w:t xml:space="preserve"> </w:t>
            </w:r>
            <w:r w:rsidRPr="00E40AEE">
              <w:rPr>
                <w:rFonts w:cs="Times New Roman" w:hint="eastAsia"/>
                <w:sz w:val="20"/>
                <w:szCs w:val="20"/>
              </w:rPr>
              <w:t>않은</w:t>
            </w:r>
            <w:r w:rsidRPr="00E40AEE">
              <w:rPr>
                <w:rFonts w:cs="Times New Roman" w:hint="eastAsia"/>
                <w:sz w:val="20"/>
                <w:szCs w:val="20"/>
              </w:rPr>
              <w:t xml:space="preserve"> </w:t>
            </w:r>
            <w:r w:rsidRPr="00E40AEE">
              <w:rPr>
                <w:rFonts w:cs="Times New Roman" w:hint="eastAsia"/>
                <w:sz w:val="20"/>
                <w:szCs w:val="20"/>
              </w:rPr>
              <w:t>노조원도</w:t>
            </w:r>
            <w:r w:rsidRPr="00E40AEE">
              <w:rPr>
                <w:rFonts w:cs="Times New Roman" w:hint="eastAsia"/>
                <w:sz w:val="20"/>
                <w:szCs w:val="20"/>
              </w:rPr>
              <w:t xml:space="preserve"> </w:t>
            </w:r>
            <w:r w:rsidRPr="00E40AEE">
              <w:rPr>
                <w:rFonts w:cs="Times New Roman" w:hint="eastAsia"/>
                <w:sz w:val="20"/>
                <w:szCs w:val="20"/>
              </w:rPr>
              <w:t>파업에</w:t>
            </w:r>
            <w:r w:rsidRPr="00E40AEE">
              <w:rPr>
                <w:rFonts w:cs="Times New Roman" w:hint="eastAsia"/>
                <w:sz w:val="20"/>
                <w:szCs w:val="20"/>
              </w:rPr>
              <w:t xml:space="preserve"> </w:t>
            </w:r>
            <w:r w:rsidRPr="00E40AEE">
              <w:rPr>
                <w:rFonts w:cs="Times New Roman" w:hint="eastAsia"/>
                <w:sz w:val="20"/>
                <w:szCs w:val="20"/>
              </w:rPr>
              <w:t>참여할</w:t>
            </w:r>
            <w:r w:rsidRPr="00E40AEE">
              <w:rPr>
                <w:rFonts w:cs="Times New Roman" w:hint="eastAsia"/>
                <w:sz w:val="20"/>
                <w:szCs w:val="20"/>
              </w:rPr>
              <w:t xml:space="preserve"> </w:t>
            </w:r>
            <w:r w:rsidRPr="00E40AEE">
              <w:rPr>
                <w:rFonts w:cs="Times New Roman" w:hint="eastAsia"/>
                <w:sz w:val="20"/>
                <w:szCs w:val="20"/>
              </w:rPr>
              <w:t>수</w:t>
            </w:r>
            <w:r w:rsidRPr="00E40AEE">
              <w:rPr>
                <w:rFonts w:cs="Times New Roman" w:hint="eastAsia"/>
                <w:sz w:val="20"/>
                <w:szCs w:val="20"/>
              </w:rPr>
              <w:t xml:space="preserve"> </w:t>
            </w:r>
            <w:r w:rsidRPr="00E40AEE">
              <w:rPr>
                <w:rFonts w:cs="Times New Roman" w:hint="eastAsia"/>
                <w:sz w:val="20"/>
                <w:szCs w:val="20"/>
              </w:rPr>
              <w:t>있으나</w:t>
            </w:r>
            <w:r w:rsidRPr="00E40AEE">
              <w:rPr>
                <w:rFonts w:cs="Times New Roman" w:hint="eastAsia"/>
                <w:sz w:val="20"/>
                <w:szCs w:val="20"/>
              </w:rPr>
              <w:t xml:space="preserve">, </w:t>
            </w:r>
            <w:r w:rsidRPr="00E40AEE">
              <w:rPr>
                <w:rFonts w:cs="Times New Roman" w:hint="eastAsia"/>
                <w:sz w:val="20"/>
                <w:szCs w:val="20"/>
              </w:rPr>
              <w:t>노조원이</w:t>
            </w:r>
            <w:r w:rsidRPr="00E40AEE">
              <w:rPr>
                <w:rFonts w:cs="Times New Roman" w:hint="eastAsia"/>
                <w:sz w:val="20"/>
                <w:szCs w:val="20"/>
              </w:rPr>
              <w:t xml:space="preserve"> </w:t>
            </w:r>
            <w:r w:rsidRPr="00E40AEE">
              <w:rPr>
                <w:rFonts w:cs="Times New Roman" w:hint="eastAsia"/>
                <w:sz w:val="20"/>
                <w:szCs w:val="20"/>
              </w:rPr>
              <w:t>아닌</w:t>
            </w:r>
            <w:r w:rsidRPr="00E40AEE">
              <w:rPr>
                <w:rFonts w:cs="Times New Roman" w:hint="eastAsia"/>
                <w:sz w:val="20"/>
                <w:szCs w:val="20"/>
              </w:rPr>
              <w:t xml:space="preserve"> </w:t>
            </w:r>
            <w:r w:rsidRPr="00E40AEE">
              <w:rPr>
                <w:rFonts w:cs="Times New Roman" w:hint="eastAsia"/>
                <w:sz w:val="20"/>
                <w:szCs w:val="20"/>
              </w:rPr>
              <w:t>대리운전</w:t>
            </w:r>
            <w:r w:rsidRPr="00E40AEE">
              <w:rPr>
                <w:rFonts w:cs="Times New Roman" w:hint="eastAsia"/>
                <w:sz w:val="20"/>
                <w:szCs w:val="20"/>
              </w:rPr>
              <w:t xml:space="preserve"> </w:t>
            </w:r>
            <w:r w:rsidRPr="00E40AEE">
              <w:rPr>
                <w:rFonts w:cs="Times New Roman" w:hint="eastAsia"/>
                <w:sz w:val="20"/>
                <w:szCs w:val="20"/>
              </w:rPr>
              <w:t>기사는</w:t>
            </w:r>
            <w:r w:rsidRPr="00E40AEE">
              <w:rPr>
                <w:rFonts w:cs="Times New Roman" w:hint="eastAsia"/>
                <w:sz w:val="20"/>
                <w:szCs w:val="20"/>
              </w:rPr>
              <w:t xml:space="preserve"> </w:t>
            </w:r>
            <w:r w:rsidRPr="00E40AEE">
              <w:rPr>
                <w:rFonts w:cs="Times New Roman" w:hint="eastAsia"/>
                <w:sz w:val="20"/>
                <w:szCs w:val="20"/>
              </w:rPr>
              <w:t>파업에</w:t>
            </w:r>
            <w:r w:rsidRPr="00E40AEE">
              <w:rPr>
                <w:rFonts w:cs="Times New Roman" w:hint="eastAsia"/>
                <w:sz w:val="20"/>
                <w:szCs w:val="20"/>
              </w:rPr>
              <w:t xml:space="preserve"> </w:t>
            </w:r>
            <w:r w:rsidRPr="00E40AEE">
              <w:rPr>
                <w:rFonts w:cs="Times New Roman" w:hint="eastAsia"/>
                <w:sz w:val="20"/>
                <w:szCs w:val="20"/>
              </w:rPr>
              <w:t>참여하지</w:t>
            </w:r>
            <w:r w:rsidRPr="00E40AEE">
              <w:rPr>
                <w:rFonts w:cs="Times New Roman" w:hint="eastAsia"/>
                <w:sz w:val="20"/>
                <w:szCs w:val="20"/>
              </w:rPr>
              <w:t xml:space="preserve"> </w:t>
            </w:r>
            <w:r w:rsidRPr="00E40AEE">
              <w:rPr>
                <w:rFonts w:cs="Times New Roman" w:hint="eastAsia"/>
                <w:sz w:val="20"/>
                <w:szCs w:val="20"/>
              </w:rPr>
              <w:t>못하는</w:t>
            </w:r>
            <w:r w:rsidRPr="00E40AEE">
              <w:rPr>
                <w:rFonts w:cs="Times New Roman" w:hint="eastAsia"/>
                <w:sz w:val="20"/>
                <w:szCs w:val="20"/>
              </w:rPr>
              <w:t xml:space="preserve"> </w:t>
            </w:r>
            <w:r w:rsidRPr="00E40AEE">
              <w:rPr>
                <w:rFonts w:cs="Times New Roman" w:hint="eastAsia"/>
                <w:sz w:val="20"/>
                <w:szCs w:val="20"/>
              </w:rPr>
              <w:t>것이</w:t>
            </w:r>
            <w:r w:rsidRPr="00E40AEE">
              <w:rPr>
                <w:rFonts w:cs="Times New Roman" w:hint="eastAsia"/>
                <w:sz w:val="20"/>
                <w:szCs w:val="20"/>
              </w:rPr>
              <w:t xml:space="preserve"> </w:t>
            </w:r>
            <w:r w:rsidRPr="00E40AEE">
              <w:rPr>
                <w:rFonts w:cs="Times New Roman" w:hint="eastAsia"/>
                <w:sz w:val="20"/>
                <w:szCs w:val="20"/>
              </w:rPr>
              <w:t>원칙임</w:t>
            </w:r>
            <w:r w:rsidRPr="00E40AEE">
              <w:rPr>
                <w:rFonts w:cs="Times New Roman" w:hint="eastAsia"/>
                <w:sz w:val="20"/>
                <w:szCs w:val="20"/>
              </w:rPr>
              <w:t>(</w:t>
            </w:r>
            <w:r w:rsidRPr="00E40AEE">
              <w:rPr>
                <w:rFonts w:cs="Times New Roman" w:hint="eastAsia"/>
                <w:sz w:val="20"/>
                <w:szCs w:val="20"/>
              </w:rPr>
              <w:t>단</w:t>
            </w:r>
            <w:r w:rsidRPr="00E40AEE">
              <w:rPr>
                <w:rFonts w:cs="Times New Roman" w:hint="eastAsia"/>
                <w:sz w:val="20"/>
                <w:szCs w:val="20"/>
              </w:rPr>
              <w:t xml:space="preserve">, </w:t>
            </w:r>
            <w:r w:rsidRPr="00E40AEE">
              <w:rPr>
                <w:rFonts w:cs="Times New Roman" w:hint="eastAsia"/>
                <w:sz w:val="20"/>
                <w:szCs w:val="20"/>
              </w:rPr>
              <w:t>파업이</w:t>
            </w:r>
            <w:r w:rsidRPr="00E40AEE">
              <w:rPr>
                <w:rFonts w:cs="Times New Roman" w:hint="eastAsia"/>
                <w:sz w:val="20"/>
                <w:szCs w:val="20"/>
              </w:rPr>
              <w:t xml:space="preserve"> </w:t>
            </w:r>
            <w:r w:rsidRPr="00E40AEE">
              <w:rPr>
                <w:rFonts w:cs="Times New Roman" w:hint="eastAsia"/>
                <w:sz w:val="20"/>
                <w:szCs w:val="20"/>
              </w:rPr>
              <w:t>결정된</w:t>
            </w:r>
            <w:r w:rsidRPr="00E40AEE">
              <w:rPr>
                <w:rFonts w:cs="Times New Roman" w:hint="eastAsia"/>
                <w:sz w:val="20"/>
                <w:szCs w:val="20"/>
              </w:rPr>
              <w:t xml:space="preserve"> </w:t>
            </w:r>
            <w:r w:rsidRPr="00E40AEE">
              <w:rPr>
                <w:rFonts w:cs="Times New Roman" w:hint="eastAsia"/>
                <w:sz w:val="20"/>
                <w:szCs w:val="20"/>
              </w:rPr>
              <w:t>후에</w:t>
            </w:r>
            <w:r w:rsidRPr="00E40AEE">
              <w:rPr>
                <w:rFonts w:cs="Times New Roman" w:hint="eastAsia"/>
                <w:sz w:val="20"/>
                <w:szCs w:val="20"/>
              </w:rPr>
              <w:t xml:space="preserve"> </w:t>
            </w:r>
            <w:r w:rsidRPr="00E40AEE">
              <w:rPr>
                <w:rFonts w:cs="Times New Roman" w:hint="eastAsia"/>
                <w:sz w:val="20"/>
                <w:szCs w:val="20"/>
              </w:rPr>
              <w:t>노조에</w:t>
            </w:r>
            <w:r w:rsidRPr="00E40AEE">
              <w:rPr>
                <w:rFonts w:cs="Times New Roman" w:hint="eastAsia"/>
                <w:sz w:val="20"/>
                <w:szCs w:val="20"/>
              </w:rPr>
              <w:t xml:space="preserve"> </w:t>
            </w:r>
            <w:r w:rsidRPr="00E40AEE">
              <w:rPr>
                <w:rFonts w:cs="Times New Roman" w:hint="eastAsia"/>
                <w:sz w:val="20"/>
                <w:szCs w:val="20"/>
              </w:rPr>
              <w:t>가입하는</w:t>
            </w:r>
            <w:r w:rsidRPr="00E40AEE">
              <w:rPr>
                <w:rFonts w:cs="Times New Roman" w:hint="eastAsia"/>
                <w:sz w:val="20"/>
                <w:szCs w:val="20"/>
              </w:rPr>
              <w:t xml:space="preserve"> </w:t>
            </w:r>
            <w:r w:rsidRPr="00E40AEE">
              <w:rPr>
                <w:rFonts w:cs="Times New Roman" w:hint="eastAsia"/>
                <w:sz w:val="20"/>
                <w:szCs w:val="20"/>
              </w:rPr>
              <w:t>등</w:t>
            </w:r>
            <w:r w:rsidRPr="00E40AEE">
              <w:rPr>
                <w:rFonts w:cs="Times New Roman" w:hint="eastAsia"/>
                <w:sz w:val="20"/>
                <w:szCs w:val="20"/>
              </w:rPr>
              <w:t xml:space="preserve"> </w:t>
            </w:r>
            <w:r w:rsidRPr="00E40AEE">
              <w:rPr>
                <w:rFonts w:cs="Times New Roman" w:hint="eastAsia"/>
                <w:sz w:val="20"/>
                <w:szCs w:val="20"/>
              </w:rPr>
              <w:t>일정</w:t>
            </w:r>
            <w:r w:rsidRPr="00E40AEE">
              <w:rPr>
                <w:rFonts w:cs="Times New Roman" w:hint="eastAsia"/>
                <w:sz w:val="20"/>
                <w:szCs w:val="20"/>
              </w:rPr>
              <w:t xml:space="preserve"> </w:t>
            </w:r>
            <w:r w:rsidRPr="00E40AEE">
              <w:rPr>
                <w:rFonts w:cs="Times New Roman" w:hint="eastAsia"/>
                <w:sz w:val="20"/>
                <w:szCs w:val="20"/>
              </w:rPr>
              <w:t>절차를</w:t>
            </w:r>
            <w:r w:rsidRPr="00E40AEE">
              <w:rPr>
                <w:rFonts w:cs="Times New Roman" w:hint="eastAsia"/>
                <w:sz w:val="20"/>
                <w:szCs w:val="20"/>
              </w:rPr>
              <w:t xml:space="preserve"> </w:t>
            </w:r>
            <w:r w:rsidRPr="00E40AEE">
              <w:rPr>
                <w:rFonts w:cs="Times New Roman" w:hint="eastAsia"/>
                <w:sz w:val="20"/>
                <w:szCs w:val="20"/>
              </w:rPr>
              <w:t>거쳐서</w:t>
            </w:r>
            <w:r w:rsidRPr="00E40AEE">
              <w:rPr>
                <w:rFonts w:cs="Times New Roman" w:hint="eastAsia"/>
                <w:sz w:val="20"/>
                <w:szCs w:val="20"/>
              </w:rPr>
              <w:t xml:space="preserve"> </w:t>
            </w:r>
            <w:r w:rsidRPr="00E40AEE">
              <w:rPr>
                <w:rFonts w:cs="Times New Roman" w:hint="eastAsia"/>
                <w:sz w:val="20"/>
                <w:szCs w:val="20"/>
              </w:rPr>
              <w:t>파업에</w:t>
            </w:r>
            <w:r w:rsidRPr="00E40AEE">
              <w:rPr>
                <w:rFonts w:cs="Times New Roman" w:hint="eastAsia"/>
                <w:sz w:val="20"/>
                <w:szCs w:val="20"/>
              </w:rPr>
              <w:t xml:space="preserve"> </w:t>
            </w:r>
            <w:r w:rsidRPr="00E40AEE">
              <w:rPr>
                <w:rFonts w:cs="Times New Roman" w:hint="eastAsia"/>
                <w:sz w:val="20"/>
                <w:szCs w:val="20"/>
              </w:rPr>
              <w:t>참여하는</w:t>
            </w:r>
            <w:r w:rsidRPr="00E40AEE">
              <w:rPr>
                <w:rFonts w:cs="Times New Roman" w:hint="eastAsia"/>
                <w:sz w:val="20"/>
                <w:szCs w:val="20"/>
              </w:rPr>
              <w:t xml:space="preserve"> </w:t>
            </w:r>
            <w:r w:rsidRPr="00E40AEE">
              <w:rPr>
                <w:rFonts w:cs="Times New Roman" w:hint="eastAsia"/>
                <w:sz w:val="20"/>
                <w:szCs w:val="20"/>
              </w:rPr>
              <w:t>것은</w:t>
            </w:r>
            <w:r w:rsidRPr="00E40AEE">
              <w:rPr>
                <w:rFonts w:cs="Times New Roman" w:hint="eastAsia"/>
                <w:sz w:val="20"/>
                <w:szCs w:val="20"/>
              </w:rPr>
              <w:t xml:space="preserve"> </w:t>
            </w:r>
            <w:r w:rsidRPr="00E40AEE">
              <w:rPr>
                <w:rFonts w:cs="Times New Roman" w:hint="eastAsia"/>
                <w:sz w:val="20"/>
                <w:szCs w:val="20"/>
              </w:rPr>
              <w:t>가능함</w:t>
            </w:r>
            <w:r w:rsidRPr="00E40AEE">
              <w:rPr>
                <w:rFonts w:cs="Times New Roman" w:hint="eastAsia"/>
                <w:sz w:val="20"/>
                <w:szCs w:val="20"/>
              </w:rPr>
              <w:t xml:space="preserve">). </w:t>
            </w:r>
            <w:r w:rsidRPr="00E40AEE">
              <w:rPr>
                <w:rFonts w:cs="Times New Roman" w:hint="eastAsia"/>
                <w:sz w:val="20"/>
                <w:szCs w:val="20"/>
              </w:rPr>
              <w:t>공개된</w:t>
            </w:r>
            <w:r w:rsidRPr="00E40AEE">
              <w:rPr>
                <w:rFonts w:cs="Times New Roman" w:hint="eastAsia"/>
                <w:sz w:val="20"/>
                <w:szCs w:val="20"/>
              </w:rPr>
              <w:t xml:space="preserve"> </w:t>
            </w:r>
            <w:r w:rsidRPr="00E40AEE">
              <w:rPr>
                <w:rFonts w:cs="Times New Roman" w:hint="eastAsia"/>
                <w:sz w:val="20"/>
                <w:szCs w:val="20"/>
              </w:rPr>
              <w:t>자료에</w:t>
            </w:r>
            <w:r w:rsidRPr="00E40AEE">
              <w:rPr>
                <w:rFonts w:cs="Times New Roman" w:hint="eastAsia"/>
                <w:sz w:val="20"/>
                <w:szCs w:val="20"/>
              </w:rPr>
              <w:t xml:space="preserve"> </w:t>
            </w:r>
            <w:r w:rsidRPr="00E40AEE">
              <w:rPr>
                <w:rFonts w:cs="Times New Roman" w:hint="eastAsia"/>
                <w:sz w:val="20"/>
                <w:szCs w:val="20"/>
              </w:rPr>
              <w:t>따르면</w:t>
            </w:r>
            <w:r w:rsidRPr="00E40AEE">
              <w:rPr>
                <w:rFonts w:cs="Times New Roman" w:hint="eastAsia"/>
                <w:sz w:val="20"/>
                <w:szCs w:val="20"/>
              </w:rPr>
              <w:t xml:space="preserve"> </w:t>
            </w:r>
            <w:r w:rsidRPr="00E40AEE">
              <w:rPr>
                <w:rFonts w:cs="Times New Roman" w:hint="eastAsia"/>
                <w:sz w:val="20"/>
                <w:szCs w:val="20"/>
              </w:rPr>
              <w:t>현재</w:t>
            </w:r>
            <w:r w:rsidRPr="00E40AEE">
              <w:rPr>
                <w:rFonts w:cs="Times New Roman" w:hint="eastAsia"/>
                <w:sz w:val="20"/>
                <w:szCs w:val="20"/>
              </w:rPr>
              <w:t xml:space="preserve"> </w:t>
            </w:r>
            <w:r>
              <w:rPr>
                <w:rFonts w:cs="Times New Roman" w:hint="eastAsia"/>
                <w:sz w:val="20"/>
                <w:szCs w:val="20"/>
              </w:rPr>
              <w:t>대상회사</w:t>
            </w:r>
            <w:r w:rsidRPr="00E40AEE">
              <w:rPr>
                <w:rFonts w:cs="Times New Roman" w:hint="eastAsia"/>
                <w:sz w:val="20"/>
                <w:szCs w:val="20"/>
              </w:rPr>
              <w:t>의</w:t>
            </w:r>
            <w:r w:rsidRPr="00E40AEE">
              <w:rPr>
                <w:rFonts w:cs="Times New Roman" w:hint="eastAsia"/>
                <w:sz w:val="20"/>
                <w:szCs w:val="20"/>
              </w:rPr>
              <w:t xml:space="preserve"> </w:t>
            </w:r>
            <w:r w:rsidRPr="00E40AEE">
              <w:rPr>
                <w:rFonts w:cs="Times New Roman" w:hint="eastAsia"/>
                <w:sz w:val="20"/>
                <w:szCs w:val="20"/>
              </w:rPr>
              <w:t>대리운전</w:t>
            </w:r>
            <w:r w:rsidRPr="00E40AEE">
              <w:rPr>
                <w:rFonts w:cs="Times New Roman" w:hint="eastAsia"/>
                <w:sz w:val="20"/>
                <w:szCs w:val="20"/>
              </w:rPr>
              <w:t xml:space="preserve"> </w:t>
            </w:r>
            <w:r w:rsidRPr="00E40AEE">
              <w:rPr>
                <w:rFonts w:cs="Times New Roman" w:hint="eastAsia"/>
                <w:sz w:val="20"/>
                <w:szCs w:val="20"/>
              </w:rPr>
              <w:t>기사의</w:t>
            </w:r>
            <w:r w:rsidRPr="00E40AEE">
              <w:rPr>
                <w:rFonts w:cs="Times New Roman" w:hint="eastAsia"/>
                <w:sz w:val="20"/>
                <w:szCs w:val="20"/>
              </w:rPr>
              <w:t xml:space="preserve"> </w:t>
            </w:r>
            <w:r w:rsidRPr="00E40AEE">
              <w:rPr>
                <w:rFonts w:cs="Times New Roman" w:hint="eastAsia"/>
                <w:sz w:val="20"/>
                <w:szCs w:val="20"/>
              </w:rPr>
              <w:t>수는</w:t>
            </w:r>
            <w:r w:rsidRPr="00E40AEE">
              <w:rPr>
                <w:rFonts w:cs="Times New Roman" w:hint="eastAsia"/>
                <w:sz w:val="20"/>
                <w:szCs w:val="20"/>
              </w:rPr>
              <w:t xml:space="preserve"> 2021</w:t>
            </w:r>
            <w:r w:rsidRPr="00E40AEE">
              <w:rPr>
                <w:rFonts w:cs="Times New Roman" w:hint="eastAsia"/>
                <w:sz w:val="20"/>
                <w:szCs w:val="20"/>
              </w:rPr>
              <w:t>년</w:t>
            </w:r>
            <w:r w:rsidRPr="00E40AEE">
              <w:rPr>
                <w:rFonts w:cs="Times New Roman" w:hint="eastAsia"/>
                <w:sz w:val="20"/>
                <w:szCs w:val="20"/>
              </w:rPr>
              <w:t xml:space="preserve"> 12</w:t>
            </w:r>
            <w:r w:rsidRPr="00E40AEE">
              <w:rPr>
                <w:rFonts w:cs="Times New Roman" w:hint="eastAsia"/>
                <w:sz w:val="20"/>
                <w:szCs w:val="20"/>
              </w:rPr>
              <w:t>월말</w:t>
            </w:r>
            <w:r w:rsidRPr="00E40AEE">
              <w:rPr>
                <w:rFonts w:cs="Times New Roman" w:hint="eastAsia"/>
                <w:sz w:val="20"/>
                <w:szCs w:val="20"/>
              </w:rPr>
              <w:t xml:space="preserve"> </w:t>
            </w:r>
            <w:r w:rsidRPr="00E40AEE">
              <w:rPr>
                <w:rFonts w:cs="Times New Roman" w:hint="eastAsia"/>
                <w:sz w:val="20"/>
                <w:szCs w:val="20"/>
              </w:rPr>
              <w:t>기준</w:t>
            </w:r>
            <w:r w:rsidRPr="00E40AEE">
              <w:rPr>
                <w:rFonts w:cs="Times New Roman" w:hint="eastAsia"/>
                <w:sz w:val="20"/>
                <w:szCs w:val="20"/>
              </w:rPr>
              <w:t xml:space="preserve"> </w:t>
            </w:r>
            <w:r w:rsidRPr="00E40AEE">
              <w:rPr>
                <w:rFonts w:cs="Times New Roman" w:hint="eastAsia"/>
                <w:sz w:val="20"/>
                <w:szCs w:val="20"/>
              </w:rPr>
              <w:t>약</w:t>
            </w:r>
            <w:r w:rsidRPr="00E40AEE">
              <w:rPr>
                <w:rFonts w:cs="Times New Roman" w:hint="eastAsia"/>
                <w:sz w:val="20"/>
                <w:szCs w:val="20"/>
              </w:rPr>
              <w:t xml:space="preserve"> 17</w:t>
            </w:r>
            <w:r w:rsidRPr="00E40AEE">
              <w:rPr>
                <w:rFonts w:cs="Times New Roman" w:hint="eastAsia"/>
                <w:sz w:val="20"/>
                <w:szCs w:val="20"/>
              </w:rPr>
              <w:t>만명</w:t>
            </w:r>
            <w:r w:rsidRPr="00E40AEE">
              <w:rPr>
                <w:rFonts w:cs="Times New Roman" w:hint="eastAsia"/>
                <w:sz w:val="20"/>
                <w:szCs w:val="20"/>
              </w:rPr>
              <w:t xml:space="preserve"> </w:t>
            </w:r>
            <w:r w:rsidRPr="00E40AEE">
              <w:rPr>
                <w:rFonts w:cs="Times New Roman" w:hint="eastAsia"/>
                <w:sz w:val="20"/>
                <w:szCs w:val="20"/>
              </w:rPr>
              <w:t>이상인</w:t>
            </w:r>
            <w:r w:rsidRPr="00E40AEE">
              <w:rPr>
                <w:rFonts w:cs="Times New Roman" w:hint="eastAsia"/>
                <w:sz w:val="20"/>
                <w:szCs w:val="20"/>
              </w:rPr>
              <w:t xml:space="preserve"> </w:t>
            </w:r>
            <w:r w:rsidRPr="00E40AEE">
              <w:rPr>
                <w:rFonts w:cs="Times New Roman" w:hint="eastAsia"/>
                <w:sz w:val="20"/>
                <w:szCs w:val="20"/>
              </w:rPr>
              <w:t>반면</w:t>
            </w:r>
            <w:r w:rsidRPr="00E40AEE">
              <w:rPr>
                <w:rFonts w:cs="Times New Roman" w:hint="eastAsia"/>
                <w:sz w:val="20"/>
                <w:szCs w:val="20"/>
              </w:rPr>
              <w:t xml:space="preserve">, </w:t>
            </w:r>
            <w:r w:rsidRPr="00E40AEE">
              <w:rPr>
                <w:rFonts w:cs="Times New Roman" w:hint="eastAsia"/>
                <w:sz w:val="20"/>
                <w:szCs w:val="20"/>
              </w:rPr>
              <w:t>대리운전노조에</w:t>
            </w:r>
            <w:r w:rsidRPr="00E40AEE">
              <w:rPr>
                <w:rFonts w:cs="Times New Roman" w:hint="eastAsia"/>
                <w:sz w:val="20"/>
                <w:szCs w:val="20"/>
              </w:rPr>
              <w:t xml:space="preserve"> </w:t>
            </w:r>
            <w:r w:rsidRPr="00E40AEE">
              <w:rPr>
                <w:rFonts w:cs="Times New Roman" w:hint="eastAsia"/>
                <w:sz w:val="20"/>
                <w:szCs w:val="20"/>
              </w:rPr>
              <w:t>가입된</w:t>
            </w:r>
            <w:r w:rsidRPr="00E40AEE">
              <w:rPr>
                <w:rFonts w:cs="Times New Roman" w:hint="eastAsia"/>
                <w:sz w:val="20"/>
                <w:szCs w:val="20"/>
              </w:rPr>
              <w:t xml:space="preserve"> </w:t>
            </w:r>
            <w:r w:rsidRPr="00E40AEE">
              <w:rPr>
                <w:rFonts w:cs="Times New Roman" w:hint="eastAsia"/>
                <w:sz w:val="20"/>
                <w:szCs w:val="20"/>
              </w:rPr>
              <w:t>조합원의</w:t>
            </w:r>
            <w:r w:rsidRPr="00E40AEE">
              <w:rPr>
                <w:rFonts w:cs="Times New Roman" w:hint="eastAsia"/>
                <w:sz w:val="20"/>
                <w:szCs w:val="20"/>
              </w:rPr>
              <w:t xml:space="preserve"> </w:t>
            </w:r>
            <w:r w:rsidRPr="00E40AEE">
              <w:rPr>
                <w:rFonts w:cs="Times New Roman" w:hint="eastAsia"/>
                <w:sz w:val="20"/>
                <w:szCs w:val="20"/>
              </w:rPr>
              <w:t>수는</w:t>
            </w:r>
            <w:r w:rsidRPr="00E40AEE">
              <w:rPr>
                <w:rFonts w:cs="Times New Roman" w:hint="eastAsia"/>
                <w:sz w:val="20"/>
                <w:szCs w:val="20"/>
              </w:rPr>
              <w:t xml:space="preserve"> </w:t>
            </w:r>
            <w:r w:rsidRPr="00E40AEE">
              <w:rPr>
                <w:rFonts w:cs="Times New Roman" w:hint="eastAsia"/>
                <w:sz w:val="20"/>
                <w:szCs w:val="20"/>
              </w:rPr>
              <w:t>약</w:t>
            </w:r>
            <w:r w:rsidRPr="00E40AEE">
              <w:rPr>
                <w:rFonts w:cs="Times New Roman" w:hint="eastAsia"/>
                <w:sz w:val="20"/>
                <w:szCs w:val="20"/>
              </w:rPr>
              <w:t xml:space="preserve"> 1,500</w:t>
            </w:r>
            <w:r w:rsidRPr="00E40AEE">
              <w:rPr>
                <w:rFonts w:cs="Times New Roman" w:hint="eastAsia"/>
                <w:sz w:val="20"/>
                <w:szCs w:val="20"/>
              </w:rPr>
              <w:t>명</w:t>
            </w:r>
            <w:r w:rsidRPr="00E40AEE">
              <w:rPr>
                <w:rFonts w:cs="Times New Roman" w:hint="eastAsia"/>
                <w:sz w:val="20"/>
                <w:szCs w:val="20"/>
              </w:rPr>
              <w:t xml:space="preserve"> </w:t>
            </w:r>
            <w:r w:rsidRPr="00E40AEE">
              <w:rPr>
                <w:rFonts w:cs="Times New Roman" w:hint="eastAsia"/>
                <w:sz w:val="20"/>
                <w:szCs w:val="20"/>
              </w:rPr>
              <w:t>정도에</w:t>
            </w:r>
            <w:r w:rsidRPr="00E40AEE">
              <w:rPr>
                <w:rFonts w:cs="Times New Roman" w:hint="eastAsia"/>
                <w:sz w:val="20"/>
                <w:szCs w:val="20"/>
              </w:rPr>
              <w:t xml:space="preserve"> </w:t>
            </w:r>
            <w:r w:rsidRPr="00E40AEE">
              <w:rPr>
                <w:rFonts w:cs="Times New Roman" w:hint="eastAsia"/>
                <w:sz w:val="20"/>
                <w:szCs w:val="20"/>
              </w:rPr>
              <w:t>불과하여</w:t>
            </w:r>
            <w:r w:rsidRPr="00E40AEE">
              <w:rPr>
                <w:rFonts w:cs="Times New Roman" w:hint="eastAsia"/>
                <w:sz w:val="20"/>
                <w:szCs w:val="20"/>
              </w:rPr>
              <w:t xml:space="preserve">, </w:t>
            </w:r>
            <w:r w:rsidRPr="00E40AEE">
              <w:rPr>
                <w:rFonts w:cs="Times New Roman" w:hint="eastAsia"/>
                <w:sz w:val="20"/>
                <w:szCs w:val="20"/>
              </w:rPr>
              <w:t>실제</w:t>
            </w:r>
            <w:r w:rsidRPr="00E40AEE">
              <w:rPr>
                <w:rFonts w:cs="Times New Roman" w:hint="eastAsia"/>
                <w:sz w:val="20"/>
                <w:szCs w:val="20"/>
              </w:rPr>
              <w:t xml:space="preserve"> </w:t>
            </w:r>
            <w:r w:rsidRPr="00E40AEE">
              <w:rPr>
                <w:rFonts w:cs="Times New Roman" w:hint="eastAsia"/>
                <w:sz w:val="20"/>
                <w:szCs w:val="20"/>
              </w:rPr>
              <w:t>파업이</w:t>
            </w:r>
            <w:r w:rsidRPr="00E40AEE">
              <w:rPr>
                <w:rFonts w:cs="Times New Roman" w:hint="eastAsia"/>
                <w:sz w:val="20"/>
                <w:szCs w:val="20"/>
              </w:rPr>
              <w:t xml:space="preserve"> </w:t>
            </w:r>
            <w:r w:rsidRPr="00E40AEE">
              <w:rPr>
                <w:rFonts w:cs="Times New Roman" w:hint="eastAsia"/>
                <w:sz w:val="20"/>
                <w:szCs w:val="20"/>
              </w:rPr>
              <w:t>진행되더라도</w:t>
            </w:r>
            <w:r w:rsidRPr="00E40AEE">
              <w:rPr>
                <w:rFonts w:cs="Times New Roman" w:hint="eastAsia"/>
                <w:sz w:val="20"/>
                <w:szCs w:val="20"/>
              </w:rPr>
              <w:t xml:space="preserve"> </w:t>
            </w:r>
            <w:r>
              <w:rPr>
                <w:rFonts w:cs="Times New Roman" w:hint="eastAsia"/>
                <w:sz w:val="20"/>
                <w:szCs w:val="20"/>
              </w:rPr>
              <w:t>대상회사</w:t>
            </w:r>
            <w:r w:rsidRPr="00E40AEE">
              <w:rPr>
                <w:rFonts w:cs="Times New Roman" w:hint="eastAsia"/>
                <w:sz w:val="20"/>
                <w:szCs w:val="20"/>
              </w:rPr>
              <w:t>의</w:t>
            </w:r>
            <w:r w:rsidRPr="00E40AEE">
              <w:rPr>
                <w:rFonts w:cs="Times New Roman" w:hint="eastAsia"/>
                <w:sz w:val="20"/>
                <w:szCs w:val="20"/>
              </w:rPr>
              <w:t xml:space="preserve"> </w:t>
            </w:r>
            <w:r w:rsidRPr="00E40AEE">
              <w:rPr>
                <w:rFonts w:cs="Times New Roman" w:hint="eastAsia"/>
                <w:sz w:val="20"/>
                <w:szCs w:val="20"/>
              </w:rPr>
              <w:t>사업에</w:t>
            </w:r>
            <w:r w:rsidRPr="00E40AEE">
              <w:rPr>
                <w:rFonts w:cs="Times New Roman" w:hint="eastAsia"/>
                <w:sz w:val="20"/>
                <w:szCs w:val="20"/>
              </w:rPr>
              <w:t xml:space="preserve"> </w:t>
            </w:r>
            <w:r w:rsidRPr="00E40AEE">
              <w:rPr>
                <w:rFonts w:cs="Times New Roman" w:hint="eastAsia"/>
                <w:sz w:val="20"/>
                <w:szCs w:val="20"/>
              </w:rPr>
              <w:t>미치는</w:t>
            </w:r>
            <w:r w:rsidRPr="00E40AEE">
              <w:rPr>
                <w:rFonts w:cs="Times New Roman" w:hint="eastAsia"/>
                <w:sz w:val="20"/>
                <w:szCs w:val="20"/>
              </w:rPr>
              <w:t xml:space="preserve"> </w:t>
            </w:r>
            <w:r w:rsidRPr="00E40AEE">
              <w:rPr>
                <w:rFonts w:cs="Times New Roman" w:hint="eastAsia"/>
                <w:sz w:val="20"/>
                <w:szCs w:val="20"/>
              </w:rPr>
              <w:t>영향은</w:t>
            </w:r>
            <w:r w:rsidRPr="00E40AEE">
              <w:rPr>
                <w:rFonts w:cs="Times New Roman" w:hint="eastAsia"/>
                <w:sz w:val="20"/>
                <w:szCs w:val="20"/>
              </w:rPr>
              <w:t xml:space="preserve"> </w:t>
            </w:r>
            <w:r w:rsidRPr="00E40AEE">
              <w:rPr>
                <w:rFonts w:cs="Times New Roman" w:hint="eastAsia"/>
                <w:sz w:val="20"/>
                <w:szCs w:val="20"/>
              </w:rPr>
              <w:t>크지</w:t>
            </w:r>
            <w:r w:rsidRPr="00E40AEE">
              <w:rPr>
                <w:rFonts w:cs="Times New Roman" w:hint="eastAsia"/>
                <w:sz w:val="20"/>
                <w:szCs w:val="20"/>
              </w:rPr>
              <w:t xml:space="preserve"> </w:t>
            </w:r>
            <w:r w:rsidRPr="00E40AEE">
              <w:rPr>
                <w:rFonts w:cs="Times New Roman" w:hint="eastAsia"/>
                <w:sz w:val="20"/>
                <w:szCs w:val="20"/>
              </w:rPr>
              <w:t>않을</w:t>
            </w:r>
            <w:r w:rsidRPr="00E40AEE">
              <w:rPr>
                <w:rFonts w:cs="Times New Roman" w:hint="eastAsia"/>
                <w:sz w:val="20"/>
                <w:szCs w:val="20"/>
              </w:rPr>
              <w:t xml:space="preserve"> </w:t>
            </w:r>
            <w:r w:rsidRPr="00E40AEE">
              <w:rPr>
                <w:rFonts w:cs="Times New Roman" w:hint="eastAsia"/>
                <w:sz w:val="20"/>
                <w:szCs w:val="20"/>
              </w:rPr>
              <w:t>것으로</w:t>
            </w:r>
            <w:r w:rsidRPr="00E40AEE">
              <w:rPr>
                <w:rFonts w:cs="Times New Roman" w:hint="eastAsia"/>
                <w:sz w:val="20"/>
                <w:szCs w:val="20"/>
              </w:rPr>
              <w:t xml:space="preserve"> </w:t>
            </w:r>
            <w:r w:rsidRPr="00E40AEE">
              <w:rPr>
                <w:rFonts w:cs="Times New Roman" w:hint="eastAsia"/>
                <w:sz w:val="20"/>
                <w:szCs w:val="20"/>
              </w:rPr>
              <w:t>보임</w:t>
            </w:r>
            <w:r w:rsidR="00B566FF">
              <w:rPr>
                <w:rFonts w:cs="Times New Roman" w:hint="eastAsia"/>
                <w:sz w:val="20"/>
                <w:szCs w:val="20"/>
              </w:rPr>
              <w:t>.</w:t>
            </w:r>
          </w:p>
        </w:tc>
        <w:tc>
          <w:tcPr>
            <w:tcW w:w="27" w:type="pct"/>
            <w:tcBorders>
              <w:top w:val="nil"/>
              <w:bottom w:val="nil"/>
            </w:tcBorders>
          </w:tcPr>
          <w:p w14:paraId="0D2BC540"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633AEC95"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대리운전노조의</w:t>
            </w:r>
            <w:r w:rsidRPr="009A2958">
              <w:rPr>
                <w:rFonts w:cs="Times New Roman"/>
                <w:sz w:val="20"/>
                <w:szCs w:val="20"/>
              </w:rPr>
              <w:t xml:space="preserve"> </w:t>
            </w:r>
            <w:r w:rsidRPr="009A2958">
              <w:rPr>
                <w:rFonts w:cs="Times New Roman"/>
                <w:sz w:val="20"/>
                <w:szCs w:val="20"/>
              </w:rPr>
              <w:t>요구사항에</w:t>
            </w:r>
            <w:r w:rsidRPr="009A2958">
              <w:rPr>
                <w:rFonts w:cs="Times New Roman"/>
                <w:sz w:val="20"/>
                <w:szCs w:val="20"/>
              </w:rPr>
              <w:t xml:space="preserve"> </w:t>
            </w:r>
            <w:r w:rsidRPr="009A2958">
              <w:rPr>
                <w:rFonts w:cs="Times New Roman"/>
                <w:sz w:val="20"/>
                <w:szCs w:val="20"/>
              </w:rPr>
              <w:t>따라</w:t>
            </w:r>
            <w:r w:rsidRPr="009A2958">
              <w:rPr>
                <w:rFonts w:cs="Times New Roman"/>
                <w:sz w:val="20"/>
                <w:szCs w:val="20"/>
              </w:rPr>
              <w:t xml:space="preserve"> </w:t>
            </w:r>
            <w:r w:rsidRPr="009A2958">
              <w:rPr>
                <w:rFonts w:cs="Times New Roman"/>
                <w:sz w:val="20"/>
                <w:szCs w:val="20"/>
              </w:rPr>
              <w:t>금전적인</w:t>
            </w:r>
            <w:r w:rsidRPr="009A2958">
              <w:rPr>
                <w:rFonts w:cs="Times New Roman"/>
                <w:sz w:val="20"/>
                <w:szCs w:val="20"/>
              </w:rPr>
              <w:t xml:space="preserve"> </w:t>
            </w:r>
            <w:r w:rsidRPr="009A2958">
              <w:rPr>
                <w:rFonts w:cs="Times New Roman"/>
                <w:sz w:val="20"/>
                <w:szCs w:val="20"/>
              </w:rPr>
              <w:t>영향이</w:t>
            </w:r>
            <w:r w:rsidRPr="009A2958">
              <w:rPr>
                <w:rFonts w:cs="Times New Roman"/>
                <w:sz w:val="20"/>
                <w:szCs w:val="20"/>
              </w:rPr>
              <w:t xml:space="preserve"> </w:t>
            </w:r>
            <w:r w:rsidRPr="009A2958">
              <w:rPr>
                <w:rFonts w:cs="Times New Roman"/>
                <w:sz w:val="20"/>
                <w:szCs w:val="20"/>
              </w:rPr>
              <w:t>발생할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lastRenderedPageBreak/>
              <w:t>있으나</w:t>
            </w:r>
            <w:r w:rsidRPr="009A2958">
              <w:rPr>
                <w:rFonts w:cs="Times New Roman"/>
                <w:sz w:val="20"/>
                <w:szCs w:val="20"/>
              </w:rPr>
              <w:t xml:space="preserve"> </w:t>
            </w:r>
            <w:r w:rsidRPr="009A2958">
              <w:rPr>
                <w:rFonts w:cs="Times New Roman"/>
                <w:sz w:val="20"/>
                <w:szCs w:val="20"/>
              </w:rPr>
              <w:t>현재로서는</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규모를</w:t>
            </w:r>
            <w:r w:rsidRPr="009A2958">
              <w:rPr>
                <w:rFonts w:cs="Times New Roman"/>
                <w:sz w:val="20"/>
                <w:szCs w:val="20"/>
              </w:rPr>
              <w:t xml:space="preserve"> </w:t>
            </w:r>
            <w:r w:rsidRPr="009A2958">
              <w:rPr>
                <w:rFonts w:cs="Times New Roman"/>
                <w:sz w:val="20"/>
                <w:szCs w:val="20"/>
              </w:rPr>
              <w:t>예상하기</w:t>
            </w:r>
            <w:r w:rsidRPr="009A2958">
              <w:rPr>
                <w:rFonts w:cs="Times New Roman"/>
                <w:sz w:val="20"/>
                <w:szCs w:val="20"/>
              </w:rPr>
              <w:t xml:space="preserve"> </w:t>
            </w:r>
            <w:r w:rsidRPr="009A2958">
              <w:rPr>
                <w:rFonts w:cs="Times New Roman"/>
                <w:sz w:val="20"/>
                <w:szCs w:val="20"/>
              </w:rPr>
              <w:t>어려움</w:t>
            </w:r>
            <w:r w:rsidRPr="009A2958">
              <w:rPr>
                <w:rFonts w:cs="Times New Roman"/>
                <w:sz w:val="20"/>
                <w:szCs w:val="20"/>
              </w:rPr>
              <w:t>.</w:t>
            </w:r>
          </w:p>
        </w:tc>
      </w:tr>
      <w:tr w:rsidR="005335C7" w:rsidRPr="009A2958" w14:paraId="3EB677F0" w14:textId="77777777" w:rsidTr="00061A1F">
        <w:trPr>
          <w:trHeight w:val="132"/>
        </w:trPr>
        <w:tc>
          <w:tcPr>
            <w:tcW w:w="619" w:type="pct"/>
          </w:tcPr>
          <w:p w14:paraId="30EC7550" w14:textId="30B59B7B" w:rsidR="005335C7" w:rsidRPr="00250EEB" w:rsidRDefault="005335C7" w:rsidP="005335C7">
            <w:pPr>
              <w:widowControl/>
              <w:spacing w:before="40" w:after="120" w:line="276" w:lineRule="auto"/>
              <w:jc w:val="center"/>
              <w:outlineLvl w:val="0"/>
              <w:rPr>
                <w:rFonts w:cs="Times New Roman"/>
                <w:b/>
                <w:color w:val="404040" w:themeColor="text1" w:themeTint="BF"/>
                <w:kern w:val="0"/>
                <w:sz w:val="20"/>
                <w:szCs w:val="20"/>
              </w:rPr>
            </w:pPr>
            <w:bookmarkStart w:id="122" w:name="_Toc108480434"/>
            <w:bookmarkStart w:id="123" w:name="_Toc108512990"/>
            <w:r w:rsidRPr="00250EEB">
              <w:rPr>
                <w:rFonts w:cs="Times New Roman"/>
                <w:b/>
                <w:color w:val="404040" w:themeColor="text1" w:themeTint="BF"/>
                <w:kern w:val="0"/>
                <w:sz w:val="20"/>
                <w:szCs w:val="20"/>
              </w:rPr>
              <w:lastRenderedPageBreak/>
              <w:t>카카오노조</w:t>
            </w:r>
            <w:bookmarkEnd w:id="122"/>
            <w:bookmarkEnd w:id="123"/>
          </w:p>
        </w:tc>
        <w:tc>
          <w:tcPr>
            <w:tcW w:w="26" w:type="pct"/>
            <w:tcBorders>
              <w:top w:val="nil"/>
              <w:bottom w:val="nil"/>
            </w:tcBorders>
          </w:tcPr>
          <w:p w14:paraId="7A5D53DA" w14:textId="77777777" w:rsidR="005335C7" w:rsidRPr="009A2958" w:rsidRDefault="005335C7" w:rsidP="005335C7">
            <w:pPr>
              <w:widowControl/>
              <w:spacing w:before="40" w:after="120" w:line="276" w:lineRule="auto"/>
              <w:rPr>
                <w:rFonts w:cs="Times New Roman"/>
                <w:b/>
                <w:sz w:val="20"/>
                <w:szCs w:val="20"/>
              </w:rPr>
            </w:pPr>
          </w:p>
        </w:tc>
        <w:tc>
          <w:tcPr>
            <w:tcW w:w="1804" w:type="pct"/>
          </w:tcPr>
          <w:p w14:paraId="6966D192" w14:textId="66850CC4"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언론보도</w:t>
            </w:r>
            <w:r w:rsidRPr="009A2958">
              <w:rPr>
                <w:rFonts w:cs="Times New Roman"/>
                <w:sz w:val="20"/>
                <w:szCs w:val="20"/>
              </w:rPr>
              <w:t xml:space="preserve"> </w:t>
            </w:r>
            <w:r w:rsidRPr="009A2958">
              <w:rPr>
                <w:rFonts w:cs="Times New Roman"/>
                <w:sz w:val="20"/>
                <w:szCs w:val="20"/>
              </w:rPr>
              <w:t>등</w:t>
            </w:r>
            <w:r w:rsidRPr="009A2958">
              <w:rPr>
                <w:rFonts w:cs="Times New Roman"/>
                <w:sz w:val="20"/>
                <w:szCs w:val="20"/>
              </w:rPr>
              <w:t xml:space="preserve"> </w:t>
            </w:r>
            <w:r w:rsidRPr="009A2958">
              <w:rPr>
                <w:rFonts w:cs="Times New Roman"/>
                <w:sz w:val="20"/>
                <w:szCs w:val="20"/>
              </w:rPr>
              <w:t>공개된</w:t>
            </w:r>
            <w:r w:rsidRPr="009A2958">
              <w:rPr>
                <w:rFonts w:cs="Times New Roman"/>
                <w:sz w:val="20"/>
                <w:szCs w:val="20"/>
              </w:rPr>
              <w:t xml:space="preserve"> </w:t>
            </w:r>
            <w:r w:rsidRPr="009A2958">
              <w:rPr>
                <w:rFonts w:cs="Times New Roman"/>
                <w:sz w:val="20"/>
                <w:szCs w:val="20"/>
              </w:rPr>
              <w:t>자료에</w:t>
            </w:r>
            <w:r w:rsidRPr="009A2958">
              <w:rPr>
                <w:rFonts w:cs="Times New Roman"/>
                <w:sz w:val="20"/>
                <w:szCs w:val="20"/>
              </w:rPr>
              <w:t xml:space="preserve"> </w:t>
            </w:r>
            <w:r w:rsidRPr="009A2958">
              <w:rPr>
                <w:rFonts w:cs="Times New Roman"/>
                <w:sz w:val="20"/>
                <w:szCs w:val="20"/>
              </w:rPr>
              <w:t>의하면</w:t>
            </w:r>
            <w:r w:rsidRPr="009A2958">
              <w:rPr>
                <w:rFonts w:cs="Times New Roman"/>
                <w:sz w:val="20"/>
                <w:szCs w:val="20"/>
              </w:rPr>
              <w:t xml:space="preserve">, </w:t>
            </w: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내</w:t>
            </w:r>
            <w:r w:rsidRPr="009A2958">
              <w:rPr>
                <w:rFonts w:cs="Times New Roman"/>
                <w:sz w:val="20"/>
                <w:szCs w:val="20"/>
              </w:rPr>
              <w:t xml:space="preserve"> </w:t>
            </w:r>
            <w:r w:rsidRPr="009A2958">
              <w:rPr>
                <w:rFonts w:cs="Times New Roman"/>
                <w:sz w:val="20"/>
                <w:szCs w:val="20"/>
              </w:rPr>
              <w:t>별도</w:t>
            </w:r>
            <w:r w:rsidRPr="009A2958">
              <w:rPr>
                <w:rFonts w:cs="Times New Roman"/>
                <w:sz w:val="20"/>
                <w:szCs w:val="20"/>
              </w:rPr>
              <w:t xml:space="preserve"> </w:t>
            </w:r>
            <w:r w:rsidRPr="009A2958">
              <w:rPr>
                <w:rFonts w:cs="Times New Roman"/>
                <w:sz w:val="20"/>
                <w:szCs w:val="20"/>
              </w:rPr>
              <w:t>독립된</w:t>
            </w:r>
            <w:r w:rsidRPr="009A2958">
              <w:rPr>
                <w:rFonts w:cs="Times New Roman"/>
                <w:sz w:val="20"/>
                <w:szCs w:val="20"/>
              </w:rPr>
              <w:t xml:space="preserve"> </w:t>
            </w:r>
            <w:r w:rsidRPr="009A2958">
              <w:rPr>
                <w:rFonts w:cs="Times New Roman"/>
                <w:sz w:val="20"/>
                <w:szCs w:val="20"/>
              </w:rPr>
              <w:t>노조가</w:t>
            </w:r>
            <w:r w:rsidRPr="009A2958">
              <w:rPr>
                <w:rFonts w:cs="Times New Roman"/>
                <w:sz w:val="20"/>
                <w:szCs w:val="20"/>
              </w:rPr>
              <w:t xml:space="preserve"> </w:t>
            </w:r>
            <w:r w:rsidRPr="009A2958">
              <w:rPr>
                <w:rFonts w:cs="Times New Roman"/>
                <w:sz w:val="20"/>
                <w:szCs w:val="20"/>
              </w:rPr>
              <w:t>존재하지는</w:t>
            </w:r>
            <w:r w:rsidRPr="009A2958">
              <w:rPr>
                <w:rFonts w:cs="Times New Roman"/>
                <w:sz w:val="20"/>
                <w:szCs w:val="20"/>
              </w:rPr>
              <w:t xml:space="preserve"> </w:t>
            </w:r>
            <w:r w:rsidRPr="009A2958">
              <w:rPr>
                <w:rFonts w:cs="Times New Roman"/>
                <w:sz w:val="20"/>
                <w:szCs w:val="20"/>
              </w:rPr>
              <w:t>않은</w:t>
            </w:r>
            <w:r w:rsidRPr="009A2958">
              <w:rPr>
                <w:rFonts w:cs="Times New Roman"/>
                <w:sz w:val="20"/>
                <w:szCs w:val="20"/>
              </w:rPr>
              <w:t xml:space="preserve"> </w:t>
            </w:r>
            <w:r w:rsidRPr="009A2958">
              <w:rPr>
                <w:rFonts w:cs="Times New Roman"/>
                <w:sz w:val="20"/>
                <w:szCs w:val="20"/>
              </w:rPr>
              <w:t>것으로</w:t>
            </w:r>
            <w:r w:rsidRPr="009A2958">
              <w:rPr>
                <w:rFonts w:cs="Times New Roman"/>
                <w:sz w:val="20"/>
                <w:szCs w:val="20"/>
              </w:rPr>
              <w:t xml:space="preserve"> </w:t>
            </w:r>
            <w:r w:rsidRPr="009A2958">
              <w:rPr>
                <w:rFonts w:cs="Times New Roman"/>
                <w:sz w:val="20"/>
                <w:szCs w:val="20"/>
              </w:rPr>
              <w:t>보임</w:t>
            </w:r>
            <w:r w:rsidRPr="009A2958">
              <w:rPr>
                <w:rFonts w:cs="Times New Roman"/>
                <w:sz w:val="20"/>
                <w:szCs w:val="20"/>
              </w:rPr>
              <w:t xml:space="preserve">. </w:t>
            </w:r>
            <w:r w:rsidRPr="009A2958">
              <w:rPr>
                <w:rFonts w:cs="Times New Roman"/>
                <w:sz w:val="20"/>
                <w:szCs w:val="20"/>
              </w:rPr>
              <w:t>다만</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 </w:t>
            </w:r>
            <w:r w:rsidRPr="009A2958">
              <w:rPr>
                <w:rFonts w:cs="Times New Roman"/>
                <w:sz w:val="20"/>
                <w:szCs w:val="20"/>
              </w:rPr>
              <w:t>계열사</w:t>
            </w:r>
            <w:r w:rsidRPr="009A2958">
              <w:rPr>
                <w:rFonts w:cs="Times New Roman"/>
                <w:sz w:val="20"/>
                <w:szCs w:val="20"/>
              </w:rPr>
              <w:t xml:space="preserve"> </w:t>
            </w:r>
            <w:r w:rsidRPr="009A2958">
              <w:rPr>
                <w:rFonts w:cs="Times New Roman"/>
                <w:sz w:val="20"/>
                <w:szCs w:val="20"/>
              </w:rPr>
              <w:t>전체를</w:t>
            </w:r>
            <w:r w:rsidRPr="009A2958">
              <w:rPr>
                <w:rFonts w:cs="Times New Roman"/>
                <w:sz w:val="20"/>
                <w:szCs w:val="20"/>
              </w:rPr>
              <w:t xml:space="preserve"> </w:t>
            </w:r>
            <w:r w:rsidRPr="009A2958">
              <w:rPr>
                <w:rFonts w:cs="Times New Roman"/>
                <w:sz w:val="20"/>
                <w:szCs w:val="20"/>
              </w:rPr>
              <w:t>대상으로</w:t>
            </w:r>
            <w:r w:rsidRPr="009A2958">
              <w:rPr>
                <w:rFonts w:cs="Times New Roman"/>
                <w:sz w:val="20"/>
                <w:szCs w:val="20"/>
              </w:rPr>
              <w:t xml:space="preserve"> </w:t>
            </w:r>
            <w:r w:rsidRPr="009A2958">
              <w:rPr>
                <w:rFonts w:cs="Times New Roman"/>
                <w:sz w:val="20"/>
                <w:szCs w:val="20"/>
              </w:rPr>
              <w:t>하는</w:t>
            </w:r>
            <w:r w:rsidRPr="009A2958">
              <w:rPr>
                <w:rFonts w:cs="Times New Roman"/>
                <w:sz w:val="20"/>
                <w:szCs w:val="20"/>
              </w:rPr>
              <w:t xml:space="preserve"> </w:t>
            </w:r>
            <w:r w:rsidRPr="009A2958">
              <w:rPr>
                <w:rFonts w:cs="Times New Roman"/>
                <w:sz w:val="20"/>
                <w:szCs w:val="20"/>
              </w:rPr>
              <w:t>카카오노조</w:t>
            </w:r>
            <w:r w:rsidRPr="009A2958">
              <w:rPr>
                <w:rFonts w:cs="Times New Roman"/>
                <w:sz w:val="20"/>
                <w:szCs w:val="20"/>
              </w:rPr>
              <w:t>(</w:t>
            </w:r>
            <w:r w:rsidRPr="009A2958">
              <w:rPr>
                <w:rFonts w:cs="Times New Roman"/>
                <w:sz w:val="20"/>
                <w:szCs w:val="20"/>
              </w:rPr>
              <w:t>민주노총</w:t>
            </w:r>
            <w:r w:rsidRPr="009A2958">
              <w:rPr>
                <w:rFonts w:cs="Times New Roman"/>
                <w:sz w:val="20"/>
                <w:szCs w:val="20"/>
              </w:rPr>
              <w:t xml:space="preserve"> </w:t>
            </w:r>
            <w:r w:rsidRPr="009A2958">
              <w:rPr>
                <w:rFonts w:cs="Times New Roman"/>
                <w:sz w:val="20"/>
                <w:szCs w:val="20"/>
              </w:rPr>
              <w:t>화섬식품노조</w:t>
            </w:r>
            <w:r w:rsidRPr="009A2958">
              <w:rPr>
                <w:rFonts w:cs="Times New Roman"/>
                <w:sz w:val="20"/>
                <w:szCs w:val="20"/>
              </w:rPr>
              <w:t xml:space="preserve"> </w:t>
            </w:r>
            <w:r w:rsidRPr="009A2958">
              <w:rPr>
                <w:rFonts w:cs="Times New Roman"/>
                <w:sz w:val="20"/>
                <w:szCs w:val="20"/>
              </w:rPr>
              <w:t>카카오지회</w:t>
            </w:r>
            <w:r w:rsidRPr="009A2958">
              <w:rPr>
                <w:rFonts w:cs="Times New Roman"/>
                <w:sz w:val="20"/>
                <w:szCs w:val="20"/>
              </w:rPr>
              <w:t>)</w:t>
            </w:r>
            <w:r w:rsidRPr="009A2958">
              <w:rPr>
                <w:rFonts w:cs="Times New Roman"/>
                <w:sz w:val="20"/>
                <w:szCs w:val="20"/>
              </w:rPr>
              <w:t>가</w:t>
            </w:r>
            <w:r w:rsidRPr="009A2958">
              <w:rPr>
                <w:rFonts w:cs="Times New Roman"/>
                <w:sz w:val="20"/>
                <w:szCs w:val="20"/>
              </w:rPr>
              <w:t xml:space="preserve"> 2018</w:t>
            </w:r>
            <w:r w:rsidRPr="009A2958">
              <w:rPr>
                <w:rFonts w:cs="Times New Roman"/>
                <w:sz w:val="20"/>
                <w:szCs w:val="20"/>
              </w:rPr>
              <w:t>년</w:t>
            </w:r>
            <w:r w:rsidRPr="009A2958">
              <w:rPr>
                <w:rFonts w:cs="Times New Roman"/>
                <w:sz w:val="20"/>
                <w:szCs w:val="20"/>
              </w:rPr>
              <w:t xml:space="preserve"> </w:t>
            </w:r>
            <w:r w:rsidRPr="009A2958">
              <w:rPr>
                <w:rFonts w:cs="Times New Roman"/>
                <w:sz w:val="20"/>
                <w:szCs w:val="20"/>
              </w:rPr>
              <w:t>설립되었고</w:t>
            </w:r>
            <w:r w:rsidRPr="009A2958">
              <w:rPr>
                <w:rFonts w:cs="Times New Roman"/>
                <w:sz w:val="20"/>
                <w:szCs w:val="20"/>
              </w:rPr>
              <w:t xml:space="preserve">, </w:t>
            </w: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직원들도</w:t>
            </w:r>
            <w:r w:rsidRPr="009A2958">
              <w:rPr>
                <w:rFonts w:cs="Times New Roman"/>
                <w:sz w:val="20"/>
                <w:szCs w:val="20"/>
              </w:rPr>
              <w:t xml:space="preserve"> </w:t>
            </w:r>
            <w:r w:rsidRPr="009A2958">
              <w:rPr>
                <w:rFonts w:cs="Times New Roman"/>
                <w:sz w:val="20"/>
                <w:szCs w:val="20"/>
              </w:rPr>
              <w:t>여기에</w:t>
            </w:r>
            <w:r w:rsidRPr="009A2958">
              <w:rPr>
                <w:rFonts w:cs="Times New Roman"/>
                <w:sz w:val="20"/>
                <w:szCs w:val="20"/>
              </w:rPr>
              <w:t xml:space="preserve"> </w:t>
            </w:r>
            <w:r w:rsidRPr="009A2958">
              <w:rPr>
                <w:rFonts w:cs="Times New Roman"/>
                <w:sz w:val="20"/>
                <w:szCs w:val="20"/>
              </w:rPr>
              <w:t>가입할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lastRenderedPageBreak/>
              <w:t>것으로</w:t>
            </w:r>
            <w:r w:rsidRPr="009A2958">
              <w:rPr>
                <w:rFonts w:cs="Times New Roman"/>
                <w:sz w:val="20"/>
                <w:szCs w:val="20"/>
              </w:rPr>
              <w:t xml:space="preserve"> </w:t>
            </w:r>
            <w:r w:rsidRPr="009A2958">
              <w:rPr>
                <w:rFonts w:cs="Times New Roman"/>
                <w:sz w:val="20"/>
                <w:szCs w:val="20"/>
              </w:rPr>
              <w:t>확인됨</w:t>
            </w:r>
            <w:r w:rsidRPr="009A2958">
              <w:rPr>
                <w:rFonts w:cs="Times New Roman"/>
                <w:sz w:val="20"/>
                <w:szCs w:val="20"/>
              </w:rPr>
              <w:t xml:space="preserve">. </w:t>
            </w:r>
            <w:r w:rsidRPr="009A2958">
              <w:rPr>
                <w:rFonts w:cs="Times New Roman"/>
                <w:sz w:val="20"/>
                <w:szCs w:val="20"/>
              </w:rPr>
              <w:t>카카오노조는</w:t>
            </w:r>
            <w:r w:rsidRPr="009A2958">
              <w:rPr>
                <w:rFonts w:cs="Times New Roman"/>
                <w:sz w:val="20"/>
                <w:szCs w:val="20"/>
              </w:rPr>
              <w:t xml:space="preserve"> </w:t>
            </w:r>
            <w:r w:rsidRPr="009A2958">
              <w:rPr>
                <w:rFonts w:cs="Times New Roman"/>
                <w:sz w:val="20"/>
                <w:szCs w:val="20"/>
              </w:rPr>
              <w:t>대상회사의</w:t>
            </w:r>
            <w:r w:rsidRPr="009A2958">
              <w:rPr>
                <w:rFonts w:cs="Times New Roman"/>
                <w:sz w:val="20"/>
                <w:szCs w:val="20"/>
              </w:rPr>
              <w:t xml:space="preserve"> </w:t>
            </w:r>
            <w:r w:rsidRPr="009A2958">
              <w:rPr>
                <w:rFonts w:cs="Times New Roman"/>
                <w:sz w:val="20"/>
                <w:szCs w:val="20"/>
              </w:rPr>
              <w:t>모회사인</w:t>
            </w:r>
            <w:r w:rsidRPr="009A2958">
              <w:rPr>
                <w:rFonts w:cs="Times New Roman"/>
                <w:sz w:val="20"/>
                <w:szCs w:val="20"/>
              </w:rPr>
              <w:t xml:space="preserve"> </w:t>
            </w:r>
            <w:r w:rsidR="00BF5A9B">
              <w:rPr>
                <w:rFonts w:cs="Times New Roman" w:hint="eastAsia"/>
                <w:sz w:val="20"/>
                <w:szCs w:val="20"/>
              </w:rPr>
              <w:t>㈜</w:t>
            </w:r>
            <w:r w:rsidRPr="009A2958">
              <w:rPr>
                <w:rFonts w:cs="Times New Roman"/>
                <w:sz w:val="20"/>
                <w:szCs w:val="20"/>
              </w:rPr>
              <w:t>카카오와</w:t>
            </w:r>
            <w:r w:rsidRPr="009A2958">
              <w:rPr>
                <w:rFonts w:cs="Times New Roman"/>
                <w:sz w:val="20"/>
                <w:szCs w:val="20"/>
              </w:rPr>
              <w:t xml:space="preserve"> </w:t>
            </w:r>
            <w:r w:rsidRPr="009A2958">
              <w:rPr>
                <w:rFonts w:cs="Times New Roman"/>
                <w:sz w:val="20"/>
                <w:szCs w:val="20"/>
              </w:rPr>
              <w:t>단체협약을</w:t>
            </w:r>
            <w:r w:rsidRPr="009A2958">
              <w:rPr>
                <w:rFonts w:cs="Times New Roman"/>
                <w:sz w:val="20"/>
                <w:szCs w:val="20"/>
              </w:rPr>
              <w:t xml:space="preserve"> </w:t>
            </w:r>
            <w:r w:rsidRPr="009A2958">
              <w:rPr>
                <w:rFonts w:cs="Times New Roman"/>
                <w:sz w:val="20"/>
                <w:szCs w:val="20"/>
              </w:rPr>
              <w:t>체결하였음</w:t>
            </w:r>
            <w:r w:rsidRPr="009A2958">
              <w:rPr>
                <w:rFonts w:cs="Times New Roman"/>
                <w:sz w:val="20"/>
                <w:szCs w:val="20"/>
              </w:rPr>
              <w:t>.</w:t>
            </w:r>
          </w:p>
          <w:p w14:paraId="2882C627"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언론보도에</w:t>
            </w:r>
            <w:r w:rsidRPr="009A2958">
              <w:rPr>
                <w:rFonts w:cs="Times New Roman"/>
                <w:sz w:val="20"/>
                <w:szCs w:val="20"/>
              </w:rPr>
              <w:t xml:space="preserve"> </w:t>
            </w:r>
            <w:r w:rsidRPr="009A2958">
              <w:rPr>
                <w:rFonts w:cs="Times New Roman"/>
                <w:sz w:val="20"/>
                <w:szCs w:val="20"/>
              </w:rPr>
              <w:t>의하면</w:t>
            </w:r>
            <w:r w:rsidRPr="009A2958">
              <w:rPr>
                <w:rFonts w:cs="Times New Roman"/>
                <w:sz w:val="20"/>
                <w:szCs w:val="20"/>
              </w:rPr>
              <w:t xml:space="preserve">, </w:t>
            </w:r>
            <w:r w:rsidRPr="009A2958">
              <w:rPr>
                <w:rFonts w:cs="Times New Roman"/>
                <w:sz w:val="20"/>
                <w:szCs w:val="20"/>
              </w:rPr>
              <w:t>최근까지</w:t>
            </w:r>
            <w:r w:rsidRPr="009A2958">
              <w:rPr>
                <w:rFonts w:cs="Times New Roman"/>
                <w:sz w:val="20"/>
                <w:szCs w:val="20"/>
              </w:rPr>
              <w:t xml:space="preserve"> </w:t>
            </w: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직원들</w:t>
            </w:r>
            <w:r w:rsidRPr="009A2958">
              <w:rPr>
                <w:rFonts w:cs="Times New Roman"/>
                <w:sz w:val="20"/>
                <w:szCs w:val="20"/>
              </w:rPr>
              <w:t xml:space="preserve"> </w:t>
            </w:r>
            <w:r w:rsidRPr="009A2958">
              <w:rPr>
                <w:rFonts w:cs="Times New Roman"/>
                <w:sz w:val="20"/>
                <w:szCs w:val="20"/>
              </w:rPr>
              <w:t>중</w:t>
            </w:r>
            <w:r w:rsidRPr="009A2958">
              <w:rPr>
                <w:rFonts w:cs="Times New Roman"/>
                <w:sz w:val="20"/>
                <w:szCs w:val="20"/>
              </w:rPr>
              <w:t xml:space="preserve"> </w:t>
            </w:r>
            <w:r w:rsidRPr="009A2958">
              <w:rPr>
                <w:rFonts w:cs="Times New Roman"/>
                <w:sz w:val="20"/>
                <w:szCs w:val="20"/>
              </w:rPr>
              <w:t>카카오노조에</w:t>
            </w:r>
            <w:r w:rsidRPr="009A2958">
              <w:rPr>
                <w:rFonts w:cs="Times New Roman"/>
                <w:sz w:val="20"/>
                <w:szCs w:val="20"/>
              </w:rPr>
              <w:t xml:space="preserve"> </w:t>
            </w:r>
            <w:r w:rsidRPr="009A2958">
              <w:rPr>
                <w:rFonts w:cs="Times New Roman"/>
                <w:sz w:val="20"/>
                <w:szCs w:val="20"/>
              </w:rPr>
              <w:t>가입한</w:t>
            </w:r>
            <w:r w:rsidRPr="009A2958">
              <w:rPr>
                <w:rFonts w:cs="Times New Roman"/>
                <w:sz w:val="20"/>
                <w:szCs w:val="20"/>
              </w:rPr>
              <w:t xml:space="preserve"> </w:t>
            </w:r>
            <w:r w:rsidRPr="009A2958">
              <w:rPr>
                <w:rFonts w:cs="Times New Roman"/>
                <w:sz w:val="20"/>
                <w:szCs w:val="20"/>
              </w:rPr>
              <w:t>직원</w:t>
            </w:r>
            <w:r w:rsidRPr="009A2958">
              <w:rPr>
                <w:rFonts w:cs="Times New Roman"/>
                <w:sz w:val="20"/>
                <w:szCs w:val="20"/>
              </w:rPr>
              <w:t xml:space="preserve"> </w:t>
            </w:r>
            <w:r w:rsidRPr="009A2958">
              <w:rPr>
                <w:rFonts w:cs="Times New Roman"/>
                <w:sz w:val="20"/>
                <w:szCs w:val="20"/>
              </w:rPr>
              <w:t>수는</w:t>
            </w:r>
            <w:r w:rsidRPr="009A2958">
              <w:rPr>
                <w:rFonts w:cs="Times New Roman"/>
                <w:sz w:val="20"/>
                <w:szCs w:val="20"/>
              </w:rPr>
              <w:t xml:space="preserve"> </w:t>
            </w:r>
            <w:r w:rsidRPr="009A2958">
              <w:rPr>
                <w:rFonts w:cs="Times New Roman"/>
                <w:sz w:val="20"/>
                <w:szCs w:val="20"/>
              </w:rPr>
              <w:t>수십</w:t>
            </w:r>
            <w:r w:rsidRPr="009A2958">
              <w:rPr>
                <w:rFonts w:cs="Times New Roman"/>
                <w:sz w:val="20"/>
                <w:szCs w:val="20"/>
              </w:rPr>
              <w:t xml:space="preserve"> </w:t>
            </w:r>
            <w:r w:rsidRPr="009A2958">
              <w:rPr>
                <w:rFonts w:cs="Times New Roman"/>
                <w:sz w:val="20"/>
                <w:szCs w:val="20"/>
              </w:rPr>
              <w:t>명</w:t>
            </w:r>
            <w:r w:rsidRPr="009A2958">
              <w:rPr>
                <w:rFonts w:cs="Times New Roman"/>
                <w:sz w:val="20"/>
                <w:szCs w:val="20"/>
              </w:rPr>
              <w:t xml:space="preserve"> </w:t>
            </w:r>
            <w:r w:rsidRPr="009A2958">
              <w:rPr>
                <w:rFonts w:cs="Times New Roman"/>
                <w:sz w:val="20"/>
                <w:szCs w:val="20"/>
              </w:rPr>
              <w:t>수준에</w:t>
            </w:r>
            <w:r w:rsidRPr="009A2958">
              <w:rPr>
                <w:rFonts w:cs="Times New Roman"/>
                <w:sz w:val="20"/>
                <w:szCs w:val="20"/>
              </w:rPr>
              <w:t xml:space="preserve"> </w:t>
            </w:r>
            <w:r w:rsidRPr="009A2958">
              <w:rPr>
                <w:rFonts w:cs="Times New Roman"/>
                <w:sz w:val="20"/>
                <w:szCs w:val="20"/>
              </w:rPr>
              <w:t>불과하였으나</w:t>
            </w:r>
            <w:r w:rsidRPr="009A2958">
              <w:rPr>
                <w:rFonts w:cs="Times New Roman"/>
                <w:sz w:val="20"/>
                <w:szCs w:val="20"/>
              </w:rPr>
              <w:t xml:space="preserve">, </w:t>
            </w:r>
            <w:r w:rsidRPr="009A2958">
              <w:rPr>
                <w:rFonts w:cs="Times New Roman"/>
                <w:sz w:val="20"/>
                <w:szCs w:val="20"/>
              </w:rPr>
              <w:t>본건</w:t>
            </w:r>
            <w:r w:rsidRPr="009A2958">
              <w:rPr>
                <w:rFonts w:cs="Times New Roman"/>
                <w:sz w:val="20"/>
                <w:szCs w:val="20"/>
              </w:rPr>
              <w:t xml:space="preserve"> </w:t>
            </w:r>
            <w:r w:rsidRPr="009A2958">
              <w:rPr>
                <w:rFonts w:cs="Times New Roman"/>
                <w:sz w:val="20"/>
                <w:szCs w:val="20"/>
              </w:rPr>
              <w:t>거래</w:t>
            </w:r>
            <w:r w:rsidRPr="009A2958">
              <w:rPr>
                <w:rFonts w:cs="Times New Roman"/>
                <w:sz w:val="20"/>
                <w:szCs w:val="20"/>
              </w:rPr>
              <w:t xml:space="preserve"> </w:t>
            </w:r>
            <w:r w:rsidRPr="009A2958">
              <w:rPr>
                <w:rFonts w:cs="Times New Roman"/>
                <w:sz w:val="20"/>
                <w:szCs w:val="20"/>
              </w:rPr>
              <w:t>관련</w:t>
            </w:r>
            <w:r w:rsidRPr="009A2958">
              <w:rPr>
                <w:rFonts w:cs="Times New Roman"/>
                <w:sz w:val="20"/>
                <w:szCs w:val="20"/>
              </w:rPr>
              <w:t xml:space="preserve"> </w:t>
            </w:r>
            <w:r w:rsidRPr="009A2958">
              <w:rPr>
                <w:rFonts w:cs="Times New Roman"/>
                <w:sz w:val="20"/>
                <w:szCs w:val="20"/>
              </w:rPr>
              <w:t>내용이</w:t>
            </w:r>
            <w:r w:rsidRPr="009A2958">
              <w:rPr>
                <w:rFonts w:cs="Times New Roman"/>
                <w:sz w:val="20"/>
                <w:szCs w:val="20"/>
              </w:rPr>
              <w:t xml:space="preserve"> </w:t>
            </w:r>
            <w:r w:rsidRPr="009A2958">
              <w:rPr>
                <w:rFonts w:cs="Times New Roman"/>
                <w:sz w:val="20"/>
                <w:szCs w:val="20"/>
              </w:rPr>
              <w:t>언론을</w:t>
            </w:r>
            <w:r w:rsidRPr="009A2958">
              <w:rPr>
                <w:rFonts w:cs="Times New Roman"/>
                <w:sz w:val="20"/>
                <w:szCs w:val="20"/>
              </w:rPr>
              <w:t xml:space="preserve"> </w:t>
            </w:r>
            <w:r w:rsidRPr="009A2958">
              <w:rPr>
                <w:rFonts w:cs="Times New Roman"/>
                <w:sz w:val="20"/>
                <w:szCs w:val="20"/>
              </w:rPr>
              <w:t>통해</w:t>
            </w:r>
            <w:r w:rsidRPr="009A2958">
              <w:rPr>
                <w:rFonts w:cs="Times New Roman"/>
                <w:sz w:val="20"/>
                <w:szCs w:val="20"/>
              </w:rPr>
              <w:t xml:space="preserve"> </w:t>
            </w:r>
            <w:r w:rsidRPr="009A2958">
              <w:rPr>
                <w:rFonts w:cs="Times New Roman"/>
                <w:sz w:val="20"/>
                <w:szCs w:val="20"/>
              </w:rPr>
              <w:t>알려진</w:t>
            </w:r>
            <w:r w:rsidRPr="009A2958">
              <w:rPr>
                <w:rFonts w:cs="Times New Roman"/>
                <w:sz w:val="20"/>
                <w:szCs w:val="20"/>
              </w:rPr>
              <w:t xml:space="preserve"> </w:t>
            </w:r>
            <w:r w:rsidRPr="009A2958">
              <w:rPr>
                <w:rFonts w:cs="Times New Roman"/>
                <w:sz w:val="20"/>
                <w:szCs w:val="20"/>
              </w:rPr>
              <w:t>이후</w:t>
            </w:r>
            <w:r w:rsidRPr="009A2958">
              <w:rPr>
                <w:rFonts w:cs="Times New Roman"/>
                <w:sz w:val="20"/>
                <w:szCs w:val="20"/>
              </w:rPr>
              <w:t xml:space="preserve"> </w:t>
            </w:r>
            <w:r w:rsidRPr="009A2958">
              <w:rPr>
                <w:rFonts w:cs="Times New Roman"/>
                <w:sz w:val="20"/>
                <w:szCs w:val="20"/>
              </w:rPr>
              <w:t>수백</w:t>
            </w:r>
            <w:r w:rsidRPr="009A2958">
              <w:rPr>
                <w:rFonts w:cs="Times New Roman"/>
                <w:sz w:val="20"/>
                <w:szCs w:val="20"/>
              </w:rPr>
              <w:t xml:space="preserve"> </w:t>
            </w:r>
            <w:r w:rsidRPr="009A2958">
              <w:rPr>
                <w:rFonts w:cs="Times New Roman"/>
                <w:sz w:val="20"/>
                <w:szCs w:val="20"/>
              </w:rPr>
              <w:t>명이</w:t>
            </w:r>
            <w:r w:rsidRPr="009A2958">
              <w:rPr>
                <w:rFonts w:cs="Times New Roman"/>
                <w:sz w:val="20"/>
                <w:szCs w:val="20"/>
              </w:rPr>
              <w:t xml:space="preserve"> </w:t>
            </w:r>
            <w:r w:rsidRPr="009A2958">
              <w:rPr>
                <w:rFonts w:cs="Times New Roman"/>
                <w:sz w:val="20"/>
                <w:szCs w:val="20"/>
              </w:rPr>
              <w:t>추가로</w:t>
            </w:r>
            <w:r w:rsidRPr="009A2958">
              <w:rPr>
                <w:rFonts w:cs="Times New Roman"/>
                <w:sz w:val="20"/>
                <w:szCs w:val="20"/>
              </w:rPr>
              <w:t xml:space="preserve"> </w:t>
            </w:r>
            <w:r w:rsidRPr="009A2958">
              <w:rPr>
                <w:rFonts w:cs="Times New Roman"/>
                <w:sz w:val="20"/>
                <w:szCs w:val="20"/>
              </w:rPr>
              <w:t>가입하여</w:t>
            </w:r>
            <w:r w:rsidRPr="009A2958">
              <w:rPr>
                <w:rFonts w:cs="Times New Roman"/>
                <w:sz w:val="20"/>
                <w:szCs w:val="20"/>
              </w:rPr>
              <w:t xml:space="preserve"> </w:t>
            </w: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직원</w:t>
            </w:r>
            <w:r w:rsidRPr="009A2958">
              <w:rPr>
                <w:rFonts w:cs="Times New Roman"/>
                <w:sz w:val="20"/>
                <w:szCs w:val="20"/>
              </w:rPr>
              <w:t xml:space="preserve"> </w:t>
            </w:r>
            <w:r w:rsidRPr="009A2958">
              <w:rPr>
                <w:rFonts w:cs="Times New Roman"/>
                <w:sz w:val="20"/>
                <w:szCs w:val="20"/>
              </w:rPr>
              <w:t>과반이</w:t>
            </w:r>
            <w:r w:rsidRPr="009A2958">
              <w:rPr>
                <w:rFonts w:cs="Times New Roman"/>
                <w:sz w:val="20"/>
                <w:szCs w:val="20"/>
              </w:rPr>
              <w:t xml:space="preserve"> </w:t>
            </w:r>
            <w:r w:rsidRPr="009A2958">
              <w:rPr>
                <w:rFonts w:cs="Times New Roman"/>
                <w:sz w:val="20"/>
                <w:szCs w:val="20"/>
              </w:rPr>
              <w:t>가입한</w:t>
            </w:r>
            <w:r w:rsidRPr="009A2958">
              <w:rPr>
                <w:rFonts w:cs="Times New Roman"/>
                <w:sz w:val="20"/>
                <w:szCs w:val="20"/>
              </w:rPr>
              <w:t xml:space="preserve"> </w:t>
            </w:r>
            <w:r w:rsidRPr="009A2958">
              <w:rPr>
                <w:rFonts w:cs="Times New Roman"/>
                <w:sz w:val="20"/>
                <w:szCs w:val="20"/>
              </w:rPr>
              <w:t>상태라고</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p>
          <w:p w14:paraId="3BF8802A" w14:textId="4725F7EF"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카카오노조는</w:t>
            </w:r>
            <w:r w:rsidRPr="009A2958">
              <w:rPr>
                <w:rFonts w:cs="Times New Roman"/>
                <w:sz w:val="20"/>
                <w:szCs w:val="20"/>
              </w:rPr>
              <w:t xml:space="preserve"> 2022</w:t>
            </w:r>
            <w:r w:rsidRPr="009A2958">
              <w:rPr>
                <w:rFonts w:cs="Times New Roman"/>
                <w:sz w:val="20"/>
                <w:szCs w:val="20"/>
              </w:rPr>
              <w:t>년</w:t>
            </w:r>
            <w:r w:rsidRPr="009A2958">
              <w:rPr>
                <w:rFonts w:cs="Times New Roman"/>
                <w:sz w:val="20"/>
                <w:szCs w:val="20"/>
              </w:rPr>
              <w:t xml:space="preserve"> 6</w:t>
            </w:r>
            <w:r w:rsidRPr="009A2958">
              <w:rPr>
                <w:rFonts w:cs="Times New Roman"/>
                <w:sz w:val="20"/>
                <w:szCs w:val="20"/>
              </w:rPr>
              <w:t>월</w:t>
            </w:r>
            <w:r w:rsidRPr="009A2958">
              <w:rPr>
                <w:rFonts w:cs="Times New Roman"/>
                <w:sz w:val="20"/>
                <w:szCs w:val="20"/>
              </w:rPr>
              <w:t xml:space="preserve"> 20</w:t>
            </w:r>
            <w:r w:rsidRPr="009A2958">
              <w:rPr>
                <w:rFonts w:cs="Times New Roman"/>
                <w:sz w:val="20"/>
                <w:szCs w:val="20"/>
              </w:rPr>
              <w:t>일</w:t>
            </w:r>
            <w:r w:rsidRPr="009A2958">
              <w:rPr>
                <w:rFonts w:cs="Times New Roman"/>
                <w:sz w:val="20"/>
                <w:szCs w:val="20"/>
              </w:rPr>
              <w:t xml:space="preserve"> </w:t>
            </w:r>
            <w:r w:rsidRPr="009A2958">
              <w:rPr>
                <w:rFonts w:cs="Times New Roman"/>
                <w:sz w:val="20"/>
                <w:szCs w:val="20"/>
              </w:rPr>
              <w:t>본건</w:t>
            </w:r>
            <w:r w:rsidRPr="009A2958">
              <w:rPr>
                <w:rFonts w:cs="Times New Roman"/>
                <w:sz w:val="20"/>
                <w:szCs w:val="20"/>
              </w:rPr>
              <w:t xml:space="preserve"> </w:t>
            </w:r>
            <w:r w:rsidRPr="009A2958">
              <w:rPr>
                <w:rFonts w:cs="Times New Roman"/>
                <w:sz w:val="20"/>
                <w:szCs w:val="20"/>
              </w:rPr>
              <w:t>거래를</w:t>
            </w:r>
            <w:r w:rsidRPr="009A2958">
              <w:rPr>
                <w:rFonts w:cs="Times New Roman"/>
                <w:sz w:val="20"/>
                <w:szCs w:val="20"/>
              </w:rPr>
              <w:t xml:space="preserve"> </w:t>
            </w:r>
            <w:r w:rsidRPr="009A2958">
              <w:rPr>
                <w:rFonts w:cs="Times New Roman"/>
                <w:sz w:val="20"/>
                <w:szCs w:val="20"/>
              </w:rPr>
              <w:t>반대하는</w:t>
            </w:r>
            <w:r w:rsidRPr="009A2958">
              <w:rPr>
                <w:rFonts w:cs="Times New Roman"/>
                <w:sz w:val="20"/>
                <w:szCs w:val="20"/>
              </w:rPr>
              <w:t xml:space="preserve"> </w:t>
            </w:r>
            <w:r w:rsidRPr="009A2958">
              <w:rPr>
                <w:rFonts w:cs="Times New Roman"/>
                <w:sz w:val="20"/>
                <w:szCs w:val="20"/>
              </w:rPr>
              <w:t>성명을</w:t>
            </w:r>
            <w:r w:rsidRPr="009A2958">
              <w:rPr>
                <w:rFonts w:cs="Times New Roman"/>
                <w:sz w:val="20"/>
                <w:szCs w:val="20"/>
              </w:rPr>
              <w:t xml:space="preserve"> </w:t>
            </w:r>
            <w:r w:rsidRPr="009A2958">
              <w:rPr>
                <w:rFonts w:cs="Times New Roman"/>
                <w:sz w:val="20"/>
                <w:szCs w:val="20"/>
              </w:rPr>
              <w:t>내고</w:t>
            </w:r>
            <w:r w:rsidRPr="009A2958">
              <w:rPr>
                <w:rFonts w:cs="Times New Roman"/>
                <w:sz w:val="20"/>
                <w:szCs w:val="20"/>
              </w:rPr>
              <w:t xml:space="preserve">, </w:t>
            </w:r>
            <w:r w:rsidRPr="009A2958">
              <w:rPr>
                <w:rFonts w:cs="Times New Roman"/>
                <w:sz w:val="20"/>
                <w:szCs w:val="20"/>
              </w:rPr>
              <w:t>대상회사를</w:t>
            </w:r>
            <w:r w:rsidRPr="009A2958">
              <w:rPr>
                <w:rFonts w:cs="Times New Roman"/>
                <w:sz w:val="20"/>
                <w:szCs w:val="20"/>
              </w:rPr>
              <w:t xml:space="preserve"> </w:t>
            </w:r>
            <w:r w:rsidRPr="009A2958">
              <w:rPr>
                <w:rFonts w:cs="Times New Roman"/>
                <w:sz w:val="20"/>
                <w:szCs w:val="20"/>
              </w:rPr>
              <w:t>상대로</w:t>
            </w:r>
            <w:r w:rsidRPr="009A2958">
              <w:rPr>
                <w:rFonts w:cs="Times New Roman"/>
                <w:sz w:val="20"/>
                <w:szCs w:val="20"/>
              </w:rPr>
              <w:t xml:space="preserve"> </w:t>
            </w:r>
            <w:r w:rsidRPr="009A2958">
              <w:rPr>
                <w:rFonts w:cs="Times New Roman"/>
                <w:sz w:val="20"/>
                <w:szCs w:val="20"/>
              </w:rPr>
              <w:t>단체교섭을</w:t>
            </w:r>
            <w:r w:rsidRPr="009A2958">
              <w:rPr>
                <w:rFonts w:cs="Times New Roman"/>
                <w:sz w:val="20"/>
                <w:szCs w:val="20"/>
              </w:rPr>
              <w:t xml:space="preserve"> </w:t>
            </w:r>
            <w:r w:rsidRPr="009A2958">
              <w:rPr>
                <w:rFonts w:cs="Times New Roman"/>
                <w:sz w:val="20"/>
                <w:szCs w:val="20"/>
              </w:rPr>
              <w:t>요구하였다고</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r>
              <w:rPr>
                <w:rFonts w:cs="Times New Roman"/>
                <w:sz w:val="20"/>
                <w:szCs w:val="20"/>
              </w:rPr>
              <w:t xml:space="preserve"> </w:t>
            </w:r>
            <w:r>
              <w:rPr>
                <w:rFonts w:cs="Times New Roman" w:hint="eastAsia"/>
                <w:sz w:val="20"/>
                <w:szCs w:val="20"/>
              </w:rPr>
              <w:t>카카오노조는</w:t>
            </w:r>
            <w:r>
              <w:rPr>
                <w:rFonts w:cs="Times New Roman" w:hint="eastAsia"/>
                <w:sz w:val="20"/>
                <w:szCs w:val="20"/>
              </w:rPr>
              <w:t xml:space="preserve"> </w:t>
            </w:r>
            <w:r>
              <w:rPr>
                <w:rFonts w:cs="Times New Roman" w:hint="eastAsia"/>
                <w:sz w:val="20"/>
                <w:szCs w:val="20"/>
              </w:rPr>
              <w:t>김성수</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hint="eastAsia"/>
                <w:sz w:val="20"/>
                <w:szCs w:val="20"/>
              </w:rPr>
              <w:t>이사회</w:t>
            </w:r>
            <w:r>
              <w:rPr>
                <w:rFonts w:cs="Times New Roman" w:hint="eastAsia"/>
                <w:sz w:val="20"/>
                <w:szCs w:val="20"/>
              </w:rPr>
              <w:t xml:space="preserve"> </w:t>
            </w:r>
            <w:r>
              <w:rPr>
                <w:rFonts w:cs="Times New Roman" w:hint="eastAsia"/>
                <w:sz w:val="20"/>
                <w:szCs w:val="20"/>
              </w:rPr>
              <w:t>의장과</w:t>
            </w:r>
            <w:r>
              <w:rPr>
                <w:rFonts w:cs="Times New Roman" w:hint="eastAsia"/>
                <w:sz w:val="20"/>
                <w:szCs w:val="20"/>
              </w:rPr>
              <w:t xml:space="preserve"> </w:t>
            </w:r>
            <w:r>
              <w:rPr>
                <w:rFonts w:cs="Times New Roman"/>
                <w:sz w:val="20"/>
                <w:szCs w:val="20"/>
              </w:rPr>
              <w:t>2022</w:t>
            </w:r>
            <w:r>
              <w:rPr>
                <w:rFonts w:cs="Times New Roman" w:hint="eastAsia"/>
                <w:sz w:val="20"/>
                <w:szCs w:val="20"/>
              </w:rPr>
              <w:t>년</w:t>
            </w:r>
            <w:r>
              <w:rPr>
                <w:rFonts w:cs="Times New Roman" w:hint="eastAsia"/>
                <w:sz w:val="20"/>
                <w:szCs w:val="20"/>
              </w:rPr>
              <w:t xml:space="preserve"> </w:t>
            </w:r>
            <w:r>
              <w:rPr>
                <w:rFonts w:cs="Times New Roman"/>
                <w:sz w:val="20"/>
                <w:szCs w:val="20"/>
              </w:rPr>
              <w:t>6</w:t>
            </w:r>
            <w:r>
              <w:rPr>
                <w:rFonts w:cs="Times New Roman" w:hint="eastAsia"/>
                <w:sz w:val="20"/>
                <w:szCs w:val="20"/>
              </w:rPr>
              <w:t>월</w:t>
            </w:r>
            <w:r>
              <w:rPr>
                <w:rFonts w:cs="Times New Roman" w:hint="eastAsia"/>
                <w:sz w:val="20"/>
                <w:szCs w:val="20"/>
              </w:rPr>
              <w:t xml:space="preserve"> </w:t>
            </w:r>
            <w:r>
              <w:rPr>
                <w:rFonts w:cs="Times New Roman"/>
                <w:sz w:val="20"/>
                <w:szCs w:val="20"/>
              </w:rPr>
              <w:t>27</w:t>
            </w:r>
            <w:r>
              <w:rPr>
                <w:rFonts w:cs="Times New Roman" w:hint="eastAsia"/>
                <w:sz w:val="20"/>
                <w:szCs w:val="20"/>
              </w:rPr>
              <w:t>일과</w:t>
            </w:r>
            <w:r>
              <w:rPr>
                <w:rFonts w:cs="Times New Roman" w:hint="eastAsia"/>
                <w:sz w:val="20"/>
                <w:szCs w:val="20"/>
              </w:rPr>
              <w:t xml:space="preserve"> </w:t>
            </w:r>
            <w:r>
              <w:rPr>
                <w:rFonts w:cs="Times New Roman"/>
                <w:sz w:val="20"/>
                <w:szCs w:val="20"/>
              </w:rPr>
              <w:t>7</w:t>
            </w:r>
            <w:r>
              <w:rPr>
                <w:rFonts w:cs="Times New Roman" w:hint="eastAsia"/>
                <w:sz w:val="20"/>
                <w:szCs w:val="20"/>
              </w:rPr>
              <w:t>월</w:t>
            </w:r>
            <w:r>
              <w:rPr>
                <w:rFonts w:cs="Times New Roman" w:hint="eastAsia"/>
                <w:sz w:val="20"/>
                <w:szCs w:val="20"/>
              </w:rPr>
              <w:t xml:space="preserve"> </w:t>
            </w:r>
            <w:r>
              <w:rPr>
                <w:rFonts w:cs="Times New Roman"/>
                <w:sz w:val="20"/>
                <w:szCs w:val="20"/>
              </w:rPr>
              <w:t>4</w:t>
            </w:r>
            <w:r>
              <w:rPr>
                <w:rFonts w:cs="Times New Roman" w:hint="eastAsia"/>
                <w:sz w:val="20"/>
                <w:szCs w:val="20"/>
              </w:rPr>
              <w:t>일</w:t>
            </w:r>
            <w:r>
              <w:rPr>
                <w:rFonts w:cs="Times New Roman" w:hint="eastAsia"/>
                <w:sz w:val="20"/>
                <w:szCs w:val="20"/>
              </w:rPr>
              <w:t xml:space="preserve"> </w:t>
            </w:r>
            <w:r>
              <w:rPr>
                <w:rFonts w:cs="Times New Roman" w:hint="eastAsia"/>
                <w:sz w:val="20"/>
                <w:szCs w:val="20"/>
              </w:rPr>
              <w:t>면담을</w:t>
            </w:r>
            <w:r>
              <w:rPr>
                <w:rFonts w:cs="Times New Roman" w:hint="eastAsia"/>
                <w:sz w:val="20"/>
                <w:szCs w:val="20"/>
              </w:rPr>
              <w:t xml:space="preserve"> </w:t>
            </w:r>
            <w:r>
              <w:rPr>
                <w:rFonts w:cs="Times New Roman" w:hint="eastAsia"/>
                <w:sz w:val="20"/>
                <w:szCs w:val="20"/>
              </w:rPr>
              <w:t>진행하고</w:t>
            </w:r>
            <w:r>
              <w:rPr>
                <w:rFonts w:cs="Times New Roman" w:hint="eastAsia"/>
                <w:sz w:val="20"/>
                <w:szCs w:val="20"/>
              </w:rPr>
              <w:t xml:space="preserve"> </w:t>
            </w:r>
            <w:r>
              <w:rPr>
                <w:rFonts w:cs="Times New Roman" w:hint="eastAsia"/>
                <w:sz w:val="20"/>
                <w:szCs w:val="20"/>
              </w:rPr>
              <w:t>카카오노조와</w:t>
            </w:r>
            <w:r>
              <w:rPr>
                <w:rFonts w:cs="Times New Roman" w:hint="eastAsia"/>
                <w:sz w:val="20"/>
                <w:szCs w:val="20"/>
              </w:rPr>
              <w:t xml:space="preserve"> </w:t>
            </w:r>
            <w:r>
              <w:rPr>
                <w:rFonts w:cs="Times New Roman" w:hint="eastAsia"/>
                <w:sz w:val="20"/>
                <w:szCs w:val="20"/>
              </w:rPr>
              <w:t>매각</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검토</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논의를</w:t>
            </w:r>
            <w:r>
              <w:rPr>
                <w:rFonts w:cs="Times New Roman" w:hint="eastAsia"/>
                <w:sz w:val="20"/>
                <w:szCs w:val="20"/>
              </w:rPr>
              <w:t xml:space="preserve"> </w:t>
            </w:r>
            <w:r>
              <w:rPr>
                <w:rFonts w:cs="Times New Roman" w:hint="eastAsia"/>
                <w:sz w:val="20"/>
                <w:szCs w:val="20"/>
              </w:rPr>
              <w:t>할</w:t>
            </w:r>
            <w:r>
              <w:rPr>
                <w:rFonts w:cs="Times New Roman" w:hint="eastAsia"/>
                <w:sz w:val="20"/>
                <w:szCs w:val="20"/>
              </w:rPr>
              <w:t xml:space="preserve"> </w:t>
            </w:r>
            <w:r>
              <w:rPr>
                <w:rFonts w:cs="Times New Roman" w:hint="eastAsia"/>
                <w:sz w:val="20"/>
                <w:szCs w:val="20"/>
              </w:rPr>
              <w:t>것과</w:t>
            </w:r>
            <w:r>
              <w:rPr>
                <w:rFonts w:cs="Times New Roman" w:hint="eastAsia"/>
                <w:sz w:val="20"/>
                <w:szCs w:val="20"/>
              </w:rPr>
              <w:t xml:space="preserve"> </w:t>
            </w:r>
            <w:r>
              <w:rPr>
                <w:rFonts w:cs="Times New Roman" w:hint="eastAsia"/>
                <w:sz w:val="20"/>
                <w:szCs w:val="20"/>
              </w:rPr>
              <w:t>김범수</w:t>
            </w:r>
            <w:r>
              <w:rPr>
                <w:rFonts w:cs="Times New Roman" w:hint="eastAsia"/>
                <w:sz w:val="20"/>
                <w:szCs w:val="20"/>
              </w:rPr>
              <w:t xml:space="preserve"> </w:t>
            </w:r>
            <w:r>
              <w:rPr>
                <w:rFonts w:cs="Times New Roman" w:hint="eastAsia"/>
                <w:sz w:val="20"/>
                <w:szCs w:val="20"/>
              </w:rPr>
              <w:t>전</w:t>
            </w:r>
            <w:r>
              <w:rPr>
                <w:rFonts w:cs="Times New Roman" w:hint="eastAsia"/>
                <w:sz w:val="20"/>
                <w:szCs w:val="20"/>
              </w:rPr>
              <w:t xml:space="preserve"> </w:t>
            </w:r>
            <w:r>
              <w:rPr>
                <w:rFonts w:cs="Times New Roman" w:hint="eastAsia"/>
                <w:sz w:val="20"/>
                <w:szCs w:val="20"/>
              </w:rPr>
              <w:t>의장이</w:t>
            </w:r>
            <w:r>
              <w:rPr>
                <w:rFonts w:cs="Times New Roman" w:hint="eastAsia"/>
                <w:sz w:val="20"/>
                <w:szCs w:val="20"/>
              </w:rPr>
              <w:t xml:space="preserve"> </w:t>
            </w:r>
            <w:r>
              <w:rPr>
                <w:rFonts w:cs="Times New Roman" w:hint="eastAsia"/>
                <w:sz w:val="20"/>
                <w:szCs w:val="20"/>
              </w:rPr>
              <w:t>논의에</w:t>
            </w:r>
            <w:r>
              <w:rPr>
                <w:rFonts w:cs="Times New Roman" w:hint="eastAsia"/>
                <w:sz w:val="20"/>
                <w:szCs w:val="20"/>
              </w:rPr>
              <w:t xml:space="preserve"> </w:t>
            </w:r>
            <w:r>
              <w:rPr>
                <w:rFonts w:cs="Times New Roman" w:hint="eastAsia"/>
                <w:sz w:val="20"/>
                <w:szCs w:val="20"/>
              </w:rPr>
              <w:t>참여할</w:t>
            </w:r>
            <w:r>
              <w:rPr>
                <w:rFonts w:cs="Times New Roman" w:hint="eastAsia"/>
                <w:sz w:val="20"/>
                <w:szCs w:val="20"/>
              </w:rPr>
              <w:t xml:space="preserve"> </w:t>
            </w:r>
            <w:r>
              <w:rPr>
                <w:rFonts w:cs="Times New Roman" w:hint="eastAsia"/>
                <w:sz w:val="20"/>
                <w:szCs w:val="20"/>
              </w:rPr>
              <w:t>것</w:t>
            </w:r>
            <w:r>
              <w:rPr>
                <w:rFonts w:cs="Times New Roman" w:hint="eastAsia"/>
                <w:sz w:val="20"/>
                <w:szCs w:val="20"/>
              </w:rPr>
              <w:t xml:space="preserve"> </w:t>
            </w:r>
            <w:r>
              <w:rPr>
                <w:rFonts w:cs="Times New Roman" w:hint="eastAsia"/>
                <w:sz w:val="20"/>
                <w:szCs w:val="20"/>
              </w:rPr>
              <w:t>등을</w:t>
            </w:r>
            <w:r>
              <w:rPr>
                <w:rFonts w:cs="Times New Roman" w:hint="eastAsia"/>
                <w:sz w:val="20"/>
                <w:szCs w:val="20"/>
              </w:rPr>
              <w:t xml:space="preserve"> </w:t>
            </w:r>
            <w:r>
              <w:rPr>
                <w:rFonts w:cs="Times New Roman" w:hint="eastAsia"/>
                <w:sz w:val="20"/>
                <w:szCs w:val="20"/>
              </w:rPr>
              <w:t>요구하였으나</w:t>
            </w:r>
            <w:r>
              <w:rPr>
                <w:rFonts w:cs="Times New Roman" w:hint="eastAsia"/>
                <w:sz w:val="20"/>
                <w:szCs w:val="20"/>
              </w:rPr>
              <w:t xml:space="preserve"> </w:t>
            </w:r>
            <w:r>
              <w:rPr>
                <w:rFonts w:cs="Times New Roman" w:hint="eastAsia"/>
                <w:sz w:val="20"/>
                <w:szCs w:val="20"/>
              </w:rPr>
              <w:t>받아들여지지</w:t>
            </w:r>
            <w:r>
              <w:rPr>
                <w:rFonts w:cs="Times New Roman" w:hint="eastAsia"/>
                <w:sz w:val="20"/>
                <w:szCs w:val="20"/>
              </w:rPr>
              <w:t xml:space="preserve"> </w:t>
            </w:r>
            <w:r>
              <w:rPr>
                <w:rFonts w:cs="Times New Roman" w:hint="eastAsia"/>
                <w:sz w:val="20"/>
                <w:szCs w:val="20"/>
              </w:rPr>
              <w:t>않은</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보이고</w:t>
            </w:r>
            <w:r>
              <w:rPr>
                <w:rFonts w:cs="Times New Roman" w:hint="eastAsia"/>
                <w:sz w:val="20"/>
                <w:szCs w:val="20"/>
              </w:rPr>
              <w:t>,</w:t>
            </w:r>
            <w:r>
              <w:rPr>
                <w:rFonts w:cs="Times New Roman"/>
                <w:sz w:val="20"/>
                <w:szCs w:val="20"/>
              </w:rPr>
              <w:t xml:space="preserve"> 7</w:t>
            </w:r>
            <w:r>
              <w:rPr>
                <w:rFonts w:cs="Times New Roman" w:hint="eastAsia"/>
                <w:sz w:val="20"/>
                <w:szCs w:val="20"/>
              </w:rPr>
              <w:t>월</w:t>
            </w:r>
            <w:r>
              <w:rPr>
                <w:rFonts w:cs="Times New Roman" w:hint="eastAsia"/>
                <w:sz w:val="20"/>
                <w:szCs w:val="20"/>
              </w:rPr>
              <w:t xml:space="preserve"> </w:t>
            </w:r>
            <w:r>
              <w:rPr>
                <w:rFonts w:cs="Times New Roman"/>
                <w:sz w:val="20"/>
                <w:szCs w:val="20"/>
              </w:rPr>
              <w:t>6</w:t>
            </w:r>
            <w:r>
              <w:rPr>
                <w:rFonts w:cs="Times New Roman" w:hint="eastAsia"/>
                <w:sz w:val="20"/>
                <w:szCs w:val="20"/>
              </w:rPr>
              <w:t>일부터는</w:t>
            </w:r>
            <w:r>
              <w:rPr>
                <w:rFonts w:cs="Times New Roman" w:hint="eastAsia"/>
                <w:sz w:val="20"/>
                <w:szCs w:val="20"/>
              </w:rPr>
              <w:t xml:space="preserve"> </w:t>
            </w:r>
            <w:r>
              <w:rPr>
                <w:rFonts w:cs="Times New Roman" w:hint="eastAsia"/>
                <w:sz w:val="20"/>
                <w:szCs w:val="20"/>
              </w:rPr>
              <w:t>전</w:t>
            </w:r>
            <w:r>
              <w:rPr>
                <w:rFonts w:cs="Times New Roman" w:hint="eastAsia"/>
                <w:sz w:val="20"/>
                <w:szCs w:val="20"/>
              </w:rPr>
              <w:t xml:space="preserve"> </w:t>
            </w:r>
            <w:r>
              <w:rPr>
                <w:rFonts w:cs="Times New Roman" w:hint="eastAsia"/>
                <w:sz w:val="20"/>
                <w:szCs w:val="20"/>
              </w:rPr>
              <w:t>계열사</w:t>
            </w:r>
            <w:r>
              <w:rPr>
                <w:rFonts w:cs="Times New Roman" w:hint="eastAsia"/>
                <w:sz w:val="20"/>
                <w:szCs w:val="20"/>
              </w:rPr>
              <w:t xml:space="preserve"> </w:t>
            </w:r>
            <w:r>
              <w:rPr>
                <w:rFonts w:cs="Times New Roman" w:hint="eastAsia"/>
                <w:sz w:val="20"/>
                <w:szCs w:val="20"/>
              </w:rPr>
              <w:t>임직원에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매각</w:t>
            </w:r>
            <w:r>
              <w:rPr>
                <w:rFonts w:cs="Times New Roman" w:hint="eastAsia"/>
                <w:sz w:val="20"/>
                <w:szCs w:val="20"/>
              </w:rPr>
              <w:t xml:space="preserve"> </w:t>
            </w:r>
            <w:r>
              <w:rPr>
                <w:rFonts w:cs="Times New Roman" w:hint="eastAsia"/>
                <w:sz w:val="20"/>
                <w:szCs w:val="20"/>
              </w:rPr>
              <w:t>반대</w:t>
            </w:r>
            <w:r>
              <w:rPr>
                <w:rFonts w:cs="Times New Roman" w:hint="eastAsia"/>
                <w:sz w:val="20"/>
                <w:szCs w:val="20"/>
              </w:rPr>
              <w:t xml:space="preserve"> </w:t>
            </w:r>
            <w:r>
              <w:rPr>
                <w:rFonts w:cs="Times New Roman" w:hint="eastAsia"/>
                <w:sz w:val="20"/>
                <w:szCs w:val="20"/>
              </w:rPr>
              <w:t>서명운동을</w:t>
            </w:r>
            <w:r>
              <w:rPr>
                <w:rFonts w:cs="Times New Roman" w:hint="eastAsia"/>
                <w:sz w:val="20"/>
                <w:szCs w:val="20"/>
              </w:rPr>
              <w:t xml:space="preserve"> </w:t>
            </w:r>
            <w:r>
              <w:rPr>
                <w:rFonts w:cs="Times New Roman" w:hint="eastAsia"/>
                <w:sz w:val="20"/>
                <w:szCs w:val="20"/>
              </w:rPr>
              <w:t>진행하고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r>
              <w:rPr>
                <w:rFonts w:cs="Times New Roman"/>
                <w:sz w:val="20"/>
                <w:szCs w:val="20"/>
              </w:rPr>
              <w:t xml:space="preserve"> </w:t>
            </w:r>
            <w:r>
              <w:rPr>
                <w:rFonts w:cs="Times New Roman" w:hint="eastAsia"/>
                <w:sz w:val="20"/>
                <w:szCs w:val="20"/>
              </w:rPr>
              <w:t>향후에는</w:t>
            </w:r>
            <w:r>
              <w:rPr>
                <w:rFonts w:cs="Times New Roman" w:hint="eastAsia"/>
                <w:sz w:val="20"/>
                <w:szCs w:val="20"/>
              </w:rPr>
              <w:t xml:space="preserve"> </w:t>
            </w:r>
            <w:r>
              <w:rPr>
                <w:rFonts w:cs="Times New Roman" w:hint="eastAsia"/>
                <w:sz w:val="20"/>
                <w:szCs w:val="20"/>
              </w:rPr>
              <w:t>피켓</w:t>
            </w:r>
            <w:r>
              <w:rPr>
                <w:rFonts w:cs="Times New Roman" w:hint="eastAsia"/>
                <w:sz w:val="20"/>
                <w:szCs w:val="20"/>
              </w:rPr>
              <w:t xml:space="preserve"> </w:t>
            </w:r>
            <w:r>
              <w:rPr>
                <w:rFonts w:cs="Times New Roman" w:hint="eastAsia"/>
                <w:sz w:val="20"/>
                <w:szCs w:val="20"/>
              </w:rPr>
              <w:t>시위</w:t>
            </w:r>
            <w:r>
              <w:rPr>
                <w:rFonts w:cs="Times New Roman" w:hint="eastAsia"/>
                <w:sz w:val="20"/>
                <w:szCs w:val="20"/>
              </w:rPr>
              <w:t>,</w:t>
            </w:r>
            <w:r>
              <w:rPr>
                <w:rFonts w:cs="Times New Roman"/>
                <w:sz w:val="20"/>
                <w:szCs w:val="20"/>
              </w:rPr>
              <w:t xml:space="preserve"> </w:t>
            </w:r>
            <w:r>
              <w:rPr>
                <w:rFonts w:cs="Times New Roman" w:hint="eastAsia"/>
                <w:sz w:val="20"/>
                <w:szCs w:val="20"/>
              </w:rPr>
              <w:t>기자회견</w:t>
            </w:r>
            <w:r>
              <w:rPr>
                <w:rFonts w:cs="Times New Roman" w:hint="eastAsia"/>
                <w:sz w:val="20"/>
                <w:szCs w:val="20"/>
              </w:rPr>
              <w:t>,</w:t>
            </w:r>
            <w:r>
              <w:rPr>
                <w:rFonts w:cs="Times New Roman"/>
                <w:sz w:val="20"/>
                <w:szCs w:val="20"/>
              </w:rPr>
              <w:t xml:space="preserve"> </w:t>
            </w:r>
            <w:r>
              <w:rPr>
                <w:rFonts w:cs="Times New Roman" w:hint="eastAsia"/>
                <w:sz w:val="20"/>
                <w:szCs w:val="20"/>
              </w:rPr>
              <w:t>단체교섭</w:t>
            </w:r>
            <w:r>
              <w:rPr>
                <w:rFonts w:cs="Times New Roman" w:hint="eastAsia"/>
                <w:sz w:val="20"/>
                <w:szCs w:val="20"/>
              </w:rPr>
              <w:t xml:space="preserve"> </w:t>
            </w:r>
            <w:r>
              <w:rPr>
                <w:rFonts w:cs="Times New Roman" w:hint="eastAsia"/>
                <w:sz w:val="20"/>
                <w:szCs w:val="20"/>
              </w:rPr>
              <w:t>요구</w:t>
            </w:r>
            <w:r>
              <w:rPr>
                <w:rFonts w:cs="Times New Roman" w:hint="eastAsia"/>
                <w:sz w:val="20"/>
                <w:szCs w:val="20"/>
              </w:rPr>
              <w:t xml:space="preserve"> </w:t>
            </w:r>
            <w:r>
              <w:rPr>
                <w:rFonts w:cs="Times New Roman" w:hint="eastAsia"/>
                <w:sz w:val="20"/>
                <w:szCs w:val="20"/>
              </w:rPr>
              <w:t>등에</w:t>
            </w:r>
            <w:r>
              <w:rPr>
                <w:rFonts w:cs="Times New Roman" w:hint="eastAsia"/>
                <w:sz w:val="20"/>
                <w:szCs w:val="20"/>
              </w:rPr>
              <w:t xml:space="preserve"> </w:t>
            </w:r>
            <w:r>
              <w:rPr>
                <w:rFonts w:cs="Times New Roman" w:hint="eastAsia"/>
                <w:sz w:val="20"/>
                <w:szCs w:val="20"/>
              </w:rPr>
              <w:t>나설</w:t>
            </w:r>
            <w:r>
              <w:rPr>
                <w:rFonts w:cs="Times New Roman" w:hint="eastAsia"/>
                <w:sz w:val="20"/>
                <w:szCs w:val="20"/>
              </w:rPr>
              <w:t xml:space="preserve"> </w:t>
            </w:r>
            <w:r>
              <w:rPr>
                <w:rFonts w:cs="Times New Roman" w:hint="eastAsia"/>
                <w:sz w:val="20"/>
                <w:szCs w:val="20"/>
              </w:rPr>
              <w:t>계획이라고</w:t>
            </w:r>
            <w:r>
              <w:rPr>
                <w:rFonts w:cs="Times New Roman" w:hint="eastAsia"/>
                <w:sz w:val="20"/>
                <w:szCs w:val="20"/>
              </w:rPr>
              <w:t xml:space="preserve"> </w:t>
            </w:r>
            <w:r>
              <w:rPr>
                <w:rFonts w:cs="Times New Roman" w:hint="eastAsia"/>
                <w:sz w:val="20"/>
                <w:szCs w:val="20"/>
              </w:rPr>
              <w:t>알려짐</w:t>
            </w:r>
            <w:r>
              <w:rPr>
                <w:rFonts w:cs="Times New Roman" w:hint="eastAsia"/>
                <w:sz w:val="20"/>
                <w:szCs w:val="20"/>
              </w:rPr>
              <w:t>.</w:t>
            </w:r>
          </w:p>
        </w:tc>
        <w:tc>
          <w:tcPr>
            <w:tcW w:w="26" w:type="pct"/>
            <w:tcBorders>
              <w:top w:val="nil"/>
              <w:bottom w:val="nil"/>
            </w:tcBorders>
          </w:tcPr>
          <w:p w14:paraId="4759955D" w14:textId="77777777" w:rsidR="005335C7" w:rsidRPr="009A2958" w:rsidRDefault="005335C7" w:rsidP="005335C7">
            <w:pPr>
              <w:widowControl/>
              <w:spacing w:before="40" w:after="120" w:line="276" w:lineRule="auto"/>
              <w:rPr>
                <w:rFonts w:cs="Times New Roman"/>
                <w:sz w:val="20"/>
                <w:szCs w:val="20"/>
              </w:rPr>
            </w:pPr>
          </w:p>
        </w:tc>
        <w:tc>
          <w:tcPr>
            <w:tcW w:w="1728" w:type="pct"/>
          </w:tcPr>
          <w:p w14:paraId="52C3DCE9" w14:textId="62EE5517" w:rsidR="005335C7"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카카오노조의</w:t>
            </w:r>
            <w:r w:rsidRPr="009A2958">
              <w:rPr>
                <w:rFonts w:cs="Times New Roman"/>
                <w:sz w:val="20"/>
                <w:szCs w:val="20"/>
              </w:rPr>
              <w:t xml:space="preserve"> </w:t>
            </w:r>
            <w:r w:rsidRPr="009A2958">
              <w:rPr>
                <w:rFonts w:cs="Times New Roman"/>
                <w:sz w:val="20"/>
                <w:szCs w:val="20"/>
              </w:rPr>
              <w:t>단체협약이</w:t>
            </w:r>
            <w:r w:rsidRPr="009A2958">
              <w:rPr>
                <w:rFonts w:cs="Times New Roman"/>
                <w:sz w:val="20"/>
                <w:szCs w:val="20"/>
              </w:rPr>
              <w:t xml:space="preserve"> </w:t>
            </w: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소속</w:t>
            </w:r>
            <w:r w:rsidRPr="009A2958">
              <w:rPr>
                <w:rFonts w:cs="Times New Roman"/>
                <w:sz w:val="20"/>
                <w:szCs w:val="20"/>
              </w:rPr>
              <w:t xml:space="preserve"> </w:t>
            </w:r>
            <w:r w:rsidRPr="009A2958">
              <w:rPr>
                <w:rFonts w:cs="Times New Roman"/>
                <w:sz w:val="20"/>
                <w:szCs w:val="20"/>
              </w:rPr>
              <w:t>노조원들에게</w:t>
            </w:r>
            <w:r w:rsidRPr="009A2958">
              <w:rPr>
                <w:rFonts w:cs="Times New Roman"/>
                <w:sz w:val="20"/>
                <w:szCs w:val="20"/>
              </w:rPr>
              <w:t xml:space="preserve"> </w:t>
            </w:r>
            <w:r w:rsidRPr="009A2958">
              <w:rPr>
                <w:rFonts w:cs="Times New Roman"/>
                <w:sz w:val="20"/>
                <w:szCs w:val="20"/>
              </w:rPr>
              <w:t>어떻게</w:t>
            </w:r>
            <w:r w:rsidRPr="009A2958">
              <w:rPr>
                <w:rFonts w:cs="Times New Roman"/>
                <w:sz w:val="20"/>
                <w:szCs w:val="20"/>
              </w:rPr>
              <w:t xml:space="preserve"> </w:t>
            </w:r>
            <w:r w:rsidRPr="009A2958">
              <w:rPr>
                <w:rFonts w:cs="Times New Roman"/>
                <w:sz w:val="20"/>
                <w:szCs w:val="20"/>
              </w:rPr>
              <w:t>적용되는지는</w:t>
            </w:r>
            <w:r w:rsidRPr="009A2958">
              <w:rPr>
                <w:rFonts w:cs="Times New Roman"/>
                <w:sz w:val="20"/>
                <w:szCs w:val="20"/>
              </w:rPr>
              <w:t xml:space="preserve"> </w:t>
            </w:r>
            <w:r w:rsidRPr="009A2958">
              <w:rPr>
                <w:rFonts w:cs="Times New Roman"/>
                <w:sz w:val="20"/>
                <w:szCs w:val="20"/>
              </w:rPr>
              <w:t>단체협약</w:t>
            </w:r>
            <w:r w:rsidRPr="009A2958">
              <w:rPr>
                <w:rFonts w:cs="Times New Roman"/>
                <w:sz w:val="20"/>
                <w:szCs w:val="20"/>
              </w:rPr>
              <w:t xml:space="preserve"> </w:t>
            </w:r>
            <w:r w:rsidRPr="009A2958">
              <w:rPr>
                <w:rFonts w:cs="Times New Roman"/>
                <w:sz w:val="20"/>
                <w:szCs w:val="20"/>
              </w:rPr>
              <w:t>내용을</w:t>
            </w:r>
            <w:r w:rsidRPr="009A2958">
              <w:rPr>
                <w:rFonts w:cs="Times New Roman"/>
                <w:sz w:val="20"/>
                <w:szCs w:val="20"/>
              </w:rPr>
              <w:t xml:space="preserve"> </w:t>
            </w:r>
            <w:r w:rsidRPr="009A2958">
              <w:rPr>
                <w:rFonts w:cs="Times New Roman"/>
                <w:sz w:val="20"/>
                <w:szCs w:val="20"/>
              </w:rPr>
              <w:t>구체적으로</w:t>
            </w:r>
            <w:r w:rsidRPr="009A2958">
              <w:rPr>
                <w:rFonts w:cs="Times New Roman"/>
                <w:sz w:val="20"/>
                <w:szCs w:val="20"/>
              </w:rPr>
              <w:t xml:space="preserve"> </w:t>
            </w:r>
            <w:r w:rsidRPr="009A2958">
              <w:rPr>
                <w:rFonts w:cs="Times New Roman"/>
                <w:sz w:val="20"/>
                <w:szCs w:val="20"/>
              </w:rPr>
              <w:t>살펴보아야</w:t>
            </w:r>
            <w:r w:rsidRPr="009A2958">
              <w:rPr>
                <w:rFonts w:cs="Times New Roman"/>
                <w:sz w:val="20"/>
                <w:szCs w:val="20"/>
              </w:rPr>
              <w:t xml:space="preserve"> </w:t>
            </w:r>
            <w:r w:rsidRPr="009A2958">
              <w:rPr>
                <w:rFonts w:cs="Times New Roman"/>
                <w:sz w:val="20"/>
                <w:szCs w:val="20"/>
              </w:rPr>
              <w:t>확인</w:t>
            </w:r>
            <w:r w:rsidRPr="009A2958">
              <w:rPr>
                <w:rFonts w:cs="Times New Roman"/>
                <w:sz w:val="20"/>
                <w:szCs w:val="20"/>
              </w:rPr>
              <w:t xml:space="preserve"> </w:t>
            </w:r>
            <w:r w:rsidRPr="009A2958">
              <w:rPr>
                <w:rFonts w:cs="Times New Roman"/>
                <w:sz w:val="20"/>
                <w:szCs w:val="20"/>
              </w:rPr>
              <w:t>가능하나</w:t>
            </w:r>
            <w:r w:rsidRPr="009A2958">
              <w:rPr>
                <w:rFonts w:cs="Times New Roman"/>
                <w:sz w:val="20"/>
                <w:szCs w:val="20"/>
              </w:rPr>
              <w:t xml:space="preserve">, </w:t>
            </w:r>
            <w:r w:rsidR="00E7469B">
              <w:rPr>
                <w:rFonts w:cs="Times New Roman" w:hint="eastAsia"/>
                <w:sz w:val="20"/>
                <w:szCs w:val="20"/>
              </w:rPr>
              <w:t>카카오노조의</w:t>
            </w:r>
            <w:r w:rsidR="00E7469B">
              <w:rPr>
                <w:rFonts w:cs="Times New Roman" w:hint="eastAsia"/>
                <w:sz w:val="20"/>
                <w:szCs w:val="20"/>
              </w:rPr>
              <w:t xml:space="preserve"> </w:t>
            </w:r>
            <w:r w:rsidRPr="009A2958">
              <w:rPr>
                <w:rFonts w:cs="Times New Roman"/>
                <w:sz w:val="20"/>
                <w:szCs w:val="20"/>
              </w:rPr>
              <w:t>단체협약이</w:t>
            </w:r>
            <w:r w:rsidRPr="009A2958">
              <w:rPr>
                <w:rFonts w:cs="Times New Roman"/>
                <w:sz w:val="20"/>
                <w:szCs w:val="20"/>
              </w:rPr>
              <w:t xml:space="preserve"> </w:t>
            </w:r>
            <w:r w:rsidRPr="009A2958">
              <w:rPr>
                <w:rFonts w:cs="Times New Roman"/>
                <w:sz w:val="20"/>
                <w:szCs w:val="20"/>
              </w:rPr>
              <w:t>제공되지</w:t>
            </w:r>
            <w:r w:rsidRPr="009A2958">
              <w:rPr>
                <w:rFonts w:cs="Times New Roman"/>
                <w:sz w:val="20"/>
                <w:szCs w:val="20"/>
              </w:rPr>
              <w:t xml:space="preserve"> </w:t>
            </w:r>
            <w:r w:rsidR="00E7469B">
              <w:rPr>
                <w:rFonts w:cs="Times New Roman"/>
                <w:sz w:val="20"/>
                <w:szCs w:val="20"/>
              </w:rPr>
              <w:t>않</w:t>
            </w:r>
            <w:r w:rsidR="00E7469B">
              <w:rPr>
                <w:rFonts w:cs="Times New Roman" w:hint="eastAsia"/>
                <w:sz w:val="20"/>
                <w:szCs w:val="20"/>
              </w:rPr>
              <w:t>았으며</w:t>
            </w:r>
            <w:r w:rsidR="00E7469B">
              <w:rPr>
                <w:rFonts w:cs="Times New Roman" w:hint="eastAsia"/>
                <w:sz w:val="20"/>
                <w:szCs w:val="20"/>
              </w:rPr>
              <w:t>,</w:t>
            </w:r>
            <w:r w:rsidR="00E7469B">
              <w:rPr>
                <w:rFonts w:cs="Times New Roman"/>
                <w:sz w:val="20"/>
                <w:szCs w:val="20"/>
              </w:rPr>
              <w:t xml:space="preserve"> </w:t>
            </w:r>
            <w:r w:rsidR="00E7469B">
              <w:rPr>
                <w:rFonts w:cs="Times New Roman" w:hint="eastAsia"/>
                <w:sz w:val="20"/>
                <w:szCs w:val="20"/>
              </w:rPr>
              <w:t>단체협약상</w:t>
            </w:r>
            <w:r w:rsidR="00E7469B">
              <w:rPr>
                <w:rFonts w:cs="Times New Roman" w:hint="eastAsia"/>
                <w:sz w:val="20"/>
                <w:szCs w:val="20"/>
              </w:rPr>
              <w:t xml:space="preserve"> </w:t>
            </w:r>
            <w:r w:rsidR="00E7469B">
              <w:rPr>
                <w:rFonts w:cs="Times New Roman" w:hint="eastAsia"/>
                <w:sz w:val="20"/>
                <w:szCs w:val="20"/>
              </w:rPr>
              <w:t>본건</w:t>
            </w:r>
            <w:r w:rsidR="00E7469B">
              <w:rPr>
                <w:rFonts w:cs="Times New Roman" w:hint="eastAsia"/>
                <w:sz w:val="20"/>
                <w:szCs w:val="20"/>
              </w:rPr>
              <w:t xml:space="preserve"> </w:t>
            </w:r>
            <w:r w:rsidR="00E7469B">
              <w:rPr>
                <w:rFonts w:cs="Times New Roman" w:hint="eastAsia"/>
                <w:sz w:val="20"/>
                <w:szCs w:val="20"/>
              </w:rPr>
              <w:t>거래</w:t>
            </w:r>
            <w:r w:rsidR="00E7469B">
              <w:rPr>
                <w:rFonts w:cs="Times New Roman" w:hint="eastAsia"/>
                <w:sz w:val="20"/>
                <w:szCs w:val="20"/>
              </w:rPr>
              <w:t xml:space="preserve"> </w:t>
            </w:r>
            <w:r w:rsidR="00E7469B">
              <w:rPr>
                <w:rFonts w:cs="Times New Roman" w:hint="eastAsia"/>
                <w:sz w:val="20"/>
                <w:szCs w:val="20"/>
              </w:rPr>
              <w:t>관련</w:t>
            </w:r>
            <w:r w:rsidR="004259D4">
              <w:rPr>
                <w:rFonts w:cs="Times New Roman" w:hint="eastAsia"/>
                <w:sz w:val="20"/>
                <w:szCs w:val="20"/>
              </w:rPr>
              <w:t>한</w:t>
            </w:r>
            <w:r w:rsidR="00E7469B">
              <w:rPr>
                <w:rFonts w:cs="Times New Roman" w:hint="eastAsia"/>
                <w:sz w:val="20"/>
                <w:szCs w:val="20"/>
              </w:rPr>
              <w:t xml:space="preserve"> </w:t>
            </w:r>
            <w:r w:rsidR="00E7469B">
              <w:rPr>
                <w:rFonts w:cs="Times New Roman" w:hint="eastAsia"/>
                <w:sz w:val="20"/>
                <w:szCs w:val="20"/>
              </w:rPr>
              <w:t>사전협의</w:t>
            </w:r>
            <w:r w:rsidR="00E7469B">
              <w:rPr>
                <w:rFonts w:cs="Times New Roman" w:hint="eastAsia"/>
                <w:sz w:val="20"/>
                <w:szCs w:val="20"/>
              </w:rPr>
              <w:t xml:space="preserve"> </w:t>
            </w:r>
            <w:r w:rsidR="00E7469B">
              <w:rPr>
                <w:rFonts w:cs="Times New Roman" w:hint="eastAsia"/>
                <w:sz w:val="20"/>
                <w:szCs w:val="20"/>
              </w:rPr>
              <w:t>의무</w:t>
            </w:r>
            <w:r w:rsidR="00E7469B">
              <w:rPr>
                <w:rFonts w:cs="Times New Roman" w:hint="eastAsia"/>
                <w:sz w:val="20"/>
                <w:szCs w:val="20"/>
              </w:rPr>
              <w:t xml:space="preserve"> </w:t>
            </w:r>
            <w:r w:rsidR="00E7469B">
              <w:rPr>
                <w:rFonts w:cs="Times New Roman" w:hint="eastAsia"/>
                <w:sz w:val="20"/>
                <w:szCs w:val="20"/>
              </w:rPr>
              <w:t>등</w:t>
            </w:r>
            <w:r w:rsidR="004259D4">
              <w:rPr>
                <w:rFonts w:cs="Times New Roman" w:hint="eastAsia"/>
                <w:sz w:val="20"/>
                <w:szCs w:val="20"/>
              </w:rPr>
              <w:t xml:space="preserve"> </w:t>
            </w:r>
            <w:r w:rsidR="004259D4">
              <w:rPr>
                <w:rFonts w:cs="Times New Roman" w:hint="eastAsia"/>
                <w:sz w:val="20"/>
                <w:szCs w:val="20"/>
              </w:rPr>
              <w:t>사전에</w:t>
            </w:r>
            <w:r w:rsidR="00E7469B">
              <w:rPr>
                <w:rFonts w:cs="Times New Roman" w:hint="eastAsia"/>
                <w:sz w:val="20"/>
                <w:szCs w:val="20"/>
              </w:rPr>
              <w:t xml:space="preserve"> </w:t>
            </w:r>
            <w:r w:rsidR="00E7469B">
              <w:rPr>
                <w:rFonts w:cs="Times New Roman" w:hint="eastAsia"/>
                <w:sz w:val="20"/>
                <w:szCs w:val="20"/>
              </w:rPr>
              <w:t>거쳐야</w:t>
            </w:r>
            <w:r w:rsidR="00E7469B">
              <w:rPr>
                <w:rFonts w:cs="Times New Roman" w:hint="eastAsia"/>
                <w:sz w:val="20"/>
                <w:szCs w:val="20"/>
              </w:rPr>
              <w:t xml:space="preserve"> </w:t>
            </w:r>
            <w:r w:rsidR="00E7469B">
              <w:rPr>
                <w:rFonts w:cs="Times New Roman" w:hint="eastAsia"/>
                <w:sz w:val="20"/>
                <w:szCs w:val="20"/>
              </w:rPr>
              <w:t>할</w:t>
            </w:r>
            <w:r w:rsidR="00E7469B">
              <w:rPr>
                <w:rFonts w:cs="Times New Roman" w:hint="eastAsia"/>
                <w:sz w:val="20"/>
                <w:szCs w:val="20"/>
              </w:rPr>
              <w:t xml:space="preserve"> </w:t>
            </w:r>
            <w:r w:rsidR="00E7469B">
              <w:rPr>
                <w:rFonts w:cs="Times New Roman" w:hint="eastAsia"/>
                <w:sz w:val="20"/>
                <w:szCs w:val="20"/>
              </w:rPr>
              <w:t>절차가</w:t>
            </w:r>
            <w:r w:rsidR="00E7469B">
              <w:rPr>
                <w:rFonts w:cs="Times New Roman" w:hint="eastAsia"/>
                <w:sz w:val="20"/>
                <w:szCs w:val="20"/>
              </w:rPr>
              <w:t xml:space="preserve"> </w:t>
            </w:r>
            <w:r w:rsidR="00E7469B">
              <w:rPr>
                <w:rFonts w:cs="Times New Roman" w:hint="eastAsia"/>
                <w:sz w:val="20"/>
                <w:szCs w:val="20"/>
              </w:rPr>
              <w:t>있는지는</w:t>
            </w:r>
            <w:r w:rsidR="00E7469B">
              <w:rPr>
                <w:rFonts w:cs="Times New Roman" w:hint="eastAsia"/>
                <w:sz w:val="20"/>
                <w:szCs w:val="20"/>
              </w:rPr>
              <w:t xml:space="preserve"> </w:t>
            </w:r>
            <w:r w:rsidR="00E7469B">
              <w:rPr>
                <w:rFonts w:cs="Times New Roman" w:hint="eastAsia"/>
                <w:sz w:val="20"/>
                <w:szCs w:val="20"/>
              </w:rPr>
              <w:t>확인이</w:t>
            </w:r>
            <w:r w:rsidR="00E7469B">
              <w:rPr>
                <w:rFonts w:cs="Times New Roman" w:hint="eastAsia"/>
                <w:sz w:val="20"/>
                <w:szCs w:val="20"/>
              </w:rPr>
              <w:t xml:space="preserve"> </w:t>
            </w:r>
            <w:r w:rsidR="00E7469B">
              <w:rPr>
                <w:rFonts w:cs="Times New Roman" w:hint="eastAsia"/>
                <w:sz w:val="20"/>
                <w:szCs w:val="20"/>
              </w:rPr>
              <w:t>어렵다고</w:t>
            </w:r>
            <w:r w:rsidR="00E7469B">
              <w:rPr>
                <w:rFonts w:cs="Times New Roman" w:hint="eastAsia"/>
                <w:sz w:val="20"/>
                <w:szCs w:val="20"/>
              </w:rPr>
              <w:t xml:space="preserve"> </w:t>
            </w:r>
            <w:r w:rsidR="00E7469B">
              <w:rPr>
                <w:rFonts w:cs="Times New Roman" w:hint="eastAsia"/>
                <w:sz w:val="20"/>
                <w:szCs w:val="20"/>
              </w:rPr>
              <w:t>함</w:t>
            </w:r>
            <w:r w:rsidR="00E7469B">
              <w:rPr>
                <w:rFonts w:cs="Times New Roman" w:hint="eastAsia"/>
                <w:sz w:val="20"/>
                <w:szCs w:val="20"/>
              </w:rPr>
              <w:t>.</w:t>
            </w:r>
          </w:p>
          <w:p w14:paraId="3EFEC577" w14:textId="77777777" w:rsidR="005335C7" w:rsidRPr="001E620D" w:rsidRDefault="005335C7" w:rsidP="005335C7">
            <w:pPr>
              <w:pStyle w:val="a8"/>
              <w:widowControl/>
              <w:numPr>
                <w:ilvl w:val="0"/>
                <w:numId w:val="2"/>
              </w:numPr>
              <w:spacing w:before="40" w:after="120" w:line="276" w:lineRule="auto"/>
              <w:rPr>
                <w:rFonts w:cs="Times New Roman"/>
                <w:spacing w:val="-2"/>
                <w:sz w:val="20"/>
                <w:szCs w:val="20"/>
              </w:rPr>
            </w:pPr>
            <w:r w:rsidRPr="001E620D">
              <w:rPr>
                <w:rFonts w:cs="Times New Roman" w:hint="eastAsia"/>
                <w:spacing w:val="-2"/>
                <w:sz w:val="20"/>
                <w:szCs w:val="20"/>
              </w:rPr>
              <w:lastRenderedPageBreak/>
              <w:t>하나의</w:t>
            </w:r>
            <w:r w:rsidRPr="001E620D">
              <w:rPr>
                <w:rFonts w:cs="Times New Roman" w:hint="eastAsia"/>
                <w:spacing w:val="-2"/>
                <w:sz w:val="20"/>
                <w:szCs w:val="20"/>
              </w:rPr>
              <w:t xml:space="preserve"> </w:t>
            </w:r>
            <w:r w:rsidRPr="001E620D">
              <w:rPr>
                <w:rFonts w:cs="Times New Roman" w:hint="eastAsia"/>
                <w:spacing w:val="-2"/>
                <w:sz w:val="20"/>
                <w:szCs w:val="20"/>
              </w:rPr>
              <w:t>사업</w:t>
            </w:r>
            <w:r w:rsidRPr="001E620D">
              <w:rPr>
                <w:rFonts w:cs="Times New Roman" w:hint="eastAsia"/>
                <w:spacing w:val="-2"/>
                <w:sz w:val="20"/>
                <w:szCs w:val="20"/>
              </w:rPr>
              <w:t xml:space="preserve"> </w:t>
            </w:r>
            <w:r w:rsidRPr="001E620D">
              <w:rPr>
                <w:rFonts w:cs="Times New Roman" w:hint="eastAsia"/>
                <w:spacing w:val="-2"/>
                <w:sz w:val="20"/>
                <w:szCs w:val="20"/>
              </w:rPr>
              <w:t>또는</w:t>
            </w:r>
            <w:r w:rsidRPr="001E620D">
              <w:rPr>
                <w:rFonts w:cs="Times New Roman" w:hint="eastAsia"/>
                <w:spacing w:val="-2"/>
                <w:sz w:val="20"/>
                <w:szCs w:val="20"/>
              </w:rPr>
              <w:t xml:space="preserve"> </w:t>
            </w:r>
            <w:r w:rsidRPr="001E620D">
              <w:rPr>
                <w:rFonts w:cs="Times New Roman" w:hint="eastAsia"/>
                <w:spacing w:val="-2"/>
                <w:sz w:val="20"/>
                <w:szCs w:val="20"/>
              </w:rPr>
              <w:t>사업장에서</w:t>
            </w:r>
            <w:r w:rsidRPr="001E620D">
              <w:rPr>
                <w:rFonts w:cs="Times New Roman" w:hint="eastAsia"/>
                <w:spacing w:val="-2"/>
                <w:sz w:val="20"/>
                <w:szCs w:val="20"/>
              </w:rPr>
              <w:t xml:space="preserve"> </w:t>
            </w:r>
            <w:r w:rsidRPr="001E620D">
              <w:rPr>
                <w:rFonts w:cs="Times New Roman" w:hint="eastAsia"/>
                <w:spacing w:val="-2"/>
                <w:sz w:val="20"/>
                <w:szCs w:val="20"/>
              </w:rPr>
              <w:t>조직형태와</w:t>
            </w:r>
            <w:r w:rsidRPr="001E620D">
              <w:rPr>
                <w:rFonts w:cs="Times New Roman" w:hint="eastAsia"/>
                <w:spacing w:val="-2"/>
                <w:sz w:val="20"/>
                <w:szCs w:val="20"/>
              </w:rPr>
              <w:t xml:space="preserve"> </w:t>
            </w:r>
            <w:r w:rsidRPr="001E620D">
              <w:rPr>
                <w:rFonts w:cs="Times New Roman" w:hint="eastAsia"/>
                <w:spacing w:val="-2"/>
                <w:sz w:val="20"/>
                <w:szCs w:val="20"/>
              </w:rPr>
              <w:t>관계없이</w:t>
            </w:r>
            <w:r w:rsidRPr="001E620D">
              <w:rPr>
                <w:rFonts w:cs="Times New Roman" w:hint="eastAsia"/>
                <w:spacing w:val="-2"/>
                <w:sz w:val="20"/>
                <w:szCs w:val="20"/>
              </w:rPr>
              <w:t xml:space="preserve"> </w:t>
            </w:r>
            <w:r w:rsidRPr="001E620D">
              <w:rPr>
                <w:rFonts w:cs="Times New Roman" w:hint="eastAsia"/>
                <w:spacing w:val="-2"/>
                <w:sz w:val="20"/>
                <w:szCs w:val="20"/>
              </w:rPr>
              <w:t>근로자</w:t>
            </w:r>
            <w:r w:rsidRPr="001E620D">
              <w:rPr>
                <w:rFonts w:cs="Times New Roman" w:hint="eastAsia"/>
                <w:spacing w:val="-2"/>
                <w:sz w:val="20"/>
                <w:szCs w:val="20"/>
              </w:rPr>
              <w:t>(</w:t>
            </w:r>
            <w:r w:rsidRPr="001E620D">
              <w:rPr>
                <w:rFonts w:cs="Times New Roman" w:hint="eastAsia"/>
                <w:spacing w:val="-2"/>
                <w:sz w:val="20"/>
                <w:szCs w:val="20"/>
              </w:rPr>
              <w:t>대리기사와</w:t>
            </w:r>
            <w:r w:rsidRPr="001E620D">
              <w:rPr>
                <w:rFonts w:cs="Times New Roman" w:hint="eastAsia"/>
                <w:spacing w:val="-2"/>
                <w:sz w:val="20"/>
                <w:szCs w:val="20"/>
              </w:rPr>
              <w:t xml:space="preserve"> </w:t>
            </w:r>
            <w:r w:rsidRPr="001E620D">
              <w:rPr>
                <w:rFonts w:cs="Times New Roman" w:hint="eastAsia"/>
                <w:spacing w:val="-2"/>
                <w:sz w:val="20"/>
                <w:szCs w:val="20"/>
              </w:rPr>
              <w:t>같은</w:t>
            </w:r>
            <w:r w:rsidRPr="001E620D">
              <w:rPr>
                <w:rFonts w:cs="Times New Roman" w:hint="eastAsia"/>
                <w:spacing w:val="-2"/>
                <w:sz w:val="20"/>
                <w:szCs w:val="20"/>
              </w:rPr>
              <w:t xml:space="preserve"> </w:t>
            </w:r>
            <w:r w:rsidRPr="001E620D">
              <w:rPr>
                <w:rFonts w:cs="Times New Roman" w:hint="eastAsia"/>
                <w:spacing w:val="-2"/>
                <w:sz w:val="20"/>
                <w:szCs w:val="20"/>
              </w:rPr>
              <w:t>노동조합법상</w:t>
            </w:r>
            <w:r w:rsidRPr="001E620D">
              <w:rPr>
                <w:rFonts w:cs="Times New Roman" w:hint="eastAsia"/>
                <w:spacing w:val="-2"/>
                <w:sz w:val="20"/>
                <w:szCs w:val="20"/>
              </w:rPr>
              <w:t xml:space="preserve"> </w:t>
            </w:r>
            <w:r w:rsidRPr="001E620D">
              <w:rPr>
                <w:rFonts w:cs="Times New Roman" w:hint="eastAsia"/>
                <w:spacing w:val="-2"/>
                <w:sz w:val="20"/>
                <w:szCs w:val="20"/>
              </w:rPr>
              <w:t>근로자</w:t>
            </w:r>
            <w:r w:rsidRPr="001E620D">
              <w:rPr>
                <w:rFonts w:cs="Times New Roman" w:hint="eastAsia"/>
                <w:spacing w:val="-2"/>
                <w:sz w:val="20"/>
                <w:szCs w:val="20"/>
              </w:rPr>
              <w:t xml:space="preserve"> </w:t>
            </w:r>
            <w:r w:rsidRPr="001E620D">
              <w:rPr>
                <w:rFonts w:cs="Times New Roman" w:hint="eastAsia"/>
                <w:spacing w:val="-2"/>
                <w:sz w:val="20"/>
                <w:szCs w:val="20"/>
              </w:rPr>
              <w:t>포함</w:t>
            </w:r>
            <w:r w:rsidRPr="001E620D">
              <w:rPr>
                <w:rFonts w:cs="Times New Roman" w:hint="eastAsia"/>
                <w:spacing w:val="-2"/>
                <w:sz w:val="20"/>
                <w:szCs w:val="20"/>
              </w:rPr>
              <w:t>)</w:t>
            </w:r>
            <w:r w:rsidRPr="001E620D">
              <w:rPr>
                <w:rFonts w:cs="Times New Roman" w:hint="eastAsia"/>
                <w:spacing w:val="-2"/>
                <w:sz w:val="20"/>
                <w:szCs w:val="20"/>
              </w:rPr>
              <w:t>가</w:t>
            </w:r>
            <w:r w:rsidRPr="001E620D">
              <w:rPr>
                <w:rFonts w:cs="Times New Roman" w:hint="eastAsia"/>
                <w:spacing w:val="-2"/>
                <w:sz w:val="20"/>
                <w:szCs w:val="20"/>
              </w:rPr>
              <w:t xml:space="preserve"> </w:t>
            </w:r>
            <w:r w:rsidRPr="001E620D">
              <w:rPr>
                <w:rFonts w:cs="Times New Roman" w:hint="eastAsia"/>
                <w:spacing w:val="-2"/>
                <w:sz w:val="20"/>
                <w:szCs w:val="20"/>
              </w:rPr>
              <w:t>설립하거나</w:t>
            </w:r>
            <w:r w:rsidRPr="001E620D">
              <w:rPr>
                <w:rFonts w:cs="Times New Roman" w:hint="eastAsia"/>
                <w:spacing w:val="-2"/>
                <w:sz w:val="20"/>
                <w:szCs w:val="20"/>
              </w:rPr>
              <w:t xml:space="preserve"> </w:t>
            </w:r>
            <w:r w:rsidRPr="001E620D">
              <w:rPr>
                <w:rFonts w:cs="Times New Roman" w:hint="eastAsia"/>
                <w:spacing w:val="-2"/>
                <w:sz w:val="20"/>
                <w:szCs w:val="20"/>
              </w:rPr>
              <w:t>가입한</w:t>
            </w:r>
            <w:r w:rsidRPr="001E620D">
              <w:rPr>
                <w:rFonts w:cs="Times New Roman" w:hint="eastAsia"/>
                <w:spacing w:val="-2"/>
                <w:sz w:val="20"/>
                <w:szCs w:val="20"/>
              </w:rPr>
              <w:t xml:space="preserve"> </w:t>
            </w:r>
            <w:r w:rsidRPr="001E620D">
              <w:rPr>
                <w:rFonts w:cs="Times New Roman" w:hint="eastAsia"/>
                <w:spacing w:val="-2"/>
                <w:sz w:val="20"/>
                <w:szCs w:val="20"/>
              </w:rPr>
              <w:t>노조가</w:t>
            </w:r>
            <w:r w:rsidRPr="001E620D">
              <w:rPr>
                <w:rFonts w:cs="Times New Roman" w:hint="eastAsia"/>
                <w:spacing w:val="-2"/>
                <w:sz w:val="20"/>
                <w:szCs w:val="20"/>
              </w:rPr>
              <w:t xml:space="preserve"> </w:t>
            </w:r>
            <w:r w:rsidRPr="001E620D">
              <w:rPr>
                <w:rFonts w:cs="Times New Roman"/>
                <w:spacing w:val="-2"/>
                <w:sz w:val="20"/>
                <w:szCs w:val="20"/>
              </w:rPr>
              <w:t>2</w:t>
            </w:r>
            <w:r w:rsidRPr="001E620D">
              <w:rPr>
                <w:rFonts w:cs="Times New Roman" w:hint="eastAsia"/>
                <w:spacing w:val="-2"/>
                <w:sz w:val="20"/>
                <w:szCs w:val="20"/>
              </w:rPr>
              <w:t>개</w:t>
            </w:r>
            <w:r w:rsidRPr="001E620D">
              <w:rPr>
                <w:rFonts w:cs="Times New Roman" w:hint="eastAsia"/>
                <w:spacing w:val="-2"/>
                <w:sz w:val="20"/>
                <w:szCs w:val="20"/>
              </w:rPr>
              <w:t xml:space="preserve"> </w:t>
            </w:r>
            <w:r w:rsidRPr="001E620D">
              <w:rPr>
                <w:rFonts w:cs="Times New Roman" w:hint="eastAsia"/>
                <w:spacing w:val="-2"/>
                <w:sz w:val="20"/>
                <w:szCs w:val="20"/>
              </w:rPr>
              <w:t>이상인</w:t>
            </w:r>
            <w:r w:rsidRPr="001E620D">
              <w:rPr>
                <w:rFonts w:cs="Times New Roman" w:hint="eastAsia"/>
                <w:spacing w:val="-2"/>
                <w:sz w:val="20"/>
                <w:szCs w:val="20"/>
              </w:rPr>
              <w:t xml:space="preserve"> </w:t>
            </w:r>
            <w:r w:rsidRPr="001E620D">
              <w:rPr>
                <w:rFonts w:cs="Times New Roman" w:hint="eastAsia"/>
                <w:spacing w:val="-2"/>
                <w:sz w:val="20"/>
                <w:szCs w:val="20"/>
              </w:rPr>
              <w:t>경우</w:t>
            </w:r>
            <w:r w:rsidRPr="001E620D">
              <w:rPr>
                <w:rFonts w:cs="Times New Roman" w:hint="eastAsia"/>
                <w:spacing w:val="-2"/>
                <w:sz w:val="20"/>
                <w:szCs w:val="20"/>
              </w:rPr>
              <w:t>,</w:t>
            </w:r>
            <w:r w:rsidRPr="001E620D">
              <w:rPr>
                <w:rFonts w:cs="Times New Roman"/>
                <w:spacing w:val="-2"/>
                <w:sz w:val="20"/>
                <w:szCs w:val="20"/>
              </w:rPr>
              <w:t xml:space="preserve"> </w:t>
            </w:r>
            <w:r w:rsidRPr="001E620D">
              <w:rPr>
                <w:rFonts w:cs="Times New Roman" w:hint="eastAsia"/>
                <w:spacing w:val="-2"/>
                <w:sz w:val="20"/>
                <w:szCs w:val="20"/>
              </w:rPr>
              <w:t>노조는</w:t>
            </w:r>
            <w:r w:rsidRPr="001E620D">
              <w:rPr>
                <w:rFonts w:cs="Times New Roman" w:hint="eastAsia"/>
                <w:spacing w:val="-2"/>
                <w:sz w:val="20"/>
                <w:szCs w:val="20"/>
              </w:rPr>
              <w:t xml:space="preserve"> </w:t>
            </w:r>
            <w:r w:rsidRPr="001E620D">
              <w:rPr>
                <w:rFonts w:cs="Times New Roman" w:hint="eastAsia"/>
                <w:spacing w:val="-2"/>
                <w:sz w:val="20"/>
                <w:szCs w:val="20"/>
              </w:rPr>
              <w:t>반드시</w:t>
            </w:r>
            <w:r w:rsidRPr="001E620D">
              <w:rPr>
                <w:rFonts w:cs="Times New Roman" w:hint="eastAsia"/>
                <w:spacing w:val="-2"/>
                <w:sz w:val="20"/>
                <w:szCs w:val="20"/>
              </w:rPr>
              <w:t xml:space="preserve"> </w:t>
            </w:r>
            <w:r w:rsidRPr="001E620D">
              <w:rPr>
                <w:rFonts w:cs="Times New Roman" w:hint="eastAsia"/>
                <w:spacing w:val="-2"/>
                <w:sz w:val="20"/>
                <w:szCs w:val="20"/>
              </w:rPr>
              <w:t>교섭대표노조를</w:t>
            </w:r>
            <w:r w:rsidRPr="001E620D">
              <w:rPr>
                <w:rFonts w:cs="Times New Roman" w:hint="eastAsia"/>
                <w:spacing w:val="-2"/>
                <w:sz w:val="20"/>
                <w:szCs w:val="20"/>
              </w:rPr>
              <w:t xml:space="preserve"> </w:t>
            </w:r>
            <w:r w:rsidRPr="001E620D">
              <w:rPr>
                <w:rFonts w:cs="Times New Roman" w:hint="eastAsia"/>
                <w:spacing w:val="-2"/>
                <w:sz w:val="20"/>
                <w:szCs w:val="20"/>
              </w:rPr>
              <w:t>정하여</w:t>
            </w:r>
            <w:r w:rsidRPr="001E620D">
              <w:rPr>
                <w:rFonts w:cs="Times New Roman" w:hint="eastAsia"/>
                <w:spacing w:val="-2"/>
                <w:sz w:val="20"/>
                <w:szCs w:val="20"/>
              </w:rPr>
              <w:t xml:space="preserve"> </w:t>
            </w:r>
            <w:r w:rsidRPr="001E620D">
              <w:rPr>
                <w:rFonts w:cs="Times New Roman" w:hint="eastAsia"/>
                <w:spacing w:val="-2"/>
                <w:sz w:val="20"/>
                <w:szCs w:val="20"/>
              </w:rPr>
              <w:t>교섭을</w:t>
            </w:r>
            <w:r w:rsidRPr="001E620D">
              <w:rPr>
                <w:rFonts w:cs="Times New Roman" w:hint="eastAsia"/>
                <w:spacing w:val="-2"/>
                <w:sz w:val="20"/>
                <w:szCs w:val="20"/>
              </w:rPr>
              <w:t xml:space="preserve"> </w:t>
            </w:r>
            <w:r w:rsidRPr="001E620D">
              <w:rPr>
                <w:rFonts w:cs="Times New Roman" w:hint="eastAsia"/>
                <w:spacing w:val="-2"/>
                <w:sz w:val="20"/>
                <w:szCs w:val="20"/>
              </w:rPr>
              <w:t>요구하여야</w:t>
            </w:r>
            <w:r w:rsidRPr="001E620D">
              <w:rPr>
                <w:rFonts w:cs="Times New Roman" w:hint="eastAsia"/>
                <w:spacing w:val="-2"/>
                <w:sz w:val="20"/>
                <w:szCs w:val="20"/>
              </w:rPr>
              <w:t xml:space="preserve"> </w:t>
            </w:r>
            <w:r w:rsidRPr="001E620D">
              <w:rPr>
                <w:rFonts w:cs="Times New Roman" w:hint="eastAsia"/>
                <w:spacing w:val="-2"/>
                <w:sz w:val="20"/>
                <w:szCs w:val="20"/>
              </w:rPr>
              <w:t>하며</w:t>
            </w:r>
            <w:r w:rsidRPr="001E620D">
              <w:rPr>
                <w:rFonts w:cs="Times New Roman" w:hint="eastAsia"/>
                <w:spacing w:val="-2"/>
                <w:sz w:val="20"/>
                <w:szCs w:val="20"/>
              </w:rPr>
              <w:t>(</w:t>
            </w:r>
            <w:r w:rsidRPr="001E620D">
              <w:rPr>
                <w:rFonts w:cs="Times New Roman" w:hint="eastAsia"/>
                <w:spacing w:val="-2"/>
                <w:sz w:val="20"/>
                <w:szCs w:val="20"/>
              </w:rPr>
              <w:t>노동조합법</w:t>
            </w:r>
            <w:r w:rsidRPr="001E620D">
              <w:rPr>
                <w:rFonts w:cs="Times New Roman" w:hint="eastAsia"/>
                <w:spacing w:val="-2"/>
                <w:sz w:val="20"/>
                <w:szCs w:val="20"/>
              </w:rPr>
              <w:t xml:space="preserve"> </w:t>
            </w:r>
            <w:r w:rsidRPr="001E620D">
              <w:rPr>
                <w:rFonts w:cs="Times New Roman" w:hint="eastAsia"/>
                <w:spacing w:val="-2"/>
                <w:sz w:val="20"/>
                <w:szCs w:val="20"/>
              </w:rPr>
              <w:t>제</w:t>
            </w:r>
            <w:r w:rsidRPr="001E620D">
              <w:rPr>
                <w:rFonts w:cs="Times New Roman" w:hint="eastAsia"/>
                <w:spacing w:val="-2"/>
                <w:sz w:val="20"/>
                <w:szCs w:val="20"/>
              </w:rPr>
              <w:t>2</w:t>
            </w:r>
            <w:r w:rsidRPr="001E620D">
              <w:rPr>
                <w:rFonts w:cs="Times New Roman"/>
                <w:spacing w:val="-2"/>
                <w:sz w:val="20"/>
                <w:szCs w:val="20"/>
              </w:rPr>
              <w:t>9</w:t>
            </w:r>
            <w:r w:rsidRPr="001E620D">
              <w:rPr>
                <w:rFonts w:cs="Times New Roman" w:hint="eastAsia"/>
                <w:spacing w:val="-2"/>
                <w:sz w:val="20"/>
                <w:szCs w:val="20"/>
              </w:rPr>
              <w:t>조의</w:t>
            </w:r>
            <w:r w:rsidRPr="001E620D">
              <w:rPr>
                <w:rFonts w:cs="Times New Roman" w:hint="eastAsia"/>
                <w:spacing w:val="-2"/>
                <w:sz w:val="20"/>
                <w:szCs w:val="20"/>
              </w:rPr>
              <w:t>2</w:t>
            </w:r>
            <w:r w:rsidRPr="001E620D">
              <w:rPr>
                <w:rFonts w:cs="Times New Roman"/>
                <w:spacing w:val="-2"/>
                <w:sz w:val="20"/>
                <w:szCs w:val="20"/>
              </w:rPr>
              <w:t xml:space="preserve"> </w:t>
            </w:r>
            <w:r w:rsidRPr="001E620D">
              <w:rPr>
                <w:rFonts w:cs="Times New Roman" w:hint="eastAsia"/>
                <w:spacing w:val="-2"/>
                <w:sz w:val="20"/>
                <w:szCs w:val="20"/>
              </w:rPr>
              <w:t>제</w:t>
            </w:r>
            <w:r w:rsidRPr="001E620D">
              <w:rPr>
                <w:rFonts w:cs="Times New Roman" w:hint="eastAsia"/>
                <w:spacing w:val="-2"/>
                <w:sz w:val="20"/>
                <w:szCs w:val="20"/>
              </w:rPr>
              <w:t>1</w:t>
            </w:r>
            <w:r w:rsidRPr="001E620D">
              <w:rPr>
                <w:rFonts w:cs="Times New Roman" w:hint="eastAsia"/>
                <w:spacing w:val="-2"/>
                <w:sz w:val="20"/>
                <w:szCs w:val="20"/>
              </w:rPr>
              <w:t>항</w:t>
            </w:r>
            <w:r w:rsidRPr="001E620D">
              <w:rPr>
                <w:rFonts w:cs="Times New Roman" w:hint="eastAsia"/>
                <w:spacing w:val="-2"/>
                <w:sz w:val="20"/>
                <w:szCs w:val="20"/>
              </w:rPr>
              <w:t>)</w:t>
            </w:r>
            <w:r w:rsidRPr="001E620D">
              <w:rPr>
                <w:rFonts w:cs="Times New Roman"/>
                <w:spacing w:val="-2"/>
                <w:sz w:val="20"/>
                <w:szCs w:val="20"/>
              </w:rPr>
              <w:t xml:space="preserve">, </w:t>
            </w:r>
            <w:r w:rsidRPr="001E620D">
              <w:rPr>
                <w:rFonts w:cs="Times New Roman" w:hint="eastAsia"/>
                <w:spacing w:val="-2"/>
                <w:sz w:val="20"/>
                <w:szCs w:val="20"/>
              </w:rPr>
              <w:t>적법한</w:t>
            </w:r>
            <w:r w:rsidRPr="001E620D">
              <w:rPr>
                <w:rFonts w:cs="Times New Roman" w:hint="eastAsia"/>
                <w:spacing w:val="-2"/>
                <w:sz w:val="20"/>
                <w:szCs w:val="20"/>
              </w:rPr>
              <w:t xml:space="preserve"> </w:t>
            </w:r>
            <w:r w:rsidRPr="001E620D">
              <w:rPr>
                <w:rFonts w:cs="Times New Roman" w:hint="eastAsia"/>
                <w:spacing w:val="-2"/>
                <w:sz w:val="20"/>
                <w:szCs w:val="20"/>
              </w:rPr>
              <w:t>절차를</w:t>
            </w:r>
            <w:r w:rsidRPr="001E620D">
              <w:rPr>
                <w:rFonts w:cs="Times New Roman" w:hint="eastAsia"/>
                <w:spacing w:val="-2"/>
                <w:sz w:val="20"/>
                <w:szCs w:val="20"/>
              </w:rPr>
              <w:t xml:space="preserve"> </w:t>
            </w:r>
            <w:r w:rsidRPr="001E620D">
              <w:rPr>
                <w:rFonts w:cs="Times New Roman" w:hint="eastAsia"/>
                <w:spacing w:val="-2"/>
                <w:sz w:val="20"/>
                <w:szCs w:val="20"/>
              </w:rPr>
              <w:t>거쳐</w:t>
            </w:r>
            <w:r w:rsidRPr="001E620D">
              <w:rPr>
                <w:rFonts w:cs="Times New Roman" w:hint="eastAsia"/>
                <w:spacing w:val="-2"/>
                <w:sz w:val="20"/>
                <w:szCs w:val="20"/>
              </w:rPr>
              <w:t xml:space="preserve"> </w:t>
            </w:r>
            <w:r w:rsidRPr="001E620D">
              <w:rPr>
                <w:rFonts w:cs="Times New Roman" w:hint="eastAsia"/>
                <w:spacing w:val="-2"/>
                <w:sz w:val="20"/>
                <w:szCs w:val="20"/>
              </w:rPr>
              <w:t>교섭대표노조가</w:t>
            </w:r>
            <w:r w:rsidRPr="001E620D">
              <w:rPr>
                <w:rFonts w:cs="Times New Roman" w:hint="eastAsia"/>
                <w:spacing w:val="-2"/>
                <w:sz w:val="20"/>
                <w:szCs w:val="20"/>
              </w:rPr>
              <w:t xml:space="preserve"> </w:t>
            </w:r>
            <w:r w:rsidRPr="001E620D">
              <w:rPr>
                <w:rFonts w:cs="Times New Roman" w:hint="eastAsia"/>
                <w:spacing w:val="-2"/>
                <w:sz w:val="20"/>
                <w:szCs w:val="20"/>
              </w:rPr>
              <w:t>결정되었다면</w:t>
            </w:r>
            <w:r w:rsidRPr="001E620D">
              <w:rPr>
                <w:rFonts w:cs="Times New Roman" w:hint="eastAsia"/>
                <w:spacing w:val="-2"/>
                <w:sz w:val="20"/>
                <w:szCs w:val="20"/>
              </w:rPr>
              <w:t xml:space="preserve"> </w:t>
            </w:r>
            <w:r w:rsidRPr="001E620D">
              <w:rPr>
                <w:rFonts w:cs="Times New Roman" w:hint="eastAsia"/>
                <w:spacing w:val="-2"/>
                <w:sz w:val="20"/>
                <w:szCs w:val="20"/>
              </w:rPr>
              <w:t>그</w:t>
            </w:r>
            <w:r w:rsidRPr="001E620D">
              <w:rPr>
                <w:rFonts w:cs="Times New Roman" w:hint="eastAsia"/>
                <w:spacing w:val="-2"/>
                <w:sz w:val="20"/>
                <w:szCs w:val="20"/>
              </w:rPr>
              <w:t xml:space="preserve"> </w:t>
            </w:r>
            <w:r w:rsidRPr="001E620D">
              <w:rPr>
                <w:rFonts w:cs="Times New Roman" w:hint="eastAsia"/>
                <w:spacing w:val="-2"/>
                <w:sz w:val="20"/>
                <w:szCs w:val="20"/>
              </w:rPr>
              <w:t>유효기간</w:t>
            </w:r>
            <w:r w:rsidRPr="001E620D">
              <w:rPr>
                <w:rFonts w:cs="Times New Roman" w:hint="eastAsia"/>
                <w:spacing w:val="-2"/>
                <w:sz w:val="20"/>
                <w:szCs w:val="20"/>
              </w:rPr>
              <w:t xml:space="preserve"> </w:t>
            </w:r>
            <w:r w:rsidRPr="001E620D">
              <w:rPr>
                <w:rFonts w:cs="Times New Roman" w:hint="eastAsia"/>
                <w:spacing w:val="-2"/>
                <w:sz w:val="20"/>
                <w:szCs w:val="20"/>
              </w:rPr>
              <w:t>동안</w:t>
            </w:r>
            <w:r w:rsidRPr="001E620D">
              <w:rPr>
                <w:rFonts w:cs="Times New Roman" w:hint="eastAsia"/>
                <w:spacing w:val="-2"/>
                <w:sz w:val="20"/>
                <w:szCs w:val="20"/>
              </w:rPr>
              <w:t xml:space="preserve"> </w:t>
            </w:r>
            <w:r w:rsidRPr="001E620D">
              <w:rPr>
                <w:rFonts w:cs="Times New Roman" w:hint="eastAsia"/>
                <w:spacing w:val="-2"/>
                <w:sz w:val="20"/>
                <w:szCs w:val="20"/>
              </w:rPr>
              <w:t>다른</w:t>
            </w:r>
            <w:r w:rsidRPr="001E620D">
              <w:rPr>
                <w:rFonts w:cs="Times New Roman" w:hint="eastAsia"/>
                <w:spacing w:val="-2"/>
                <w:sz w:val="20"/>
                <w:szCs w:val="20"/>
              </w:rPr>
              <w:t xml:space="preserve"> </w:t>
            </w:r>
            <w:r w:rsidRPr="001E620D">
              <w:rPr>
                <w:rFonts w:cs="Times New Roman" w:hint="eastAsia"/>
                <w:spacing w:val="-2"/>
                <w:sz w:val="20"/>
                <w:szCs w:val="20"/>
              </w:rPr>
              <w:t>노조는</w:t>
            </w:r>
            <w:r w:rsidRPr="001E620D">
              <w:rPr>
                <w:rFonts w:cs="Times New Roman" w:hint="eastAsia"/>
                <w:spacing w:val="-2"/>
                <w:sz w:val="20"/>
                <w:szCs w:val="20"/>
              </w:rPr>
              <w:t xml:space="preserve"> </w:t>
            </w:r>
            <w:r w:rsidRPr="001E620D">
              <w:rPr>
                <w:rFonts w:cs="Times New Roman" w:hint="eastAsia"/>
                <w:spacing w:val="-2"/>
                <w:sz w:val="20"/>
                <w:szCs w:val="20"/>
              </w:rPr>
              <w:t>노동위원회의</w:t>
            </w:r>
            <w:r w:rsidRPr="001E620D">
              <w:rPr>
                <w:rFonts w:cs="Times New Roman" w:hint="eastAsia"/>
                <w:spacing w:val="-2"/>
                <w:sz w:val="20"/>
                <w:szCs w:val="20"/>
              </w:rPr>
              <w:t xml:space="preserve"> </w:t>
            </w:r>
            <w:r w:rsidRPr="001E620D">
              <w:rPr>
                <w:rFonts w:cs="Times New Roman" w:hint="eastAsia"/>
                <w:spacing w:val="-2"/>
                <w:sz w:val="20"/>
                <w:szCs w:val="20"/>
              </w:rPr>
              <w:t>교섭단위분리</w:t>
            </w:r>
            <w:r w:rsidRPr="001E620D">
              <w:rPr>
                <w:rFonts w:cs="Times New Roman" w:hint="eastAsia"/>
                <w:spacing w:val="-2"/>
                <w:sz w:val="20"/>
                <w:szCs w:val="20"/>
              </w:rPr>
              <w:t xml:space="preserve"> </w:t>
            </w:r>
            <w:r w:rsidRPr="001E620D">
              <w:rPr>
                <w:rFonts w:cs="Times New Roman" w:hint="eastAsia"/>
                <w:spacing w:val="-2"/>
                <w:sz w:val="20"/>
                <w:szCs w:val="20"/>
              </w:rPr>
              <w:t>결정</w:t>
            </w:r>
            <w:r w:rsidRPr="001E620D">
              <w:rPr>
                <w:rFonts w:cs="Times New Roman" w:hint="eastAsia"/>
                <w:spacing w:val="-2"/>
                <w:sz w:val="20"/>
                <w:szCs w:val="20"/>
              </w:rPr>
              <w:t xml:space="preserve"> </w:t>
            </w:r>
            <w:r w:rsidRPr="001E620D">
              <w:rPr>
                <w:rFonts w:cs="Times New Roman" w:hint="eastAsia"/>
                <w:spacing w:val="-2"/>
                <w:sz w:val="20"/>
                <w:szCs w:val="20"/>
              </w:rPr>
              <w:t>등을</w:t>
            </w:r>
            <w:r w:rsidRPr="001E620D">
              <w:rPr>
                <w:rFonts w:cs="Times New Roman" w:hint="eastAsia"/>
                <w:spacing w:val="-2"/>
                <w:sz w:val="20"/>
                <w:szCs w:val="20"/>
              </w:rPr>
              <w:t xml:space="preserve"> </w:t>
            </w:r>
            <w:r w:rsidRPr="001E620D">
              <w:rPr>
                <w:rFonts w:cs="Times New Roman" w:hint="eastAsia"/>
                <w:spacing w:val="-2"/>
                <w:sz w:val="20"/>
                <w:szCs w:val="20"/>
              </w:rPr>
              <w:t>받지</w:t>
            </w:r>
            <w:r w:rsidRPr="001E620D">
              <w:rPr>
                <w:rFonts w:cs="Times New Roman" w:hint="eastAsia"/>
                <w:spacing w:val="-2"/>
                <w:sz w:val="20"/>
                <w:szCs w:val="20"/>
              </w:rPr>
              <w:t xml:space="preserve"> </w:t>
            </w:r>
            <w:r w:rsidRPr="001E620D">
              <w:rPr>
                <w:rFonts w:cs="Times New Roman" w:hint="eastAsia"/>
                <w:spacing w:val="-2"/>
                <w:sz w:val="20"/>
                <w:szCs w:val="20"/>
              </w:rPr>
              <w:t>않는</w:t>
            </w:r>
            <w:r w:rsidRPr="001E620D">
              <w:rPr>
                <w:rFonts w:cs="Times New Roman" w:hint="eastAsia"/>
                <w:spacing w:val="-2"/>
                <w:sz w:val="20"/>
                <w:szCs w:val="20"/>
              </w:rPr>
              <w:t xml:space="preserve"> </w:t>
            </w:r>
            <w:r w:rsidRPr="001E620D">
              <w:rPr>
                <w:rFonts w:cs="Times New Roman" w:hint="eastAsia"/>
                <w:spacing w:val="-2"/>
                <w:sz w:val="20"/>
                <w:szCs w:val="20"/>
              </w:rPr>
              <w:t>이상</w:t>
            </w:r>
            <w:r w:rsidRPr="001E620D">
              <w:rPr>
                <w:rFonts w:cs="Times New Roman" w:hint="eastAsia"/>
                <w:spacing w:val="-2"/>
                <w:sz w:val="20"/>
                <w:szCs w:val="20"/>
              </w:rPr>
              <w:t xml:space="preserve"> </w:t>
            </w:r>
            <w:r w:rsidRPr="001E620D">
              <w:rPr>
                <w:rFonts w:cs="Times New Roman" w:hint="eastAsia"/>
                <w:spacing w:val="-2"/>
                <w:sz w:val="20"/>
                <w:szCs w:val="20"/>
              </w:rPr>
              <w:t>개별적으로</w:t>
            </w:r>
            <w:r w:rsidRPr="001E620D">
              <w:rPr>
                <w:rFonts w:cs="Times New Roman" w:hint="eastAsia"/>
                <w:spacing w:val="-2"/>
                <w:sz w:val="20"/>
                <w:szCs w:val="20"/>
              </w:rPr>
              <w:t xml:space="preserve"> </w:t>
            </w:r>
            <w:r w:rsidRPr="001E620D">
              <w:rPr>
                <w:rFonts w:cs="Times New Roman" w:hint="eastAsia"/>
                <w:spacing w:val="-2"/>
                <w:sz w:val="20"/>
                <w:szCs w:val="20"/>
              </w:rPr>
              <w:t>교섭을</w:t>
            </w:r>
            <w:r w:rsidRPr="001E620D">
              <w:rPr>
                <w:rFonts w:cs="Times New Roman" w:hint="eastAsia"/>
                <w:spacing w:val="-2"/>
                <w:sz w:val="20"/>
                <w:szCs w:val="20"/>
              </w:rPr>
              <w:t xml:space="preserve"> </w:t>
            </w:r>
            <w:r w:rsidRPr="001E620D">
              <w:rPr>
                <w:rFonts w:cs="Times New Roman" w:hint="eastAsia"/>
                <w:spacing w:val="-2"/>
                <w:sz w:val="20"/>
                <w:szCs w:val="20"/>
              </w:rPr>
              <w:t>요구할</w:t>
            </w:r>
            <w:r w:rsidRPr="001E620D">
              <w:rPr>
                <w:rFonts w:cs="Times New Roman" w:hint="eastAsia"/>
                <w:spacing w:val="-2"/>
                <w:sz w:val="20"/>
                <w:szCs w:val="20"/>
              </w:rPr>
              <w:t xml:space="preserve"> </w:t>
            </w:r>
            <w:r w:rsidRPr="001E620D">
              <w:rPr>
                <w:rFonts w:cs="Times New Roman" w:hint="eastAsia"/>
                <w:spacing w:val="-2"/>
                <w:sz w:val="20"/>
                <w:szCs w:val="20"/>
              </w:rPr>
              <w:t>수</w:t>
            </w:r>
            <w:r w:rsidRPr="001E620D">
              <w:rPr>
                <w:rFonts w:cs="Times New Roman" w:hint="eastAsia"/>
                <w:spacing w:val="-2"/>
                <w:sz w:val="20"/>
                <w:szCs w:val="20"/>
              </w:rPr>
              <w:t xml:space="preserve"> </w:t>
            </w:r>
            <w:r w:rsidRPr="001E620D">
              <w:rPr>
                <w:rFonts w:cs="Times New Roman" w:hint="eastAsia"/>
                <w:spacing w:val="-2"/>
                <w:sz w:val="20"/>
                <w:szCs w:val="20"/>
              </w:rPr>
              <w:t>없음</w:t>
            </w:r>
            <w:r w:rsidRPr="001E620D">
              <w:rPr>
                <w:rFonts w:cs="Times New Roman" w:hint="eastAsia"/>
                <w:spacing w:val="-2"/>
                <w:sz w:val="20"/>
                <w:szCs w:val="20"/>
              </w:rPr>
              <w:t>(</w:t>
            </w:r>
            <w:r w:rsidRPr="001E620D">
              <w:rPr>
                <w:rFonts w:cs="Times New Roman" w:hint="eastAsia"/>
                <w:spacing w:val="-2"/>
                <w:sz w:val="20"/>
                <w:szCs w:val="20"/>
              </w:rPr>
              <w:t>동법</w:t>
            </w:r>
            <w:r w:rsidRPr="001E620D">
              <w:rPr>
                <w:rFonts w:cs="Times New Roman" w:hint="eastAsia"/>
                <w:spacing w:val="-2"/>
                <w:sz w:val="20"/>
                <w:szCs w:val="20"/>
              </w:rPr>
              <w:t xml:space="preserve"> </w:t>
            </w:r>
            <w:r w:rsidRPr="001E620D">
              <w:rPr>
                <w:rFonts w:cs="Times New Roman" w:hint="eastAsia"/>
                <w:spacing w:val="-2"/>
                <w:sz w:val="20"/>
                <w:szCs w:val="20"/>
              </w:rPr>
              <w:t>제</w:t>
            </w:r>
            <w:r w:rsidRPr="001E620D">
              <w:rPr>
                <w:rFonts w:cs="Times New Roman" w:hint="eastAsia"/>
                <w:spacing w:val="-2"/>
                <w:sz w:val="20"/>
                <w:szCs w:val="20"/>
              </w:rPr>
              <w:t>2</w:t>
            </w:r>
            <w:r w:rsidRPr="001E620D">
              <w:rPr>
                <w:rFonts w:cs="Times New Roman"/>
                <w:spacing w:val="-2"/>
                <w:sz w:val="20"/>
                <w:szCs w:val="20"/>
              </w:rPr>
              <w:t>9</w:t>
            </w:r>
            <w:r w:rsidRPr="001E620D">
              <w:rPr>
                <w:rFonts w:cs="Times New Roman" w:hint="eastAsia"/>
                <w:spacing w:val="-2"/>
                <w:sz w:val="20"/>
                <w:szCs w:val="20"/>
              </w:rPr>
              <w:t>조의</w:t>
            </w:r>
            <w:r w:rsidRPr="001E620D">
              <w:rPr>
                <w:rFonts w:cs="Times New Roman" w:hint="eastAsia"/>
                <w:spacing w:val="-2"/>
                <w:sz w:val="20"/>
                <w:szCs w:val="20"/>
              </w:rPr>
              <w:t>3</w:t>
            </w:r>
            <w:r w:rsidRPr="001E620D">
              <w:rPr>
                <w:rFonts w:cs="Times New Roman"/>
                <w:spacing w:val="-2"/>
                <w:sz w:val="20"/>
                <w:szCs w:val="20"/>
              </w:rPr>
              <w:t xml:space="preserve"> </w:t>
            </w:r>
            <w:r w:rsidRPr="001E620D">
              <w:rPr>
                <w:rFonts w:cs="Times New Roman" w:hint="eastAsia"/>
                <w:spacing w:val="-2"/>
                <w:sz w:val="20"/>
                <w:szCs w:val="20"/>
              </w:rPr>
              <w:t>제</w:t>
            </w:r>
            <w:r w:rsidRPr="001E620D">
              <w:rPr>
                <w:rFonts w:cs="Times New Roman" w:hint="eastAsia"/>
                <w:spacing w:val="-2"/>
                <w:sz w:val="20"/>
                <w:szCs w:val="20"/>
              </w:rPr>
              <w:t>2</w:t>
            </w:r>
            <w:r w:rsidRPr="001E620D">
              <w:rPr>
                <w:rFonts w:cs="Times New Roman" w:hint="eastAsia"/>
                <w:spacing w:val="-2"/>
                <w:sz w:val="20"/>
                <w:szCs w:val="20"/>
              </w:rPr>
              <w:t>항</w:t>
            </w:r>
            <w:r w:rsidRPr="001E620D">
              <w:rPr>
                <w:rFonts w:cs="Times New Roman" w:hint="eastAsia"/>
                <w:spacing w:val="-2"/>
                <w:sz w:val="20"/>
                <w:szCs w:val="20"/>
              </w:rPr>
              <w:t xml:space="preserve">). </w:t>
            </w:r>
            <w:r w:rsidRPr="001E620D">
              <w:rPr>
                <w:rFonts w:cs="Times New Roman" w:hint="eastAsia"/>
                <w:spacing w:val="-2"/>
                <w:sz w:val="20"/>
                <w:szCs w:val="20"/>
              </w:rPr>
              <w:t>노동조합법은</w:t>
            </w:r>
            <w:r w:rsidRPr="001E620D">
              <w:rPr>
                <w:rFonts w:cs="Times New Roman" w:hint="eastAsia"/>
                <w:spacing w:val="-2"/>
                <w:sz w:val="20"/>
                <w:szCs w:val="20"/>
              </w:rPr>
              <w:t xml:space="preserve"> </w:t>
            </w:r>
            <w:r w:rsidRPr="001E620D">
              <w:rPr>
                <w:rFonts w:cs="Times New Roman" w:hint="eastAsia"/>
                <w:spacing w:val="-2"/>
                <w:sz w:val="20"/>
                <w:szCs w:val="20"/>
              </w:rPr>
              <w:t>대리운전노조와</w:t>
            </w:r>
            <w:r w:rsidRPr="001E620D">
              <w:rPr>
                <w:rFonts w:cs="Times New Roman" w:hint="eastAsia"/>
                <w:spacing w:val="-2"/>
                <w:sz w:val="20"/>
                <w:szCs w:val="20"/>
              </w:rPr>
              <w:t xml:space="preserve"> </w:t>
            </w:r>
            <w:r w:rsidRPr="001E620D">
              <w:rPr>
                <w:rFonts w:cs="Times New Roman" w:hint="eastAsia"/>
                <w:spacing w:val="-2"/>
                <w:sz w:val="20"/>
                <w:szCs w:val="20"/>
              </w:rPr>
              <w:t>같이</w:t>
            </w:r>
            <w:r w:rsidRPr="001E620D">
              <w:rPr>
                <w:rFonts w:cs="Times New Roman" w:hint="eastAsia"/>
                <w:spacing w:val="-2"/>
                <w:sz w:val="20"/>
                <w:szCs w:val="20"/>
              </w:rPr>
              <w:t xml:space="preserve"> </w:t>
            </w:r>
            <w:r w:rsidRPr="001E620D">
              <w:rPr>
                <w:rFonts w:cs="Times New Roman" w:hint="eastAsia"/>
                <w:spacing w:val="-2"/>
                <w:sz w:val="20"/>
                <w:szCs w:val="20"/>
              </w:rPr>
              <w:t>노동조합법상</w:t>
            </w:r>
            <w:r w:rsidRPr="001E620D">
              <w:rPr>
                <w:rFonts w:cs="Times New Roman" w:hint="eastAsia"/>
                <w:spacing w:val="-2"/>
                <w:sz w:val="20"/>
                <w:szCs w:val="20"/>
              </w:rPr>
              <w:t xml:space="preserve"> </w:t>
            </w:r>
            <w:r w:rsidRPr="001E620D">
              <w:rPr>
                <w:rFonts w:cs="Times New Roman" w:hint="eastAsia"/>
                <w:spacing w:val="-2"/>
                <w:sz w:val="20"/>
                <w:szCs w:val="20"/>
              </w:rPr>
              <w:t>근로자에</w:t>
            </w:r>
            <w:r w:rsidRPr="001E620D">
              <w:rPr>
                <w:rFonts w:cs="Times New Roman" w:hint="eastAsia"/>
                <w:spacing w:val="-2"/>
                <w:sz w:val="20"/>
                <w:szCs w:val="20"/>
              </w:rPr>
              <w:t xml:space="preserve"> </w:t>
            </w:r>
            <w:r w:rsidRPr="001E620D">
              <w:rPr>
                <w:rFonts w:cs="Times New Roman" w:hint="eastAsia"/>
                <w:spacing w:val="-2"/>
                <w:sz w:val="20"/>
                <w:szCs w:val="20"/>
              </w:rPr>
              <w:t>해당하는</w:t>
            </w:r>
            <w:r w:rsidRPr="001E620D">
              <w:rPr>
                <w:rFonts w:cs="Times New Roman" w:hint="eastAsia"/>
                <w:spacing w:val="-2"/>
                <w:sz w:val="20"/>
                <w:szCs w:val="20"/>
              </w:rPr>
              <w:t xml:space="preserve"> </w:t>
            </w:r>
            <w:r w:rsidRPr="001E620D">
              <w:rPr>
                <w:rFonts w:cs="Times New Roman" w:hint="eastAsia"/>
                <w:spacing w:val="-2"/>
                <w:sz w:val="20"/>
                <w:szCs w:val="20"/>
              </w:rPr>
              <w:t>자들로만</w:t>
            </w:r>
            <w:r w:rsidRPr="001E620D">
              <w:rPr>
                <w:rFonts w:cs="Times New Roman" w:hint="eastAsia"/>
                <w:spacing w:val="-2"/>
                <w:sz w:val="20"/>
                <w:szCs w:val="20"/>
              </w:rPr>
              <w:t xml:space="preserve"> </w:t>
            </w:r>
            <w:r w:rsidRPr="001E620D">
              <w:rPr>
                <w:rFonts w:cs="Times New Roman" w:hint="eastAsia"/>
                <w:spacing w:val="-2"/>
                <w:sz w:val="20"/>
                <w:szCs w:val="20"/>
              </w:rPr>
              <w:t>구성된</w:t>
            </w:r>
            <w:r w:rsidRPr="001E620D">
              <w:rPr>
                <w:rFonts w:cs="Times New Roman" w:hint="eastAsia"/>
                <w:spacing w:val="-2"/>
                <w:sz w:val="20"/>
                <w:szCs w:val="20"/>
              </w:rPr>
              <w:t xml:space="preserve"> </w:t>
            </w:r>
            <w:r w:rsidRPr="001E620D">
              <w:rPr>
                <w:rFonts w:cs="Times New Roman" w:hint="eastAsia"/>
                <w:spacing w:val="-2"/>
                <w:sz w:val="20"/>
                <w:szCs w:val="20"/>
              </w:rPr>
              <w:t>노조와</w:t>
            </w:r>
            <w:r w:rsidRPr="001E620D">
              <w:rPr>
                <w:rFonts w:cs="Times New Roman" w:hint="eastAsia"/>
                <w:spacing w:val="-2"/>
                <w:sz w:val="20"/>
                <w:szCs w:val="20"/>
              </w:rPr>
              <w:t xml:space="preserve"> </w:t>
            </w:r>
            <w:r w:rsidRPr="001E620D">
              <w:rPr>
                <w:rFonts w:cs="Times New Roman" w:hint="eastAsia"/>
                <w:spacing w:val="-2"/>
                <w:sz w:val="20"/>
                <w:szCs w:val="20"/>
              </w:rPr>
              <w:t>카카오노조와</w:t>
            </w:r>
            <w:r w:rsidRPr="001E620D">
              <w:rPr>
                <w:rFonts w:cs="Times New Roman" w:hint="eastAsia"/>
                <w:spacing w:val="-2"/>
                <w:sz w:val="20"/>
                <w:szCs w:val="20"/>
              </w:rPr>
              <w:t xml:space="preserve"> </w:t>
            </w:r>
            <w:r w:rsidRPr="001E620D">
              <w:rPr>
                <w:rFonts w:cs="Times New Roman" w:hint="eastAsia"/>
                <w:spacing w:val="-2"/>
                <w:sz w:val="20"/>
                <w:szCs w:val="20"/>
              </w:rPr>
              <w:t>같이</w:t>
            </w:r>
            <w:r w:rsidRPr="001E620D">
              <w:rPr>
                <w:rFonts w:cs="Times New Roman" w:hint="eastAsia"/>
                <w:spacing w:val="-2"/>
                <w:sz w:val="20"/>
                <w:szCs w:val="20"/>
              </w:rPr>
              <w:t xml:space="preserve"> </w:t>
            </w:r>
            <w:r w:rsidRPr="001E620D">
              <w:rPr>
                <w:rFonts w:cs="Times New Roman" w:hint="eastAsia"/>
                <w:spacing w:val="-2"/>
                <w:sz w:val="20"/>
                <w:szCs w:val="20"/>
              </w:rPr>
              <w:t>근로기준법상</w:t>
            </w:r>
            <w:r w:rsidRPr="001E620D">
              <w:rPr>
                <w:rFonts w:cs="Times New Roman" w:hint="eastAsia"/>
                <w:spacing w:val="-2"/>
                <w:sz w:val="20"/>
                <w:szCs w:val="20"/>
              </w:rPr>
              <w:t xml:space="preserve"> </w:t>
            </w:r>
            <w:r w:rsidRPr="001E620D">
              <w:rPr>
                <w:rFonts w:cs="Times New Roman" w:hint="eastAsia"/>
                <w:spacing w:val="-2"/>
                <w:sz w:val="20"/>
                <w:szCs w:val="20"/>
              </w:rPr>
              <w:t>근로자인</w:t>
            </w:r>
            <w:r w:rsidRPr="001E620D">
              <w:rPr>
                <w:rFonts w:cs="Times New Roman" w:hint="eastAsia"/>
                <w:spacing w:val="-2"/>
                <w:sz w:val="20"/>
                <w:szCs w:val="20"/>
              </w:rPr>
              <w:t xml:space="preserve"> </w:t>
            </w:r>
            <w:r w:rsidRPr="001E620D">
              <w:rPr>
                <w:rFonts w:cs="Times New Roman" w:hint="eastAsia"/>
                <w:spacing w:val="-2"/>
                <w:sz w:val="20"/>
                <w:szCs w:val="20"/>
              </w:rPr>
              <w:t>정규직</w:t>
            </w:r>
            <w:r w:rsidRPr="001E620D">
              <w:rPr>
                <w:rFonts w:cs="Times New Roman" w:hint="eastAsia"/>
                <w:spacing w:val="-2"/>
                <w:sz w:val="20"/>
                <w:szCs w:val="20"/>
              </w:rPr>
              <w:t xml:space="preserve"> </w:t>
            </w:r>
            <w:r w:rsidRPr="001E620D">
              <w:rPr>
                <w:rFonts w:cs="Times New Roman" w:hint="eastAsia"/>
                <w:spacing w:val="-2"/>
                <w:sz w:val="20"/>
                <w:szCs w:val="20"/>
              </w:rPr>
              <w:t>직원들로만</w:t>
            </w:r>
            <w:r w:rsidRPr="001E620D">
              <w:rPr>
                <w:rFonts w:cs="Times New Roman" w:hint="eastAsia"/>
                <w:spacing w:val="-2"/>
                <w:sz w:val="20"/>
                <w:szCs w:val="20"/>
              </w:rPr>
              <w:t xml:space="preserve"> </w:t>
            </w:r>
            <w:r w:rsidRPr="001E620D">
              <w:rPr>
                <w:rFonts w:cs="Times New Roman" w:hint="eastAsia"/>
                <w:spacing w:val="-2"/>
                <w:sz w:val="20"/>
                <w:szCs w:val="20"/>
              </w:rPr>
              <w:t>구성된</w:t>
            </w:r>
            <w:r w:rsidRPr="001E620D">
              <w:rPr>
                <w:rFonts w:cs="Times New Roman" w:hint="eastAsia"/>
                <w:spacing w:val="-2"/>
                <w:sz w:val="20"/>
                <w:szCs w:val="20"/>
              </w:rPr>
              <w:t xml:space="preserve"> </w:t>
            </w:r>
            <w:r w:rsidRPr="001E620D">
              <w:rPr>
                <w:rFonts w:cs="Times New Roman" w:hint="eastAsia"/>
                <w:spacing w:val="-2"/>
                <w:sz w:val="20"/>
                <w:szCs w:val="20"/>
              </w:rPr>
              <w:t>노조를</w:t>
            </w:r>
            <w:r w:rsidRPr="001E620D">
              <w:rPr>
                <w:rFonts w:cs="Times New Roman" w:hint="eastAsia"/>
                <w:spacing w:val="-2"/>
                <w:sz w:val="20"/>
                <w:szCs w:val="20"/>
              </w:rPr>
              <w:t xml:space="preserve"> </w:t>
            </w:r>
            <w:r w:rsidRPr="001E620D">
              <w:rPr>
                <w:rFonts w:cs="Times New Roman" w:hint="eastAsia"/>
                <w:spacing w:val="-2"/>
                <w:sz w:val="20"/>
                <w:szCs w:val="20"/>
              </w:rPr>
              <w:t>달리</w:t>
            </w:r>
            <w:r w:rsidRPr="001E620D">
              <w:rPr>
                <w:rFonts w:cs="Times New Roman" w:hint="eastAsia"/>
                <w:spacing w:val="-2"/>
                <w:sz w:val="20"/>
                <w:szCs w:val="20"/>
              </w:rPr>
              <w:t xml:space="preserve"> </w:t>
            </w:r>
            <w:r w:rsidRPr="001E620D">
              <w:rPr>
                <w:rFonts w:cs="Times New Roman" w:hint="eastAsia"/>
                <w:spacing w:val="-2"/>
                <w:sz w:val="20"/>
                <w:szCs w:val="20"/>
              </w:rPr>
              <w:t>취급하고</w:t>
            </w:r>
            <w:r w:rsidRPr="001E620D">
              <w:rPr>
                <w:rFonts w:cs="Times New Roman" w:hint="eastAsia"/>
                <w:spacing w:val="-2"/>
                <w:sz w:val="20"/>
                <w:szCs w:val="20"/>
              </w:rPr>
              <w:t xml:space="preserve"> </w:t>
            </w:r>
            <w:r w:rsidRPr="001E620D">
              <w:rPr>
                <w:rFonts w:cs="Times New Roman" w:hint="eastAsia"/>
                <w:spacing w:val="-2"/>
                <w:sz w:val="20"/>
                <w:szCs w:val="20"/>
              </w:rPr>
              <w:t>있지</w:t>
            </w:r>
            <w:r w:rsidRPr="001E620D">
              <w:rPr>
                <w:rFonts w:cs="Times New Roman" w:hint="eastAsia"/>
                <w:spacing w:val="-2"/>
                <w:sz w:val="20"/>
                <w:szCs w:val="20"/>
              </w:rPr>
              <w:t xml:space="preserve"> </w:t>
            </w:r>
            <w:r w:rsidRPr="001E620D">
              <w:rPr>
                <w:rFonts w:cs="Times New Roman" w:hint="eastAsia"/>
                <w:spacing w:val="-2"/>
                <w:sz w:val="20"/>
                <w:szCs w:val="20"/>
              </w:rPr>
              <w:t>않으므로</w:t>
            </w:r>
            <w:r w:rsidRPr="001E620D">
              <w:rPr>
                <w:rFonts w:cs="Times New Roman" w:hint="eastAsia"/>
                <w:spacing w:val="-2"/>
                <w:sz w:val="20"/>
                <w:szCs w:val="20"/>
              </w:rPr>
              <w:t>,</w:t>
            </w:r>
            <w:r w:rsidRPr="001E620D">
              <w:rPr>
                <w:rFonts w:cs="Times New Roman"/>
                <w:spacing w:val="-2"/>
                <w:sz w:val="20"/>
                <w:szCs w:val="20"/>
              </w:rPr>
              <w:t xml:space="preserve"> </w:t>
            </w:r>
            <w:r w:rsidRPr="001E620D">
              <w:rPr>
                <w:rFonts w:cs="Times New Roman" w:hint="eastAsia"/>
                <w:spacing w:val="-2"/>
                <w:sz w:val="20"/>
                <w:szCs w:val="20"/>
              </w:rPr>
              <w:t>어느</w:t>
            </w:r>
            <w:r w:rsidRPr="001E620D">
              <w:rPr>
                <w:rFonts w:cs="Times New Roman" w:hint="eastAsia"/>
                <w:spacing w:val="-2"/>
                <w:sz w:val="20"/>
                <w:szCs w:val="20"/>
              </w:rPr>
              <w:t xml:space="preserve"> </w:t>
            </w:r>
            <w:r w:rsidRPr="001E620D">
              <w:rPr>
                <w:rFonts w:cs="Times New Roman" w:hint="eastAsia"/>
                <w:spacing w:val="-2"/>
                <w:sz w:val="20"/>
                <w:szCs w:val="20"/>
              </w:rPr>
              <w:t>노조든</w:t>
            </w:r>
            <w:r w:rsidRPr="001E620D">
              <w:rPr>
                <w:rFonts w:cs="Times New Roman" w:hint="eastAsia"/>
                <w:spacing w:val="-2"/>
                <w:sz w:val="20"/>
                <w:szCs w:val="20"/>
              </w:rPr>
              <w:t xml:space="preserve"> </w:t>
            </w:r>
            <w:r w:rsidRPr="001E620D">
              <w:rPr>
                <w:rFonts w:cs="Times New Roman" w:hint="eastAsia"/>
                <w:spacing w:val="-2"/>
                <w:sz w:val="20"/>
                <w:szCs w:val="20"/>
              </w:rPr>
              <w:t>교섭대표노조를</w:t>
            </w:r>
            <w:r w:rsidRPr="001E620D">
              <w:rPr>
                <w:rFonts w:cs="Times New Roman" w:hint="eastAsia"/>
                <w:spacing w:val="-2"/>
                <w:sz w:val="20"/>
                <w:szCs w:val="20"/>
              </w:rPr>
              <w:t xml:space="preserve"> </w:t>
            </w:r>
            <w:r w:rsidRPr="001E620D">
              <w:rPr>
                <w:rFonts w:cs="Times New Roman" w:hint="eastAsia"/>
                <w:spacing w:val="-2"/>
                <w:sz w:val="20"/>
                <w:szCs w:val="20"/>
              </w:rPr>
              <w:t>통하여</w:t>
            </w:r>
            <w:r w:rsidRPr="001E620D">
              <w:rPr>
                <w:rFonts w:cs="Times New Roman" w:hint="eastAsia"/>
                <w:spacing w:val="-2"/>
                <w:sz w:val="20"/>
                <w:szCs w:val="20"/>
              </w:rPr>
              <w:t xml:space="preserve"> </w:t>
            </w:r>
            <w:r w:rsidRPr="001E620D">
              <w:rPr>
                <w:rFonts w:cs="Times New Roman" w:hint="eastAsia"/>
                <w:spacing w:val="-2"/>
                <w:sz w:val="20"/>
                <w:szCs w:val="20"/>
              </w:rPr>
              <w:t>교섭을</w:t>
            </w:r>
            <w:r w:rsidRPr="001E620D">
              <w:rPr>
                <w:rFonts w:cs="Times New Roman" w:hint="eastAsia"/>
                <w:spacing w:val="-2"/>
                <w:sz w:val="20"/>
                <w:szCs w:val="20"/>
              </w:rPr>
              <w:t xml:space="preserve"> </w:t>
            </w:r>
            <w:r w:rsidRPr="001E620D">
              <w:rPr>
                <w:rFonts w:cs="Times New Roman" w:hint="eastAsia"/>
                <w:spacing w:val="-2"/>
                <w:sz w:val="20"/>
                <w:szCs w:val="20"/>
              </w:rPr>
              <w:t>하여야</w:t>
            </w:r>
            <w:r w:rsidRPr="001E620D">
              <w:rPr>
                <w:rFonts w:cs="Times New Roman" w:hint="eastAsia"/>
                <w:spacing w:val="-2"/>
                <w:sz w:val="20"/>
                <w:szCs w:val="20"/>
              </w:rPr>
              <w:t xml:space="preserve"> </w:t>
            </w:r>
            <w:r w:rsidRPr="001E620D">
              <w:rPr>
                <w:rFonts w:cs="Times New Roman" w:hint="eastAsia"/>
                <w:spacing w:val="-2"/>
                <w:sz w:val="20"/>
                <w:szCs w:val="20"/>
              </w:rPr>
              <w:t>하는</w:t>
            </w:r>
            <w:r w:rsidRPr="001E620D">
              <w:rPr>
                <w:rFonts w:cs="Times New Roman" w:hint="eastAsia"/>
                <w:spacing w:val="-2"/>
                <w:sz w:val="20"/>
                <w:szCs w:val="20"/>
              </w:rPr>
              <w:t xml:space="preserve"> </w:t>
            </w:r>
            <w:r w:rsidRPr="001E620D">
              <w:rPr>
                <w:rFonts w:cs="Times New Roman" w:hint="eastAsia"/>
                <w:spacing w:val="-2"/>
                <w:sz w:val="20"/>
                <w:szCs w:val="20"/>
              </w:rPr>
              <w:t>것은</w:t>
            </w:r>
            <w:r w:rsidRPr="001E620D">
              <w:rPr>
                <w:rFonts w:cs="Times New Roman" w:hint="eastAsia"/>
                <w:spacing w:val="-2"/>
                <w:sz w:val="20"/>
                <w:szCs w:val="20"/>
              </w:rPr>
              <w:t xml:space="preserve"> </w:t>
            </w:r>
            <w:r w:rsidRPr="001E620D">
              <w:rPr>
                <w:rFonts w:cs="Times New Roman" w:hint="eastAsia"/>
                <w:spacing w:val="-2"/>
                <w:sz w:val="20"/>
                <w:szCs w:val="20"/>
              </w:rPr>
              <w:t>동일함</w:t>
            </w:r>
            <w:r w:rsidRPr="001E620D">
              <w:rPr>
                <w:rFonts w:cs="Times New Roman" w:hint="eastAsia"/>
                <w:spacing w:val="-2"/>
                <w:sz w:val="20"/>
                <w:szCs w:val="20"/>
              </w:rPr>
              <w:t>.</w:t>
            </w:r>
          </w:p>
          <w:p w14:paraId="4EEA3282" w14:textId="77777777" w:rsidR="005335C7"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대상회사에서는</w:t>
            </w:r>
            <w:r w:rsidRPr="009A2958">
              <w:rPr>
                <w:rFonts w:cs="Times New Roman"/>
                <w:sz w:val="20"/>
                <w:szCs w:val="20"/>
              </w:rPr>
              <w:t xml:space="preserve"> </w:t>
            </w:r>
            <w:r w:rsidRPr="009A2958">
              <w:rPr>
                <w:rFonts w:cs="Times New Roman"/>
                <w:sz w:val="20"/>
                <w:szCs w:val="20"/>
              </w:rPr>
              <w:t>이미</w:t>
            </w:r>
            <w:r w:rsidRPr="009A2958">
              <w:rPr>
                <w:rFonts w:cs="Times New Roman"/>
                <w:sz w:val="20"/>
                <w:szCs w:val="20"/>
              </w:rPr>
              <w:t xml:space="preserve"> </w:t>
            </w:r>
            <w:r w:rsidRPr="009A2958">
              <w:rPr>
                <w:rFonts w:cs="Times New Roman"/>
                <w:sz w:val="20"/>
                <w:szCs w:val="20"/>
              </w:rPr>
              <w:t>대리운전노조가</w:t>
            </w:r>
            <w:r w:rsidRPr="009A2958">
              <w:rPr>
                <w:rFonts w:cs="Times New Roman"/>
                <w:sz w:val="20"/>
                <w:szCs w:val="20"/>
              </w:rPr>
              <w:t xml:space="preserve"> 2021</w:t>
            </w:r>
            <w:r w:rsidRPr="009A2958">
              <w:rPr>
                <w:rFonts w:cs="Times New Roman"/>
                <w:sz w:val="20"/>
                <w:szCs w:val="20"/>
              </w:rPr>
              <w:t>년</w:t>
            </w:r>
            <w:r w:rsidRPr="009A2958">
              <w:rPr>
                <w:rFonts w:cs="Times New Roman"/>
                <w:sz w:val="20"/>
                <w:szCs w:val="20"/>
              </w:rPr>
              <w:t xml:space="preserve"> 12</w:t>
            </w:r>
            <w:r w:rsidRPr="009A2958">
              <w:rPr>
                <w:rFonts w:cs="Times New Roman"/>
                <w:sz w:val="20"/>
                <w:szCs w:val="20"/>
              </w:rPr>
              <w:t>월</w:t>
            </w:r>
            <w:r w:rsidRPr="009A2958">
              <w:rPr>
                <w:rFonts w:cs="Times New Roman"/>
                <w:sz w:val="20"/>
                <w:szCs w:val="20"/>
              </w:rPr>
              <w:t xml:space="preserve"> </w:t>
            </w:r>
            <w:r w:rsidRPr="009A2958">
              <w:rPr>
                <w:rFonts w:cs="Times New Roman"/>
                <w:sz w:val="20"/>
                <w:szCs w:val="20"/>
              </w:rPr>
              <w:t>교섭창구단일화절차</w:t>
            </w:r>
            <w:r>
              <w:rPr>
                <w:rFonts w:cs="Times New Roman" w:hint="eastAsia"/>
                <w:sz w:val="20"/>
                <w:szCs w:val="20"/>
              </w:rPr>
              <w:t>(</w:t>
            </w:r>
            <w:r>
              <w:rPr>
                <w:rFonts w:cs="Times New Roman" w:hint="eastAsia"/>
                <w:sz w:val="20"/>
                <w:szCs w:val="20"/>
              </w:rPr>
              <w:t>절차상</w:t>
            </w:r>
            <w:r>
              <w:rPr>
                <w:rFonts w:cs="Times New Roman" w:hint="eastAsia"/>
                <w:sz w:val="20"/>
                <w:szCs w:val="20"/>
              </w:rPr>
              <w:t xml:space="preserve"> </w:t>
            </w:r>
            <w:r>
              <w:rPr>
                <w:rFonts w:cs="Times New Roman" w:hint="eastAsia"/>
                <w:sz w:val="20"/>
                <w:szCs w:val="20"/>
              </w:rPr>
              <w:t>하자가</w:t>
            </w:r>
            <w:r>
              <w:rPr>
                <w:rFonts w:cs="Times New Roman" w:hint="eastAsia"/>
                <w:sz w:val="20"/>
                <w:szCs w:val="20"/>
              </w:rPr>
              <w:t xml:space="preserve"> </w:t>
            </w:r>
            <w:r>
              <w:rPr>
                <w:rFonts w:cs="Times New Roman" w:hint="eastAsia"/>
                <w:sz w:val="20"/>
                <w:szCs w:val="20"/>
              </w:rPr>
              <w:t>없음을</w:t>
            </w:r>
            <w:r>
              <w:rPr>
                <w:rFonts w:cs="Times New Roman" w:hint="eastAsia"/>
                <w:sz w:val="20"/>
                <w:szCs w:val="20"/>
              </w:rPr>
              <w:t xml:space="preserve"> </w:t>
            </w:r>
            <w:r>
              <w:rPr>
                <w:rFonts w:cs="Times New Roman" w:hint="eastAsia"/>
                <w:sz w:val="20"/>
                <w:szCs w:val="20"/>
              </w:rPr>
              <w:t>전제로</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r>
              <w:rPr>
                <w:rStyle w:val="ad"/>
                <w:rFonts w:cs="Times New Roman"/>
                <w:sz w:val="20"/>
                <w:szCs w:val="20"/>
              </w:rPr>
              <w:footnoteReference w:id="17"/>
            </w:r>
            <w:r w:rsidRPr="009A2958">
              <w:rPr>
                <w:rFonts w:cs="Times New Roman"/>
                <w:sz w:val="20"/>
                <w:szCs w:val="20"/>
              </w:rPr>
              <w:t>를</w:t>
            </w:r>
            <w:r w:rsidRPr="009A2958">
              <w:rPr>
                <w:rFonts w:cs="Times New Roman"/>
                <w:sz w:val="20"/>
                <w:szCs w:val="20"/>
              </w:rPr>
              <w:t xml:space="preserve"> </w:t>
            </w:r>
            <w:r w:rsidRPr="009A2958">
              <w:rPr>
                <w:rFonts w:cs="Times New Roman"/>
                <w:sz w:val="20"/>
                <w:szCs w:val="20"/>
              </w:rPr>
              <w:t>거쳐</w:t>
            </w:r>
            <w:r w:rsidRPr="009A2958">
              <w:rPr>
                <w:rFonts w:cs="Times New Roman"/>
                <w:sz w:val="20"/>
                <w:szCs w:val="20"/>
              </w:rPr>
              <w:t xml:space="preserve"> </w:t>
            </w:r>
            <w:r w:rsidRPr="009A2958">
              <w:rPr>
                <w:rFonts w:cs="Times New Roman"/>
                <w:sz w:val="20"/>
                <w:szCs w:val="20"/>
              </w:rPr>
              <w:t>교섭대표노조로</w:t>
            </w:r>
            <w:r w:rsidRPr="009A2958">
              <w:rPr>
                <w:rFonts w:cs="Times New Roman"/>
                <w:sz w:val="20"/>
                <w:szCs w:val="20"/>
              </w:rPr>
              <w:t xml:space="preserve"> </w:t>
            </w:r>
            <w:r w:rsidRPr="009A2958">
              <w:rPr>
                <w:rFonts w:cs="Times New Roman"/>
                <w:sz w:val="20"/>
                <w:szCs w:val="20"/>
              </w:rPr>
              <w:t>선정되어</w:t>
            </w:r>
            <w:r w:rsidRPr="009A2958">
              <w:rPr>
                <w:rFonts w:cs="Times New Roman"/>
                <w:sz w:val="20"/>
                <w:szCs w:val="20"/>
              </w:rPr>
              <w:t xml:space="preserve"> </w:t>
            </w:r>
            <w:r w:rsidRPr="009A2958">
              <w:rPr>
                <w:rFonts w:cs="Times New Roman"/>
                <w:sz w:val="20"/>
                <w:szCs w:val="20"/>
              </w:rPr>
              <w:t>단체교섭을</w:t>
            </w:r>
            <w:r w:rsidRPr="009A2958">
              <w:rPr>
                <w:rFonts w:cs="Times New Roman"/>
                <w:sz w:val="20"/>
                <w:szCs w:val="20"/>
              </w:rPr>
              <w:t xml:space="preserve"> </w:t>
            </w:r>
            <w:r w:rsidRPr="009A2958">
              <w:rPr>
                <w:rFonts w:cs="Times New Roman"/>
                <w:sz w:val="20"/>
                <w:szCs w:val="20"/>
              </w:rPr>
              <w:t>진행하고</w:t>
            </w:r>
            <w:r w:rsidRPr="009A2958">
              <w:rPr>
                <w:rFonts w:cs="Times New Roman"/>
                <w:sz w:val="20"/>
                <w:szCs w:val="20"/>
              </w:rPr>
              <w:t xml:space="preserve"> </w:t>
            </w:r>
            <w:r w:rsidRPr="009A2958">
              <w:rPr>
                <w:rFonts w:cs="Times New Roman"/>
                <w:sz w:val="20"/>
                <w:szCs w:val="20"/>
              </w:rPr>
              <w:t>있기</w:t>
            </w:r>
            <w:r w:rsidRPr="009A2958">
              <w:rPr>
                <w:rFonts w:cs="Times New Roman"/>
                <w:sz w:val="20"/>
                <w:szCs w:val="20"/>
              </w:rPr>
              <w:t xml:space="preserve"> </w:t>
            </w:r>
            <w:r w:rsidRPr="009A2958">
              <w:rPr>
                <w:rFonts w:cs="Times New Roman"/>
                <w:sz w:val="20"/>
                <w:szCs w:val="20"/>
              </w:rPr>
              <w:t>때문에</w:t>
            </w:r>
            <w:r w:rsidRPr="009A2958">
              <w:rPr>
                <w:rFonts w:cs="Times New Roman"/>
                <w:sz w:val="20"/>
                <w:szCs w:val="20"/>
              </w:rPr>
              <w:t xml:space="preserve">, </w:t>
            </w:r>
            <w:r>
              <w:rPr>
                <w:rFonts w:cs="Times New Roman" w:hint="eastAsia"/>
                <w:sz w:val="20"/>
                <w:szCs w:val="20"/>
              </w:rPr>
              <w:t>위</w:t>
            </w:r>
            <w:r>
              <w:rPr>
                <w:rFonts w:cs="Times New Roman" w:hint="eastAsia"/>
                <w:sz w:val="20"/>
                <w:szCs w:val="20"/>
              </w:rPr>
              <w:t xml:space="preserve"> </w:t>
            </w:r>
            <w:r>
              <w:rPr>
                <w:rFonts w:cs="Times New Roman" w:hint="eastAsia"/>
                <w:sz w:val="20"/>
                <w:szCs w:val="20"/>
              </w:rPr>
              <w:t>절차에서</w:t>
            </w:r>
            <w:r>
              <w:rPr>
                <w:rFonts w:cs="Times New Roman" w:hint="eastAsia"/>
                <w:sz w:val="20"/>
                <w:szCs w:val="20"/>
              </w:rPr>
              <w:t xml:space="preserve"> </w:t>
            </w:r>
            <w:r>
              <w:rPr>
                <w:rFonts w:cs="Times New Roman" w:hint="eastAsia"/>
                <w:sz w:val="20"/>
                <w:szCs w:val="20"/>
              </w:rPr>
              <w:t>별도의</w:t>
            </w:r>
            <w:r>
              <w:rPr>
                <w:rFonts w:cs="Times New Roman" w:hint="eastAsia"/>
                <w:sz w:val="20"/>
                <w:szCs w:val="20"/>
              </w:rPr>
              <w:t xml:space="preserve"> </w:t>
            </w:r>
            <w:r>
              <w:rPr>
                <w:rFonts w:cs="Times New Roman" w:hint="eastAsia"/>
                <w:sz w:val="20"/>
                <w:szCs w:val="20"/>
              </w:rPr>
              <w:t>이의제기나</w:t>
            </w:r>
            <w:r>
              <w:rPr>
                <w:rFonts w:cs="Times New Roman" w:hint="eastAsia"/>
                <w:sz w:val="20"/>
                <w:szCs w:val="20"/>
              </w:rPr>
              <w:t xml:space="preserve"> </w:t>
            </w:r>
            <w:r>
              <w:rPr>
                <w:rFonts w:cs="Times New Roman" w:hint="eastAsia"/>
                <w:sz w:val="20"/>
                <w:szCs w:val="20"/>
              </w:rPr>
              <w:t>교섭단위분리신청</w:t>
            </w:r>
            <w:r>
              <w:rPr>
                <w:rFonts w:cs="Times New Roman" w:hint="eastAsia"/>
                <w:sz w:val="20"/>
                <w:szCs w:val="20"/>
              </w:rPr>
              <w:t xml:space="preserve"> </w:t>
            </w:r>
            <w:r>
              <w:rPr>
                <w:rFonts w:cs="Times New Roman" w:hint="eastAsia"/>
                <w:sz w:val="20"/>
                <w:szCs w:val="20"/>
              </w:rPr>
              <w:t>등을</w:t>
            </w:r>
            <w:r>
              <w:rPr>
                <w:rFonts w:cs="Times New Roman" w:hint="eastAsia"/>
                <w:sz w:val="20"/>
                <w:szCs w:val="20"/>
              </w:rPr>
              <w:t xml:space="preserve"> </w:t>
            </w:r>
            <w:r>
              <w:rPr>
                <w:rFonts w:cs="Times New Roman" w:hint="eastAsia"/>
                <w:sz w:val="20"/>
                <w:szCs w:val="20"/>
              </w:rPr>
              <w:t>하지</w:t>
            </w:r>
            <w:r>
              <w:rPr>
                <w:rFonts w:cs="Times New Roman" w:hint="eastAsia"/>
                <w:sz w:val="20"/>
                <w:szCs w:val="20"/>
              </w:rPr>
              <w:t xml:space="preserve"> </w:t>
            </w:r>
            <w:r>
              <w:rPr>
                <w:rFonts w:cs="Times New Roman" w:hint="eastAsia"/>
                <w:sz w:val="20"/>
                <w:szCs w:val="20"/>
              </w:rPr>
              <w:t>않은</w:t>
            </w:r>
            <w:r>
              <w:rPr>
                <w:rFonts w:cs="Times New Roman" w:hint="eastAsia"/>
                <w:sz w:val="20"/>
                <w:szCs w:val="20"/>
              </w:rPr>
              <w:t xml:space="preserve"> </w:t>
            </w:r>
            <w:r w:rsidRPr="009A2958">
              <w:rPr>
                <w:rFonts w:cs="Times New Roman"/>
                <w:sz w:val="20"/>
                <w:szCs w:val="20"/>
              </w:rPr>
              <w:t>카카오노조는</w:t>
            </w:r>
            <w:r w:rsidRPr="009A2958">
              <w:rPr>
                <w:rFonts w:cs="Times New Roman"/>
                <w:sz w:val="20"/>
                <w:szCs w:val="20"/>
              </w:rPr>
              <w:t xml:space="preserve"> </w:t>
            </w:r>
            <w:r w:rsidRPr="009A2958">
              <w:rPr>
                <w:rFonts w:cs="Times New Roman"/>
                <w:sz w:val="20"/>
                <w:szCs w:val="20"/>
              </w:rPr>
              <w:t>대상회사와의</w:t>
            </w:r>
            <w:r w:rsidRPr="009A2958">
              <w:rPr>
                <w:rFonts w:cs="Times New Roman"/>
                <w:sz w:val="20"/>
                <w:szCs w:val="20"/>
              </w:rPr>
              <w:t xml:space="preserve"> </w:t>
            </w:r>
            <w:r w:rsidRPr="009A2958">
              <w:rPr>
                <w:rFonts w:cs="Times New Roman"/>
                <w:sz w:val="20"/>
                <w:szCs w:val="20"/>
              </w:rPr>
              <w:t>단체교섭권이</w:t>
            </w:r>
            <w:r w:rsidRPr="009A2958">
              <w:rPr>
                <w:rFonts w:cs="Times New Roman"/>
                <w:sz w:val="20"/>
                <w:szCs w:val="20"/>
              </w:rPr>
              <w:t xml:space="preserve"> </w:t>
            </w:r>
            <w:r w:rsidRPr="009A2958">
              <w:rPr>
                <w:rFonts w:cs="Times New Roman"/>
                <w:sz w:val="20"/>
                <w:szCs w:val="20"/>
              </w:rPr>
              <w:t>인정되지</w:t>
            </w:r>
            <w:r w:rsidRPr="009A2958">
              <w:rPr>
                <w:rFonts w:cs="Times New Roman"/>
                <w:sz w:val="20"/>
                <w:szCs w:val="20"/>
              </w:rPr>
              <w:t xml:space="preserve"> </w:t>
            </w:r>
            <w:r w:rsidRPr="009A2958">
              <w:rPr>
                <w:rFonts w:cs="Times New Roman"/>
                <w:sz w:val="20"/>
                <w:szCs w:val="20"/>
              </w:rPr>
              <w:t>않</w:t>
            </w:r>
            <w:r>
              <w:rPr>
                <w:rFonts w:cs="Times New Roman" w:hint="eastAsia"/>
                <w:sz w:val="20"/>
                <w:szCs w:val="20"/>
              </w:rPr>
              <w:t>음</w:t>
            </w:r>
            <w:r>
              <w:rPr>
                <w:rFonts w:cs="Times New Roman" w:hint="eastAsia"/>
                <w:sz w:val="20"/>
                <w:szCs w:val="20"/>
              </w:rPr>
              <w:t>.</w:t>
            </w:r>
            <w:r>
              <w:rPr>
                <w:rFonts w:cs="Times New Roman"/>
                <w:sz w:val="20"/>
                <w:szCs w:val="20"/>
              </w:rPr>
              <w:t xml:space="preserve"> </w:t>
            </w:r>
            <w:r>
              <w:rPr>
                <w:rFonts w:cs="Times New Roman" w:hint="eastAsia"/>
                <w:sz w:val="20"/>
                <w:szCs w:val="20"/>
              </w:rPr>
              <w:t>따라서</w:t>
            </w:r>
            <w:r>
              <w:rPr>
                <w:rFonts w:cs="Times New Roman" w:hint="eastAsia"/>
                <w:sz w:val="20"/>
                <w:szCs w:val="20"/>
              </w:rPr>
              <w:t xml:space="preserve"> </w:t>
            </w:r>
            <w:r w:rsidRPr="009A2958">
              <w:rPr>
                <w:rFonts w:cs="Times New Roman"/>
                <w:sz w:val="20"/>
                <w:szCs w:val="20"/>
              </w:rPr>
              <w:t>카카오노조가</w:t>
            </w:r>
            <w:r w:rsidRPr="009A2958">
              <w:rPr>
                <w:rFonts w:cs="Times New Roman"/>
                <w:sz w:val="20"/>
                <w:szCs w:val="20"/>
              </w:rPr>
              <w:t xml:space="preserve"> </w:t>
            </w:r>
            <w:r w:rsidRPr="009A2958">
              <w:rPr>
                <w:rFonts w:cs="Times New Roman"/>
                <w:sz w:val="20"/>
                <w:szCs w:val="20"/>
              </w:rPr>
              <w:t>본건</w:t>
            </w:r>
            <w:r w:rsidRPr="009A2958">
              <w:rPr>
                <w:rFonts w:cs="Times New Roman"/>
                <w:sz w:val="20"/>
                <w:szCs w:val="20"/>
              </w:rPr>
              <w:t xml:space="preserve"> </w:t>
            </w:r>
            <w:r w:rsidRPr="009A2958">
              <w:rPr>
                <w:rFonts w:cs="Times New Roman"/>
                <w:sz w:val="20"/>
                <w:szCs w:val="20"/>
              </w:rPr>
              <w:t>거래를</w:t>
            </w:r>
            <w:r w:rsidRPr="009A2958">
              <w:rPr>
                <w:rFonts w:cs="Times New Roman"/>
                <w:sz w:val="20"/>
                <w:szCs w:val="20"/>
              </w:rPr>
              <w:t xml:space="preserve"> </w:t>
            </w:r>
            <w:r w:rsidRPr="009A2958">
              <w:rPr>
                <w:rFonts w:cs="Times New Roman"/>
                <w:sz w:val="20"/>
                <w:szCs w:val="20"/>
              </w:rPr>
              <w:t>반대하며</w:t>
            </w:r>
            <w:r w:rsidRPr="009A2958">
              <w:rPr>
                <w:rFonts w:cs="Times New Roman"/>
                <w:sz w:val="20"/>
                <w:szCs w:val="20"/>
              </w:rPr>
              <w:t xml:space="preserve"> </w:t>
            </w:r>
            <w:r w:rsidRPr="009A2958">
              <w:rPr>
                <w:rFonts w:cs="Times New Roman"/>
                <w:sz w:val="20"/>
                <w:szCs w:val="20"/>
              </w:rPr>
              <w:t>대상회사에</w:t>
            </w:r>
            <w:r w:rsidRPr="009A2958">
              <w:rPr>
                <w:rFonts w:cs="Times New Roman"/>
                <w:sz w:val="20"/>
                <w:szCs w:val="20"/>
              </w:rPr>
              <w:t xml:space="preserve"> </w:t>
            </w:r>
            <w:r w:rsidRPr="009A2958">
              <w:rPr>
                <w:rFonts w:cs="Times New Roman"/>
                <w:sz w:val="20"/>
                <w:szCs w:val="20"/>
              </w:rPr>
              <w:t>단체교섭을</w:t>
            </w:r>
            <w:r w:rsidRPr="009A2958">
              <w:rPr>
                <w:rFonts w:cs="Times New Roman"/>
                <w:sz w:val="20"/>
                <w:szCs w:val="20"/>
              </w:rPr>
              <w:t xml:space="preserve"> </w:t>
            </w:r>
            <w:r w:rsidRPr="009A2958">
              <w:rPr>
                <w:rFonts w:cs="Times New Roman"/>
                <w:sz w:val="20"/>
                <w:szCs w:val="20"/>
              </w:rPr>
              <w:t>요구한다</w:t>
            </w:r>
            <w:r w:rsidRPr="009A2958">
              <w:rPr>
                <w:rFonts w:cs="Times New Roman"/>
                <w:sz w:val="20"/>
                <w:szCs w:val="20"/>
              </w:rPr>
              <w:t xml:space="preserve"> </w:t>
            </w:r>
            <w:r w:rsidRPr="009A2958">
              <w:rPr>
                <w:rFonts w:cs="Times New Roman"/>
                <w:sz w:val="20"/>
                <w:szCs w:val="20"/>
              </w:rPr>
              <w:t>하더라도</w:t>
            </w:r>
            <w:r w:rsidRPr="009A2958">
              <w:rPr>
                <w:rFonts w:cs="Times New Roman"/>
                <w:sz w:val="20"/>
                <w:szCs w:val="20"/>
              </w:rPr>
              <w:t xml:space="preserve"> </w:t>
            </w:r>
            <w:r w:rsidRPr="009A2958">
              <w:rPr>
                <w:rFonts w:cs="Times New Roman"/>
                <w:sz w:val="20"/>
                <w:szCs w:val="20"/>
              </w:rPr>
              <w:t>대상회사는</w:t>
            </w:r>
            <w:r w:rsidRPr="009A2958">
              <w:rPr>
                <w:rFonts w:cs="Times New Roman"/>
                <w:sz w:val="20"/>
                <w:szCs w:val="20"/>
              </w:rPr>
              <w:t xml:space="preserve"> </w:t>
            </w:r>
            <w:r>
              <w:rPr>
                <w:rFonts w:cs="Times New Roman" w:hint="eastAsia"/>
                <w:sz w:val="20"/>
                <w:szCs w:val="20"/>
              </w:rPr>
              <w:t>이</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응할</w:t>
            </w:r>
            <w:r w:rsidRPr="009A2958">
              <w:rPr>
                <w:rFonts w:cs="Times New Roman"/>
                <w:sz w:val="20"/>
                <w:szCs w:val="20"/>
              </w:rPr>
              <w:t xml:space="preserve"> </w:t>
            </w:r>
            <w:r w:rsidRPr="009A2958">
              <w:rPr>
                <w:rFonts w:cs="Times New Roman"/>
                <w:sz w:val="20"/>
                <w:szCs w:val="20"/>
              </w:rPr>
              <w:t>필요는</w:t>
            </w:r>
            <w:r w:rsidRPr="009A2958">
              <w:rPr>
                <w:rFonts w:cs="Times New Roman"/>
                <w:sz w:val="20"/>
                <w:szCs w:val="20"/>
              </w:rPr>
              <w:t xml:space="preserve"> </w:t>
            </w:r>
            <w:r w:rsidRPr="009A2958">
              <w:rPr>
                <w:rFonts w:cs="Times New Roman"/>
                <w:sz w:val="20"/>
                <w:szCs w:val="20"/>
              </w:rPr>
              <w:t>없는</w:t>
            </w:r>
            <w:r w:rsidRPr="009A2958">
              <w:rPr>
                <w:rFonts w:cs="Times New Roman"/>
                <w:sz w:val="20"/>
                <w:szCs w:val="20"/>
              </w:rPr>
              <w:t xml:space="preserve"> </w:t>
            </w:r>
            <w:r w:rsidRPr="009A2958">
              <w:rPr>
                <w:rFonts w:cs="Times New Roman"/>
                <w:sz w:val="20"/>
                <w:szCs w:val="20"/>
              </w:rPr>
              <w:t>것이</w:t>
            </w:r>
            <w:r w:rsidRPr="009A2958">
              <w:rPr>
                <w:rFonts w:cs="Times New Roman"/>
                <w:sz w:val="20"/>
                <w:szCs w:val="20"/>
              </w:rPr>
              <w:t xml:space="preserve"> </w:t>
            </w:r>
            <w:r w:rsidRPr="009A2958">
              <w:rPr>
                <w:rFonts w:cs="Times New Roman"/>
                <w:sz w:val="20"/>
                <w:szCs w:val="20"/>
              </w:rPr>
              <w:t>원칙</w:t>
            </w:r>
            <w:r>
              <w:rPr>
                <w:rFonts w:cs="Times New Roman" w:hint="eastAsia"/>
                <w:sz w:val="20"/>
                <w:szCs w:val="20"/>
              </w:rPr>
              <w:t>이며</w:t>
            </w:r>
            <w:r>
              <w:rPr>
                <w:rFonts w:cs="Times New Roman" w:hint="eastAsia"/>
                <w:sz w:val="20"/>
                <w:szCs w:val="20"/>
              </w:rPr>
              <w:t>,</w:t>
            </w:r>
            <w:r>
              <w:rPr>
                <w:rFonts w:cs="Times New Roman"/>
                <w:sz w:val="20"/>
                <w:szCs w:val="20"/>
              </w:rPr>
              <w:t xml:space="preserve"> </w:t>
            </w:r>
            <w:r>
              <w:rPr>
                <w:rFonts w:cs="Times New Roman" w:hint="eastAsia"/>
                <w:sz w:val="20"/>
                <w:szCs w:val="20"/>
              </w:rPr>
              <w:t>오히려</w:t>
            </w:r>
            <w:r>
              <w:rPr>
                <w:rFonts w:cs="Times New Roman" w:hint="eastAsia"/>
                <w:sz w:val="20"/>
                <w:szCs w:val="20"/>
              </w:rPr>
              <w:t xml:space="preserve"> </w:t>
            </w:r>
            <w:r>
              <w:rPr>
                <w:rFonts w:cs="Times New Roman" w:hint="eastAsia"/>
                <w:sz w:val="20"/>
                <w:szCs w:val="20"/>
              </w:rPr>
              <w:t>이에</w:t>
            </w:r>
            <w:r>
              <w:rPr>
                <w:rFonts w:cs="Times New Roman" w:hint="eastAsia"/>
                <w:sz w:val="20"/>
                <w:szCs w:val="20"/>
              </w:rPr>
              <w:t xml:space="preserve"> </w:t>
            </w:r>
            <w:r>
              <w:rPr>
                <w:rFonts w:cs="Times New Roman" w:hint="eastAsia"/>
                <w:sz w:val="20"/>
                <w:szCs w:val="20"/>
              </w:rPr>
              <w:t>응할</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교섭대표노조인</w:t>
            </w:r>
            <w:r>
              <w:rPr>
                <w:rFonts w:cs="Times New Roman" w:hint="eastAsia"/>
                <w:sz w:val="20"/>
                <w:szCs w:val="20"/>
              </w:rPr>
              <w:t xml:space="preserve"> </w:t>
            </w:r>
            <w:r>
              <w:rPr>
                <w:rFonts w:cs="Times New Roman" w:hint="eastAsia"/>
                <w:sz w:val="20"/>
                <w:szCs w:val="20"/>
              </w:rPr>
              <w:t>대리운전노조에</w:t>
            </w:r>
            <w:r>
              <w:rPr>
                <w:rFonts w:cs="Times New Roman" w:hint="eastAsia"/>
                <w:sz w:val="20"/>
                <w:szCs w:val="20"/>
              </w:rPr>
              <w:t xml:space="preserve"> </w:t>
            </w:r>
            <w:r>
              <w:rPr>
                <w:rFonts w:cs="Times New Roman" w:hint="eastAsia"/>
                <w:sz w:val="20"/>
                <w:szCs w:val="20"/>
              </w:rPr>
              <w:t>대</w:t>
            </w:r>
            <w:r>
              <w:rPr>
                <w:rFonts w:cs="Times New Roman" w:hint="eastAsia"/>
                <w:sz w:val="20"/>
                <w:szCs w:val="20"/>
              </w:rPr>
              <w:lastRenderedPageBreak/>
              <w:t>한</w:t>
            </w:r>
            <w:r>
              <w:rPr>
                <w:rFonts w:cs="Times New Roman" w:hint="eastAsia"/>
                <w:sz w:val="20"/>
                <w:szCs w:val="20"/>
              </w:rPr>
              <w:t xml:space="preserve"> </w:t>
            </w:r>
            <w:r>
              <w:rPr>
                <w:rFonts w:cs="Times New Roman" w:hint="eastAsia"/>
                <w:sz w:val="20"/>
                <w:szCs w:val="20"/>
              </w:rPr>
              <w:t>부당노동행위가</w:t>
            </w:r>
            <w:r>
              <w:rPr>
                <w:rFonts w:cs="Times New Roman" w:hint="eastAsia"/>
                <w:sz w:val="20"/>
                <w:szCs w:val="20"/>
              </w:rPr>
              <w:t xml:space="preserve"> </w:t>
            </w:r>
            <w:r>
              <w:rPr>
                <w:rFonts w:cs="Times New Roman" w:hint="eastAsia"/>
                <w:sz w:val="20"/>
                <w:szCs w:val="20"/>
              </w:rPr>
              <w:t>성립하여</w:t>
            </w:r>
            <w:r>
              <w:rPr>
                <w:rFonts w:cs="Times New Roman" w:hint="eastAsia"/>
                <w:sz w:val="20"/>
                <w:szCs w:val="20"/>
              </w:rPr>
              <w:t xml:space="preserve"> </w:t>
            </w:r>
            <w:r>
              <w:rPr>
                <w:rFonts w:cs="Times New Roman" w:hint="eastAsia"/>
                <w:sz w:val="20"/>
                <w:szCs w:val="20"/>
              </w:rPr>
              <w:t>형사처벌</w:t>
            </w:r>
            <w:r>
              <w:rPr>
                <w:rFonts w:cs="Times New Roman" w:hint="eastAsia"/>
                <w:sz w:val="20"/>
                <w:szCs w:val="20"/>
              </w:rPr>
              <w:t xml:space="preserve"> </w:t>
            </w:r>
            <w:r>
              <w:rPr>
                <w:rFonts w:cs="Times New Roman" w:hint="eastAsia"/>
                <w:sz w:val="20"/>
                <w:szCs w:val="20"/>
              </w:rPr>
              <w:t>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r>
              <w:rPr>
                <w:rFonts w:cs="Times New Roman" w:hint="eastAsia"/>
                <w:sz w:val="20"/>
                <w:szCs w:val="20"/>
              </w:rPr>
              <w:t>노동조합법</w:t>
            </w:r>
            <w:r>
              <w:rPr>
                <w:rFonts w:cs="Times New Roman" w:hint="eastAsia"/>
                <w:sz w:val="20"/>
                <w:szCs w:val="20"/>
              </w:rPr>
              <w:t xml:space="preserve"> </w:t>
            </w:r>
            <w:r>
              <w:rPr>
                <w:rFonts w:cs="Times New Roman" w:hint="eastAsia"/>
                <w:sz w:val="20"/>
                <w:szCs w:val="20"/>
              </w:rPr>
              <w:t>제</w:t>
            </w:r>
            <w:r>
              <w:rPr>
                <w:rFonts w:cs="Times New Roman" w:hint="eastAsia"/>
                <w:sz w:val="20"/>
                <w:szCs w:val="20"/>
              </w:rPr>
              <w:t>8</w:t>
            </w:r>
            <w:r>
              <w:rPr>
                <w:rFonts w:cs="Times New Roman"/>
                <w:sz w:val="20"/>
                <w:szCs w:val="20"/>
              </w:rPr>
              <w:t>1</w:t>
            </w:r>
            <w:r>
              <w:rPr>
                <w:rFonts w:cs="Times New Roman" w:hint="eastAsia"/>
                <w:sz w:val="20"/>
                <w:szCs w:val="20"/>
              </w:rPr>
              <w:t>조</w:t>
            </w:r>
            <w:r>
              <w:rPr>
                <w:rFonts w:cs="Times New Roman" w:hint="eastAsia"/>
                <w:sz w:val="20"/>
                <w:szCs w:val="20"/>
              </w:rPr>
              <w:t xml:space="preserve"> </w:t>
            </w:r>
            <w:r>
              <w:rPr>
                <w:rFonts w:cs="Times New Roman" w:hint="eastAsia"/>
                <w:sz w:val="20"/>
                <w:szCs w:val="20"/>
              </w:rPr>
              <w:t>제</w:t>
            </w:r>
            <w:r>
              <w:rPr>
                <w:rFonts w:cs="Times New Roman" w:hint="eastAsia"/>
                <w:sz w:val="20"/>
                <w:szCs w:val="20"/>
              </w:rPr>
              <w:t>1</w:t>
            </w:r>
            <w:r>
              <w:rPr>
                <w:rFonts w:cs="Times New Roman" w:hint="eastAsia"/>
                <w:sz w:val="20"/>
                <w:szCs w:val="20"/>
              </w:rPr>
              <w:t>항</w:t>
            </w:r>
            <w:r>
              <w:rPr>
                <w:rFonts w:cs="Times New Roman" w:hint="eastAsia"/>
                <w:sz w:val="20"/>
                <w:szCs w:val="20"/>
              </w:rPr>
              <w:t xml:space="preserve"> </w:t>
            </w:r>
            <w:r>
              <w:rPr>
                <w:rFonts w:cs="Times New Roman" w:hint="eastAsia"/>
                <w:sz w:val="20"/>
                <w:szCs w:val="20"/>
              </w:rPr>
              <w:t>제</w:t>
            </w:r>
            <w:r>
              <w:rPr>
                <w:rFonts w:cs="Times New Roman" w:hint="eastAsia"/>
                <w:sz w:val="20"/>
                <w:szCs w:val="20"/>
              </w:rPr>
              <w:t>4</w:t>
            </w:r>
            <w:r>
              <w:rPr>
                <w:rFonts w:cs="Times New Roman" w:hint="eastAsia"/>
                <w:sz w:val="20"/>
                <w:szCs w:val="20"/>
              </w:rPr>
              <w:t>호</w:t>
            </w:r>
            <w:r>
              <w:rPr>
                <w:rFonts w:cs="Times New Roman" w:hint="eastAsia"/>
                <w:sz w:val="20"/>
                <w:szCs w:val="20"/>
              </w:rPr>
              <w:t>)</w:t>
            </w:r>
            <w:r w:rsidRPr="009A2958">
              <w:rPr>
                <w:rFonts w:cs="Times New Roman"/>
                <w:sz w:val="20"/>
                <w:szCs w:val="20"/>
              </w:rPr>
              <w:t xml:space="preserve">. </w:t>
            </w:r>
          </w:p>
          <w:p w14:paraId="09A07B9F" w14:textId="77777777" w:rsidR="005335C7" w:rsidRPr="001E620D" w:rsidRDefault="005335C7" w:rsidP="005335C7">
            <w:pPr>
              <w:pStyle w:val="a8"/>
              <w:widowControl/>
              <w:numPr>
                <w:ilvl w:val="0"/>
                <w:numId w:val="2"/>
              </w:numPr>
              <w:spacing w:before="40" w:after="120" w:line="276" w:lineRule="auto"/>
              <w:rPr>
                <w:rFonts w:cs="Times New Roman"/>
                <w:spacing w:val="-6"/>
                <w:sz w:val="20"/>
                <w:szCs w:val="20"/>
              </w:rPr>
            </w:pPr>
            <w:r w:rsidRPr="001E620D">
              <w:rPr>
                <w:rFonts w:cs="Times New Roman" w:hint="eastAsia"/>
                <w:spacing w:val="-6"/>
                <w:sz w:val="20"/>
                <w:szCs w:val="20"/>
              </w:rPr>
              <w:t>다만</w:t>
            </w:r>
            <w:r w:rsidRPr="001E620D">
              <w:rPr>
                <w:rFonts w:cs="Times New Roman"/>
                <w:spacing w:val="-6"/>
                <w:sz w:val="20"/>
                <w:szCs w:val="20"/>
              </w:rPr>
              <w:t xml:space="preserve">, </w:t>
            </w:r>
            <w:r w:rsidRPr="001E620D">
              <w:rPr>
                <w:rFonts w:cs="Times New Roman" w:hint="eastAsia"/>
                <w:spacing w:val="-6"/>
                <w:sz w:val="20"/>
                <w:szCs w:val="20"/>
              </w:rPr>
              <w:t>카카오노조가</w:t>
            </w:r>
            <w:r w:rsidRPr="001E620D">
              <w:rPr>
                <w:rFonts w:cs="Times New Roman" w:hint="eastAsia"/>
                <w:spacing w:val="-6"/>
                <w:sz w:val="20"/>
                <w:szCs w:val="20"/>
              </w:rPr>
              <w:t xml:space="preserve"> </w:t>
            </w:r>
            <w:r w:rsidRPr="001E620D">
              <w:rPr>
                <w:rFonts w:cs="Times New Roman" w:hint="eastAsia"/>
                <w:spacing w:val="-6"/>
                <w:sz w:val="20"/>
                <w:szCs w:val="20"/>
              </w:rPr>
              <w:t>노동위원회에</w:t>
            </w:r>
            <w:r w:rsidRPr="001E620D">
              <w:rPr>
                <w:rFonts w:cs="Times New Roman" w:hint="eastAsia"/>
                <w:spacing w:val="-6"/>
                <w:sz w:val="20"/>
                <w:szCs w:val="20"/>
              </w:rPr>
              <w:t xml:space="preserve"> </w:t>
            </w:r>
            <w:r w:rsidRPr="001E620D">
              <w:rPr>
                <w:rFonts w:cs="Times New Roman" w:hint="eastAsia"/>
                <w:spacing w:val="-6"/>
                <w:sz w:val="20"/>
                <w:szCs w:val="20"/>
              </w:rPr>
              <w:t>교섭단위분리신청을</w:t>
            </w:r>
            <w:r w:rsidRPr="001E620D">
              <w:rPr>
                <w:rFonts w:cs="Times New Roman" w:hint="eastAsia"/>
                <w:spacing w:val="-6"/>
                <w:sz w:val="20"/>
                <w:szCs w:val="20"/>
              </w:rPr>
              <w:t xml:space="preserve"> </w:t>
            </w:r>
            <w:r w:rsidRPr="001E620D">
              <w:rPr>
                <w:rFonts w:cs="Times New Roman" w:hint="eastAsia"/>
                <w:spacing w:val="-6"/>
                <w:sz w:val="20"/>
                <w:szCs w:val="20"/>
              </w:rPr>
              <w:t>하여</w:t>
            </w:r>
            <w:r w:rsidRPr="001E620D">
              <w:rPr>
                <w:rFonts w:cs="Times New Roman" w:hint="eastAsia"/>
                <w:spacing w:val="-6"/>
                <w:sz w:val="20"/>
                <w:szCs w:val="20"/>
              </w:rPr>
              <w:t xml:space="preserve"> </w:t>
            </w:r>
            <w:r w:rsidRPr="001E620D">
              <w:rPr>
                <w:rFonts w:cs="Times New Roman" w:hint="eastAsia"/>
                <w:spacing w:val="-6"/>
                <w:sz w:val="20"/>
                <w:szCs w:val="20"/>
              </w:rPr>
              <w:t>인용결정을</w:t>
            </w:r>
            <w:r w:rsidRPr="001E620D">
              <w:rPr>
                <w:rFonts w:cs="Times New Roman" w:hint="eastAsia"/>
                <w:spacing w:val="-6"/>
                <w:sz w:val="20"/>
                <w:szCs w:val="20"/>
              </w:rPr>
              <w:t xml:space="preserve"> </w:t>
            </w:r>
            <w:r w:rsidRPr="001E620D">
              <w:rPr>
                <w:rFonts w:cs="Times New Roman" w:hint="eastAsia"/>
                <w:spacing w:val="-6"/>
                <w:sz w:val="20"/>
                <w:szCs w:val="20"/>
              </w:rPr>
              <w:t>받으면</w:t>
            </w:r>
            <w:r w:rsidRPr="001E620D">
              <w:rPr>
                <w:rFonts w:cs="Times New Roman" w:hint="eastAsia"/>
                <w:spacing w:val="-6"/>
                <w:sz w:val="20"/>
                <w:szCs w:val="20"/>
              </w:rPr>
              <w:t>(</w:t>
            </w:r>
            <w:r w:rsidRPr="001E620D">
              <w:rPr>
                <w:rFonts w:cs="Times New Roman" w:hint="eastAsia"/>
                <w:spacing w:val="-6"/>
                <w:sz w:val="20"/>
                <w:szCs w:val="20"/>
              </w:rPr>
              <w:t>약</w:t>
            </w:r>
            <w:r w:rsidRPr="001E620D">
              <w:rPr>
                <w:rFonts w:cs="Times New Roman" w:hint="eastAsia"/>
                <w:spacing w:val="-6"/>
                <w:sz w:val="20"/>
                <w:szCs w:val="20"/>
              </w:rPr>
              <w:t xml:space="preserve"> </w:t>
            </w:r>
            <w:r w:rsidRPr="001E620D">
              <w:rPr>
                <w:rFonts w:cs="Times New Roman"/>
                <w:spacing w:val="-6"/>
                <w:sz w:val="20"/>
                <w:szCs w:val="20"/>
              </w:rPr>
              <w:t>2</w:t>
            </w:r>
            <w:r w:rsidRPr="001E620D">
              <w:rPr>
                <w:rFonts w:cs="Times New Roman" w:hint="eastAsia"/>
                <w:spacing w:val="-6"/>
                <w:sz w:val="20"/>
                <w:szCs w:val="20"/>
              </w:rPr>
              <w:t>개월</w:t>
            </w:r>
            <w:r w:rsidRPr="001E620D">
              <w:rPr>
                <w:rFonts w:cs="Times New Roman" w:hint="eastAsia"/>
                <w:spacing w:val="-6"/>
                <w:sz w:val="20"/>
                <w:szCs w:val="20"/>
              </w:rPr>
              <w:t xml:space="preserve"> </w:t>
            </w:r>
            <w:r w:rsidRPr="001E620D">
              <w:rPr>
                <w:rFonts w:cs="Times New Roman" w:hint="eastAsia"/>
                <w:spacing w:val="-6"/>
                <w:sz w:val="20"/>
                <w:szCs w:val="20"/>
              </w:rPr>
              <w:t>정도</w:t>
            </w:r>
            <w:r w:rsidRPr="001E620D">
              <w:rPr>
                <w:rFonts w:cs="Times New Roman" w:hint="eastAsia"/>
                <w:spacing w:val="-6"/>
                <w:sz w:val="20"/>
                <w:szCs w:val="20"/>
              </w:rPr>
              <w:t xml:space="preserve"> </w:t>
            </w:r>
            <w:r w:rsidRPr="001E620D">
              <w:rPr>
                <w:rFonts w:cs="Times New Roman" w:hint="eastAsia"/>
                <w:spacing w:val="-6"/>
                <w:sz w:val="20"/>
                <w:szCs w:val="20"/>
              </w:rPr>
              <w:t>소요</w:t>
            </w:r>
            <w:r w:rsidRPr="001E620D">
              <w:rPr>
                <w:rFonts w:cs="Times New Roman" w:hint="eastAsia"/>
                <w:spacing w:val="-6"/>
                <w:sz w:val="20"/>
                <w:szCs w:val="20"/>
              </w:rPr>
              <w:t>)</w:t>
            </w:r>
            <w:r w:rsidRPr="001E620D">
              <w:rPr>
                <w:rFonts w:cs="Times New Roman"/>
                <w:spacing w:val="-6"/>
                <w:sz w:val="20"/>
                <w:szCs w:val="20"/>
              </w:rPr>
              <w:t xml:space="preserve"> </w:t>
            </w:r>
            <w:r w:rsidRPr="001E620D">
              <w:rPr>
                <w:rFonts w:cs="Times New Roman" w:hint="eastAsia"/>
                <w:spacing w:val="-6"/>
                <w:sz w:val="20"/>
                <w:szCs w:val="20"/>
              </w:rPr>
              <w:t>개별교섭이</w:t>
            </w:r>
            <w:r w:rsidRPr="001E620D">
              <w:rPr>
                <w:rFonts w:cs="Times New Roman" w:hint="eastAsia"/>
                <w:spacing w:val="-6"/>
                <w:sz w:val="20"/>
                <w:szCs w:val="20"/>
              </w:rPr>
              <w:t xml:space="preserve"> </w:t>
            </w:r>
            <w:r w:rsidRPr="001E620D">
              <w:rPr>
                <w:rFonts w:cs="Times New Roman" w:hint="eastAsia"/>
                <w:spacing w:val="-6"/>
                <w:sz w:val="20"/>
                <w:szCs w:val="20"/>
              </w:rPr>
              <w:t>가능할</w:t>
            </w:r>
            <w:r w:rsidRPr="001E620D">
              <w:rPr>
                <w:rFonts w:cs="Times New Roman" w:hint="eastAsia"/>
                <w:spacing w:val="-6"/>
                <w:sz w:val="20"/>
                <w:szCs w:val="20"/>
              </w:rPr>
              <w:t xml:space="preserve"> </w:t>
            </w:r>
            <w:r w:rsidRPr="001E620D">
              <w:rPr>
                <w:rFonts w:cs="Times New Roman" w:hint="eastAsia"/>
                <w:spacing w:val="-6"/>
                <w:sz w:val="20"/>
                <w:szCs w:val="20"/>
              </w:rPr>
              <w:t>것으로</w:t>
            </w:r>
            <w:r w:rsidRPr="001E620D">
              <w:rPr>
                <w:rFonts w:cs="Times New Roman" w:hint="eastAsia"/>
                <w:spacing w:val="-6"/>
                <w:sz w:val="20"/>
                <w:szCs w:val="20"/>
              </w:rPr>
              <w:t xml:space="preserve"> </w:t>
            </w:r>
            <w:r w:rsidRPr="001E620D">
              <w:rPr>
                <w:rFonts w:cs="Times New Roman" w:hint="eastAsia"/>
                <w:spacing w:val="-6"/>
                <w:sz w:val="20"/>
                <w:szCs w:val="20"/>
              </w:rPr>
              <w:t>보이는데</w:t>
            </w:r>
            <w:r w:rsidRPr="001E620D">
              <w:rPr>
                <w:rFonts w:cs="Times New Roman" w:hint="eastAsia"/>
                <w:spacing w:val="-6"/>
                <w:sz w:val="20"/>
                <w:szCs w:val="20"/>
              </w:rPr>
              <w:t xml:space="preserve">, </w:t>
            </w:r>
            <w:r w:rsidRPr="001E620D">
              <w:rPr>
                <w:rFonts w:cs="Times New Roman" w:hint="eastAsia"/>
                <w:spacing w:val="-6"/>
                <w:sz w:val="20"/>
                <w:szCs w:val="20"/>
              </w:rPr>
              <w:t>그럼에도</w:t>
            </w:r>
            <w:r w:rsidRPr="001E620D">
              <w:rPr>
                <w:rFonts w:cs="Times New Roman" w:hint="eastAsia"/>
                <w:spacing w:val="-6"/>
                <w:sz w:val="20"/>
                <w:szCs w:val="20"/>
              </w:rPr>
              <w:t xml:space="preserve"> </w:t>
            </w:r>
            <w:r w:rsidRPr="001E620D">
              <w:rPr>
                <w:rFonts w:cs="Times New Roman" w:hint="eastAsia"/>
                <w:spacing w:val="-6"/>
                <w:sz w:val="20"/>
                <w:szCs w:val="20"/>
              </w:rPr>
              <w:t>불구하고</w:t>
            </w:r>
            <w:r w:rsidRPr="001E620D">
              <w:rPr>
                <w:rFonts w:cs="Times New Roman" w:hint="eastAsia"/>
                <w:spacing w:val="-6"/>
                <w:sz w:val="20"/>
                <w:szCs w:val="20"/>
              </w:rPr>
              <w:t xml:space="preserve"> </w:t>
            </w:r>
            <w:r w:rsidRPr="001E620D">
              <w:rPr>
                <w:rFonts w:cs="Times New Roman"/>
                <w:spacing w:val="-6"/>
                <w:sz w:val="20"/>
                <w:szCs w:val="20"/>
              </w:rPr>
              <w:t>본건</w:t>
            </w:r>
            <w:r w:rsidRPr="001E620D">
              <w:rPr>
                <w:rFonts w:cs="Times New Roman"/>
                <w:spacing w:val="-6"/>
                <w:sz w:val="20"/>
                <w:szCs w:val="20"/>
              </w:rPr>
              <w:t xml:space="preserve"> </w:t>
            </w:r>
            <w:r w:rsidRPr="001E620D">
              <w:rPr>
                <w:rFonts w:cs="Times New Roman"/>
                <w:spacing w:val="-6"/>
                <w:sz w:val="20"/>
                <w:szCs w:val="20"/>
              </w:rPr>
              <w:t>거래와</w:t>
            </w:r>
            <w:r w:rsidRPr="001E620D">
              <w:rPr>
                <w:rFonts w:cs="Times New Roman"/>
                <w:spacing w:val="-6"/>
                <w:sz w:val="20"/>
                <w:szCs w:val="20"/>
              </w:rPr>
              <w:t xml:space="preserve"> </w:t>
            </w:r>
            <w:r w:rsidRPr="001E620D">
              <w:rPr>
                <w:rFonts w:cs="Times New Roman"/>
                <w:spacing w:val="-6"/>
                <w:sz w:val="20"/>
                <w:szCs w:val="20"/>
              </w:rPr>
              <w:t>같은</w:t>
            </w:r>
            <w:r w:rsidRPr="001E620D">
              <w:rPr>
                <w:rFonts w:cs="Times New Roman"/>
                <w:spacing w:val="-6"/>
                <w:sz w:val="20"/>
                <w:szCs w:val="20"/>
              </w:rPr>
              <w:t xml:space="preserve"> </w:t>
            </w:r>
            <w:r w:rsidRPr="001E620D">
              <w:rPr>
                <w:rFonts w:cs="Times New Roman"/>
                <w:spacing w:val="-6"/>
                <w:sz w:val="20"/>
                <w:szCs w:val="20"/>
              </w:rPr>
              <w:t>회사의</w:t>
            </w:r>
            <w:r w:rsidRPr="001E620D">
              <w:rPr>
                <w:rFonts w:cs="Times New Roman"/>
                <w:spacing w:val="-6"/>
                <w:sz w:val="20"/>
                <w:szCs w:val="20"/>
              </w:rPr>
              <w:t xml:space="preserve"> </w:t>
            </w:r>
            <w:r w:rsidRPr="001E620D">
              <w:rPr>
                <w:rFonts w:cs="Times New Roman"/>
                <w:spacing w:val="-6"/>
                <w:sz w:val="20"/>
                <w:szCs w:val="20"/>
              </w:rPr>
              <w:t>경영권에</w:t>
            </w:r>
            <w:r w:rsidRPr="001E620D">
              <w:rPr>
                <w:rFonts w:cs="Times New Roman"/>
                <w:spacing w:val="-6"/>
                <w:sz w:val="20"/>
                <w:szCs w:val="20"/>
              </w:rPr>
              <w:t xml:space="preserve"> </w:t>
            </w:r>
            <w:r w:rsidRPr="001E620D">
              <w:rPr>
                <w:rFonts w:cs="Times New Roman"/>
                <w:spacing w:val="-6"/>
                <w:sz w:val="20"/>
                <w:szCs w:val="20"/>
              </w:rPr>
              <w:t>관한</w:t>
            </w:r>
            <w:r w:rsidRPr="001E620D">
              <w:rPr>
                <w:rFonts w:cs="Times New Roman"/>
                <w:spacing w:val="-6"/>
                <w:sz w:val="20"/>
                <w:szCs w:val="20"/>
              </w:rPr>
              <w:t xml:space="preserve"> </w:t>
            </w:r>
            <w:r w:rsidRPr="001E620D">
              <w:rPr>
                <w:rFonts w:cs="Times New Roman"/>
                <w:spacing w:val="-6"/>
                <w:sz w:val="20"/>
                <w:szCs w:val="20"/>
              </w:rPr>
              <w:t>사항은</w:t>
            </w:r>
            <w:r w:rsidRPr="001E620D">
              <w:rPr>
                <w:rFonts w:cs="Times New Roman"/>
                <w:spacing w:val="-6"/>
                <w:sz w:val="20"/>
                <w:szCs w:val="20"/>
              </w:rPr>
              <w:t xml:space="preserve"> </w:t>
            </w:r>
            <w:r w:rsidRPr="001E620D">
              <w:rPr>
                <w:rFonts w:cs="Times New Roman"/>
                <w:spacing w:val="-6"/>
                <w:sz w:val="20"/>
                <w:szCs w:val="20"/>
              </w:rPr>
              <w:t>단체교섭</w:t>
            </w:r>
            <w:r w:rsidRPr="001E620D">
              <w:rPr>
                <w:rFonts w:cs="Times New Roman"/>
                <w:spacing w:val="-6"/>
                <w:sz w:val="20"/>
                <w:szCs w:val="20"/>
              </w:rPr>
              <w:t xml:space="preserve"> </w:t>
            </w:r>
            <w:r w:rsidRPr="001E620D">
              <w:rPr>
                <w:rFonts w:cs="Times New Roman"/>
                <w:spacing w:val="-6"/>
                <w:sz w:val="20"/>
                <w:szCs w:val="20"/>
              </w:rPr>
              <w:t>대상에</w:t>
            </w:r>
            <w:r w:rsidRPr="001E620D">
              <w:rPr>
                <w:rFonts w:cs="Times New Roman"/>
                <w:spacing w:val="-6"/>
                <w:sz w:val="20"/>
                <w:szCs w:val="20"/>
              </w:rPr>
              <w:t xml:space="preserve"> </w:t>
            </w:r>
            <w:r w:rsidRPr="001E620D">
              <w:rPr>
                <w:rFonts w:cs="Times New Roman"/>
                <w:spacing w:val="-6"/>
                <w:sz w:val="20"/>
                <w:szCs w:val="20"/>
              </w:rPr>
              <w:t>해당하지</w:t>
            </w:r>
            <w:r w:rsidRPr="001E620D">
              <w:rPr>
                <w:rFonts w:cs="Times New Roman"/>
                <w:spacing w:val="-6"/>
                <w:sz w:val="20"/>
                <w:szCs w:val="20"/>
              </w:rPr>
              <w:t xml:space="preserve"> </w:t>
            </w:r>
            <w:r w:rsidRPr="001E620D">
              <w:rPr>
                <w:rFonts w:cs="Times New Roman"/>
                <w:spacing w:val="-6"/>
                <w:sz w:val="20"/>
                <w:szCs w:val="20"/>
              </w:rPr>
              <w:t>않으므로</w:t>
            </w:r>
            <w:r w:rsidRPr="001E620D">
              <w:rPr>
                <w:rFonts w:cs="Times New Roman"/>
                <w:spacing w:val="-6"/>
                <w:sz w:val="20"/>
                <w:szCs w:val="20"/>
              </w:rPr>
              <w:t xml:space="preserve">, </w:t>
            </w:r>
            <w:r w:rsidRPr="001E620D">
              <w:rPr>
                <w:rFonts w:cs="Times New Roman"/>
                <w:spacing w:val="-6"/>
                <w:sz w:val="20"/>
                <w:szCs w:val="20"/>
              </w:rPr>
              <w:t>대상회사는</w:t>
            </w:r>
            <w:r w:rsidRPr="001E620D">
              <w:rPr>
                <w:rFonts w:cs="Times New Roman"/>
                <w:spacing w:val="-6"/>
                <w:sz w:val="20"/>
                <w:szCs w:val="20"/>
              </w:rPr>
              <w:t xml:space="preserve"> </w:t>
            </w:r>
            <w:r w:rsidRPr="001E620D">
              <w:rPr>
                <w:rFonts w:cs="Times New Roman"/>
                <w:spacing w:val="-6"/>
                <w:sz w:val="20"/>
                <w:szCs w:val="20"/>
              </w:rPr>
              <w:t>카카오노조의</w:t>
            </w:r>
            <w:r w:rsidRPr="001E620D">
              <w:rPr>
                <w:rFonts w:cs="Times New Roman"/>
                <w:spacing w:val="-6"/>
                <w:sz w:val="20"/>
                <w:szCs w:val="20"/>
              </w:rPr>
              <w:t xml:space="preserve"> </w:t>
            </w:r>
            <w:r w:rsidRPr="001E620D">
              <w:rPr>
                <w:rFonts w:cs="Times New Roman"/>
                <w:spacing w:val="-6"/>
                <w:sz w:val="20"/>
                <w:szCs w:val="20"/>
              </w:rPr>
              <w:t>본건</w:t>
            </w:r>
            <w:r w:rsidRPr="001E620D">
              <w:rPr>
                <w:rFonts w:cs="Times New Roman"/>
                <w:spacing w:val="-6"/>
                <w:sz w:val="20"/>
                <w:szCs w:val="20"/>
              </w:rPr>
              <w:t xml:space="preserve"> </w:t>
            </w:r>
            <w:r w:rsidRPr="001E620D">
              <w:rPr>
                <w:rFonts w:cs="Times New Roman"/>
                <w:spacing w:val="-6"/>
                <w:sz w:val="20"/>
                <w:szCs w:val="20"/>
              </w:rPr>
              <w:t>거래</w:t>
            </w:r>
            <w:r w:rsidRPr="001E620D">
              <w:rPr>
                <w:rFonts w:cs="Times New Roman"/>
                <w:spacing w:val="-6"/>
                <w:sz w:val="20"/>
                <w:szCs w:val="20"/>
              </w:rPr>
              <w:t xml:space="preserve"> </w:t>
            </w:r>
            <w:r w:rsidRPr="001E620D">
              <w:rPr>
                <w:rFonts w:cs="Times New Roman"/>
                <w:spacing w:val="-6"/>
                <w:sz w:val="20"/>
                <w:szCs w:val="20"/>
              </w:rPr>
              <w:t>관련</w:t>
            </w:r>
            <w:r w:rsidRPr="001E620D">
              <w:rPr>
                <w:rFonts w:cs="Times New Roman"/>
                <w:spacing w:val="-6"/>
                <w:sz w:val="20"/>
                <w:szCs w:val="20"/>
              </w:rPr>
              <w:t xml:space="preserve"> </w:t>
            </w:r>
            <w:r w:rsidRPr="001E620D">
              <w:rPr>
                <w:rFonts w:cs="Times New Roman"/>
                <w:spacing w:val="-6"/>
                <w:sz w:val="20"/>
                <w:szCs w:val="20"/>
              </w:rPr>
              <w:t>교섭요구에</w:t>
            </w:r>
            <w:r w:rsidRPr="001E620D">
              <w:rPr>
                <w:rFonts w:cs="Times New Roman"/>
                <w:spacing w:val="-6"/>
                <w:sz w:val="20"/>
                <w:szCs w:val="20"/>
              </w:rPr>
              <w:t xml:space="preserve"> </w:t>
            </w:r>
            <w:r w:rsidRPr="001E620D">
              <w:rPr>
                <w:rFonts w:cs="Times New Roman"/>
                <w:spacing w:val="-6"/>
                <w:sz w:val="20"/>
                <w:szCs w:val="20"/>
              </w:rPr>
              <w:t>응할</w:t>
            </w:r>
            <w:r w:rsidRPr="001E620D">
              <w:rPr>
                <w:rFonts w:cs="Times New Roman"/>
                <w:spacing w:val="-6"/>
                <w:sz w:val="20"/>
                <w:szCs w:val="20"/>
              </w:rPr>
              <w:t xml:space="preserve"> </w:t>
            </w:r>
            <w:r w:rsidRPr="001E620D">
              <w:rPr>
                <w:rFonts w:cs="Times New Roman"/>
                <w:spacing w:val="-6"/>
                <w:sz w:val="20"/>
                <w:szCs w:val="20"/>
              </w:rPr>
              <w:t>의무가</w:t>
            </w:r>
            <w:r w:rsidRPr="001E620D">
              <w:rPr>
                <w:rFonts w:cs="Times New Roman"/>
                <w:spacing w:val="-6"/>
                <w:sz w:val="20"/>
                <w:szCs w:val="20"/>
              </w:rPr>
              <w:t xml:space="preserve"> </w:t>
            </w:r>
            <w:r w:rsidRPr="001E620D">
              <w:rPr>
                <w:rFonts w:cs="Times New Roman"/>
                <w:spacing w:val="-6"/>
                <w:sz w:val="20"/>
                <w:szCs w:val="20"/>
              </w:rPr>
              <w:t>없음</w:t>
            </w:r>
            <w:r w:rsidRPr="001E620D">
              <w:rPr>
                <w:rFonts w:cs="Times New Roman"/>
                <w:spacing w:val="-6"/>
                <w:sz w:val="20"/>
                <w:szCs w:val="20"/>
              </w:rPr>
              <w:t xml:space="preserve">. </w:t>
            </w:r>
          </w:p>
          <w:p w14:paraId="34AFD741" w14:textId="5D7E3DDF" w:rsidR="005335C7" w:rsidRPr="009A2958" w:rsidRDefault="005335C7" w:rsidP="008E35D9">
            <w:pPr>
              <w:pStyle w:val="a8"/>
              <w:widowControl/>
              <w:numPr>
                <w:ilvl w:val="0"/>
                <w:numId w:val="2"/>
              </w:numPr>
              <w:spacing w:before="40" w:after="120" w:line="276" w:lineRule="auto"/>
              <w:rPr>
                <w:rFonts w:cs="Times New Roman"/>
                <w:sz w:val="20"/>
                <w:szCs w:val="20"/>
              </w:rPr>
            </w:pPr>
            <w:r w:rsidRPr="001E620D">
              <w:rPr>
                <w:rFonts w:cs="Times New Roman" w:hint="eastAsia"/>
                <w:spacing w:val="-2"/>
                <w:sz w:val="20"/>
                <w:szCs w:val="20"/>
              </w:rPr>
              <w:t>한편</w:t>
            </w:r>
            <w:r w:rsidRPr="001E620D">
              <w:rPr>
                <w:rFonts w:cs="Times New Roman"/>
                <w:spacing w:val="-2"/>
                <w:sz w:val="20"/>
                <w:szCs w:val="20"/>
              </w:rPr>
              <w:t>, (</w:t>
            </w:r>
            <w:r w:rsidRPr="001E620D">
              <w:rPr>
                <w:rFonts w:cs="Times New Roman"/>
                <w:spacing w:val="-2"/>
                <w:sz w:val="20"/>
                <w:szCs w:val="20"/>
              </w:rPr>
              <w:t>교섭권을</w:t>
            </w:r>
            <w:r w:rsidRPr="001E620D">
              <w:rPr>
                <w:rFonts w:cs="Times New Roman"/>
                <w:spacing w:val="-2"/>
                <w:sz w:val="20"/>
                <w:szCs w:val="20"/>
              </w:rPr>
              <w:t xml:space="preserve"> </w:t>
            </w:r>
            <w:r w:rsidRPr="001E620D">
              <w:rPr>
                <w:rFonts w:cs="Times New Roman"/>
                <w:spacing w:val="-2"/>
                <w:sz w:val="20"/>
                <w:szCs w:val="20"/>
              </w:rPr>
              <w:t>가진</w:t>
            </w:r>
            <w:r w:rsidRPr="001E620D">
              <w:rPr>
                <w:rFonts w:cs="Times New Roman"/>
                <w:spacing w:val="-2"/>
                <w:sz w:val="20"/>
                <w:szCs w:val="20"/>
              </w:rPr>
              <w:t xml:space="preserve">) </w:t>
            </w:r>
            <w:r w:rsidRPr="001E620D">
              <w:rPr>
                <w:rFonts w:cs="Times New Roman"/>
                <w:spacing w:val="-2"/>
                <w:sz w:val="20"/>
                <w:szCs w:val="20"/>
              </w:rPr>
              <w:t>노조</w:t>
            </w:r>
            <w:r w:rsidRPr="001E620D">
              <w:rPr>
                <w:rFonts w:cs="Times New Roman"/>
                <w:spacing w:val="-2"/>
                <w:sz w:val="20"/>
                <w:szCs w:val="20"/>
              </w:rPr>
              <w:t xml:space="preserve"> </w:t>
            </w:r>
            <w:r w:rsidRPr="001E620D">
              <w:rPr>
                <w:rFonts w:cs="Times New Roman"/>
                <w:spacing w:val="-2"/>
                <w:sz w:val="20"/>
                <w:szCs w:val="20"/>
              </w:rPr>
              <w:t>측에서는</w:t>
            </w:r>
            <w:r w:rsidRPr="001E620D">
              <w:rPr>
                <w:rFonts w:cs="Times New Roman" w:hint="eastAsia"/>
                <w:spacing w:val="-2"/>
                <w:sz w:val="20"/>
                <w:szCs w:val="20"/>
              </w:rPr>
              <w:t xml:space="preserve"> </w:t>
            </w:r>
            <w:r w:rsidRPr="001E620D">
              <w:rPr>
                <w:rFonts w:cs="Times New Roman" w:hint="eastAsia"/>
                <w:spacing w:val="-2"/>
                <w:sz w:val="20"/>
                <w:szCs w:val="20"/>
              </w:rPr>
              <w:t>본건</w:t>
            </w:r>
            <w:r w:rsidRPr="001E620D">
              <w:rPr>
                <w:rFonts w:cs="Times New Roman" w:hint="eastAsia"/>
                <w:spacing w:val="-2"/>
                <w:sz w:val="20"/>
                <w:szCs w:val="20"/>
              </w:rPr>
              <w:t xml:space="preserve"> </w:t>
            </w:r>
            <w:r w:rsidRPr="001E620D">
              <w:rPr>
                <w:rFonts w:cs="Times New Roman" w:hint="eastAsia"/>
                <w:spacing w:val="-2"/>
                <w:sz w:val="20"/>
                <w:szCs w:val="20"/>
              </w:rPr>
              <w:t>거래</w:t>
            </w:r>
            <w:r w:rsidRPr="001E620D">
              <w:rPr>
                <w:rFonts w:cs="Times New Roman" w:hint="eastAsia"/>
                <w:spacing w:val="-2"/>
                <w:sz w:val="20"/>
                <w:szCs w:val="20"/>
              </w:rPr>
              <w:t xml:space="preserve"> </w:t>
            </w:r>
            <w:r w:rsidRPr="001E620D">
              <w:rPr>
                <w:rFonts w:cs="Times New Roman" w:hint="eastAsia"/>
                <w:spacing w:val="-2"/>
                <w:sz w:val="20"/>
                <w:szCs w:val="20"/>
              </w:rPr>
              <w:t>관련</w:t>
            </w:r>
            <w:r w:rsidRPr="001E620D">
              <w:rPr>
                <w:rFonts w:cs="Times New Roman" w:hint="eastAsia"/>
                <w:spacing w:val="-2"/>
                <w:sz w:val="20"/>
                <w:szCs w:val="20"/>
              </w:rPr>
              <w:t xml:space="preserve"> </w:t>
            </w:r>
            <w:r w:rsidRPr="001E620D">
              <w:rPr>
                <w:rFonts w:cs="Times New Roman" w:hint="eastAsia"/>
                <w:spacing w:val="-2"/>
                <w:sz w:val="20"/>
                <w:szCs w:val="20"/>
              </w:rPr>
              <w:t>안건이</w:t>
            </w:r>
            <w:r w:rsidRPr="001E620D">
              <w:rPr>
                <w:rFonts w:cs="Times New Roman" w:hint="eastAsia"/>
                <w:spacing w:val="-2"/>
                <w:sz w:val="20"/>
                <w:szCs w:val="20"/>
              </w:rPr>
              <w:t xml:space="preserve"> </w:t>
            </w:r>
            <w:r w:rsidRPr="001E620D">
              <w:rPr>
                <w:rFonts w:cs="Times New Roman" w:hint="eastAsia"/>
                <w:spacing w:val="-2"/>
                <w:sz w:val="20"/>
                <w:szCs w:val="20"/>
              </w:rPr>
              <w:t>아니라</w:t>
            </w:r>
            <w:r w:rsidRPr="001E620D">
              <w:rPr>
                <w:rFonts w:cs="Times New Roman"/>
                <w:spacing w:val="-2"/>
                <w:sz w:val="20"/>
                <w:szCs w:val="20"/>
              </w:rPr>
              <w:t xml:space="preserve"> </w:t>
            </w:r>
            <w:r w:rsidRPr="001E620D">
              <w:rPr>
                <w:rFonts w:cs="Times New Roman"/>
                <w:spacing w:val="-2"/>
                <w:sz w:val="20"/>
                <w:szCs w:val="20"/>
              </w:rPr>
              <w:t>임금</w:t>
            </w:r>
            <w:r w:rsidRPr="001E620D">
              <w:rPr>
                <w:rFonts w:cs="Times New Roman" w:hint="eastAsia"/>
                <w:spacing w:val="-2"/>
                <w:sz w:val="20"/>
                <w:szCs w:val="20"/>
              </w:rPr>
              <w:t>인상</w:t>
            </w:r>
            <w:r w:rsidRPr="001E620D">
              <w:rPr>
                <w:rFonts w:cs="Times New Roman"/>
                <w:spacing w:val="-2"/>
                <w:sz w:val="20"/>
                <w:szCs w:val="20"/>
              </w:rPr>
              <w:t xml:space="preserve"> </w:t>
            </w:r>
            <w:r w:rsidRPr="001E620D">
              <w:rPr>
                <w:rFonts w:cs="Times New Roman"/>
                <w:spacing w:val="-2"/>
                <w:sz w:val="20"/>
                <w:szCs w:val="20"/>
              </w:rPr>
              <w:t>등</w:t>
            </w:r>
            <w:r w:rsidRPr="001E620D">
              <w:rPr>
                <w:rFonts w:cs="Times New Roman"/>
                <w:spacing w:val="-2"/>
                <w:sz w:val="20"/>
                <w:szCs w:val="20"/>
              </w:rPr>
              <w:t xml:space="preserve"> </w:t>
            </w:r>
            <w:r w:rsidRPr="001E620D">
              <w:rPr>
                <w:rFonts w:cs="Times New Roman"/>
                <w:spacing w:val="-2"/>
                <w:sz w:val="20"/>
                <w:szCs w:val="20"/>
              </w:rPr>
              <w:t>별건을</w:t>
            </w:r>
            <w:r w:rsidRPr="001E620D">
              <w:rPr>
                <w:rFonts w:cs="Times New Roman"/>
                <w:spacing w:val="-2"/>
                <w:sz w:val="20"/>
                <w:szCs w:val="20"/>
              </w:rPr>
              <w:t xml:space="preserve"> </w:t>
            </w:r>
            <w:r w:rsidRPr="001E620D">
              <w:rPr>
                <w:rFonts w:cs="Times New Roman"/>
                <w:spacing w:val="-2"/>
                <w:sz w:val="20"/>
                <w:szCs w:val="20"/>
              </w:rPr>
              <w:t>안건으로</w:t>
            </w:r>
            <w:r w:rsidRPr="001E620D">
              <w:rPr>
                <w:rFonts w:cs="Times New Roman"/>
                <w:spacing w:val="-2"/>
                <w:sz w:val="20"/>
                <w:szCs w:val="20"/>
              </w:rPr>
              <w:t xml:space="preserve"> </w:t>
            </w:r>
            <w:r w:rsidRPr="001E620D">
              <w:rPr>
                <w:rFonts w:cs="Times New Roman"/>
                <w:spacing w:val="-2"/>
                <w:sz w:val="20"/>
                <w:szCs w:val="20"/>
              </w:rPr>
              <w:t>제시하며</w:t>
            </w:r>
            <w:r w:rsidRPr="001E620D">
              <w:rPr>
                <w:rFonts w:cs="Times New Roman"/>
                <w:spacing w:val="-2"/>
                <w:sz w:val="20"/>
                <w:szCs w:val="20"/>
              </w:rPr>
              <w:t xml:space="preserve"> </w:t>
            </w:r>
            <w:r w:rsidRPr="001E620D">
              <w:rPr>
                <w:rFonts w:cs="Times New Roman"/>
                <w:spacing w:val="-2"/>
                <w:sz w:val="20"/>
                <w:szCs w:val="20"/>
              </w:rPr>
              <w:t>단체교섭을</w:t>
            </w:r>
            <w:r w:rsidRPr="001E620D">
              <w:rPr>
                <w:rFonts w:cs="Times New Roman"/>
                <w:spacing w:val="-2"/>
                <w:sz w:val="20"/>
                <w:szCs w:val="20"/>
              </w:rPr>
              <w:t xml:space="preserve"> </w:t>
            </w:r>
            <w:r w:rsidRPr="001E620D">
              <w:rPr>
                <w:rFonts w:cs="Times New Roman"/>
                <w:spacing w:val="-2"/>
                <w:sz w:val="20"/>
                <w:szCs w:val="20"/>
              </w:rPr>
              <w:t>요구한</w:t>
            </w:r>
            <w:r w:rsidRPr="001E620D">
              <w:rPr>
                <w:rFonts w:cs="Times New Roman"/>
                <w:spacing w:val="-2"/>
                <w:sz w:val="20"/>
                <w:szCs w:val="20"/>
              </w:rPr>
              <w:t xml:space="preserve"> </w:t>
            </w:r>
            <w:r w:rsidRPr="001E620D">
              <w:rPr>
                <w:rFonts w:cs="Times New Roman"/>
                <w:spacing w:val="-2"/>
                <w:sz w:val="20"/>
                <w:szCs w:val="20"/>
              </w:rPr>
              <w:t>후</w:t>
            </w:r>
            <w:r w:rsidRPr="001E620D">
              <w:rPr>
                <w:rFonts w:cs="Times New Roman"/>
                <w:spacing w:val="-2"/>
                <w:sz w:val="20"/>
                <w:szCs w:val="20"/>
              </w:rPr>
              <w:t xml:space="preserve"> </w:t>
            </w:r>
            <w:r w:rsidRPr="001E620D">
              <w:rPr>
                <w:rFonts w:cs="Times New Roman"/>
                <w:spacing w:val="-2"/>
                <w:sz w:val="20"/>
                <w:szCs w:val="20"/>
              </w:rPr>
              <w:t>이를</w:t>
            </w:r>
            <w:r w:rsidRPr="001E620D">
              <w:rPr>
                <w:rFonts w:cs="Times New Roman"/>
                <w:spacing w:val="-2"/>
                <w:sz w:val="20"/>
                <w:szCs w:val="20"/>
              </w:rPr>
              <w:t xml:space="preserve"> </w:t>
            </w:r>
            <w:r w:rsidRPr="001E620D">
              <w:rPr>
                <w:rFonts w:cs="Times New Roman"/>
                <w:spacing w:val="-2"/>
                <w:sz w:val="20"/>
                <w:szCs w:val="20"/>
              </w:rPr>
              <w:t>빌미로</w:t>
            </w:r>
            <w:r w:rsidRPr="001E620D">
              <w:rPr>
                <w:rFonts w:cs="Times New Roman"/>
                <w:spacing w:val="-2"/>
                <w:sz w:val="20"/>
                <w:szCs w:val="20"/>
              </w:rPr>
              <w:t xml:space="preserve"> </w:t>
            </w:r>
            <w:r w:rsidRPr="001E620D">
              <w:rPr>
                <w:rFonts w:cs="Times New Roman"/>
                <w:spacing w:val="-2"/>
                <w:sz w:val="20"/>
                <w:szCs w:val="20"/>
              </w:rPr>
              <w:t>각종</w:t>
            </w:r>
            <w:r w:rsidRPr="001E620D">
              <w:rPr>
                <w:rFonts w:cs="Times New Roman"/>
                <w:spacing w:val="-2"/>
                <w:sz w:val="20"/>
                <w:szCs w:val="20"/>
              </w:rPr>
              <w:t xml:space="preserve"> </w:t>
            </w:r>
            <w:r w:rsidRPr="001E620D">
              <w:rPr>
                <w:rFonts w:cs="Times New Roman"/>
                <w:spacing w:val="-2"/>
                <w:sz w:val="20"/>
                <w:szCs w:val="20"/>
              </w:rPr>
              <w:t>단체행동을</w:t>
            </w:r>
            <w:r w:rsidRPr="001E620D">
              <w:rPr>
                <w:rFonts w:cs="Times New Roman"/>
                <w:spacing w:val="-2"/>
                <w:sz w:val="20"/>
                <w:szCs w:val="20"/>
              </w:rPr>
              <w:t xml:space="preserve"> </w:t>
            </w:r>
            <w:r w:rsidRPr="001E620D">
              <w:rPr>
                <w:rFonts w:cs="Times New Roman"/>
                <w:spacing w:val="-2"/>
                <w:sz w:val="20"/>
                <w:szCs w:val="20"/>
              </w:rPr>
              <w:t>하며</w:t>
            </w:r>
            <w:r w:rsidRPr="001E620D">
              <w:rPr>
                <w:rFonts w:cs="Times New Roman"/>
                <w:spacing w:val="-2"/>
                <w:sz w:val="20"/>
                <w:szCs w:val="20"/>
              </w:rPr>
              <w:t xml:space="preserve"> </w:t>
            </w:r>
            <w:r w:rsidRPr="001E620D">
              <w:rPr>
                <w:rFonts w:cs="Times New Roman"/>
                <w:spacing w:val="-2"/>
                <w:sz w:val="20"/>
                <w:szCs w:val="20"/>
              </w:rPr>
              <w:t>본건</w:t>
            </w:r>
            <w:r w:rsidRPr="001E620D">
              <w:rPr>
                <w:rFonts w:cs="Times New Roman"/>
                <w:spacing w:val="-2"/>
                <w:sz w:val="20"/>
                <w:szCs w:val="20"/>
              </w:rPr>
              <w:t xml:space="preserve"> </w:t>
            </w:r>
            <w:r w:rsidRPr="001E620D">
              <w:rPr>
                <w:rFonts w:cs="Times New Roman"/>
                <w:spacing w:val="-2"/>
                <w:sz w:val="20"/>
                <w:szCs w:val="20"/>
              </w:rPr>
              <w:t>거래를</w:t>
            </w:r>
            <w:r w:rsidRPr="001E620D">
              <w:rPr>
                <w:rFonts w:cs="Times New Roman"/>
                <w:spacing w:val="-2"/>
                <w:sz w:val="20"/>
                <w:szCs w:val="20"/>
              </w:rPr>
              <w:t xml:space="preserve"> </w:t>
            </w:r>
            <w:r w:rsidRPr="001E620D">
              <w:rPr>
                <w:rFonts w:cs="Times New Roman"/>
                <w:spacing w:val="-2"/>
                <w:sz w:val="20"/>
                <w:szCs w:val="20"/>
              </w:rPr>
              <w:t>간접적으로</w:t>
            </w:r>
            <w:r w:rsidRPr="001E620D">
              <w:rPr>
                <w:rFonts w:cs="Times New Roman"/>
                <w:spacing w:val="-2"/>
                <w:sz w:val="20"/>
                <w:szCs w:val="20"/>
              </w:rPr>
              <w:t xml:space="preserve"> </w:t>
            </w:r>
            <w:r w:rsidRPr="001E620D">
              <w:rPr>
                <w:rFonts w:cs="Times New Roman"/>
                <w:spacing w:val="-2"/>
                <w:sz w:val="20"/>
                <w:szCs w:val="20"/>
              </w:rPr>
              <w:t>반대하는</w:t>
            </w:r>
            <w:r w:rsidRPr="001E620D">
              <w:rPr>
                <w:rFonts w:cs="Times New Roman"/>
                <w:spacing w:val="-2"/>
                <w:sz w:val="20"/>
                <w:szCs w:val="20"/>
              </w:rPr>
              <w:t xml:space="preserve"> </w:t>
            </w:r>
            <w:r w:rsidRPr="001E620D">
              <w:rPr>
                <w:rFonts w:cs="Times New Roman"/>
                <w:spacing w:val="-2"/>
                <w:sz w:val="20"/>
                <w:szCs w:val="20"/>
              </w:rPr>
              <w:t>행동을</w:t>
            </w:r>
            <w:r w:rsidRPr="001E620D">
              <w:rPr>
                <w:rFonts w:cs="Times New Roman"/>
                <w:spacing w:val="-2"/>
                <w:sz w:val="20"/>
                <w:szCs w:val="20"/>
              </w:rPr>
              <w:t xml:space="preserve"> </w:t>
            </w:r>
            <w:r w:rsidRPr="001E620D">
              <w:rPr>
                <w:rFonts w:cs="Times New Roman"/>
                <w:spacing w:val="-2"/>
                <w:sz w:val="20"/>
                <w:szCs w:val="20"/>
              </w:rPr>
              <w:t>할</w:t>
            </w:r>
            <w:r w:rsidRPr="001E620D">
              <w:rPr>
                <w:rFonts w:cs="Times New Roman"/>
                <w:spacing w:val="-2"/>
                <w:sz w:val="20"/>
                <w:szCs w:val="20"/>
              </w:rPr>
              <w:t xml:space="preserve"> </w:t>
            </w:r>
            <w:r w:rsidRPr="001E620D">
              <w:rPr>
                <w:rFonts w:cs="Times New Roman"/>
                <w:spacing w:val="-2"/>
                <w:sz w:val="20"/>
                <w:szCs w:val="20"/>
              </w:rPr>
              <w:t>가능성을</w:t>
            </w:r>
            <w:r w:rsidRPr="001E620D">
              <w:rPr>
                <w:rFonts w:cs="Times New Roman"/>
                <w:spacing w:val="-2"/>
                <w:sz w:val="20"/>
                <w:szCs w:val="20"/>
              </w:rPr>
              <w:t xml:space="preserve"> </w:t>
            </w:r>
            <w:r w:rsidRPr="001E620D">
              <w:rPr>
                <w:rFonts w:cs="Times New Roman"/>
                <w:spacing w:val="-2"/>
                <w:sz w:val="20"/>
                <w:szCs w:val="20"/>
              </w:rPr>
              <w:t>배제할</w:t>
            </w:r>
            <w:r w:rsidRPr="001E620D">
              <w:rPr>
                <w:rFonts w:cs="Times New Roman"/>
                <w:spacing w:val="-2"/>
                <w:sz w:val="20"/>
                <w:szCs w:val="20"/>
              </w:rPr>
              <w:t xml:space="preserve"> </w:t>
            </w:r>
            <w:r w:rsidRPr="001E620D">
              <w:rPr>
                <w:rFonts w:cs="Times New Roman"/>
                <w:spacing w:val="-2"/>
                <w:sz w:val="20"/>
                <w:szCs w:val="20"/>
              </w:rPr>
              <w:t>수는</w:t>
            </w:r>
            <w:r w:rsidRPr="001E620D">
              <w:rPr>
                <w:rFonts w:cs="Times New Roman"/>
                <w:spacing w:val="-2"/>
                <w:sz w:val="20"/>
                <w:szCs w:val="20"/>
              </w:rPr>
              <w:t xml:space="preserve"> </w:t>
            </w:r>
            <w:r w:rsidRPr="001E620D">
              <w:rPr>
                <w:rFonts w:cs="Times New Roman"/>
                <w:spacing w:val="-2"/>
                <w:sz w:val="20"/>
                <w:szCs w:val="20"/>
              </w:rPr>
              <w:t>없고</w:t>
            </w:r>
            <w:r w:rsidRPr="001E620D">
              <w:rPr>
                <w:rFonts w:cs="Times New Roman"/>
                <w:spacing w:val="-2"/>
                <w:sz w:val="20"/>
                <w:szCs w:val="20"/>
              </w:rPr>
              <w:t xml:space="preserve">, </w:t>
            </w:r>
            <w:r w:rsidRPr="001E620D">
              <w:rPr>
                <w:rFonts w:cs="Times New Roman"/>
                <w:spacing w:val="-2"/>
                <w:sz w:val="20"/>
                <w:szCs w:val="20"/>
              </w:rPr>
              <w:t>추후</w:t>
            </w:r>
            <w:r w:rsidRPr="001E620D">
              <w:rPr>
                <w:rFonts w:cs="Times New Roman"/>
                <w:spacing w:val="-2"/>
                <w:sz w:val="20"/>
                <w:szCs w:val="20"/>
              </w:rPr>
              <w:t xml:space="preserve"> </w:t>
            </w:r>
            <w:r w:rsidRPr="001E620D">
              <w:rPr>
                <w:rFonts w:cs="Times New Roman"/>
                <w:spacing w:val="-2"/>
                <w:sz w:val="20"/>
                <w:szCs w:val="20"/>
              </w:rPr>
              <w:t>고용안정협약</w:t>
            </w:r>
            <w:r w:rsidRPr="001E620D">
              <w:rPr>
                <w:rFonts w:cs="Times New Roman"/>
                <w:spacing w:val="-2"/>
                <w:sz w:val="20"/>
                <w:szCs w:val="20"/>
              </w:rPr>
              <w:t xml:space="preserve">, </w:t>
            </w:r>
            <w:r w:rsidRPr="001E620D">
              <w:rPr>
                <w:rFonts w:cs="Times New Roman"/>
                <w:spacing w:val="-2"/>
                <w:sz w:val="20"/>
                <w:szCs w:val="20"/>
              </w:rPr>
              <w:t>매각위로금</w:t>
            </w:r>
            <w:r w:rsidRPr="001E620D">
              <w:rPr>
                <w:rFonts w:cs="Times New Roman"/>
                <w:spacing w:val="-2"/>
                <w:sz w:val="20"/>
                <w:szCs w:val="20"/>
              </w:rPr>
              <w:t xml:space="preserve"> </w:t>
            </w:r>
            <w:r w:rsidRPr="001E620D">
              <w:rPr>
                <w:rFonts w:cs="Times New Roman"/>
                <w:spacing w:val="-2"/>
                <w:sz w:val="20"/>
                <w:szCs w:val="20"/>
              </w:rPr>
              <w:t>등을</w:t>
            </w:r>
            <w:r w:rsidRPr="001E620D">
              <w:rPr>
                <w:rFonts w:cs="Times New Roman"/>
                <w:spacing w:val="-2"/>
                <w:sz w:val="20"/>
                <w:szCs w:val="20"/>
              </w:rPr>
              <w:t xml:space="preserve"> </w:t>
            </w:r>
            <w:r w:rsidRPr="001E620D">
              <w:rPr>
                <w:rFonts w:cs="Times New Roman"/>
                <w:spacing w:val="-2"/>
                <w:sz w:val="20"/>
                <w:szCs w:val="20"/>
              </w:rPr>
              <w:t>요구할</w:t>
            </w:r>
            <w:r w:rsidRPr="001E620D">
              <w:rPr>
                <w:rFonts w:cs="Times New Roman"/>
                <w:spacing w:val="-2"/>
                <w:sz w:val="20"/>
                <w:szCs w:val="20"/>
              </w:rPr>
              <w:t xml:space="preserve"> </w:t>
            </w:r>
            <w:r w:rsidRPr="001E620D">
              <w:rPr>
                <w:rFonts w:cs="Times New Roman"/>
                <w:spacing w:val="-2"/>
                <w:sz w:val="20"/>
                <w:szCs w:val="20"/>
              </w:rPr>
              <w:t>가능성도</w:t>
            </w:r>
            <w:r w:rsidRPr="001E620D">
              <w:rPr>
                <w:rFonts w:cs="Times New Roman"/>
                <w:spacing w:val="-2"/>
                <w:sz w:val="20"/>
                <w:szCs w:val="20"/>
              </w:rPr>
              <w:t xml:space="preserve"> </w:t>
            </w:r>
            <w:r w:rsidRPr="001E620D">
              <w:rPr>
                <w:rFonts w:cs="Times New Roman"/>
                <w:spacing w:val="-2"/>
                <w:sz w:val="20"/>
                <w:szCs w:val="20"/>
              </w:rPr>
              <w:t>존재함</w:t>
            </w:r>
            <w:r w:rsidRPr="001E620D">
              <w:rPr>
                <w:rFonts w:cs="Times New Roman"/>
                <w:spacing w:val="-2"/>
                <w:sz w:val="20"/>
                <w:szCs w:val="20"/>
              </w:rPr>
              <w:t>.</w:t>
            </w:r>
          </w:p>
        </w:tc>
        <w:tc>
          <w:tcPr>
            <w:tcW w:w="27" w:type="pct"/>
            <w:tcBorders>
              <w:top w:val="nil"/>
              <w:bottom w:val="nil"/>
            </w:tcBorders>
          </w:tcPr>
          <w:p w14:paraId="58E195AE" w14:textId="77777777" w:rsidR="005335C7" w:rsidRPr="009A2958" w:rsidRDefault="005335C7" w:rsidP="005335C7">
            <w:pPr>
              <w:widowControl/>
              <w:spacing w:before="40" w:after="120" w:line="276" w:lineRule="auto"/>
              <w:rPr>
                <w:rFonts w:cs="Times New Roman"/>
                <w:sz w:val="20"/>
                <w:szCs w:val="20"/>
              </w:rPr>
            </w:pPr>
          </w:p>
        </w:tc>
        <w:tc>
          <w:tcPr>
            <w:tcW w:w="770" w:type="pct"/>
          </w:tcPr>
          <w:p w14:paraId="61380F79" w14:textId="77777777" w:rsidR="005335C7" w:rsidRPr="009A2958" w:rsidRDefault="005335C7" w:rsidP="005335C7">
            <w:pPr>
              <w:pStyle w:val="a8"/>
              <w:widowControl/>
              <w:numPr>
                <w:ilvl w:val="0"/>
                <w:numId w:val="2"/>
              </w:numPr>
              <w:spacing w:before="40" w:after="120" w:line="276" w:lineRule="auto"/>
              <w:rPr>
                <w:rFonts w:cs="Times New Roman"/>
                <w:sz w:val="20"/>
                <w:szCs w:val="20"/>
              </w:rPr>
            </w:pPr>
            <w:r w:rsidRPr="009A2958">
              <w:rPr>
                <w:rFonts w:cs="Times New Roman"/>
                <w:sz w:val="20"/>
                <w:szCs w:val="20"/>
              </w:rPr>
              <w:t>카카오노조의</w:t>
            </w:r>
            <w:r w:rsidRPr="009A2958">
              <w:rPr>
                <w:rFonts w:cs="Times New Roman"/>
                <w:sz w:val="20"/>
                <w:szCs w:val="20"/>
              </w:rPr>
              <w:t xml:space="preserve"> </w:t>
            </w:r>
            <w:r w:rsidRPr="009A2958">
              <w:rPr>
                <w:rFonts w:cs="Times New Roman"/>
                <w:sz w:val="20"/>
                <w:szCs w:val="20"/>
              </w:rPr>
              <w:t>요구사항에</w:t>
            </w:r>
            <w:r w:rsidRPr="009A2958">
              <w:rPr>
                <w:rFonts w:cs="Times New Roman"/>
                <w:sz w:val="20"/>
                <w:szCs w:val="20"/>
              </w:rPr>
              <w:t xml:space="preserve"> </w:t>
            </w:r>
            <w:r w:rsidRPr="009A2958">
              <w:rPr>
                <w:rFonts w:cs="Times New Roman"/>
                <w:sz w:val="20"/>
                <w:szCs w:val="20"/>
              </w:rPr>
              <w:t>따라</w:t>
            </w:r>
            <w:r w:rsidRPr="009A2958">
              <w:rPr>
                <w:rFonts w:cs="Times New Roman"/>
                <w:sz w:val="20"/>
                <w:szCs w:val="20"/>
              </w:rPr>
              <w:t xml:space="preserve"> </w:t>
            </w:r>
            <w:r w:rsidRPr="009A2958">
              <w:rPr>
                <w:rFonts w:cs="Times New Roman"/>
                <w:sz w:val="20"/>
                <w:szCs w:val="20"/>
              </w:rPr>
              <w:t>금전적인</w:t>
            </w:r>
            <w:r w:rsidRPr="009A2958">
              <w:rPr>
                <w:rFonts w:cs="Times New Roman"/>
                <w:sz w:val="20"/>
                <w:szCs w:val="20"/>
              </w:rPr>
              <w:t xml:space="preserve"> </w:t>
            </w:r>
            <w:r w:rsidRPr="009A2958">
              <w:rPr>
                <w:rFonts w:cs="Times New Roman"/>
                <w:sz w:val="20"/>
                <w:szCs w:val="20"/>
              </w:rPr>
              <w:t>영향이</w:t>
            </w:r>
            <w:r w:rsidRPr="009A2958">
              <w:rPr>
                <w:rFonts w:cs="Times New Roman"/>
                <w:sz w:val="20"/>
                <w:szCs w:val="20"/>
              </w:rPr>
              <w:t xml:space="preserve"> </w:t>
            </w:r>
            <w:r w:rsidRPr="009A2958">
              <w:rPr>
                <w:rFonts w:cs="Times New Roman"/>
                <w:sz w:val="20"/>
                <w:szCs w:val="20"/>
              </w:rPr>
              <w:t>발생할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있으나</w:t>
            </w:r>
            <w:r w:rsidRPr="009A2958">
              <w:rPr>
                <w:rFonts w:cs="Times New Roman"/>
                <w:sz w:val="20"/>
                <w:szCs w:val="20"/>
              </w:rPr>
              <w:t xml:space="preserve"> </w:t>
            </w:r>
            <w:r w:rsidRPr="009A2958">
              <w:rPr>
                <w:rFonts w:cs="Times New Roman"/>
                <w:sz w:val="20"/>
                <w:szCs w:val="20"/>
              </w:rPr>
              <w:t>현재로서는</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규모를</w:t>
            </w:r>
            <w:r w:rsidRPr="009A2958">
              <w:rPr>
                <w:rFonts w:cs="Times New Roman"/>
                <w:sz w:val="20"/>
                <w:szCs w:val="20"/>
              </w:rPr>
              <w:t xml:space="preserve"> </w:t>
            </w:r>
            <w:r w:rsidRPr="009A2958">
              <w:rPr>
                <w:rFonts w:cs="Times New Roman"/>
                <w:sz w:val="20"/>
                <w:szCs w:val="20"/>
              </w:rPr>
              <w:t>예상하기</w:t>
            </w:r>
            <w:r w:rsidRPr="009A2958">
              <w:rPr>
                <w:rFonts w:cs="Times New Roman"/>
                <w:sz w:val="20"/>
                <w:szCs w:val="20"/>
              </w:rPr>
              <w:t xml:space="preserve"> </w:t>
            </w:r>
            <w:r w:rsidRPr="009A2958">
              <w:rPr>
                <w:rFonts w:cs="Times New Roman"/>
                <w:sz w:val="20"/>
                <w:szCs w:val="20"/>
              </w:rPr>
              <w:t>어려움</w:t>
            </w:r>
            <w:r w:rsidRPr="009A2958">
              <w:rPr>
                <w:rFonts w:cs="Times New Roman"/>
                <w:sz w:val="20"/>
                <w:szCs w:val="20"/>
              </w:rPr>
              <w:t>.</w:t>
            </w:r>
          </w:p>
        </w:tc>
      </w:tr>
      <w:tr w:rsidR="004E04A7" w:rsidRPr="009A2958" w14:paraId="06C89A28" w14:textId="77777777" w:rsidTr="00061A1F">
        <w:trPr>
          <w:trHeight w:val="132"/>
        </w:trPr>
        <w:tc>
          <w:tcPr>
            <w:tcW w:w="619" w:type="pct"/>
          </w:tcPr>
          <w:p w14:paraId="0EB7D847" w14:textId="4D3696DD" w:rsidR="004E04A7" w:rsidRPr="00250EEB" w:rsidRDefault="004E04A7" w:rsidP="004E04A7">
            <w:pPr>
              <w:widowControl/>
              <w:spacing w:before="40" w:after="120" w:line="276" w:lineRule="auto"/>
              <w:jc w:val="center"/>
              <w:outlineLvl w:val="0"/>
              <w:rPr>
                <w:rFonts w:cs="Times New Roman"/>
                <w:b/>
                <w:color w:val="404040" w:themeColor="text1" w:themeTint="BF"/>
                <w:kern w:val="0"/>
                <w:sz w:val="20"/>
                <w:szCs w:val="20"/>
              </w:rPr>
            </w:pPr>
            <w:bookmarkStart w:id="124" w:name="_Toc108480435"/>
            <w:bookmarkStart w:id="125" w:name="_Toc108512991"/>
            <w:r w:rsidRPr="004E04A7">
              <w:rPr>
                <w:rFonts w:cs="Times New Roman" w:hint="eastAsia"/>
                <w:b/>
                <w:color w:val="404040" w:themeColor="text1" w:themeTint="BF"/>
                <w:kern w:val="0"/>
                <w:sz w:val="20"/>
                <w:szCs w:val="20"/>
              </w:rPr>
              <w:lastRenderedPageBreak/>
              <w:t>자회사</w:t>
            </w:r>
            <w:r w:rsidRPr="004E04A7">
              <w:rPr>
                <w:rFonts w:cs="Times New Roman" w:hint="eastAsia"/>
                <w:b/>
                <w:color w:val="404040" w:themeColor="text1" w:themeTint="BF"/>
                <w:kern w:val="0"/>
                <w:sz w:val="20"/>
                <w:szCs w:val="20"/>
              </w:rPr>
              <w:t xml:space="preserve"> </w:t>
            </w:r>
            <w:r w:rsidRPr="004E04A7">
              <w:rPr>
                <w:rFonts w:cs="Times New Roman" w:hint="eastAsia"/>
                <w:b/>
                <w:color w:val="404040" w:themeColor="text1" w:themeTint="BF"/>
                <w:kern w:val="0"/>
                <w:sz w:val="20"/>
                <w:szCs w:val="20"/>
              </w:rPr>
              <w:t>인사노무</w:t>
            </w:r>
            <w:r w:rsidRPr="004E04A7">
              <w:rPr>
                <w:rFonts w:cs="Times New Roman" w:hint="eastAsia"/>
                <w:b/>
                <w:color w:val="404040" w:themeColor="text1" w:themeTint="BF"/>
                <w:kern w:val="0"/>
                <w:sz w:val="20"/>
                <w:szCs w:val="20"/>
              </w:rPr>
              <w:t xml:space="preserve"> </w:t>
            </w:r>
            <w:r w:rsidRPr="004E04A7">
              <w:rPr>
                <w:rFonts w:cs="Times New Roman" w:hint="eastAsia"/>
                <w:b/>
                <w:color w:val="404040" w:themeColor="text1" w:themeTint="BF"/>
                <w:kern w:val="0"/>
                <w:sz w:val="20"/>
                <w:szCs w:val="20"/>
              </w:rPr>
              <w:t>이슈</w:t>
            </w:r>
            <w:bookmarkEnd w:id="124"/>
            <w:bookmarkEnd w:id="125"/>
          </w:p>
        </w:tc>
        <w:tc>
          <w:tcPr>
            <w:tcW w:w="26" w:type="pct"/>
            <w:tcBorders>
              <w:top w:val="nil"/>
              <w:bottom w:val="nil"/>
            </w:tcBorders>
          </w:tcPr>
          <w:p w14:paraId="3DF0D14B"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43F85CFF" w14:textId="77777777" w:rsidR="004E04A7" w:rsidRPr="009A2958" w:rsidRDefault="004E04A7" w:rsidP="004E04A7">
            <w:pPr>
              <w:pStyle w:val="a8"/>
              <w:widowControl/>
              <w:numPr>
                <w:ilvl w:val="0"/>
                <w:numId w:val="2"/>
              </w:numPr>
              <w:spacing w:before="40" w:after="120" w:line="276" w:lineRule="auto"/>
              <w:rPr>
                <w:rFonts w:cs="Times New Roman"/>
                <w:sz w:val="20"/>
                <w:szCs w:val="20"/>
              </w:rPr>
            </w:pPr>
            <w:r w:rsidRPr="009A2958">
              <w:rPr>
                <w:rFonts w:cs="Times New Roman"/>
                <w:sz w:val="20"/>
                <w:szCs w:val="20"/>
              </w:rPr>
              <w:t>제공된</w:t>
            </w:r>
            <w:r w:rsidRPr="009A2958">
              <w:rPr>
                <w:rFonts w:cs="Times New Roman"/>
                <w:sz w:val="20"/>
                <w:szCs w:val="20"/>
              </w:rPr>
              <w:t xml:space="preserve"> </w:t>
            </w:r>
            <w:r w:rsidRPr="009A2958">
              <w:rPr>
                <w:rFonts w:cs="Times New Roman"/>
                <w:sz w:val="20"/>
                <w:szCs w:val="20"/>
              </w:rPr>
              <w:t>자료에</w:t>
            </w:r>
            <w:r w:rsidRPr="009A2958">
              <w:rPr>
                <w:rFonts w:cs="Times New Roman"/>
                <w:sz w:val="20"/>
                <w:szCs w:val="20"/>
              </w:rPr>
              <w:t xml:space="preserve"> </w:t>
            </w:r>
            <w:r w:rsidRPr="009A2958">
              <w:rPr>
                <w:rFonts w:cs="Times New Roman"/>
                <w:sz w:val="20"/>
                <w:szCs w:val="20"/>
              </w:rPr>
              <w:t>의하면</w:t>
            </w:r>
            <w:r w:rsidRPr="009A2958">
              <w:rPr>
                <w:rFonts w:cs="Times New Roman"/>
                <w:sz w:val="20"/>
                <w:szCs w:val="20"/>
              </w:rPr>
              <w:t>, 2022</w:t>
            </w:r>
            <w:r w:rsidRPr="009A2958">
              <w:rPr>
                <w:rFonts w:cs="Times New Roman"/>
                <w:sz w:val="20"/>
                <w:szCs w:val="20"/>
              </w:rPr>
              <w:t>년</w:t>
            </w:r>
            <w:r w:rsidRPr="009A2958">
              <w:rPr>
                <w:rFonts w:cs="Times New Roman"/>
                <w:sz w:val="20"/>
                <w:szCs w:val="20"/>
              </w:rPr>
              <w:t xml:space="preserve"> </w:t>
            </w:r>
            <w:r>
              <w:rPr>
                <w:rFonts w:cs="Times New Roman"/>
                <w:sz w:val="20"/>
                <w:szCs w:val="20"/>
              </w:rPr>
              <w:t>6</w:t>
            </w:r>
            <w:r w:rsidRPr="009A2958">
              <w:rPr>
                <w:rFonts w:cs="Times New Roman"/>
                <w:sz w:val="20"/>
                <w:szCs w:val="20"/>
              </w:rPr>
              <w:t>월</w:t>
            </w:r>
            <w:r>
              <w:rPr>
                <w:rFonts w:cs="Times New Roman" w:hint="eastAsia"/>
                <w:sz w:val="20"/>
                <w:szCs w:val="20"/>
              </w:rPr>
              <w:t xml:space="preserve"> 30</w:t>
            </w:r>
            <w:r>
              <w:rPr>
                <w:rFonts w:cs="Times New Roman" w:hint="eastAsia"/>
                <w:sz w:val="20"/>
                <w:szCs w:val="20"/>
              </w:rPr>
              <w:t>일</w:t>
            </w:r>
            <w:r w:rsidRPr="009A2958">
              <w:rPr>
                <w:rFonts w:cs="Times New Roman"/>
                <w:sz w:val="20"/>
                <w:szCs w:val="20"/>
              </w:rPr>
              <w:t xml:space="preserve"> </w:t>
            </w:r>
            <w:r w:rsidRPr="009A2958">
              <w:rPr>
                <w:rFonts w:cs="Times New Roman"/>
                <w:sz w:val="20"/>
                <w:szCs w:val="20"/>
              </w:rPr>
              <w:t>기준</w:t>
            </w:r>
            <w:r w:rsidRPr="009A2958">
              <w:rPr>
                <w:rFonts w:cs="Times New Roman"/>
                <w:sz w:val="20"/>
                <w:szCs w:val="20"/>
              </w:rPr>
              <w:t xml:space="preserve"> </w:t>
            </w:r>
            <w:r w:rsidRPr="009A2958">
              <w:rPr>
                <w:rFonts w:cs="Times New Roman"/>
                <w:sz w:val="20"/>
                <w:szCs w:val="20"/>
              </w:rPr>
              <w:t>대상회사의</w:t>
            </w:r>
            <w:r>
              <w:rPr>
                <w:rFonts w:cs="Times New Roman" w:hint="eastAsia"/>
                <w:sz w:val="20"/>
                <w:szCs w:val="20"/>
              </w:rPr>
              <w:t xml:space="preserve"> </w:t>
            </w:r>
            <w:r>
              <w:rPr>
                <w:rFonts w:cs="Times New Roman" w:hint="eastAsia"/>
                <w:sz w:val="20"/>
                <w:szCs w:val="20"/>
              </w:rPr>
              <w:t>자회사</w:t>
            </w:r>
            <w:r w:rsidRPr="009A2958">
              <w:rPr>
                <w:rFonts w:cs="Times New Roman"/>
                <w:sz w:val="20"/>
                <w:szCs w:val="20"/>
              </w:rPr>
              <w:t xml:space="preserve"> </w:t>
            </w:r>
            <w:r w:rsidRPr="009A2958">
              <w:rPr>
                <w:rFonts w:cs="Times New Roman"/>
                <w:sz w:val="20"/>
                <w:szCs w:val="20"/>
              </w:rPr>
              <w:t>인력</w:t>
            </w:r>
            <w:r w:rsidRPr="009A2958">
              <w:rPr>
                <w:rFonts w:cs="Times New Roman"/>
                <w:sz w:val="20"/>
                <w:szCs w:val="20"/>
              </w:rPr>
              <w:t xml:space="preserve"> </w:t>
            </w:r>
            <w:r w:rsidRPr="009A2958">
              <w:rPr>
                <w:rFonts w:cs="Times New Roman"/>
                <w:sz w:val="20"/>
                <w:szCs w:val="20"/>
              </w:rPr>
              <w:t>현황은</w:t>
            </w:r>
            <w:r w:rsidRPr="009A2958">
              <w:rPr>
                <w:rFonts w:cs="Times New Roman"/>
                <w:sz w:val="20"/>
                <w:szCs w:val="20"/>
              </w:rPr>
              <w:t xml:space="preserve"> </w:t>
            </w:r>
            <w:r w:rsidRPr="009A2958">
              <w:rPr>
                <w:rFonts w:cs="Times New Roman"/>
                <w:sz w:val="20"/>
                <w:szCs w:val="20"/>
              </w:rPr>
              <w:t>다음과</w:t>
            </w:r>
            <w:r w:rsidRPr="009A2958">
              <w:rPr>
                <w:rFonts w:cs="Times New Roman"/>
                <w:sz w:val="20"/>
                <w:szCs w:val="20"/>
              </w:rPr>
              <w:t xml:space="preserve"> </w:t>
            </w:r>
            <w:r w:rsidRPr="009A2958">
              <w:rPr>
                <w:rFonts w:cs="Times New Roman"/>
                <w:sz w:val="20"/>
                <w:szCs w:val="20"/>
              </w:rPr>
              <w:t>같음</w:t>
            </w:r>
            <w:r w:rsidRPr="009A2958">
              <w:rPr>
                <w:rFonts w:cs="Times New Roman"/>
                <w:sz w:val="20"/>
                <w:szCs w:val="20"/>
              </w:rPr>
              <w:t xml:space="preserve">. </w:t>
            </w:r>
          </w:p>
          <w:tbl>
            <w:tblPr>
              <w:tblStyle w:val="a5"/>
              <w:tblW w:w="4876" w:type="dxa"/>
              <w:tblInd w:w="284" w:type="dxa"/>
              <w:tblCellMar>
                <w:left w:w="85" w:type="dxa"/>
                <w:right w:w="85" w:type="dxa"/>
              </w:tblCellMar>
              <w:tblLook w:val="04A0" w:firstRow="1" w:lastRow="0" w:firstColumn="1" w:lastColumn="0" w:noHBand="0" w:noVBand="1"/>
            </w:tblPr>
            <w:tblGrid>
              <w:gridCol w:w="2183"/>
              <w:gridCol w:w="897"/>
              <w:gridCol w:w="898"/>
              <w:gridCol w:w="898"/>
            </w:tblGrid>
            <w:tr w:rsidR="004E04A7" w:rsidRPr="009A2958" w14:paraId="346FDCB0" w14:textId="77777777" w:rsidTr="003C296E">
              <w:tc>
                <w:tcPr>
                  <w:tcW w:w="2183" w:type="dxa"/>
                  <w:shd w:val="clear" w:color="auto" w:fill="D9D9D9" w:themeFill="background1" w:themeFillShade="D9"/>
                  <w:vAlign w:val="center"/>
                </w:tcPr>
                <w:p w14:paraId="2A1488C4" w14:textId="77777777" w:rsidR="004E04A7" w:rsidRPr="009A2958" w:rsidRDefault="004E04A7" w:rsidP="004E04A7">
                  <w:pPr>
                    <w:pStyle w:val="a8"/>
                    <w:widowControl/>
                    <w:spacing w:before="40" w:after="40" w:line="240" w:lineRule="auto"/>
                    <w:ind w:left="0"/>
                    <w:jc w:val="center"/>
                    <w:rPr>
                      <w:rFonts w:cs="Times New Roman"/>
                      <w:b/>
                      <w:sz w:val="20"/>
                      <w:szCs w:val="20"/>
                    </w:rPr>
                  </w:pPr>
                  <w:r w:rsidRPr="009A2958">
                    <w:rPr>
                      <w:rFonts w:cs="Times New Roman"/>
                      <w:b/>
                      <w:sz w:val="20"/>
                      <w:szCs w:val="20"/>
                    </w:rPr>
                    <w:t>구분</w:t>
                  </w:r>
                </w:p>
              </w:tc>
              <w:tc>
                <w:tcPr>
                  <w:tcW w:w="897" w:type="dxa"/>
                  <w:shd w:val="clear" w:color="auto" w:fill="D9D9D9" w:themeFill="background1" w:themeFillShade="D9"/>
                  <w:vAlign w:val="center"/>
                </w:tcPr>
                <w:p w14:paraId="70CF90C8" w14:textId="77777777" w:rsidR="004E04A7" w:rsidRPr="009A2958" w:rsidRDefault="004E04A7" w:rsidP="004E04A7">
                  <w:pPr>
                    <w:pStyle w:val="a8"/>
                    <w:widowControl/>
                    <w:spacing w:before="40" w:after="40" w:line="240" w:lineRule="auto"/>
                    <w:ind w:left="0"/>
                    <w:jc w:val="center"/>
                    <w:rPr>
                      <w:rFonts w:cs="Times New Roman"/>
                      <w:b/>
                      <w:sz w:val="20"/>
                      <w:szCs w:val="20"/>
                    </w:rPr>
                  </w:pPr>
                  <w:r w:rsidRPr="009A2958">
                    <w:rPr>
                      <w:rFonts w:cs="Times New Roman"/>
                      <w:b/>
                      <w:sz w:val="20"/>
                      <w:szCs w:val="20"/>
                    </w:rPr>
                    <w:t>정규직</w:t>
                  </w:r>
                </w:p>
              </w:tc>
              <w:tc>
                <w:tcPr>
                  <w:tcW w:w="898" w:type="dxa"/>
                  <w:shd w:val="clear" w:color="auto" w:fill="D9D9D9" w:themeFill="background1" w:themeFillShade="D9"/>
                  <w:vAlign w:val="center"/>
                </w:tcPr>
                <w:p w14:paraId="65F230BB" w14:textId="77777777" w:rsidR="004E04A7" w:rsidRPr="009A2958" w:rsidRDefault="004E04A7" w:rsidP="004E04A7">
                  <w:pPr>
                    <w:pStyle w:val="a8"/>
                    <w:widowControl/>
                    <w:spacing w:before="40" w:after="40" w:line="240" w:lineRule="auto"/>
                    <w:ind w:left="0"/>
                    <w:jc w:val="center"/>
                    <w:rPr>
                      <w:rFonts w:cs="Times New Roman"/>
                      <w:b/>
                      <w:sz w:val="20"/>
                      <w:szCs w:val="20"/>
                    </w:rPr>
                  </w:pPr>
                  <w:r w:rsidRPr="009A2958">
                    <w:rPr>
                      <w:rFonts w:cs="Times New Roman"/>
                      <w:b/>
                      <w:sz w:val="20"/>
                      <w:szCs w:val="20"/>
                    </w:rPr>
                    <w:t>계약직</w:t>
                  </w:r>
                </w:p>
              </w:tc>
              <w:tc>
                <w:tcPr>
                  <w:tcW w:w="898" w:type="dxa"/>
                  <w:shd w:val="clear" w:color="auto" w:fill="D9D9D9" w:themeFill="background1" w:themeFillShade="D9"/>
                  <w:vAlign w:val="center"/>
                </w:tcPr>
                <w:p w14:paraId="17445B50" w14:textId="77777777" w:rsidR="004E04A7" w:rsidRPr="009A2958" w:rsidRDefault="004E04A7" w:rsidP="004E04A7">
                  <w:pPr>
                    <w:pStyle w:val="a8"/>
                    <w:widowControl/>
                    <w:spacing w:before="40" w:after="40" w:line="240" w:lineRule="auto"/>
                    <w:ind w:left="0"/>
                    <w:jc w:val="center"/>
                    <w:rPr>
                      <w:rFonts w:cs="Times New Roman"/>
                      <w:b/>
                      <w:sz w:val="20"/>
                      <w:szCs w:val="20"/>
                    </w:rPr>
                  </w:pPr>
                  <w:r w:rsidRPr="009A2958">
                    <w:rPr>
                      <w:rFonts w:cs="Times New Roman"/>
                      <w:b/>
                      <w:sz w:val="20"/>
                      <w:szCs w:val="20"/>
                    </w:rPr>
                    <w:t>합계</w:t>
                  </w:r>
                </w:p>
              </w:tc>
            </w:tr>
            <w:tr w:rsidR="004E04A7" w:rsidRPr="009A2958" w14:paraId="36A94A5E" w14:textId="77777777" w:rsidTr="003C296E">
              <w:tc>
                <w:tcPr>
                  <w:tcW w:w="2183" w:type="dxa"/>
                  <w:vAlign w:val="center"/>
                </w:tcPr>
                <w:p w14:paraId="4272107F"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㈜씨엠엔피</w:t>
                  </w:r>
                </w:p>
              </w:tc>
              <w:tc>
                <w:tcPr>
                  <w:tcW w:w="897" w:type="dxa"/>
                  <w:vAlign w:val="center"/>
                </w:tcPr>
                <w:p w14:paraId="2CEFB9B2"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23</w:t>
                  </w:r>
                </w:p>
              </w:tc>
              <w:tc>
                <w:tcPr>
                  <w:tcW w:w="898" w:type="dxa"/>
                  <w:vAlign w:val="center"/>
                </w:tcPr>
                <w:p w14:paraId="03B3A82D"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1E4776E7"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23</w:t>
                  </w:r>
                </w:p>
              </w:tc>
            </w:tr>
            <w:tr w:rsidR="004E04A7" w:rsidRPr="009A2958" w14:paraId="623F17D3" w14:textId="77777777" w:rsidTr="003C296E">
              <w:tc>
                <w:tcPr>
                  <w:tcW w:w="2183" w:type="dxa"/>
                  <w:vAlign w:val="center"/>
                </w:tcPr>
                <w:p w14:paraId="1796D8CF" w14:textId="1A00AEBA"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㈜케이엠파킹앤스</w:t>
                  </w:r>
                  <w:r w:rsidR="002D2674">
                    <w:rPr>
                      <w:rFonts w:cs="Times New Roman"/>
                      <w:sz w:val="20"/>
                      <w:szCs w:val="20"/>
                    </w:rPr>
                    <w:br/>
                  </w:r>
                  <w:r>
                    <w:rPr>
                      <w:rFonts w:cs="Times New Roman" w:hint="eastAsia"/>
                      <w:sz w:val="20"/>
                      <w:szCs w:val="20"/>
                    </w:rPr>
                    <w:t>페이스</w:t>
                  </w:r>
                </w:p>
              </w:tc>
              <w:tc>
                <w:tcPr>
                  <w:tcW w:w="897" w:type="dxa"/>
                  <w:vAlign w:val="center"/>
                </w:tcPr>
                <w:p w14:paraId="11083CD1"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27</w:t>
                  </w:r>
                </w:p>
              </w:tc>
              <w:tc>
                <w:tcPr>
                  <w:tcW w:w="898" w:type="dxa"/>
                  <w:vAlign w:val="center"/>
                </w:tcPr>
                <w:p w14:paraId="0411D993"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5</w:t>
                  </w:r>
                </w:p>
              </w:tc>
              <w:tc>
                <w:tcPr>
                  <w:tcW w:w="898" w:type="dxa"/>
                  <w:vAlign w:val="center"/>
                </w:tcPr>
                <w:p w14:paraId="3BD47FFE"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32</w:t>
                  </w:r>
                </w:p>
              </w:tc>
            </w:tr>
            <w:tr w:rsidR="004E04A7" w:rsidRPr="009A2958" w14:paraId="5734A458" w14:textId="77777777" w:rsidTr="003C296E">
              <w:tc>
                <w:tcPr>
                  <w:tcW w:w="2183" w:type="dxa"/>
                  <w:vAlign w:val="center"/>
                </w:tcPr>
                <w:p w14:paraId="2981F0B7"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㈜케이엠솔루션</w:t>
                  </w:r>
                </w:p>
              </w:tc>
              <w:tc>
                <w:tcPr>
                  <w:tcW w:w="897" w:type="dxa"/>
                  <w:vAlign w:val="center"/>
                </w:tcPr>
                <w:p w14:paraId="78FC6801"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3</w:t>
                  </w:r>
                  <w:r>
                    <w:rPr>
                      <w:rFonts w:cs="Times New Roman"/>
                      <w:sz w:val="20"/>
                      <w:szCs w:val="20"/>
                    </w:rPr>
                    <w:t>4</w:t>
                  </w:r>
                </w:p>
              </w:tc>
              <w:tc>
                <w:tcPr>
                  <w:tcW w:w="898" w:type="dxa"/>
                  <w:vAlign w:val="center"/>
                </w:tcPr>
                <w:p w14:paraId="062EF22A"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520CFC37"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3</w:t>
                  </w:r>
                  <w:r>
                    <w:rPr>
                      <w:rFonts w:cs="Times New Roman"/>
                      <w:sz w:val="20"/>
                      <w:szCs w:val="20"/>
                    </w:rPr>
                    <w:t>4</w:t>
                  </w:r>
                </w:p>
              </w:tc>
            </w:tr>
            <w:tr w:rsidR="004E04A7" w:rsidRPr="009A2958" w14:paraId="66EDC1C4" w14:textId="77777777" w:rsidTr="003C296E">
              <w:tc>
                <w:tcPr>
                  <w:tcW w:w="2183" w:type="dxa"/>
                  <w:vAlign w:val="center"/>
                </w:tcPr>
                <w:p w14:paraId="1991A00F"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㈜티제이파트너스</w:t>
                  </w:r>
                </w:p>
              </w:tc>
              <w:tc>
                <w:tcPr>
                  <w:tcW w:w="897" w:type="dxa"/>
                  <w:vAlign w:val="center"/>
                </w:tcPr>
                <w:p w14:paraId="02B61BFF"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11</w:t>
                  </w:r>
                </w:p>
              </w:tc>
              <w:tc>
                <w:tcPr>
                  <w:tcW w:w="898" w:type="dxa"/>
                  <w:vAlign w:val="center"/>
                </w:tcPr>
                <w:p w14:paraId="1F5CB020"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41DD6EBB"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11</w:t>
                  </w:r>
                </w:p>
              </w:tc>
            </w:tr>
            <w:tr w:rsidR="004E04A7" w:rsidRPr="009A2958" w14:paraId="60747D4A" w14:textId="77777777" w:rsidTr="003C296E">
              <w:tc>
                <w:tcPr>
                  <w:tcW w:w="2183" w:type="dxa"/>
                  <w:vAlign w:val="center"/>
                </w:tcPr>
                <w:p w14:paraId="4A2F6122"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㈜알에스솔루션즈</w:t>
                  </w:r>
                </w:p>
              </w:tc>
              <w:tc>
                <w:tcPr>
                  <w:tcW w:w="897" w:type="dxa"/>
                  <w:vAlign w:val="center"/>
                </w:tcPr>
                <w:p w14:paraId="16AE2288"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21</w:t>
                  </w:r>
                </w:p>
              </w:tc>
              <w:tc>
                <w:tcPr>
                  <w:tcW w:w="898" w:type="dxa"/>
                  <w:vAlign w:val="center"/>
                </w:tcPr>
                <w:p w14:paraId="316F7254"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1B81DFD4"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21</w:t>
                  </w:r>
                </w:p>
              </w:tc>
            </w:tr>
            <w:tr w:rsidR="004E04A7" w:rsidRPr="009A2958" w14:paraId="59638DEF" w14:textId="77777777" w:rsidTr="003C296E">
              <w:tc>
                <w:tcPr>
                  <w:tcW w:w="2183" w:type="dxa"/>
                  <w:vAlign w:val="center"/>
                </w:tcPr>
                <w:p w14:paraId="6FF75F57" w14:textId="77777777" w:rsidR="004E04A7"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㈜케이엠파크</w:t>
                  </w:r>
                </w:p>
              </w:tc>
              <w:tc>
                <w:tcPr>
                  <w:tcW w:w="897" w:type="dxa"/>
                  <w:vAlign w:val="center"/>
                </w:tcPr>
                <w:p w14:paraId="0011762F"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64</w:t>
                  </w:r>
                </w:p>
              </w:tc>
              <w:tc>
                <w:tcPr>
                  <w:tcW w:w="898" w:type="dxa"/>
                  <w:vAlign w:val="center"/>
                </w:tcPr>
                <w:p w14:paraId="38EF9A01"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137</w:t>
                  </w:r>
                </w:p>
              </w:tc>
              <w:tc>
                <w:tcPr>
                  <w:tcW w:w="898" w:type="dxa"/>
                  <w:vAlign w:val="center"/>
                </w:tcPr>
                <w:p w14:paraId="5AF3E34B"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201</w:t>
                  </w:r>
                </w:p>
              </w:tc>
            </w:tr>
            <w:tr w:rsidR="004E04A7" w:rsidRPr="009A2958" w14:paraId="530621A2" w14:textId="77777777" w:rsidTr="003C296E">
              <w:tc>
                <w:tcPr>
                  <w:tcW w:w="2183" w:type="dxa"/>
                  <w:vAlign w:val="center"/>
                </w:tcPr>
                <w:p w14:paraId="5B48F3EC" w14:textId="77777777" w:rsidR="004E04A7" w:rsidRPr="001C1594" w:rsidRDefault="004E04A7" w:rsidP="004E04A7">
                  <w:pPr>
                    <w:pStyle w:val="a8"/>
                    <w:widowControl/>
                    <w:spacing w:before="40" w:after="40" w:line="240" w:lineRule="auto"/>
                    <w:ind w:left="0"/>
                    <w:jc w:val="center"/>
                    <w:rPr>
                      <w:rFonts w:cs="Times New Roman"/>
                      <w:b/>
                      <w:sz w:val="20"/>
                      <w:szCs w:val="20"/>
                    </w:rPr>
                  </w:pPr>
                  <w:r w:rsidRPr="001C1594">
                    <w:rPr>
                      <w:rFonts w:cs="Times New Roman"/>
                      <w:b/>
                      <w:sz w:val="20"/>
                      <w:szCs w:val="20"/>
                    </w:rPr>
                    <w:t>합계</w:t>
                  </w:r>
                </w:p>
              </w:tc>
              <w:tc>
                <w:tcPr>
                  <w:tcW w:w="897" w:type="dxa"/>
                  <w:vAlign w:val="center"/>
                </w:tcPr>
                <w:p w14:paraId="18C2865E" w14:textId="77777777" w:rsidR="004E04A7" w:rsidRPr="001C1594" w:rsidRDefault="004E04A7" w:rsidP="004E04A7">
                  <w:pPr>
                    <w:pStyle w:val="a8"/>
                    <w:widowControl/>
                    <w:spacing w:before="40" w:after="40" w:line="240" w:lineRule="auto"/>
                    <w:ind w:left="0"/>
                    <w:jc w:val="right"/>
                    <w:rPr>
                      <w:rFonts w:cs="Times New Roman"/>
                      <w:b/>
                      <w:sz w:val="20"/>
                      <w:szCs w:val="20"/>
                    </w:rPr>
                  </w:pPr>
                  <w:r w:rsidRPr="001C1594">
                    <w:rPr>
                      <w:rFonts w:cs="Times New Roman" w:hint="eastAsia"/>
                      <w:b/>
                      <w:sz w:val="20"/>
                      <w:szCs w:val="20"/>
                    </w:rPr>
                    <w:t>180</w:t>
                  </w:r>
                </w:p>
              </w:tc>
              <w:tc>
                <w:tcPr>
                  <w:tcW w:w="898" w:type="dxa"/>
                  <w:vAlign w:val="center"/>
                </w:tcPr>
                <w:p w14:paraId="79A9919F" w14:textId="77777777" w:rsidR="004E04A7" w:rsidRPr="001C1594" w:rsidRDefault="004E04A7" w:rsidP="004E04A7">
                  <w:pPr>
                    <w:pStyle w:val="a8"/>
                    <w:widowControl/>
                    <w:spacing w:before="40" w:after="40" w:line="240" w:lineRule="auto"/>
                    <w:ind w:left="0"/>
                    <w:jc w:val="right"/>
                    <w:rPr>
                      <w:rFonts w:cs="Times New Roman"/>
                      <w:b/>
                      <w:sz w:val="20"/>
                      <w:szCs w:val="20"/>
                    </w:rPr>
                  </w:pPr>
                  <w:r w:rsidRPr="001C1594">
                    <w:rPr>
                      <w:rFonts w:cs="Times New Roman" w:hint="eastAsia"/>
                      <w:b/>
                      <w:sz w:val="20"/>
                      <w:szCs w:val="20"/>
                    </w:rPr>
                    <w:t>142</w:t>
                  </w:r>
                </w:p>
              </w:tc>
              <w:tc>
                <w:tcPr>
                  <w:tcW w:w="898" w:type="dxa"/>
                  <w:vAlign w:val="center"/>
                </w:tcPr>
                <w:p w14:paraId="794479EB" w14:textId="77777777" w:rsidR="004E04A7" w:rsidRPr="001C1594" w:rsidRDefault="004E04A7" w:rsidP="004E04A7">
                  <w:pPr>
                    <w:pStyle w:val="a8"/>
                    <w:widowControl/>
                    <w:spacing w:before="40" w:after="40" w:line="240" w:lineRule="auto"/>
                    <w:ind w:left="0"/>
                    <w:jc w:val="right"/>
                    <w:rPr>
                      <w:rFonts w:cs="Times New Roman"/>
                      <w:b/>
                      <w:sz w:val="20"/>
                      <w:szCs w:val="20"/>
                    </w:rPr>
                  </w:pPr>
                  <w:r w:rsidRPr="001C1594">
                    <w:rPr>
                      <w:rFonts w:cs="Times New Roman" w:hint="eastAsia"/>
                      <w:b/>
                      <w:sz w:val="20"/>
                      <w:szCs w:val="20"/>
                    </w:rPr>
                    <w:t>322</w:t>
                  </w:r>
                </w:p>
              </w:tc>
            </w:tr>
          </w:tbl>
          <w:p w14:paraId="2D452808" w14:textId="4F1880BB" w:rsidR="004E04A7" w:rsidRPr="001E620D" w:rsidRDefault="004E04A7" w:rsidP="001E620D">
            <w:pPr>
              <w:pStyle w:val="a8"/>
              <w:widowControl/>
              <w:numPr>
                <w:ilvl w:val="0"/>
                <w:numId w:val="2"/>
              </w:numPr>
              <w:spacing w:before="160" w:after="120" w:line="276" w:lineRule="auto"/>
              <w:rPr>
                <w:rFonts w:cs="Times New Roman"/>
                <w:spacing w:val="-2"/>
                <w:sz w:val="20"/>
                <w:szCs w:val="20"/>
              </w:rPr>
            </w:pPr>
            <w:r w:rsidRPr="001E620D">
              <w:rPr>
                <w:rFonts w:cs="Times New Roman" w:hint="eastAsia"/>
                <w:spacing w:val="-2"/>
                <w:sz w:val="20"/>
                <w:szCs w:val="20"/>
              </w:rPr>
              <w:lastRenderedPageBreak/>
              <w:t>제공된</w:t>
            </w:r>
            <w:r w:rsidRPr="001E620D">
              <w:rPr>
                <w:rFonts w:cs="Times New Roman" w:hint="eastAsia"/>
                <w:spacing w:val="-2"/>
                <w:sz w:val="20"/>
                <w:szCs w:val="20"/>
              </w:rPr>
              <w:t xml:space="preserve"> </w:t>
            </w:r>
            <w:r w:rsidRPr="001E620D">
              <w:rPr>
                <w:rFonts w:cs="Times New Roman" w:hint="eastAsia"/>
                <w:spacing w:val="-2"/>
                <w:sz w:val="20"/>
                <w:szCs w:val="20"/>
              </w:rPr>
              <w:t>자료에</w:t>
            </w:r>
            <w:r w:rsidRPr="001E620D">
              <w:rPr>
                <w:rFonts w:cs="Times New Roman" w:hint="eastAsia"/>
                <w:spacing w:val="-2"/>
                <w:sz w:val="20"/>
                <w:szCs w:val="20"/>
              </w:rPr>
              <w:t xml:space="preserve"> </w:t>
            </w:r>
            <w:r w:rsidRPr="001E620D">
              <w:rPr>
                <w:rFonts w:cs="Times New Roman" w:hint="eastAsia"/>
                <w:spacing w:val="-2"/>
                <w:sz w:val="20"/>
                <w:szCs w:val="20"/>
              </w:rPr>
              <w:t>의하면</w:t>
            </w:r>
            <w:r w:rsidRPr="001E620D">
              <w:rPr>
                <w:rFonts w:cs="Times New Roman" w:hint="eastAsia"/>
                <w:spacing w:val="-2"/>
                <w:sz w:val="20"/>
                <w:szCs w:val="20"/>
              </w:rPr>
              <w:t>,</w:t>
            </w:r>
            <w:r w:rsidRPr="001E620D">
              <w:rPr>
                <w:rFonts w:cs="Times New Roman"/>
                <w:spacing w:val="-2"/>
                <w:sz w:val="20"/>
                <w:szCs w:val="20"/>
              </w:rPr>
              <w:t xml:space="preserve"> </w:t>
            </w:r>
            <w:r w:rsidRPr="001E620D">
              <w:rPr>
                <w:rFonts w:cs="Times New Roman" w:hint="eastAsia"/>
                <w:spacing w:val="-2"/>
                <w:sz w:val="20"/>
                <w:szCs w:val="20"/>
              </w:rPr>
              <w:t>대상회사의</w:t>
            </w:r>
            <w:r w:rsidRPr="001E620D">
              <w:rPr>
                <w:rFonts w:cs="Times New Roman" w:hint="eastAsia"/>
                <w:spacing w:val="-2"/>
                <w:sz w:val="20"/>
                <w:szCs w:val="20"/>
              </w:rPr>
              <w:t xml:space="preserve"> </w:t>
            </w:r>
            <w:r w:rsidRPr="001E620D">
              <w:rPr>
                <w:rFonts w:cs="Times New Roman" w:hint="eastAsia"/>
                <w:spacing w:val="-2"/>
                <w:sz w:val="20"/>
                <w:szCs w:val="20"/>
              </w:rPr>
              <w:t>손자회사</w:t>
            </w:r>
            <w:r w:rsidRPr="001E620D">
              <w:rPr>
                <w:rFonts w:cs="Times New Roman" w:hint="eastAsia"/>
                <w:spacing w:val="-2"/>
                <w:sz w:val="20"/>
                <w:szCs w:val="20"/>
              </w:rPr>
              <w:t>(</w:t>
            </w:r>
            <w:r w:rsidR="00310DC0">
              <w:rPr>
                <w:rFonts w:cs="Times New Roman" w:hint="eastAsia"/>
                <w:spacing w:val="-2"/>
                <w:sz w:val="20"/>
                <w:szCs w:val="20"/>
              </w:rPr>
              <w:t>T</w:t>
            </w:r>
            <w:r w:rsidR="00310DC0">
              <w:rPr>
                <w:rFonts w:cs="Times New Roman"/>
                <w:spacing w:val="-2"/>
                <w:sz w:val="20"/>
                <w:szCs w:val="20"/>
              </w:rPr>
              <w:t>J</w:t>
            </w:r>
            <w:r w:rsidRPr="001E620D">
              <w:rPr>
                <w:rFonts w:cs="Times New Roman" w:hint="eastAsia"/>
                <w:spacing w:val="-2"/>
                <w:sz w:val="20"/>
                <w:szCs w:val="20"/>
              </w:rPr>
              <w:t>의</w:t>
            </w:r>
            <w:r w:rsidRPr="001E620D">
              <w:rPr>
                <w:rFonts w:cs="Times New Roman" w:hint="eastAsia"/>
                <w:spacing w:val="-2"/>
                <w:sz w:val="20"/>
                <w:szCs w:val="20"/>
              </w:rPr>
              <w:t xml:space="preserve"> </w:t>
            </w:r>
            <w:r w:rsidRPr="001E620D">
              <w:rPr>
                <w:rFonts w:cs="Times New Roman" w:hint="eastAsia"/>
                <w:spacing w:val="-2"/>
                <w:sz w:val="20"/>
                <w:szCs w:val="20"/>
              </w:rPr>
              <w:t>자회사</w:t>
            </w:r>
            <w:r w:rsidRPr="001E620D">
              <w:rPr>
                <w:rFonts w:cs="Times New Roman" w:hint="eastAsia"/>
                <w:spacing w:val="-2"/>
                <w:sz w:val="20"/>
                <w:szCs w:val="20"/>
              </w:rPr>
              <w:t>)</w:t>
            </w:r>
            <w:r w:rsidRPr="001E620D">
              <w:rPr>
                <w:rFonts w:cs="Times New Roman" w:hint="eastAsia"/>
                <w:spacing w:val="-2"/>
                <w:sz w:val="20"/>
                <w:szCs w:val="20"/>
              </w:rPr>
              <w:t>인</w:t>
            </w:r>
            <w:r w:rsidRPr="001E620D">
              <w:rPr>
                <w:rFonts w:cs="Times New Roman" w:hint="eastAsia"/>
                <w:spacing w:val="-2"/>
                <w:sz w:val="20"/>
                <w:szCs w:val="20"/>
              </w:rPr>
              <w:t xml:space="preserve"> 9</w:t>
            </w:r>
            <w:r w:rsidRPr="001E620D">
              <w:rPr>
                <w:rFonts w:cs="Times New Roman" w:hint="eastAsia"/>
                <w:spacing w:val="-2"/>
                <w:sz w:val="20"/>
                <w:szCs w:val="20"/>
              </w:rPr>
              <w:t>개</w:t>
            </w:r>
            <w:r w:rsidRPr="001E620D">
              <w:rPr>
                <w:rFonts w:cs="Times New Roman" w:hint="eastAsia"/>
                <w:spacing w:val="-2"/>
                <w:sz w:val="20"/>
                <w:szCs w:val="20"/>
              </w:rPr>
              <w:t xml:space="preserve"> </w:t>
            </w:r>
            <w:r w:rsidRPr="001E620D">
              <w:rPr>
                <w:rFonts w:cs="Times New Roman" w:hint="eastAsia"/>
                <w:spacing w:val="-2"/>
                <w:sz w:val="20"/>
                <w:szCs w:val="20"/>
              </w:rPr>
              <w:t>직영택시회사의</w:t>
            </w:r>
            <w:r w:rsidRPr="001E620D">
              <w:rPr>
                <w:rFonts w:cs="Times New Roman" w:hint="eastAsia"/>
                <w:spacing w:val="-2"/>
                <w:sz w:val="20"/>
                <w:szCs w:val="20"/>
              </w:rPr>
              <w:t xml:space="preserve"> </w:t>
            </w:r>
            <w:r w:rsidRPr="001E620D">
              <w:rPr>
                <w:rFonts w:cs="Times New Roman" w:hint="eastAsia"/>
                <w:spacing w:val="-2"/>
                <w:sz w:val="20"/>
                <w:szCs w:val="20"/>
              </w:rPr>
              <w:t>사무</w:t>
            </w:r>
            <w:r w:rsidRPr="001E620D">
              <w:rPr>
                <w:rFonts w:ascii="바탕체" w:hAnsi="바탕체" w:cs="Times New Roman" w:hint="eastAsia"/>
                <w:spacing w:val="-2"/>
                <w:sz w:val="20"/>
                <w:szCs w:val="20"/>
              </w:rPr>
              <w:t>∙</w:t>
            </w:r>
            <w:r w:rsidRPr="001E620D">
              <w:rPr>
                <w:rFonts w:cs="Times New Roman" w:hint="eastAsia"/>
                <w:spacing w:val="-2"/>
                <w:sz w:val="20"/>
                <w:szCs w:val="20"/>
              </w:rPr>
              <w:t>관리직</w:t>
            </w:r>
            <w:r w:rsidRPr="001E620D">
              <w:rPr>
                <w:rFonts w:cs="Times New Roman"/>
                <w:spacing w:val="-2"/>
                <w:sz w:val="20"/>
                <w:szCs w:val="20"/>
              </w:rPr>
              <w:t xml:space="preserve"> </w:t>
            </w:r>
            <w:r w:rsidRPr="001E620D">
              <w:rPr>
                <w:rFonts w:cs="Times New Roman" w:hint="eastAsia"/>
                <w:spacing w:val="-2"/>
                <w:sz w:val="20"/>
                <w:szCs w:val="20"/>
              </w:rPr>
              <w:t>인력</w:t>
            </w:r>
            <w:r w:rsidRPr="001E620D">
              <w:rPr>
                <w:rFonts w:cs="Times New Roman" w:hint="eastAsia"/>
                <w:spacing w:val="-2"/>
                <w:sz w:val="20"/>
                <w:szCs w:val="20"/>
              </w:rPr>
              <w:t xml:space="preserve"> </w:t>
            </w:r>
            <w:r w:rsidRPr="001E620D">
              <w:rPr>
                <w:rFonts w:cs="Times New Roman" w:hint="eastAsia"/>
                <w:spacing w:val="-2"/>
                <w:sz w:val="20"/>
                <w:szCs w:val="20"/>
              </w:rPr>
              <w:t>현황은</w:t>
            </w:r>
            <w:r w:rsidRPr="001E620D">
              <w:rPr>
                <w:rFonts w:cs="Times New Roman" w:hint="eastAsia"/>
                <w:spacing w:val="-2"/>
                <w:sz w:val="20"/>
                <w:szCs w:val="20"/>
              </w:rPr>
              <w:t xml:space="preserve"> </w:t>
            </w:r>
            <w:r w:rsidRPr="001E620D">
              <w:rPr>
                <w:rFonts w:cs="Times New Roman" w:hint="eastAsia"/>
                <w:spacing w:val="-2"/>
                <w:sz w:val="20"/>
                <w:szCs w:val="20"/>
              </w:rPr>
              <w:t>다음과</w:t>
            </w:r>
            <w:r w:rsidRPr="001E620D">
              <w:rPr>
                <w:rFonts w:cs="Times New Roman" w:hint="eastAsia"/>
                <w:spacing w:val="-2"/>
                <w:sz w:val="20"/>
                <w:szCs w:val="20"/>
              </w:rPr>
              <w:t xml:space="preserve"> </w:t>
            </w:r>
            <w:r w:rsidRPr="001E620D">
              <w:rPr>
                <w:rFonts w:cs="Times New Roman" w:hint="eastAsia"/>
                <w:spacing w:val="-2"/>
                <w:sz w:val="20"/>
                <w:szCs w:val="20"/>
              </w:rPr>
              <w:t>같음</w:t>
            </w:r>
            <w:r w:rsidRPr="001E620D">
              <w:rPr>
                <w:rFonts w:cs="Times New Roman" w:hint="eastAsia"/>
                <w:spacing w:val="-2"/>
                <w:sz w:val="20"/>
                <w:szCs w:val="20"/>
              </w:rPr>
              <w:t>.</w:t>
            </w:r>
            <w:r w:rsidRPr="001E620D">
              <w:rPr>
                <w:rStyle w:val="ad"/>
                <w:rFonts w:cs="Times New Roman"/>
                <w:spacing w:val="-2"/>
                <w:sz w:val="20"/>
                <w:szCs w:val="20"/>
              </w:rPr>
              <w:footnoteReference w:id="18"/>
            </w:r>
            <w:r w:rsidRPr="001E620D">
              <w:rPr>
                <w:rFonts w:cs="Times New Roman"/>
                <w:spacing w:val="-2"/>
                <w:sz w:val="20"/>
                <w:szCs w:val="20"/>
              </w:rPr>
              <w:t xml:space="preserve"> </w:t>
            </w:r>
            <w:r w:rsidRPr="001E620D">
              <w:rPr>
                <w:rFonts w:cs="Times New Roman" w:hint="eastAsia"/>
                <w:spacing w:val="-2"/>
                <w:sz w:val="20"/>
                <w:szCs w:val="20"/>
              </w:rPr>
              <w:t>직영택시기사의</w:t>
            </w:r>
            <w:r w:rsidRPr="001E620D">
              <w:rPr>
                <w:rFonts w:cs="Times New Roman" w:hint="eastAsia"/>
                <w:spacing w:val="-2"/>
                <w:sz w:val="20"/>
                <w:szCs w:val="20"/>
              </w:rPr>
              <w:t xml:space="preserve"> </w:t>
            </w:r>
            <w:r w:rsidRPr="001E620D">
              <w:rPr>
                <w:rFonts w:cs="Times New Roman" w:hint="eastAsia"/>
                <w:spacing w:val="-2"/>
                <w:sz w:val="20"/>
                <w:szCs w:val="20"/>
              </w:rPr>
              <w:t>인원</w:t>
            </w:r>
            <w:r w:rsidRPr="001E620D">
              <w:rPr>
                <w:rFonts w:cs="Times New Roman" w:hint="eastAsia"/>
                <w:spacing w:val="-2"/>
                <w:sz w:val="20"/>
                <w:szCs w:val="20"/>
              </w:rPr>
              <w:t xml:space="preserve"> </w:t>
            </w:r>
            <w:r w:rsidRPr="001E620D">
              <w:rPr>
                <w:rFonts w:cs="Times New Roman" w:hint="eastAsia"/>
                <w:spacing w:val="-2"/>
                <w:sz w:val="20"/>
                <w:szCs w:val="20"/>
              </w:rPr>
              <w:t>수는</w:t>
            </w:r>
            <w:r w:rsidRPr="001E620D">
              <w:rPr>
                <w:rFonts w:cs="Times New Roman" w:hint="eastAsia"/>
                <w:spacing w:val="-2"/>
                <w:sz w:val="20"/>
                <w:szCs w:val="20"/>
              </w:rPr>
              <w:t xml:space="preserve"> </w:t>
            </w:r>
            <w:r w:rsidRPr="001E620D">
              <w:rPr>
                <w:rFonts w:cs="Times New Roman" w:hint="eastAsia"/>
                <w:spacing w:val="-2"/>
                <w:sz w:val="20"/>
                <w:szCs w:val="20"/>
              </w:rPr>
              <w:t>제공받지</w:t>
            </w:r>
            <w:r w:rsidRPr="001E620D">
              <w:rPr>
                <w:rFonts w:cs="Times New Roman" w:hint="eastAsia"/>
                <w:spacing w:val="-2"/>
                <w:sz w:val="20"/>
                <w:szCs w:val="20"/>
              </w:rPr>
              <w:t xml:space="preserve"> </w:t>
            </w:r>
            <w:r w:rsidRPr="001E620D">
              <w:rPr>
                <w:rFonts w:cs="Times New Roman" w:hint="eastAsia"/>
                <w:spacing w:val="-2"/>
                <w:sz w:val="20"/>
                <w:szCs w:val="20"/>
              </w:rPr>
              <w:t>못하였으나</w:t>
            </w:r>
            <w:r w:rsidRPr="001E620D">
              <w:rPr>
                <w:rFonts w:cs="Times New Roman" w:hint="eastAsia"/>
                <w:spacing w:val="-2"/>
                <w:sz w:val="20"/>
                <w:szCs w:val="20"/>
              </w:rPr>
              <w:t xml:space="preserve">, </w:t>
            </w:r>
            <w:r w:rsidRPr="001E620D">
              <w:rPr>
                <w:rFonts w:cs="Times New Roman" w:hint="eastAsia"/>
                <w:spacing w:val="-2"/>
                <w:sz w:val="20"/>
                <w:szCs w:val="20"/>
              </w:rPr>
              <w:t>언론기사</w:t>
            </w:r>
            <w:r w:rsidRPr="001E620D">
              <w:rPr>
                <w:rFonts w:cs="Times New Roman" w:hint="eastAsia"/>
                <w:spacing w:val="-2"/>
                <w:sz w:val="20"/>
                <w:szCs w:val="20"/>
              </w:rPr>
              <w:t xml:space="preserve"> </w:t>
            </w:r>
            <w:r w:rsidRPr="001E620D">
              <w:rPr>
                <w:rFonts w:cs="Times New Roman" w:hint="eastAsia"/>
                <w:spacing w:val="-2"/>
                <w:sz w:val="20"/>
                <w:szCs w:val="20"/>
              </w:rPr>
              <w:t>등에</w:t>
            </w:r>
            <w:r w:rsidRPr="001E620D">
              <w:rPr>
                <w:rFonts w:cs="Times New Roman" w:hint="eastAsia"/>
                <w:spacing w:val="-2"/>
                <w:sz w:val="20"/>
                <w:szCs w:val="20"/>
              </w:rPr>
              <w:t xml:space="preserve"> </w:t>
            </w:r>
            <w:r w:rsidRPr="001E620D">
              <w:rPr>
                <w:rFonts w:cs="Times New Roman" w:hint="eastAsia"/>
                <w:spacing w:val="-2"/>
                <w:sz w:val="20"/>
                <w:szCs w:val="20"/>
              </w:rPr>
              <w:t>의할</w:t>
            </w:r>
            <w:r w:rsidRPr="001E620D">
              <w:rPr>
                <w:rFonts w:cs="Times New Roman" w:hint="eastAsia"/>
                <w:spacing w:val="-2"/>
                <w:sz w:val="20"/>
                <w:szCs w:val="20"/>
              </w:rPr>
              <w:t xml:space="preserve"> </w:t>
            </w:r>
            <w:r w:rsidRPr="001E620D">
              <w:rPr>
                <w:rFonts w:cs="Times New Roman" w:hint="eastAsia"/>
                <w:spacing w:val="-2"/>
                <w:sz w:val="20"/>
                <w:szCs w:val="20"/>
              </w:rPr>
              <w:t>때</w:t>
            </w:r>
            <w:r w:rsidRPr="001E620D">
              <w:rPr>
                <w:rFonts w:cs="Times New Roman" w:hint="eastAsia"/>
                <w:spacing w:val="-2"/>
                <w:sz w:val="20"/>
                <w:szCs w:val="20"/>
              </w:rPr>
              <w:t xml:space="preserve"> </w:t>
            </w:r>
            <w:r w:rsidRPr="001E620D">
              <w:rPr>
                <w:rFonts w:cs="Times New Roman"/>
                <w:spacing w:val="-2"/>
                <w:sz w:val="20"/>
                <w:szCs w:val="20"/>
              </w:rPr>
              <w:t>9</w:t>
            </w:r>
            <w:r w:rsidRPr="001E620D">
              <w:rPr>
                <w:rFonts w:cs="Times New Roman" w:hint="eastAsia"/>
                <w:spacing w:val="-2"/>
                <w:sz w:val="20"/>
                <w:szCs w:val="20"/>
              </w:rPr>
              <w:t>개</w:t>
            </w:r>
            <w:r w:rsidRPr="001E620D">
              <w:rPr>
                <w:rFonts w:cs="Times New Roman" w:hint="eastAsia"/>
                <w:spacing w:val="-2"/>
                <w:sz w:val="20"/>
                <w:szCs w:val="20"/>
              </w:rPr>
              <w:t xml:space="preserve"> </w:t>
            </w:r>
            <w:r w:rsidRPr="001E620D">
              <w:rPr>
                <w:rFonts w:cs="Times New Roman" w:hint="eastAsia"/>
                <w:spacing w:val="-2"/>
                <w:sz w:val="20"/>
                <w:szCs w:val="20"/>
              </w:rPr>
              <w:t>회사를</w:t>
            </w:r>
            <w:r w:rsidRPr="001E620D">
              <w:rPr>
                <w:rFonts w:cs="Times New Roman" w:hint="eastAsia"/>
                <w:spacing w:val="-2"/>
                <w:sz w:val="20"/>
                <w:szCs w:val="20"/>
              </w:rPr>
              <w:t xml:space="preserve"> </w:t>
            </w:r>
            <w:r w:rsidRPr="001E620D">
              <w:rPr>
                <w:rFonts w:cs="Times New Roman" w:hint="eastAsia"/>
                <w:spacing w:val="-2"/>
                <w:sz w:val="20"/>
                <w:szCs w:val="20"/>
              </w:rPr>
              <w:t>합하여</w:t>
            </w:r>
            <w:r w:rsidRPr="001E620D">
              <w:rPr>
                <w:rFonts w:cs="Times New Roman" w:hint="eastAsia"/>
                <w:spacing w:val="-2"/>
                <w:sz w:val="20"/>
                <w:szCs w:val="20"/>
              </w:rPr>
              <w:t xml:space="preserve"> </w:t>
            </w:r>
            <w:r w:rsidRPr="001E620D">
              <w:rPr>
                <w:rFonts w:cs="Times New Roman" w:hint="eastAsia"/>
                <w:spacing w:val="-2"/>
                <w:sz w:val="20"/>
                <w:szCs w:val="20"/>
              </w:rPr>
              <w:t>약</w:t>
            </w:r>
            <w:r w:rsidRPr="001E620D">
              <w:rPr>
                <w:rFonts w:cs="Times New Roman" w:hint="eastAsia"/>
                <w:spacing w:val="-2"/>
                <w:sz w:val="20"/>
                <w:szCs w:val="20"/>
              </w:rPr>
              <w:t xml:space="preserve"> </w:t>
            </w:r>
            <w:r w:rsidR="007939CE" w:rsidRPr="001E620D">
              <w:rPr>
                <w:rFonts w:cs="Times New Roman"/>
                <w:spacing w:val="-2"/>
                <w:sz w:val="20"/>
                <w:szCs w:val="20"/>
              </w:rPr>
              <w:t>1,0</w:t>
            </w:r>
            <w:r w:rsidRPr="001E620D">
              <w:rPr>
                <w:rFonts w:cs="Times New Roman"/>
                <w:spacing w:val="-2"/>
                <w:sz w:val="20"/>
                <w:szCs w:val="20"/>
              </w:rPr>
              <w:t>00</w:t>
            </w:r>
            <w:r w:rsidRPr="001E620D">
              <w:rPr>
                <w:rFonts w:cs="Times New Roman" w:hint="eastAsia"/>
                <w:spacing w:val="-2"/>
                <w:sz w:val="20"/>
                <w:szCs w:val="20"/>
              </w:rPr>
              <w:t>여명이라고</w:t>
            </w:r>
            <w:r w:rsidRPr="001E620D">
              <w:rPr>
                <w:rFonts w:cs="Times New Roman" w:hint="eastAsia"/>
                <w:spacing w:val="-2"/>
                <w:sz w:val="20"/>
                <w:szCs w:val="20"/>
              </w:rPr>
              <w:t xml:space="preserve"> </w:t>
            </w:r>
            <w:r w:rsidRPr="001E620D">
              <w:rPr>
                <w:rFonts w:cs="Times New Roman" w:hint="eastAsia"/>
                <w:spacing w:val="-2"/>
                <w:sz w:val="20"/>
                <w:szCs w:val="20"/>
              </w:rPr>
              <w:t>알려져</w:t>
            </w:r>
            <w:r w:rsidRPr="001E620D">
              <w:rPr>
                <w:rFonts w:cs="Times New Roman" w:hint="eastAsia"/>
                <w:spacing w:val="-2"/>
                <w:sz w:val="20"/>
                <w:szCs w:val="20"/>
              </w:rPr>
              <w:t xml:space="preserve"> </w:t>
            </w:r>
            <w:r w:rsidRPr="001E620D">
              <w:rPr>
                <w:rFonts w:cs="Times New Roman" w:hint="eastAsia"/>
                <w:spacing w:val="-2"/>
                <w:sz w:val="20"/>
                <w:szCs w:val="20"/>
              </w:rPr>
              <w:t>있음</w:t>
            </w:r>
            <w:r w:rsidRPr="001E620D">
              <w:rPr>
                <w:rFonts w:cs="Times New Roman" w:hint="eastAsia"/>
                <w:spacing w:val="-2"/>
                <w:sz w:val="20"/>
                <w:szCs w:val="20"/>
              </w:rPr>
              <w:t>.</w:t>
            </w:r>
          </w:p>
          <w:tbl>
            <w:tblPr>
              <w:tblStyle w:val="a5"/>
              <w:tblW w:w="4876" w:type="dxa"/>
              <w:tblInd w:w="284" w:type="dxa"/>
              <w:tblCellMar>
                <w:left w:w="85" w:type="dxa"/>
                <w:right w:w="85" w:type="dxa"/>
              </w:tblCellMar>
              <w:tblLook w:val="04A0" w:firstRow="1" w:lastRow="0" w:firstColumn="1" w:lastColumn="0" w:noHBand="0" w:noVBand="1"/>
            </w:tblPr>
            <w:tblGrid>
              <w:gridCol w:w="2183"/>
              <w:gridCol w:w="897"/>
              <w:gridCol w:w="898"/>
              <w:gridCol w:w="898"/>
            </w:tblGrid>
            <w:tr w:rsidR="004E04A7" w:rsidRPr="009A2958" w14:paraId="2E9A3EB3" w14:textId="77777777" w:rsidTr="003C296E">
              <w:tc>
                <w:tcPr>
                  <w:tcW w:w="2183" w:type="dxa"/>
                  <w:shd w:val="clear" w:color="auto" w:fill="D9D9D9" w:themeFill="background1" w:themeFillShade="D9"/>
                  <w:vAlign w:val="center"/>
                </w:tcPr>
                <w:p w14:paraId="511D8F20" w14:textId="77777777" w:rsidR="004E04A7" w:rsidRPr="009A2958" w:rsidRDefault="004E04A7" w:rsidP="004E04A7">
                  <w:pPr>
                    <w:pStyle w:val="a8"/>
                    <w:widowControl/>
                    <w:spacing w:before="40" w:after="40" w:line="240" w:lineRule="auto"/>
                    <w:ind w:left="0"/>
                    <w:jc w:val="center"/>
                    <w:rPr>
                      <w:rFonts w:cs="Times New Roman"/>
                      <w:b/>
                      <w:sz w:val="20"/>
                      <w:szCs w:val="20"/>
                    </w:rPr>
                  </w:pPr>
                  <w:r w:rsidRPr="009A2958">
                    <w:rPr>
                      <w:rFonts w:cs="Times New Roman"/>
                      <w:b/>
                      <w:sz w:val="20"/>
                      <w:szCs w:val="20"/>
                    </w:rPr>
                    <w:t>구분</w:t>
                  </w:r>
                </w:p>
              </w:tc>
              <w:tc>
                <w:tcPr>
                  <w:tcW w:w="897" w:type="dxa"/>
                  <w:shd w:val="clear" w:color="auto" w:fill="D9D9D9" w:themeFill="background1" w:themeFillShade="D9"/>
                  <w:vAlign w:val="center"/>
                </w:tcPr>
                <w:p w14:paraId="76089EC1" w14:textId="77777777" w:rsidR="004E04A7" w:rsidRPr="009A2958" w:rsidRDefault="004E04A7" w:rsidP="004E04A7">
                  <w:pPr>
                    <w:pStyle w:val="a8"/>
                    <w:widowControl/>
                    <w:spacing w:before="40" w:after="40" w:line="240" w:lineRule="auto"/>
                    <w:ind w:left="0"/>
                    <w:jc w:val="center"/>
                    <w:rPr>
                      <w:rFonts w:cs="Times New Roman"/>
                      <w:b/>
                      <w:sz w:val="20"/>
                      <w:szCs w:val="20"/>
                    </w:rPr>
                  </w:pPr>
                  <w:r w:rsidRPr="009A2958">
                    <w:rPr>
                      <w:rFonts w:cs="Times New Roman"/>
                      <w:b/>
                      <w:sz w:val="20"/>
                      <w:szCs w:val="20"/>
                    </w:rPr>
                    <w:t>정규직</w:t>
                  </w:r>
                </w:p>
              </w:tc>
              <w:tc>
                <w:tcPr>
                  <w:tcW w:w="898" w:type="dxa"/>
                  <w:shd w:val="clear" w:color="auto" w:fill="D9D9D9" w:themeFill="background1" w:themeFillShade="D9"/>
                  <w:vAlign w:val="center"/>
                </w:tcPr>
                <w:p w14:paraId="43BF540A" w14:textId="77777777" w:rsidR="004E04A7" w:rsidRPr="009A2958" w:rsidRDefault="004E04A7" w:rsidP="004E04A7">
                  <w:pPr>
                    <w:pStyle w:val="a8"/>
                    <w:widowControl/>
                    <w:spacing w:before="40" w:after="40" w:line="240" w:lineRule="auto"/>
                    <w:ind w:left="0"/>
                    <w:jc w:val="center"/>
                    <w:rPr>
                      <w:rFonts w:cs="Times New Roman"/>
                      <w:b/>
                      <w:sz w:val="20"/>
                      <w:szCs w:val="20"/>
                    </w:rPr>
                  </w:pPr>
                  <w:r w:rsidRPr="009A2958">
                    <w:rPr>
                      <w:rFonts w:cs="Times New Roman"/>
                      <w:b/>
                      <w:sz w:val="20"/>
                      <w:szCs w:val="20"/>
                    </w:rPr>
                    <w:t>계약직</w:t>
                  </w:r>
                </w:p>
              </w:tc>
              <w:tc>
                <w:tcPr>
                  <w:tcW w:w="898" w:type="dxa"/>
                  <w:shd w:val="clear" w:color="auto" w:fill="D9D9D9" w:themeFill="background1" w:themeFillShade="D9"/>
                  <w:vAlign w:val="center"/>
                </w:tcPr>
                <w:p w14:paraId="1E07DC46" w14:textId="77777777" w:rsidR="004E04A7" w:rsidRPr="009A2958" w:rsidRDefault="004E04A7" w:rsidP="004E04A7">
                  <w:pPr>
                    <w:pStyle w:val="a8"/>
                    <w:widowControl/>
                    <w:spacing w:before="40" w:after="40" w:line="240" w:lineRule="auto"/>
                    <w:ind w:left="0"/>
                    <w:jc w:val="center"/>
                    <w:rPr>
                      <w:rFonts w:cs="Times New Roman"/>
                      <w:b/>
                      <w:sz w:val="20"/>
                      <w:szCs w:val="20"/>
                    </w:rPr>
                  </w:pPr>
                  <w:r w:rsidRPr="009A2958">
                    <w:rPr>
                      <w:rFonts w:cs="Times New Roman"/>
                      <w:b/>
                      <w:sz w:val="20"/>
                      <w:szCs w:val="20"/>
                    </w:rPr>
                    <w:t>합계</w:t>
                  </w:r>
                </w:p>
              </w:tc>
            </w:tr>
            <w:tr w:rsidR="004E04A7" w:rsidRPr="009A2958" w14:paraId="491AF697" w14:textId="77777777" w:rsidTr="003C296E">
              <w:tc>
                <w:tcPr>
                  <w:tcW w:w="2183" w:type="dxa"/>
                  <w:vAlign w:val="center"/>
                </w:tcPr>
                <w:p w14:paraId="6E6427A0"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㈜진화</w:t>
                  </w:r>
                </w:p>
              </w:tc>
              <w:tc>
                <w:tcPr>
                  <w:tcW w:w="897" w:type="dxa"/>
                  <w:vAlign w:val="center"/>
                </w:tcPr>
                <w:p w14:paraId="135113B9"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10</w:t>
                  </w:r>
                </w:p>
              </w:tc>
              <w:tc>
                <w:tcPr>
                  <w:tcW w:w="898" w:type="dxa"/>
                  <w:vAlign w:val="center"/>
                </w:tcPr>
                <w:p w14:paraId="286E5795"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2C22AB86"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10</w:t>
                  </w:r>
                </w:p>
              </w:tc>
            </w:tr>
            <w:tr w:rsidR="004E04A7" w:rsidRPr="009A2958" w14:paraId="547F2BC3" w14:textId="77777777" w:rsidTr="003C296E">
              <w:tc>
                <w:tcPr>
                  <w:tcW w:w="2183" w:type="dxa"/>
                  <w:vAlign w:val="center"/>
                </w:tcPr>
                <w:p w14:paraId="2A72E090"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동고택시㈜</w:t>
                  </w:r>
                </w:p>
              </w:tc>
              <w:tc>
                <w:tcPr>
                  <w:tcW w:w="897" w:type="dxa"/>
                  <w:vAlign w:val="center"/>
                </w:tcPr>
                <w:p w14:paraId="141DC8C2"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9</w:t>
                  </w:r>
                </w:p>
              </w:tc>
              <w:tc>
                <w:tcPr>
                  <w:tcW w:w="898" w:type="dxa"/>
                  <w:vAlign w:val="center"/>
                </w:tcPr>
                <w:p w14:paraId="55AB8926"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30B96C5E"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9</w:t>
                  </w:r>
                </w:p>
              </w:tc>
            </w:tr>
            <w:tr w:rsidR="004E04A7" w:rsidRPr="009A2958" w14:paraId="4528B182" w14:textId="77777777" w:rsidTr="003C296E">
              <w:tc>
                <w:tcPr>
                  <w:tcW w:w="2183" w:type="dxa"/>
                  <w:vAlign w:val="center"/>
                </w:tcPr>
                <w:p w14:paraId="2DBEBAF9"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㈜케이엠원</w:t>
                  </w:r>
                </w:p>
              </w:tc>
              <w:tc>
                <w:tcPr>
                  <w:tcW w:w="897" w:type="dxa"/>
                  <w:vAlign w:val="center"/>
                </w:tcPr>
                <w:p w14:paraId="0917A1DA"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10</w:t>
                  </w:r>
                </w:p>
              </w:tc>
              <w:tc>
                <w:tcPr>
                  <w:tcW w:w="898" w:type="dxa"/>
                  <w:vAlign w:val="center"/>
                </w:tcPr>
                <w:p w14:paraId="6AA8CEEE"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69177D24"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10</w:t>
                  </w:r>
                </w:p>
              </w:tc>
            </w:tr>
            <w:tr w:rsidR="004E04A7" w:rsidRPr="009A2958" w14:paraId="3F2B7197" w14:textId="77777777" w:rsidTr="003C296E">
              <w:tc>
                <w:tcPr>
                  <w:tcW w:w="2183" w:type="dxa"/>
                  <w:vAlign w:val="center"/>
                </w:tcPr>
                <w:p w14:paraId="452EA37D"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㈜케이엠투</w:t>
                  </w:r>
                </w:p>
              </w:tc>
              <w:tc>
                <w:tcPr>
                  <w:tcW w:w="897" w:type="dxa"/>
                  <w:vAlign w:val="center"/>
                </w:tcPr>
                <w:p w14:paraId="2942D564"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8</w:t>
                  </w:r>
                </w:p>
              </w:tc>
              <w:tc>
                <w:tcPr>
                  <w:tcW w:w="898" w:type="dxa"/>
                  <w:vAlign w:val="center"/>
                </w:tcPr>
                <w:p w14:paraId="04013526"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3D60A1C9"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8</w:t>
                  </w:r>
                </w:p>
              </w:tc>
            </w:tr>
            <w:tr w:rsidR="004E04A7" w:rsidRPr="009A2958" w14:paraId="1DA1F81F" w14:textId="77777777" w:rsidTr="003C296E">
              <w:tc>
                <w:tcPr>
                  <w:tcW w:w="2183" w:type="dxa"/>
                  <w:vAlign w:val="center"/>
                </w:tcPr>
                <w:p w14:paraId="00B171F8"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㈜케이엠쓰리</w:t>
                  </w:r>
                </w:p>
              </w:tc>
              <w:tc>
                <w:tcPr>
                  <w:tcW w:w="897" w:type="dxa"/>
                  <w:vAlign w:val="center"/>
                </w:tcPr>
                <w:p w14:paraId="326DEED7"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9</w:t>
                  </w:r>
                </w:p>
              </w:tc>
              <w:tc>
                <w:tcPr>
                  <w:tcW w:w="898" w:type="dxa"/>
                  <w:vAlign w:val="center"/>
                </w:tcPr>
                <w:p w14:paraId="3E708D57"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7EEB22C6"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9</w:t>
                  </w:r>
                </w:p>
              </w:tc>
            </w:tr>
            <w:tr w:rsidR="004E04A7" w:rsidRPr="009A2958" w14:paraId="3345BAFA" w14:textId="77777777" w:rsidTr="003C296E">
              <w:tc>
                <w:tcPr>
                  <w:tcW w:w="2183" w:type="dxa"/>
                  <w:vAlign w:val="center"/>
                </w:tcPr>
                <w:p w14:paraId="69B89035"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㈜케이엠포</w:t>
                  </w:r>
                </w:p>
              </w:tc>
              <w:tc>
                <w:tcPr>
                  <w:tcW w:w="897" w:type="dxa"/>
                  <w:vAlign w:val="center"/>
                </w:tcPr>
                <w:p w14:paraId="68811E03"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8</w:t>
                  </w:r>
                </w:p>
              </w:tc>
              <w:tc>
                <w:tcPr>
                  <w:tcW w:w="898" w:type="dxa"/>
                  <w:vAlign w:val="center"/>
                </w:tcPr>
                <w:p w14:paraId="3C695459"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2FD5AC74"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8</w:t>
                  </w:r>
                </w:p>
              </w:tc>
            </w:tr>
            <w:tr w:rsidR="004E04A7" w:rsidRPr="009A2958" w14:paraId="1F9810A3" w14:textId="77777777" w:rsidTr="003C296E">
              <w:tc>
                <w:tcPr>
                  <w:tcW w:w="2183" w:type="dxa"/>
                  <w:vAlign w:val="center"/>
                </w:tcPr>
                <w:p w14:paraId="1522E4AF"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㈜케이엠파이브</w:t>
                  </w:r>
                </w:p>
              </w:tc>
              <w:tc>
                <w:tcPr>
                  <w:tcW w:w="897" w:type="dxa"/>
                  <w:vAlign w:val="center"/>
                </w:tcPr>
                <w:p w14:paraId="76ABDB92"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8</w:t>
                  </w:r>
                </w:p>
              </w:tc>
              <w:tc>
                <w:tcPr>
                  <w:tcW w:w="898" w:type="dxa"/>
                  <w:vAlign w:val="center"/>
                </w:tcPr>
                <w:p w14:paraId="3A13739D"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17472661"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8</w:t>
                  </w:r>
                </w:p>
              </w:tc>
            </w:tr>
            <w:tr w:rsidR="004E04A7" w:rsidRPr="009A2958" w14:paraId="5BEFC9E7" w14:textId="77777777" w:rsidTr="003C296E">
              <w:tc>
                <w:tcPr>
                  <w:tcW w:w="2183" w:type="dxa"/>
                  <w:vAlign w:val="center"/>
                </w:tcPr>
                <w:p w14:paraId="27C2F5F0"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㈜케이엠식스</w:t>
                  </w:r>
                </w:p>
              </w:tc>
              <w:tc>
                <w:tcPr>
                  <w:tcW w:w="897" w:type="dxa"/>
                  <w:vAlign w:val="center"/>
                </w:tcPr>
                <w:p w14:paraId="7D61BEEB"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9</w:t>
                  </w:r>
                </w:p>
              </w:tc>
              <w:tc>
                <w:tcPr>
                  <w:tcW w:w="898" w:type="dxa"/>
                  <w:vAlign w:val="center"/>
                </w:tcPr>
                <w:p w14:paraId="29E62932"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7DC72553"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9</w:t>
                  </w:r>
                </w:p>
              </w:tc>
            </w:tr>
            <w:tr w:rsidR="004E04A7" w:rsidRPr="009A2958" w14:paraId="73024B45" w14:textId="77777777" w:rsidTr="003C296E">
              <w:tc>
                <w:tcPr>
                  <w:tcW w:w="2183" w:type="dxa"/>
                  <w:vAlign w:val="center"/>
                </w:tcPr>
                <w:p w14:paraId="19217A5D" w14:textId="77777777" w:rsidR="004E04A7" w:rsidRPr="009A2958" w:rsidRDefault="004E04A7" w:rsidP="004E04A7">
                  <w:pPr>
                    <w:pStyle w:val="a8"/>
                    <w:widowControl/>
                    <w:spacing w:before="40" w:after="40" w:line="240" w:lineRule="auto"/>
                    <w:ind w:left="0"/>
                    <w:jc w:val="center"/>
                    <w:rPr>
                      <w:rFonts w:cs="Times New Roman"/>
                      <w:sz w:val="20"/>
                      <w:szCs w:val="20"/>
                    </w:rPr>
                  </w:pPr>
                  <w:r>
                    <w:rPr>
                      <w:rFonts w:cs="Times New Roman" w:hint="eastAsia"/>
                      <w:sz w:val="20"/>
                      <w:szCs w:val="20"/>
                    </w:rPr>
                    <w:t>㈜케이엠세븐</w:t>
                  </w:r>
                </w:p>
              </w:tc>
              <w:tc>
                <w:tcPr>
                  <w:tcW w:w="897" w:type="dxa"/>
                  <w:vAlign w:val="center"/>
                </w:tcPr>
                <w:p w14:paraId="345FF44A"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9</w:t>
                  </w:r>
                </w:p>
              </w:tc>
              <w:tc>
                <w:tcPr>
                  <w:tcW w:w="898" w:type="dxa"/>
                  <w:vAlign w:val="center"/>
                </w:tcPr>
                <w:p w14:paraId="602B7EB1"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0</w:t>
                  </w:r>
                </w:p>
              </w:tc>
              <w:tc>
                <w:tcPr>
                  <w:tcW w:w="898" w:type="dxa"/>
                  <w:vAlign w:val="center"/>
                </w:tcPr>
                <w:p w14:paraId="7FA834E6" w14:textId="77777777" w:rsidR="004E04A7" w:rsidRPr="009A2958" w:rsidRDefault="004E04A7" w:rsidP="004E04A7">
                  <w:pPr>
                    <w:pStyle w:val="a8"/>
                    <w:widowControl/>
                    <w:spacing w:before="40" w:after="40" w:line="240" w:lineRule="auto"/>
                    <w:ind w:left="0"/>
                    <w:jc w:val="right"/>
                    <w:rPr>
                      <w:rFonts w:cs="Times New Roman"/>
                      <w:sz w:val="20"/>
                      <w:szCs w:val="20"/>
                    </w:rPr>
                  </w:pPr>
                  <w:r>
                    <w:rPr>
                      <w:rFonts w:cs="Times New Roman" w:hint="eastAsia"/>
                      <w:sz w:val="20"/>
                      <w:szCs w:val="20"/>
                    </w:rPr>
                    <w:t>9</w:t>
                  </w:r>
                </w:p>
              </w:tc>
            </w:tr>
            <w:tr w:rsidR="004E04A7" w:rsidRPr="001C1594" w14:paraId="03D507C4" w14:textId="77777777" w:rsidTr="003C296E">
              <w:tc>
                <w:tcPr>
                  <w:tcW w:w="2183" w:type="dxa"/>
                  <w:vAlign w:val="center"/>
                </w:tcPr>
                <w:p w14:paraId="3A0E8FAD" w14:textId="77777777" w:rsidR="004E04A7" w:rsidRPr="001C1594" w:rsidRDefault="004E04A7" w:rsidP="004E04A7">
                  <w:pPr>
                    <w:pStyle w:val="a8"/>
                    <w:widowControl/>
                    <w:spacing w:before="40" w:after="40" w:line="240" w:lineRule="auto"/>
                    <w:ind w:left="0"/>
                    <w:jc w:val="center"/>
                    <w:rPr>
                      <w:rFonts w:cs="Times New Roman"/>
                      <w:b/>
                      <w:sz w:val="20"/>
                      <w:szCs w:val="20"/>
                    </w:rPr>
                  </w:pPr>
                  <w:r w:rsidRPr="001C1594">
                    <w:rPr>
                      <w:rFonts w:cs="Times New Roman"/>
                      <w:b/>
                      <w:sz w:val="20"/>
                      <w:szCs w:val="20"/>
                    </w:rPr>
                    <w:t>합계</w:t>
                  </w:r>
                </w:p>
              </w:tc>
              <w:tc>
                <w:tcPr>
                  <w:tcW w:w="897" w:type="dxa"/>
                  <w:vAlign w:val="center"/>
                </w:tcPr>
                <w:p w14:paraId="5BAAB231" w14:textId="77777777" w:rsidR="004E04A7" w:rsidRPr="001C1594" w:rsidRDefault="004E04A7" w:rsidP="004E04A7">
                  <w:pPr>
                    <w:pStyle w:val="a8"/>
                    <w:widowControl/>
                    <w:spacing w:before="40" w:after="40" w:line="240" w:lineRule="auto"/>
                    <w:ind w:left="0"/>
                    <w:jc w:val="right"/>
                    <w:rPr>
                      <w:rFonts w:cs="Times New Roman"/>
                      <w:b/>
                      <w:sz w:val="20"/>
                      <w:szCs w:val="20"/>
                    </w:rPr>
                  </w:pPr>
                  <w:r w:rsidRPr="001C1594">
                    <w:rPr>
                      <w:rFonts w:cs="Times New Roman" w:hint="eastAsia"/>
                      <w:b/>
                      <w:sz w:val="20"/>
                      <w:szCs w:val="20"/>
                    </w:rPr>
                    <w:t>80</w:t>
                  </w:r>
                </w:p>
              </w:tc>
              <w:tc>
                <w:tcPr>
                  <w:tcW w:w="898" w:type="dxa"/>
                  <w:vAlign w:val="center"/>
                </w:tcPr>
                <w:p w14:paraId="3E82F38B" w14:textId="77777777" w:rsidR="004E04A7" w:rsidRPr="001C1594" w:rsidRDefault="004E04A7" w:rsidP="004E04A7">
                  <w:pPr>
                    <w:pStyle w:val="a8"/>
                    <w:widowControl/>
                    <w:spacing w:before="40" w:after="40" w:line="240" w:lineRule="auto"/>
                    <w:ind w:left="0"/>
                    <w:jc w:val="right"/>
                    <w:rPr>
                      <w:rFonts w:cs="Times New Roman"/>
                      <w:b/>
                      <w:sz w:val="20"/>
                      <w:szCs w:val="20"/>
                    </w:rPr>
                  </w:pPr>
                  <w:r w:rsidRPr="001C1594">
                    <w:rPr>
                      <w:rFonts w:cs="Times New Roman" w:hint="eastAsia"/>
                      <w:b/>
                      <w:sz w:val="20"/>
                      <w:szCs w:val="20"/>
                    </w:rPr>
                    <w:t>0</w:t>
                  </w:r>
                </w:p>
              </w:tc>
              <w:tc>
                <w:tcPr>
                  <w:tcW w:w="898" w:type="dxa"/>
                  <w:vAlign w:val="center"/>
                </w:tcPr>
                <w:p w14:paraId="40C5EAFF" w14:textId="77777777" w:rsidR="004E04A7" w:rsidRPr="001C1594" w:rsidRDefault="004E04A7" w:rsidP="004E04A7">
                  <w:pPr>
                    <w:pStyle w:val="a8"/>
                    <w:widowControl/>
                    <w:spacing w:before="40" w:after="40" w:line="240" w:lineRule="auto"/>
                    <w:ind w:left="0"/>
                    <w:jc w:val="right"/>
                    <w:rPr>
                      <w:rFonts w:cs="Times New Roman"/>
                      <w:b/>
                      <w:sz w:val="20"/>
                      <w:szCs w:val="20"/>
                    </w:rPr>
                  </w:pPr>
                  <w:r w:rsidRPr="001C1594">
                    <w:rPr>
                      <w:rFonts w:cs="Times New Roman" w:hint="eastAsia"/>
                      <w:b/>
                      <w:sz w:val="20"/>
                      <w:szCs w:val="20"/>
                    </w:rPr>
                    <w:t>80</w:t>
                  </w:r>
                </w:p>
              </w:tc>
            </w:tr>
          </w:tbl>
          <w:p w14:paraId="3EF7A225" w14:textId="2499A5A9" w:rsidR="00225DF9" w:rsidRPr="00225DF9" w:rsidRDefault="00225DF9" w:rsidP="008D6327">
            <w:pPr>
              <w:pStyle w:val="a8"/>
              <w:widowControl/>
              <w:numPr>
                <w:ilvl w:val="0"/>
                <w:numId w:val="2"/>
              </w:numPr>
              <w:spacing w:before="160" w:after="120" w:line="276" w:lineRule="auto"/>
              <w:rPr>
                <w:ins w:id="126" w:author="jaechang.yoo" w:date="2022-07-17T17:16:00Z"/>
                <w:rFonts w:cs="Times New Roman"/>
                <w:sz w:val="20"/>
                <w:szCs w:val="20"/>
              </w:rPr>
            </w:pPr>
            <w:ins w:id="127" w:author="jaechang.yoo" w:date="2022-07-17T17:16:00Z">
              <w:r>
                <w:rPr>
                  <w:rFonts w:cs="Times New Roman" w:hint="eastAsia"/>
                  <w:spacing w:val="-2"/>
                  <w:sz w:val="20"/>
                  <w:szCs w:val="20"/>
                </w:rPr>
                <w:t>제공된</w:t>
              </w:r>
              <w:r>
                <w:rPr>
                  <w:rFonts w:cs="Times New Roman" w:hint="eastAsia"/>
                  <w:spacing w:val="-2"/>
                  <w:sz w:val="20"/>
                  <w:szCs w:val="20"/>
                </w:rPr>
                <w:t xml:space="preserve"> </w:t>
              </w:r>
              <w:r>
                <w:rPr>
                  <w:rFonts w:cs="Times New Roman" w:hint="eastAsia"/>
                  <w:spacing w:val="-2"/>
                  <w:sz w:val="20"/>
                  <w:szCs w:val="20"/>
                </w:rPr>
                <w:t>자료에</w:t>
              </w:r>
              <w:r>
                <w:rPr>
                  <w:rFonts w:cs="Times New Roman" w:hint="eastAsia"/>
                  <w:spacing w:val="-2"/>
                  <w:sz w:val="20"/>
                  <w:szCs w:val="20"/>
                </w:rPr>
                <w:t xml:space="preserve"> </w:t>
              </w:r>
              <w:r>
                <w:rPr>
                  <w:rFonts w:cs="Times New Roman" w:hint="eastAsia"/>
                  <w:spacing w:val="-2"/>
                  <w:sz w:val="20"/>
                  <w:szCs w:val="20"/>
                </w:rPr>
                <w:t>의하면</w:t>
              </w:r>
              <w:r>
                <w:rPr>
                  <w:rFonts w:cs="Times New Roman" w:hint="eastAsia"/>
                  <w:spacing w:val="-2"/>
                  <w:sz w:val="20"/>
                  <w:szCs w:val="20"/>
                </w:rPr>
                <w:t>,</w:t>
              </w:r>
              <w:r>
                <w:rPr>
                  <w:rFonts w:cs="Times New Roman"/>
                  <w:spacing w:val="-2"/>
                  <w:sz w:val="20"/>
                  <w:szCs w:val="20"/>
                </w:rPr>
                <w:t xml:space="preserve"> </w:t>
              </w:r>
              <w:r>
                <w:rPr>
                  <w:rFonts w:cs="Times New Roman" w:hint="eastAsia"/>
                  <w:spacing w:val="-2"/>
                  <w:sz w:val="20"/>
                  <w:szCs w:val="20"/>
                </w:rPr>
                <w:t>대상회사의</w:t>
              </w:r>
              <w:r>
                <w:rPr>
                  <w:rFonts w:cs="Times New Roman" w:hint="eastAsia"/>
                  <w:spacing w:val="-2"/>
                  <w:sz w:val="20"/>
                  <w:szCs w:val="20"/>
                </w:rPr>
                <w:t xml:space="preserve"> </w:t>
              </w:r>
              <w:r>
                <w:rPr>
                  <w:rFonts w:cs="Times New Roman" w:hint="eastAsia"/>
                  <w:spacing w:val="-2"/>
                  <w:sz w:val="20"/>
                  <w:szCs w:val="20"/>
                </w:rPr>
                <w:t>가맹택시기사였던</w:t>
              </w:r>
              <w:r>
                <w:rPr>
                  <w:rFonts w:cs="Times New Roman" w:hint="eastAsia"/>
                  <w:spacing w:val="-2"/>
                  <w:sz w:val="20"/>
                  <w:szCs w:val="20"/>
                </w:rPr>
                <w:t xml:space="preserve"> </w:t>
              </w:r>
              <w:r>
                <w:rPr>
                  <w:rFonts w:cs="Times New Roman" w:hint="eastAsia"/>
                  <w:spacing w:val="-2"/>
                  <w:sz w:val="20"/>
                  <w:szCs w:val="20"/>
                </w:rPr>
                <w:t>자</w:t>
              </w:r>
              <w:r>
                <w:rPr>
                  <w:rFonts w:cs="Times New Roman" w:hint="eastAsia"/>
                  <w:spacing w:val="-2"/>
                  <w:sz w:val="20"/>
                  <w:szCs w:val="20"/>
                </w:rPr>
                <w:t xml:space="preserve"> </w:t>
              </w:r>
              <w:r>
                <w:rPr>
                  <w:rFonts w:cs="Times New Roman"/>
                  <w:spacing w:val="-2"/>
                  <w:sz w:val="20"/>
                  <w:szCs w:val="20"/>
                </w:rPr>
                <w:t>1</w:t>
              </w:r>
              <w:r>
                <w:rPr>
                  <w:rFonts w:cs="Times New Roman" w:hint="eastAsia"/>
                  <w:spacing w:val="-2"/>
                  <w:sz w:val="20"/>
                  <w:szCs w:val="20"/>
                </w:rPr>
                <w:t>인이</w:t>
              </w:r>
              <w:r>
                <w:rPr>
                  <w:rFonts w:cs="Times New Roman" w:hint="eastAsia"/>
                  <w:spacing w:val="-2"/>
                  <w:sz w:val="20"/>
                  <w:szCs w:val="20"/>
                </w:rPr>
                <w:t xml:space="preserve"> </w:t>
              </w:r>
              <w:r>
                <w:rPr>
                  <w:rFonts w:cs="Times New Roman" w:hint="eastAsia"/>
                  <w:spacing w:val="-2"/>
                  <w:sz w:val="20"/>
                  <w:szCs w:val="20"/>
                </w:rPr>
                <w:t>㈜케이엠솔루션을</w:t>
              </w:r>
              <w:r>
                <w:rPr>
                  <w:rFonts w:cs="Times New Roman" w:hint="eastAsia"/>
                  <w:spacing w:val="-2"/>
                  <w:sz w:val="20"/>
                  <w:szCs w:val="20"/>
                </w:rPr>
                <w:t xml:space="preserve"> </w:t>
              </w:r>
              <w:r>
                <w:rPr>
                  <w:rFonts w:cs="Times New Roman" w:hint="eastAsia"/>
                  <w:spacing w:val="-2"/>
                  <w:sz w:val="20"/>
                  <w:szCs w:val="20"/>
                </w:rPr>
                <w:t>상대로</w:t>
              </w:r>
              <w:r>
                <w:rPr>
                  <w:rFonts w:cs="Times New Roman" w:hint="eastAsia"/>
                  <w:spacing w:val="-2"/>
                  <w:sz w:val="20"/>
                  <w:szCs w:val="20"/>
                </w:rPr>
                <w:t xml:space="preserve"> </w:t>
              </w:r>
              <w:r>
                <w:rPr>
                  <w:rFonts w:cs="Times New Roman" w:hint="eastAsia"/>
                  <w:spacing w:val="-2"/>
                  <w:sz w:val="20"/>
                  <w:szCs w:val="20"/>
                </w:rPr>
                <w:t>위자료</w:t>
              </w:r>
              <w:r>
                <w:rPr>
                  <w:rFonts w:cs="Times New Roman" w:hint="eastAsia"/>
                  <w:spacing w:val="-2"/>
                  <w:sz w:val="20"/>
                  <w:szCs w:val="20"/>
                </w:rPr>
                <w:t xml:space="preserve"> 2</w:t>
              </w:r>
              <w:r>
                <w:rPr>
                  <w:rFonts w:cs="Times New Roman" w:hint="eastAsia"/>
                  <w:spacing w:val="-2"/>
                  <w:sz w:val="20"/>
                  <w:szCs w:val="20"/>
                </w:rPr>
                <w:t>억원을</w:t>
              </w:r>
              <w:r>
                <w:rPr>
                  <w:rFonts w:cs="Times New Roman" w:hint="eastAsia"/>
                  <w:spacing w:val="-2"/>
                  <w:sz w:val="20"/>
                  <w:szCs w:val="20"/>
                </w:rPr>
                <w:t xml:space="preserve"> </w:t>
              </w:r>
              <w:r>
                <w:rPr>
                  <w:rFonts w:cs="Times New Roman" w:hint="eastAsia"/>
                  <w:spacing w:val="-2"/>
                  <w:sz w:val="20"/>
                  <w:szCs w:val="20"/>
                </w:rPr>
                <w:t>청구한</w:t>
              </w:r>
              <w:r>
                <w:rPr>
                  <w:rFonts w:cs="Times New Roman" w:hint="eastAsia"/>
                  <w:spacing w:val="-2"/>
                  <w:sz w:val="20"/>
                  <w:szCs w:val="20"/>
                </w:rPr>
                <w:t xml:space="preserve"> </w:t>
              </w:r>
              <w:r>
                <w:rPr>
                  <w:rFonts w:cs="Times New Roman" w:hint="eastAsia"/>
                  <w:spacing w:val="-2"/>
                  <w:sz w:val="20"/>
                  <w:szCs w:val="20"/>
                </w:rPr>
                <w:t>소송이</w:t>
              </w:r>
              <w:r>
                <w:rPr>
                  <w:rFonts w:cs="Times New Roman" w:hint="eastAsia"/>
                  <w:spacing w:val="-2"/>
                  <w:sz w:val="20"/>
                  <w:szCs w:val="20"/>
                </w:rPr>
                <w:t xml:space="preserve"> 1</w:t>
              </w:r>
              <w:r>
                <w:rPr>
                  <w:rFonts w:cs="Times New Roman" w:hint="eastAsia"/>
                  <w:spacing w:val="-2"/>
                  <w:sz w:val="20"/>
                  <w:szCs w:val="20"/>
                </w:rPr>
                <w:t>건</w:t>
              </w:r>
              <w:r>
                <w:rPr>
                  <w:rFonts w:cs="Times New Roman" w:hint="eastAsia"/>
                  <w:spacing w:val="-2"/>
                  <w:sz w:val="20"/>
                  <w:szCs w:val="20"/>
                </w:rPr>
                <w:t xml:space="preserve"> </w:t>
              </w:r>
              <w:r>
                <w:rPr>
                  <w:rFonts w:cs="Times New Roman" w:hint="eastAsia"/>
                  <w:spacing w:val="-2"/>
                  <w:sz w:val="20"/>
                  <w:szCs w:val="20"/>
                </w:rPr>
                <w:t>확인되나</w:t>
              </w:r>
              <w:r>
                <w:rPr>
                  <w:rFonts w:cs="Times New Roman" w:hint="eastAsia"/>
                  <w:spacing w:val="-2"/>
                  <w:sz w:val="20"/>
                  <w:szCs w:val="20"/>
                </w:rPr>
                <w:t>(</w:t>
              </w:r>
              <w:r>
                <w:rPr>
                  <w:rFonts w:cs="Times New Roman" w:hint="eastAsia"/>
                  <w:spacing w:val="-2"/>
                  <w:sz w:val="20"/>
                  <w:szCs w:val="20"/>
                </w:rPr>
                <w:t>서울동부지방법원</w:t>
              </w:r>
              <w:r>
                <w:rPr>
                  <w:rFonts w:cs="Times New Roman" w:hint="eastAsia"/>
                  <w:spacing w:val="-2"/>
                  <w:sz w:val="20"/>
                  <w:szCs w:val="20"/>
                </w:rPr>
                <w:t xml:space="preserve"> </w:t>
              </w:r>
              <w:r>
                <w:rPr>
                  <w:rFonts w:cs="Times New Roman"/>
                  <w:spacing w:val="-2"/>
                  <w:sz w:val="20"/>
                  <w:szCs w:val="20"/>
                </w:rPr>
                <w:t>2021</w:t>
              </w:r>
              <w:r>
                <w:rPr>
                  <w:rFonts w:cs="Times New Roman" w:hint="eastAsia"/>
                  <w:spacing w:val="-2"/>
                  <w:sz w:val="20"/>
                  <w:szCs w:val="20"/>
                </w:rPr>
                <w:t>가합</w:t>
              </w:r>
              <w:r>
                <w:rPr>
                  <w:rFonts w:cs="Times New Roman" w:hint="eastAsia"/>
                  <w:spacing w:val="-2"/>
                  <w:sz w:val="20"/>
                  <w:szCs w:val="20"/>
                </w:rPr>
                <w:t>1</w:t>
              </w:r>
              <w:r>
                <w:rPr>
                  <w:rFonts w:cs="Times New Roman"/>
                  <w:spacing w:val="-2"/>
                  <w:sz w:val="20"/>
                  <w:szCs w:val="20"/>
                </w:rPr>
                <w:t>12787</w:t>
              </w:r>
              <w:r>
                <w:rPr>
                  <w:rFonts w:cs="Times New Roman" w:hint="eastAsia"/>
                  <w:spacing w:val="-2"/>
                  <w:sz w:val="20"/>
                  <w:szCs w:val="20"/>
                </w:rPr>
                <w:t>호</w:t>
              </w:r>
              <w:r>
                <w:rPr>
                  <w:rFonts w:cs="Times New Roman" w:hint="eastAsia"/>
                  <w:spacing w:val="-2"/>
                  <w:sz w:val="20"/>
                  <w:szCs w:val="20"/>
                </w:rPr>
                <w:t xml:space="preserve"> </w:t>
              </w:r>
              <w:r>
                <w:rPr>
                  <w:rFonts w:cs="Times New Roman" w:hint="eastAsia"/>
                  <w:spacing w:val="-2"/>
                  <w:sz w:val="20"/>
                  <w:szCs w:val="20"/>
                </w:rPr>
                <w:t>사건</w:t>
              </w:r>
              <w:r>
                <w:rPr>
                  <w:rFonts w:cs="Times New Roman" w:hint="eastAsia"/>
                  <w:spacing w:val="-2"/>
                  <w:sz w:val="20"/>
                  <w:szCs w:val="20"/>
                </w:rPr>
                <w:t>),</w:t>
              </w:r>
              <w:r>
                <w:rPr>
                  <w:rFonts w:cs="Times New Roman"/>
                  <w:spacing w:val="-2"/>
                  <w:sz w:val="20"/>
                  <w:szCs w:val="20"/>
                </w:rPr>
                <w:t xml:space="preserve"> </w:t>
              </w:r>
              <w:r>
                <w:rPr>
                  <w:rFonts w:cs="Times New Roman" w:hint="eastAsia"/>
                  <w:spacing w:val="-2"/>
                  <w:sz w:val="20"/>
                  <w:szCs w:val="20"/>
                </w:rPr>
                <w:t>그</w:t>
              </w:r>
              <w:r>
                <w:rPr>
                  <w:rFonts w:cs="Times New Roman" w:hint="eastAsia"/>
                  <w:spacing w:val="-2"/>
                  <w:sz w:val="20"/>
                  <w:szCs w:val="20"/>
                </w:rPr>
                <w:t xml:space="preserve"> </w:t>
              </w:r>
              <w:r>
                <w:rPr>
                  <w:rFonts w:cs="Times New Roman" w:hint="eastAsia"/>
                  <w:spacing w:val="-2"/>
                  <w:sz w:val="20"/>
                  <w:szCs w:val="20"/>
                </w:rPr>
                <w:t>구체적인</w:t>
              </w:r>
              <w:r>
                <w:rPr>
                  <w:rFonts w:cs="Times New Roman" w:hint="eastAsia"/>
                  <w:spacing w:val="-2"/>
                  <w:sz w:val="20"/>
                  <w:szCs w:val="20"/>
                </w:rPr>
                <w:t xml:space="preserve"> </w:t>
              </w:r>
              <w:r>
                <w:rPr>
                  <w:rFonts w:cs="Times New Roman" w:hint="eastAsia"/>
                  <w:spacing w:val="-2"/>
                  <w:sz w:val="20"/>
                  <w:szCs w:val="20"/>
                </w:rPr>
                <w:t>내용에</w:t>
              </w:r>
              <w:r>
                <w:rPr>
                  <w:rFonts w:cs="Times New Roman" w:hint="eastAsia"/>
                  <w:spacing w:val="-2"/>
                  <w:sz w:val="20"/>
                  <w:szCs w:val="20"/>
                </w:rPr>
                <w:t xml:space="preserve"> </w:t>
              </w:r>
              <w:r>
                <w:rPr>
                  <w:rFonts w:cs="Times New Roman" w:hint="eastAsia"/>
                  <w:spacing w:val="-2"/>
                  <w:sz w:val="20"/>
                  <w:szCs w:val="20"/>
                </w:rPr>
                <w:t>관한</w:t>
              </w:r>
              <w:r>
                <w:rPr>
                  <w:rFonts w:cs="Times New Roman" w:hint="eastAsia"/>
                  <w:spacing w:val="-2"/>
                  <w:sz w:val="20"/>
                  <w:szCs w:val="20"/>
                </w:rPr>
                <w:t xml:space="preserve"> </w:t>
              </w:r>
              <w:r>
                <w:rPr>
                  <w:rFonts w:cs="Times New Roman" w:hint="eastAsia"/>
                  <w:spacing w:val="-2"/>
                  <w:sz w:val="20"/>
                  <w:szCs w:val="20"/>
                </w:rPr>
                <w:t>자료는</w:t>
              </w:r>
              <w:r>
                <w:rPr>
                  <w:rFonts w:cs="Times New Roman" w:hint="eastAsia"/>
                  <w:spacing w:val="-2"/>
                  <w:sz w:val="20"/>
                  <w:szCs w:val="20"/>
                </w:rPr>
                <w:t xml:space="preserve"> </w:t>
              </w:r>
              <w:r>
                <w:rPr>
                  <w:rFonts w:cs="Times New Roman" w:hint="eastAsia"/>
                  <w:spacing w:val="-2"/>
                  <w:sz w:val="20"/>
                  <w:szCs w:val="20"/>
                </w:rPr>
                <w:t>제공받지</w:t>
              </w:r>
              <w:r>
                <w:rPr>
                  <w:rFonts w:cs="Times New Roman" w:hint="eastAsia"/>
                  <w:spacing w:val="-2"/>
                  <w:sz w:val="20"/>
                  <w:szCs w:val="20"/>
                </w:rPr>
                <w:t xml:space="preserve"> </w:t>
              </w:r>
              <w:r>
                <w:rPr>
                  <w:rFonts w:cs="Times New Roman" w:hint="eastAsia"/>
                  <w:spacing w:val="-2"/>
                  <w:sz w:val="20"/>
                  <w:szCs w:val="20"/>
                </w:rPr>
                <w:t>못하였음</w:t>
              </w:r>
              <w:r>
                <w:rPr>
                  <w:rFonts w:cs="Times New Roman" w:hint="eastAsia"/>
                  <w:spacing w:val="-2"/>
                  <w:sz w:val="20"/>
                  <w:szCs w:val="20"/>
                </w:rPr>
                <w:t>.</w:t>
              </w:r>
            </w:ins>
          </w:p>
          <w:p w14:paraId="5A99F83F" w14:textId="066AED5C" w:rsidR="004E04A7" w:rsidRPr="009A2958" w:rsidRDefault="008D6327" w:rsidP="00225DF9">
            <w:pPr>
              <w:pStyle w:val="a8"/>
              <w:widowControl/>
              <w:numPr>
                <w:ilvl w:val="0"/>
                <w:numId w:val="2"/>
              </w:numPr>
              <w:spacing w:before="160" w:after="120" w:line="276" w:lineRule="auto"/>
              <w:rPr>
                <w:rFonts w:cs="Times New Roman"/>
                <w:sz w:val="20"/>
                <w:szCs w:val="20"/>
              </w:rPr>
            </w:pPr>
            <w:r>
              <w:rPr>
                <w:rFonts w:cs="Times New Roman" w:hint="eastAsia"/>
                <w:spacing w:val="-2"/>
                <w:sz w:val="20"/>
                <w:szCs w:val="20"/>
              </w:rPr>
              <w:lastRenderedPageBreak/>
              <w:t>제공된</w:t>
            </w:r>
            <w:ins w:id="128" w:author="jaechang.yoo" w:date="2022-07-17T17:17:00Z">
              <w:r w:rsidR="00225DF9">
                <w:rPr>
                  <w:rFonts w:cs="Times New Roman" w:hint="eastAsia"/>
                  <w:spacing w:val="-2"/>
                  <w:sz w:val="20"/>
                  <w:szCs w:val="20"/>
                </w:rPr>
                <w:t xml:space="preserve"> </w:t>
              </w:r>
              <w:r w:rsidR="00225DF9">
                <w:rPr>
                  <w:rFonts w:cs="Times New Roman" w:hint="eastAsia"/>
                  <w:spacing w:val="-2"/>
                  <w:sz w:val="20"/>
                  <w:szCs w:val="20"/>
                </w:rPr>
                <w:t>자료</w:t>
              </w:r>
              <w:r w:rsidR="00225DF9">
                <w:rPr>
                  <w:rFonts w:cs="Times New Roman" w:hint="eastAsia"/>
                  <w:spacing w:val="-2"/>
                  <w:sz w:val="20"/>
                  <w:szCs w:val="20"/>
                </w:rPr>
                <w:t xml:space="preserve"> </w:t>
              </w:r>
              <w:r w:rsidR="00225DF9">
                <w:rPr>
                  <w:rFonts w:cs="Times New Roman" w:hint="eastAsia"/>
                  <w:spacing w:val="-2"/>
                  <w:sz w:val="20"/>
                  <w:szCs w:val="20"/>
                </w:rPr>
                <w:t>및</w:t>
              </w:r>
            </w:ins>
            <w:r>
              <w:rPr>
                <w:rFonts w:cs="Times New Roman"/>
                <w:spacing w:val="-2"/>
                <w:sz w:val="20"/>
                <w:szCs w:val="20"/>
              </w:rPr>
              <w:t xml:space="preserve"> </w:t>
            </w:r>
            <w:r>
              <w:rPr>
                <w:rFonts w:cs="Times New Roman" w:hint="eastAsia"/>
                <w:spacing w:val="-2"/>
                <w:sz w:val="20"/>
                <w:szCs w:val="20"/>
              </w:rPr>
              <w:t>답변</w:t>
            </w:r>
            <w:r w:rsidRPr="008D6327">
              <w:rPr>
                <w:rFonts w:cs="Times New Roman" w:hint="eastAsia"/>
                <w:spacing w:val="-2"/>
                <w:sz w:val="20"/>
                <w:szCs w:val="20"/>
              </w:rPr>
              <w:t>에</w:t>
            </w:r>
            <w:r w:rsidRPr="008D6327">
              <w:rPr>
                <w:rFonts w:cs="Times New Roman" w:hint="eastAsia"/>
                <w:spacing w:val="-2"/>
                <w:sz w:val="20"/>
                <w:szCs w:val="20"/>
              </w:rPr>
              <w:t xml:space="preserve"> </w:t>
            </w:r>
            <w:r w:rsidRPr="008D6327">
              <w:rPr>
                <w:rFonts w:cs="Times New Roman" w:hint="eastAsia"/>
                <w:spacing w:val="-2"/>
                <w:sz w:val="20"/>
                <w:szCs w:val="20"/>
              </w:rPr>
              <w:t>의하면</w:t>
            </w:r>
            <w:r w:rsidRPr="008D6327">
              <w:rPr>
                <w:rFonts w:cs="Times New Roman" w:hint="eastAsia"/>
                <w:spacing w:val="-2"/>
                <w:sz w:val="20"/>
                <w:szCs w:val="20"/>
              </w:rPr>
              <w:t>,</w:t>
            </w:r>
            <w:r w:rsidRPr="008D6327">
              <w:rPr>
                <w:rFonts w:cs="Times New Roman"/>
                <w:spacing w:val="-2"/>
                <w:sz w:val="20"/>
                <w:szCs w:val="20"/>
              </w:rPr>
              <w:t xml:space="preserve"> </w:t>
            </w:r>
            <w:r w:rsidRPr="008D6327">
              <w:rPr>
                <w:rFonts w:cs="Times New Roman" w:hint="eastAsia"/>
                <w:spacing w:val="-2"/>
                <w:sz w:val="20"/>
                <w:szCs w:val="20"/>
              </w:rPr>
              <w:t>대상회사가</w:t>
            </w:r>
            <w:r w:rsidRPr="008D6327">
              <w:rPr>
                <w:rFonts w:cs="Times New Roman" w:hint="eastAsia"/>
                <w:spacing w:val="-2"/>
                <w:sz w:val="20"/>
                <w:szCs w:val="20"/>
              </w:rPr>
              <w:t xml:space="preserve"> </w:t>
            </w:r>
            <w:r w:rsidRPr="008D6327">
              <w:rPr>
                <w:rFonts w:cs="Times New Roman" w:hint="eastAsia"/>
                <w:spacing w:val="-2"/>
                <w:sz w:val="20"/>
                <w:szCs w:val="20"/>
              </w:rPr>
              <w:t>직영택시회사들을</w:t>
            </w:r>
            <w:r w:rsidRPr="008D6327">
              <w:rPr>
                <w:rFonts w:cs="Times New Roman" w:hint="eastAsia"/>
                <w:spacing w:val="-2"/>
                <w:sz w:val="20"/>
                <w:szCs w:val="20"/>
              </w:rPr>
              <w:t xml:space="preserve"> </w:t>
            </w:r>
            <w:r w:rsidRPr="008D6327">
              <w:rPr>
                <w:rFonts w:cs="Times New Roman" w:hint="eastAsia"/>
                <w:spacing w:val="-2"/>
                <w:sz w:val="20"/>
                <w:szCs w:val="20"/>
              </w:rPr>
              <w:t>인수하기</w:t>
            </w:r>
            <w:r w:rsidRPr="008D6327">
              <w:rPr>
                <w:rFonts w:cs="Times New Roman" w:hint="eastAsia"/>
                <w:spacing w:val="-2"/>
                <w:sz w:val="20"/>
                <w:szCs w:val="20"/>
              </w:rPr>
              <w:t xml:space="preserve"> </w:t>
            </w:r>
            <w:r w:rsidRPr="008D6327">
              <w:rPr>
                <w:rFonts w:cs="Times New Roman" w:hint="eastAsia"/>
                <w:spacing w:val="-2"/>
                <w:sz w:val="20"/>
                <w:szCs w:val="20"/>
              </w:rPr>
              <w:t>이전</w:t>
            </w:r>
            <w:r w:rsidRPr="008D6327">
              <w:rPr>
                <w:rFonts w:cs="Times New Roman" w:hint="eastAsia"/>
                <w:spacing w:val="-2"/>
                <w:sz w:val="20"/>
                <w:szCs w:val="20"/>
              </w:rPr>
              <w:t xml:space="preserve"> </w:t>
            </w:r>
            <w:r w:rsidRPr="008D6327">
              <w:rPr>
                <w:rFonts w:cs="Times New Roman" w:hint="eastAsia"/>
                <w:spacing w:val="-2"/>
                <w:sz w:val="20"/>
                <w:szCs w:val="20"/>
              </w:rPr>
              <w:t>시점</w:t>
            </w:r>
            <w:ins w:id="129" w:author="jaechang.yoo" w:date="2022-07-17T17:17:00Z">
              <w:r w:rsidR="00225DF9" w:rsidRPr="008D6327">
                <w:rPr>
                  <w:rFonts w:cs="Times New Roman" w:hint="eastAsia"/>
                  <w:spacing w:val="-2"/>
                  <w:sz w:val="20"/>
                  <w:szCs w:val="20"/>
                </w:rPr>
                <w:t xml:space="preserve"> </w:t>
              </w:r>
              <w:r w:rsidR="00225DF9" w:rsidRPr="008D6327">
                <w:rPr>
                  <w:rFonts w:cs="Times New Roman" w:hint="eastAsia"/>
                  <w:spacing w:val="-2"/>
                  <w:sz w:val="20"/>
                  <w:szCs w:val="20"/>
                </w:rPr>
                <w:t>시점</w:t>
              </w:r>
              <w:r w:rsidR="00225DF9">
                <w:rPr>
                  <w:rFonts w:cs="Times New Roman" w:hint="eastAsia"/>
                  <w:spacing w:val="-2"/>
                  <w:sz w:val="20"/>
                  <w:szCs w:val="20"/>
                </w:rPr>
                <w:t>의</w:t>
              </w:r>
              <w:r w:rsidR="00225DF9">
                <w:rPr>
                  <w:rFonts w:cs="Times New Roman" w:hint="eastAsia"/>
                  <w:spacing w:val="-2"/>
                  <w:sz w:val="20"/>
                  <w:szCs w:val="20"/>
                </w:rPr>
                <w:t xml:space="preserve"> </w:t>
              </w:r>
              <w:r w:rsidR="00225DF9">
                <w:rPr>
                  <w:rFonts w:cs="Times New Roman" w:hint="eastAsia"/>
                  <w:spacing w:val="-2"/>
                  <w:sz w:val="20"/>
                  <w:szCs w:val="20"/>
                </w:rPr>
                <w:t>임금체계</w:t>
              </w:r>
              <w:r w:rsidR="00225DF9">
                <w:rPr>
                  <w:rFonts w:cs="Times New Roman" w:hint="eastAsia"/>
                  <w:spacing w:val="-2"/>
                  <w:sz w:val="20"/>
                  <w:szCs w:val="20"/>
                </w:rPr>
                <w:t xml:space="preserve"> </w:t>
              </w:r>
              <w:r w:rsidR="00225DF9">
                <w:rPr>
                  <w:rFonts w:cs="Times New Roman" w:hint="eastAsia"/>
                  <w:spacing w:val="-2"/>
                  <w:sz w:val="20"/>
                  <w:szCs w:val="20"/>
                </w:rPr>
                <w:t>관련하여</w:t>
              </w:r>
              <w:r w:rsidR="00225DF9" w:rsidRPr="008D6327">
                <w:rPr>
                  <w:rFonts w:cs="Times New Roman" w:hint="eastAsia"/>
                  <w:spacing w:val="-2"/>
                  <w:sz w:val="20"/>
                  <w:szCs w:val="20"/>
                </w:rPr>
                <w:t xml:space="preserve"> </w:t>
              </w:r>
              <w:r w:rsidR="00225DF9">
                <w:rPr>
                  <w:rFonts w:cs="Times New Roman" w:hint="eastAsia"/>
                  <w:spacing w:val="-2"/>
                  <w:sz w:val="20"/>
                  <w:szCs w:val="20"/>
                </w:rPr>
                <w:t>직영택시회사와</w:t>
              </w:r>
              <w:r w:rsidR="00225DF9">
                <w:rPr>
                  <w:rFonts w:cs="Times New Roman" w:hint="eastAsia"/>
                  <w:spacing w:val="-2"/>
                  <w:sz w:val="20"/>
                  <w:szCs w:val="20"/>
                </w:rPr>
                <w:t xml:space="preserve"> </w:t>
              </w:r>
            </w:ins>
            <w:del w:id="130" w:author="jaechang.yoo" w:date="2022-07-17T17:17:00Z">
              <w:r w:rsidRPr="008D6327" w:rsidDel="00225DF9">
                <w:rPr>
                  <w:rFonts w:cs="Times New Roman" w:hint="eastAsia"/>
                  <w:spacing w:val="-2"/>
                  <w:sz w:val="20"/>
                  <w:szCs w:val="20"/>
                </w:rPr>
                <w:delText>에</w:delText>
              </w:r>
              <w:r w:rsidRPr="008D6327" w:rsidDel="00225DF9">
                <w:rPr>
                  <w:rFonts w:cs="Times New Roman" w:hint="eastAsia"/>
                  <w:spacing w:val="-2"/>
                  <w:sz w:val="20"/>
                  <w:szCs w:val="20"/>
                </w:rPr>
                <w:delText xml:space="preserve"> </w:delText>
              </w:r>
            </w:del>
            <w:r w:rsidRPr="008D6327">
              <w:rPr>
                <w:rFonts w:cs="Times New Roman" w:hint="eastAsia"/>
                <w:spacing w:val="-2"/>
                <w:sz w:val="20"/>
                <w:szCs w:val="20"/>
              </w:rPr>
              <w:t>택시기사</w:t>
            </w:r>
            <w:del w:id="131" w:author="jaechang.yoo" w:date="2022-07-17T17:17:00Z">
              <w:r w:rsidRPr="008D6327" w:rsidDel="00225DF9">
                <w:rPr>
                  <w:rFonts w:cs="Times New Roman" w:hint="eastAsia"/>
                  <w:spacing w:val="-2"/>
                  <w:sz w:val="20"/>
                  <w:szCs w:val="20"/>
                </w:rPr>
                <w:delText>와</w:delText>
              </w:r>
            </w:del>
            <w:ins w:id="132" w:author="jaechang.yoo" w:date="2022-07-17T17:17:00Z">
              <w:r w:rsidR="00225DF9">
                <w:rPr>
                  <w:rFonts w:cs="Times New Roman" w:hint="eastAsia"/>
                  <w:spacing w:val="-2"/>
                  <w:sz w:val="20"/>
                  <w:szCs w:val="20"/>
                </w:rPr>
                <w:t xml:space="preserve"> </w:t>
              </w:r>
              <w:r w:rsidR="00225DF9">
                <w:rPr>
                  <w:rFonts w:cs="Times New Roman" w:hint="eastAsia"/>
                  <w:spacing w:val="-2"/>
                  <w:sz w:val="20"/>
                  <w:szCs w:val="20"/>
                </w:rPr>
                <w:t>간</w:t>
              </w:r>
            </w:ins>
            <w:r w:rsidRPr="008D6327">
              <w:rPr>
                <w:rFonts w:cs="Times New Roman" w:hint="eastAsia"/>
                <w:spacing w:val="-2"/>
                <w:sz w:val="20"/>
                <w:szCs w:val="20"/>
              </w:rPr>
              <w:t xml:space="preserve"> </w:t>
            </w:r>
            <w:r w:rsidRPr="008D6327">
              <w:rPr>
                <w:rFonts w:cs="Times New Roman" w:hint="eastAsia"/>
                <w:spacing w:val="-2"/>
                <w:sz w:val="20"/>
                <w:szCs w:val="20"/>
              </w:rPr>
              <w:t>임금</w:t>
            </w:r>
            <w:ins w:id="133" w:author="jaechang.yoo" w:date="2022-07-17T17:17:00Z">
              <w:r w:rsidR="00225DF9">
                <w:rPr>
                  <w:rFonts w:cs="Times New Roman" w:hint="eastAsia"/>
                  <w:spacing w:val="-2"/>
                  <w:sz w:val="20"/>
                  <w:szCs w:val="20"/>
                </w:rPr>
                <w:t xml:space="preserve"> </w:t>
              </w:r>
            </w:ins>
            <w:del w:id="134" w:author="jaechang.yoo" w:date="2022-07-17T17:17:00Z">
              <w:r w:rsidRPr="008D6327" w:rsidDel="00225DF9">
                <w:rPr>
                  <w:rFonts w:cs="Times New Roman" w:hint="eastAsia"/>
                  <w:spacing w:val="-2"/>
                  <w:sz w:val="20"/>
                  <w:szCs w:val="20"/>
                </w:rPr>
                <w:delText xml:space="preserve"> </w:delText>
              </w:r>
            </w:del>
            <w:r w:rsidRPr="008D6327">
              <w:rPr>
                <w:rFonts w:cs="Times New Roman" w:hint="eastAsia"/>
                <w:spacing w:val="-2"/>
                <w:sz w:val="20"/>
                <w:szCs w:val="20"/>
              </w:rPr>
              <w:t>관련</w:t>
            </w:r>
            <w:r w:rsidRPr="008D6327">
              <w:rPr>
                <w:rFonts w:cs="Times New Roman" w:hint="eastAsia"/>
                <w:spacing w:val="-2"/>
                <w:sz w:val="20"/>
                <w:szCs w:val="20"/>
              </w:rPr>
              <w:t xml:space="preserve"> </w:t>
            </w:r>
            <w:r w:rsidRPr="008D6327">
              <w:rPr>
                <w:rFonts w:cs="Times New Roman" w:hint="eastAsia"/>
                <w:spacing w:val="-2"/>
                <w:sz w:val="20"/>
                <w:szCs w:val="20"/>
              </w:rPr>
              <w:t>소송이</w:t>
            </w:r>
            <w:r w:rsidRPr="008D6327">
              <w:rPr>
                <w:rFonts w:cs="Times New Roman" w:hint="eastAsia"/>
                <w:spacing w:val="-2"/>
                <w:sz w:val="20"/>
                <w:szCs w:val="20"/>
              </w:rPr>
              <w:t xml:space="preserve"> </w:t>
            </w:r>
            <w:r w:rsidRPr="008D6327">
              <w:rPr>
                <w:rFonts w:cs="Times New Roman" w:hint="eastAsia"/>
                <w:spacing w:val="-2"/>
                <w:sz w:val="20"/>
                <w:szCs w:val="20"/>
              </w:rPr>
              <w:t>진행된</w:t>
            </w:r>
            <w:r w:rsidRPr="008D6327">
              <w:rPr>
                <w:rFonts w:cs="Times New Roman" w:hint="eastAsia"/>
                <w:spacing w:val="-2"/>
                <w:sz w:val="20"/>
                <w:szCs w:val="20"/>
              </w:rPr>
              <w:t xml:space="preserve"> </w:t>
            </w:r>
            <w:r w:rsidRPr="008D6327">
              <w:rPr>
                <w:rFonts w:cs="Times New Roman" w:hint="eastAsia"/>
                <w:spacing w:val="-2"/>
                <w:sz w:val="20"/>
                <w:szCs w:val="20"/>
              </w:rPr>
              <w:t>사례가</w:t>
            </w:r>
            <w:r w:rsidRPr="008D6327">
              <w:rPr>
                <w:rFonts w:cs="Times New Roman" w:hint="eastAsia"/>
                <w:spacing w:val="-2"/>
                <w:sz w:val="20"/>
                <w:szCs w:val="20"/>
              </w:rPr>
              <w:t xml:space="preserve"> </w:t>
            </w:r>
            <w:del w:id="135" w:author="jaechang.yoo" w:date="2022-07-17T17:17:00Z">
              <w:r w:rsidRPr="008D6327" w:rsidDel="00225DF9">
                <w:rPr>
                  <w:rFonts w:cs="Times New Roman" w:hint="eastAsia"/>
                  <w:spacing w:val="-2"/>
                  <w:sz w:val="20"/>
                  <w:szCs w:val="20"/>
                </w:rPr>
                <w:delText>일부</w:delText>
              </w:r>
              <w:r w:rsidRPr="008D6327" w:rsidDel="00225DF9">
                <w:rPr>
                  <w:rFonts w:cs="Times New Roman" w:hint="eastAsia"/>
                  <w:spacing w:val="-2"/>
                  <w:sz w:val="20"/>
                  <w:szCs w:val="20"/>
                </w:rPr>
                <w:delText xml:space="preserve"> </w:delText>
              </w:r>
              <w:r w:rsidRPr="008D6327" w:rsidDel="00225DF9">
                <w:rPr>
                  <w:rFonts w:cs="Times New Roman" w:hint="eastAsia"/>
                  <w:spacing w:val="-2"/>
                  <w:sz w:val="20"/>
                  <w:szCs w:val="20"/>
                </w:rPr>
                <w:delText>있었으나</w:delText>
              </w:r>
              <w:r w:rsidRPr="008D6327" w:rsidDel="00225DF9">
                <w:rPr>
                  <w:rFonts w:cs="Times New Roman" w:hint="eastAsia"/>
                  <w:spacing w:val="-2"/>
                  <w:sz w:val="20"/>
                  <w:szCs w:val="20"/>
                </w:rPr>
                <w:delText xml:space="preserve"> </w:delText>
              </w:r>
            </w:del>
            <w:ins w:id="136" w:author="jaechang.yoo" w:date="2022-07-17T17:17:00Z">
              <w:r w:rsidR="00225DF9">
                <w:rPr>
                  <w:rFonts w:cs="Times New Roman"/>
                  <w:spacing w:val="-2"/>
                  <w:sz w:val="20"/>
                  <w:szCs w:val="20"/>
                </w:rPr>
                <w:t>5</w:t>
              </w:r>
              <w:r w:rsidR="00225DF9">
                <w:rPr>
                  <w:rFonts w:cs="Times New Roman" w:hint="eastAsia"/>
                  <w:spacing w:val="-2"/>
                  <w:sz w:val="20"/>
                  <w:szCs w:val="20"/>
                </w:rPr>
                <w:t>건</w:t>
              </w:r>
              <w:r w:rsidR="00225DF9">
                <w:rPr>
                  <w:rFonts w:cs="Times New Roman" w:hint="eastAsia"/>
                  <w:spacing w:val="-2"/>
                  <w:sz w:val="20"/>
                  <w:szCs w:val="20"/>
                </w:rPr>
                <w:t xml:space="preserve"> </w:t>
              </w:r>
            </w:ins>
            <w:ins w:id="137" w:author="jaechang.yoo" w:date="2022-07-17T17:18:00Z">
              <w:r w:rsidR="00225DF9">
                <w:rPr>
                  <w:rFonts w:cs="Times New Roman" w:hint="eastAsia"/>
                  <w:spacing w:val="-2"/>
                  <w:sz w:val="20"/>
                  <w:szCs w:val="20"/>
                </w:rPr>
                <w:t>확인되나</w:t>
              </w:r>
              <w:r w:rsidR="00225DF9">
                <w:rPr>
                  <w:rFonts w:cs="Times New Roman" w:hint="eastAsia"/>
                  <w:spacing w:val="-2"/>
                  <w:sz w:val="20"/>
                  <w:szCs w:val="20"/>
                </w:rPr>
                <w:t>(</w:t>
              </w:r>
              <w:r w:rsidR="00225DF9" w:rsidRPr="00225DF9">
                <w:rPr>
                  <w:rFonts w:cs="Times New Roman" w:hint="eastAsia"/>
                  <w:b/>
                  <w:spacing w:val="-2"/>
                  <w:sz w:val="20"/>
                  <w:szCs w:val="20"/>
                  <w:u w:val="single"/>
                </w:rPr>
                <w:t>별첨</w:t>
              </w:r>
              <w:r w:rsidR="00225DF9" w:rsidRPr="00225DF9">
                <w:rPr>
                  <w:rFonts w:cs="Times New Roman" w:hint="eastAsia"/>
                  <w:b/>
                  <w:spacing w:val="-2"/>
                  <w:sz w:val="20"/>
                  <w:szCs w:val="20"/>
                  <w:u w:val="single"/>
                </w:rPr>
                <w:t xml:space="preserve"> </w:t>
              </w:r>
              <w:r w:rsidR="00225DF9">
                <w:rPr>
                  <w:rFonts w:cs="Times New Roman"/>
                  <w:b/>
                  <w:spacing w:val="-2"/>
                  <w:sz w:val="20"/>
                  <w:szCs w:val="20"/>
                  <w:u w:val="single"/>
                </w:rPr>
                <w:t>11</w:t>
              </w:r>
              <w:r w:rsidR="00225DF9" w:rsidRPr="00225DF9">
                <w:rPr>
                  <w:rFonts w:cs="Times New Roman"/>
                  <w:b/>
                  <w:spacing w:val="-2"/>
                  <w:sz w:val="20"/>
                  <w:szCs w:val="20"/>
                  <w:u w:val="single"/>
                </w:rPr>
                <w:t xml:space="preserve">. </w:t>
              </w:r>
              <w:r w:rsidR="00225DF9" w:rsidRPr="00225DF9">
                <w:rPr>
                  <w:rFonts w:cs="Times New Roman" w:hint="eastAsia"/>
                  <w:b/>
                  <w:spacing w:val="-2"/>
                  <w:sz w:val="20"/>
                  <w:szCs w:val="20"/>
                  <w:u w:val="single"/>
                </w:rPr>
                <w:t>직영택시회사</w:t>
              </w:r>
              <w:r w:rsidR="00225DF9" w:rsidRPr="00225DF9">
                <w:rPr>
                  <w:rFonts w:cs="Times New Roman" w:hint="eastAsia"/>
                  <w:b/>
                  <w:spacing w:val="-2"/>
                  <w:sz w:val="20"/>
                  <w:szCs w:val="20"/>
                  <w:u w:val="single"/>
                </w:rPr>
                <w:t xml:space="preserve"> </w:t>
              </w:r>
              <w:r w:rsidR="00225DF9" w:rsidRPr="00225DF9">
                <w:rPr>
                  <w:rFonts w:cs="Times New Roman" w:hint="eastAsia"/>
                  <w:b/>
                  <w:spacing w:val="-2"/>
                  <w:sz w:val="20"/>
                  <w:szCs w:val="20"/>
                  <w:u w:val="single"/>
                </w:rPr>
                <w:t>소송</w:t>
              </w:r>
              <w:r w:rsidR="00225DF9" w:rsidRPr="00225DF9">
                <w:rPr>
                  <w:rFonts w:cs="Times New Roman" w:hint="eastAsia"/>
                  <w:b/>
                  <w:spacing w:val="-2"/>
                  <w:sz w:val="20"/>
                  <w:szCs w:val="20"/>
                  <w:u w:val="single"/>
                </w:rPr>
                <w:t xml:space="preserve"> </w:t>
              </w:r>
              <w:r w:rsidR="00225DF9" w:rsidRPr="00225DF9">
                <w:rPr>
                  <w:rFonts w:cs="Times New Roman" w:hint="eastAsia"/>
                  <w:b/>
                  <w:spacing w:val="-2"/>
                  <w:sz w:val="20"/>
                  <w:szCs w:val="20"/>
                  <w:u w:val="single"/>
                </w:rPr>
                <w:t>내역</w:t>
              </w:r>
              <w:r w:rsidR="00225DF9">
                <w:rPr>
                  <w:rFonts w:cs="Times New Roman" w:hint="eastAsia"/>
                  <w:spacing w:val="-2"/>
                  <w:sz w:val="20"/>
                  <w:szCs w:val="20"/>
                </w:rPr>
                <w:t xml:space="preserve"> </w:t>
              </w:r>
              <w:r w:rsidR="00225DF9">
                <w:rPr>
                  <w:rFonts w:cs="Times New Roman" w:hint="eastAsia"/>
                  <w:spacing w:val="-2"/>
                  <w:sz w:val="20"/>
                  <w:szCs w:val="20"/>
                </w:rPr>
                <w:t>참조</w:t>
              </w:r>
              <w:r w:rsidR="00225DF9">
                <w:rPr>
                  <w:rFonts w:cs="Times New Roman" w:hint="eastAsia"/>
                  <w:spacing w:val="-2"/>
                  <w:sz w:val="20"/>
                  <w:szCs w:val="20"/>
                </w:rPr>
                <w:t>)</w:t>
              </w:r>
              <w:r w:rsidR="00225DF9">
                <w:rPr>
                  <w:rFonts w:cs="Times New Roman"/>
                  <w:spacing w:val="-2"/>
                  <w:sz w:val="20"/>
                  <w:szCs w:val="20"/>
                </w:rPr>
                <w:t xml:space="preserve">, </w:t>
              </w:r>
            </w:ins>
            <w:r w:rsidRPr="008D6327">
              <w:rPr>
                <w:rFonts w:cs="Times New Roman" w:hint="eastAsia"/>
                <w:spacing w:val="-2"/>
                <w:sz w:val="20"/>
                <w:szCs w:val="20"/>
              </w:rPr>
              <w:t>그</w:t>
            </w:r>
            <w:r w:rsidRPr="008D6327">
              <w:rPr>
                <w:rFonts w:cs="Times New Roman" w:hint="eastAsia"/>
                <w:spacing w:val="-2"/>
                <w:sz w:val="20"/>
                <w:szCs w:val="20"/>
              </w:rPr>
              <w:t xml:space="preserve"> </w:t>
            </w:r>
            <w:r w:rsidRPr="008D6327">
              <w:rPr>
                <w:rFonts w:cs="Times New Roman" w:hint="eastAsia"/>
                <w:spacing w:val="-2"/>
                <w:sz w:val="20"/>
                <w:szCs w:val="20"/>
              </w:rPr>
              <w:t>규모가</w:t>
            </w:r>
            <w:r w:rsidRPr="008D6327">
              <w:rPr>
                <w:rFonts w:cs="Times New Roman" w:hint="eastAsia"/>
                <w:spacing w:val="-2"/>
                <w:sz w:val="20"/>
                <w:szCs w:val="20"/>
              </w:rPr>
              <w:t xml:space="preserve"> </w:t>
            </w:r>
            <w:r w:rsidRPr="008D6327">
              <w:rPr>
                <w:rFonts w:cs="Times New Roman" w:hint="eastAsia"/>
                <w:spacing w:val="-2"/>
                <w:sz w:val="20"/>
                <w:szCs w:val="20"/>
              </w:rPr>
              <w:t>크지는</w:t>
            </w:r>
            <w:r w:rsidRPr="008D6327">
              <w:rPr>
                <w:rFonts w:cs="Times New Roman" w:hint="eastAsia"/>
                <w:spacing w:val="-2"/>
                <w:sz w:val="20"/>
                <w:szCs w:val="20"/>
              </w:rPr>
              <w:t xml:space="preserve"> </w:t>
            </w:r>
            <w:r w:rsidRPr="008D6327">
              <w:rPr>
                <w:rFonts w:cs="Times New Roman" w:hint="eastAsia"/>
                <w:spacing w:val="-2"/>
                <w:sz w:val="20"/>
                <w:szCs w:val="20"/>
              </w:rPr>
              <w:t>않</w:t>
            </w:r>
            <w:del w:id="138" w:author="jaechang.yoo" w:date="2022-07-17T17:18:00Z">
              <w:r w:rsidRPr="008D6327" w:rsidDel="00225DF9">
                <w:rPr>
                  <w:rFonts w:cs="Times New Roman" w:hint="eastAsia"/>
                  <w:spacing w:val="-2"/>
                  <w:sz w:val="20"/>
                  <w:szCs w:val="20"/>
                </w:rPr>
                <w:delText>다고</w:delText>
              </w:r>
              <w:r w:rsidRPr="008D6327" w:rsidDel="00225DF9">
                <w:rPr>
                  <w:rFonts w:cs="Times New Roman" w:hint="eastAsia"/>
                  <w:spacing w:val="-2"/>
                  <w:sz w:val="20"/>
                  <w:szCs w:val="20"/>
                </w:rPr>
                <w:delText xml:space="preserve"> </w:delText>
              </w:r>
              <w:r w:rsidRPr="008D6327" w:rsidDel="00225DF9">
                <w:rPr>
                  <w:rFonts w:cs="Times New Roman" w:hint="eastAsia"/>
                  <w:spacing w:val="-2"/>
                  <w:sz w:val="20"/>
                  <w:szCs w:val="20"/>
                </w:rPr>
                <w:delText>하</w:delText>
              </w:r>
            </w:del>
            <w:ins w:id="139" w:author="jaechang.yoo" w:date="2022-07-17T17:18:00Z">
              <w:r w:rsidR="00225DF9">
                <w:rPr>
                  <w:rFonts w:cs="Times New Roman" w:hint="eastAsia"/>
                  <w:spacing w:val="-2"/>
                  <w:sz w:val="20"/>
                  <w:szCs w:val="20"/>
                </w:rPr>
                <w:t>은</w:t>
              </w:r>
              <w:r w:rsidR="00225DF9">
                <w:rPr>
                  <w:rFonts w:cs="Times New Roman" w:hint="eastAsia"/>
                  <w:spacing w:val="-2"/>
                  <w:sz w:val="20"/>
                  <w:szCs w:val="20"/>
                </w:rPr>
                <w:t xml:space="preserve"> </w:t>
              </w:r>
              <w:r w:rsidR="00225DF9">
                <w:rPr>
                  <w:rFonts w:cs="Times New Roman" w:hint="eastAsia"/>
                  <w:spacing w:val="-2"/>
                  <w:sz w:val="20"/>
                  <w:szCs w:val="20"/>
                </w:rPr>
                <w:t>편이</w:t>
              </w:r>
            </w:ins>
            <w:r w:rsidRPr="008D6327">
              <w:rPr>
                <w:rFonts w:cs="Times New Roman" w:hint="eastAsia"/>
                <w:spacing w:val="-2"/>
                <w:sz w:val="20"/>
                <w:szCs w:val="20"/>
              </w:rPr>
              <w:t>며</w:t>
            </w:r>
            <w:r w:rsidRPr="008D6327">
              <w:rPr>
                <w:rFonts w:cs="Times New Roman" w:hint="eastAsia"/>
                <w:spacing w:val="-2"/>
                <w:sz w:val="20"/>
                <w:szCs w:val="20"/>
              </w:rPr>
              <w:t>,</w:t>
            </w:r>
            <w:r w:rsidRPr="008D6327">
              <w:rPr>
                <w:rFonts w:cs="Times New Roman"/>
                <w:spacing w:val="-2"/>
                <w:sz w:val="20"/>
                <w:szCs w:val="20"/>
              </w:rPr>
              <w:t xml:space="preserve"> </w:t>
            </w:r>
            <w:r w:rsidRPr="008D6327">
              <w:rPr>
                <w:rFonts w:cs="Times New Roman" w:hint="eastAsia"/>
                <w:spacing w:val="-2"/>
                <w:sz w:val="20"/>
                <w:szCs w:val="20"/>
              </w:rPr>
              <w:t>대상회사가</w:t>
            </w:r>
            <w:r w:rsidRPr="008D6327">
              <w:rPr>
                <w:rFonts w:cs="Times New Roman" w:hint="eastAsia"/>
                <w:spacing w:val="-2"/>
                <w:sz w:val="20"/>
                <w:szCs w:val="20"/>
              </w:rPr>
              <w:t xml:space="preserve"> </w:t>
            </w:r>
            <w:r w:rsidRPr="008D6327">
              <w:rPr>
                <w:rFonts w:cs="Times New Roman" w:hint="eastAsia"/>
                <w:spacing w:val="-2"/>
                <w:sz w:val="20"/>
                <w:szCs w:val="20"/>
              </w:rPr>
              <w:t>직영택시회사들을</w:t>
            </w:r>
            <w:r w:rsidRPr="008D6327">
              <w:rPr>
                <w:rFonts w:cs="Times New Roman" w:hint="eastAsia"/>
                <w:spacing w:val="-2"/>
                <w:sz w:val="20"/>
                <w:szCs w:val="20"/>
              </w:rPr>
              <w:t xml:space="preserve"> </w:t>
            </w:r>
            <w:r w:rsidRPr="008D6327">
              <w:rPr>
                <w:rFonts w:cs="Times New Roman" w:hint="eastAsia"/>
                <w:spacing w:val="-2"/>
                <w:sz w:val="20"/>
                <w:szCs w:val="20"/>
              </w:rPr>
              <w:t>인수한</w:t>
            </w:r>
            <w:r w:rsidRPr="008D6327">
              <w:rPr>
                <w:rFonts w:cs="Times New Roman" w:hint="eastAsia"/>
                <w:spacing w:val="-2"/>
                <w:sz w:val="20"/>
                <w:szCs w:val="20"/>
              </w:rPr>
              <w:t xml:space="preserve"> </w:t>
            </w:r>
            <w:r w:rsidRPr="008D6327">
              <w:rPr>
                <w:rFonts w:cs="Times New Roman" w:hint="eastAsia"/>
                <w:spacing w:val="-2"/>
                <w:sz w:val="20"/>
                <w:szCs w:val="20"/>
              </w:rPr>
              <w:t>이후에는</w:t>
            </w:r>
            <w:r w:rsidRPr="008D6327">
              <w:rPr>
                <w:rFonts w:cs="Times New Roman" w:hint="eastAsia"/>
                <w:spacing w:val="-2"/>
                <w:sz w:val="20"/>
                <w:szCs w:val="20"/>
              </w:rPr>
              <w:t xml:space="preserve"> </w:t>
            </w:r>
            <w:r w:rsidRPr="008D6327">
              <w:rPr>
                <w:rFonts w:cs="Times New Roman" w:hint="eastAsia"/>
                <w:spacing w:val="-2"/>
                <w:sz w:val="20"/>
                <w:szCs w:val="20"/>
              </w:rPr>
              <w:t>임금</w:t>
            </w:r>
            <w:r w:rsidRPr="008D6327">
              <w:rPr>
                <w:rFonts w:cs="Times New Roman" w:hint="eastAsia"/>
                <w:spacing w:val="-2"/>
                <w:sz w:val="20"/>
                <w:szCs w:val="20"/>
              </w:rPr>
              <w:t xml:space="preserve"> </w:t>
            </w:r>
            <w:r w:rsidRPr="008D6327">
              <w:rPr>
                <w:rFonts w:cs="Times New Roman" w:hint="eastAsia"/>
                <w:spacing w:val="-2"/>
                <w:sz w:val="20"/>
                <w:szCs w:val="20"/>
              </w:rPr>
              <w:t>구조</w:t>
            </w:r>
            <w:r w:rsidRPr="008D6327">
              <w:rPr>
                <w:rFonts w:cs="Times New Roman" w:hint="eastAsia"/>
                <w:spacing w:val="-2"/>
                <w:sz w:val="20"/>
                <w:szCs w:val="20"/>
              </w:rPr>
              <w:t xml:space="preserve"> </w:t>
            </w:r>
            <w:r w:rsidRPr="008D6327">
              <w:rPr>
                <w:rFonts w:cs="Times New Roman" w:hint="eastAsia"/>
                <w:spacing w:val="-2"/>
                <w:sz w:val="20"/>
                <w:szCs w:val="20"/>
              </w:rPr>
              <w:t>등을</w:t>
            </w:r>
            <w:r w:rsidRPr="008D6327">
              <w:rPr>
                <w:rFonts w:cs="Times New Roman" w:hint="eastAsia"/>
                <w:spacing w:val="-2"/>
                <w:sz w:val="20"/>
                <w:szCs w:val="20"/>
              </w:rPr>
              <w:t xml:space="preserve"> </w:t>
            </w:r>
            <w:r w:rsidRPr="008D6327">
              <w:rPr>
                <w:rFonts w:cs="Times New Roman" w:hint="eastAsia"/>
                <w:spacing w:val="-2"/>
                <w:sz w:val="20"/>
                <w:szCs w:val="20"/>
              </w:rPr>
              <w:t>개선하여</w:t>
            </w:r>
            <w:r w:rsidRPr="008D6327">
              <w:rPr>
                <w:rFonts w:cs="Times New Roman" w:hint="eastAsia"/>
                <w:spacing w:val="-2"/>
                <w:sz w:val="20"/>
                <w:szCs w:val="20"/>
              </w:rPr>
              <w:t xml:space="preserve"> </w:t>
            </w:r>
            <w:r w:rsidRPr="008D6327">
              <w:rPr>
                <w:rFonts w:cs="Times New Roman" w:hint="eastAsia"/>
                <w:spacing w:val="-2"/>
                <w:sz w:val="20"/>
                <w:szCs w:val="20"/>
              </w:rPr>
              <w:t>임금</w:t>
            </w:r>
            <w:r w:rsidRPr="008D6327">
              <w:rPr>
                <w:rFonts w:cs="Times New Roman" w:hint="eastAsia"/>
                <w:spacing w:val="-2"/>
                <w:sz w:val="20"/>
                <w:szCs w:val="20"/>
              </w:rPr>
              <w:t xml:space="preserve"> </w:t>
            </w:r>
            <w:r w:rsidRPr="008D6327">
              <w:rPr>
                <w:rFonts w:cs="Times New Roman" w:hint="eastAsia"/>
                <w:spacing w:val="-2"/>
                <w:sz w:val="20"/>
                <w:szCs w:val="20"/>
              </w:rPr>
              <w:t>관련</w:t>
            </w:r>
            <w:r w:rsidRPr="008D6327">
              <w:rPr>
                <w:rFonts w:cs="Times New Roman" w:hint="eastAsia"/>
                <w:spacing w:val="-2"/>
                <w:sz w:val="20"/>
                <w:szCs w:val="20"/>
              </w:rPr>
              <w:t xml:space="preserve"> </w:t>
            </w:r>
            <w:r w:rsidRPr="008D6327">
              <w:rPr>
                <w:rFonts w:cs="Times New Roman" w:hint="eastAsia"/>
                <w:spacing w:val="-2"/>
                <w:sz w:val="20"/>
                <w:szCs w:val="20"/>
              </w:rPr>
              <w:t>분쟁이</w:t>
            </w:r>
            <w:r w:rsidRPr="008D6327">
              <w:rPr>
                <w:rFonts w:cs="Times New Roman" w:hint="eastAsia"/>
                <w:spacing w:val="-2"/>
                <w:sz w:val="20"/>
                <w:szCs w:val="20"/>
              </w:rPr>
              <w:t xml:space="preserve"> </w:t>
            </w:r>
            <w:r w:rsidRPr="008D6327">
              <w:rPr>
                <w:rFonts w:cs="Times New Roman" w:hint="eastAsia"/>
                <w:spacing w:val="-2"/>
                <w:sz w:val="20"/>
                <w:szCs w:val="20"/>
              </w:rPr>
              <w:t>있을만한</w:t>
            </w:r>
            <w:r w:rsidRPr="008D6327">
              <w:rPr>
                <w:rFonts w:cs="Times New Roman" w:hint="eastAsia"/>
                <w:spacing w:val="-2"/>
                <w:sz w:val="20"/>
                <w:szCs w:val="20"/>
              </w:rPr>
              <w:t xml:space="preserve"> </w:t>
            </w:r>
            <w:r w:rsidRPr="008D6327">
              <w:rPr>
                <w:rFonts w:cs="Times New Roman" w:hint="eastAsia"/>
                <w:spacing w:val="-2"/>
                <w:sz w:val="20"/>
                <w:szCs w:val="20"/>
              </w:rPr>
              <w:t>사항이</w:t>
            </w:r>
            <w:r w:rsidRPr="008D6327">
              <w:rPr>
                <w:rFonts w:cs="Times New Roman" w:hint="eastAsia"/>
                <w:spacing w:val="-2"/>
                <w:sz w:val="20"/>
                <w:szCs w:val="20"/>
              </w:rPr>
              <w:t xml:space="preserve"> </w:t>
            </w:r>
            <w:r w:rsidRPr="008D6327">
              <w:rPr>
                <w:rFonts w:cs="Times New Roman" w:hint="eastAsia"/>
                <w:spacing w:val="-2"/>
                <w:sz w:val="20"/>
                <w:szCs w:val="20"/>
              </w:rPr>
              <w:t>특별히</w:t>
            </w:r>
            <w:r w:rsidRPr="008D6327">
              <w:rPr>
                <w:rFonts w:cs="Times New Roman" w:hint="eastAsia"/>
                <w:spacing w:val="-2"/>
                <w:sz w:val="20"/>
                <w:szCs w:val="20"/>
              </w:rPr>
              <w:t xml:space="preserve"> </w:t>
            </w:r>
            <w:r w:rsidRPr="008D6327">
              <w:rPr>
                <w:rFonts w:cs="Times New Roman" w:hint="eastAsia"/>
                <w:spacing w:val="-2"/>
                <w:sz w:val="20"/>
                <w:szCs w:val="20"/>
              </w:rPr>
              <w:t>없다고</w:t>
            </w:r>
            <w:r w:rsidRPr="008D6327">
              <w:rPr>
                <w:rFonts w:cs="Times New Roman" w:hint="eastAsia"/>
                <w:spacing w:val="-2"/>
                <w:sz w:val="20"/>
                <w:szCs w:val="20"/>
              </w:rPr>
              <w:t xml:space="preserve"> </w:t>
            </w:r>
            <w:r w:rsidRPr="008D6327">
              <w:rPr>
                <w:rFonts w:cs="Times New Roman" w:hint="eastAsia"/>
                <w:spacing w:val="-2"/>
                <w:sz w:val="20"/>
                <w:szCs w:val="20"/>
              </w:rPr>
              <w:t>함</w:t>
            </w:r>
            <w:r w:rsidRPr="008D6327">
              <w:rPr>
                <w:rFonts w:cs="Times New Roman" w:hint="eastAsia"/>
                <w:spacing w:val="-2"/>
                <w:sz w:val="20"/>
                <w:szCs w:val="20"/>
              </w:rPr>
              <w:t>.</w:t>
            </w:r>
          </w:p>
        </w:tc>
        <w:tc>
          <w:tcPr>
            <w:tcW w:w="26" w:type="pct"/>
            <w:tcBorders>
              <w:top w:val="nil"/>
              <w:bottom w:val="nil"/>
            </w:tcBorders>
          </w:tcPr>
          <w:p w14:paraId="5FD56619"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3874FA4D" w14:textId="73A14ADC" w:rsidR="004E04A7"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자회사들의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w:t>
            </w:r>
            <w:r>
              <w:rPr>
                <w:rFonts w:cs="Times New Roman"/>
                <w:sz w:val="20"/>
                <w:szCs w:val="20"/>
              </w:rPr>
              <w:t xml:space="preserve"> </w:t>
            </w:r>
            <w:r>
              <w:rPr>
                <w:rFonts w:cs="Times New Roman" w:hint="eastAsia"/>
                <w:sz w:val="20"/>
                <w:szCs w:val="20"/>
              </w:rPr>
              <w:t>기본적인</w:t>
            </w:r>
            <w:r>
              <w:rPr>
                <w:rFonts w:cs="Times New Roman" w:hint="eastAsia"/>
                <w:sz w:val="20"/>
                <w:szCs w:val="20"/>
              </w:rPr>
              <w:t xml:space="preserve"> </w:t>
            </w:r>
            <w:r>
              <w:rPr>
                <w:rFonts w:cs="Times New Roman" w:hint="eastAsia"/>
                <w:sz w:val="20"/>
                <w:szCs w:val="20"/>
              </w:rPr>
              <w:t>조직도</w:t>
            </w:r>
            <w:r>
              <w:rPr>
                <w:rFonts w:cs="Times New Roman" w:hint="eastAsia"/>
                <w:sz w:val="20"/>
                <w:szCs w:val="20"/>
              </w:rPr>
              <w:t>,</w:t>
            </w:r>
            <w:r>
              <w:rPr>
                <w:rFonts w:cs="Times New Roman"/>
                <w:sz w:val="20"/>
                <w:szCs w:val="20"/>
              </w:rPr>
              <w:t xml:space="preserve"> </w:t>
            </w:r>
            <w:r>
              <w:rPr>
                <w:rFonts w:cs="Times New Roman" w:hint="eastAsia"/>
                <w:sz w:val="20"/>
                <w:szCs w:val="20"/>
              </w:rPr>
              <w:t>인원</w:t>
            </w:r>
            <w:r>
              <w:rPr>
                <w:rFonts w:cs="Times New Roman" w:hint="eastAsia"/>
                <w:sz w:val="20"/>
                <w:szCs w:val="20"/>
              </w:rPr>
              <w:t xml:space="preserve"> </w:t>
            </w:r>
            <w:r>
              <w:rPr>
                <w:rFonts w:cs="Times New Roman" w:hint="eastAsia"/>
                <w:sz w:val="20"/>
                <w:szCs w:val="20"/>
              </w:rPr>
              <w:t>현황</w:t>
            </w:r>
            <w:r>
              <w:rPr>
                <w:rFonts w:cs="Times New Roman" w:hint="eastAsia"/>
                <w:sz w:val="20"/>
                <w:szCs w:val="20"/>
              </w:rPr>
              <w:t xml:space="preserve">, </w:t>
            </w:r>
            <w:r>
              <w:rPr>
                <w:rFonts w:cs="Times New Roman" w:hint="eastAsia"/>
                <w:sz w:val="20"/>
                <w:szCs w:val="20"/>
              </w:rPr>
              <w:t>근로계약서</w:t>
            </w:r>
            <w:r>
              <w:rPr>
                <w:rFonts w:cs="Times New Roman" w:hint="eastAsia"/>
                <w:sz w:val="20"/>
                <w:szCs w:val="20"/>
              </w:rPr>
              <w:t>,</w:t>
            </w:r>
            <w:r>
              <w:rPr>
                <w:rFonts w:cs="Times New Roman"/>
                <w:sz w:val="20"/>
                <w:szCs w:val="20"/>
              </w:rPr>
              <w:t xml:space="preserve"> </w:t>
            </w:r>
            <w:r>
              <w:rPr>
                <w:rFonts w:cs="Times New Roman" w:hint="eastAsia"/>
                <w:sz w:val="20"/>
                <w:szCs w:val="20"/>
              </w:rPr>
              <w:t>취업규칙</w:t>
            </w:r>
            <w:r>
              <w:rPr>
                <w:rFonts w:cs="Times New Roman" w:hint="eastAsia"/>
                <w:sz w:val="20"/>
                <w:szCs w:val="20"/>
              </w:rPr>
              <w:t xml:space="preserve">, </w:t>
            </w:r>
            <w:r>
              <w:rPr>
                <w:rFonts w:cs="Times New Roman" w:hint="eastAsia"/>
                <w:sz w:val="20"/>
                <w:szCs w:val="20"/>
              </w:rPr>
              <w:t>일부</w:t>
            </w:r>
            <w:r>
              <w:rPr>
                <w:rFonts w:cs="Times New Roman" w:hint="eastAsia"/>
                <w:sz w:val="20"/>
                <w:szCs w:val="20"/>
              </w:rPr>
              <w:t xml:space="preserve"> </w:t>
            </w:r>
            <w:r>
              <w:rPr>
                <w:rFonts w:cs="Times New Roman" w:hint="eastAsia"/>
                <w:sz w:val="20"/>
                <w:szCs w:val="20"/>
              </w:rPr>
              <w:t>급여대장</w:t>
            </w:r>
            <w:r>
              <w:rPr>
                <w:rFonts w:cs="Times New Roman" w:hint="eastAsia"/>
                <w:sz w:val="20"/>
                <w:szCs w:val="20"/>
              </w:rPr>
              <w:t>, 4</w:t>
            </w:r>
            <w:r>
              <w:rPr>
                <w:rFonts w:cs="Times New Roman" w:hint="eastAsia"/>
                <w:sz w:val="20"/>
                <w:szCs w:val="20"/>
              </w:rPr>
              <w:t>대보험</w:t>
            </w:r>
            <w:r>
              <w:rPr>
                <w:rFonts w:cs="Times New Roman" w:hint="eastAsia"/>
                <w:sz w:val="20"/>
                <w:szCs w:val="20"/>
              </w:rPr>
              <w:t xml:space="preserve"> </w:t>
            </w:r>
            <w:r>
              <w:rPr>
                <w:rFonts w:cs="Times New Roman" w:hint="eastAsia"/>
                <w:sz w:val="20"/>
                <w:szCs w:val="20"/>
              </w:rPr>
              <w:t>납부현황</w:t>
            </w:r>
            <w:r>
              <w:rPr>
                <w:rFonts w:cs="Times New Roman" w:hint="eastAsia"/>
                <w:sz w:val="20"/>
                <w:szCs w:val="20"/>
              </w:rPr>
              <w:t xml:space="preserve"> </w:t>
            </w:r>
            <w:r>
              <w:rPr>
                <w:rFonts w:cs="Times New Roman" w:hint="eastAsia"/>
                <w:sz w:val="20"/>
                <w:szCs w:val="20"/>
              </w:rPr>
              <w:t>등만</w:t>
            </w:r>
            <w:r>
              <w:rPr>
                <w:rFonts w:cs="Times New Roman" w:hint="eastAsia"/>
                <w:sz w:val="20"/>
                <w:szCs w:val="20"/>
              </w:rPr>
              <w:t xml:space="preserve"> </w:t>
            </w:r>
            <w:r>
              <w:rPr>
                <w:rFonts w:cs="Times New Roman" w:hint="eastAsia"/>
                <w:sz w:val="20"/>
                <w:szCs w:val="20"/>
              </w:rPr>
              <w:t>제공이</w:t>
            </w:r>
            <w:r>
              <w:rPr>
                <w:rFonts w:cs="Times New Roman" w:hint="eastAsia"/>
                <w:sz w:val="20"/>
                <w:szCs w:val="20"/>
              </w:rPr>
              <w:t xml:space="preserve"> </w:t>
            </w:r>
            <w:r>
              <w:rPr>
                <w:rFonts w:cs="Times New Roman" w:hint="eastAsia"/>
                <w:sz w:val="20"/>
                <w:szCs w:val="20"/>
              </w:rPr>
              <w:t>되었고</w:t>
            </w:r>
            <w:r>
              <w:rPr>
                <w:rFonts w:cs="Times New Roman" w:hint="eastAsia"/>
                <w:sz w:val="20"/>
                <w:szCs w:val="20"/>
              </w:rPr>
              <w:t>,</w:t>
            </w:r>
            <w:r>
              <w:rPr>
                <w:rFonts w:cs="Times New Roman"/>
                <w:sz w:val="20"/>
                <w:szCs w:val="20"/>
              </w:rPr>
              <w:t xml:space="preserve"> </w:t>
            </w:r>
            <w:r>
              <w:rPr>
                <w:rFonts w:cs="Times New Roman" w:hint="eastAsia"/>
                <w:sz w:val="20"/>
                <w:szCs w:val="20"/>
              </w:rPr>
              <w:t>손자회사인</w:t>
            </w:r>
            <w:r>
              <w:rPr>
                <w:rFonts w:cs="Times New Roman" w:hint="eastAsia"/>
                <w:sz w:val="20"/>
                <w:szCs w:val="20"/>
              </w:rPr>
              <w:t xml:space="preserve"> </w:t>
            </w:r>
            <w:r>
              <w:rPr>
                <w:rFonts w:cs="Times New Roman" w:hint="eastAsia"/>
                <w:sz w:val="20"/>
                <w:szCs w:val="20"/>
              </w:rPr>
              <w:t>직영택시회사들의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사무</w:t>
            </w:r>
            <w:r>
              <w:rPr>
                <w:rFonts w:ascii="바탕체" w:hAnsi="바탕체" w:cs="Times New Roman" w:hint="eastAsia"/>
                <w:sz w:val="20"/>
                <w:szCs w:val="20"/>
              </w:rPr>
              <w:t>∙</w:t>
            </w:r>
            <w:r>
              <w:rPr>
                <w:rFonts w:cs="Times New Roman" w:hint="eastAsia"/>
                <w:sz w:val="20"/>
                <w:szCs w:val="20"/>
              </w:rPr>
              <w:t>관리직의</w:t>
            </w:r>
            <w:r>
              <w:rPr>
                <w:rFonts w:cs="Times New Roman" w:hint="eastAsia"/>
                <w:sz w:val="20"/>
                <w:szCs w:val="20"/>
              </w:rPr>
              <w:t xml:space="preserve"> </w:t>
            </w:r>
            <w:r>
              <w:rPr>
                <w:rFonts w:cs="Times New Roman" w:hint="eastAsia"/>
                <w:sz w:val="20"/>
                <w:szCs w:val="20"/>
              </w:rPr>
              <w:t>인원에</w:t>
            </w:r>
            <w:r>
              <w:rPr>
                <w:rFonts w:cs="Times New Roman" w:hint="eastAsia"/>
                <w:sz w:val="20"/>
                <w:szCs w:val="20"/>
              </w:rPr>
              <w:t xml:space="preserve"> </w:t>
            </w:r>
            <w:r>
              <w:rPr>
                <w:rFonts w:cs="Times New Roman" w:hint="eastAsia"/>
                <w:sz w:val="20"/>
                <w:szCs w:val="20"/>
              </w:rPr>
              <w:t>관한</w:t>
            </w:r>
            <w:r>
              <w:rPr>
                <w:rFonts w:cs="Times New Roman" w:hint="eastAsia"/>
                <w:sz w:val="20"/>
                <w:szCs w:val="20"/>
              </w:rPr>
              <w:t xml:space="preserve"> </w:t>
            </w:r>
            <w:r>
              <w:rPr>
                <w:rFonts w:cs="Times New Roman" w:hint="eastAsia"/>
                <w:sz w:val="20"/>
                <w:szCs w:val="20"/>
              </w:rPr>
              <w:t>자료만</w:t>
            </w:r>
            <w:r>
              <w:rPr>
                <w:rFonts w:cs="Times New Roman" w:hint="eastAsia"/>
                <w:sz w:val="20"/>
                <w:szCs w:val="20"/>
              </w:rPr>
              <w:t xml:space="preserve"> </w:t>
            </w:r>
            <w:r>
              <w:rPr>
                <w:rFonts w:cs="Times New Roman" w:hint="eastAsia"/>
                <w:sz w:val="20"/>
                <w:szCs w:val="20"/>
              </w:rPr>
              <w:t>제공이</w:t>
            </w:r>
            <w:r>
              <w:rPr>
                <w:rFonts w:cs="Times New Roman" w:hint="eastAsia"/>
                <w:sz w:val="20"/>
                <w:szCs w:val="20"/>
              </w:rPr>
              <w:t xml:space="preserve"> </w:t>
            </w:r>
            <w:r>
              <w:rPr>
                <w:rFonts w:cs="Times New Roman" w:hint="eastAsia"/>
                <w:sz w:val="20"/>
                <w:szCs w:val="20"/>
              </w:rPr>
              <w:t>되었을</w:t>
            </w:r>
            <w:r>
              <w:rPr>
                <w:rFonts w:cs="Times New Roman" w:hint="eastAsia"/>
                <w:sz w:val="20"/>
                <w:szCs w:val="20"/>
              </w:rPr>
              <w:t xml:space="preserve"> </w:t>
            </w:r>
            <w:r>
              <w:rPr>
                <w:rFonts w:cs="Times New Roman" w:hint="eastAsia"/>
                <w:sz w:val="20"/>
                <w:szCs w:val="20"/>
              </w:rPr>
              <w:t>뿐</w:t>
            </w:r>
            <w:r>
              <w:rPr>
                <w:rFonts w:cs="Times New Roman" w:hint="eastAsia"/>
                <w:sz w:val="20"/>
                <w:szCs w:val="20"/>
              </w:rPr>
              <w:t xml:space="preserve">, </w:t>
            </w:r>
            <w:r>
              <w:rPr>
                <w:rFonts w:cs="Times New Roman" w:hint="eastAsia"/>
                <w:sz w:val="20"/>
                <w:szCs w:val="20"/>
              </w:rPr>
              <w:t>구체적인</w:t>
            </w:r>
            <w:r>
              <w:rPr>
                <w:rFonts w:cs="Times New Roman" w:hint="eastAsia"/>
                <w:sz w:val="20"/>
                <w:szCs w:val="20"/>
              </w:rPr>
              <w:t xml:space="preserve"> </w:t>
            </w:r>
            <w:r>
              <w:rPr>
                <w:rFonts w:cs="Times New Roman" w:hint="eastAsia"/>
                <w:sz w:val="20"/>
                <w:szCs w:val="20"/>
              </w:rPr>
              <w:t>임금체계</w:t>
            </w:r>
            <w:r>
              <w:rPr>
                <w:rFonts w:cs="Times New Roman" w:hint="eastAsia"/>
                <w:sz w:val="20"/>
                <w:szCs w:val="20"/>
              </w:rPr>
              <w:t>(</w:t>
            </w:r>
            <w:r>
              <w:rPr>
                <w:rFonts w:cs="Times New Roman" w:hint="eastAsia"/>
                <w:sz w:val="20"/>
                <w:szCs w:val="20"/>
              </w:rPr>
              <w:t>임금항목의</w:t>
            </w:r>
            <w:r>
              <w:rPr>
                <w:rFonts w:cs="Times New Roman" w:hint="eastAsia"/>
                <w:sz w:val="20"/>
                <w:szCs w:val="20"/>
              </w:rPr>
              <w:t xml:space="preserve"> </w:t>
            </w:r>
            <w:r>
              <w:rPr>
                <w:rFonts w:cs="Times New Roman" w:hint="eastAsia"/>
                <w:sz w:val="20"/>
                <w:szCs w:val="20"/>
              </w:rPr>
              <w:t>종류</w:t>
            </w:r>
            <w:r>
              <w:rPr>
                <w:rFonts w:cs="Times New Roman" w:hint="eastAsia"/>
                <w:sz w:val="20"/>
                <w:szCs w:val="20"/>
              </w:rPr>
              <w:t xml:space="preserve">, </w:t>
            </w:r>
            <w:r>
              <w:rPr>
                <w:rFonts w:cs="Times New Roman" w:hint="eastAsia"/>
                <w:sz w:val="20"/>
                <w:szCs w:val="20"/>
              </w:rPr>
              <w:t>임금항목의</w:t>
            </w:r>
            <w:r>
              <w:rPr>
                <w:rFonts w:cs="Times New Roman" w:hint="eastAsia"/>
                <w:sz w:val="20"/>
                <w:szCs w:val="20"/>
              </w:rPr>
              <w:t xml:space="preserve"> </w:t>
            </w:r>
            <w:r>
              <w:rPr>
                <w:rFonts w:cs="Times New Roman" w:hint="eastAsia"/>
                <w:sz w:val="20"/>
                <w:szCs w:val="20"/>
              </w:rPr>
              <w:t>평균임금</w:t>
            </w:r>
            <w:r>
              <w:rPr>
                <w:rFonts w:cs="Times New Roman" w:hint="eastAsia"/>
                <w:sz w:val="20"/>
                <w:szCs w:val="20"/>
              </w:rPr>
              <w:t>/</w:t>
            </w:r>
            <w:r>
              <w:rPr>
                <w:rFonts w:cs="Times New Roman" w:hint="eastAsia"/>
                <w:sz w:val="20"/>
                <w:szCs w:val="20"/>
              </w:rPr>
              <w:t>통상임금</w:t>
            </w:r>
            <w:r>
              <w:rPr>
                <w:rFonts w:cs="Times New Roman" w:hint="eastAsia"/>
                <w:sz w:val="20"/>
                <w:szCs w:val="20"/>
              </w:rPr>
              <w:t xml:space="preserve"> </w:t>
            </w:r>
            <w:r>
              <w:rPr>
                <w:rFonts w:cs="Times New Roman" w:hint="eastAsia"/>
                <w:sz w:val="20"/>
                <w:szCs w:val="20"/>
              </w:rPr>
              <w:t>산입</w:t>
            </w:r>
            <w:r>
              <w:rPr>
                <w:rFonts w:cs="Times New Roman" w:hint="eastAsia"/>
                <w:sz w:val="20"/>
                <w:szCs w:val="20"/>
              </w:rPr>
              <w:t xml:space="preserve"> </w:t>
            </w:r>
            <w:r>
              <w:rPr>
                <w:rFonts w:cs="Times New Roman" w:hint="eastAsia"/>
                <w:sz w:val="20"/>
                <w:szCs w:val="20"/>
              </w:rPr>
              <w:t>여부</w:t>
            </w:r>
            <w:r w:rsidR="003855D7">
              <w:rPr>
                <w:rFonts w:cs="Times New Roman" w:hint="eastAsia"/>
                <w:sz w:val="20"/>
                <w:szCs w:val="20"/>
              </w:rPr>
              <w:t xml:space="preserve"> </w:t>
            </w:r>
            <w:r w:rsidR="003855D7">
              <w:rPr>
                <w:rFonts w:cs="Times New Roman" w:hint="eastAsia"/>
                <w:sz w:val="20"/>
                <w:szCs w:val="20"/>
              </w:rPr>
              <w:t>등</w:t>
            </w:r>
            <w:r w:rsidR="003855D7">
              <w:rPr>
                <w:rFonts w:cs="Times New Roman" w:hint="eastAsia"/>
                <w:sz w:val="20"/>
                <w:szCs w:val="20"/>
              </w:rPr>
              <w:t>)</w:t>
            </w:r>
            <w:r w:rsidR="003855D7">
              <w:rPr>
                <w:rFonts w:cs="Times New Roman"/>
                <w:sz w:val="20"/>
                <w:szCs w:val="20"/>
              </w:rPr>
              <w:t>,</w:t>
            </w:r>
            <w:r>
              <w:rPr>
                <w:rFonts w:cs="Times New Roman" w:hint="eastAsia"/>
                <w:sz w:val="20"/>
                <w:szCs w:val="20"/>
              </w:rPr>
              <w:t xml:space="preserve"> </w:t>
            </w:r>
            <w:r>
              <w:rPr>
                <w:rFonts w:cs="Times New Roman" w:hint="eastAsia"/>
                <w:sz w:val="20"/>
                <w:szCs w:val="20"/>
              </w:rPr>
              <w:t>최저임금</w:t>
            </w:r>
            <w:r>
              <w:rPr>
                <w:rFonts w:cs="Times New Roman" w:hint="eastAsia"/>
                <w:sz w:val="20"/>
                <w:szCs w:val="20"/>
              </w:rPr>
              <w:t xml:space="preserve"> </w:t>
            </w:r>
            <w:r>
              <w:rPr>
                <w:rFonts w:cs="Times New Roman" w:hint="eastAsia"/>
                <w:sz w:val="20"/>
                <w:szCs w:val="20"/>
              </w:rPr>
              <w:t>준수여부</w:t>
            </w:r>
            <w:r>
              <w:rPr>
                <w:rFonts w:cs="Times New Roman" w:hint="eastAsia"/>
                <w:sz w:val="20"/>
                <w:szCs w:val="20"/>
              </w:rPr>
              <w:t xml:space="preserve"> </w:t>
            </w:r>
            <w:r>
              <w:rPr>
                <w:rFonts w:cs="Times New Roman" w:hint="eastAsia"/>
                <w:sz w:val="20"/>
                <w:szCs w:val="20"/>
              </w:rPr>
              <w:t>등에</w:t>
            </w:r>
            <w:r>
              <w:rPr>
                <w:rFonts w:cs="Times New Roman" w:hint="eastAsia"/>
                <w:sz w:val="20"/>
                <w:szCs w:val="20"/>
              </w:rPr>
              <w:t xml:space="preserve"> </w:t>
            </w:r>
            <w:r>
              <w:rPr>
                <w:rFonts w:cs="Times New Roman" w:hint="eastAsia"/>
                <w:sz w:val="20"/>
                <w:szCs w:val="20"/>
              </w:rPr>
              <w:t>관한</w:t>
            </w:r>
            <w:r>
              <w:rPr>
                <w:rFonts w:cs="Times New Roman" w:hint="eastAsia"/>
                <w:sz w:val="20"/>
                <w:szCs w:val="20"/>
              </w:rPr>
              <w:t xml:space="preserve"> </w:t>
            </w:r>
            <w:r>
              <w:rPr>
                <w:rFonts w:cs="Times New Roman" w:hint="eastAsia"/>
                <w:sz w:val="20"/>
                <w:szCs w:val="20"/>
              </w:rPr>
              <w:t>자료는</w:t>
            </w:r>
            <w:r>
              <w:rPr>
                <w:rFonts w:cs="Times New Roman" w:hint="eastAsia"/>
                <w:sz w:val="20"/>
                <w:szCs w:val="20"/>
              </w:rPr>
              <w:t xml:space="preserve"> </w:t>
            </w:r>
            <w:r>
              <w:rPr>
                <w:rFonts w:cs="Times New Roman" w:hint="eastAsia"/>
                <w:sz w:val="20"/>
                <w:szCs w:val="20"/>
              </w:rPr>
              <w:t>제공되지</w:t>
            </w:r>
            <w:r>
              <w:rPr>
                <w:rFonts w:cs="Times New Roman" w:hint="eastAsia"/>
                <w:sz w:val="20"/>
                <w:szCs w:val="20"/>
              </w:rPr>
              <w:t xml:space="preserve"> </w:t>
            </w:r>
            <w:r>
              <w:rPr>
                <w:rFonts w:cs="Times New Roman" w:hint="eastAsia"/>
                <w:sz w:val="20"/>
                <w:szCs w:val="20"/>
              </w:rPr>
              <w:t>않아</w:t>
            </w:r>
            <w:r>
              <w:rPr>
                <w:rFonts w:cs="Times New Roman" w:hint="eastAsia"/>
                <w:sz w:val="20"/>
                <w:szCs w:val="20"/>
              </w:rPr>
              <w:t xml:space="preserve">, </w:t>
            </w:r>
            <w:r>
              <w:rPr>
                <w:rFonts w:cs="Times New Roman" w:hint="eastAsia"/>
                <w:sz w:val="20"/>
                <w:szCs w:val="20"/>
              </w:rPr>
              <w:t>자회사들이</w:t>
            </w:r>
            <w:r>
              <w:rPr>
                <w:rFonts w:cs="Times New Roman" w:hint="eastAsia"/>
                <w:sz w:val="20"/>
                <w:szCs w:val="20"/>
              </w:rPr>
              <w:t xml:space="preserve"> </w:t>
            </w:r>
            <w:r>
              <w:rPr>
                <w:rFonts w:cs="Times New Roman" w:hint="eastAsia"/>
                <w:sz w:val="20"/>
                <w:szCs w:val="20"/>
              </w:rPr>
              <w:t>노동관계법령을</w:t>
            </w:r>
            <w:r>
              <w:rPr>
                <w:rFonts w:cs="Times New Roman" w:hint="eastAsia"/>
                <w:sz w:val="20"/>
                <w:szCs w:val="20"/>
              </w:rPr>
              <w:t xml:space="preserve"> </w:t>
            </w:r>
            <w:r>
              <w:rPr>
                <w:rFonts w:cs="Times New Roman" w:hint="eastAsia"/>
                <w:sz w:val="20"/>
                <w:szCs w:val="20"/>
              </w:rPr>
              <w:t>위반한</w:t>
            </w:r>
            <w:r>
              <w:rPr>
                <w:rFonts w:cs="Times New Roman" w:hint="eastAsia"/>
                <w:sz w:val="20"/>
                <w:szCs w:val="20"/>
              </w:rPr>
              <w:t xml:space="preserve"> </w:t>
            </w:r>
            <w:r>
              <w:rPr>
                <w:rFonts w:cs="Times New Roman" w:hint="eastAsia"/>
                <w:sz w:val="20"/>
                <w:szCs w:val="20"/>
              </w:rPr>
              <w:t>사항이</w:t>
            </w:r>
            <w:r>
              <w:rPr>
                <w:rFonts w:cs="Times New Roman" w:hint="eastAsia"/>
                <w:sz w:val="20"/>
                <w:szCs w:val="20"/>
              </w:rPr>
              <w:t xml:space="preserve"> </w:t>
            </w:r>
            <w:r>
              <w:rPr>
                <w:rFonts w:cs="Times New Roman" w:hint="eastAsia"/>
                <w:sz w:val="20"/>
                <w:szCs w:val="20"/>
              </w:rPr>
              <w:t>있는지</w:t>
            </w:r>
            <w:r>
              <w:rPr>
                <w:rFonts w:cs="Times New Roman" w:hint="eastAsia"/>
                <w:sz w:val="20"/>
                <w:szCs w:val="20"/>
              </w:rPr>
              <w:t xml:space="preserve">, </w:t>
            </w:r>
            <w:r>
              <w:rPr>
                <w:rFonts w:cs="Times New Roman" w:hint="eastAsia"/>
                <w:sz w:val="20"/>
                <w:szCs w:val="20"/>
              </w:rPr>
              <w:t>추가적으로</w:t>
            </w:r>
            <w:r>
              <w:rPr>
                <w:rFonts w:cs="Times New Roman" w:hint="eastAsia"/>
                <w:sz w:val="20"/>
                <w:szCs w:val="20"/>
              </w:rPr>
              <w:t xml:space="preserve"> </w:t>
            </w:r>
            <w:r>
              <w:rPr>
                <w:rFonts w:cs="Times New Roman" w:hint="eastAsia"/>
                <w:sz w:val="20"/>
                <w:szCs w:val="20"/>
              </w:rPr>
              <w:t>부담하는</w:t>
            </w:r>
            <w:r>
              <w:rPr>
                <w:rFonts w:cs="Times New Roman" w:hint="eastAsia"/>
                <w:sz w:val="20"/>
                <w:szCs w:val="20"/>
              </w:rPr>
              <w:t xml:space="preserve"> </w:t>
            </w:r>
            <w:r>
              <w:rPr>
                <w:rFonts w:cs="Times New Roman" w:hint="eastAsia"/>
                <w:sz w:val="20"/>
                <w:szCs w:val="20"/>
              </w:rPr>
              <w:t>임금</w:t>
            </w:r>
            <w:r>
              <w:rPr>
                <w:rFonts w:cs="Times New Roman" w:hint="eastAsia"/>
                <w:sz w:val="20"/>
                <w:szCs w:val="20"/>
              </w:rPr>
              <w:t xml:space="preserve"> </w:t>
            </w:r>
            <w:r>
              <w:rPr>
                <w:rFonts w:cs="Times New Roman" w:hint="eastAsia"/>
                <w:sz w:val="20"/>
                <w:szCs w:val="20"/>
              </w:rPr>
              <w:t>채무</w:t>
            </w:r>
            <w:r>
              <w:rPr>
                <w:rFonts w:cs="Times New Roman" w:hint="eastAsia"/>
                <w:sz w:val="20"/>
                <w:szCs w:val="20"/>
              </w:rPr>
              <w:t xml:space="preserve"> </w:t>
            </w:r>
            <w:r>
              <w:rPr>
                <w:rFonts w:cs="Times New Roman" w:hint="eastAsia"/>
                <w:sz w:val="20"/>
                <w:szCs w:val="20"/>
              </w:rPr>
              <w:t>등이</w:t>
            </w:r>
            <w:r>
              <w:rPr>
                <w:rFonts w:cs="Times New Roman" w:hint="eastAsia"/>
                <w:sz w:val="20"/>
                <w:szCs w:val="20"/>
              </w:rPr>
              <w:t xml:space="preserve"> </w:t>
            </w:r>
            <w:r>
              <w:rPr>
                <w:rFonts w:cs="Times New Roman" w:hint="eastAsia"/>
                <w:sz w:val="20"/>
                <w:szCs w:val="20"/>
              </w:rPr>
              <w:t>있는지</w:t>
            </w:r>
            <w:r>
              <w:rPr>
                <w:rFonts w:cs="Times New Roman" w:hint="eastAsia"/>
                <w:sz w:val="20"/>
                <w:szCs w:val="20"/>
              </w:rPr>
              <w:t xml:space="preserve"> </w:t>
            </w:r>
            <w:r>
              <w:rPr>
                <w:rFonts w:cs="Times New Roman" w:hint="eastAsia"/>
                <w:sz w:val="20"/>
                <w:szCs w:val="20"/>
              </w:rPr>
              <w:t>등에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sidR="00606D4A">
              <w:rPr>
                <w:rFonts w:cs="Times New Roman" w:hint="eastAsia"/>
                <w:sz w:val="20"/>
                <w:szCs w:val="20"/>
              </w:rPr>
              <w:t>정확한</w:t>
            </w:r>
            <w:r w:rsidR="00606D4A">
              <w:rPr>
                <w:rFonts w:cs="Times New Roman" w:hint="eastAsia"/>
                <w:sz w:val="20"/>
                <w:szCs w:val="20"/>
              </w:rPr>
              <w:t xml:space="preserve"> </w:t>
            </w:r>
            <w:r>
              <w:rPr>
                <w:rFonts w:cs="Times New Roman" w:hint="eastAsia"/>
                <w:sz w:val="20"/>
                <w:szCs w:val="20"/>
              </w:rPr>
              <w:t>분석은</w:t>
            </w:r>
            <w:r>
              <w:rPr>
                <w:rFonts w:cs="Times New Roman" w:hint="eastAsia"/>
                <w:sz w:val="20"/>
                <w:szCs w:val="20"/>
              </w:rPr>
              <w:t xml:space="preserve"> </w:t>
            </w:r>
            <w:r>
              <w:rPr>
                <w:rFonts w:cs="Times New Roman" w:hint="eastAsia"/>
                <w:sz w:val="20"/>
                <w:szCs w:val="20"/>
              </w:rPr>
              <w:t>어려움</w:t>
            </w:r>
            <w:r>
              <w:rPr>
                <w:rFonts w:cs="Times New Roman" w:hint="eastAsia"/>
                <w:sz w:val="20"/>
                <w:szCs w:val="20"/>
              </w:rPr>
              <w:t>.</w:t>
            </w:r>
            <w:r>
              <w:rPr>
                <w:rFonts w:cs="Times New Roman"/>
                <w:sz w:val="20"/>
                <w:szCs w:val="20"/>
              </w:rPr>
              <w:t xml:space="preserve"> </w:t>
            </w:r>
          </w:p>
          <w:p w14:paraId="7AB31AFC" w14:textId="27B2D892" w:rsidR="004E04A7"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다만</w:t>
            </w:r>
            <w:r>
              <w:rPr>
                <w:rFonts w:cs="Times New Roman" w:hint="eastAsia"/>
                <w:sz w:val="20"/>
                <w:szCs w:val="20"/>
              </w:rPr>
              <w:t>,</w:t>
            </w:r>
            <w:r>
              <w:rPr>
                <w:rFonts w:cs="Times New Roman"/>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sz w:val="20"/>
                <w:szCs w:val="20"/>
              </w:rPr>
              <w:t>‘</w:t>
            </w:r>
            <w:r>
              <w:rPr>
                <w:rFonts w:cs="Times New Roman" w:hint="eastAsia"/>
                <w:sz w:val="20"/>
                <w:szCs w:val="20"/>
              </w:rPr>
              <w:t>자회사</w:t>
            </w:r>
            <w:r>
              <w:rPr>
                <w:rFonts w:cs="Times New Roman" w:hint="eastAsia"/>
                <w:sz w:val="20"/>
                <w:szCs w:val="20"/>
              </w:rPr>
              <w:t xml:space="preserve"> </w:t>
            </w:r>
            <w:r>
              <w:rPr>
                <w:rFonts w:cs="Times New Roman" w:hint="eastAsia"/>
                <w:sz w:val="20"/>
                <w:szCs w:val="20"/>
              </w:rPr>
              <w:t>업무수행</w:t>
            </w:r>
            <w:r>
              <w:rPr>
                <w:rFonts w:cs="Times New Roman" w:hint="eastAsia"/>
                <w:sz w:val="20"/>
                <w:szCs w:val="20"/>
              </w:rPr>
              <w:t xml:space="preserve"> </w:t>
            </w:r>
            <w:r>
              <w:rPr>
                <w:rFonts w:cs="Times New Roman" w:hint="eastAsia"/>
                <w:sz w:val="20"/>
                <w:szCs w:val="20"/>
              </w:rPr>
              <w:t>운영규정</w:t>
            </w:r>
            <w:r>
              <w:rPr>
                <w:rFonts w:cs="Times New Roman"/>
                <w:sz w:val="20"/>
                <w:szCs w:val="20"/>
              </w:rPr>
              <w:t>’</w:t>
            </w:r>
            <w:r>
              <w:rPr>
                <w:rFonts w:cs="Times New Roman" w:hint="eastAsia"/>
                <w:sz w:val="20"/>
                <w:szCs w:val="20"/>
              </w:rPr>
              <w:t>이라는</w:t>
            </w:r>
            <w:r>
              <w:rPr>
                <w:rFonts w:cs="Times New Roman" w:hint="eastAsia"/>
                <w:sz w:val="20"/>
                <w:szCs w:val="20"/>
              </w:rPr>
              <w:t xml:space="preserve"> </w:t>
            </w:r>
            <w:r>
              <w:rPr>
                <w:rFonts w:cs="Times New Roman" w:hint="eastAsia"/>
                <w:sz w:val="20"/>
                <w:szCs w:val="20"/>
              </w:rPr>
              <w:t>규정을</w:t>
            </w:r>
            <w:r>
              <w:rPr>
                <w:rFonts w:cs="Times New Roman" w:hint="eastAsia"/>
                <w:sz w:val="20"/>
                <w:szCs w:val="20"/>
              </w:rPr>
              <w:t xml:space="preserve"> </w:t>
            </w:r>
            <w:r>
              <w:rPr>
                <w:rFonts w:cs="Times New Roman" w:hint="eastAsia"/>
                <w:sz w:val="20"/>
                <w:szCs w:val="20"/>
              </w:rPr>
              <w:t>마련하여</w:t>
            </w:r>
            <w:r>
              <w:rPr>
                <w:rFonts w:cs="Times New Roman" w:hint="eastAsia"/>
                <w:sz w:val="20"/>
                <w:szCs w:val="20"/>
              </w:rPr>
              <w:t xml:space="preserve"> </w:t>
            </w:r>
            <w:r>
              <w:rPr>
                <w:rFonts w:cs="Times New Roman" w:hint="eastAsia"/>
                <w:sz w:val="20"/>
                <w:szCs w:val="20"/>
              </w:rPr>
              <w:t>자회사</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손자회사에</w:t>
            </w:r>
            <w:r>
              <w:rPr>
                <w:rFonts w:cs="Times New Roman" w:hint="eastAsia"/>
                <w:sz w:val="20"/>
                <w:szCs w:val="20"/>
              </w:rPr>
              <w:t xml:space="preserve"> </w:t>
            </w:r>
            <w:r>
              <w:rPr>
                <w:rFonts w:cs="Times New Roman" w:hint="eastAsia"/>
                <w:sz w:val="20"/>
                <w:szCs w:val="20"/>
              </w:rPr>
              <w:t>대하여</w:t>
            </w:r>
            <w:r>
              <w:rPr>
                <w:rFonts w:cs="Times New Roman" w:hint="eastAsia"/>
                <w:sz w:val="20"/>
                <w:szCs w:val="20"/>
              </w:rPr>
              <w:t xml:space="preserve"> </w:t>
            </w:r>
            <w:r>
              <w:rPr>
                <w:rFonts w:cs="Times New Roman" w:hint="eastAsia"/>
                <w:sz w:val="20"/>
                <w:szCs w:val="20"/>
              </w:rPr>
              <w:t>대체로</w:t>
            </w:r>
            <w:r>
              <w:rPr>
                <w:rFonts w:cs="Times New Roman" w:hint="eastAsia"/>
                <w:sz w:val="20"/>
                <w:szCs w:val="20"/>
              </w:rPr>
              <w:t xml:space="preserve"> </w:t>
            </w:r>
            <w:r>
              <w:rPr>
                <w:rFonts w:cs="Times New Roman" w:hint="eastAsia"/>
                <w:sz w:val="20"/>
                <w:szCs w:val="20"/>
              </w:rPr>
              <w:t>통일적인</w:t>
            </w:r>
            <w:r>
              <w:rPr>
                <w:rFonts w:cs="Times New Roman" w:hint="eastAsia"/>
                <w:sz w:val="20"/>
                <w:szCs w:val="20"/>
              </w:rPr>
              <w:t xml:space="preserve"> </w:t>
            </w:r>
            <w:r>
              <w:rPr>
                <w:rFonts w:cs="Times New Roman" w:hint="eastAsia"/>
                <w:sz w:val="20"/>
                <w:szCs w:val="20"/>
              </w:rPr>
              <w:t>인사노무</w:t>
            </w:r>
            <w:r>
              <w:rPr>
                <w:rFonts w:cs="Times New Roman" w:hint="eastAsia"/>
                <w:sz w:val="20"/>
                <w:szCs w:val="20"/>
              </w:rPr>
              <w:t xml:space="preserve"> </w:t>
            </w:r>
            <w:r>
              <w:rPr>
                <w:rFonts w:cs="Times New Roman" w:hint="eastAsia"/>
                <w:sz w:val="20"/>
                <w:szCs w:val="20"/>
              </w:rPr>
              <w:t>정책을</w:t>
            </w:r>
            <w:r>
              <w:rPr>
                <w:rFonts w:cs="Times New Roman" w:hint="eastAsia"/>
                <w:sz w:val="20"/>
                <w:szCs w:val="20"/>
              </w:rPr>
              <w:t xml:space="preserve"> </w:t>
            </w:r>
            <w:r>
              <w:rPr>
                <w:rFonts w:cs="Times New Roman" w:hint="eastAsia"/>
                <w:sz w:val="20"/>
                <w:szCs w:val="20"/>
              </w:rPr>
              <w:t>시행하고</w:t>
            </w:r>
            <w:r w:rsidR="0020325B">
              <w:rPr>
                <w:rFonts w:cs="Times New Roman" w:hint="eastAsia"/>
                <w:sz w:val="20"/>
                <w:szCs w:val="20"/>
              </w:rPr>
              <w:t>자</w:t>
            </w:r>
            <w:r w:rsidR="0020325B">
              <w:rPr>
                <w:rFonts w:cs="Times New Roman" w:hint="eastAsia"/>
                <w:sz w:val="20"/>
                <w:szCs w:val="20"/>
              </w:rPr>
              <w:t xml:space="preserve"> </w:t>
            </w:r>
            <w:r w:rsidR="0020325B">
              <w:rPr>
                <w:rFonts w:cs="Times New Roman" w:hint="eastAsia"/>
                <w:sz w:val="20"/>
                <w:szCs w:val="20"/>
              </w:rPr>
              <w:t>한</w:t>
            </w:r>
            <w:r>
              <w:rPr>
                <w:rFonts w:cs="Times New Roman" w:hint="eastAsia"/>
                <w:sz w:val="20"/>
                <w:szCs w:val="20"/>
              </w:rPr>
              <w:lastRenderedPageBreak/>
              <w:t>다는</w:t>
            </w:r>
            <w:r>
              <w:rPr>
                <w:rFonts w:cs="Times New Roman" w:hint="eastAsia"/>
                <w:sz w:val="20"/>
                <w:szCs w:val="20"/>
              </w:rPr>
              <w:t xml:space="preserve"> </w:t>
            </w:r>
            <w:r>
              <w:rPr>
                <w:rFonts w:cs="Times New Roman" w:hint="eastAsia"/>
                <w:sz w:val="20"/>
                <w:szCs w:val="20"/>
              </w:rPr>
              <w:t>점에서</w:t>
            </w:r>
            <w:r>
              <w:rPr>
                <w:rFonts w:cs="Times New Roman" w:hint="eastAsia"/>
                <w:sz w:val="20"/>
                <w:szCs w:val="20"/>
              </w:rPr>
              <w:t xml:space="preserve">, </w:t>
            </w:r>
            <w:r>
              <w:rPr>
                <w:rFonts w:cs="Times New Roman" w:hint="eastAsia"/>
                <w:sz w:val="20"/>
                <w:szCs w:val="20"/>
              </w:rPr>
              <w:t>인사노무</w:t>
            </w:r>
            <w:r>
              <w:rPr>
                <w:rFonts w:cs="Times New Roman" w:hint="eastAsia"/>
                <w:sz w:val="20"/>
                <w:szCs w:val="20"/>
              </w:rPr>
              <w:t xml:space="preserve"> </w:t>
            </w:r>
            <w:r>
              <w:rPr>
                <w:rFonts w:cs="Times New Roman" w:hint="eastAsia"/>
                <w:sz w:val="20"/>
                <w:szCs w:val="20"/>
              </w:rPr>
              <w:t>관련하여</w:t>
            </w:r>
            <w:r>
              <w:rPr>
                <w:rFonts w:cs="Times New Roman" w:hint="eastAsia"/>
                <w:sz w:val="20"/>
                <w:szCs w:val="20"/>
              </w:rPr>
              <w:t xml:space="preserve"> </w:t>
            </w:r>
            <w:r>
              <w:rPr>
                <w:rFonts w:cs="Times New Roman" w:hint="eastAsia"/>
                <w:sz w:val="20"/>
                <w:szCs w:val="20"/>
              </w:rPr>
              <w:t>특별히</w:t>
            </w:r>
            <w:r>
              <w:rPr>
                <w:rFonts w:cs="Times New Roman" w:hint="eastAsia"/>
                <w:sz w:val="20"/>
                <w:szCs w:val="20"/>
              </w:rPr>
              <w:t xml:space="preserve"> </w:t>
            </w:r>
            <w:r w:rsidR="00B95F63">
              <w:rPr>
                <w:rFonts w:cs="Times New Roman" w:hint="eastAsia"/>
                <w:sz w:val="20"/>
                <w:szCs w:val="20"/>
              </w:rPr>
              <w:t>이슈</w:t>
            </w:r>
            <w:r>
              <w:rPr>
                <w:rFonts w:cs="Times New Roman" w:hint="eastAsia"/>
                <w:sz w:val="20"/>
                <w:szCs w:val="20"/>
              </w:rPr>
              <w:t>가</w:t>
            </w:r>
            <w:r>
              <w:rPr>
                <w:rFonts w:cs="Times New Roman" w:hint="eastAsia"/>
                <w:sz w:val="20"/>
                <w:szCs w:val="20"/>
              </w:rPr>
              <w:t xml:space="preserve"> </w:t>
            </w:r>
            <w:r>
              <w:rPr>
                <w:rFonts w:cs="Times New Roman" w:hint="eastAsia"/>
                <w:sz w:val="20"/>
                <w:szCs w:val="20"/>
              </w:rPr>
              <w:t>있지는</w:t>
            </w:r>
            <w:r>
              <w:rPr>
                <w:rFonts w:cs="Times New Roman" w:hint="eastAsia"/>
                <w:sz w:val="20"/>
                <w:szCs w:val="20"/>
              </w:rPr>
              <w:t xml:space="preserve"> </w:t>
            </w:r>
            <w:r>
              <w:rPr>
                <w:rFonts w:cs="Times New Roman" w:hint="eastAsia"/>
                <w:sz w:val="20"/>
                <w:szCs w:val="20"/>
              </w:rPr>
              <w:t>않을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보이며</w:t>
            </w:r>
            <w:r>
              <w:rPr>
                <w:rFonts w:cs="Times New Roman" w:hint="eastAsia"/>
                <w:sz w:val="20"/>
                <w:szCs w:val="20"/>
              </w:rPr>
              <w:t>,</w:t>
            </w:r>
            <w:r>
              <w:rPr>
                <w:rFonts w:cs="Times New Roman"/>
                <w:sz w:val="20"/>
                <w:szCs w:val="20"/>
              </w:rPr>
              <w:t xml:space="preserve"> </w:t>
            </w:r>
            <w:r>
              <w:rPr>
                <w:rFonts w:cs="Times New Roman" w:hint="eastAsia"/>
                <w:sz w:val="20"/>
                <w:szCs w:val="20"/>
              </w:rPr>
              <w:t>설령</w:t>
            </w:r>
            <w:r>
              <w:rPr>
                <w:rFonts w:cs="Times New Roman" w:hint="eastAsia"/>
                <w:sz w:val="20"/>
                <w:szCs w:val="20"/>
              </w:rPr>
              <w:t xml:space="preserve"> </w:t>
            </w:r>
            <w:r>
              <w:rPr>
                <w:rFonts w:cs="Times New Roman" w:hint="eastAsia"/>
                <w:sz w:val="20"/>
                <w:szCs w:val="20"/>
              </w:rPr>
              <w:t>이슈가</w:t>
            </w:r>
            <w:r>
              <w:rPr>
                <w:rFonts w:cs="Times New Roman" w:hint="eastAsia"/>
                <w:sz w:val="20"/>
                <w:szCs w:val="20"/>
              </w:rPr>
              <w:t xml:space="preserve"> </w:t>
            </w:r>
            <w:r>
              <w:rPr>
                <w:rFonts w:cs="Times New Roman" w:hint="eastAsia"/>
                <w:sz w:val="20"/>
                <w:szCs w:val="20"/>
              </w:rPr>
              <w:t>있다</w:t>
            </w:r>
            <w:r>
              <w:rPr>
                <w:rFonts w:cs="Times New Roman" w:hint="eastAsia"/>
                <w:sz w:val="20"/>
                <w:szCs w:val="20"/>
              </w:rPr>
              <w:t xml:space="preserve"> </w:t>
            </w:r>
            <w:r>
              <w:rPr>
                <w:rFonts w:cs="Times New Roman" w:hint="eastAsia"/>
                <w:sz w:val="20"/>
                <w:szCs w:val="20"/>
              </w:rPr>
              <w:t>하더라도</w:t>
            </w:r>
            <w:r>
              <w:rPr>
                <w:rFonts w:cs="Times New Roman" w:hint="eastAsia"/>
                <w:sz w:val="20"/>
                <w:szCs w:val="20"/>
              </w:rPr>
              <w:t xml:space="preserve"> </w:t>
            </w:r>
            <w:r>
              <w:rPr>
                <w:rFonts w:cs="Times New Roman" w:hint="eastAsia"/>
                <w:sz w:val="20"/>
                <w:szCs w:val="20"/>
              </w:rPr>
              <w:t>자회사들의</w:t>
            </w:r>
            <w:r>
              <w:rPr>
                <w:rFonts w:cs="Times New Roman" w:hint="eastAsia"/>
                <w:sz w:val="20"/>
                <w:szCs w:val="20"/>
              </w:rPr>
              <w:t xml:space="preserve"> </w:t>
            </w:r>
            <w:r>
              <w:rPr>
                <w:rFonts w:cs="Times New Roman" w:hint="eastAsia"/>
                <w:sz w:val="20"/>
                <w:szCs w:val="20"/>
              </w:rPr>
              <w:t>규모에</w:t>
            </w:r>
            <w:r>
              <w:rPr>
                <w:rFonts w:cs="Times New Roman" w:hint="eastAsia"/>
                <w:sz w:val="20"/>
                <w:szCs w:val="20"/>
              </w:rPr>
              <w:t xml:space="preserve"> </w:t>
            </w:r>
            <w:r>
              <w:rPr>
                <w:rFonts w:cs="Times New Roman" w:hint="eastAsia"/>
                <w:sz w:val="20"/>
                <w:szCs w:val="20"/>
              </w:rPr>
              <w:t>비추어볼</w:t>
            </w:r>
            <w:r>
              <w:rPr>
                <w:rFonts w:cs="Times New Roman" w:hint="eastAsia"/>
                <w:sz w:val="20"/>
                <w:szCs w:val="20"/>
              </w:rPr>
              <w:t xml:space="preserve"> </w:t>
            </w:r>
            <w:r>
              <w:rPr>
                <w:rFonts w:cs="Times New Roman" w:hint="eastAsia"/>
                <w:sz w:val="20"/>
                <w:szCs w:val="20"/>
              </w:rPr>
              <w:t>때</w:t>
            </w:r>
            <w:r>
              <w:rPr>
                <w:rFonts w:cs="Times New Roman" w:hint="eastAsia"/>
                <w:sz w:val="20"/>
                <w:szCs w:val="20"/>
              </w:rPr>
              <w:t xml:space="preserve"> </w:t>
            </w:r>
            <w:r>
              <w:rPr>
                <w:rFonts w:cs="Times New Roman" w:hint="eastAsia"/>
                <w:sz w:val="20"/>
                <w:szCs w:val="20"/>
              </w:rPr>
              <w:t>금전적인</w:t>
            </w:r>
            <w:r>
              <w:rPr>
                <w:rFonts w:cs="Times New Roman" w:hint="eastAsia"/>
                <w:sz w:val="20"/>
                <w:szCs w:val="20"/>
              </w:rPr>
              <w:t xml:space="preserve"> </w:t>
            </w:r>
            <w:r>
              <w:rPr>
                <w:rFonts w:cs="Times New Roman" w:hint="eastAsia"/>
                <w:sz w:val="20"/>
                <w:szCs w:val="20"/>
              </w:rPr>
              <w:t>영향이</w:t>
            </w:r>
            <w:r>
              <w:rPr>
                <w:rFonts w:cs="Times New Roman" w:hint="eastAsia"/>
                <w:sz w:val="20"/>
                <w:szCs w:val="20"/>
              </w:rPr>
              <w:t xml:space="preserve"> </w:t>
            </w:r>
            <w:r>
              <w:rPr>
                <w:rFonts w:cs="Times New Roman" w:hint="eastAsia"/>
                <w:sz w:val="20"/>
                <w:szCs w:val="20"/>
              </w:rPr>
              <w:t>크지는</w:t>
            </w:r>
            <w:r>
              <w:rPr>
                <w:rFonts w:cs="Times New Roman" w:hint="eastAsia"/>
                <w:sz w:val="20"/>
                <w:szCs w:val="20"/>
              </w:rPr>
              <w:t xml:space="preserve"> </w:t>
            </w:r>
            <w:r>
              <w:rPr>
                <w:rFonts w:cs="Times New Roman" w:hint="eastAsia"/>
                <w:sz w:val="20"/>
                <w:szCs w:val="20"/>
              </w:rPr>
              <w:t>않을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추정됨</w:t>
            </w:r>
            <w:r>
              <w:rPr>
                <w:rFonts w:cs="Times New Roman" w:hint="eastAsia"/>
                <w:sz w:val="20"/>
                <w:szCs w:val="20"/>
              </w:rPr>
              <w:t>.</w:t>
            </w:r>
          </w:p>
          <w:p w14:paraId="18DB14C7" w14:textId="355AB20F" w:rsidR="00225DF9" w:rsidRDefault="008D6327" w:rsidP="00225DF9">
            <w:pPr>
              <w:pStyle w:val="a8"/>
              <w:widowControl/>
              <w:numPr>
                <w:ilvl w:val="0"/>
                <w:numId w:val="2"/>
              </w:numPr>
              <w:spacing w:before="40" w:after="120" w:line="276" w:lineRule="auto"/>
              <w:rPr>
                <w:ins w:id="140" w:author="jaechang.yoo" w:date="2022-07-17T17:19:00Z"/>
                <w:rFonts w:cs="Times New Roman"/>
                <w:sz w:val="20"/>
                <w:szCs w:val="20"/>
              </w:rPr>
            </w:pPr>
            <w:r>
              <w:rPr>
                <w:rFonts w:cs="Times New Roman" w:hint="eastAsia"/>
                <w:sz w:val="20"/>
                <w:szCs w:val="20"/>
              </w:rPr>
              <w:t>한편</w:t>
            </w:r>
            <w:r>
              <w:rPr>
                <w:rFonts w:cs="Times New Roman" w:hint="eastAsia"/>
                <w:sz w:val="20"/>
                <w:szCs w:val="20"/>
              </w:rPr>
              <w:t>,</w:t>
            </w:r>
            <w:r>
              <w:rPr>
                <w:rFonts w:cs="Times New Roman"/>
                <w:sz w:val="20"/>
                <w:szCs w:val="20"/>
              </w:rPr>
              <w:t xml:space="preserve"> </w:t>
            </w:r>
            <w:ins w:id="141" w:author="jaechang.yoo" w:date="2022-07-17T17:19:00Z">
              <w:r w:rsidR="00225DF9">
                <w:rPr>
                  <w:rFonts w:cs="Times New Roman" w:hint="eastAsia"/>
                  <w:sz w:val="20"/>
                  <w:szCs w:val="20"/>
                </w:rPr>
                <w:t>㈜케이엠솔루션이</w:t>
              </w:r>
              <w:r w:rsidR="00225DF9">
                <w:rPr>
                  <w:rFonts w:cs="Times New Roman" w:hint="eastAsia"/>
                  <w:sz w:val="20"/>
                  <w:szCs w:val="20"/>
                </w:rPr>
                <w:t xml:space="preserve"> </w:t>
              </w:r>
              <w:r w:rsidR="00225DF9">
                <w:rPr>
                  <w:rFonts w:cs="Times New Roman" w:hint="eastAsia"/>
                  <w:sz w:val="20"/>
                  <w:szCs w:val="20"/>
                </w:rPr>
                <w:t>가맹택시기사였던</w:t>
              </w:r>
              <w:r w:rsidR="00225DF9">
                <w:rPr>
                  <w:rFonts w:cs="Times New Roman" w:hint="eastAsia"/>
                  <w:sz w:val="20"/>
                  <w:szCs w:val="20"/>
                </w:rPr>
                <w:t xml:space="preserve"> </w:t>
              </w:r>
              <w:r w:rsidR="00225DF9">
                <w:rPr>
                  <w:rFonts w:cs="Times New Roman" w:hint="eastAsia"/>
                  <w:sz w:val="20"/>
                  <w:szCs w:val="20"/>
                </w:rPr>
                <w:t>자와</w:t>
              </w:r>
              <w:r w:rsidR="00225DF9">
                <w:rPr>
                  <w:rFonts w:cs="Times New Roman" w:hint="eastAsia"/>
                  <w:sz w:val="20"/>
                  <w:szCs w:val="20"/>
                </w:rPr>
                <w:t xml:space="preserve"> </w:t>
              </w:r>
              <w:r w:rsidR="00225DF9">
                <w:rPr>
                  <w:rFonts w:cs="Times New Roman" w:hint="eastAsia"/>
                  <w:sz w:val="20"/>
                  <w:szCs w:val="20"/>
                </w:rPr>
                <w:t>진행</w:t>
              </w:r>
              <w:r w:rsidR="00225DF9">
                <w:rPr>
                  <w:rFonts w:cs="Times New Roman" w:hint="eastAsia"/>
                  <w:sz w:val="20"/>
                  <w:szCs w:val="20"/>
                </w:rPr>
                <w:t xml:space="preserve"> </w:t>
              </w:r>
              <w:r w:rsidR="00225DF9">
                <w:rPr>
                  <w:rFonts w:cs="Times New Roman" w:hint="eastAsia"/>
                  <w:sz w:val="20"/>
                  <w:szCs w:val="20"/>
                </w:rPr>
                <w:t>중인</w:t>
              </w:r>
              <w:r w:rsidR="00225DF9">
                <w:rPr>
                  <w:rFonts w:cs="Times New Roman" w:hint="eastAsia"/>
                  <w:sz w:val="20"/>
                  <w:szCs w:val="20"/>
                </w:rPr>
                <w:t xml:space="preserve"> </w:t>
              </w:r>
              <w:r w:rsidR="00225DF9">
                <w:rPr>
                  <w:rFonts w:cs="Times New Roman" w:hint="eastAsia"/>
                  <w:sz w:val="20"/>
                  <w:szCs w:val="20"/>
                </w:rPr>
                <w:t>소송</w:t>
              </w:r>
              <w:r w:rsidR="00225DF9">
                <w:rPr>
                  <w:rFonts w:cs="Times New Roman" w:hint="eastAsia"/>
                  <w:sz w:val="20"/>
                  <w:szCs w:val="20"/>
                </w:rPr>
                <w:t xml:space="preserve"> </w:t>
              </w:r>
              <w:r w:rsidR="00225DF9">
                <w:rPr>
                  <w:rFonts w:cs="Times New Roman" w:hint="eastAsia"/>
                  <w:sz w:val="20"/>
                  <w:szCs w:val="20"/>
                </w:rPr>
                <w:t>및</w:t>
              </w:r>
              <w:r w:rsidR="00225DF9">
                <w:rPr>
                  <w:rFonts w:cs="Times New Roman" w:hint="eastAsia"/>
                  <w:sz w:val="20"/>
                  <w:szCs w:val="20"/>
                </w:rPr>
                <w:t xml:space="preserve"> </w:t>
              </w:r>
            </w:ins>
            <w:del w:id="142" w:author="jaechang.yoo" w:date="2022-07-17T17:19:00Z">
              <w:r w:rsidDel="00225DF9">
                <w:rPr>
                  <w:rFonts w:cs="Times New Roman" w:hint="eastAsia"/>
                  <w:sz w:val="20"/>
                  <w:szCs w:val="20"/>
                </w:rPr>
                <w:delText>대상회사의</w:delText>
              </w:r>
              <w:r w:rsidDel="00225DF9">
                <w:rPr>
                  <w:rFonts w:cs="Times New Roman" w:hint="eastAsia"/>
                  <w:sz w:val="20"/>
                  <w:szCs w:val="20"/>
                </w:rPr>
                <w:delText xml:space="preserve"> </w:delText>
              </w:r>
              <w:r w:rsidDel="00225DF9">
                <w:rPr>
                  <w:rFonts w:cs="Times New Roman" w:hint="eastAsia"/>
                  <w:sz w:val="20"/>
                  <w:szCs w:val="20"/>
                </w:rPr>
                <w:delText>손자회사인</w:delText>
              </w:r>
              <w:r w:rsidDel="00225DF9">
                <w:rPr>
                  <w:rFonts w:cs="Times New Roman" w:hint="eastAsia"/>
                  <w:sz w:val="20"/>
                  <w:szCs w:val="20"/>
                </w:rPr>
                <w:delText xml:space="preserve"> </w:delText>
              </w:r>
            </w:del>
            <w:r>
              <w:rPr>
                <w:rFonts w:cs="Times New Roman" w:hint="eastAsia"/>
                <w:sz w:val="20"/>
                <w:szCs w:val="20"/>
              </w:rPr>
              <w:t>직영택시회사</w:t>
            </w:r>
            <w:ins w:id="143" w:author="jaechang.yoo" w:date="2022-07-17T17:19:00Z">
              <w:r w:rsidR="00225DF9">
                <w:rPr>
                  <w:rFonts w:cs="Times New Roman" w:hint="eastAsia"/>
                  <w:sz w:val="20"/>
                  <w:szCs w:val="20"/>
                </w:rPr>
                <w:t>들</w:t>
              </w:r>
              <w:r w:rsidR="00225DF9">
                <w:rPr>
                  <w:rFonts w:cs="Times New Roman" w:hint="eastAsia"/>
                  <w:sz w:val="20"/>
                  <w:szCs w:val="20"/>
                </w:rPr>
                <w:t xml:space="preserve"> </w:t>
              </w:r>
              <w:r w:rsidR="00225DF9">
                <w:rPr>
                  <w:rFonts w:cs="Times New Roman" w:hint="eastAsia"/>
                  <w:sz w:val="20"/>
                  <w:szCs w:val="20"/>
                </w:rPr>
                <w:t>중</w:t>
              </w:r>
              <w:r w:rsidR="00225DF9">
                <w:rPr>
                  <w:rFonts w:cs="Times New Roman" w:hint="eastAsia"/>
                  <w:sz w:val="20"/>
                  <w:szCs w:val="20"/>
                </w:rPr>
                <w:t xml:space="preserve"> </w:t>
              </w:r>
              <w:r w:rsidR="00225DF9">
                <w:rPr>
                  <w:rFonts w:cs="Times New Roman" w:hint="eastAsia"/>
                  <w:sz w:val="20"/>
                  <w:szCs w:val="20"/>
                </w:rPr>
                <w:t>일부가</w:t>
              </w:r>
            </w:ins>
            <w:r>
              <w:rPr>
                <w:rFonts w:cs="Times New Roman" w:hint="eastAsia"/>
                <w:sz w:val="20"/>
                <w:szCs w:val="20"/>
              </w:rPr>
              <w:t xml:space="preserve"> </w:t>
            </w:r>
            <w:ins w:id="144" w:author="jaechang.yoo" w:date="2022-07-17T17:20:00Z">
              <w:r w:rsidR="00225DF9">
                <w:rPr>
                  <w:rFonts w:cs="Times New Roman" w:hint="eastAsia"/>
                  <w:sz w:val="20"/>
                  <w:szCs w:val="20"/>
                </w:rPr>
                <w:t>소속</w:t>
              </w:r>
              <w:r w:rsidR="00225DF9">
                <w:rPr>
                  <w:rFonts w:cs="Times New Roman" w:hint="eastAsia"/>
                  <w:sz w:val="20"/>
                  <w:szCs w:val="20"/>
                </w:rPr>
                <w:t xml:space="preserve"> </w:t>
              </w:r>
              <w:r w:rsidR="00225DF9">
                <w:rPr>
                  <w:rFonts w:cs="Times New Roman" w:hint="eastAsia"/>
                  <w:sz w:val="20"/>
                  <w:szCs w:val="20"/>
                </w:rPr>
                <w:t>택시기사들과</w:t>
              </w:r>
              <w:r w:rsidR="00225DF9">
                <w:rPr>
                  <w:rFonts w:cs="Times New Roman" w:hint="eastAsia"/>
                  <w:sz w:val="20"/>
                  <w:szCs w:val="20"/>
                </w:rPr>
                <w:t xml:space="preserve"> </w:t>
              </w:r>
              <w:r w:rsidR="00225DF9">
                <w:rPr>
                  <w:rFonts w:cs="Times New Roman" w:hint="eastAsia"/>
                  <w:sz w:val="20"/>
                  <w:szCs w:val="20"/>
                </w:rPr>
                <w:t>진행</w:t>
              </w:r>
              <w:r w:rsidR="00225DF9">
                <w:rPr>
                  <w:rFonts w:cs="Times New Roman" w:hint="eastAsia"/>
                  <w:sz w:val="20"/>
                  <w:szCs w:val="20"/>
                </w:rPr>
                <w:t xml:space="preserve"> </w:t>
              </w:r>
              <w:r w:rsidR="00225DF9">
                <w:rPr>
                  <w:rFonts w:cs="Times New Roman" w:hint="eastAsia"/>
                  <w:sz w:val="20"/>
                  <w:szCs w:val="20"/>
                </w:rPr>
                <w:t>중인</w:t>
              </w:r>
              <w:r w:rsidR="00225DF9">
                <w:rPr>
                  <w:rFonts w:cs="Times New Roman" w:hint="eastAsia"/>
                  <w:sz w:val="20"/>
                  <w:szCs w:val="20"/>
                </w:rPr>
                <w:t xml:space="preserve"> </w:t>
              </w:r>
              <w:r w:rsidR="00225DF9">
                <w:rPr>
                  <w:rFonts w:cs="Times New Roman" w:hint="eastAsia"/>
                  <w:sz w:val="20"/>
                  <w:szCs w:val="20"/>
                </w:rPr>
                <w:t>소송의</w:t>
              </w:r>
              <w:r w:rsidR="00225DF9">
                <w:rPr>
                  <w:rFonts w:cs="Times New Roman" w:hint="eastAsia"/>
                  <w:sz w:val="20"/>
                  <w:szCs w:val="20"/>
                </w:rPr>
                <w:t xml:space="preserve"> </w:t>
              </w:r>
              <w:r w:rsidR="00225DF9">
                <w:rPr>
                  <w:rFonts w:cs="Times New Roman" w:hint="eastAsia"/>
                  <w:sz w:val="20"/>
                  <w:szCs w:val="20"/>
                </w:rPr>
                <w:t>경우</w:t>
              </w:r>
              <w:r w:rsidR="00225DF9">
                <w:rPr>
                  <w:rFonts w:cs="Times New Roman" w:hint="eastAsia"/>
                  <w:sz w:val="20"/>
                  <w:szCs w:val="20"/>
                </w:rPr>
                <w:t xml:space="preserve">, </w:t>
              </w:r>
              <w:r w:rsidR="00225DF9">
                <w:rPr>
                  <w:rFonts w:cs="Times New Roman" w:hint="eastAsia"/>
                  <w:sz w:val="20"/>
                  <w:szCs w:val="20"/>
                </w:rPr>
                <w:t>사건번호</w:t>
              </w:r>
              <w:r w:rsidR="00225DF9">
                <w:rPr>
                  <w:rFonts w:cs="Times New Roman" w:hint="eastAsia"/>
                  <w:sz w:val="20"/>
                  <w:szCs w:val="20"/>
                </w:rPr>
                <w:t xml:space="preserve">, </w:t>
              </w:r>
              <w:r w:rsidR="00225DF9">
                <w:rPr>
                  <w:rFonts w:cs="Times New Roman" w:hint="eastAsia"/>
                  <w:sz w:val="20"/>
                  <w:szCs w:val="20"/>
                </w:rPr>
                <w:t>사건명</w:t>
              </w:r>
              <w:r w:rsidR="00225DF9">
                <w:rPr>
                  <w:rFonts w:cs="Times New Roman" w:hint="eastAsia"/>
                  <w:sz w:val="20"/>
                  <w:szCs w:val="20"/>
                </w:rPr>
                <w:t>,</w:t>
              </w:r>
              <w:r w:rsidR="00225DF9">
                <w:rPr>
                  <w:rFonts w:cs="Times New Roman"/>
                  <w:sz w:val="20"/>
                  <w:szCs w:val="20"/>
                </w:rPr>
                <w:t xml:space="preserve"> </w:t>
              </w:r>
              <w:r w:rsidR="00225DF9">
                <w:rPr>
                  <w:rFonts w:cs="Times New Roman" w:hint="eastAsia"/>
                  <w:sz w:val="20"/>
                  <w:szCs w:val="20"/>
                </w:rPr>
                <w:t>원피고</w:t>
              </w:r>
              <w:r w:rsidR="00225DF9">
                <w:rPr>
                  <w:rFonts w:cs="Times New Roman" w:hint="eastAsia"/>
                  <w:sz w:val="20"/>
                  <w:szCs w:val="20"/>
                </w:rPr>
                <w:t xml:space="preserve">, </w:t>
              </w:r>
              <w:r w:rsidR="00225DF9">
                <w:rPr>
                  <w:rFonts w:cs="Times New Roman" w:hint="eastAsia"/>
                  <w:sz w:val="20"/>
                  <w:szCs w:val="20"/>
                </w:rPr>
                <w:t>소가</w:t>
              </w:r>
              <w:r w:rsidR="00225DF9">
                <w:rPr>
                  <w:rFonts w:cs="Times New Roman" w:hint="eastAsia"/>
                  <w:sz w:val="20"/>
                  <w:szCs w:val="20"/>
                </w:rPr>
                <w:t xml:space="preserve"> </w:t>
              </w:r>
              <w:r w:rsidR="00225DF9">
                <w:rPr>
                  <w:rFonts w:cs="Times New Roman" w:hint="eastAsia"/>
                  <w:sz w:val="20"/>
                  <w:szCs w:val="20"/>
                </w:rPr>
                <w:t>등</w:t>
              </w:r>
              <w:r w:rsidR="00225DF9">
                <w:rPr>
                  <w:rFonts w:cs="Times New Roman" w:hint="eastAsia"/>
                  <w:sz w:val="20"/>
                  <w:szCs w:val="20"/>
                </w:rPr>
                <w:t xml:space="preserve"> </w:t>
              </w:r>
              <w:r w:rsidR="00225DF9">
                <w:rPr>
                  <w:rFonts w:cs="Times New Roman" w:hint="eastAsia"/>
                  <w:sz w:val="20"/>
                  <w:szCs w:val="20"/>
                </w:rPr>
                <w:t>소송에</w:t>
              </w:r>
              <w:r w:rsidR="00225DF9">
                <w:rPr>
                  <w:rFonts w:cs="Times New Roman" w:hint="eastAsia"/>
                  <w:sz w:val="20"/>
                  <w:szCs w:val="20"/>
                </w:rPr>
                <w:t xml:space="preserve"> </w:t>
              </w:r>
              <w:r w:rsidR="00225DF9">
                <w:rPr>
                  <w:rFonts w:cs="Times New Roman" w:hint="eastAsia"/>
                  <w:sz w:val="20"/>
                  <w:szCs w:val="20"/>
                </w:rPr>
                <w:t>관한</w:t>
              </w:r>
              <w:r w:rsidR="00225DF9">
                <w:rPr>
                  <w:rFonts w:cs="Times New Roman" w:hint="eastAsia"/>
                  <w:sz w:val="20"/>
                  <w:szCs w:val="20"/>
                </w:rPr>
                <w:t xml:space="preserve"> </w:t>
              </w:r>
              <w:r w:rsidR="00225DF9">
                <w:rPr>
                  <w:rFonts w:cs="Times New Roman" w:hint="eastAsia"/>
                  <w:sz w:val="20"/>
                  <w:szCs w:val="20"/>
                </w:rPr>
                <w:t>최소한의</w:t>
              </w:r>
              <w:r w:rsidR="00225DF9">
                <w:rPr>
                  <w:rFonts w:cs="Times New Roman" w:hint="eastAsia"/>
                  <w:sz w:val="20"/>
                  <w:szCs w:val="20"/>
                </w:rPr>
                <w:t xml:space="preserve"> </w:t>
              </w:r>
              <w:r w:rsidR="00225DF9">
                <w:rPr>
                  <w:rFonts w:cs="Times New Roman" w:hint="eastAsia"/>
                  <w:sz w:val="20"/>
                  <w:szCs w:val="20"/>
                </w:rPr>
                <w:t>정보만</w:t>
              </w:r>
              <w:r w:rsidR="00225DF9">
                <w:rPr>
                  <w:rFonts w:cs="Times New Roman" w:hint="eastAsia"/>
                  <w:sz w:val="20"/>
                  <w:szCs w:val="20"/>
                </w:rPr>
                <w:t xml:space="preserve"> </w:t>
              </w:r>
              <w:r w:rsidR="00225DF9">
                <w:rPr>
                  <w:rFonts w:cs="Times New Roman" w:hint="eastAsia"/>
                  <w:sz w:val="20"/>
                  <w:szCs w:val="20"/>
                </w:rPr>
                <w:t>제공되었을</w:t>
              </w:r>
              <w:r w:rsidR="00225DF9">
                <w:rPr>
                  <w:rFonts w:cs="Times New Roman" w:hint="eastAsia"/>
                  <w:sz w:val="20"/>
                  <w:szCs w:val="20"/>
                </w:rPr>
                <w:t xml:space="preserve"> </w:t>
              </w:r>
              <w:r w:rsidR="00225DF9">
                <w:rPr>
                  <w:rFonts w:cs="Times New Roman" w:hint="eastAsia"/>
                  <w:sz w:val="20"/>
                  <w:szCs w:val="20"/>
                </w:rPr>
                <w:t>뿐</w:t>
              </w:r>
              <w:r w:rsidR="00225DF9">
                <w:rPr>
                  <w:rFonts w:cs="Times New Roman" w:hint="eastAsia"/>
                  <w:sz w:val="20"/>
                  <w:szCs w:val="20"/>
                </w:rPr>
                <w:t>,</w:t>
              </w:r>
              <w:r w:rsidR="00225DF9">
                <w:rPr>
                  <w:rFonts w:cs="Times New Roman"/>
                  <w:sz w:val="20"/>
                  <w:szCs w:val="20"/>
                </w:rPr>
                <w:t xml:space="preserve"> </w:t>
              </w:r>
              <w:r w:rsidR="00225DF9">
                <w:rPr>
                  <w:rFonts w:cs="Times New Roman" w:hint="eastAsia"/>
                  <w:sz w:val="20"/>
                  <w:szCs w:val="20"/>
                </w:rPr>
                <w:t>소송의</w:t>
              </w:r>
              <w:r w:rsidR="00225DF9">
                <w:rPr>
                  <w:rFonts w:cs="Times New Roman" w:hint="eastAsia"/>
                  <w:sz w:val="20"/>
                  <w:szCs w:val="20"/>
                </w:rPr>
                <w:t xml:space="preserve"> </w:t>
              </w:r>
              <w:r w:rsidR="00225DF9">
                <w:rPr>
                  <w:rFonts w:cs="Times New Roman" w:hint="eastAsia"/>
                  <w:sz w:val="20"/>
                  <w:szCs w:val="20"/>
                </w:rPr>
                <w:t>구체적인</w:t>
              </w:r>
              <w:r w:rsidR="00225DF9">
                <w:rPr>
                  <w:rFonts w:cs="Times New Roman" w:hint="eastAsia"/>
                  <w:sz w:val="20"/>
                  <w:szCs w:val="20"/>
                </w:rPr>
                <w:t xml:space="preserve"> </w:t>
              </w:r>
              <w:r w:rsidR="00225DF9">
                <w:rPr>
                  <w:rFonts w:cs="Times New Roman" w:hint="eastAsia"/>
                  <w:sz w:val="20"/>
                  <w:szCs w:val="20"/>
                </w:rPr>
                <w:t>내용</w:t>
              </w:r>
              <w:r w:rsidR="00225DF9">
                <w:rPr>
                  <w:rFonts w:cs="Times New Roman" w:hint="eastAsia"/>
                  <w:sz w:val="20"/>
                  <w:szCs w:val="20"/>
                </w:rPr>
                <w:t xml:space="preserve">, </w:t>
              </w:r>
              <w:r w:rsidR="00225DF9">
                <w:rPr>
                  <w:rFonts w:cs="Times New Roman" w:hint="eastAsia"/>
                  <w:sz w:val="20"/>
                  <w:szCs w:val="20"/>
                </w:rPr>
                <w:t>소송에서</w:t>
              </w:r>
              <w:r w:rsidR="00225DF9">
                <w:rPr>
                  <w:rFonts w:cs="Times New Roman" w:hint="eastAsia"/>
                  <w:sz w:val="20"/>
                  <w:szCs w:val="20"/>
                </w:rPr>
                <w:t xml:space="preserve"> </w:t>
              </w:r>
              <w:r w:rsidR="00225DF9">
                <w:rPr>
                  <w:rFonts w:cs="Times New Roman" w:hint="eastAsia"/>
                  <w:sz w:val="20"/>
                  <w:szCs w:val="20"/>
                </w:rPr>
                <w:t>문제되는</w:t>
              </w:r>
              <w:r w:rsidR="00225DF9">
                <w:rPr>
                  <w:rFonts w:cs="Times New Roman" w:hint="eastAsia"/>
                  <w:sz w:val="20"/>
                  <w:szCs w:val="20"/>
                </w:rPr>
                <w:t xml:space="preserve"> </w:t>
              </w:r>
              <w:r w:rsidR="00225DF9">
                <w:rPr>
                  <w:rFonts w:cs="Times New Roman" w:hint="eastAsia"/>
                  <w:sz w:val="20"/>
                  <w:szCs w:val="20"/>
                </w:rPr>
                <w:t>시점</w:t>
              </w:r>
              <w:r w:rsidR="00225DF9">
                <w:rPr>
                  <w:rFonts w:cs="Times New Roman" w:hint="eastAsia"/>
                  <w:sz w:val="20"/>
                  <w:szCs w:val="20"/>
                </w:rPr>
                <w:t>(</w:t>
              </w:r>
              <w:r w:rsidR="00225DF9">
                <w:rPr>
                  <w:rFonts w:cs="Times New Roman" w:hint="eastAsia"/>
                  <w:sz w:val="20"/>
                  <w:szCs w:val="20"/>
                </w:rPr>
                <w:t>즉</w:t>
              </w:r>
              <w:r w:rsidR="00225DF9">
                <w:rPr>
                  <w:rFonts w:cs="Times New Roman" w:hint="eastAsia"/>
                  <w:sz w:val="20"/>
                  <w:szCs w:val="20"/>
                </w:rPr>
                <w:t>,</w:t>
              </w:r>
              <w:r w:rsidR="00225DF9">
                <w:rPr>
                  <w:rFonts w:cs="Times New Roman"/>
                  <w:sz w:val="20"/>
                  <w:szCs w:val="20"/>
                </w:rPr>
                <w:t xml:space="preserve"> </w:t>
              </w:r>
              <w:r w:rsidR="00225DF9">
                <w:rPr>
                  <w:rFonts w:cs="Times New Roman" w:hint="eastAsia"/>
                  <w:sz w:val="20"/>
                  <w:szCs w:val="20"/>
                </w:rPr>
                <w:t>인수</w:t>
              </w:r>
              <w:r w:rsidR="00225DF9">
                <w:rPr>
                  <w:rFonts w:cs="Times New Roman" w:hint="eastAsia"/>
                  <w:sz w:val="20"/>
                  <w:szCs w:val="20"/>
                </w:rPr>
                <w:t xml:space="preserve"> </w:t>
              </w:r>
              <w:r w:rsidR="00225DF9">
                <w:rPr>
                  <w:rFonts w:cs="Times New Roman" w:hint="eastAsia"/>
                  <w:sz w:val="20"/>
                  <w:szCs w:val="20"/>
                </w:rPr>
                <w:t>이전</w:t>
              </w:r>
              <w:r w:rsidR="00225DF9">
                <w:rPr>
                  <w:rFonts w:cs="Times New Roman" w:hint="eastAsia"/>
                  <w:sz w:val="20"/>
                  <w:szCs w:val="20"/>
                </w:rPr>
                <w:t xml:space="preserve"> </w:t>
              </w:r>
              <w:r w:rsidR="00225DF9">
                <w:rPr>
                  <w:rFonts w:cs="Times New Roman" w:hint="eastAsia"/>
                  <w:sz w:val="20"/>
                  <w:szCs w:val="20"/>
                </w:rPr>
                <w:t>시점</w:t>
              </w:r>
              <w:r w:rsidR="00225DF9">
                <w:rPr>
                  <w:rFonts w:cs="Times New Roman" w:hint="eastAsia"/>
                  <w:sz w:val="20"/>
                  <w:szCs w:val="20"/>
                </w:rPr>
                <w:t>)</w:t>
              </w:r>
              <w:r w:rsidR="00225DF9">
                <w:rPr>
                  <w:rFonts w:cs="Times New Roman" w:hint="eastAsia"/>
                  <w:sz w:val="20"/>
                  <w:szCs w:val="20"/>
                </w:rPr>
                <w:t>의</w:t>
              </w:r>
              <w:r w:rsidR="00225DF9">
                <w:rPr>
                  <w:rFonts w:cs="Times New Roman" w:hint="eastAsia"/>
                  <w:sz w:val="20"/>
                  <w:szCs w:val="20"/>
                </w:rPr>
                <w:t xml:space="preserve"> </w:t>
              </w:r>
              <w:r w:rsidR="00225DF9">
                <w:rPr>
                  <w:rFonts w:cs="Times New Roman" w:hint="eastAsia"/>
                  <w:sz w:val="20"/>
                  <w:szCs w:val="20"/>
                </w:rPr>
                <w:t>직영택시회사의</w:t>
              </w:r>
              <w:r w:rsidR="00225DF9">
                <w:rPr>
                  <w:rFonts w:cs="Times New Roman" w:hint="eastAsia"/>
                  <w:sz w:val="20"/>
                  <w:szCs w:val="20"/>
                </w:rPr>
                <w:t xml:space="preserve"> </w:t>
              </w:r>
              <w:r w:rsidR="00225DF9">
                <w:rPr>
                  <w:rFonts w:cs="Times New Roman" w:hint="eastAsia"/>
                  <w:sz w:val="20"/>
                  <w:szCs w:val="20"/>
                </w:rPr>
                <w:t>임금체계에</w:t>
              </w:r>
              <w:r w:rsidR="00225DF9">
                <w:rPr>
                  <w:rFonts w:cs="Times New Roman" w:hint="eastAsia"/>
                  <w:sz w:val="20"/>
                  <w:szCs w:val="20"/>
                </w:rPr>
                <w:t xml:space="preserve"> </w:t>
              </w:r>
              <w:r w:rsidR="00225DF9">
                <w:rPr>
                  <w:rFonts w:cs="Times New Roman" w:hint="eastAsia"/>
                  <w:sz w:val="20"/>
                  <w:szCs w:val="20"/>
                </w:rPr>
                <w:t>관한</w:t>
              </w:r>
              <w:r w:rsidR="00225DF9">
                <w:rPr>
                  <w:rFonts w:cs="Times New Roman" w:hint="eastAsia"/>
                  <w:sz w:val="20"/>
                  <w:szCs w:val="20"/>
                </w:rPr>
                <w:t xml:space="preserve"> </w:t>
              </w:r>
              <w:r w:rsidR="00225DF9">
                <w:rPr>
                  <w:rFonts w:cs="Times New Roman" w:hint="eastAsia"/>
                  <w:sz w:val="20"/>
                  <w:szCs w:val="20"/>
                </w:rPr>
                <w:t>정보</w:t>
              </w:r>
              <w:r w:rsidR="00225DF9">
                <w:rPr>
                  <w:rFonts w:cs="Times New Roman" w:hint="eastAsia"/>
                  <w:sz w:val="20"/>
                  <w:szCs w:val="20"/>
                </w:rPr>
                <w:t xml:space="preserve"> </w:t>
              </w:r>
              <w:r w:rsidR="00225DF9">
                <w:rPr>
                  <w:rFonts w:cs="Times New Roman" w:hint="eastAsia"/>
                  <w:sz w:val="20"/>
                  <w:szCs w:val="20"/>
                </w:rPr>
                <w:t>등은</w:t>
              </w:r>
              <w:r w:rsidR="00225DF9">
                <w:rPr>
                  <w:rFonts w:cs="Times New Roman" w:hint="eastAsia"/>
                  <w:sz w:val="20"/>
                  <w:szCs w:val="20"/>
                </w:rPr>
                <w:t xml:space="preserve"> </w:t>
              </w:r>
              <w:r w:rsidR="00225DF9">
                <w:rPr>
                  <w:rFonts w:cs="Times New Roman" w:hint="eastAsia"/>
                  <w:sz w:val="20"/>
                  <w:szCs w:val="20"/>
                </w:rPr>
                <w:t>전혀</w:t>
              </w:r>
              <w:r w:rsidR="00225DF9">
                <w:rPr>
                  <w:rFonts w:cs="Times New Roman" w:hint="eastAsia"/>
                  <w:sz w:val="20"/>
                  <w:szCs w:val="20"/>
                </w:rPr>
                <w:t xml:space="preserve"> </w:t>
              </w:r>
              <w:r w:rsidR="00225DF9">
                <w:rPr>
                  <w:rFonts w:cs="Times New Roman" w:hint="eastAsia"/>
                  <w:sz w:val="20"/>
                  <w:szCs w:val="20"/>
                </w:rPr>
                <w:t>제공되지</w:t>
              </w:r>
              <w:r w:rsidR="00225DF9">
                <w:rPr>
                  <w:rFonts w:cs="Times New Roman" w:hint="eastAsia"/>
                  <w:sz w:val="20"/>
                  <w:szCs w:val="20"/>
                </w:rPr>
                <w:t xml:space="preserve"> </w:t>
              </w:r>
              <w:r w:rsidR="00225DF9">
                <w:rPr>
                  <w:rFonts w:cs="Times New Roman" w:hint="eastAsia"/>
                  <w:sz w:val="20"/>
                  <w:szCs w:val="20"/>
                </w:rPr>
                <w:t>않아서</w:t>
              </w:r>
              <w:r w:rsidR="00225DF9">
                <w:rPr>
                  <w:rFonts w:cs="Times New Roman" w:hint="eastAsia"/>
                  <w:sz w:val="20"/>
                  <w:szCs w:val="20"/>
                </w:rPr>
                <w:t xml:space="preserve"> </w:t>
              </w:r>
              <w:r w:rsidR="00225DF9">
                <w:rPr>
                  <w:rFonts w:cs="Times New Roman" w:hint="eastAsia"/>
                  <w:sz w:val="20"/>
                  <w:szCs w:val="20"/>
                </w:rPr>
                <w:t>현재로서는</w:t>
              </w:r>
              <w:r w:rsidR="00225DF9">
                <w:rPr>
                  <w:rFonts w:cs="Times New Roman" w:hint="eastAsia"/>
                  <w:sz w:val="20"/>
                  <w:szCs w:val="20"/>
                </w:rPr>
                <w:t xml:space="preserve"> </w:t>
              </w:r>
              <w:r w:rsidR="00225DF9">
                <w:rPr>
                  <w:rFonts w:cs="Times New Roman" w:hint="eastAsia"/>
                  <w:sz w:val="20"/>
                  <w:szCs w:val="20"/>
                </w:rPr>
                <w:t>소송의</w:t>
              </w:r>
              <w:r w:rsidR="00225DF9">
                <w:rPr>
                  <w:rFonts w:cs="Times New Roman" w:hint="eastAsia"/>
                  <w:sz w:val="20"/>
                  <w:szCs w:val="20"/>
                </w:rPr>
                <w:t xml:space="preserve"> </w:t>
              </w:r>
              <w:r w:rsidR="00225DF9">
                <w:rPr>
                  <w:rFonts w:cs="Times New Roman" w:hint="eastAsia"/>
                  <w:sz w:val="20"/>
                  <w:szCs w:val="20"/>
                </w:rPr>
                <w:t>승패를</w:t>
              </w:r>
              <w:r w:rsidR="00225DF9">
                <w:rPr>
                  <w:rFonts w:cs="Times New Roman" w:hint="eastAsia"/>
                  <w:sz w:val="20"/>
                  <w:szCs w:val="20"/>
                </w:rPr>
                <w:t xml:space="preserve"> </w:t>
              </w:r>
              <w:r w:rsidR="00225DF9">
                <w:rPr>
                  <w:rFonts w:cs="Times New Roman" w:hint="eastAsia"/>
                  <w:sz w:val="20"/>
                  <w:szCs w:val="20"/>
                </w:rPr>
                <w:t>예측하기</w:t>
              </w:r>
              <w:r w:rsidR="00225DF9">
                <w:rPr>
                  <w:rFonts w:cs="Times New Roman" w:hint="eastAsia"/>
                  <w:sz w:val="20"/>
                  <w:szCs w:val="20"/>
                </w:rPr>
                <w:t xml:space="preserve"> </w:t>
              </w:r>
              <w:r w:rsidR="00225DF9">
                <w:rPr>
                  <w:rFonts w:cs="Times New Roman" w:hint="eastAsia"/>
                  <w:sz w:val="20"/>
                  <w:szCs w:val="20"/>
                </w:rPr>
                <w:t>어려움</w:t>
              </w:r>
              <w:r w:rsidR="00225DF9">
                <w:rPr>
                  <w:rFonts w:cs="Times New Roman" w:hint="eastAsia"/>
                  <w:sz w:val="20"/>
                  <w:szCs w:val="20"/>
                </w:rPr>
                <w:t>.</w:t>
              </w:r>
            </w:ins>
          </w:p>
          <w:p w14:paraId="18BAA56D" w14:textId="1468AC40" w:rsidR="004E04A7" w:rsidRPr="009A2958" w:rsidRDefault="00225DF9" w:rsidP="00081314">
            <w:pPr>
              <w:pStyle w:val="a8"/>
              <w:widowControl/>
              <w:numPr>
                <w:ilvl w:val="0"/>
                <w:numId w:val="2"/>
              </w:numPr>
              <w:spacing w:before="40" w:after="120" w:line="276" w:lineRule="auto"/>
              <w:rPr>
                <w:rFonts w:cs="Times New Roman"/>
                <w:sz w:val="20"/>
                <w:szCs w:val="20"/>
              </w:rPr>
            </w:pPr>
            <w:ins w:id="145" w:author="jaechang.yoo" w:date="2022-07-17T17:21:00Z">
              <w:r>
                <w:rPr>
                  <w:rFonts w:cs="Times New Roman" w:hint="eastAsia"/>
                  <w:sz w:val="20"/>
                  <w:szCs w:val="20"/>
                </w:rPr>
                <w:t>향후</w:t>
              </w:r>
              <w:r>
                <w:rPr>
                  <w:rFonts w:cs="Times New Roman" w:hint="eastAsia"/>
                  <w:sz w:val="20"/>
                  <w:szCs w:val="20"/>
                </w:rPr>
                <w:t xml:space="preserve"> </w:t>
              </w:r>
            </w:ins>
            <w:del w:id="146" w:author="jaechang.yoo" w:date="2022-07-17T17:21:00Z">
              <w:r w:rsidR="008D6327" w:rsidDel="00225DF9">
                <w:rPr>
                  <w:rFonts w:cs="Times New Roman" w:hint="eastAsia"/>
                  <w:sz w:val="20"/>
                  <w:szCs w:val="20"/>
                </w:rPr>
                <w:delText>소속</w:delText>
              </w:r>
              <w:r w:rsidR="008D6327" w:rsidDel="00225DF9">
                <w:rPr>
                  <w:rFonts w:cs="Times New Roman" w:hint="eastAsia"/>
                  <w:sz w:val="20"/>
                  <w:szCs w:val="20"/>
                </w:rPr>
                <w:delText xml:space="preserve"> </w:delText>
              </w:r>
              <w:r w:rsidR="008D6327" w:rsidDel="00225DF9">
                <w:rPr>
                  <w:rFonts w:cs="Times New Roman" w:hint="eastAsia"/>
                  <w:sz w:val="20"/>
                  <w:szCs w:val="20"/>
                </w:rPr>
                <w:delText>택시기사들의</w:delText>
              </w:r>
              <w:r w:rsidR="008D6327" w:rsidDel="00225DF9">
                <w:rPr>
                  <w:rFonts w:cs="Times New Roman" w:hint="eastAsia"/>
                  <w:sz w:val="20"/>
                  <w:szCs w:val="20"/>
                </w:rPr>
                <w:delText xml:space="preserve"> </w:delText>
              </w:r>
              <w:r w:rsidR="008D6327" w:rsidDel="00225DF9">
                <w:rPr>
                  <w:rFonts w:cs="Times New Roman" w:hint="eastAsia"/>
                  <w:sz w:val="20"/>
                  <w:szCs w:val="20"/>
                </w:rPr>
                <w:delText>수는</w:delText>
              </w:r>
              <w:r w:rsidR="008D6327" w:rsidDel="00225DF9">
                <w:rPr>
                  <w:rFonts w:cs="Times New Roman" w:hint="eastAsia"/>
                  <w:sz w:val="20"/>
                  <w:szCs w:val="20"/>
                </w:rPr>
                <w:delText xml:space="preserve"> </w:delText>
              </w:r>
              <w:r w:rsidR="008D6327" w:rsidDel="00225DF9">
                <w:rPr>
                  <w:rFonts w:cs="Times New Roman" w:hint="eastAsia"/>
                  <w:sz w:val="20"/>
                  <w:szCs w:val="20"/>
                </w:rPr>
                <w:delText>총</w:delText>
              </w:r>
              <w:r w:rsidR="008D6327" w:rsidDel="00225DF9">
                <w:rPr>
                  <w:rFonts w:cs="Times New Roman" w:hint="eastAsia"/>
                  <w:sz w:val="20"/>
                  <w:szCs w:val="20"/>
                </w:rPr>
                <w:delText xml:space="preserve"> </w:delText>
              </w:r>
              <w:r w:rsidR="008D6327" w:rsidDel="00225DF9">
                <w:rPr>
                  <w:rFonts w:cs="Times New Roman"/>
                  <w:sz w:val="20"/>
                  <w:szCs w:val="20"/>
                </w:rPr>
                <w:delText>1,000</w:delText>
              </w:r>
              <w:r w:rsidR="008D6327" w:rsidDel="00225DF9">
                <w:rPr>
                  <w:rFonts w:cs="Times New Roman" w:hint="eastAsia"/>
                  <w:sz w:val="20"/>
                  <w:szCs w:val="20"/>
                </w:rPr>
                <w:delText>여명에</w:delText>
              </w:r>
              <w:r w:rsidR="008D6327" w:rsidDel="00225DF9">
                <w:rPr>
                  <w:rFonts w:cs="Times New Roman" w:hint="eastAsia"/>
                  <w:sz w:val="20"/>
                  <w:szCs w:val="20"/>
                </w:rPr>
                <w:delText xml:space="preserve"> </w:delText>
              </w:r>
              <w:r w:rsidR="008D6327" w:rsidDel="00225DF9">
                <w:rPr>
                  <w:rFonts w:cs="Times New Roman" w:hint="eastAsia"/>
                  <w:sz w:val="20"/>
                  <w:szCs w:val="20"/>
                </w:rPr>
                <w:delText>이르고</w:delText>
              </w:r>
              <w:r w:rsidR="008D6327" w:rsidDel="00225DF9">
                <w:rPr>
                  <w:rFonts w:cs="Times New Roman" w:hint="eastAsia"/>
                  <w:sz w:val="20"/>
                  <w:szCs w:val="20"/>
                </w:rPr>
                <w:delText>,</w:delText>
              </w:r>
              <w:r w:rsidR="008D6327" w:rsidDel="00225DF9">
                <w:rPr>
                  <w:rFonts w:cs="Times New Roman"/>
                  <w:sz w:val="20"/>
                  <w:szCs w:val="20"/>
                </w:rPr>
                <w:delText xml:space="preserve"> 2019</w:delText>
              </w:r>
              <w:r w:rsidR="008D6327" w:rsidDel="00225DF9">
                <w:rPr>
                  <w:rFonts w:cs="Times New Roman" w:hint="eastAsia"/>
                  <w:sz w:val="20"/>
                  <w:szCs w:val="20"/>
                </w:rPr>
                <w:delText>년</w:delText>
              </w:r>
              <w:r w:rsidR="008D6327" w:rsidDel="00225DF9">
                <w:rPr>
                  <w:rFonts w:cs="Times New Roman" w:hint="eastAsia"/>
                  <w:sz w:val="20"/>
                  <w:szCs w:val="20"/>
                </w:rPr>
                <w:delText xml:space="preserve"> </w:delText>
              </w:r>
              <w:r w:rsidR="008D6327" w:rsidDel="00225DF9">
                <w:rPr>
                  <w:rFonts w:cs="Times New Roman" w:hint="eastAsia"/>
                  <w:sz w:val="20"/>
                  <w:szCs w:val="20"/>
                </w:rPr>
                <w:delText>이후</w:delText>
              </w:r>
              <w:r w:rsidR="008D6327" w:rsidDel="00225DF9">
                <w:rPr>
                  <w:rFonts w:cs="Times New Roman" w:hint="eastAsia"/>
                  <w:sz w:val="20"/>
                  <w:szCs w:val="20"/>
                </w:rPr>
                <w:delText xml:space="preserve"> </w:delText>
              </w:r>
              <w:r w:rsidR="008D6327" w:rsidDel="00225DF9">
                <w:rPr>
                  <w:rFonts w:cs="Times New Roman" w:hint="eastAsia"/>
                  <w:sz w:val="20"/>
                  <w:szCs w:val="20"/>
                </w:rPr>
                <w:delText>법인</w:delText>
              </w:r>
              <w:r w:rsidR="008D6327" w:rsidDel="00225DF9">
                <w:rPr>
                  <w:rFonts w:cs="Times New Roman" w:hint="eastAsia"/>
                  <w:sz w:val="20"/>
                  <w:szCs w:val="20"/>
                </w:rPr>
                <w:delText xml:space="preserve"> </w:delText>
              </w:r>
              <w:r w:rsidR="008D6327" w:rsidDel="00225DF9">
                <w:rPr>
                  <w:rFonts w:cs="Times New Roman" w:hint="eastAsia"/>
                  <w:sz w:val="20"/>
                  <w:szCs w:val="20"/>
                </w:rPr>
                <w:delText>소속</w:delText>
              </w:r>
              <w:r w:rsidR="008D6327" w:rsidDel="00225DF9">
                <w:rPr>
                  <w:rFonts w:cs="Times New Roman" w:hint="eastAsia"/>
                  <w:sz w:val="20"/>
                  <w:szCs w:val="20"/>
                </w:rPr>
                <w:delText xml:space="preserve"> </w:delText>
              </w:r>
              <w:r w:rsidR="008D6327" w:rsidDel="00225DF9">
                <w:rPr>
                  <w:rFonts w:cs="Times New Roman" w:hint="eastAsia"/>
                  <w:sz w:val="20"/>
                  <w:szCs w:val="20"/>
                </w:rPr>
                <w:delText>택시기사들의</w:delText>
              </w:r>
              <w:r w:rsidR="008D6327" w:rsidDel="00225DF9">
                <w:rPr>
                  <w:rFonts w:cs="Times New Roman" w:hint="eastAsia"/>
                  <w:sz w:val="20"/>
                  <w:szCs w:val="20"/>
                </w:rPr>
                <w:delText xml:space="preserve"> </w:delText>
              </w:r>
              <w:r w:rsidR="008D6327" w:rsidDel="00225DF9">
                <w:rPr>
                  <w:rFonts w:cs="Times New Roman" w:hint="eastAsia"/>
                  <w:sz w:val="20"/>
                  <w:szCs w:val="20"/>
                </w:rPr>
                <w:delText>최저임금</w:delText>
              </w:r>
              <w:r w:rsidR="008D6327" w:rsidDel="00225DF9">
                <w:rPr>
                  <w:rFonts w:cs="Times New Roman" w:hint="eastAsia"/>
                  <w:sz w:val="20"/>
                  <w:szCs w:val="20"/>
                </w:rPr>
                <w:delText xml:space="preserve"> </w:delText>
              </w:r>
              <w:r w:rsidR="008D6327" w:rsidDel="00225DF9">
                <w:rPr>
                  <w:rFonts w:cs="Times New Roman" w:hint="eastAsia"/>
                  <w:sz w:val="20"/>
                  <w:szCs w:val="20"/>
                </w:rPr>
                <w:delText>위반</w:delText>
              </w:r>
              <w:r w:rsidR="008D6327" w:rsidDel="00225DF9">
                <w:rPr>
                  <w:rFonts w:cs="Times New Roman" w:hint="eastAsia"/>
                  <w:sz w:val="20"/>
                  <w:szCs w:val="20"/>
                </w:rPr>
                <w:delText xml:space="preserve"> </w:delText>
              </w:r>
              <w:r w:rsidR="008D6327" w:rsidDel="00225DF9">
                <w:rPr>
                  <w:rFonts w:cs="Times New Roman" w:hint="eastAsia"/>
                  <w:sz w:val="20"/>
                  <w:szCs w:val="20"/>
                </w:rPr>
                <w:delText>관련</w:delText>
              </w:r>
              <w:r w:rsidR="008D6327" w:rsidDel="00225DF9">
                <w:rPr>
                  <w:rFonts w:cs="Times New Roman" w:hint="eastAsia"/>
                  <w:sz w:val="20"/>
                  <w:szCs w:val="20"/>
                </w:rPr>
                <w:delText xml:space="preserve"> </w:delText>
              </w:r>
              <w:r w:rsidR="008D6327" w:rsidDel="00225DF9">
                <w:rPr>
                  <w:rFonts w:cs="Times New Roman" w:hint="eastAsia"/>
                  <w:sz w:val="20"/>
                  <w:szCs w:val="20"/>
                </w:rPr>
                <w:delText>소송이</w:delText>
              </w:r>
              <w:r w:rsidR="008D6327" w:rsidDel="00225DF9">
                <w:rPr>
                  <w:rFonts w:cs="Times New Roman" w:hint="eastAsia"/>
                  <w:sz w:val="20"/>
                  <w:szCs w:val="20"/>
                </w:rPr>
                <w:delText xml:space="preserve"> </w:delText>
              </w:r>
              <w:r w:rsidR="008D6327" w:rsidDel="00225DF9">
                <w:rPr>
                  <w:rFonts w:cs="Times New Roman" w:hint="eastAsia"/>
                  <w:sz w:val="20"/>
                  <w:szCs w:val="20"/>
                </w:rPr>
                <w:delText>다수</w:delText>
              </w:r>
              <w:r w:rsidR="008D6327" w:rsidDel="00225DF9">
                <w:rPr>
                  <w:rFonts w:cs="Times New Roman" w:hint="eastAsia"/>
                  <w:sz w:val="20"/>
                  <w:szCs w:val="20"/>
                </w:rPr>
                <w:delText xml:space="preserve"> </w:delText>
              </w:r>
              <w:r w:rsidR="008D6327" w:rsidDel="00225DF9">
                <w:rPr>
                  <w:rFonts w:cs="Times New Roman" w:hint="eastAsia"/>
                  <w:sz w:val="20"/>
                  <w:szCs w:val="20"/>
                </w:rPr>
                <w:delText>제기되고</w:delText>
              </w:r>
              <w:r w:rsidR="008D6327" w:rsidDel="00225DF9">
                <w:rPr>
                  <w:rFonts w:cs="Times New Roman" w:hint="eastAsia"/>
                  <w:sz w:val="20"/>
                  <w:szCs w:val="20"/>
                </w:rPr>
                <w:delText xml:space="preserve"> </w:delText>
              </w:r>
              <w:r w:rsidR="008D6327" w:rsidDel="00225DF9">
                <w:rPr>
                  <w:rFonts w:cs="Times New Roman" w:hint="eastAsia"/>
                  <w:sz w:val="20"/>
                  <w:szCs w:val="20"/>
                </w:rPr>
                <w:delText>있는</w:delText>
              </w:r>
              <w:r w:rsidR="008D6327" w:rsidDel="00225DF9">
                <w:rPr>
                  <w:rFonts w:cs="Times New Roman" w:hint="eastAsia"/>
                  <w:sz w:val="20"/>
                  <w:szCs w:val="20"/>
                </w:rPr>
                <w:delText xml:space="preserve"> </w:delText>
              </w:r>
              <w:r w:rsidR="008D6327" w:rsidDel="00225DF9">
                <w:rPr>
                  <w:rFonts w:cs="Times New Roman" w:hint="eastAsia"/>
                  <w:sz w:val="20"/>
                  <w:szCs w:val="20"/>
                </w:rPr>
                <w:delText>점에</w:delText>
              </w:r>
              <w:r w:rsidR="008D6327" w:rsidDel="00225DF9">
                <w:rPr>
                  <w:rFonts w:cs="Times New Roman" w:hint="eastAsia"/>
                  <w:sz w:val="20"/>
                  <w:szCs w:val="20"/>
                </w:rPr>
                <w:delText xml:space="preserve"> </w:delText>
              </w:r>
              <w:r w:rsidR="008D6327" w:rsidDel="00225DF9">
                <w:rPr>
                  <w:rFonts w:cs="Times New Roman" w:hint="eastAsia"/>
                  <w:sz w:val="20"/>
                  <w:szCs w:val="20"/>
                </w:rPr>
                <w:delText>비추어볼</w:delText>
              </w:r>
              <w:r w:rsidR="008D6327" w:rsidDel="00225DF9">
                <w:rPr>
                  <w:rFonts w:cs="Times New Roman" w:hint="eastAsia"/>
                  <w:sz w:val="20"/>
                  <w:szCs w:val="20"/>
                </w:rPr>
                <w:delText xml:space="preserve"> </w:delText>
              </w:r>
              <w:r w:rsidR="008D6327" w:rsidDel="00225DF9">
                <w:rPr>
                  <w:rFonts w:cs="Times New Roman" w:hint="eastAsia"/>
                  <w:sz w:val="20"/>
                  <w:szCs w:val="20"/>
                </w:rPr>
                <w:delText>때</w:delText>
              </w:r>
              <w:r w:rsidR="008D6327" w:rsidDel="00225DF9">
                <w:rPr>
                  <w:rFonts w:cs="Times New Roman" w:hint="eastAsia"/>
                  <w:sz w:val="20"/>
                  <w:szCs w:val="20"/>
                </w:rPr>
                <w:delText>,</w:delText>
              </w:r>
              <w:r w:rsidR="008D6327" w:rsidDel="00225DF9">
                <w:rPr>
                  <w:rFonts w:cs="Times New Roman"/>
                  <w:sz w:val="20"/>
                  <w:szCs w:val="20"/>
                </w:rPr>
                <w:delText xml:space="preserve"> </w:delText>
              </w:r>
              <w:r w:rsidR="008D6327" w:rsidDel="00225DF9">
                <w:rPr>
                  <w:rFonts w:cs="Times New Roman" w:hint="eastAsia"/>
                  <w:sz w:val="20"/>
                  <w:szCs w:val="20"/>
                </w:rPr>
                <w:delText>㈜진화</w:delText>
              </w:r>
              <w:r w:rsidR="008D6327" w:rsidDel="00225DF9">
                <w:rPr>
                  <w:rFonts w:cs="Times New Roman" w:hint="eastAsia"/>
                  <w:sz w:val="20"/>
                  <w:szCs w:val="20"/>
                </w:rPr>
                <w:delText xml:space="preserve"> </w:delText>
              </w:r>
              <w:r w:rsidR="008D6327" w:rsidDel="00225DF9">
                <w:rPr>
                  <w:rFonts w:cs="Times New Roman" w:hint="eastAsia"/>
                  <w:sz w:val="20"/>
                  <w:szCs w:val="20"/>
                </w:rPr>
                <w:delText>등</w:delText>
              </w:r>
              <w:r w:rsidR="008D6327" w:rsidDel="00225DF9">
                <w:rPr>
                  <w:rFonts w:cs="Times New Roman" w:hint="eastAsia"/>
                  <w:sz w:val="20"/>
                  <w:szCs w:val="20"/>
                </w:rPr>
                <w:delText xml:space="preserve"> </w:delText>
              </w:r>
            </w:del>
            <w:r w:rsidR="008D6327">
              <w:rPr>
                <w:rFonts w:cs="Times New Roman" w:hint="eastAsia"/>
                <w:sz w:val="20"/>
                <w:szCs w:val="20"/>
              </w:rPr>
              <w:t>직영택시회사</w:t>
            </w:r>
            <w:ins w:id="147" w:author="jaechang.yoo" w:date="2022-07-17T17:21:00Z">
              <w:r w:rsidR="00A146D5">
                <w:rPr>
                  <w:rFonts w:cs="Times New Roman" w:hint="eastAsia"/>
                  <w:sz w:val="20"/>
                  <w:szCs w:val="20"/>
                </w:rPr>
                <w:t>들</w:t>
              </w:r>
            </w:ins>
            <w:r w:rsidR="008D6327">
              <w:rPr>
                <w:rFonts w:cs="Times New Roman" w:hint="eastAsia"/>
                <w:sz w:val="20"/>
                <w:szCs w:val="20"/>
              </w:rPr>
              <w:t>에</w:t>
            </w:r>
            <w:del w:id="148" w:author="jaechang.yoo" w:date="2022-07-17T17:21:00Z">
              <w:r w:rsidR="008D6327" w:rsidDel="00A146D5">
                <w:rPr>
                  <w:rFonts w:cs="Times New Roman" w:hint="eastAsia"/>
                  <w:sz w:val="20"/>
                  <w:szCs w:val="20"/>
                </w:rPr>
                <w:delText>도</w:delText>
              </w:r>
            </w:del>
            <w:r w:rsidR="008D6327">
              <w:rPr>
                <w:rFonts w:cs="Times New Roman" w:hint="eastAsia"/>
                <w:sz w:val="20"/>
                <w:szCs w:val="20"/>
              </w:rPr>
              <w:t xml:space="preserve"> </w:t>
            </w:r>
            <w:del w:id="149" w:author="jaechang.yoo" w:date="2022-07-17T17:21:00Z">
              <w:r w:rsidR="008D6327" w:rsidDel="00A146D5">
                <w:rPr>
                  <w:rFonts w:cs="Times New Roman" w:hint="eastAsia"/>
                  <w:sz w:val="20"/>
                  <w:szCs w:val="20"/>
                </w:rPr>
                <w:delText>이와</w:delText>
              </w:r>
              <w:r w:rsidR="008D6327" w:rsidDel="00A146D5">
                <w:rPr>
                  <w:rFonts w:cs="Times New Roman" w:hint="eastAsia"/>
                  <w:sz w:val="20"/>
                  <w:szCs w:val="20"/>
                </w:rPr>
                <w:delText xml:space="preserve"> </w:delText>
              </w:r>
              <w:r w:rsidR="008D6327" w:rsidDel="00A146D5">
                <w:rPr>
                  <w:rFonts w:cs="Times New Roman" w:hint="eastAsia"/>
                  <w:sz w:val="20"/>
                  <w:szCs w:val="20"/>
                </w:rPr>
                <w:delText>같은</w:delText>
              </w:r>
            </w:del>
            <w:ins w:id="150" w:author="jaechang.yoo" w:date="2022-07-17T17:21:00Z">
              <w:r w:rsidR="00A146D5">
                <w:rPr>
                  <w:rFonts w:cs="Times New Roman" w:hint="eastAsia"/>
                  <w:sz w:val="20"/>
                  <w:szCs w:val="20"/>
                </w:rPr>
                <w:t>유사한</w:t>
              </w:r>
            </w:ins>
            <w:r w:rsidR="008D6327">
              <w:rPr>
                <w:rFonts w:cs="Times New Roman" w:hint="eastAsia"/>
                <w:sz w:val="20"/>
                <w:szCs w:val="20"/>
              </w:rPr>
              <w:t xml:space="preserve"> </w:t>
            </w:r>
            <w:r w:rsidR="008D6327">
              <w:rPr>
                <w:rFonts w:cs="Times New Roman" w:hint="eastAsia"/>
                <w:sz w:val="20"/>
                <w:szCs w:val="20"/>
              </w:rPr>
              <w:t>이슈가</w:t>
            </w:r>
            <w:r w:rsidR="008D6327">
              <w:rPr>
                <w:rFonts w:cs="Times New Roman" w:hint="eastAsia"/>
                <w:sz w:val="20"/>
                <w:szCs w:val="20"/>
              </w:rPr>
              <w:t xml:space="preserve"> </w:t>
            </w:r>
            <w:r w:rsidR="008D6327">
              <w:rPr>
                <w:rFonts w:cs="Times New Roman" w:hint="eastAsia"/>
                <w:sz w:val="20"/>
                <w:szCs w:val="20"/>
              </w:rPr>
              <w:t>추가로</w:t>
            </w:r>
            <w:r w:rsidR="008D6327">
              <w:rPr>
                <w:rFonts w:cs="Times New Roman" w:hint="eastAsia"/>
                <w:sz w:val="20"/>
                <w:szCs w:val="20"/>
              </w:rPr>
              <w:t xml:space="preserve"> </w:t>
            </w:r>
            <w:r w:rsidR="008D6327">
              <w:rPr>
                <w:rFonts w:cs="Times New Roman" w:hint="eastAsia"/>
                <w:sz w:val="20"/>
                <w:szCs w:val="20"/>
              </w:rPr>
              <w:t>문제될</w:t>
            </w:r>
            <w:r w:rsidR="008D6327">
              <w:rPr>
                <w:rFonts w:cs="Times New Roman" w:hint="eastAsia"/>
                <w:sz w:val="20"/>
                <w:szCs w:val="20"/>
              </w:rPr>
              <w:t xml:space="preserve"> </w:t>
            </w:r>
            <w:r w:rsidR="008D6327">
              <w:rPr>
                <w:rFonts w:cs="Times New Roman" w:hint="eastAsia"/>
                <w:sz w:val="20"/>
                <w:szCs w:val="20"/>
              </w:rPr>
              <w:t>가능성을</w:t>
            </w:r>
            <w:r w:rsidR="008D6327">
              <w:rPr>
                <w:rFonts w:cs="Times New Roman" w:hint="eastAsia"/>
                <w:sz w:val="20"/>
                <w:szCs w:val="20"/>
              </w:rPr>
              <w:t xml:space="preserve"> </w:t>
            </w:r>
            <w:r w:rsidR="008D6327">
              <w:rPr>
                <w:rFonts w:cs="Times New Roman" w:hint="eastAsia"/>
                <w:sz w:val="20"/>
                <w:szCs w:val="20"/>
              </w:rPr>
              <w:t>배제하기</w:t>
            </w:r>
            <w:ins w:id="151" w:author="jaechang.yoo" w:date="2022-07-17T17:21:00Z">
              <w:r w:rsidR="00A146D5">
                <w:rPr>
                  <w:rFonts w:cs="Times New Roman" w:hint="eastAsia"/>
                  <w:sz w:val="20"/>
                  <w:szCs w:val="20"/>
                </w:rPr>
                <w:t>는</w:t>
              </w:r>
            </w:ins>
            <w:r w:rsidR="008D6327">
              <w:rPr>
                <w:rFonts w:cs="Times New Roman" w:hint="eastAsia"/>
                <w:sz w:val="20"/>
                <w:szCs w:val="20"/>
              </w:rPr>
              <w:t xml:space="preserve"> </w:t>
            </w:r>
            <w:r w:rsidR="008D6327">
              <w:rPr>
                <w:rFonts w:cs="Times New Roman" w:hint="eastAsia"/>
                <w:sz w:val="20"/>
                <w:szCs w:val="20"/>
              </w:rPr>
              <w:t>어려</w:t>
            </w:r>
            <w:del w:id="152" w:author="jaechang.yoo" w:date="2022-07-17T17:21:00Z">
              <w:r w:rsidR="008D6327" w:rsidDel="00A146D5">
                <w:rPr>
                  <w:rFonts w:cs="Times New Roman" w:hint="eastAsia"/>
                  <w:sz w:val="20"/>
                  <w:szCs w:val="20"/>
                </w:rPr>
                <w:delText>움</w:delText>
              </w:r>
              <w:r w:rsidR="008D6327" w:rsidDel="00A146D5">
                <w:rPr>
                  <w:rFonts w:cs="Times New Roman" w:hint="eastAsia"/>
                  <w:sz w:val="20"/>
                  <w:szCs w:val="20"/>
                </w:rPr>
                <w:delText xml:space="preserve">. </w:delText>
              </w:r>
              <w:r w:rsidR="008D6327" w:rsidDel="00A146D5">
                <w:rPr>
                  <w:rFonts w:cs="Times New Roman" w:hint="eastAsia"/>
                  <w:sz w:val="20"/>
                  <w:szCs w:val="20"/>
                </w:rPr>
                <w:delText>다만</w:delText>
              </w:r>
            </w:del>
            <w:ins w:id="153" w:author="jaechang.yoo" w:date="2022-07-17T17:21:00Z">
              <w:r w:rsidR="00A146D5">
                <w:rPr>
                  <w:rFonts w:cs="Times New Roman" w:hint="eastAsia"/>
                  <w:sz w:val="20"/>
                  <w:szCs w:val="20"/>
                </w:rPr>
                <w:t>우나</w:t>
              </w:r>
            </w:ins>
            <w:r w:rsidR="008D6327">
              <w:rPr>
                <w:rFonts w:cs="Times New Roman" w:hint="eastAsia"/>
                <w:sz w:val="20"/>
                <w:szCs w:val="20"/>
              </w:rPr>
              <w:t>,</w:t>
            </w:r>
            <w:r w:rsidR="008D6327">
              <w:rPr>
                <w:rFonts w:cs="Times New Roman"/>
                <w:sz w:val="20"/>
                <w:szCs w:val="20"/>
              </w:rPr>
              <w:t xml:space="preserve"> </w:t>
            </w:r>
            <w:ins w:id="154" w:author="jaechang.yoo" w:date="2022-07-17T17:28:00Z">
              <w:r w:rsidR="00081314">
                <w:rPr>
                  <w:rFonts w:cs="Times New Roman"/>
                  <w:sz w:val="20"/>
                  <w:szCs w:val="20"/>
                </w:rPr>
                <w:t>(</w:t>
              </w:r>
            </w:ins>
            <w:ins w:id="155" w:author="jaechang.yoo" w:date="2022-07-17T17:29:00Z">
              <w:r w:rsidR="00081314">
                <w:rPr>
                  <w:rFonts w:cs="Times New Roman"/>
                  <w:sz w:val="20"/>
                  <w:szCs w:val="20"/>
                </w:rPr>
                <w:t xml:space="preserve">i) </w:t>
              </w:r>
              <w:r w:rsidR="00081314">
                <w:rPr>
                  <w:rFonts w:cs="Times New Roman" w:hint="eastAsia"/>
                  <w:sz w:val="20"/>
                  <w:szCs w:val="20"/>
                </w:rPr>
                <w:t>대상회사가</w:t>
              </w:r>
              <w:r w:rsidR="00081314">
                <w:rPr>
                  <w:rFonts w:cs="Times New Roman" w:hint="eastAsia"/>
                  <w:sz w:val="20"/>
                  <w:szCs w:val="20"/>
                </w:rPr>
                <w:t xml:space="preserve"> </w:t>
              </w:r>
              <w:r w:rsidR="00081314">
                <w:rPr>
                  <w:rFonts w:cs="Times New Roman" w:hint="eastAsia"/>
                  <w:sz w:val="20"/>
                  <w:szCs w:val="20"/>
                </w:rPr>
                <w:t>직영택시회사들을</w:t>
              </w:r>
              <w:r w:rsidR="00081314">
                <w:rPr>
                  <w:rFonts w:cs="Times New Roman" w:hint="eastAsia"/>
                  <w:sz w:val="20"/>
                  <w:szCs w:val="20"/>
                </w:rPr>
                <w:t xml:space="preserve"> </w:t>
              </w:r>
              <w:r w:rsidR="00081314">
                <w:rPr>
                  <w:rFonts w:cs="Times New Roman" w:hint="eastAsia"/>
                  <w:sz w:val="20"/>
                  <w:szCs w:val="20"/>
                </w:rPr>
                <w:t>인수한지</w:t>
              </w:r>
              <w:r w:rsidR="00081314">
                <w:rPr>
                  <w:rFonts w:cs="Times New Roman" w:hint="eastAsia"/>
                  <w:sz w:val="20"/>
                  <w:szCs w:val="20"/>
                </w:rPr>
                <w:t xml:space="preserve"> </w:t>
              </w:r>
              <w:r w:rsidR="00081314">
                <w:rPr>
                  <w:rFonts w:cs="Times New Roman" w:hint="eastAsia"/>
                  <w:sz w:val="20"/>
                  <w:szCs w:val="20"/>
                </w:rPr>
                <w:t>약</w:t>
              </w:r>
              <w:r w:rsidR="00081314">
                <w:rPr>
                  <w:rFonts w:cs="Times New Roman" w:hint="eastAsia"/>
                  <w:sz w:val="20"/>
                  <w:szCs w:val="20"/>
                </w:rPr>
                <w:t xml:space="preserve"> 3</w:t>
              </w:r>
              <w:r w:rsidR="00081314">
                <w:rPr>
                  <w:rFonts w:cs="Times New Roman" w:hint="eastAsia"/>
                  <w:sz w:val="20"/>
                  <w:szCs w:val="20"/>
                </w:rPr>
                <w:t>년이</w:t>
              </w:r>
              <w:r w:rsidR="00081314">
                <w:rPr>
                  <w:rFonts w:cs="Times New Roman" w:hint="eastAsia"/>
                  <w:sz w:val="20"/>
                  <w:szCs w:val="20"/>
                </w:rPr>
                <w:t xml:space="preserve"> </w:t>
              </w:r>
              <w:r w:rsidR="00081314">
                <w:rPr>
                  <w:rFonts w:cs="Times New Roman" w:hint="eastAsia"/>
                  <w:sz w:val="20"/>
                  <w:szCs w:val="20"/>
                </w:rPr>
                <w:t>경과하였기</w:t>
              </w:r>
              <w:r w:rsidR="00081314">
                <w:rPr>
                  <w:rFonts w:cs="Times New Roman" w:hint="eastAsia"/>
                  <w:sz w:val="20"/>
                  <w:szCs w:val="20"/>
                </w:rPr>
                <w:t xml:space="preserve"> </w:t>
              </w:r>
              <w:r w:rsidR="00081314">
                <w:rPr>
                  <w:rFonts w:cs="Times New Roman" w:hint="eastAsia"/>
                  <w:sz w:val="20"/>
                  <w:szCs w:val="20"/>
                </w:rPr>
                <w:t>때문에</w:t>
              </w:r>
              <w:r w:rsidR="00081314">
                <w:rPr>
                  <w:rFonts w:cs="Times New Roman" w:hint="eastAsia"/>
                  <w:sz w:val="20"/>
                  <w:szCs w:val="20"/>
                </w:rPr>
                <w:t xml:space="preserve"> </w:t>
              </w:r>
              <w:r w:rsidR="00081314">
                <w:rPr>
                  <w:rFonts w:cs="Times New Roman" w:hint="eastAsia"/>
                  <w:sz w:val="20"/>
                  <w:szCs w:val="20"/>
                </w:rPr>
                <w:t>인수</w:t>
              </w:r>
              <w:r w:rsidR="00081314">
                <w:rPr>
                  <w:rFonts w:cs="Times New Roman" w:hint="eastAsia"/>
                  <w:sz w:val="20"/>
                  <w:szCs w:val="20"/>
                </w:rPr>
                <w:t xml:space="preserve"> </w:t>
              </w:r>
              <w:r w:rsidR="00081314">
                <w:rPr>
                  <w:rFonts w:cs="Times New Roman" w:hint="eastAsia"/>
                  <w:sz w:val="20"/>
                  <w:szCs w:val="20"/>
                </w:rPr>
                <w:t>이전</w:t>
              </w:r>
              <w:r w:rsidR="00081314">
                <w:rPr>
                  <w:rFonts w:cs="Times New Roman" w:hint="eastAsia"/>
                  <w:sz w:val="20"/>
                  <w:szCs w:val="20"/>
                </w:rPr>
                <w:t xml:space="preserve"> </w:t>
              </w:r>
              <w:r w:rsidR="00081314">
                <w:rPr>
                  <w:rFonts w:cs="Times New Roman" w:hint="eastAsia"/>
                  <w:sz w:val="20"/>
                  <w:szCs w:val="20"/>
                </w:rPr>
                <w:t>시점</w:t>
              </w:r>
              <w:r w:rsidR="00081314">
                <w:rPr>
                  <w:rFonts w:cs="Times New Roman" w:hint="eastAsia"/>
                  <w:sz w:val="20"/>
                  <w:szCs w:val="20"/>
                </w:rPr>
                <w:t xml:space="preserve"> </w:t>
              </w:r>
              <w:r w:rsidR="00081314">
                <w:rPr>
                  <w:rFonts w:cs="Times New Roman" w:hint="eastAsia"/>
                  <w:sz w:val="20"/>
                  <w:szCs w:val="20"/>
                </w:rPr>
                <w:t>임금</w:t>
              </w:r>
              <w:r w:rsidR="00081314">
                <w:rPr>
                  <w:rFonts w:cs="Times New Roman" w:hint="eastAsia"/>
                  <w:sz w:val="20"/>
                  <w:szCs w:val="20"/>
                </w:rPr>
                <w:t xml:space="preserve"> </w:t>
              </w:r>
              <w:r w:rsidR="00081314">
                <w:rPr>
                  <w:rFonts w:cs="Times New Roman" w:hint="eastAsia"/>
                  <w:sz w:val="20"/>
                  <w:szCs w:val="20"/>
                </w:rPr>
                <w:t>채권은</w:t>
              </w:r>
              <w:r w:rsidR="00081314">
                <w:rPr>
                  <w:rFonts w:cs="Times New Roman" w:hint="eastAsia"/>
                  <w:sz w:val="20"/>
                  <w:szCs w:val="20"/>
                </w:rPr>
                <w:t xml:space="preserve"> </w:t>
              </w:r>
              <w:r w:rsidR="00081314">
                <w:rPr>
                  <w:rFonts w:cs="Times New Roman" w:hint="eastAsia"/>
                  <w:sz w:val="20"/>
                  <w:szCs w:val="20"/>
                </w:rPr>
                <w:t>대부분</w:t>
              </w:r>
              <w:r w:rsidR="00081314">
                <w:rPr>
                  <w:rFonts w:cs="Times New Roman" w:hint="eastAsia"/>
                  <w:sz w:val="20"/>
                  <w:szCs w:val="20"/>
                </w:rPr>
                <w:t xml:space="preserve"> </w:t>
              </w:r>
              <w:r w:rsidR="00081314">
                <w:rPr>
                  <w:rFonts w:cs="Times New Roman"/>
                  <w:sz w:val="20"/>
                  <w:szCs w:val="20"/>
                </w:rPr>
                <w:t>2022</w:t>
              </w:r>
              <w:r w:rsidR="00081314">
                <w:rPr>
                  <w:rFonts w:cs="Times New Roman" w:hint="eastAsia"/>
                  <w:sz w:val="20"/>
                  <w:szCs w:val="20"/>
                </w:rPr>
                <w:t>년</w:t>
              </w:r>
              <w:r w:rsidR="00081314">
                <w:rPr>
                  <w:rFonts w:cs="Times New Roman" w:hint="eastAsia"/>
                  <w:sz w:val="20"/>
                  <w:szCs w:val="20"/>
                </w:rPr>
                <w:t xml:space="preserve"> </w:t>
              </w:r>
              <w:r w:rsidR="00081314">
                <w:rPr>
                  <w:rFonts w:cs="Times New Roman" w:hint="eastAsia"/>
                  <w:sz w:val="20"/>
                  <w:szCs w:val="20"/>
                </w:rPr>
                <w:t>말</w:t>
              </w:r>
              <w:r w:rsidR="00081314">
                <w:rPr>
                  <w:rFonts w:cs="Times New Roman" w:hint="eastAsia"/>
                  <w:sz w:val="20"/>
                  <w:szCs w:val="20"/>
                </w:rPr>
                <w:t xml:space="preserve"> </w:t>
              </w:r>
              <w:r w:rsidR="00081314">
                <w:rPr>
                  <w:rFonts w:cs="Times New Roman" w:hint="eastAsia"/>
                  <w:sz w:val="20"/>
                  <w:szCs w:val="20"/>
                </w:rPr>
                <w:t>또는</w:t>
              </w:r>
              <w:r w:rsidR="00081314">
                <w:rPr>
                  <w:rFonts w:cs="Times New Roman" w:hint="eastAsia"/>
                  <w:sz w:val="20"/>
                  <w:szCs w:val="20"/>
                </w:rPr>
                <w:t xml:space="preserve"> </w:t>
              </w:r>
              <w:r w:rsidR="00081314">
                <w:rPr>
                  <w:rFonts w:cs="Times New Roman"/>
                  <w:sz w:val="20"/>
                  <w:szCs w:val="20"/>
                </w:rPr>
                <w:t>2023</w:t>
              </w:r>
              <w:r w:rsidR="00081314">
                <w:rPr>
                  <w:rFonts w:cs="Times New Roman" w:hint="eastAsia"/>
                  <w:sz w:val="20"/>
                  <w:szCs w:val="20"/>
                </w:rPr>
                <w:t>년</w:t>
              </w:r>
              <w:r w:rsidR="00081314">
                <w:rPr>
                  <w:rFonts w:cs="Times New Roman" w:hint="eastAsia"/>
                  <w:sz w:val="20"/>
                  <w:szCs w:val="20"/>
                </w:rPr>
                <w:t xml:space="preserve"> </w:t>
              </w:r>
              <w:r w:rsidR="00081314">
                <w:rPr>
                  <w:rFonts w:cs="Times New Roman" w:hint="eastAsia"/>
                  <w:sz w:val="20"/>
                  <w:szCs w:val="20"/>
                </w:rPr>
                <w:t>초경</w:t>
              </w:r>
              <w:r w:rsidR="00081314">
                <w:rPr>
                  <w:rFonts w:cs="Times New Roman" w:hint="eastAsia"/>
                  <w:sz w:val="20"/>
                  <w:szCs w:val="20"/>
                </w:rPr>
                <w:t xml:space="preserve"> </w:t>
              </w:r>
              <w:r w:rsidR="00081314">
                <w:rPr>
                  <w:rFonts w:cs="Times New Roman" w:hint="eastAsia"/>
                  <w:sz w:val="20"/>
                  <w:szCs w:val="20"/>
                </w:rPr>
                <w:t>소멸시효가</w:t>
              </w:r>
              <w:r w:rsidR="00081314">
                <w:rPr>
                  <w:rFonts w:cs="Times New Roman" w:hint="eastAsia"/>
                  <w:sz w:val="20"/>
                  <w:szCs w:val="20"/>
                </w:rPr>
                <w:t xml:space="preserve"> </w:t>
              </w:r>
              <w:r w:rsidR="00081314">
                <w:rPr>
                  <w:rFonts w:cs="Times New Roman" w:hint="eastAsia"/>
                  <w:sz w:val="20"/>
                  <w:szCs w:val="20"/>
                </w:rPr>
                <w:t>완성될</w:t>
              </w:r>
              <w:r w:rsidR="00081314">
                <w:rPr>
                  <w:rFonts w:cs="Times New Roman" w:hint="eastAsia"/>
                  <w:sz w:val="20"/>
                  <w:szCs w:val="20"/>
                </w:rPr>
                <w:t xml:space="preserve"> </w:t>
              </w:r>
              <w:r w:rsidR="00081314">
                <w:rPr>
                  <w:rFonts w:cs="Times New Roman" w:hint="eastAsia"/>
                  <w:sz w:val="20"/>
                  <w:szCs w:val="20"/>
                </w:rPr>
                <w:t>것으로</w:t>
              </w:r>
              <w:r w:rsidR="00081314">
                <w:rPr>
                  <w:rFonts w:cs="Times New Roman" w:hint="eastAsia"/>
                  <w:sz w:val="20"/>
                  <w:szCs w:val="20"/>
                </w:rPr>
                <w:t xml:space="preserve"> </w:t>
              </w:r>
              <w:r w:rsidR="00081314">
                <w:rPr>
                  <w:rFonts w:cs="Times New Roman" w:hint="eastAsia"/>
                  <w:sz w:val="20"/>
                  <w:szCs w:val="20"/>
                </w:rPr>
                <w:t>보이는</w:t>
              </w:r>
              <w:r w:rsidR="00081314">
                <w:rPr>
                  <w:rFonts w:cs="Times New Roman" w:hint="eastAsia"/>
                  <w:sz w:val="20"/>
                  <w:szCs w:val="20"/>
                </w:rPr>
                <w:t xml:space="preserve"> </w:t>
              </w:r>
              <w:r w:rsidR="00081314">
                <w:rPr>
                  <w:rFonts w:cs="Times New Roman" w:hint="eastAsia"/>
                  <w:sz w:val="20"/>
                  <w:szCs w:val="20"/>
                </w:rPr>
                <w:t>점</w:t>
              </w:r>
              <w:r w:rsidR="00081314">
                <w:rPr>
                  <w:rFonts w:cs="Times New Roman" w:hint="eastAsia"/>
                  <w:sz w:val="20"/>
                  <w:szCs w:val="20"/>
                </w:rPr>
                <w:t xml:space="preserve"> </w:t>
              </w:r>
              <w:r w:rsidR="00081314">
                <w:rPr>
                  <w:rFonts w:cs="Times New Roman"/>
                  <w:sz w:val="20"/>
                  <w:szCs w:val="20"/>
                </w:rPr>
                <w:t xml:space="preserve">(ii) </w:t>
              </w:r>
            </w:ins>
            <w:r w:rsidR="008D6327">
              <w:rPr>
                <w:rFonts w:cs="Times New Roman" w:hint="eastAsia"/>
                <w:sz w:val="20"/>
                <w:szCs w:val="20"/>
              </w:rPr>
              <w:t>대상회사가</w:t>
            </w:r>
            <w:r w:rsidR="008D6327">
              <w:rPr>
                <w:rFonts w:cs="Times New Roman" w:hint="eastAsia"/>
                <w:sz w:val="20"/>
                <w:szCs w:val="20"/>
              </w:rPr>
              <w:t xml:space="preserve"> </w:t>
            </w:r>
            <w:r w:rsidR="008D6327">
              <w:rPr>
                <w:rFonts w:cs="Times New Roman" w:hint="eastAsia"/>
                <w:sz w:val="20"/>
                <w:szCs w:val="20"/>
              </w:rPr>
              <w:t>직영택시회사들을</w:t>
            </w:r>
            <w:r w:rsidR="008D6327">
              <w:rPr>
                <w:rFonts w:cs="Times New Roman" w:hint="eastAsia"/>
                <w:sz w:val="20"/>
                <w:szCs w:val="20"/>
              </w:rPr>
              <w:t xml:space="preserve"> </w:t>
            </w:r>
            <w:r w:rsidR="008D6327">
              <w:rPr>
                <w:rFonts w:cs="Times New Roman" w:hint="eastAsia"/>
                <w:sz w:val="20"/>
                <w:szCs w:val="20"/>
              </w:rPr>
              <w:t>인수한</w:t>
            </w:r>
            <w:r w:rsidR="008D6327">
              <w:rPr>
                <w:rFonts w:cs="Times New Roman" w:hint="eastAsia"/>
                <w:sz w:val="20"/>
                <w:szCs w:val="20"/>
              </w:rPr>
              <w:t xml:space="preserve"> </w:t>
            </w:r>
            <w:r w:rsidR="008D6327">
              <w:rPr>
                <w:rFonts w:cs="Times New Roman" w:hint="eastAsia"/>
                <w:sz w:val="20"/>
                <w:szCs w:val="20"/>
              </w:rPr>
              <w:t>이후에는</w:t>
            </w:r>
            <w:r w:rsidR="008D6327">
              <w:rPr>
                <w:rFonts w:cs="Times New Roman" w:hint="eastAsia"/>
                <w:sz w:val="20"/>
                <w:szCs w:val="20"/>
              </w:rPr>
              <w:t xml:space="preserve"> </w:t>
            </w:r>
            <w:r w:rsidR="008D6327">
              <w:rPr>
                <w:rFonts w:cs="Times New Roman" w:hint="eastAsia"/>
                <w:sz w:val="20"/>
                <w:szCs w:val="20"/>
              </w:rPr>
              <w:t>임금</w:t>
            </w:r>
            <w:r w:rsidR="008D6327">
              <w:rPr>
                <w:rFonts w:cs="Times New Roman" w:hint="eastAsia"/>
                <w:sz w:val="20"/>
                <w:szCs w:val="20"/>
              </w:rPr>
              <w:t xml:space="preserve"> </w:t>
            </w:r>
            <w:r w:rsidR="008D6327">
              <w:rPr>
                <w:rFonts w:cs="Times New Roman" w:hint="eastAsia"/>
                <w:sz w:val="20"/>
                <w:szCs w:val="20"/>
              </w:rPr>
              <w:t>구조를</w:t>
            </w:r>
            <w:r w:rsidR="008D6327">
              <w:rPr>
                <w:rFonts w:cs="Times New Roman" w:hint="eastAsia"/>
                <w:sz w:val="20"/>
                <w:szCs w:val="20"/>
              </w:rPr>
              <w:t xml:space="preserve"> </w:t>
            </w:r>
            <w:r w:rsidR="008D6327">
              <w:rPr>
                <w:rFonts w:cs="Times New Roman" w:hint="eastAsia"/>
                <w:sz w:val="20"/>
                <w:szCs w:val="20"/>
              </w:rPr>
              <w:t>개선한</w:t>
            </w:r>
            <w:r w:rsidR="008D6327">
              <w:rPr>
                <w:rFonts w:cs="Times New Roman" w:hint="eastAsia"/>
                <w:sz w:val="20"/>
                <w:szCs w:val="20"/>
              </w:rPr>
              <w:t xml:space="preserve"> </w:t>
            </w:r>
            <w:r w:rsidR="008D6327">
              <w:rPr>
                <w:rFonts w:cs="Times New Roman" w:hint="eastAsia"/>
                <w:sz w:val="20"/>
                <w:szCs w:val="20"/>
              </w:rPr>
              <w:t>점</w:t>
            </w:r>
            <w:r w:rsidR="008D6327">
              <w:rPr>
                <w:rFonts w:cs="Times New Roman" w:hint="eastAsia"/>
                <w:sz w:val="20"/>
                <w:szCs w:val="20"/>
              </w:rPr>
              <w:t xml:space="preserve">, </w:t>
            </w:r>
            <w:ins w:id="156" w:author="jaechang.yoo" w:date="2022-07-17T17:30:00Z">
              <w:r w:rsidR="00081314">
                <w:rPr>
                  <w:rFonts w:cs="Times New Roman"/>
                  <w:sz w:val="20"/>
                  <w:szCs w:val="20"/>
                </w:rPr>
                <w:t>(iii)</w:t>
              </w:r>
            </w:ins>
            <w:ins w:id="157" w:author="jaechang.yoo" w:date="2022-07-17T17:22:00Z">
              <w:r w:rsidR="00A146D5">
                <w:rPr>
                  <w:rFonts w:cs="Times New Roman" w:hint="eastAsia"/>
                  <w:sz w:val="20"/>
                  <w:szCs w:val="20"/>
                </w:rPr>
                <w:t xml:space="preserve"> </w:t>
              </w:r>
            </w:ins>
            <w:r w:rsidR="008D6327">
              <w:rPr>
                <w:rFonts w:cs="Times New Roman"/>
                <w:sz w:val="20"/>
                <w:szCs w:val="20"/>
              </w:rPr>
              <w:t>9</w:t>
            </w:r>
            <w:r w:rsidR="008D6327">
              <w:rPr>
                <w:rFonts w:cs="Times New Roman" w:hint="eastAsia"/>
                <w:sz w:val="20"/>
                <w:szCs w:val="20"/>
              </w:rPr>
              <w:t>개</w:t>
            </w:r>
            <w:r w:rsidR="008D6327">
              <w:rPr>
                <w:rFonts w:cs="Times New Roman" w:hint="eastAsia"/>
                <w:sz w:val="20"/>
                <w:szCs w:val="20"/>
              </w:rPr>
              <w:t xml:space="preserve"> </w:t>
            </w:r>
            <w:r w:rsidR="008D6327">
              <w:rPr>
                <w:rFonts w:cs="Times New Roman" w:hint="eastAsia"/>
                <w:sz w:val="20"/>
                <w:szCs w:val="20"/>
              </w:rPr>
              <w:t>직영택시회사에</w:t>
            </w:r>
            <w:r w:rsidR="008D6327">
              <w:rPr>
                <w:rFonts w:cs="Times New Roman" w:hint="eastAsia"/>
                <w:sz w:val="20"/>
                <w:szCs w:val="20"/>
              </w:rPr>
              <w:t xml:space="preserve"> </w:t>
            </w:r>
            <w:r w:rsidR="008D6327">
              <w:rPr>
                <w:rFonts w:cs="Times New Roman" w:hint="eastAsia"/>
                <w:sz w:val="20"/>
                <w:szCs w:val="20"/>
              </w:rPr>
              <w:t>모두</w:t>
            </w:r>
            <w:r w:rsidR="008D6327">
              <w:rPr>
                <w:rFonts w:cs="Times New Roman" w:hint="eastAsia"/>
                <w:sz w:val="20"/>
                <w:szCs w:val="20"/>
              </w:rPr>
              <w:t xml:space="preserve"> </w:t>
            </w:r>
            <w:r w:rsidR="008D6327">
              <w:rPr>
                <w:rFonts w:cs="Times New Roman" w:hint="eastAsia"/>
                <w:sz w:val="20"/>
                <w:szCs w:val="20"/>
              </w:rPr>
              <w:t>노조가</w:t>
            </w:r>
            <w:r w:rsidR="008D6327">
              <w:rPr>
                <w:rFonts w:cs="Times New Roman" w:hint="eastAsia"/>
                <w:sz w:val="20"/>
                <w:szCs w:val="20"/>
              </w:rPr>
              <w:t xml:space="preserve"> </w:t>
            </w:r>
            <w:r w:rsidR="008D6327">
              <w:rPr>
                <w:rFonts w:cs="Times New Roman" w:hint="eastAsia"/>
                <w:sz w:val="20"/>
                <w:szCs w:val="20"/>
              </w:rPr>
              <w:t>존재하고</w:t>
            </w:r>
            <w:r w:rsidR="008D6327">
              <w:rPr>
                <w:rFonts w:cs="Times New Roman" w:hint="eastAsia"/>
                <w:sz w:val="20"/>
                <w:szCs w:val="20"/>
              </w:rPr>
              <w:t xml:space="preserve">, </w:t>
            </w:r>
            <w:r w:rsidR="008D6327">
              <w:rPr>
                <w:rFonts w:cs="Times New Roman" w:hint="eastAsia"/>
                <w:sz w:val="20"/>
                <w:szCs w:val="20"/>
              </w:rPr>
              <w:t>대부분의</w:t>
            </w:r>
            <w:r w:rsidR="008D6327">
              <w:rPr>
                <w:rFonts w:cs="Times New Roman" w:hint="eastAsia"/>
                <w:sz w:val="20"/>
                <w:szCs w:val="20"/>
              </w:rPr>
              <w:t xml:space="preserve"> </w:t>
            </w:r>
            <w:r w:rsidR="008D6327">
              <w:rPr>
                <w:rFonts w:cs="Times New Roman" w:hint="eastAsia"/>
                <w:sz w:val="20"/>
                <w:szCs w:val="20"/>
              </w:rPr>
              <w:t>직영택시기사들이</w:t>
            </w:r>
            <w:r w:rsidR="008D6327">
              <w:rPr>
                <w:rFonts w:cs="Times New Roman" w:hint="eastAsia"/>
                <w:sz w:val="20"/>
                <w:szCs w:val="20"/>
              </w:rPr>
              <w:t xml:space="preserve"> </w:t>
            </w:r>
            <w:r w:rsidR="008D6327">
              <w:rPr>
                <w:rFonts w:cs="Times New Roman" w:hint="eastAsia"/>
                <w:sz w:val="20"/>
                <w:szCs w:val="20"/>
              </w:rPr>
              <w:t>노조에</w:t>
            </w:r>
            <w:r w:rsidR="008D6327">
              <w:rPr>
                <w:rFonts w:cs="Times New Roman" w:hint="eastAsia"/>
                <w:sz w:val="20"/>
                <w:szCs w:val="20"/>
              </w:rPr>
              <w:t xml:space="preserve"> </w:t>
            </w:r>
            <w:r w:rsidR="008D6327">
              <w:rPr>
                <w:rFonts w:cs="Times New Roman" w:hint="eastAsia"/>
                <w:sz w:val="20"/>
                <w:szCs w:val="20"/>
              </w:rPr>
              <w:t>가입되어</w:t>
            </w:r>
            <w:r w:rsidR="008D6327">
              <w:rPr>
                <w:rFonts w:cs="Times New Roman" w:hint="eastAsia"/>
                <w:sz w:val="20"/>
                <w:szCs w:val="20"/>
              </w:rPr>
              <w:t xml:space="preserve"> </w:t>
            </w:r>
            <w:r w:rsidR="008D6327">
              <w:rPr>
                <w:rFonts w:cs="Times New Roman" w:hint="eastAsia"/>
                <w:sz w:val="20"/>
                <w:szCs w:val="20"/>
              </w:rPr>
              <w:t>있으며</w:t>
            </w:r>
            <w:r w:rsidR="008D6327">
              <w:rPr>
                <w:rFonts w:cs="Times New Roman" w:hint="eastAsia"/>
                <w:sz w:val="20"/>
                <w:szCs w:val="20"/>
              </w:rPr>
              <w:t xml:space="preserve">, </w:t>
            </w:r>
            <w:r w:rsidR="008D6327">
              <w:rPr>
                <w:rFonts w:cs="Times New Roman" w:hint="eastAsia"/>
                <w:sz w:val="20"/>
                <w:szCs w:val="20"/>
              </w:rPr>
              <w:t>노조와</w:t>
            </w:r>
            <w:r w:rsidR="008D6327">
              <w:rPr>
                <w:rFonts w:cs="Times New Roman" w:hint="eastAsia"/>
                <w:sz w:val="20"/>
                <w:szCs w:val="20"/>
              </w:rPr>
              <w:t xml:space="preserve"> </w:t>
            </w:r>
            <w:r w:rsidR="008D6327">
              <w:rPr>
                <w:rFonts w:cs="Times New Roman" w:hint="eastAsia"/>
                <w:sz w:val="20"/>
                <w:szCs w:val="20"/>
              </w:rPr>
              <w:t>체결한</w:t>
            </w:r>
            <w:r w:rsidR="008D6327">
              <w:rPr>
                <w:rFonts w:cs="Times New Roman" w:hint="eastAsia"/>
                <w:sz w:val="20"/>
                <w:szCs w:val="20"/>
              </w:rPr>
              <w:t xml:space="preserve"> </w:t>
            </w:r>
            <w:r w:rsidR="008D6327">
              <w:rPr>
                <w:rFonts w:cs="Times New Roman" w:hint="eastAsia"/>
                <w:sz w:val="20"/>
                <w:szCs w:val="20"/>
              </w:rPr>
              <w:t>구체적인</w:t>
            </w:r>
            <w:r w:rsidR="008D6327">
              <w:rPr>
                <w:rFonts w:cs="Times New Roman" w:hint="eastAsia"/>
                <w:sz w:val="20"/>
                <w:szCs w:val="20"/>
              </w:rPr>
              <w:t xml:space="preserve"> </w:t>
            </w:r>
            <w:r w:rsidR="008D6327">
              <w:rPr>
                <w:rFonts w:cs="Times New Roman" w:hint="eastAsia"/>
                <w:sz w:val="20"/>
                <w:szCs w:val="20"/>
              </w:rPr>
              <w:t>임금협정이</w:t>
            </w:r>
            <w:r w:rsidR="008D6327">
              <w:rPr>
                <w:rFonts w:cs="Times New Roman" w:hint="eastAsia"/>
                <w:sz w:val="20"/>
                <w:szCs w:val="20"/>
              </w:rPr>
              <w:t xml:space="preserve"> </w:t>
            </w:r>
            <w:r w:rsidR="008D6327">
              <w:rPr>
                <w:rFonts w:cs="Times New Roman" w:hint="eastAsia"/>
                <w:sz w:val="20"/>
                <w:szCs w:val="20"/>
              </w:rPr>
              <w:t>존재함에도</w:t>
            </w:r>
            <w:r w:rsidR="008D6327">
              <w:rPr>
                <w:rFonts w:cs="Times New Roman" w:hint="eastAsia"/>
                <w:sz w:val="20"/>
                <w:szCs w:val="20"/>
              </w:rPr>
              <w:t xml:space="preserve"> </w:t>
            </w:r>
            <w:r w:rsidR="008D6327">
              <w:rPr>
                <w:rFonts w:cs="Times New Roman" w:hint="eastAsia"/>
                <w:sz w:val="20"/>
                <w:szCs w:val="20"/>
              </w:rPr>
              <w:t>불구하고</w:t>
            </w:r>
            <w:r w:rsidR="008D6327">
              <w:rPr>
                <w:rFonts w:cs="Times New Roman" w:hint="eastAsia"/>
                <w:sz w:val="20"/>
                <w:szCs w:val="20"/>
              </w:rPr>
              <w:t xml:space="preserve">, </w:t>
            </w:r>
            <w:r w:rsidR="008D6327">
              <w:rPr>
                <w:rFonts w:cs="Times New Roman" w:hint="eastAsia"/>
                <w:sz w:val="20"/>
                <w:szCs w:val="20"/>
              </w:rPr>
              <w:t>현재까지</w:t>
            </w:r>
            <w:r w:rsidR="008D6327">
              <w:rPr>
                <w:rFonts w:cs="Times New Roman" w:hint="eastAsia"/>
                <w:sz w:val="20"/>
                <w:szCs w:val="20"/>
              </w:rPr>
              <w:t xml:space="preserve"> </w:t>
            </w:r>
            <w:r w:rsidR="008D6327">
              <w:rPr>
                <w:rFonts w:cs="Times New Roman" w:hint="eastAsia"/>
                <w:sz w:val="20"/>
                <w:szCs w:val="20"/>
              </w:rPr>
              <w:t>분쟁이</w:t>
            </w:r>
            <w:r w:rsidR="008D6327">
              <w:rPr>
                <w:rFonts w:cs="Times New Roman" w:hint="eastAsia"/>
                <w:sz w:val="20"/>
                <w:szCs w:val="20"/>
              </w:rPr>
              <w:t xml:space="preserve"> </w:t>
            </w:r>
            <w:r w:rsidR="008D6327">
              <w:rPr>
                <w:rFonts w:cs="Times New Roman" w:hint="eastAsia"/>
                <w:sz w:val="20"/>
                <w:szCs w:val="20"/>
              </w:rPr>
              <w:t>거의</w:t>
            </w:r>
            <w:r w:rsidR="008D6327">
              <w:rPr>
                <w:rFonts w:cs="Times New Roman" w:hint="eastAsia"/>
                <w:sz w:val="20"/>
                <w:szCs w:val="20"/>
              </w:rPr>
              <w:t xml:space="preserve"> </w:t>
            </w:r>
            <w:r w:rsidR="008D6327">
              <w:rPr>
                <w:rFonts w:cs="Times New Roman" w:hint="eastAsia"/>
                <w:sz w:val="20"/>
                <w:szCs w:val="20"/>
              </w:rPr>
              <w:t>없었던</w:t>
            </w:r>
            <w:r w:rsidR="008D6327">
              <w:rPr>
                <w:rFonts w:cs="Times New Roman" w:hint="eastAsia"/>
                <w:sz w:val="20"/>
                <w:szCs w:val="20"/>
              </w:rPr>
              <w:t xml:space="preserve"> </w:t>
            </w:r>
            <w:r w:rsidR="008D6327">
              <w:rPr>
                <w:rFonts w:cs="Times New Roman" w:hint="eastAsia"/>
                <w:sz w:val="20"/>
                <w:szCs w:val="20"/>
              </w:rPr>
              <w:t>것으로</w:t>
            </w:r>
            <w:r w:rsidR="008D6327">
              <w:rPr>
                <w:rFonts w:cs="Times New Roman" w:hint="eastAsia"/>
                <w:sz w:val="20"/>
                <w:szCs w:val="20"/>
              </w:rPr>
              <w:t xml:space="preserve"> </w:t>
            </w:r>
            <w:r w:rsidR="008D6327">
              <w:rPr>
                <w:rFonts w:cs="Times New Roman" w:hint="eastAsia"/>
                <w:sz w:val="20"/>
                <w:szCs w:val="20"/>
              </w:rPr>
              <w:t>보이는</w:t>
            </w:r>
            <w:r w:rsidR="008D6327">
              <w:rPr>
                <w:rFonts w:cs="Times New Roman" w:hint="eastAsia"/>
                <w:sz w:val="20"/>
                <w:szCs w:val="20"/>
              </w:rPr>
              <w:t xml:space="preserve"> </w:t>
            </w:r>
            <w:r w:rsidR="008D6327">
              <w:rPr>
                <w:rFonts w:cs="Times New Roman" w:hint="eastAsia"/>
                <w:sz w:val="20"/>
                <w:szCs w:val="20"/>
              </w:rPr>
              <w:t>점</w:t>
            </w:r>
            <w:ins w:id="158" w:author="jaechang.yoo" w:date="2022-07-17T17:22:00Z">
              <w:r w:rsidR="00A146D5">
                <w:rPr>
                  <w:rFonts w:cs="Times New Roman" w:hint="eastAsia"/>
                  <w:sz w:val="20"/>
                  <w:szCs w:val="20"/>
                </w:rPr>
                <w:t xml:space="preserve"> </w:t>
              </w:r>
              <w:r w:rsidR="00A146D5">
                <w:rPr>
                  <w:rFonts w:cs="Times New Roman" w:hint="eastAsia"/>
                  <w:sz w:val="20"/>
                  <w:szCs w:val="20"/>
                </w:rPr>
                <w:t>등</w:t>
              </w:r>
            </w:ins>
            <w:r w:rsidR="008D6327">
              <w:rPr>
                <w:rFonts w:cs="Times New Roman" w:hint="eastAsia"/>
                <w:sz w:val="20"/>
                <w:szCs w:val="20"/>
              </w:rPr>
              <w:t>에</w:t>
            </w:r>
            <w:r w:rsidR="008D6327">
              <w:rPr>
                <w:rFonts w:cs="Times New Roman" w:hint="eastAsia"/>
                <w:sz w:val="20"/>
                <w:szCs w:val="20"/>
              </w:rPr>
              <w:t xml:space="preserve"> </w:t>
            </w:r>
            <w:r w:rsidR="008D6327">
              <w:rPr>
                <w:rFonts w:cs="Times New Roman" w:hint="eastAsia"/>
                <w:sz w:val="20"/>
                <w:szCs w:val="20"/>
              </w:rPr>
              <w:t>비추어볼</w:t>
            </w:r>
            <w:r w:rsidR="008D6327">
              <w:rPr>
                <w:rFonts w:cs="Times New Roman" w:hint="eastAsia"/>
                <w:sz w:val="20"/>
                <w:szCs w:val="20"/>
              </w:rPr>
              <w:t xml:space="preserve"> </w:t>
            </w:r>
            <w:r w:rsidR="008D6327">
              <w:rPr>
                <w:rFonts w:cs="Times New Roman" w:hint="eastAsia"/>
                <w:sz w:val="20"/>
                <w:szCs w:val="20"/>
              </w:rPr>
              <w:t>때</w:t>
            </w:r>
            <w:r w:rsidR="008D6327">
              <w:rPr>
                <w:rFonts w:cs="Times New Roman" w:hint="eastAsia"/>
                <w:sz w:val="20"/>
                <w:szCs w:val="20"/>
              </w:rPr>
              <w:t>,</w:t>
            </w:r>
            <w:r w:rsidR="008D6327">
              <w:rPr>
                <w:rFonts w:cs="Times New Roman"/>
                <w:sz w:val="20"/>
                <w:szCs w:val="20"/>
              </w:rPr>
              <w:t xml:space="preserve"> </w:t>
            </w:r>
            <w:r w:rsidR="008D6327">
              <w:rPr>
                <w:rFonts w:cs="Times New Roman" w:hint="eastAsia"/>
                <w:sz w:val="20"/>
                <w:szCs w:val="20"/>
              </w:rPr>
              <w:t>직영택시기사들의</w:t>
            </w:r>
            <w:r w:rsidR="008D6327">
              <w:rPr>
                <w:rFonts w:cs="Times New Roman" w:hint="eastAsia"/>
                <w:sz w:val="20"/>
                <w:szCs w:val="20"/>
              </w:rPr>
              <w:t xml:space="preserve"> </w:t>
            </w:r>
            <w:del w:id="159" w:author="jaechang.yoo" w:date="2022-07-17T17:22:00Z">
              <w:r w:rsidR="008D6327" w:rsidDel="00A146D5">
                <w:rPr>
                  <w:rFonts w:cs="Times New Roman" w:hint="eastAsia"/>
                  <w:sz w:val="20"/>
                  <w:szCs w:val="20"/>
                </w:rPr>
                <w:delText>최저</w:delText>
              </w:r>
            </w:del>
            <w:r w:rsidR="008D6327">
              <w:rPr>
                <w:rFonts w:cs="Times New Roman" w:hint="eastAsia"/>
                <w:sz w:val="20"/>
                <w:szCs w:val="20"/>
              </w:rPr>
              <w:t>임금</w:t>
            </w:r>
            <w:r w:rsidR="008D6327">
              <w:rPr>
                <w:rFonts w:cs="Times New Roman" w:hint="eastAsia"/>
                <w:sz w:val="20"/>
                <w:szCs w:val="20"/>
              </w:rPr>
              <w:t xml:space="preserve"> </w:t>
            </w:r>
            <w:r w:rsidR="008D6327">
              <w:rPr>
                <w:rFonts w:cs="Times New Roman" w:hint="eastAsia"/>
                <w:sz w:val="20"/>
                <w:szCs w:val="20"/>
              </w:rPr>
              <w:t>관련하</w:t>
            </w:r>
            <w:r w:rsidR="008D6327">
              <w:rPr>
                <w:rFonts w:cs="Times New Roman" w:hint="eastAsia"/>
                <w:sz w:val="20"/>
                <w:szCs w:val="20"/>
              </w:rPr>
              <w:lastRenderedPageBreak/>
              <w:t>여</w:t>
            </w:r>
            <w:r w:rsidR="008D6327">
              <w:rPr>
                <w:rFonts w:cs="Times New Roman" w:hint="eastAsia"/>
                <w:sz w:val="20"/>
                <w:szCs w:val="20"/>
              </w:rPr>
              <w:t xml:space="preserve"> </w:t>
            </w:r>
            <w:r w:rsidR="008D6327">
              <w:rPr>
                <w:rFonts w:cs="Times New Roman" w:hint="eastAsia"/>
                <w:sz w:val="20"/>
                <w:szCs w:val="20"/>
              </w:rPr>
              <w:t>추가</w:t>
            </w:r>
            <w:r w:rsidR="008D6327">
              <w:rPr>
                <w:rFonts w:cs="Times New Roman" w:hint="eastAsia"/>
                <w:sz w:val="20"/>
                <w:szCs w:val="20"/>
              </w:rPr>
              <w:t xml:space="preserve"> </w:t>
            </w:r>
            <w:r w:rsidR="008D6327">
              <w:rPr>
                <w:rFonts w:cs="Times New Roman" w:hint="eastAsia"/>
                <w:sz w:val="20"/>
                <w:szCs w:val="20"/>
              </w:rPr>
              <w:t>분쟁이</w:t>
            </w:r>
            <w:r w:rsidR="008D6327">
              <w:rPr>
                <w:rFonts w:cs="Times New Roman" w:hint="eastAsia"/>
                <w:sz w:val="20"/>
                <w:szCs w:val="20"/>
              </w:rPr>
              <w:t xml:space="preserve"> </w:t>
            </w:r>
            <w:r w:rsidR="008D6327">
              <w:rPr>
                <w:rFonts w:cs="Times New Roman" w:hint="eastAsia"/>
                <w:sz w:val="20"/>
                <w:szCs w:val="20"/>
              </w:rPr>
              <w:t>발생할</w:t>
            </w:r>
            <w:r w:rsidR="008D6327">
              <w:rPr>
                <w:rFonts w:cs="Times New Roman" w:hint="eastAsia"/>
                <w:sz w:val="20"/>
                <w:szCs w:val="20"/>
              </w:rPr>
              <w:t xml:space="preserve"> </w:t>
            </w:r>
            <w:r w:rsidR="008D6327">
              <w:rPr>
                <w:rFonts w:cs="Times New Roman" w:hint="eastAsia"/>
                <w:sz w:val="20"/>
                <w:szCs w:val="20"/>
              </w:rPr>
              <w:t>가능성은</w:t>
            </w:r>
            <w:r w:rsidR="008D6327">
              <w:rPr>
                <w:rFonts w:cs="Times New Roman" w:hint="eastAsia"/>
                <w:sz w:val="20"/>
                <w:szCs w:val="20"/>
              </w:rPr>
              <w:t xml:space="preserve"> </w:t>
            </w:r>
            <w:r w:rsidR="008D6327">
              <w:rPr>
                <w:rFonts w:cs="Times New Roman" w:hint="eastAsia"/>
                <w:sz w:val="20"/>
                <w:szCs w:val="20"/>
              </w:rPr>
              <w:t>낮을</w:t>
            </w:r>
            <w:r w:rsidR="008D6327">
              <w:rPr>
                <w:rFonts w:cs="Times New Roman" w:hint="eastAsia"/>
                <w:sz w:val="20"/>
                <w:szCs w:val="20"/>
              </w:rPr>
              <w:t xml:space="preserve"> </w:t>
            </w:r>
            <w:r w:rsidR="008D6327">
              <w:rPr>
                <w:rFonts w:cs="Times New Roman" w:hint="eastAsia"/>
                <w:sz w:val="20"/>
                <w:szCs w:val="20"/>
              </w:rPr>
              <w:t>것으로</w:t>
            </w:r>
            <w:r w:rsidR="008D6327">
              <w:rPr>
                <w:rFonts w:cs="Times New Roman" w:hint="eastAsia"/>
                <w:sz w:val="20"/>
                <w:szCs w:val="20"/>
              </w:rPr>
              <w:t xml:space="preserve"> </w:t>
            </w:r>
            <w:r w:rsidR="008D6327">
              <w:rPr>
                <w:rFonts w:cs="Times New Roman" w:hint="eastAsia"/>
                <w:sz w:val="20"/>
                <w:szCs w:val="20"/>
              </w:rPr>
              <w:t>추정됨</w:t>
            </w:r>
            <w:r w:rsidR="008D6327">
              <w:rPr>
                <w:rFonts w:cs="Times New Roman" w:hint="eastAsia"/>
                <w:sz w:val="20"/>
                <w:szCs w:val="20"/>
              </w:rPr>
              <w:t>.</w:t>
            </w:r>
          </w:p>
        </w:tc>
        <w:tc>
          <w:tcPr>
            <w:tcW w:w="27" w:type="pct"/>
            <w:tcBorders>
              <w:top w:val="nil"/>
              <w:bottom w:val="nil"/>
            </w:tcBorders>
          </w:tcPr>
          <w:p w14:paraId="4B68FFFE"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31A17A47" w14:textId="77777777" w:rsidR="004E04A7" w:rsidRDefault="00630C62" w:rsidP="004E04A7">
            <w:pPr>
              <w:pStyle w:val="a8"/>
              <w:widowControl/>
              <w:numPr>
                <w:ilvl w:val="0"/>
                <w:numId w:val="2"/>
              </w:numPr>
              <w:spacing w:before="40" w:after="120" w:line="276" w:lineRule="auto"/>
              <w:rPr>
                <w:ins w:id="160" w:author="jaechang.yoo" w:date="2022-07-17T17:23:00Z"/>
                <w:rFonts w:cs="Times New Roman"/>
                <w:sz w:val="20"/>
                <w:szCs w:val="20"/>
              </w:rPr>
            </w:pPr>
            <w:r>
              <w:rPr>
                <w:rFonts w:cs="Times New Roman" w:hint="eastAsia"/>
                <w:sz w:val="20"/>
                <w:szCs w:val="20"/>
              </w:rPr>
              <w:t>자회사</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손자회사의</w:t>
            </w:r>
            <w:r>
              <w:rPr>
                <w:rFonts w:cs="Times New Roman" w:hint="eastAsia"/>
                <w:sz w:val="20"/>
                <w:szCs w:val="20"/>
              </w:rPr>
              <w:t xml:space="preserve"> </w:t>
            </w:r>
            <w:r>
              <w:rPr>
                <w:rFonts w:cs="Times New Roman" w:hint="eastAsia"/>
                <w:sz w:val="20"/>
                <w:szCs w:val="20"/>
              </w:rPr>
              <w:t>인사노무</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운영</w:t>
            </w:r>
            <w:r>
              <w:rPr>
                <w:rFonts w:cs="Times New Roman" w:hint="eastAsia"/>
                <w:sz w:val="20"/>
                <w:szCs w:val="20"/>
              </w:rPr>
              <w:t xml:space="preserve"> </w:t>
            </w:r>
            <w:r>
              <w:rPr>
                <w:rFonts w:cs="Times New Roman" w:hint="eastAsia"/>
                <w:sz w:val="20"/>
                <w:szCs w:val="20"/>
              </w:rPr>
              <w:t>현황에</w:t>
            </w:r>
            <w:r>
              <w:rPr>
                <w:rFonts w:cs="Times New Roman" w:hint="eastAsia"/>
                <w:sz w:val="20"/>
                <w:szCs w:val="20"/>
              </w:rPr>
              <w:t xml:space="preserve"> </w:t>
            </w:r>
            <w:r>
              <w:rPr>
                <w:rFonts w:cs="Times New Roman" w:hint="eastAsia"/>
                <w:sz w:val="20"/>
                <w:szCs w:val="20"/>
              </w:rPr>
              <w:t>따라</w:t>
            </w:r>
            <w:r>
              <w:rPr>
                <w:rFonts w:cs="Times New Roman" w:hint="eastAsia"/>
                <w:sz w:val="20"/>
                <w:szCs w:val="20"/>
              </w:rPr>
              <w:t xml:space="preserve"> </w:t>
            </w:r>
            <w:r>
              <w:rPr>
                <w:rFonts w:cs="Times New Roman" w:hint="eastAsia"/>
                <w:sz w:val="20"/>
                <w:szCs w:val="20"/>
              </w:rPr>
              <w:t>금전적인</w:t>
            </w:r>
            <w:r>
              <w:rPr>
                <w:rFonts w:cs="Times New Roman" w:hint="eastAsia"/>
                <w:sz w:val="20"/>
                <w:szCs w:val="20"/>
              </w:rPr>
              <w:t xml:space="preserve"> </w:t>
            </w:r>
            <w:r>
              <w:rPr>
                <w:rFonts w:cs="Times New Roman" w:hint="eastAsia"/>
                <w:sz w:val="20"/>
                <w:szCs w:val="20"/>
              </w:rPr>
              <w:t>영향이</w:t>
            </w:r>
            <w:r>
              <w:rPr>
                <w:rFonts w:cs="Times New Roman" w:hint="eastAsia"/>
                <w:sz w:val="20"/>
                <w:szCs w:val="20"/>
              </w:rPr>
              <w:t xml:space="preserve"> </w:t>
            </w:r>
            <w:r>
              <w:rPr>
                <w:rFonts w:cs="Times New Roman" w:hint="eastAsia"/>
                <w:sz w:val="20"/>
                <w:szCs w:val="20"/>
              </w:rPr>
              <w:t>발생할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있으나</w:t>
            </w:r>
            <w:r>
              <w:rPr>
                <w:rFonts w:cs="Times New Roman" w:hint="eastAsia"/>
                <w:sz w:val="20"/>
                <w:szCs w:val="20"/>
              </w:rPr>
              <w:t>,</w:t>
            </w:r>
            <w:r>
              <w:rPr>
                <w:rFonts w:cs="Times New Roman"/>
                <w:sz w:val="20"/>
                <w:szCs w:val="20"/>
              </w:rPr>
              <w:t xml:space="preserve"> </w:t>
            </w:r>
            <w:r>
              <w:rPr>
                <w:rFonts w:cs="Times New Roman" w:hint="eastAsia"/>
                <w:sz w:val="20"/>
                <w:szCs w:val="20"/>
              </w:rPr>
              <w:t>설령</w:t>
            </w:r>
            <w:r>
              <w:rPr>
                <w:rFonts w:cs="Times New Roman" w:hint="eastAsia"/>
                <w:sz w:val="20"/>
                <w:szCs w:val="20"/>
              </w:rPr>
              <w:t xml:space="preserve"> </w:t>
            </w:r>
            <w:r>
              <w:rPr>
                <w:rFonts w:cs="Times New Roman" w:hint="eastAsia"/>
                <w:sz w:val="20"/>
                <w:szCs w:val="20"/>
              </w:rPr>
              <w:t>인사노무</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법령</w:t>
            </w:r>
            <w:r>
              <w:rPr>
                <w:rFonts w:cs="Times New Roman" w:hint="eastAsia"/>
                <w:sz w:val="20"/>
                <w:szCs w:val="20"/>
              </w:rPr>
              <w:t xml:space="preserve"> </w:t>
            </w:r>
            <w:r>
              <w:rPr>
                <w:rFonts w:cs="Times New Roman" w:hint="eastAsia"/>
                <w:sz w:val="20"/>
                <w:szCs w:val="20"/>
              </w:rPr>
              <w:t>위반</w:t>
            </w:r>
            <w:r>
              <w:rPr>
                <w:rFonts w:cs="Times New Roman" w:hint="eastAsia"/>
                <w:sz w:val="20"/>
                <w:szCs w:val="20"/>
              </w:rPr>
              <w:t xml:space="preserve"> </w:t>
            </w:r>
            <w:r>
              <w:rPr>
                <w:rFonts w:cs="Times New Roman" w:hint="eastAsia"/>
                <w:sz w:val="20"/>
                <w:szCs w:val="20"/>
              </w:rPr>
              <w:t>사항이</w:t>
            </w:r>
            <w:r>
              <w:rPr>
                <w:rFonts w:cs="Times New Roman" w:hint="eastAsia"/>
                <w:sz w:val="20"/>
                <w:szCs w:val="20"/>
              </w:rPr>
              <w:t xml:space="preserve"> </w:t>
            </w:r>
            <w:r>
              <w:rPr>
                <w:rFonts w:cs="Times New Roman" w:hint="eastAsia"/>
                <w:sz w:val="20"/>
                <w:szCs w:val="20"/>
              </w:rPr>
              <w:t>있다고</w:t>
            </w:r>
            <w:r>
              <w:rPr>
                <w:rFonts w:cs="Times New Roman" w:hint="eastAsia"/>
                <w:sz w:val="20"/>
                <w:szCs w:val="20"/>
              </w:rPr>
              <w:t xml:space="preserve"> </w:t>
            </w:r>
            <w:r>
              <w:rPr>
                <w:rFonts w:cs="Times New Roman" w:hint="eastAsia"/>
                <w:sz w:val="20"/>
                <w:szCs w:val="20"/>
              </w:rPr>
              <w:t>하더라도</w:t>
            </w:r>
            <w:r>
              <w:rPr>
                <w:rFonts w:cs="Times New Roman" w:hint="eastAsia"/>
                <w:sz w:val="20"/>
                <w:szCs w:val="20"/>
              </w:rPr>
              <w:t xml:space="preserve"> </w:t>
            </w:r>
            <w:r>
              <w:rPr>
                <w:rFonts w:cs="Times New Roman" w:hint="eastAsia"/>
                <w:sz w:val="20"/>
                <w:szCs w:val="20"/>
              </w:rPr>
              <w:t>각</w:t>
            </w:r>
            <w:r>
              <w:rPr>
                <w:rFonts w:cs="Times New Roman" w:hint="eastAsia"/>
                <w:sz w:val="20"/>
                <w:szCs w:val="20"/>
              </w:rPr>
              <w:t xml:space="preserve"> </w:t>
            </w:r>
            <w:r>
              <w:rPr>
                <w:rFonts w:cs="Times New Roman" w:hint="eastAsia"/>
                <w:sz w:val="20"/>
                <w:szCs w:val="20"/>
              </w:rPr>
              <w:t>회사의</w:t>
            </w:r>
            <w:r>
              <w:rPr>
                <w:rFonts w:cs="Times New Roman" w:hint="eastAsia"/>
                <w:sz w:val="20"/>
                <w:szCs w:val="20"/>
              </w:rPr>
              <w:t xml:space="preserve"> </w:t>
            </w:r>
            <w:r>
              <w:rPr>
                <w:rFonts w:cs="Times New Roman" w:hint="eastAsia"/>
                <w:sz w:val="20"/>
                <w:szCs w:val="20"/>
              </w:rPr>
              <w:t>규모상</w:t>
            </w:r>
            <w:r>
              <w:rPr>
                <w:rFonts w:cs="Times New Roman" w:hint="eastAsia"/>
                <w:sz w:val="20"/>
                <w:szCs w:val="20"/>
              </w:rPr>
              <w:t xml:space="preserve"> </w:t>
            </w:r>
            <w:r>
              <w:rPr>
                <w:rFonts w:cs="Times New Roman" w:hint="eastAsia"/>
                <w:sz w:val="20"/>
                <w:szCs w:val="20"/>
              </w:rPr>
              <w:t>금전적인</w:t>
            </w:r>
            <w:r>
              <w:rPr>
                <w:rFonts w:cs="Times New Roman" w:hint="eastAsia"/>
                <w:sz w:val="20"/>
                <w:szCs w:val="20"/>
              </w:rPr>
              <w:t xml:space="preserve"> </w:t>
            </w:r>
            <w:r>
              <w:rPr>
                <w:rFonts w:cs="Times New Roman" w:hint="eastAsia"/>
                <w:sz w:val="20"/>
                <w:szCs w:val="20"/>
              </w:rPr>
              <w:t>영향이</w:t>
            </w:r>
            <w:r>
              <w:rPr>
                <w:rFonts w:cs="Times New Roman" w:hint="eastAsia"/>
                <w:sz w:val="20"/>
                <w:szCs w:val="20"/>
              </w:rPr>
              <w:t xml:space="preserve"> </w:t>
            </w:r>
            <w:r>
              <w:rPr>
                <w:rFonts w:cs="Times New Roman" w:hint="eastAsia"/>
                <w:sz w:val="20"/>
                <w:szCs w:val="20"/>
              </w:rPr>
              <w:t>크지는</w:t>
            </w:r>
            <w:r>
              <w:rPr>
                <w:rFonts w:cs="Times New Roman" w:hint="eastAsia"/>
                <w:sz w:val="20"/>
                <w:szCs w:val="20"/>
              </w:rPr>
              <w:t xml:space="preserve"> </w:t>
            </w:r>
            <w:r>
              <w:rPr>
                <w:rFonts w:cs="Times New Roman" w:hint="eastAsia"/>
                <w:sz w:val="20"/>
                <w:szCs w:val="20"/>
              </w:rPr>
              <w:t>않을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w:t>
            </w:r>
          </w:p>
          <w:p w14:paraId="1631925C" w14:textId="15DD9429" w:rsidR="00A146D5" w:rsidRPr="009A2958" w:rsidRDefault="00A146D5" w:rsidP="004E04A7">
            <w:pPr>
              <w:pStyle w:val="a8"/>
              <w:widowControl/>
              <w:numPr>
                <w:ilvl w:val="0"/>
                <w:numId w:val="2"/>
              </w:numPr>
              <w:spacing w:before="40" w:after="120" w:line="276" w:lineRule="auto"/>
              <w:rPr>
                <w:rFonts w:cs="Times New Roman"/>
                <w:sz w:val="20"/>
                <w:szCs w:val="20"/>
              </w:rPr>
            </w:pPr>
            <w:ins w:id="161" w:author="jaechang.yoo" w:date="2022-07-17T17:23:00Z">
              <w:r>
                <w:rPr>
                  <w:rFonts w:cs="Times New Roman" w:hint="eastAsia"/>
                  <w:sz w:val="20"/>
                  <w:szCs w:val="20"/>
                </w:rPr>
                <w:t>현재</w:t>
              </w:r>
              <w:r>
                <w:rPr>
                  <w:rFonts w:cs="Times New Roman" w:hint="eastAsia"/>
                  <w:sz w:val="20"/>
                  <w:szCs w:val="20"/>
                </w:rPr>
                <w:t xml:space="preserve"> </w:t>
              </w:r>
              <w:r>
                <w:rPr>
                  <w:rFonts w:cs="Times New Roman" w:hint="eastAsia"/>
                  <w:sz w:val="20"/>
                  <w:szCs w:val="20"/>
                </w:rPr>
                <w:t>자회사</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손자회사에서</w:t>
              </w:r>
              <w:r>
                <w:rPr>
                  <w:rFonts w:cs="Times New Roman" w:hint="eastAsia"/>
                  <w:sz w:val="20"/>
                  <w:szCs w:val="20"/>
                </w:rPr>
                <w:t xml:space="preserve"> </w:t>
              </w:r>
              <w:r>
                <w:rPr>
                  <w:rFonts w:cs="Times New Roman" w:hint="eastAsia"/>
                  <w:sz w:val="20"/>
                  <w:szCs w:val="20"/>
                </w:rPr>
                <w:t>진행</w:t>
              </w:r>
              <w:r>
                <w:rPr>
                  <w:rFonts w:cs="Times New Roman" w:hint="eastAsia"/>
                  <w:sz w:val="20"/>
                  <w:szCs w:val="20"/>
                </w:rPr>
                <w:t xml:space="preserve"> </w:t>
              </w:r>
              <w:r>
                <w:rPr>
                  <w:rFonts w:cs="Times New Roman" w:hint="eastAsia"/>
                  <w:sz w:val="20"/>
                  <w:szCs w:val="20"/>
                </w:rPr>
                <w:t>중인</w:t>
              </w:r>
              <w:r>
                <w:rPr>
                  <w:rFonts w:cs="Times New Roman" w:hint="eastAsia"/>
                  <w:sz w:val="20"/>
                  <w:szCs w:val="20"/>
                </w:rPr>
                <w:t xml:space="preserve"> </w:t>
              </w:r>
              <w:r>
                <w:rPr>
                  <w:rFonts w:cs="Times New Roman" w:hint="eastAsia"/>
                  <w:sz w:val="20"/>
                  <w:szCs w:val="20"/>
                </w:rPr>
                <w:lastRenderedPageBreak/>
                <w:t>소송의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승패를</w:t>
              </w:r>
              <w:r>
                <w:rPr>
                  <w:rFonts w:cs="Times New Roman" w:hint="eastAsia"/>
                  <w:sz w:val="20"/>
                  <w:szCs w:val="20"/>
                </w:rPr>
                <w:t xml:space="preserve"> </w:t>
              </w:r>
              <w:r>
                <w:rPr>
                  <w:rFonts w:cs="Times New Roman" w:hint="eastAsia"/>
                  <w:sz w:val="20"/>
                  <w:szCs w:val="20"/>
                </w:rPr>
                <w:t>예측하기</w:t>
              </w:r>
              <w:r>
                <w:rPr>
                  <w:rFonts w:cs="Times New Roman" w:hint="eastAsia"/>
                  <w:sz w:val="20"/>
                  <w:szCs w:val="20"/>
                </w:rPr>
                <w:t xml:space="preserve"> </w:t>
              </w:r>
              <w:r>
                <w:rPr>
                  <w:rFonts w:cs="Times New Roman" w:hint="eastAsia"/>
                  <w:sz w:val="20"/>
                  <w:szCs w:val="20"/>
                </w:rPr>
                <w:t>어려우나</w:t>
              </w:r>
              <w:r>
                <w:rPr>
                  <w:rFonts w:cs="Times New Roman" w:hint="eastAsia"/>
                  <w:sz w:val="20"/>
                  <w:szCs w:val="20"/>
                </w:rPr>
                <w:t xml:space="preserve">, </w:t>
              </w:r>
            </w:ins>
            <w:ins w:id="162" w:author="jaechang.yoo" w:date="2022-07-17T17:28:00Z">
              <w:r w:rsidR="00081314">
                <w:rPr>
                  <w:rFonts w:cs="Times New Roman" w:hint="eastAsia"/>
                  <w:sz w:val="20"/>
                  <w:szCs w:val="20"/>
                </w:rPr>
                <w:t>만약</w:t>
              </w:r>
              <w:r w:rsidR="00081314">
                <w:rPr>
                  <w:rFonts w:cs="Times New Roman" w:hint="eastAsia"/>
                  <w:sz w:val="20"/>
                  <w:szCs w:val="20"/>
                </w:rPr>
                <w:t xml:space="preserve"> </w:t>
              </w:r>
              <w:r w:rsidR="00081314">
                <w:rPr>
                  <w:rFonts w:cs="Times New Roman" w:hint="eastAsia"/>
                  <w:sz w:val="20"/>
                  <w:szCs w:val="20"/>
                </w:rPr>
                <w:t>모든</w:t>
              </w:r>
              <w:r w:rsidR="00081314">
                <w:rPr>
                  <w:rFonts w:cs="Times New Roman" w:hint="eastAsia"/>
                  <w:sz w:val="20"/>
                  <w:szCs w:val="20"/>
                </w:rPr>
                <w:t xml:space="preserve"> </w:t>
              </w:r>
              <w:r w:rsidR="00081314">
                <w:rPr>
                  <w:rFonts w:cs="Times New Roman" w:hint="eastAsia"/>
                  <w:sz w:val="20"/>
                  <w:szCs w:val="20"/>
                </w:rPr>
                <w:t>소송에서</w:t>
              </w:r>
            </w:ins>
            <w:ins w:id="163" w:author="jaechang.yoo" w:date="2022-07-17T17:23:00Z">
              <w:r>
                <w:rPr>
                  <w:rFonts w:cs="Times New Roman" w:hint="eastAsia"/>
                  <w:sz w:val="20"/>
                  <w:szCs w:val="20"/>
                </w:rPr>
                <w:t xml:space="preserve"> </w:t>
              </w:r>
              <w:r>
                <w:rPr>
                  <w:rFonts w:cs="Times New Roman" w:hint="eastAsia"/>
                  <w:sz w:val="20"/>
                  <w:szCs w:val="20"/>
                </w:rPr>
                <w:t>패소를</w:t>
              </w:r>
              <w:r>
                <w:rPr>
                  <w:rFonts w:cs="Times New Roman" w:hint="eastAsia"/>
                  <w:sz w:val="20"/>
                  <w:szCs w:val="20"/>
                </w:rPr>
                <w:t xml:space="preserve"> </w:t>
              </w:r>
              <w:r>
                <w:rPr>
                  <w:rFonts w:cs="Times New Roman" w:hint="eastAsia"/>
                  <w:sz w:val="20"/>
                  <w:szCs w:val="20"/>
                </w:rPr>
                <w:t>할</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약</w:t>
              </w:r>
              <w:r>
                <w:rPr>
                  <w:rFonts w:cs="Times New Roman" w:hint="eastAsia"/>
                  <w:sz w:val="20"/>
                  <w:szCs w:val="20"/>
                </w:rPr>
                <w:t xml:space="preserve"> 11</w:t>
              </w:r>
              <w:r>
                <w:rPr>
                  <w:rFonts w:cs="Times New Roman" w:hint="eastAsia"/>
                  <w:sz w:val="20"/>
                  <w:szCs w:val="20"/>
                </w:rPr>
                <w:t>억</w:t>
              </w:r>
              <w:r>
                <w:rPr>
                  <w:rFonts w:cs="Times New Roman" w:hint="eastAsia"/>
                  <w:sz w:val="20"/>
                  <w:szCs w:val="20"/>
                </w:rPr>
                <w:t xml:space="preserve"> </w:t>
              </w:r>
              <w:r>
                <w:rPr>
                  <w:rFonts w:cs="Times New Roman"/>
                  <w:sz w:val="20"/>
                  <w:szCs w:val="20"/>
                </w:rPr>
                <w:t>957</w:t>
              </w:r>
              <w:r>
                <w:rPr>
                  <w:rFonts w:cs="Times New Roman" w:hint="eastAsia"/>
                  <w:sz w:val="20"/>
                  <w:szCs w:val="20"/>
                </w:rPr>
                <w:t>만원을</w:t>
              </w:r>
              <w:r>
                <w:rPr>
                  <w:rFonts w:cs="Times New Roman" w:hint="eastAsia"/>
                  <w:sz w:val="20"/>
                  <w:szCs w:val="20"/>
                </w:rPr>
                <w:t xml:space="preserve"> </w:t>
              </w:r>
              <w:r>
                <w:rPr>
                  <w:rFonts w:cs="Times New Roman" w:hint="eastAsia"/>
                  <w:sz w:val="20"/>
                  <w:szCs w:val="20"/>
                </w:rPr>
                <w:t>지급할</w:t>
              </w:r>
              <w:r>
                <w:rPr>
                  <w:rFonts w:cs="Times New Roman" w:hint="eastAsia"/>
                  <w:sz w:val="20"/>
                  <w:szCs w:val="20"/>
                </w:rPr>
                <w:t xml:space="preserve"> </w:t>
              </w:r>
              <w:r>
                <w:rPr>
                  <w:rFonts w:cs="Times New Roman" w:hint="eastAsia"/>
                  <w:sz w:val="20"/>
                  <w:szCs w:val="20"/>
                </w:rPr>
                <w:t>의무가</w:t>
              </w:r>
              <w:r>
                <w:rPr>
                  <w:rFonts w:cs="Times New Roman" w:hint="eastAsia"/>
                  <w:sz w:val="20"/>
                  <w:szCs w:val="20"/>
                </w:rPr>
                <w:t xml:space="preserve"> </w:t>
              </w:r>
              <w:r>
                <w:rPr>
                  <w:rFonts w:cs="Times New Roman" w:hint="eastAsia"/>
                  <w:sz w:val="20"/>
                  <w:szCs w:val="20"/>
                </w:rPr>
                <w:t>발생할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r>
                <w:rPr>
                  <w:rStyle w:val="ad"/>
                  <w:rFonts w:cs="Times New Roman"/>
                  <w:sz w:val="20"/>
                  <w:szCs w:val="20"/>
                </w:rPr>
                <w:footnoteReference w:id="19"/>
              </w:r>
            </w:ins>
          </w:p>
        </w:tc>
      </w:tr>
      <w:tr w:rsidR="004E04A7" w:rsidRPr="009A2958" w14:paraId="49E9F26F" w14:textId="77777777" w:rsidTr="00061A1F">
        <w:trPr>
          <w:trHeight w:val="132"/>
        </w:trPr>
        <w:tc>
          <w:tcPr>
            <w:tcW w:w="619" w:type="pct"/>
          </w:tcPr>
          <w:p w14:paraId="4946A67E" w14:textId="6A166D7F" w:rsidR="004E04A7" w:rsidRPr="00250EEB" w:rsidRDefault="004E04A7" w:rsidP="004E04A7">
            <w:pPr>
              <w:widowControl/>
              <w:spacing w:before="40" w:after="120" w:line="276" w:lineRule="auto"/>
              <w:jc w:val="center"/>
              <w:outlineLvl w:val="0"/>
              <w:rPr>
                <w:rFonts w:cs="Times New Roman"/>
                <w:b/>
                <w:color w:val="404040" w:themeColor="text1" w:themeTint="BF"/>
                <w:kern w:val="0"/>
                <w:sz w:val="20"/>
                <w:szCs w:val="20"/>
              </w:rPr>
            </w:pPr>
            <w:bookmarkStart w:id="166" w:name="_Toc108480436"/>
            <w:bookmarkStart w:id="167" w:name="_Toc108512992"/>
            <w:r>
              <w:rPr>
                <w:rFonts w:cs="Times New Roman" w:hint="eastAsia"/>
                <w:b/>
                <w:color w:val="404040" w:themeColor="text1" w:themeTint="BF"/>
                <w:kern w:val="0"/>
                <w:sz w:val="20"/>
                <w:szCs w:val="20"/>
              </w:rPr>
              <w:lastRenderedPageBreak/>
              <w:t>직영택시회사</w:t>
            </w:r>
            <w:r>
              <w:rPr>
                <w:rFonts w:cs="Times New Roman" w:hint="eastAsia"/>
                <w:b/>
                <w:color w:val="404040" w:themeColor="text1" w:themeTint="BF"/>
                <w:kern w:val="0"/>
                <w:sz w:val="20"/>
                <w:szCs w:val="20"/>
              </w:rPr>
              <w:t xml:space="preserve"> </w:t>
            </w:r>
            <w:r>
              <w:rPr>
                <w:rFonts w:cs="Times New Roman" w:hint="eastAsia"/>
                <w:b/>
                <w:color w:val="404040" w:themeColor="text1" w:themeTint="BF"/>
                <w:kern w:val="0"/>
                <w:sz w:val="20"/>
                <w:szCs w:val="20"/>
              </w:rPr>
              <w:t>노조</w:t>
            </w:r>
            <w:bookmarkEnd w:id="166"/>
            <w:bookmarkEnd w:id="167"/>
          </w:p>
        </w:tc>
        <w:tc>
          <w:tcPr>
            <w:tcW w:w="26" w:type="pct"/>
            <w:tcBorders>
              <w:top w:val="nil"/>
              <w:bottom w:val="nil"/>
            </w:tcBorders>
          </w:tcPr>
          <w:p w14:paraId="366E1DEB"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60253789" w14:textId="2311A0B6" w:rsidR="004E04A7"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자료에</w:t>
            </w:r>
            <w:r>
              <w:rPr>
                <w:rFonts w:cs="Times New Roman" w:hint="eastAsia"/>
                <w:sz w:val="20"/>
                <w:szCs w:val="20"/>
              </w:rPr>
              <w:t xml:space="preserve"> </w:t>
            </w:r>
            <w:r>
              <w:rPr>
                <w:rFonts w:cs="Times New Roman" w:hint="eastAsia"/>
                <w:sz w:val="20"/>
                <w:szCs w:val="20"/>
              </w:rPr>
              <w:t>의하면</w:t>
            </w:r>
            <w:r>
              <w:rPr>
                <w:rFonts w:cs="Times New Roman" w:hint="eastAsia"/>
                <w:sz w:val="20"/>
                <w:szCs w:val="20"/>
              </w:rPr>
              <w:t>,</w:t>
            </w:r>
            <w:r>
              <w:rPr>
                <w:rFonts w:cs="Times New Roman"/>
                <w:sz w:val="20"/>
                <w:szCs w:val="20"/>
              </w:rPr>
              <w:t xml:space="preserve"> </w:t>
            </w: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손자회사인</w:t>
            </w:r>
            <w:r>
              <w:rPr>
                <w:rFonts w:cs="Times New Roman" w:hint="eastAsia"/>
                <w:sz w:val="20"/>
                <w:szCs w:val="20"/>
              </w:rPr>
              <w:t xml:space="preserve"> </w:t>
            </w:r>
            <w:r>
              <w:rPr>
                <w:rFonts w:cs="Times New Roman"/>
                <w:sz w:val="20"/>
                <w:szCs w:val="20"/>
              </w:rPr>
              <w:t>9</w:t>
            </w:r>
            <w:r>
              <w:rPr>
                <w:rFonts w:cs="Times New Roman" w:hint="eastAsia"/>
                <w:sz w:val="20"/>
                <w:szCs w:val="20"/>
              </w:rPr>
              <w:t>개</w:t>
            </w:r>
            <w:r>
              <w:rPr>
                <w:rFonts w:cs="Times New Roman" w:hint="eastAsia"/>
                <w:sz w:val="20"/>
                <w:szCs w:val="20"/>
              </w:rPr>
              <w:t xml:space="preserve"> </w:t>
            </w:r>
            <w:r>
              <w:rPr>
                <w:rFonts w:cs="Times New Roman" w:hint="eastAsia"/>
                <w:sz w:val="20"/>
                <w:szCs w:val="20"/>
              </w:rPr>
              <w:t>직영택시회사에는</w:t>
            </w:r>
            <w:r>
              <w:rPr>
                <w:rFonts w:cs="Times New Roman" w:hint="eastAsia"/>
                <w:sz w:val="20"/>
                <w:szCs w:val="20"/>
              </w:rPr>
              <w:t xml:space="preserve"> </w:t>
            </w:r>
            <w:r>
              <w:rPr>
                <w:rFonts w:cs="Times New Roman" w:hint="eastAsia"/>
                <w:sz w:val="20"/>
                <w:szCs w:val="20"/>
              </w:rPr>
              <w:t>모두</w:t>
            </w:r>
            <w:r>
              <w:rPr>
                <w:rFonts w:cs="Times New Roman" w:hint="eastAsia"/>
                <w:sz w:val="20"/>
                <w:szCs w:val="20"/>
              </w:rPr>
              <w:t xml:space="preserve"> </w:t>
            </w:r>
            <w:r>
              <w:rPr>
                <w:rFonts w:cs="Times New Roman" w:hint="eastAsia"/>
                <w:sz w:val="20"/>
                <w:szCs w:val="20"/>
              </w:rPr>
              <w:t>노조가</w:t>
            </w:r>
            <w:r>
              <w:rPr>
                <w:rFonts w:cs="Times New Roman" w:hint="eastAsia"/>
                <w:sz w:val="20"/>
                <w:szCs w:val="20"/>
              </w:rPr>
              <w:t xml:space="preserve"> </w:t>
            </w:r>
            <w:r>
              <w:rPr>
                <w:rFonts w:cs="Times New Roman" w:hint="eastAsia"/>
                <w:sz w:val="20"/>
                <w:szCs w:val="20"/>
              </w:rPr>
              <w:t>설립되어</w:t>
            </w:r>
            <w:r>
              <w:rPr>
                <w:rFonts w:cs="Times New Roman" w:hint="eastAsia"/>
                <w:sz w:val="20"/>
                <w:szCs w:val="20"/>
              </w:rPr>
              <w:t xml:space="preserve"> </w:t>
            </w:r>
            <w:r>
              <w:rPr>
                <w:rFonts w:cs="Times New Roman" w:hint="eastAsia"/>
                <w:sz w:val="20"/>
                <w:szCs w:val="20"/>
              </w:rPr>
              <w:t>있</w:t>
            </w:r>
            <w:r w:rsidR="001C1594">
              <w:rPr>
                <w:rFonts w:cs="Times New Roman" w:hint="eastAsia"/>
                <w:sz w:val="20"/>
                <w:szCs w:val="20"/>
              </w:rPr>
              <w:t>으며</w:t>
            </w:r>
            <w:r>
              <w:rPr>
                <w:rFonts w:cs="Times New Roman" w:hint="eastAsia"/>
                <w:sz w:val="20"/>
                <w:szCs w:val="20"/>
              </w:rPr>
              <w:t>(</w:t>
            </w:r>
            <w:r>
              <w:rPr>
                <w:rFonts w:cs="Times New Roman" w:hint="eastAsia"/>
                <w:sz w:val="20"/>
                <w:szCs w:val="20"/>
              </w:rPr>
              <w:t>총</w:t>
            </w:r>
            <w:r>
              <w:rPr>
                <w:rFonts w:cs="Times New Roman" w:hint="eastAsia"/>
                <w:sz w:val="20"/>
                <w:szCs w:val="20"/>
              </w:rPr>
              <w:t xml:space="preserve"> </w:t>
            </w:r>
            <w:r>
              <w:rPr>
                <w:rFonts w:cs="Times New Roman" w:hint="eastAsia"/>
                <w:sz w:val="20"/>
                <w:szCs w:val="20"/>
              </w:rPr>
              <w:t>조합원</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sz w:val="20"/>
                <w:szCs w:val="20"/>
              </w:rPr>
              <w:t>1,135</w:t>
            </w:r>
            <w:r>
              <w:rPr>
                <w:rFonts w:cs="Times New Roman" w:hint="eastAsia"/>
                <w:sz w:val="20"/>
                <w:szCs w:val="20"/>
              </w:rPr>
              <w:t>명</w:t>
            </w:r>
            <w:r w:rsidR="001C1594">
              <w:rPr>
                <w:rFonts w:cs="Times New Roman" w:hint="eastAsia"/>
                <w:sz w:val="20"/>
                <w:szCs w:val="20"/>
              </w:rPr>
              <w:t>),</w:t>
            </w:r>
            <w:r>
              <w:rPr>
                <w:rFonts w:cs="Times New Roman"/>
                <w:sz w:val="20"/>
                <w:szCs w:val="20"/>
              </w:rPr>
              <w:t xml:space="preserve"> </w:t>
            </w:r>
            <w:r>
              <w:rPr>
                <w:rFonts w:cs="Times New Roman" w:hint="eastAsia"/>
                <w:sz w:val="20"/>
                <w:szCs w:val="20"/>
              </w:rPr>
              <w:t>구체적으로</w:t>
            </w:r>
            <w:r>
              <w:rPr>
                <w:rFonts w:cs="Times New Roman" w:hint="eastAsia"/>
                <w:sz w:val="20"/>
                <w:szCs w:val="20"/>
              </w:rPr>
              <w:t>,</w:t>
            </w:r>
            <w:r>
              <w:rPr>
                <w:rFonts w:cs="Times New Roman"/>
                <w:sz w:val="20"/>
                <w:szCs w:val="20"/>
              </w:rPr>
              <w:t xml:space="preserve"> </w:t>
            </w:r>
            <w:r>
              <w:rPr>
                <w:rFonts w:cs="Times New Roman" w:hint="eastAsia"/>
                <w:sz w:val="20"/>
                <w:szCs w:val="20"/>
              </w:rPr>
              <w:t>진화에</w:t>
            </w:r>
            <w:r>
              <w:rPr>
                <w:rFonts w:cs="Times New Roman" w:hint="eastAsia"/>
                <w:sz w:val="20"/>
                <w:szCs w:val="20"/>
              </w:rPr>
              <w:t xml:space="preserve"> </w:t>
            </w:r>
            <w:r>
              <w:rPr>
                <w:rFonts w:cs="Times New Roman"/>
                <w:sz w:val="20"/>
                <w:szCs w:val="20"/>
              </w:rPr>
              <w:t>3</w:t>
            </w:r>
            <w:r>
              <w:rPr>
                <w:rFonts w:cs="Times New Roman" w:hint="eastAsia"/>
                <w:sz w:val="20"/>
                <w:szCs w:val="20"/>
              </w:rPr>
              <w:t>개</w:t>
            </w:r>
            <w:r>
              <w:rPr>
                <w:rFonts w:cs="Times New Roman" w:hint="eastAsia"/>
                <w:sz w:val="20"/>
                <w:szCs w:val="20"/>
              </w:rPr>
              <w:t xml:space="preserve"> </w:t>
            </w:r>
            <w:r>
              <w:rPr>
                <w:rFonts w:cs="Times New Roman" w:hint="eastAsia"/>
                <w:sz w:val="20"/>
                <w:szCs w:val="20"/>
              </w:rPr>
              <w:t>노조</w:t>
            </w:r>
            <w:r>
              <w:rPr>
                <w:rFonts w:cs="Times New Roman" w:hint="eastAsia"/>
                <w:sz w:val="20"/>
                <w:szCs w:val="20"/>
              </w:rPr>
              <w:t>(</w:t>
            </w:r>
            <w:r>
              <w:rPr>
                <w:rFonts w:cs="Times New Roman" w:hint="eastAsia"/>
                <w:sz w:val="20"/>
                <w:szCs w:val="20"/>
              </w:rPr>
              <w:t>조합원</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총</w:t>
            </w:r>
            <w:r>
              <w:rPr>
                <w:rFonts w:cs="Times New Roman" w:hint="eastAsia"/>
                <w:sz w:val="20"/>
                <w:szCs w:val="20"/>
              </w:rPr>
              <w:t xml:space="preserve"> </w:t>
            </w:r>
            <w:r>
              <w:rPr>
                <w:rFonts w:cs="Times New Roman"/>
                <w:sz w:val="20"/>
                <w:szCs w:val="20"/>
              </w:rPr>
              <w:t>110</w:t>
            </w:r>
            <w:r>
              <w:rPr>
                <w:rFonts w:cs="Times New Roman" w:hint="eastAsia"/>
                <w:sz w:val="20"/>
                <w:szCs w:val="20"/>
              </w:rPr>
              <w:t>명</w:t>
            </w:r>
            <w:r>
              <w:rPr>
                <w:rFonts w:cs="Times New Roman" w:hint="eastAsia"/>
                <w:sz w:val="20"/>
                <w:szCs w:val="20"/>
              </w:rPr>
              <w:t>)</w:t>
            </w:r>
            <w:r>
              <w:rPr>
                <w:rFonts w:cs="Times New Roman"/>
                <w:sz w:val="20"/>
                <w:szCs w:val="20"/>
              </w:rPr>
              <w:t xml:space="preserve">, </w:t>
            </w:r>
            <w:r>
              <w:rPr>
                <w:rFonts w:cs="Times New Roman" w:hint="eastAsia"/>
                <w:sz w:val="20"/>
                <w:szCs w:val="20"/>
              </w:rPr>
              <w:t>동고에</w:t>
            </w:r>
            <w:r>
              <w:rPr>
                <w:rFonts w:cs="Times New Roman" w:hint="eastAsia"/>
                <w:sz w:val="20"/>
                <w:szCs w:val="20"/>
              </w:rPr>
              <w:t xml:space="preserve"> 1</w:t>
            </w:r>
            <w:r>
              <w:rPr>
                <w:rFonts w:cs="Times New Roman" w:hint="eastAsia"/>
                <w:sz w:val="20"/>
                <w:szCs w:val="20"/>
              </w:rPr>
              <w:t>개</w:t>
            </w:r>
            <w:r>
              <w:rPr>
                <w:rFonts w:cs="Times New Roman" w:hint="eastAsia"/>
                <w:sz w:val="20"/>
                <w:szCs w:val="20"/>
              </w:rPr>
              <w:t xml:space="preserve"> </w:t>
            </w:r>
            <w:r>
              <w:rPr>
                <w:rFonts w:cs="Times New Roman" w:hint="eastAsia"/>
                <w:sz w:val="20"/>
                <w:szCs w:val="20"/>
              </w:rPr>
              <w:t>노조</w:t>
            </w:r>
            <w:r>
              <w:rPr>
                <w:rFonts w:cs="Times New Roman" w:hint="eastAsia"/>
                <w:sz w:val="20"/>
                <w:szCs w:val="20"/>
              </w:rPr>
              <w:t>(</w:t>
            </w:r>
            <w:r>
              <w:rPr>
                <w:rFonts w:cs="Times New Roman" w:hint="eastAsia"/>
                <w:sz w:val="20"/>
                <w:szCs w:val="20"/>
              </w:rPr>
              <w:t>조합원</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총</w:t>
            </w:r>
            <w:r>
              <w:rPr>
                <w:rFonts w:cs="Times New Roman" w:hint="eastAsia"/>
                <w:sz w:val="20"/>
                <w:szCs w:val="20"/>
              </w:rPr>
              <w:t xml:space="preserve"> </w:t>
            </w:r>
            <w:r>
              <w:rPr>
                <w:rFonts w:cs="Times New Roman"/>
                <w:sz w:val="20"/>
                <w:szCs w:val="20"/>
              </w:rPr>
              <w:t>139</w:t>
            </w:r>
            <w:r>
              <w:rPr>
                <w:rFonts w:cs="Times New Roman" w:hint="eastAsia"/>
                <w:sz w:val="20"/>
                <w:szCs w:val="20"/>
              </w:rPr>
              <w:t>명</w:t>
            </w:r>
            <w:r>
              <w:rPr>
                <w:rFonts w:cs="Times New Roman" w:hint="eastAsia"/>
                <w:sz w:val="20"/>
                <w:szCs w:val="20"/>
              </w:rPr>
              <w:t>)</w:t>
            </w:r>
            <w:r>
              <w:rPr>
                <w:rFonts w:cs="Times New Roman" w:hint="eastAsia"/>
                <w:sz w:val="20"/>
                <w:szCs w:val="20"/>
              </w:rPr>
              <w:t>가</w:t>
            </w:r>
            <w:r>
              <w:rPr>
                <w:rFonts w:cs="Times New Roman" w:hint="eastAsia"/>
                <w:sz w:val="20"/>
                <w:szCs w:val="20"/>
              </w:rPr>
              <w:t xml:space="preserve"> </w:t>
            </w:r>
            <w:r>
              <w:rPr>
                <w:rFonts w:cs="Times New Roman" w:hint="eastAsia"/>
                <w:sz w:val="20"/>
                <w:szCs w:val="20"/>
              </w:rPr>
              <w:t>있고</w:t>
            </w:r>
            <w:r>
              <w:rPr>
                <w:rFonts w:cs="Times New Roman" w:hint="eastAsia"/>
                <w:sz w:val="20"/>
                <w:szCs w:val="20"/>
              </w:rPr>
              <w:t>,</w:t>
            </w:r>
            <w:r>
              <w:rPr>
                <w:rFonts w:cs="Times New Roman"/>
                <w:sz w:val="20"/>
                <w:szCs w:val="20"/>
              </w:rPr>
              <w:t xml:space="preserve"> KM 1</w:t>
            </w:r>
            <w:r>
              <w:rPr>
                <w:rFonts w:cs="Times New Roman" w:hint="eastAsia"/>
                <w:sz w:val="20"/>
                <w:szCs w:val="20"/>
              </w:rPr>
              <w:t>에</w:t>
            </w:r>
            <w:r>
              <w:rPr>
                <w:rFonts w:cs="Times New Roman" w:hint="eastAsia"/>
                <w:sz w:val="20"/>
                <w:szCs w:val="20"/>
              </w:rPr>
              <w:t xml:space="preserve"> </w:t>
            </w:r>
            <w:r>
              <w:rPr>
                <w:rFonts w:cs="Times New Roman"/>
                <w:sz w:val="20"/>
                <w:szCs w:val="20"/>
              </w:rPr>
              <w:t>2</w:t>
            </w:r>
            <w:r>
              <w:rPr>
                <w:rFonts w:cs="Times New Roman" w:hint="eastAsia"/>
                <w:sz w:val="20"/>
                <w:szCs w:val="20"/>
              </w:rPr>
              <w:t>개</w:t>
            </w:r>
            <w:r>
              <w:rPr>
                <w:rFonts w:cs="Times New Roman" w:hint="eastAsia"/>
                <w:sz w:val="20"/>
                <w:szCs w:val="20"/>
              </w:rPr>
              <w:t xml:space="preserve"> </w:t>
            </w:r>
            <w:r>
              <w:rPr>
                <w:rFonts w:cs="Times New Roman" w:hint="eastAsia"/>
                <w:sz w:val="20"/>
                <w:szCs w:val="20"/>
              </w:rPr>
              <w:t>노조</w:t>
            </w:r>
            <w:r>
              <w:rPr>
                <w:rFonts w:cs="Times New Roman" w:hint="eastAsia"/>
                <w:sz w:val="20"/>
                <w:szCs w:val="20"/>
              </w:rPr>
              <w:t>,</w:t>
            </w:r>
            <w:r>
              <w:rPr>
                <w:rFonts w:cs="Times New Roman"/>
                <w:sz w:val="20"/>
                <w:szCs w:val="20"/>
              </w:rPr>
              <w:t xml:space="preserve"> KM 2~7</w:t>
            </w:r>
            <w:r>
              <w:rPr>
                <w:rFonts w:cs="Times New Roman" w:hint="eastAsia"/>
                <w:sz w:val="20"/>
                <w:szCs w:val="20"/>
              </w:rPr>
              <w:t>에</w:t>
            </w:r>
            <w:r>
              <w:rPr>
                <w:rFonts w:cs="Times New Roman" w:hint="eastAsia"/>
                <w:sz w:val="20"/>
                <w:szCs w:val="20"/>
              </w:rPr>
              <w:t xml:space="preserve"> </w:t>
            </w:r>
            <w:r>
              <w:rPr>
                <w:rFonts w:cs="Times New Roman" w:hint="eastAsia"/>
                <w:sz w:val="20"/>
                <w:szCs w:val="20"/>
              </w:rPr>
              <w:t>각</w:t>
            </w:r>
            <w:r>
              <w:rPr>
                <w:rFonts w:cs="Times New Roman" w:hint="eastAsia"/>
                <w:sz w:val="20"/>
                <w:szCs w:val="20"/>
              </w:rPr>
              <w:t xml:space="preserve"> </w:t>
            </w:r>
            <w:r>
              <w:rPr>
                <w:rFonts w:cs="Times New Roman"/>
                <w:sz w:val="20"/>
                <w:szCs w:val="20"/>
              </w:rPr>
              <w:t>1</w:t>
            </w:r>
            <w:r>
              <w:rPr>
                <w:rFonts w:cs="Times New Roman" w:hint="eastAsia"/>
                <w:sz w:val="20"/>
                <w:szCs w:val="20"/>
              </w:rPr>
              <w:t>개</w:t>
            </w:r>
            <w:r>
              <w:rPr>
                <w:rFonts w:cs="Times New Roman" w:hint="eastAsia"/>
                <w:sz w:val="20"/>
                <w:szCs w:val="20"/>
              </w:rPr>
              <w:t xml:space="preserve"> </w:t>
            </w:r>
            <w:r>
              <w:rPr>
                <w:rFonts w:cs="Times New Roman" w:hint="eastAsia"/>
                <w:sz w:val="20"/>
                <w:szCs w:val="20"/>
              </w:rPr>
              <w:t>노조</w:t>
            </w:r>
            <w:r>
              <w:rPr>
                <w:rFonts w:cs="Times New Roman" w:hint="eastAsia"/>
                <w:sz w:val="20"/>
                <w:szCs w:val="20"/>
              </w:rPr>
              <w:t>(</w:t>
            </w:r>
            <w:r>
              <w:rPr>
                <w:rFonts w:cs="Times New Roman" w:hint="eastAsia"/>
                <w:sz w:val="20"/>
                <w:szCs w:val="20"/>
              </w:rPr>
              <w:t>총</w:t>
            </w:r>
            <w:r>
              <w:rPr>
                <w:rFonts w:cs="Times New Roman" w:hint="eastAsia"/>
                <w:sz w:val="20"/>
                <w:szCs w:val="20"/>
              </w:rPr>
              <w:t xml:space="preserve"> </w:t>
            </w:r>
            <w:r>
              <w:rPr>
                <w:rFonts w:cs="Times New Roman" w:hint="eastAsia"/>
                <w:sz w:val="20"/>
                <w:szCs w:val="20"/>
              </w:rPr>
              <w:t>조합원</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sz w:val="20"/>
                <w:szCs w:val="20"/>
              </w:rPr>
              <w:t>886</w:t>
            </w:r>
            <w:r>
              <w:rPr>
                <w:rFonts w:cs="Times New Roman" w:hint="eastAsia"/>
                <w:sz w:val="20"/>
                <w:szCs w:val="20"/>
              </w:rPr>
              <w:t>명</w:t>
            </w:r>
            <w:r>
              <w:rPr>
                <w:rFonts w:cs="Times New Roman" w:hint="eastAsia"/>
                <w:sz w:val="20"/>
                <w:szCs w:val="20"/>
              </w:rPr>
              <w:t>)</w:t>
            </w:r>
            <w:r>
              <w:rPr>
                <w:rFonts w:cs="Times New Roman" w:hint="eastAsia"/>
                <w:sz w:val="20"/>
                <w:szCs w:val="20"/>
              </w:rPr>
              <w:t>가</w:t>
            </w:r>
            <w:r>
              <w:rPr>
                <w:rFonts w:cs="Times New Roman" w:hint="eastAsia"/>
                <w:sz w:val="20"/>
                <w:szCs w:val="20"/>
              </w:rPr>
              <w:t xml:space="preserve"> </w:t>
            </w:r>
            <w:r>
              <w:rPr>
                <w:rFonts w:cs="Times New Roman" w:hint="eastAsia"/>
                <w:sz w:val="20"/>
                <w:szCs w:val="20"/>
              </w:rPr>
              <w:t>있다고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p>
          <w:p w14:paraId="397E9AA9" w14:textId="0ED06ED2" w:rsidR="004E04A7" w:rsidRPr="00F463B5" w:rsidRDefault="004E04A7" w:rsidP="004E04A7">
            <w:pPr>
              <w:pStyle w:val="a8"/>
              <w:widowControl/>
              <w:numPr>
                <w:ilvl w:val="0"/>
                <w:numId w:val="2"/>
              </w:numPr>
              <w:spacing w:before="40" w:after="120" w:line="276" w:lineRule="auto"/>
              <w:rPr>
                <w:rFonts w:cs="Times New Roman"/>
                <w:spacing w:val="2"/>
                <w:sz w:val="20"/>
                <w:szCs w:val="20"/>
              </w:rPr>
            </w:pPr>
            <w:r w:rsidRPr="00F463B5">
              <w:rPr>
                <w:rFonts w:cs="Times New Roman" w:hint="eastAsia"/>
                <w:spacing w:val="2"/>
                <w:sz w:val="20"/>
                <w:szCs w:val="20"/>
              </w:rPr>
              <w:t>각</w:t>
            </w:r>
            <w:r w:rsidRPr="00F463B5">
              <w:rPr>
                <w:rFonts w:cs="Times New Roman" w:hint="eastAsia"/>
                <w:spacing w:val="2"/>
                <w:sz w:val="20"/>
                <w:szCs w:val="20"/>
              </w:rPr>
              <w:t xml:space="preserve"> </w:t>
            </w:r>
            <w:r w:rsidRPr="00F463B5">
              <w:rPr>
                <w:rFonts w:cs="Times New Roman" w:hint="eastAsia"/>
                <w:spacing w:val="2"/>
                <w:sz w:val="20"/>
                <w:szCs w:val="20"/>
              </w:rPr>
              <w:t>회사와</w:t>
            </w:r>
            <w:r w:rsidRPr="00F463B5">
              <w:rPr>
                <w:rFonts w:cs="Times New Roman" w:hint="eastAsia"/>
                <w:spacing w:val="2"/>
                <w:sz w:val="20"/>
                <w:szCs w:val="20"/>
              </w:rPr>
              <w:t xml:space="preserve"> </w:t>
            </w:r>
            <w:r w:rsidRPr="00F463B5">
              <w:rPr>
                <w:rFonts w:cs="Times New Roman" w:hint="eastAsia"/>
                <w:spacing w:val="2"/>
                <w:sz w:val="20"/>
                <w:szCs w:val="20"/>
              </w:rPr>
              <w:t>체결한</w:t>
            </w:r>
            <w:r w:rsidRPr="00F463B5">
              <w:rPr>
                <w:rFonts w:cs="Times New Roman" w:hint="eastAsia"/>
                <w:spacing w:val="2"/>
                <w:sz w:val="20"/>
                <w:szCs w:val="20"/>
              </w:rPr>
              <w:t xml:space="preserve"> </w:t>
            </w:r>
            <w:r w:rsidRPr="00F463B5">
              <w:rPr>
                <w:rFonts w:cs="Times New Roman" w:hint="eastAsia"/>
                <w:spacing w:val="2"/>
                <w:sz w:val="20"/>
                <w:szCs w:val="20"/>
              </w:rPr>
              <w:t>단체협약의</w:t>
            </w:r>
            <w:r w:rsidRPr="00F463B5">
              <w:rPr>
                <w:rFonts w:cs="Times New Roman" w:hint="eastAsia"/>
                <w:spacing w:val="2"/>
                <w:sz w:val="20"/>
                <w:szCs w:val="20"/>
              </w:rPr>
              <w:t xml:space="preserve"> </w:t>
            </w:r>
            <w:r w:rsidRPr="00F463B5">
              <w:rPr>
                <w:rFonts w:cs="Times New Roman" w:hint="eastAsia"/>
                <w:spacing w:val="2"/>
                <w:sz w:val="20"/>
                <w:szCs w:val="20"/>
              </w:rPr>
              <w:t>주요</w:t>
            </w:r>
            <w:r w:rsidRPr="00F463B5">
              <w:rPr>
                <w:rFonts w:cs="Times New Roman" w:hint="eastAsia"/>
                <w:spacing w:val="2"/>
                <w:sz w:val="20"/>
                <w:szCs w:val="20"/>
              </w:rPr>
              <w:t xml:space="preserve"> </w:t>
            </w:r>
            <w:r w:rsidRPr="00F463B5">
              <w:rPr>
                <w:rFonts w:cs="Times New Roman" w:hint="eastAsia"/>
                <w:spacing w:val="2"/>
                <w:sz w:val="20"/>
                <w:szCs w:val="20"/>
              </w:rPr>
              <w:t>내용은</w:t>
            </w:r>
            <w:r w:rsidRPr="00F463B5">
              <w:rPr>
                <w:rFonts w:cs="Times New Roman" w:hint="eastAsia"/>
                <w:spacing w:val="2"/>
                <w:sz w:val="20"/>
                <w:szCs w:val="20"/>
              </w:rPr>
              <w:t xml:space="preserve"> </w:t>
            </w:r>
            <w:r w:rsidRPr="00F463B5">
              <w:rPr>
                <w:rFonts w:cs="Times New Roman" w:hint="eastAsia"/>
                <w:spacing w:val="2"/>
                <w:sz w:val="20"/>
                <w:szCs w:val="20"/>
              </w:rPr>
              <w:t>노동조합</w:t>
            </w:r>
            <w:r w:rsidRPr="00F463B5">
              <w:rPr>
                <w:rFonts w:cs="Times New Roman" w:hint="eastAsia"/>
                <w:spacing w:val="2"/>
                <w:sz w:val="20"/>
                <w:szCs w:val="20"/>
              </w:rPr>
              <w:t xml:space="preserve"> </w:t>
            </w:r>
            <w:r w:rsidRPr="00F463B5">
              <w:rPr>
                <w:rFonts w:cs="Times New Roman" w:hint="eastAsia"/>
                <w:spacing w:val="2"/>
                <w:sz w:val="20"/>
                <w:szCs w:val="20"/>
              </w:rPr>
              <w:t>활동</w:t>
            </w:r>
            <w:r w:rsidRPr="00F463B5">
              <w:rPr>
                <w:rFonts w:cs="Times New Roman" w:hint="eastAsia"/>
                <w:spacing w:val="2"/>
                <w:sz w:val="20"/>
                <w:szCs w:val="20"/>
              </w:rPr>
              <w:t>(</w:t>
            </w:r>
            <w:r w:rsidRPr="00F463B5">
              <w:rPr>
                <w:rFonts w:cs="Times New Roman" w:hint="eastAsia"/>
                <w:spacing w:val="2"/>
                <w:sz w:val="20"/>
                <w:szCs w:val="20"/>
              </w:rPr>
              <w:t>근로시간면제</w:t>
            </w:r>
            <w:r w:rsidRPr="00F463B5">
              <w:rPr>
                <w:rFonts w:cs="Times New Roman" w:hint="eastAsia"/>
                <w:spacing w:val="2"/>
                <w:sz w:val="20"/>
                <w:szCs w:val="20"/>
              </w:rPr>
              <w:t xml:space="preserve">) </w:t>
            </w:r>
            <w:r w:rsidRPr="00F463B5">
              <w:rPr>
                <w:rFonts w:cs="Times New Roman" w:hint="eastAsia"/>
                <w:spacing w:val="2"/>
                <w:sz w:val="20"/>
                <w:szCs w:val="20"/>
              </w:rPr>
              <w:t>및</w:t>
            </w:r>
            <w:r w:rsidRPr="00F463B5">
              <w:rPr>
                <w:rFonts w:cs="Times New Roman" w:hint="eastAsia"/>
                <w:spacing w:val="2"/>
                <w:sz w:val="20"/>
                <w:szCs w:val="20"/>
              </w:rPr>
              <w:t xml:space="preserve"> </w:t>
            </w:r>
            <w:r w:rsidRPr="00F463B5">
              <w:rPr>
                <w:rFonts w:cs="Times New Roman" w:hint="eastAsia"/>
                <w:spacing w:val="2"/>
                <w:sz w:val="20"/>
                <w:szCs w:val="20"/>
              </w:rPr>
              <w:t>조합원</w:t>
            </w:r>
            <w:r w:rsidRPr="00F463B5">
              <w:rPr>
                <w:rFonts w:cs="Times New Roman" w:hint="eastAsia"/>
                <w:spacing w:val="2"/>
                <w:sz w:val="20"/>
                <w:szCs w:val="20"/>
              </w:rPr>
              <w:t xml:space="preserve"> </w:t>
            </w:r>
            <w:r w:rsidRPr="00F463B5">
              <w:rPr>
                <w:rFonts w:cs="Times New Roman" w:hint="eastAsia"/>
                <w:spacing w:val="2"/>
                <w:sz w:val="20"/>
                <w:szCs w:val="20"/>
              </w:rPr>
              <w:t>근로조건</w:t>
            </w:r>
            <w:r w:rsidRPr="00F463B5">
              <w:rPr>
                <w:rFonts w:cs="Times New Roman" w:hint="eastAsia"/>
                <w:spacing w:val="2"/>
                <w:sz w:val="20"/>
                <w:szCs w:val="20"/>
              </w:rPr>
              <w:t>(</w:t>
            </w:r>
            <w:r w:rsidRPr="00F463B5">
              <w:rPr>
                <w:rFonts w:cs="Times New Roman" w:hint="eastAsia"/>
                <w:spacing w:val="2"/>
                <w:sz w:val="20"/>
                <w:szCs w:val="20"/>
              </w:rPr>
              <w:t>근로시간</w:t>
            </w:r>
            <w:r w:rsidRPr="00F463B5">
              <w:rPr>
                <w:rFonts w:cs="Times New Roman" w:hint="eastAsia"/>
                <w:spacing w:val="2"/>
                <w:sz w:val="20"/>
                <w:szCs w:val="20"/>
              </w:rPr>
              <w:t xml:space="preserve">, </w:t>
            </w:r>
            <w:r w:rsidRPr="00F463B5">
              <w:rPr>
                <w:rFonts w:cs="Times New Roman" w:hint="eastAsia"/>
                <w:spacing w:val="2"/>
                <w:sz w:val="20"/>
                <w:szCs w:val="20"/>
              </w:rPr>
              <w:t>휴일</w:t>
            </w:r>
            <w:r w:rsidRPr="00F463B5">
              <w:rPr>
                <w:rFonts w:cs="Times New Roman" w:hint="eastAsia"/>
                <w:spacing w:val="2"/>
                <w:sz w:val="20"/>
                <w:szCs w:val="20"/>
              </w:rPr>
              <w:t xml:space="preserve">, </w:t>
            </w:r>
            <w:r w:rsidRPr="00F463B5">
              <w:rPr>
                <w:rFonts w:cs="Times New Roman" w:hint="eastAsia"/>
                <w:spacing w:val="2"/>
                <w:sz w:val="20"/>
                <w:szCs w:val="20"/>
              </w:rPr>
              <w:t>휴게</w:t>
            </w:r>
            <w:r w:rsidRPr="00F463B5">
              <w:rPr>
                <w:rFonts w:cs="Times New Roman" w:hint="eastAsia"/>
                <w:spacing w:val="2"/>
                <w:sz w:val="20"/>
                <w:szCs w:val="20"/>
              </w:rPr>
              <w:t xml:space="preserve">, </w:t>
            </w:r>
            <w:r w:rsidRPr="00F463B5">
              <w:rPr>
                <w:rFonts w:cs="Times New Roman" w:hint="eastAsia"/>
                <w:spacing w:val="2"/>
                <w:sz w:val="20"/>
                <w:szCs w:val="20"/>
              </w:rPr>
              <w:t>복리후생</w:t>
            </w:r>
            <w:r w:rsidRPr="00F463B5">
              <w:rPr>
                <w:rFonts w:cs="Times New Roman" w:hint="eastAsia"/>
                <w:spacing w:val="2"/>
                <w:sz w:val="20"/>
                <w:szCs w:val="20"/>
              </w:rPr>
              <w:t xml:space="preserve"> </w:t>
            </w:r>
            <w:r w:rsidRPr="00F463B5">
              <w:rPr>
                <w:rFonts w:cs="Times New Roman" w:hint="eastAsia"/>
                <w:spacing w:val="2"/>
                <w:sz w:val="20"/>
                <w:szCs w:val="20"/>
              </w:rPr>
              <w:t>등</w:t>
            </w:r>
            <w:r w:rsidRPr="00F463B5">
              <w:rPr>
                <w:rFonts w:cs="Times New Roman" w:hint="eastAsia"/>
                <w:spacing w:val="2"/>
                <w:sz w:val="20"/>
                <w:szCs w:val="20"/>
              </w:rPr>
              <w:t xml:space="preserve">) </w:t>
            </w:r>
            <w:r w:rsidRPr="00F463B5">
              <w:rPr>
                <w:rFonts w:cs="Times New Roman" w:hint="eastAsia"/>
                <w:spacing w:val="2"/>
                <w:sz w:val="20"/>
                <w:szCs w:val="20"/>
              </w:rPr>
              <w:t>관련</w:t>
            </w:r>
            <w:r w:rsidRPr="00F463B5">
              <w:rPr>
                <w:rFonts w:cs="Times New Roman" w:hint="eastAsia"/>
                <w:spacing w:val="2"/>
                <w:sz w:val="20"/>
                <w:szCs w:val="20"/>
              </w:rPr>
              <w:t xml:space="preserve"> </w:t>
            </w:r>
            <w:r w:rsidRPr="00F463B5">
              <w:rPr>
                <w:rFonts w:cs="Times New Roman" w:hint="eastAsia"/>
                <w:spacing w:val="2"/>
                <w:sz w:val="20"/>
                <w:szCs w:val="20"/>
              </w:rPr>
              <w:t>사항이고</w:t>
            </w:r>
            <w:r w:rsidRPr="00F463B5">
              <w:rPr>
                <w:rFonts w:cs="Times New Roman" w:hint="eastAsia"/>
                <w:spacing w:val="2"/>
                <w:sz w:val="20"/>
                <w:szCs w:val="20"/>
              </w:rPr>
              <w:t>,</w:t>
            </w:r>
            <w:r w:rsidRPr="00F463B5">
              <w:rPr>
                <w:rFonts w:cs="Times New Roman"/>
                <w:spacing w:val="2"/>
                <w:sz w:val="20"/>
                <w:szCs w:val="20"/>
              </w:rPr>
              <w:t xml:space="preserve"> </w:t>
            </w:r>
            <w:r w:rsidRPr="00F463B5">
              <w:rPr>
                <w:rFonts w:cs="Times New Roman" w:hint="eastAsia"/>
                <w:spacing w:val="2"/>
                <w:sz w:val="20"/>
                <w:szCs w:val="20"/>
              </w:rPr>
              <w:t>임금협정의</w:t>
            </w:r>
            <w:r w:rsidRPr="00F463B5">
              <w:rPr>
                <w:rFonts w:cs="Times New Roman" w:hint="eastAsia"/>
                <w:spacing w:val="2"/>
                <w:sz w:val="20"/>
                <w:szCs w:val="20"/>
              </w:rPr>
              <w:t xml:space="preserve"> </w:t>
            </w:r>
            <w:r w:rsidRPr="00F463B5">
              <w:rPr>
                <w:rFonts w:cs="Times New Roman" w:hint="eastAsia"/>
                <w:spacing w:val="2"/>
                <w:sz w:val="20"/>
                <w:szCs w:val="20"/>
              </w:rPr>
              <w:t>주요</w:t>
            </w:r>
            <w:r w:rsidRPr="00F463B5">
              <w:rPr>
                <w:rFonts w:cs="Times New Roman" w:hint="eastAsia"/>
                <w:spacing w:val="2"/>
                <w:sz w:val="20"/>
                <w:szCs w:val="20"/>
              </w:rPr>
              <w:t xml:space="preserve"> </w:t>
            </w:r>
            <w:r w:rsidRPr="00F463B5">
              <w:rPr>
                <w:rFonts w:cs="Times New Roman" w:hint="eastAsia"/>
                <w:spacing w:val="2"/>
                <w:sz w:val="20"/>
                <w:szCs w:val="20"/>
              </w:rPr>
              <w:t>내용은</w:t>
            </w:r>
            <w:r w:rsidRPr="00F463B5">
              <w:rPr>
                <w:rFonts w:cs="Times New Roman" w:hint="eastAsia"/>
                <w:spacing w:val="2"/>
                <w:sz w:val="20"/>
                <w:szCs w:val="20"/>
              </w:rPr>
              <w:t xml:space="preserve"> </w:t>
            </w:r>
            <w:r w:rsidRPr="00F463B5">
              <w:rPr>
                <w:rFonts w:cs="Times New Roman" w:hint="eastAsia"/>
                <w:spacing w:val="2"/>
                <w:sz w:val="20"/>
                <w:szCs w:val="20"/>
              </w:rPr>
              <w:t>기준급여</w:t>
            </w:r>
            <w:r w:rsidRPr="00F463B5">
              <w:rPr>
                <w:rFonts w:cs="Times New Roman" w:hint="eastAsia"/>
                <w:spacing w:val="2"/>
                <w:sz w:val="20"/>
                <w:szCs w:val="20"/>
              </w:rPr>
              <w:t xml:space="preserve">, </w:t>
            </w:r>
            <w:r w:rsidRPr="00F463B5">
              <w:rPr>
                <w:rFonts w:cs="Times New Roman" w:hint="eastAsia"/>
                <w:spacing w:val="2"/>
                <w:sz w:val="20"/>
                <w:szCs w:val="20"/>
              </w:rPr>
              <w:t>성과급</w:t>
            </w:r>
            <w:r w:rsidRPr="00F463B5">
              <w:rPr>
                <w:rFonts w:cs="Times New Roman" w:hint="eastAsia"/>
                <w:spacing w:val="2"/>
                <w:sz w:val="20"/>
                <w:szCs w:val="20"/>
              </w:rPr>
              <w:t xml:space="preserve">, </w:t>
            </w:r>
            <w:r w:rsidRPr="00F463B5">
              <w:rPr>
                <w:rFonts w:cs="Times New Roman" w:hint="eastAsia"/>
                <w:spacing w:val="2"/>
                <w:sz w:val="20"/>
                <w:szCs w:val="20"/>
              </w:rPr>
              <w:t>성과급</w:t>
            </w:r>
            <w:r w:rsidRPr="00F463B5">
              <w:rPr>
                <w:rFonts w:cs="Times New Roman" w:hint="eastAsia"/>
                <w:spacing w:val="2"/>
                <w:sz w:val="20"/>
                <w:szCs w:val="20"/>
              </w:rPr>
              <w:t xml:space="preserve"> </w:t>
            </w:r>
            <w:r w:rsidRPr="00F463B5">
              <w:rPr>
                <w:rFonts w:cs="Times New Roman" w:hint="eastAsia"/>
                <w:spacing w:val="2"/>
                <w:sz w:val="20"/>
                <w:szCs w:val="20"/>
              </w:rPr>
              <w:t>산정을</w:t>
            </w:r>
            <w:r w:rsidRPr="00F463B5">
              <w:rPr>
                <w:rFonts w:cs="Times New Roman" w:hint="eastAsia"/>
                <w:spacing w:val="2"/>
                <w:sz w:val="20"/>
                <w:szCs w:val="20"/>
              </w:rPr>
              <w:t xml:space="preserve"> </w:t>
            </w:r>
            <w:r w:rsidRPr="00F463B5">
              <w:rPr>
                <w:rFonts w:cs="Times New Roman" w:hint="eastAsia"/>
                <w:spacing w:val="2"/>
                <w:sz w:val="20"/>
                <w:szCs w:val="20"/>
              </w:rPr>
              <w:t>위한</w:t>
            </w:r>
            <w:r w:rsidRPr="00F463B5">
              <w:rPr>
                <w:rFonts w:cs="Times New Roman" w:hint="eastAsia"/>
                <w:spacing w:val="2"/>
                <w:sz w:val="20"/>
                <w:szCs w:val="20"/>
              </w:rPr>
              <w:t xml:space="preserve"> </w:t>
            </w:r>
            <w:r w:rsidRPr="00F463B5">
              <w:rPr>
                <w:rFonts w:cs="Times New Roman" w:hint="eastAsia"/>
                <w:spacing w:val="2"/>
                <w:sz w:val="20"/>
                <w:szCs w:val="20"/>
              </w:rPr>
              <w:t>기준운송수입금</w:t>
            </w:r>
            <w:r w:rsidRPr="00F463B5">
              <w:rPr>
                <w:rFonts w:cs="Times New Roman" w:hint="eastAsia"/>
                <w:spacing w:val="2"/>
                <w:sz w:val="20"/>
                <w:szCs w:val="20"/>
              </w:rPr>
              <w:t xml:space="preserve">, </w:t>
            </w:r>
            <w:r w:rsidRPr="00F463B5">
              <w:rPr>
                <w:rFonts w:cs="Times New Roman" w:hint="eastAsia"/>
                <w:spacing w:val="2"/>
                <w:sz w:val="20"/>
                <w:szCs w:val="20"/>
              </w:rPr>
              <w:t>각종</w:t>
            </w:r>
            <w:r w:rsidRPr="00F463B5">
              <w:rPr>
                <w:rFonts w:cs="Times New Roman" w:hint="eastAsia"/>
                <w:spacing w:val="2"/>
                <w:sz w:val="20"/>
                <w:szCs w:val="20"/>
              </w:rPr>
              <w:t xml:space="preserve"> </w:t>
            </w:r>
            <w:r w:rsidRPr="00F463B5">
              <w:rPr>
                <w:rFonts w:cs="Times New Roman" w:hint="eastAsia"/>
                <w:spacing w:val="2"/>
                <w:sz w:val="20"/>
                <w:szCs w:val="20"/>
              </w:rPr>
              <w:t>수당</w:t>
            </w:r>
            <w:r w:rsidRPr="00F463B5">
              <w:rPr>
                <w:rFonts w:cs="Times New Roman" w:hint="eastAsia"/>
                <w:spacing w:val="2"/>
                <w:sz w:val="20"/>
                <w:szCs w:val="20"/>
              </w:rPr>
              <w:t xml:space="preserve"> </w:t>
            </w:r>
            <w:r w:rsidRPr="00F463B5">
              <w:rPr>
                <w:rFonts w:cs="Times New Roman" w:hint="eastAsia"/>
                <w:spacing w:val="2"/>
                <w:sz w:val="20"/>
                <w:szCs w:val="20"/>
              </w:rPr>
              <w:t>등에</w:t>
            </w:r>
            <w:r w:rsidRPr="00F463B5">
              <w:rPr>
                <w:rFonts w:cs="Times New Roman" w:hint="eastAsia"/>
                <w:spacing w:val="2"/>
                <w:sz w:val="20"/>
                <w:szCs w:val="20"/>
              </w:rPr>
              <w:t xml:space="preserve"> </w:t>
            </w:r>
            <w:r w:rsidRPr="00F463B5">
              <w:rPr>
                <w:rFonts w:cs="Times New Roman" w:hint="eastAsia"/>
                <w:spacing w:val="2"/>
                <w:sz w:val="20"/>
                <w:szCs w:val="20"/>
              </w:rPr>
              <w:t>대한</w:t>
            </w:r>
            <w:r w:rsidRPr="00F463B5">
              <w:rPr>
                <w:rFonts w:cs="Times New Roman" w:hint="eastAsia"/>
                <w:spacing w:val="2"/>
                <w:sz w:val="20"/>
                <w:szCs w:val="20"/>
              </w:rPr>
              <w:t xml:space="preserve"> </w:t>
            </w:r>
            <w:r w:rsidRPr="00F463B5">
              <w:rPr>
                <w:rFonts w:cs="Times New Roman" w:hint="eastAsia"/>
                <w:spacing w:val="2"/>
                <w:sz w:val="20"/>
                <w:szCs w:val="20"/>
              </w:rPr>
              <w:t>사항이라고</w:t>
            </w:r>
            <w:r w:rsidRPr="00F463B5">
              <w:rPr>
                <w:rFonts w:cs="Times New Roman" w:hint="eastAsia"/>
                <w:spacing w:val="2"/>
                <w:sz w:val="20"/>
                <w:szCs w:val="20"/>
              </w:rPr>
              <w:t xml:space="preserve"> </w:t>
            </w:r>
            <w:r w:rsidRPr="00F463B5">
              <w:rPr>
                <w:rFonts w:cs="Times New Roman" w:hint="eastAsia"/>
                <w:spacing w:val="2"/>
                <w:sz w:val="20"/>
                <w:szCs w:val="20"/>
              </w:rPr>
              <w:t>함</w:t>
            </w:r>
            <w:r w:rsidRPr="00F463B5">
              <w:rPr>
                <w:rFonts w:cs="Times New Roman" w:hint="eastAsia"/>
                <w:spacing w:val="2"/>
                <w:sz w:val="20"/>
                <w:szCs w:val="20"/>
              </w:rPr>
              <w:t>.</w:t>
            </w:r>
          </w:p>
        </w:tc>
        <w:tc>
          <w:tcPr>
            <w:tcW w:w="26" w:type="pct"/>
            <w:tcBorders>
              <w:top w:val="nil"/>
              <w:bottom w:val="nil"/>
            </w:tcBorders>
          </w:tcPr>
          <w:p w14:paraId="49001A83"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2405FA9E" w14:textId="297F31D1" w:rsidR="004E04A7" w:rsidRPr="009A2958" w:rsidRDefault="001C1594" w:rsidP="004E04A7">
            <w:pPr>
              <w:pStyle w:val="a8"/>
              <w:widowControl/>
              <w:numPr>
                <w:ilvl w:val="0"/>
                <w:numId w:val="2"/>
              </w:numPr>
              <w:spacing w:before="40" w:after="120" w:line="276" w:lineRule="auto"/>
              <w:rPr>
                <w:rFonts w:cs="Times New Roman"/>
                <w:sz w:val="20"/>
                <w:szCs w:val="20"/>
              </w:rPr>
            </w:pPr>
            <w:r w:rsidRPr="00016D5A">
              <w:rPr>
                <w:rFonts w:cs="Times New Roman" w:hint="eastAsia"/>
                <w:sz w:val="20"/>
                <w:szCs w:val="20"/>
              </w:rPr>
              <w:t>본건</w:t>
            </w:r>
            <w:r w:rsidRPr="00016D5A">
              <w:rPr>
                <w:rFonts w:cs="Times New Roman"/>
                <w:sz w:val="20"/>
                <w:szCs w:val="20"/>
              </w:rPr>
              <w:t xml:space="preserve"> </w:t>
            </w:r>
            <w:r w:rsidRPr="00016D5A">
              <w:rPr>
                <w:rFonts w:cs="Times New Roman" w:hint="eastAsia"/>
                <w:sz w:val="20"/>
                <w:szCs w:val="20"/>
              </w:rPr>
              <w:t>거래에</w:t>
            </w:r>
            <w:r w:rsidRPr="00016D5A">
              <w:rPr>
                <w:rFonts w:cs="Times New Roman"/>
                <w:sz w:val="20"/>
                <w:szCs w:val="20"/>
              </w:rPr>
              <w:t xml:space="preserve"> </w:t>
            </w:r>
            <w:r w:rsidRPr="00016D5A">
              <w:rPr>
                <w:rFonts w:cs="Times New Roman" w:hint="eastAsia"/>
                <w:sz w:val="20"/>
                <w:szCs w:val="20"/>
              </w:rPr>
              <w:t>영향을</w:t>
            </w:r>
            <w:r w:rsidRPr="00016D5A">
              <w:rPr>
                <w:rFonts w:cs="Times New Roman"/>
                <w:sz w:val="20"/>
                <w:szCs w:val="20"/>
              </w:rPr>
              <w:t xml:space="preserve"> </w:t>
            </w:r>
            <w:r w:rsidRPr="00016D5A">
              <w:rPr>
                <w:rFonts w:cs="Times New Roman" w:hint="eastAsia"/>
                <w:sz w:val="20"/>
                <w:szCs w:val="20"/>
              </w:rPr>
              <w:t>미칠</w:t>
            </w:r>
            <w:r w:rsidRPr="00016D5A">
              <w:rPr>
                <w:rFonts w:cs="Times New Roman"/>
                <w:sz w:val="20"/>
                <w:szCs w:val="20"/>
              </w:rPr>
              <w:t xml:space="preserve"> </w:t>
            </w:r>
            <w:r w:rsidRPr="00016D5A">
              <w:rPr>
                <w:rFonts w:cs="Times New Roman" w:hint="eastAsia"/>
                <w:sz w:val="20"/>
                <w:szCs w:val="20"/>
              </w:rPr>
              <w:t>수</w:t>
            </w:r>
            <w:r w:rsidRPr="00016D5A">
              <w:rPr>
                <w:rFonts w:cs="Times New Roman"/>
                <w:sz w:val="20"/>
                <w:szCs w:val="20"/>
              </w:rPr>
              <w:t xml:space="preserve"> </w:t>
            </w:r>
            <w:r w:rsidRPr="00016D5A">
              <w:rPr>
                <w:rFonts w:cs="Times New Roman" w:hint="eastAsia"/>
                <w:sz w:val="20"/>
                <w:szCs w:val="20"/>
              </w:rPr>
              <w:t>있는</w:t>
            </w:r>
            <w:r w:rsidRPr="00016D5A">
              <w:rPr>
                <w:rFonts w:cs="Times New Roman"/>
                <w:sz w:val="20"/>
                <w:szCs w:val="20"/>
              </w:rPr>
              <w:t xml:space="preserve"> </w:t>
            </w:r>
            <w:r w:rsidRPr="00016D5A">
              <w:rPr>
                <w:rFonts w:cs="Times New Roman" w:hint="eastAsia"/>
                <w:sz w:val="20"/>
                <w:szCs w:val="20"/>
              </w:rPr>
              <w:t>특별한</w:t>
            </w:r>
            <w:r w:rsidRPr="00016D5A">
              <w:rPr>
                <w:rFonts w:cs="Times New Roman"/>
                <w:sz w:val="20"/>
                <w:szCs w:val="20"/>
              </w:rPr>
              <w:t xml:space="preserve"> </w:t>
            </w:r>
            <w:r w:rsidRPr="00016D5A">
              <w:rPr>
                <w:rFonts w:cs="Times New Roman" w:hint="eastAsia"/>
                <w:sz w:val="20"/>
                <w:szCs w:val="20"/>
              </w:rPr>
              <w:t>이슈는</w:t>
            </w:r>
            <w:r w:rsidRPr="00016D5A">
              <w:rPr>
                <w:rFonts w:cs="Times New Roman"/>
                <w:sz w:val="20"/>
                <w:szCs w:val="20"/>
              </w:rPr>
              <w:t xml:space="preserve"> </w:t>
            </w:r>
            <w:r w:rsidRPr="00016D5A">
              <w:rPr>
                <w:rFonts w:cs="Times New Roman" w:hint="eastAsia"/>
                <w:sz w:val="20"/>
                <w:szCs w:val="20"/>
              </w:rPr>
              <w:t>발견되지</w:t>
            </w:r>
            <w:r w:rsidRPr="00016D5A">
              <w:rPr>
                <w:rFonts w:cs="Times New Roman"/>
                <w:sz w:val="20"/>
                <w:szCs w:val="20"/>
              </w:rPr>
              <w:t xml:space="preserve"> </w:t>
            </w:r>
            <w:r w:rsidRPr="00016D5A">
              <w:rPr>
                <w:rFonts w:cs="Times New Roman" w:hint="eastAsia"/>
                <w:sz w:val="20"/>
                <w:szCs w:val="20"/>
              </w:rPr>
              <w:t>않음</w:t>
            </w:r>
            <w:r w:rsidRPr="00016D5A">
              <w:rPr>
                <w:rFonts w:cs="Times New Roman"/>
                <w:sz w:val="20"/>
                <w:szCs w:val="20"/>
              </w:rPr>
              <w:t>.</w:t>
            </w:r>
          </w:p>
        </w:tc>
        <w:tc>
          <w:tcPr>
            <w:tcW w:w="27" w:type="pct"/>
            <w:tcBorders>
              <w:top w:val="nil"/>
              <w:bottom w:val="nil"/>
            </w:tcBorders>
          </w:tcPr>
          <w:p w14:paraId="146C4FE0"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1A40FB00" w14:textId="24C1DA46" w:rsidR="004E04A7" w:rsidRPr="009A2958"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4E04A7" w:rsidRPr="009A2958" w14:paraId="6FF61AF1" w14:textId="77777777" w:rsidTr="00061A1F">
        <w:trPr>
          <w:trHeight w:val="132"/>
        </w:trPr>
        <w:tc>
          <w:tcPr>
            <w:tcW w:w="619" w:type="pct"/>
          </w:tcPr>
          <w:p w14:paraId="79240A00" w14:textId="708CA3B4" w:rsidR="004E04A7" w:rsidRPr="00250EEB" w:rsidRDefault="004E04A7" w:rsidP="004E04A7">
            <w:pPr>
              <w:widowControl/>
              <w:spacing w:before="40" w:after="120" w:line="276" w:lineRule="auto"/>
              <w:jc w:val="center"/>
              <w:outlineLvl w:val="0"/>
              <w:rPr>
                <w:rFonts w:cs="Times New Roman"/>
                <w:b/>
                <w:color w:val="404040" w:themeColor="text1" w:themeTint="BF"/>
                <w:kern w:val="0"/>
                <w:sz w:val="20"/>
                <w:szCs w:val="20"/>
              </w:rPr>
            </w:pPr>
            <w:bookmarkStart w:id="168" w:name="_Toc108480437"/>
            <w:bookmarkStart w:id="169" w:name="_Toc108512993"/>
            <w:r w:rsidRPr="00250EEB">
              <w:rPr>
                <w:rFonts w:cs="Times New Roman"/>
                <w:b/>
                <w:color w:val="404040" w:themeColor="text1" w:themeTint="BF"/>
                <w:kern w:val="0"/>
                <w:sz w:val="20"/>
                <w:szCs w:val="20"/>
              </w:rPr>
              <w:t>개인정보</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처리</w:t>
            </w:r>
            <w:r>
              <w:rPr>
                <w:rFonts w:cs="Times New Roman"/>
                <w:b/>
                <w:color w:val="404040" w:themeColor="text1" w:themeTint="BF"/>
                <w:kern w:val="0"/>
                <w:sz w:val="20"/>
                <w:szCs w:val="20"/>
              </w:rPr>
              <w:br/>
            </w:r>
            <w:r w:rsidRPr="00250EEB">
              <w:rPr>
                <w:rFonts w:cs="Times New Roman"/>
                <w:b/>
                <w:color w:val="404040" w:themeColor="text1" w:themeTint="BF"/>
                <w:kern w:val="0"/>
                <w:sz w:val="20"/>
                <w:szCs w:val="20"/>
              </w:rPr>
              <w:t>현황</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개관</w:t>
            </w:r>
            <w:bookmarkEnd w:id="168"/>
            <w:bookmarkEnd w:id="169"/>
          </w:p>
        </w:tc>
        <w:tc>
          <w:tcPr>
            <w:tcW w:w="26" w:type="pct"/>
            <w:tcBorders>
              <w:top w:val="nil"/>
              <w:bottom w:val="nil"/>
            </w:tcBorders>
          </w:tcPr>
          <w:p w14:paraId="76A09DB4"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0ACEFE67" w14:textId="77777777" w:rsidR="004E04A7" w:rsidRPr="00F463B5" w:rsidRDefault="004E04A7" w:rsidP="004E04A7">
            <w:pPr>
              <w:widowControl/>
              <w:numPr>
                <w:ilvl w:val="0"/>
                <w:numId w:val="2"/>
              </w:numPr>
              <w:spacing w:before="40" w:after="120" w:line="276" w:lineRule="auto"/>
              <w:rPr>
                <w:rFonts w:cs="Times New Roman"/>
                <w:spacing w:val="2"/>
                <w:sz w:val="20"/>
                <w:szCs w:val="20"/>
              </w:rPr>
            </w:pPr>
            <w:r w:rsidRPr="00F463B5">
              <w:rPr>
                <w:rFonts w:cs="Times New Roman"/>
                <w:spacing w:val="2"/>
                <w:sz w:val="20"/>
                <w:szCs w:val="20"/>
              </w:rPr>
              <w:t>현재까지</w:t>
            </w:r>
            <w:r w:rsidRPr="00F463B5">
              <w:rPr>
                <w:rFonts w:cs="Times New Roman"/>
                <w:spacing w:val="2"/>
                <w:sz w:val="20"/>
                <w:szCs w:val="20"/>
              </w:rPr>
              <w:t xml:space="preserve"> </w:t>
            </w:r>
            <w:r w:rsidRPr="00F463B5">
              <w:rPr>
                <w:rFonts w:cs="Times New Roman"/>
                <w:spacing w:val="2"/>
                <w:sz w:val="20"/>
                <w:szCs w:val="20"/>
              </w:rPr>
              <w:t>제공된</w:t>
            </w:r>
            <w:r w:rsidRPr="00F463B5">
              <w:rPr>
                <w:rFonts w:cs="Times New Roman"/>
                <w:spacing w:val="2"/>
                <w:sz w:val="20"/>
                <w:szCs w:val="20"/>
              </w:rPr>
              <w:t xml:space="preserve"> </w:t>
            </w:r>
            <w:r w:rsidRPr="00F463B5">
              <w:rPr>
                <w:rFonts w:cs="Times New Roman"/>
                <w:spacing w:val="2"/>
                <w:sz w:val="20"/>
                <w:szCs w:val="20"/>
              </w:rPr>
              <w:t>답변</w:t>
            </w:r>
            <w:r w:rsidRPr="00F463B5">
              <w:rPr>
                <w:rFonts w:cs="Times New Roman"/>
                <w:spacing w:val="2"/>
                <w:sz w:val="20"/>
                <w:szCs w:val="20"/>
              </w:rPr>
              <w:t xml:space="preserve"> </w:t>
            </w:r>
            <w:r w:rsidRPr="00F463B5">
              <w:rPr>
                <w:rFonts w:cs="Times New Roman"/>
                <w:spacing w:val="2"/>
                <w:sz w:val="20"/>
                <w:szCs w:val="20"/>
              </w:rPr>
              <w:t>및</w:t>
            </w:r>
            <w:r w:rsidRPr="00F463B5">
              <w:rPr>
                <w:rFonts w:cs="Times New Roman"/>
                <w:spacing w:val="2"/>
                <w:sz w:val="20"/>
                <w:szCs w:val="20"/>
              </w:rPr>
              <w:t xml:space="preserve"> </w:t>
            </w:r>
            <w:r w:rsidRPr="00F463B5">
              <w:rPr>
                <w:rFonts w:cs="Times New Roman"/>
                <w:spacing w:val="2"/>
                <w:sz w:val="20"/>
                <w:szCs w:val="20"/>
              </w:rPr>
              <w:t>공개된</w:t>
            </w:r>
            <w:r w:rsidRPr="00F463B5">
              <w:rPr>
                <w:rFonts w:cs="Times New Roman"/>
                <w:spacing w:val="2"/>
                <w:sz w:val="20"/>
                <w:szCs w:val="20"/>
              </w:rPr>
              <w:t xml:space="preserve"> </w:t>
            </w:r>
            <w:r w:rsidRPr="00F463B5">
              <w:rPr>
                <w:rFonts w:cs="Times New Roman"/>
                <w:spacing w:val="2"/>
                <w:sz w:val="20"/>
                <w:szCs w:val="20"/>
              </w:rPr>
              <w:t>자료를</w:t>
            </w:r>
            <w:r w:rsidRPr="00F463B5">
              <w:rPr>
                <w:rFonts w:cs="Times New Roman"/>
                <w:spacing w:val="2"/>
                <w:sz w:val="20"/>
                <w:szCs w:val="20"/>
              </w:rPr>
              <w:t xml:space="preserve"> </w:t>
            </w:r>
            <w:r w:rsidRPr="00F463B5">
              <w:rPr>
                <w:rFonts w:cs="Times New Roman"/>
                <w:spacing w:val="2"/>
                <w:sz w:val="20"/>
                <w:szCs w:val="20"/>
              </w:rPr>
              <w:t>통하여</w:t>
            </w:r>
            <w:r w:rsidRPr="00F463B5">
              <w:rPr>
                <w:rFonts w:cs="Times New Roman"/>
                <w:spacing w:val="2"/>
                <w:sz w:val="20"/>
                <w:szCs w:val="20"/>
              </w:rPr>
              <w:t xml:space="preserve"> </w:t>
            </w:r>
            <w:r w:rsidRPr="00F463B5">
              <w:rPr>
                <w:rFonts w:cs="Times New Roman"/>
                <w:spacing w:val="2"/>
                <w:sz w:val="20"/>
                <w:szCs w:val="20"/>
              </w:rPr>
              <w:t>확인되는</w:t>
            </w:r>
            <w:r w:rsidRPr="00F463B5">
              <w:rPr>
                <w:rFonts w:cs="Times New Roman"/>
                <w:spacing w:val="2"/>
                <w:sz w:val="20"/>
                <w:szCs w:val="20"/>
              </w:rPr>
              <w:t xml:space="preserve"> </w:t>
            </w:r>
            <w:r w:rsidRPr="00F463B5">
              <w:rPr>
                <w:rFonts w:cs="Times New Roman"/>
                <w:spacing w:val="2"/>
                <w:sz w:val="20"/>
                <w:szCs w:val="20"/>
              </w:rPr>
              <w:t>대상회사의</w:t>
            </w:r>
            <w:r w:rsidRPr="00F463B5">
              <w:rPr>
                <w:rFonts w:cs="Times New Roman"/>
                <w:spacing w:val="2"/>
                <w:sz w:val="20"/>
                <w:szCs w:val="20"/>
              </w:rPr>
              <w:t xml:space="preserve"> </w:t>
            </w:r>
            <w:r w:rsidRPr="00F463B5">
              <w:rPr>
                <w:rFonts w:cs="Times New Roman"/>
                <w:spacing w:val="2"/>
                <w:sz w:val="20"/>
                <w:szCs w:val="20"/>
              </w:rPr>
              <w:t>개인정보</w:t>
            </w:r>
            <w:r w:rsidRPr="00F463B5">
              <w:rPr>
                <w:rFonts w:cs="Times New Roman"/>
                <w:spacing w:val="2"/>
                <w:sz w:val="20"/>
                <w:szCs w:val="20"/>
              </w:rPr>
              <w:t xml:space="preserve"> </w:t>
            </w:r>
            <w:r w:rsidRPr="00F463B5">
              <w:rPr>
                <w:rFonts w:cs="Times New Roman"/>
                <w:spacing w:val="2"/>
                <w:sz w:val="20"/>
                <w:szCs w:val="20"/>
              </w:rPr>
              <w:t>수집</w:t>
            </w:r>
            <w:r w:rsidRPr="00F463B5">
              <w:rPr>
                <w:rFonts w:cs="Times New Roman"/>
                <w:spacing w:val="2"/>
                <w:sz w:val="20"/>
                <w:szCs w:val="20"/>
              </w:rPr>
              <w:t xml:space="preserve"> </w:t>
            </w:r>
            <w:r w:rsidRPr="00F463B5">
              <w:rPr>
                <w:rFonts w:cs="Times New Roman"/>
                <w:spacing w:val="2"/>
                <w:sz w:val="20"/>
                <w:szCs w:val="20"/>
              </w:rPr>
              <w:t>경로는</w:t>
            </w:r>
            <w:r w:rsidRPr="00F463B5">
              <w:rPr>
                <w:rFonts w:cs="Times New Roman"/>
                <w:spacing w:val="2"/>
                <w:sz w:val="20"/>
                <w:szCs w:val="20"/>
              </w:rPr>
              <w:t xml:space="preserve"> </w:t>
            </w:r>
            <w:r w:rsidRPr="00F463B5">
              <w:rPr>
                <w:rFonts w:cs="Times New Roman"/>
                <w:spacing w:val="2"/>
                <w:sz w:val="20"/>
                <w:szCs w:val="20"/>
              </w:rPr>
              <w:t>다음과</w:t>
            </w:r>
            <w:r w:rsidRPr="00F463B5">
              <w:rPr>
                <w:rFonts w:cs="Times New Roman"/>
                <w:spacing w:val="2"/>
                <w:sz w:val="20"/>
                <w:szCs w:val="20"/>
              </w:rPr>
              <w:t xml:space="preserve"> </w:t>
            </w:r>
            <w:r w:rsidRPr="00F463B5">
              <w:rPr>
                <w:rFonts w:cs="Times New Roman"/>
                <w:spacing w:val="2"/>
                <w:sz w:val="20"/>
                <w:szCs w:val="20"/>
              </w:rPr>
              <w:t>같음</w:t>
            </w:r>
            <w:r w:rsidRPr="00F463B5">
              <w:rPr>
                <w:rFonts w:cs="Times New Roman"/>
                <w:spacing w:val="2"/>
                <w:sz w:val="20"/>
                <w:szCs w:val="20"/>
              </w:rPr>
              <w:t>.</w:t>
            </w:r>
          </w:p>
          <w:tbl>
            <w:tblPr>
              <w:tblW w:w="4850"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69"/>
              <w:gridCol w:w="1375"/>
              <w:gridCol w:w="2806"/>
            </w:tblGrid>
            <w:tr w:rsidR="004E04A7" w:rsidRPr="0035006C" w14:paraId="3F1BE71B" w14:textId="77777777" w:rsidTr="003C296E">
              <w:trPr>
                <w:trHeight w:val="454"/>
              </w:trPr>
              <w:tc>
                <w:tcPr>
                  <w:tcW w:w="2044" w:type="dxa"/>
                  <w:gridSpan w:val="2"/>
                  <w:shd w:val="clear" w:color="auto" w:fill="D9D9D9"/>
                  <w:tcMar>
                    <w:top w:w="0" w:type="dxa"/>
                    <w:left w:w="108" w:type="dxa"/>
                    <w:bottom w:w="0" w:type="dxa"/>
                    <w:right w:w="108" w:type="dxa"/>
                  </w:tcMar>
                  <w:vAlign w:val="center"/>
                  <w:hideMark/>
                </w:tcPr>
                <w:p w14:paraId="42025A35" w14:textId="77777777" w:rsidR="004E04A7" w:rsidRPr="0035006C" w:rsidRDefault="004E04A7" w:rsidP="004E04A7">
                  <w:pPr>
                    <w:spacing w:before="40" w:after="40" w:line="240" w:lineRule="auto"/>
                    <w:jc w:val="center"/>
                    <w:rPr>
                      <w:rFonts w:cs="Times New Roman"/>
                      <w:b/>
                      <w:bCs/>
                      <w:sz w:val="20"/>
                      <w:szCs w:val="20"/>
                    </w:rPr>
                  </w:pPr>
                  <w:r w:rsidRPr="0035006C">
                    <w:rPr>
                      <w:rFonts w:cs="Times New Roman"/>
                      <w:b/>
                      <w:bCs/>
                      <w:sz w:val="20"/>
                      <w:szCs w:val="20"/>
                    </w:rPr>
                    <w:t>수집</w:t>
                  </w:r>
                  <w:r w:rsidRPr="0035006C">
                    <w:rPr>
                      <w:rFonts w:cs="Times New Roman"/>
                      <w:b/>
                      <w:bCs/>
                      <w:sz w:val="20"/>
                      <w:szCs w:val="20"/>
                    </w:rPr>
                    <w:t xml:space="preserve"> </w:t>
                  </w:r>
                  <w:r w:rsidRPr="0035006C">
                    <w:rPr>
                      <w:rFonts w:cs="Times New Roman"/>
                      <w:b/>
                      <w:bCs/>
                      <w:sz w:val="20"/>
                      <w:szCs w:val="20"/>
                    </w:rPr>
                    <w:t>경로</w:t>
                  </w:r>
                </w:p>
              </w:tc>
              <w:tc>
                <w:tcPr>
                  <w:tcW w:w="2806" w:type="dxa"/>
                  <w:shd w:val="clear" w:color="auto" w:fill="D9D9D9"/>
                  <w:tcMar>
                    <w:top w:w="0" w:type="dxa"/>
                    <w:left w:w="108" w:type="dxa"/>
                    <w:bottom w:w="0" w:type="dxa"/>
                    <w:right w:w="108" w:type="dxa"/>
                  </w:tcMar>
                  <w:vAlign w:val="center"/>
                  <w:hideMark/>
                </w:tcPr>
                <w:p w14:paraId="6F4B8435" w14:textId="77777777" w:rsidR="004E04A7" w:rsidRPr="0035006C" w:rsidRDefault="004E04A7" w:rsidP="004E04A7">
                  <w:pPr>
                    <w:spacing w:before="40" w:after="40" w:line="240" w:lineRule="auto"/>
                    <w:jc w:val="center"/>
                    <w:rPr>
                      <w:rFonts w:cs="Times New Roman"/>
                      <w:b/>
                      <w:bCs/>
                      <w:spacing w:val="-4"/>
                      <w:sz w:val="20"/>
                      <w:szCs w:val="20"/>
                    </w:rPr>
                  </w:pPr>
                  <w:r w:rsidRPr="0035006C">
                    <w:rPr>
                      <w:rFonts w:cs="Times New Roman"/>
                      <w:b/>
                      <w:bCs/>
                      <w:spacing w:val="-4"/>
                      <w:sz w:val="20"/>
                      <w:szCs w:val="20"/>
                    </w:rPr>
                    <w:t>수집</w:t>
                  </w:r>
                  <w:r w:rsidRPr="0035006C">
                    <w:rPr>
                      <w:rFonts w:cs="Times New Roman"/>
                      <w:b/>
                      <w:bCs/>
                      <w:spacing w:val="-4"/>
                      <w:sz w:val="20"/>
                      <w:szCs w:val="20"/>
                    </w:rPr>
                    <w:t xml:space="preserve"> </w:t>
                  </w:r>
                  <w:r w:rsidRPr="0035006C">
                    <w:rPr>
                      <w:rFonts w:cs="Times New Roman"/>
                      <w:b/>
                      <w:bCs/>
                      <w:spacing w:val="-4"/>
                      <w:sz w:val="20"/>
                      <w:szCs w:val="20"/>
                    </w:rPr>
                    <w:t>방법</w:t>
                  </w:r>
                </w:p>
              </w:tc>
            </w:tr>
            <w:tr w:rsidR="004E04A7" w:rsidRPr="0035006C" w14:paraId="30A4C581" w14:textId="77777777" w:rsidTr="003C296E">
              <w:trPr>
                <w:trHeight w:val="935"/>
              </w:trPr>
              <w:tc>
                <w:tcPr>
                  <w:tcW w:w="669" w:type="dxa"/>
                  <w:vMerge w:val="restart"/>
                  <w:tcMar>
                    <w:top w:w="0" w:type="dxa"/>
                    <w:left w:w="108" w:type="dxa"/>
                    <w:bottom w:w="0" w:type="dxa"/>
                    <w:right w:w="108" w:type="dxa"/>
                  </w:tcMar>
                  <w:vAlign w:val="center"/>
                  <w:hideMark/>
                </w:tcPr>
                <w:p w14:paraId="2C7DC868" w14:textId="77777777" w:rsidR="004E04A7" w:rsidRPr="0035006C" w:rsidRDefault="004E04A7" w:rsidP="004E04A7">
                  <w:pPr>
                    <w:spacing w:before="40" w:after="40" w:line="240" w:lineRule="auto"/>
                    <w:rPr>
                      <w:rFonts w:cs="Times New Roman"/>
                      <w:sz w:val="20"/>
                      <w:szCs w:val="20"/>
                    </w:rPr>
                  </w:pPr>
                  <w:r w:rsidRPr="0035006C">
                    <w:rPr>
                      <w:rFonts w:cs="Times New Roman"/>
                      <w:sz w:val="20"/>
                      <w:szCs w:val="20"/>
                    </w:rPr>
                    <w:lastRenderedPageBreak/>
                    <w:t>고객정보</w:t>
                  </w:r>
                </w:p>
              </w:tc>
              <w:tc>
                <w:tcPr>
                  <w:tcW w:w="1375" w:type="dxa"/>
                  <w:vAlign w:val="center"/>
                </w:tcPr>
                <w:p w14:paraId="707E1033" w14:textId="77777777" w:rsidR="004E04A7" w:rsidRPr="0035006C" w:rsidRDefault="004E04A7" w:rsidP="00E7600C">
                  <w:pPr>
                    <w:spacing w:before="40" w:after="40" w:line="276" w:lineRule="auto"/>
                    <w:rPr>
                      <w:rFonts w:cs="Times New Roman"/>
                      <w:sz w:val="20"/>
                      <w:szCs w:val="20"/>
                    </w:rPr>
                  </w:pPr>
                  <w:r w:rsidRPr="0035006C">
                    <w:rPr>
                      <w:rFonts w:cs="Times New Roman"/>
                      <w:sz w:val="20"/>
                      <w:szCs w:val="20"/>
                    </w:rPr>
                    <w:t>카카오</w:t>
                  </w:r>
                  <w:r w:rsidRPr="0035006C">
                    <w:rPr>
                      <w:rFonts w:cs="Times New Roman"/>
                      <w:sz w:val="20"/>
                      <w:szCs w:val="20"/>
                    </w:rPr>
                    <w:t xml:space="preserve">T </w:t>
                  </w:r>
                  <w:r w:rsidRPr="0035006C">
                    <w:rPr>
                      <w:rFonts w:cs="Times New Roman"/>
                      <w:sz w:val="20"/>
                      <w:szCs w:val="20"/>
                    </w:rPr>
                    <w:t>앱을</w:t>
                  </w:r>
                  <w:r w:rsidRPr="0035006C">
                    <w:rPr>
                      <w:rFonts w:cs="Times New Roman"/>
                      <w:sz w:val="20"/>
                      <w:szCs w:val="20"/>
                    </w:rPr>
                    <w:t xml:space="preserve"> </w:t>
                  </w:r>
                  <w:r w:rsidRPr="0035006C">
                    <w:rPr>
                      <w:rFonts w:cs="Times New Roman"/>
                      <w:spacing w:val="-4"/>
                      <w:sz w:val="20"/>
                      <w:szCs w:val="20"/>
                    </w:rPr>
                    <w:t>통한</w:t>
                  </w:r>
                  <w:r w:rsidRPr="0035006C">
                    <w:rPr>
                      <w:rFonts w:cs="Times New Roman"/>
                      <w:spacing w:val="-4"/>
                      <w:sz w:val="20"/>
                      <w:szCs w:val="20"/>
                    </w:rPr>
                    <w:t xml:space="preserve"> </w:t>
                  </w:r>
                  <w:r w:rsidRPr="0035006C">
                    <w:rPr>
                      <w:rFonts w:cs="Times New Roman"/>
                      <w:spacing w:val="-4"/>
                      <w:sz w:val="20"/>
                      <w:szCs w:val="20"/>
                    </w:rPr>
                    <w:t>회원가입</w:t>
                  </w:r>
                </w:p>
              </w:tc>
              <w:tc>
                <w:tcPr>
                  <w:tcW w:w="2806" w:type="dxa"/>
                  <w:vMerge w:val="restart"/>
                  <w:tcMar>
                    <w:top w:w="0" w:type="dxa"/>
                    <w:left w:w="108" w:type="dxa"/>
                    <w:bottom w:w="0" w:type="dxa"/>
                    <w:right w:w="108" w:type="dxa"/>
                  </w:tcMar>
                  <w:vAlign w:val="center"/>
                </w:tcPr>
                <w:p w14:paraId="2F406D3D" w14:textId="77777777" w:rsidR="004E04A7" w:rsidRPr="00514084" w:rsidRDefault="004E04A7" w:rsidP="004E04A7">
                  <w:pPr>
                    <w:numPr>
                      <w:ilvl w:val="0"/>
                      <w:numId w:val="19"/>
                    </w:numPr>
                    <w:shd w:val="clear" w:color="auto" w:fill="FFFFFF"/>
                    <w:tabs>
                      <w:tab w:val="clear" w:pos="720"/>
                      <w:tab w:val="num" w:pos="173"/>
                    </w:tabs>
                    <w:spacing w:before="40" w:after="40" w:line="240" w:lineRule="auto"/>
                    <w:ind w:left="176" w:hanging="176"/>
                    <w:rPr>
                      <w:rFonts w:cs="Times New Roman"/>
                      <w:spacing w:val="-4"/>
                      <w:kern w:val="0"/>
                      <w:sz w:val="20"/>
                      <w:szCs w:val="20"/>
                    </w:rPr>
                  </w:pPr>
                  <w:r w:rsidRPr="00514084">
                    <w:rPr>
                      <w:rFonts w:cs="Times New Roman"/>
                      <w:spacing w:val="-4"/>
                      <w:kern w:val="0"/>
                      <w:sz w:val="20"/>
                      <w:szCs w:val="20"/>
                    </w:rPr>
                    <w:t>직접</w:t>
                  </w:r>
                  <w:r w:rsidRPr="00514084">
                    <w:rPr>
                      <w:rFonts w:cs="Times New Roman"/>
                      <w:spacing w:val="-4"/>
                      <w:kern w:val="0"/>
                      <w:sz w:val="20"/>
                      <w:szCs w:val="20"/>
                    </w:rPr>
                    <w:t xml:space="preserve"> </w:t>
                  </w:r>
                  <w:r w:rsidRPr="00514084">
                    <w:rPr>
                      <w:rFonts w:cs="Times New Roman"/>
                      <w:spacing w:val="-4"/>
                      <w:kern w:val="0"/>
                      <w:sz w:val="20"/>
                      <w:szCs w:val="20"/>
                    </w:rPr>
                    <w:t>수집정보</w:t>
                  </w:r>
                  <w:r w:rsidRPr="00514084">
                    <w:rPr>
                      <w:rFonts w:cs="Times New Roman"/>
                      <w:spacing w:val="-4"/>
                      <w:kern w:val="0"/>
                      <w:sz w:val="20"/>
                      <w:szCs w:val="20"/>
                    </w:rPr>
                    <w:t xml:space="preserve">: </w:t>
                  </w:r>
                  <w:r w:rsidRPr="00514084">
                    <w:rPr>
                      <w:rFonts w:cs="Times New Roman"/>
                      <w:spacing w:val="-4"/>
                      <w:kern w:val="0"/>
                      <w:sz w:val="20"/>
                      <w:szCs w:val="20"/>
                    </w:rPr>
                    <w:t>앱을</w:t>
                  </w:r>
                  <w:r w:rsidRPr="00514084">
                    <w:rPr>
                      <w:rFonts w:cs="Times New Roman"/>
                      <w:spacing w:val="-4"/>
                      <w:kern w:val="0"/>
                      <w:sz w:val="20"/>
                      <w:szCs w:val="20"/>
                    </w:rPr>
                    <w:t xml:space="preserve"> </w:t>
                  </w:r>
                  <w:r w:rsidRPr="00514084">
                    <w:rPr>
                      <w:rFonts w:cs="Times New Roman"/>
                      <w:spacing w:val="-4"/>
                      <w:kern w:val="0"/>
                      <w:sz w:val="20"/>
                      <w:szCs w:val="20"/>
                    </w:rPr>
                    <w:t>통해서</w:t>
                  </w:r>
                  <w:r w:rsidRPr="00514084">
                    <w:rPr>
                      <w:rFonts w:cs="Times New Roman"/>
                      <w:spacing w:val="-4"/>
                      <w:kern w:val="0"/>
                      <w:sz w:val="20"/>
                      <w:szCs w:val="20"/>
                    </w:rPr>
                    <w:t xml:space="preserve"> </w:t>
                  </w:r>
                  <w:r w:rsidRPr="00514084">
                    <w:rPr>
                      <w:rFonts w:cs="Times New Roman"/>
                      <w:spacing w:val="-4"/>
                      <w:kern w:val="0"/>
                      <w:sz w:val="20"/>
                      <w:szCs w:val="20"/>
                    </w:rPr>
                    <w:t>수집하고</w:t>
                  </w:r>
                  <w:r w:rsidRPr="00514084">
                    <w:rPr>
                      <w:rFonts w:cs="Times New Roman"/>
                      <w:spacing w:val="-4"/>
                      <w:kern w:val="0"/>
                      <w:sz w:val="20"/>
                      <w:szCs w:val="20"/>
                    </w:rPr>
                    <w:t xml:space="preserve">, </w:t>
                  </w:r>
                  <w:r w:rsidRPr="00514084">
                    <w:rPr>
                      <w:rFonts w:cs="Times New Roman"/>
                      <w:spacing w:val="-4"/>
                      <w:kern w:val="0"/>
                      <w:sz w:val="20"/>
                      <w:szCs w:val="20"/>
                    </w:rPr>
                    <w:t>이에</w:t>
                  </w:r>
                  <w:r w:rsidRPr="00514084">
                    <w:rPr>
                      <w:rFonts w:cs="Times New Roman"/>
                      <w:spacing w:val="-4"/>
                      <w:kern w:val="0"/>
                      <w:sz w:val="20"/>
                      <w:szCs w:val="20"/>
                    </w:rPr>
                    <w:t xml:space="preserve"> </w:t>
                  </w:r>
                  <w:r w:rsidRPr="00514084">
                    <w:rPr>
                      <w:rFonts w:cs="Times New Roman"/>
                      <w:spacing w:val="-4"/>
                      <w:kern w:val="0"/>
                      <w:sz w:val="20"/>
                      <w:szCs w:val="20"/>
                    </w:rPr>
                    <w:t>관한</w:t>
                  </w:r>
                  <w:r w:rsidRPr="00514084">
                    <w:rPr>
                      <w:rFonts w:cs="Times New Roman"/>
                      <w:spacing w:val="-4"/>
                      <w:kern w:val="0"/>
                      <w:sz w:val="20"/>
                      <w:szCs w:val="20"/>
                    </w:rPr>
                    <w:t xml:space="preserve"> </w:t>
                  </w:r>
                  <w:r w:rsidRPr="00514084">
                    <w:rPr>
                      <w:rFonts w:cs="Times New Roman"/>
                      <w:spacing w:val="-4"/>
                      <w:kern w:val="0"/>
                      <w:sz w:val="20"/>
                      <w:szCs w:val="20"/>
                    </w:rPr>
                    <w:t>동의는</w:t>
                  </w:r>
                  <w:r w:rsidRPr="00514084">
                    <w:rPr>
                      <w:rFonts w:cs="Times New Roman"/>
                      <w:spacing w:val="-4"/>
                      <w:kern w:val="0"/>
                      <w:sz w:val="20"/>
                      <w:szCs w:val="20"/>
                    </w:rPr>
                    <w:t xml:space="preserve"> </w:t>
                  </w:r>
                  <w:r w:rsidRPr="00514084">
                    <w:rPr>
                      <w:rFonts w:cs="Times New Roman"/>
                      <w:spacing w:val="-4"/>
                      <w:kern w:val="0"/>
                      <w:sz w:val="20"/>
                      <w:szCs w:val="20"/>
                    </w:rPr>
                    <w:t>체크박스를</w:t>
                  </w:r>
                  <w:r w:rsidRPr="00514084">
                    <w:rPr>
                      <w:rFonts w:cs="Times New Roman"/>
                      <w:spacing w:val="-4"/>
                      <w:kern w:val="0"/>
                      <w:sz w:val="20"/>
                      <w:szCs w:val="20"/>
                    </w:rPr>
                    <w:t xml:space="preserve"> </w:t>
                  </w:r>
                  <w:r w:rsidRPr="00514084">
                    <w:rPr>
                      <w:rFonts w:cs="Times New Roman"/>
                      <w:spacing w:val="-4"/>
                      <w:kern w:val="0"/>
                      <w:sz w:val="20"/>
                      <w:szCs w:val="20"/>
                    </w:rPr>
                    <w:t>통해</w:t>
                  </w:r>
                  <w:r w:rsidRPr="00514084">
                    <w:rPr>
                      <w:rFonts w:cs="Times New Roman"/>
                      <w:spacing w:val="-4"/>
                      <w:kern w:val="0"/>
                      <w:sz w:val="20"/>
                      <w:szCs w:val="20"/>
                    </w:rPr>
                    <w:t xml:space="preserve"> </w:t>
                  </w:r>
                  <w:r w:rsidRPr="00514084">
                    <w:rPr>
                      <w:rFonts w:cs="Times New Roman"/>
                      <w:spacing w:val="-4"/>
                      <w:kern w:val="0"/>
                      <w:sz w:val="20"/>
                      <w:szCs w:val="20"/>
                    </w:rPr>
                    <w:t>획득</w:t>
                  </w:r>
                </w:p>
                <w:p w14:paraId="55AB889D" w14:textId="77777777" w:rsidR="004E04A7" w:rsidRPr="00514084" w:rsidRDefault="004E04A7" w:rsidP="004E04A7">
                  <w:pPr>
                    <w:numPr>
                      <w:ilvl w:val="0"/>
                      <w:numId w:val="19"/>
                    </w:numPr>
                    <w:shd w:val="clear" w:color="auto" w:fill="FFFFFF"/>
                    <w:tabs>
                      <w:tab w:val="clear" w:pos="720"/>
                      <w:tab w:val="num" w:pos="173"/>
                    </w:tabs>
                    <w:spacing w:before="40" w:after="40" w:line="240" w:lineRule="auto"/>
                    <w:ind w:left="176" w:hanging="176"/>
                    <w:rPr>
                      <w:rFonts w:cs="Times New Roman"/>
                      <w:spacing w:val="-4"/>
                      <w:kern w:val="0"/>
                      <w:sz w:val="20"/>
                      <w:szCs w:val="20"/>
                    </w:rPr>
                  </w:pPr>
                  <w:r w:rsidRPr="00514084">
                    <w:rPr>
                      <w:rFonts w:cs="Times New Roman"/>
                      <w:spacing w:val="-4"/>
                      <w:kern w:val="0"/>
                      <w:sz w:val="20"/>
                      <w:szCs w:val="20"/>
                    </w:rPr>
                    <w:t>㈜카카오로부터의</w:t>
                  </w:r>
                  <w:r w:rsidRPr="00514084">
                    <w:rPr>
                      <w:rFonts w:cs="Times New Roman"/>
                      <w:spacing w:val="-4"/>
                      <w:kern w:val="0"/>
                      <w:sz w:val="20"/>
                      <w:szCs w:val="20"/>
                    </w:rPr>
                    <w:t xml:space="preserve"> </w:t>
                  </w:r>
                  <w:r w:rsidRPr="00514084">
                    <w:rPr>
                      <w:rFonts w:cs="Times New Roman"/>
                      <w:spacing w:val="-4"/>
                      <w:kern w:val="0"/>
                      <w:sz w:val="20"/>
                      <w:szCs w:val="20"/>
                    </w:rPr>
                    <w:t>수령정보</w:t>
                  </w:r>
                  <w:r w:rsidRPr="00514084">
                    <w:rPr>
                      <w:rFonts w:cs="Times New Roman"/>
                      <w:spacing w:val="-4"/>
                      <w:kern w:val="0"/>
                      <w:sz w:val="20"/>
                      <w:szCs w:val="20"/>
                    </w:rPr>
                    <w:t xml:space="preserve">: </w:t>
                  </w:r>
                  <w:r w:rsidRPr="00514084">
                    <w:rPr>
                      <w:rFonts w:cs="Times New Roman"/>
                      <w:spacing w:val="-4"/>
                      <w:kern w:val="0"/>
                      <w:sz w:val="20"/>
                      <w:szCs w:val="20"/>
                    </w:rPr>
                    <w:t>카카오로부터</w:t>
                  </w:r>
                  <w:r w:rsidRPr="00514084">
                    <w:rPr>
                      <w:rFonts w:cs="Times New Roman"/>
                      <w:spacing w:val="-4"/>
                      <w:kern w:val="0"/>
                      <w:sz w:val="20"/>
                      <w:szCs w:val="20"/>
                    </w:rPr>
                    <w:t xml:space="preserve"> </w:t>
                  </w:r>
                  <w:r w:rsidRPr="00514084">
                    <w:rPr>
                      <w:rFonts w:cs="Times New Roman"/>
                      <w:spacing w:val="-4"/>
                      <w:kern w:val="0"/>
                      <w:sz w:val="20"/>
                      <w:szCs w:val="20"/>
                    </w:rPr>
                    <w:t>제공받으며</w:t>
                  </w:r>
                  <w:r w:rsidRPr="00514084">
                    <w:rPr>
                      <w:rFonts w:cs="Times New Roman"/>
                      <w:spacing w:val="-4"/>
                      <w:kern w:val="0"/>
                      <w:sz w:val="20"/>
                      <w:szCs w:val="20"/>
                    </w:rPr>
                    <w:t xml:space="preserve">, </w:t>
                  </w:r>
                  <w:r w:rsidRPr="00514084">
                    <w:rPr>
                      <w:rFonts w:cs="Times New Roman"/>
                      <w:spacing w:val="-4"/>
                      <w:kern w:val="0"/>
                      <w:sz w:val="20"/>
                      <w:szCs w:val="20"/>
                    </w:rPr>
                    <w:t>이에</w:t>
                  </w:r>
                  <w:r w:rsidRPr="00514084">
                    <w:rPr>
                      <w:rFonts w:cs="Times New Roman"/>
                      <w:spacing w:val="-4"/>
                      <w:kern w:val="0"/>
                      <w:sz w:val="20"/>
                      <w:szCs w:val="20"/>
                    </w:rPr>
                    <w:t xml:space="preserve"> </w:t>
                  </w:r>
                  <w:r w:rsidRPr="00514084">
                    <w:rPr>
                      <w:rFonts w:cs="Times New Roman"/>
                      <w:spacing w:val="-4"/>
                      <w:kern w:val="0"/>
                      <w:sz w:val="20"/>
                      <w:szCs w:val="20"/>
                    </w:rPr>
                    <w:t>관한</w:t>
                  </w:r>
                  <w:r w:rsidRPr="00514084">
                    <w:rPr>
                      <w:rFonts w:cs="Times New Roman"/>
                      <w:spacing w:val="-4"/>
                      <w:kern w:val="0"/>
                      <w:sz w:val="20"/>
                      <w:szCs w:val="20"/>
                    </w:rPr>
                    <w:t xml:space="preserve"> </w:t>
                  </w:r>
                  <w:r w:rsidRPr="00514084">
                    <w:rPr>
                      <w:rFonts w:cs="Times New Roman"/>
                      <w:spacing w:val="-4"/>
                      <w:kern w:val="0"/>
                      <w:sz w:val="20"/>
                      <w:szCs w:val="20"/>
                    </w:rPr>
                    <w:t>동의는</w:t>
                  </w:r>
                  <w:r w:rsidRPr="00514084">
                    <w:rPr>
                      <w:rFonts w:cs="Times New Roman"/>
                      <w:spacing w:val="-4"/>
                      <w:kern w:val="0"/>
                      <w:sz w:val="20"/>
                      <w:szCs w:val="20"/>
                    </w:rPr>
                    <w:t xml:space="preserve"> </w:t>
                  </w:r>
                  <w:r w:rsidRPr="00514084">
                    <w:rPr>
                      <w:rFonts w:cs="Times New Roman"/>
                      <w:spacing w:val="-4"/>
                      <w:kern w:val="0"/>
                      <w:sz w:val="20"/>
                      <w:szCs w:val="20"/>
                    </w:rPr>
                    <w:t>카카오</w:t>
                  </w:r>
                  <w:r w:rsidRPr="00514084">
                    <w:rPr>
                      <w:rFonts w:cs="Times New Roman"/>
                      <w:spacing w:val="-4"/>
                      <w:kern w:val="0"/>
                      <w:sz w:val="20"/>
                      <w:szCs w:val="20"/>
                    </w:rPr>
                    <w:t xml:space="preserve">T </w:t>
                  </w:r>
                  <w:r w:rsidRPr="00514084">
                    <w:rPr>
                      <w:rFonts w:cs="Times New Roman"/>
                      <w:spacing w:val="-4"/>
                      <w:kern w:val="0"/>
                      <w:sz w:val="20"/>
                      <w:szCs w:val="20"/>
                    </w:rPr>
                    <w:t>앱</w:t>
                  </w:r>
                  <w:r w:rsidRPr="00514084">
                    <w:rPr>
                      <w:rFonts w:cs="Times New Roman"/>
                      <w:spacing w:val="-4"/>
                      <w:kern w:val="0"/>
                      <w:sz w:val="20"/>
                      <w:szCs w:val="20"/>
                    </w:rPr>
                    <w:t xml:space="preserve"> </w:t>
                  </w:r>
                  <w:r w:rsidRPr="00514084">
                    <w:rPr>
                      <w:rFonts w:cs="Times New Roman"/>
                      <w:spacing w:val="-4"/>
                      <w:kern w:val="0"/>
                      <w:sz w:val="20"/>
                      <w:szCs w:val="20"/>
                    </w:rPr>
                    <w:t>내에서</w:t>
                  </w:r>
                  <w:r w:rsidRPr="00514084">
                    <w:rPr>
                      <w:rFonts w:cs="Times New Roman"/>
                      <w:spacing w:val="-4"/>
                      <w:kern w:val="0"/>
                      <w:sz w:val="20"/>
                      <w:szCs w:val="20"/>
                    </w:rPr>
                    <w:t xml:space="preserve"> </w:t>
                  </w:r>
                  <w:r w:rsidRPr="00514084">
                    <w:rPr>
                      <w:rFonts w:cs="Times New Roman"/>
                      <w:spacing w:val="-4"/>
                      <w:kern w:val="0"/>
                      <w:sz w:val="20"/>
                      <w:szCs w:val="20"/>
                    </w:rPr>
                    <w:t>체크박스를</w:t>
                  </w:r>
                  <w:r w:rsidRPr="00514084">
                    <w:rPr>
                      <w:rFonts w:cs="Times New Roman"/>
                      <w:spacing w:val="-4"/>
                      <w:kern w:val="0"/>
                      <w:sz w:val="20"/>
                      <w:szCs w:val="20"/>
                    </w:rPr>
                    <w:t xml:space="preserve"> </w:t>
                  </w:r>
                  <w:r w:rsidRPr="00514084">
                    <w:rPr>
                      <w:rFonts w:cs="Times New Roman"/>
                      <w:spacing w:val="-4"/>
                      <w:kern w:val="0"/>
                      <w:sz w:val="20"/>
                      <w:szCs w:val="20"/>
                    </w:rPr>
                    <w:t>통해</w:t>
                  </w:r>
                  <w:r w:rsidRPr="00514084">
                    <w:rPr>
                      <w:rFonts w:cs="Times New Roman"/>
                      <w:spacing w:val="-4"/>
                      <w:kern w:val="0"/>
                      <w:sz w:val="20"/>
                      <w:szCs w:val="20"/>
                    </w:rPr>
                    <w:t xml:space="preserve"> </w:t>
                  </w:r>
                  <w:r w:rsidRPr="00514084">
                    <w:rPr>
                      <w:rFonts w:cs="Times New Roman"/>
                      <w:spacing w:val="-4"/>
                      <w:kern w:val="0"/>
                      <w:sz w:val="20"/>
                      <w:szCs w:val="20"/>
                    </w:rPr>
                    <w:t>획득</w:t>
                  </w:r>
                  <w:r w:rsidRPr="00514084" w:rsidDel="0034595A">
                    <w:rPr>
                      <w:rFonts w:cs="Times New Roman"/>
                      <w:spacing w:val="-4"/>
                      <w:kern w:val="0"/>
                      <w:sz w:val="20"/>
                      <w:szCs w:val="20"/>
                    </w:rPr>
                    <w:t xml:space="preserve"> </w:t>
                  </w:r>
                </w:p>
              </w:tc>
            </w:tr>
            <w:tr w:rsidR="004E04A7" w:rsidRPr="0035006C" w14:paraId="056891F9" w14:textId="77777777" w:rsidTr="003C296E">
              <w:trPr>
                <w:trHeight w:val="935"/>
              </w:trPr>
              <w:tc>
                <w:tcPr>
                  <w:tcW w:w="669" w:type="dxa"/>
                  <w:vMerge/>
                  <w:tcMar>
                    <w:top w:w="0" w:type="dxa"/>
                    <w:left w:w="108" w:type="dxa"/>
                    <w:bottom w:w="0" w:type="dxa"/>
                    <w:right w:w="108" w:type="dxa"/>
                  </w:tcMar>
                  <w:vAlign w:val="center"/>
                </w:tcPr>
                <w:p w14:paraId="3C39B0DE" w14:textId="77777777" w:rsidR="004E04A7" w:rsidRPr="0035006C" w:rsidRDefault="004E04A7" w:rsidP="004E04A7">
                  <w:pPr>
                    <w:spacing w:before="40" w:after="40" w:line="240" w:lineRule="auto"/>
                    <w:rPr>
                      <w:rFonts w:cs="Times New Roman"/>
                      <w:sz w:val="20"/>
                      <w:szCs w:val="20"/>
                    </w:rPr>
                  </w:pPr>
                </w:p>
              </w:tc>
              <w:tc>
                <w:tcPr>
                  <w:tcW w:w="1375" w:type="dxa"/>
                  <w:vAlign w:val="center"/>
                </w:tcPr>
                <w:p w14:paraId="0C4307AC" w14:textId="77777777" w:rsidR="004E04A7" w:rsidRPr="0035006C" w:rsidRDefault="004E04A7" w:rsidP="00E7600C">
                  <w:pPr>
                    <w:spacing w:before="40" w:after="40" w:line="276" w:lineRule="auto"/>
                    <w:rPr>
                      <w:rFonts w:cs="Times New Roman"/>
                      <w:spacing w:val="-4"/>
                      <w:sz w:val="20"/>
                      <w:szCs w:val="20"/>
                    </w:rPr>
                  </w:pPr>
                  <w:r w:rsidRPr="0035006C">
                    <w:rPr>
                      <w:rFonts w:cs="Times New Roman"/>
                      <w:spacing w:val="-4"/>
                      <w:sz w:val="20"/>
                      <w:szCs w:val="20"/>
                    </w:rPr>
                    <w:t>카카오</w:t>
                  </w:r>
                  <w:r w:rsidRPr="0035006C">
                    <w:rPr>
                      <w:rFonts w:cs="Times New Roman"/>
                      <w:spacing w:val="-4"/>
                      <w:sz w:val="20"/>
                      <w:szCs w:val="20"/>
                    </w:rPr>
                    <w:t xml:space="preserve">T </w:t>
                  </w:r>
                  <w:r w:rsidRPr="0035006C">
                    <w:rPr>
                      <w:rFonts w:cs="Times New Roman"/>
                      <w:spacing w:val="-4"/>
                      <w:sz w:val="20"/>
                      <w:szCs w:val="20"/>
                    </w:rPr>
                    <w:t>대리</w:t>
                  </w:r>
                  <w:r w:rsidRPr="0035006C">
                    <w:rPr>
                      <w:rFonts w:cs="Times New Roman"/>
                      <w:spacing w:val="-4"/>
                      <w:sz w:val="20"/>
                      <w:szCs w:val="20"/>
                    </w:rPr>
                    <w:t xml:space="preserve"> </w:t>
                  </w:r>
                  <w:r w:rsidRPr="0035006C">
                    <w:rPr>
                      <w:rFonts w:cs="Times New Roman"/>
                      <w:spacing w:val="-4"/>
                      <w:sz w:val="20"/>
                      <w:szCs w:val="20"/>
                    </w:rPr>
                    <w:t>앱을</w:t>
                  </w:r>
                  <w:r w:rsidRPr="0035006C">
                    <w:rPr>
                      <w:rFonts w:cs="Times New Roman"/>
                      <w:spacing w:val="-4"/>
                      <w:sz w:val="20"/>
                      <w:szCs w:val="20"/>
                    </w:rPr>
                    <w:t xml:space="preserve"> </w:t>
                  </w:r>
                  <w:r w:rsidRPr="0035006C">
                    <w:rPr>
                      <w:rFonts w:cs="Times New Roman"/>
                      <w:spacing w:val="-4"/>
                      <w:sz w:val="20"/>
                      <w:szCs w:val="20"/>
                    </w:rPr>
                    <w:t>통한</w:t>
                  </w:r>
                  <w:r w:rsidRPr="0035006C">
                    <w:rPr>
                      <w:rFonts w:cs="Times New Roman"/>
                      <w:spacing w:val="-4"/>
                      <w:sz w:val="20"/>
                      <w:szCs w:val="20"/>
                    </w:rPr>
                    <w:t xml:space="preserve"> </w:t>
                  </w:r>
                  <w:r w:rsidRPr="0035006C">
                    <w:rPr>
                      <w:rFonts w:cs="Times New Roman"/>
                      <w:spacing w:val="-4"/>
                      <w:sz w:val="20"/>
                      <w:szCs w:val="20"/>
                    </w:rPr>
                    <w:t>회원가입</w:t>
                  </w:r>
                </w:p>
              </w:tc>
              <w:tc>
                <w:tcPr>
                  <w:tcW w:w="2806" w:type="dxa"/>
                  <w:vMerge/>
                  <w:tcMar>
                    <w:top w:w="0" w:type="dxa"/>
                    <w:left w:w="108" w:type="dxa"/>
                    <w:bottom w:w="0" w:type="dxa"/>
                    <w:right w:w="108" w:type="dxa"/>
                  </w:tcMar>
                  <w:vAlign w:val="center"/>
                </w:tcPr>
                <w:p w14:paraId="028A0EDB" w14:textId="77777777" w:rsidR="004E04A7" w:rsidRPr="0035006C" w:rsidRDefault="004E04A7" w:rsidP="004E04A7">
                  <w:pPr>
                    <w:numPr>
                      <w:ilvl w:val="0"/>
                      <w:numId w:val="19"/>
                    </w:numPr>
                    <w:shd w:val="clear" w:color="auto" w:fill="FFFFFF"/>
                    <w:tabs>
                      <w:tab w:val="clear" w:pos="720"/>
                      <w:tab w:val="num" w:pos="173"/>
                    </w:tabs>
                    <w:spacing w:before="40" w:after="40" w:line="240" w:lineRule="auto"/>
                    <w:ind w:left="173" w:hanging="173"/>
                    <w:rPr>
                      <w:rFonts w:cs="Times New Roman"/>
                      <w:spacing w:val="-4"/>
                      <w:kern w:val="0"/>
                      <w:sz w:val="20"/>
                      <w:szCs w:val="20"/>
                    </w:rPr>
                  </w:pPr>
                </w:p>
              </w:tc>
            </w:tr>
            <w:tr w:rsidR="004E04A7" w:rsidRPr="0035006C" w14:paraId="6D5E3F93" w14:textId="77777777" w:rsidTr="003C296E">
              <w:trPr>
                <w:trHeight w:val="935"/>
              </w:trPr>
              <w:tc>
                <w:tcPr>
                  <w:tcW w:w="669" w:type="dxa"/>
                  <w:vMerge/>
                  <w:tcMar>
                    <w:top w:w="0" w:type="dxa"/>
                    <w:left w:w="108" w:type="dxa"/>
                    <w:bottom w:w="0" w:type="dxa"/>
                    <w:right w:w="108" w:type="dxa"/>
                  </w:tcMar>
                  <w:vAlign w:val="center"/>
                </w:tcPr>
                <w:p w14:paraId="17B4A998" w14:textId="77777777" w:rsidR="004E04A7" w:rsidRPr="0035006C" w:rsidRDefault="004E04A7" w:rsidP="004E04A7">
                  <w:pPr>
                    <w:spacing w:before="40" w:after="40" w:line="240" w:lineRule="auto"/>
                    <w:rPr>
                      <w:rFonts w:cs="Times New Roman"/>
                      <w:sz w:val="20"/>
                      <w:szCs w:val="20"/>
                    </w:rPr>
                  </w:pPr>
                </w:p>
              </w:tc>
              <w:tc>
                <w:tcPr>
                  <w:tcW w:w="1375" w:type="dxa"/>
                  <w:vAlign w:val="center"/>
                </w:tcPr>
                <w:p w14:paraId="08DAF62B" w14:textId="77777777" w:rsidR="004E04A7" w:rsidRPr="0035006C" w:rsidRDefault="004E04A7" w:rsidP="00E7600C">
                  <w:pPr>
                    <w:spacing w:before="40" w:after="40" w:line="276" w:lineRule="auto"/>
                    <w:rPr>
                      <w:rFonts w:cs="Times New Roman"/>
                      <w:sz w:val="20"/>
                      <w:szCs w:val="20"/>
                    </w:rPr>
                  </w:pPr>
                  <w:r w:rsidRPr="0035006C">
                    <w:rPr>
                      <w:rFonts w:cs="Times New Roman"/>
                      <w:sz w:val="20"/>
                      <w:szCs w:val="20"/>
                    </w:rPr>
                    <w:t>카카오내비</w:t>
                  </w:r>
                  <w:r w:rsidRPr="0035006C">
                    <w:rPr>
                      <w:rFonts w:cs="Times New Roman"/>
                      <w:sz w:val="20"/>
                      <w:szCs w:val="20"/>
                    </w:rPr>
                    <w:t xml:space="preserve"> </w:t>
                  </w:r>
                  <w:r w:rsidRPr="0035006C">
                    <w:rPr>
                      <w:rFonts w:cs="Times New Roman"/>
                      <w:sz w:val="20"/>
                      <w:szCs w:val="20"/>
                    </w:rPr>
                    <w:t>앱을</w:t>
                  </w:r>
                  <w:r w:rsidRPr="0035006C">
                    <w:rPr>
                      <w:rFonts w:cs="Times New Roman"/>
                      <w:sz w:val="20"/>
                      <w:szCs w:val="20"/>
                    </w:rPr>
                    <w:t xml:space="preserve"> </w:t>
                  </w:r>
                  <w:r w:rsidRPr="0035006C">
                    <w:rPr>
                      <w:rFonts w:cs="Times New Roman"/>
                      <w:sz w:val="20"/>
                      <w:szCs w:val="20"/>
                    </w:rPr>
                    <w:t>통한</w:t>
                  </w:r>
                  <w:r w:rsidRPr="0035006C">
                    <w:rPr>
                      <w:rFonts w:cs="Times New Roman"/>
                      <w:sz w:val="20"/>
                      <w:szCs w:val="20"/>
                    </w:rPr>
                    <w:t xml:space="preserve"> </w:t>
                  </w:r>
                  <w:r w:rsidRPr="0035006C">
                    <w:rPr>
                      <w:rFonts w:cs="Times New Roman"/>
                      <w:sz w:val="20"/>
                      <w:szCs w:val="20"/>
                    </w:rPr>
                    <w:t>회원가입</w:t>
                  </w:r>
                </w:p>
              </w:tc>
              <w:tc>
                <w:tcPr>
                  <w:tcW w:w="2806" w:type="dxa"/>
                  <w:vMerge/>
                  <w:tcMar>
                    <w:top w:w="0" w:type="dxa"/>
                    <w:left w:w="108" w:type="dxa"/>
                    <w:bottom w:w="0" w:type="dxa"/>
                    <w:right w:w="108" w:type="dxa"/>
                  </w:tcMar>
                  <w:vAlign w:val="center"/>
                </w:tcPr>
                <w:p w14:paraId="53227E90" w14:textId="77777777" w:rsidR="004E04A7" w:rsidRPr="0035006C" w:rsidRDefault="004E04A7" w:rsidP="004E04A7">
                  <w:pPr>
                    <w:numPr>
                      <w:ilvl w:val="0"/>
                      <w:numId w:val="19"/>
                    </w:numPr>
                    <w:shd w:val="clear" w:color="auto" w:fill="FFFFFF"/>
                    <w:tabs>
                      <w:tab w:val="clear" w:pos="720"/>
                      <w:tab w:val="num" w:pos="173"/>
                    </w:tabs>
                    <w:spacing w:before="40" w:after="40" w:line="240" w:lineRule="auto"/>
                    <w:ind w:left="173" w:hanging="173"/>
                    <w:rPr>
                      <w:rFonts w:cs="Times New Roman"/>
                      <w:spacing w:val="-4"/>
                      <w:kern w:val="0"/>
                      <w:sz w:val="20"/>
                      <w:szCs w:val="20"/>
                    </w:rPr>
                  </w:pPr>
                </w:p>
              </w:tc>
            </w:tr>
            <w:tr w:rsidR="004E04A7" w:rsidRPr="0035006C" w14:paraId="42FB50A8" w14:textId="77777777" w:rsidTr="003C296E">
              <w:trPr>
                <w:trHeight w:val="20"/>
              </w:trPr>
              <w:tc>
                <w:tcPr>
                  <w:tcW w:w="669" w:type="dxa"/>
                  <w:vMerge w:val="restart"/>
                  <w:tcMar>
                    <w:top w:w="0" w:type="dxa"/>
                    <w:left w:w="108" w:type="dxa"/>
                    <w:bottom w:w="0" w:type="dxa"/>
                    <w:right w:w="108" w:type="dxa"/>
                  </w:tcMar>
                  <w:vAlign w:val="center"/>
                </w:tcPr>
                <w:p w14:paraId="53B9EA14" w14:textId="77777777" w:rsidR="004E04A7" w:rsidRPr="0035006C" w:rsidRDefault="004E04A7" w:rsidP="004E04A7">
                  <w:pPr>
                    <w:spacing w:before="40" w:after="40" w:line="240" w:lineRule="auto"/>
                    <w:rPr>
                      <w:rFonts w:cs="Times New Roman"/>
                      <w:sz w:val="20"/>
                      <w:szCs w:val="20"/>
                    </w:rPr>
                  </w:pPr>
                  <w:r w:rsidRPr="0035006C">
                    <w:rPr>
                      <w:rFonts w:cs="Times New Roman"/>
                      <w:sz w:val="20"/>
                      <w:szCs w:val="20"/>
                    </w:rPr>
                    <w:t>기사</w:t>
                  </w:r>
                  <w:r w:rsidRPr="0035006C">
                    <w:rPr>
                      <w:rFonts w:cs="Times New Roman"/>
                      <w:sz w:val="20"/>
                      <w:szCs w:val="20"/>
                    </w:rPr>
                    <w:t xml:space="preserve"> </w:t>
                  </w:r>
                  <w:r w:rsidRPr="0035006C">
                    <w:rPr>
                      <w:rFonts w:cs="Times New Roman"/>
                      <w:sz w:val="20"/>
                      <w:szCs w:val="20"/>
                    </w:rPr>
                    <w:t>정보</w:t>
                  </w:r>
                </w:p>
              </w:tc>
              <w:tc>
                <w:tcPr>
                  <w:tcW w:w="1375" w:type="dxa"/>
                  <w:vAlign w:val="center"/>
                </w:tcPr>
                <w:p w14:paraId="1E55EEE3" w14:textId="77777777" w:rsidR="004E04A7" w:rsidRPr="00803480" w:rsidRDefault="004E04A7" w:rsidP="004E04A7">
                  <w:pPr>
                    <w:spacing w:before="40" w:after="40" w:line="240" w:lineRule="auto"/>
                    <w:rPr>
                      <w:rFonts w:cs="Times New Roman"/>
                      <w:spacing w:val="-4"/>
                      <w:sz w:val="20"/>
                      <w:szCs w:val="20"/>
                    </w:rPr>
                  </w:pPr>
                  <w:r w:rsidRPr="00803480">
                    <w:rPr>
                      <w:rFonts w:cs="Times New Roman"/>
                      <w:spacing w:val="-4"/>
                      <w:sz w:val="20"/>
                      <w:szCs w:val="20"/>
                    </w:rPr>
                    <w:t>카카오</w:t>
                  </w:r>
                  <w:r w:rsidRPr="00803480">
                    <w:rPr>
                      <w:rFonts w:cs="Times New Roman"/>
                      <w:spacing w:val="-4"/>
                      <w:sz w:val="20"/>
                      <w:szCs w:val="20"/>
                    </w:rPr>
                    <w:t xml:space="preserve"> T </w:t>
                  </w:r>
                  <w:r w:rsidRPr="00803480">
                    <w:rPr>
                      <w:rFonts w:cs="Times New Roman"/>
                      <w:spacing w:val="-4"/>
                      <w:sz w:val="20"/>
                      <w:szCs w:val="20"/>
                    </w:rPr>
                    <w:t>택시</w:t>
                  </w:r>
                  <w:r w:rsidRPr="00803480">
                    <w:rPr>
                      <w:rFonts w:cs="Times New Roman"/>
                      <w:spacing w:val="-4"/>
                      <w:sz w:val="20"/>
                      <w:szCs w:val="20"/>
                    </w:rPr>
                    <w:t xml:space="preserve"> </w:t>
                  </w:r>
                  <w:r w:rsidRPr="00803480">
                    <w:rPr>
                      <w:rFonts w:cs="Times New Roman"/>
                      <w:spacing w:val="-4"/>
                      <w:sz w:val="20"/>
                      <w:szCs w:val="20"/>
                    </w:rPr>
                    <w:t>기사용</w:t>
                  </w:r>
                  <w:r w:rsidRPr="00803480">
                    <w:rPr>
                      <w:rFonts w:cs="Times New Roman"/>
                      <w:spacing w:val="-4"/>
                      <w:sz w:val="20"/>
                      <w:szCs w:val="20"/>
                    </w:rPr>
                    <w:t xml:space="preserve"> </w:t>
                  </w:r>
                  <w:r w:rsidRPr="00803480">
                    <w:rPr>
                      <w:rFonts w:cs="Times New Roman"/>
                      <w:spacing w:val="-4"/>
                      <w:sz w:val="20"/>
                      <w:szCs w:val="20"/>
                    </w:rPr>
                    <w:t>앱을</w:t>
                  </w:r>
                  <w:r w:rsidRPr="00803480">
                    <w:rPr>
                      <w:rFonts w:cs="Times New Roman"/>
                      <w:spacing w:val="-4"/>
                      <w:sz w:val="20"/>
                      <w:szCs w:val="20"/>
                    </w:rPr>
                    <w:t xml:space="preserve"> </w:t>
                  </w:r>
                  <w:r w:rsidRPr="00803480">
                    <w:rPr>
                      <w:rFonts w:cs="Times New Roman"/>
                      <w:spacing w:val="-4"/>
                      <w:sz w:val="20"/>
                      <w:szCs w:val="20"/>
                    </w:rPr>
                    <w:t>통한</w:t>
                  </w:r>
                  <w:r w:rsidRPr="00803480">
                    <w:rPr>
                      <w:rFonts w:cs="Times New Roman"/>
                      <w:spacing w:val="-4"/>
                      <w:sz w:val="20"/>
                      <w:szCs w:val="20"/>
                    </w:rPr>
                    <w:t xml:space="preserve"> </w:t>
                  </w:r>
                  <w:r w:rsidRPr="00803480">
                    <w:rPr>
                      <w:rFonts w:cs="Times New Roman"/>
                      <w:spacing w:val="-4"/>
                      <w:sz w:val="20"/>
                      <w:szCs w:val="20"/>
                    </w:rPr>
                    <w:t>회원가입</w:t>
                  </w:r>
                </w:p>
              </w:tc>
              <w:tc>
                <w:tcPr>
                  <w:tcW w:w="2806" w:type="dxa"/>
                  <w:tcMar>
                    <w:top w:w="0" w:type="dxa"/>
                    <w:left w:w="108" w:type="dxa"/>
                    <w:bottom w:w="0" w:type="dxa"/>
                    <w:right w:w="108" w:type="dxa"/>
                  </w:tcMar>
                  <w:vAlign w:val="center"/>
                </w:tcPr>
                <w:p w14:paraId="61BA4A56" w14:textId="77777777" w:rsidR="004E04A7" w:rsidRPr="0035006C" w:rsidRDefault="004E04A7" w:rsidP="00E86ED4">
                  <w:pPr>
                    <w:numPr>
                      <w:ilvl w:val="0"/>
                      <w:numId w:val="19"/>
                    </w:numPr>
                    <w:shd w:val="clear" w:color="auto" w:fill="FFFFFF"/>
                    <w:tabs>
                      <w:tab w:val="clear" w:pos="720"/>
                      <w:tab w:val="num" w:pos="173"/>
                    </w:tabs>
                    <w:spacing w:before="40" w:after="40" w:line="216" w:lineRule="auto"/>
                    <w:ind w:left="176" w:hanging="176"/>
                    <w:rPr>
                      <w:rFonts w:cs="Times New Roman"/>
                      <w:spacing w:val="-4"/>
                      <w:kern w:val="0"/>
                      <w:sz w:val="20"/>
                      <w:szCs w:val="20"/>
                    </w:rPr>
                  </w:pPr>
                  <w:r w:rsidRPr="0035006C">
                    <w:rPr>
                      <w:rFonts w:cs="Times New Roman"/>
                      <w:spacing w:val="-4"/>
                      <w:kern w:val="0"/>
                      <w:sz w:val="20"/>
                      <w:szCs w:val="20"/>
                    </w:rPr>
                    <w:t>직접</w:t>
                  </w:r>
                  <w:r w:rsidRPr="0035006C">
                    <w:rPr>
                      <w:rFonts w:cs="Times New Roman"/>
                      <w:spacing w:val="-4"/>
                      <w:kern w:val="0"/>
                      <w:sz w:val="20"/>
                      <w:szCs w:val="20"/>
                    </w:rPr>
                    <w:t xml:space="preserve"> </w:t>
                  </w:r>
                  <w:r w:rsidRPr="0035006C">
                    <w:rPr>
                      <w:rFonts w:cs="Times New Roman"/>
                      <w:spacing w:val="-4"/>
                      <w:kern w:val="0"/>
                      <w:sz w:val="20"/>
                      <w:szCs w:val="20"/>
                    </w:rPr>
                    <w:t>수집정보</w:t>
                  </w:r>
                  <w:r w:rsidRPr="0035006C">
                    <w:rPr>
                      <w:rFonts w:cs="Times New Roman"/>
                      <w:spacing w:val="-4"/>
                      <w:kern w:val="0"/>
                      <w:sz w:val="20"/>
                      <w:szCs w:val="20"/>
                    </w:rPr>
                    <w:t xml:space="preserve">: </w:t>
                  </w:r>
                  <w:r w:rsidRPr="0035006C">
                    <w:rPr>
                      <w:rFonts w:cs="Times New Roman"/>
                      <w:spacing w:val="-4"/>
                      <w:kern w:val="0"/>
                      <w:sz w:val="20"/>
                      <w:szCs w:val="20"/>
                    </w:rPr>
                    <w:t>앱을</w:t>
                  </w:r>
                  <w:r w:rsidRPr="0035006C">
                    <w:rPr>
                      <w:rFonts w:cs="Times New Roman"/>
                      <w:spacing w:val="-4"/>
                      <w:kern w:val="0"/>
                      <w:sz w:val="20"/>
                      <w:szCs w:val="20"/>
                    </w:rPr>
                    <w:t xml:space="preserve"> </w:t>
                  </w:r>
                  <w:r w:rsidRPr="0035006C">
                    <w:rPr>
                      <w:rFonts w:cs="Times New Roman"/>
                      <w:spacing w:val="-4"/>
                      <w:kern w:val="0"/>
                      <w:sz w:val="20"/>
                      <w:szCs w:val="20"/>
                    </w:rPr>
                    <w:t>통하여</w:t>
                  </w:r>
                  <w:r w:rsidRPr="0035006C">
                    <w:rPr>
                      <w:rFonts w:cs="Times New Roman"/>
                      <w:spacing w:val="-4"/>
                      <w:kern w:val="0"/>
                      <w:sz w:val="20"/>
                      <w:szCs w:val="20"/>
                    </w:rPr>
                    <w:t xml:space="preserve"> </w:t>
                  </w:r>
                  <w:r w:rsidRPr="0035006C">
                    <w:rPr>
                      <w:rFonts w:cs="Times New Roman"/>
                      <w:spacing w:val="-4"/>
                      <w:kern w:val="0"/>
                      <w:sz w:val="20"/>
                      <w:szCs w:val="20"/>
                    </w:rPr>
                    <w:t>수집하고</w:t>
                  </w:r>
                  <w:r w:rsidRPr="0035006C">
                    <w:rPr>
                      <w:rFonts w:cs="Times New Roman"/>
                      <w:spacing w:val="-4"/>
                      <w:kern w:val="0"/>
                      <w:sz w:val="20"/>
                      <w:szCs w:val="20"/>
                    </w:rPr>
                    <w:t xml:space="preserve">, </w:t>
                  </w:r>
                  <w:r w:rsidRPr="0035006C">
                    <w:rPr>
                      <w:rFonts w:cs="Times New Roman"/>
                      <w:spacing w:val="-4"/>
                      <w:kern w:val="0"/>
                      <w:sz w:val="20"/>
                      <w:szCs w:val="20"/>
                    </w:rPr>
                    <w:t>이에</w:t>
                  </w:r>
                  <w:r w:rsidRPr="0035006C">
                    <w:rPr>
                      <w:rFonts w:cs="Times New Roman"/>
                      <w:spacing w:val="-4"/>
                      <w:kern w:val="0"/>
                      <w:sz w:val="20"/>
                      <w:szCs w:val="20"/>
                    </w:rPr>
                    <w:t xml:space="preserve"> </w:t>
                  </w:r>
                  <w:r w:rsidRPr="0035006C">
                    <w:rPr>
                      <w:rFonts w:cs="Times New Roman"/>
                      <w:spacing w:val="-4"/>
                      <w:kern w:val="0"/>
                      <w:sz w:val="20"/>
                      <w:szCs w:val="20"/>
                    </w:rPr>
                    <w:t>관한</w:t>
                  </w:r>
                  <w:r w:rsidRPr="0035006C">
                    <w:rPr>
                      <w:rFonts w:cs="Times New Roman"/>
                      <w:spacing w:val="-4"/>
                      <w:kern w:val="0"/>
                      <w:sz w:val="20"/>
                      <w:szCs w:val="20"/>
                    </w:rPr>
                    <w:t xml:space="preserve"> </w:t>
                  </w:r>
                  <w:r w:rsidRPr="0035006C">
                    <w:rPr>
                      <w:rFonts w:cs="Times New Roman"/>
                      <w:spacing w:val="-4"/>
                      <w:kern w:val="0"/>
                      <w:sz w:val="20"/>
                      <w:szCs w:val="20"/>
                    </w:rPr>
                    <w:t>동의는</w:t>
                  </w:r>
                  <w:r w:rsidRPr="0035006C">
                    <w:rPr>
                      <w:rFonts w:cs="Times New Roman"/>
                      <w:spacing w:val="-4"/>
                      <w:kern w:val="0"/>
                      <w:sz w:val="20"/>
                      <w:szCs w:val="20"/>
                    </w:rPr>
                    <w:t xml:space="preserve"> </w:t>
                  </w:r>
                  <w:r w:rsidRPr="0035006C">
                    <w:rPr>
                      <w:rFonts w:cs="Times New Roman"/>
                      <w:spacing w:val="-4"/>
                      <w:kern w:val="0"/>
                      <w:sz w:val="20"/>
                      <w:szCs w:val="20"/>
                    </w:rPr>
                    <w:t>체크박스를</w:t>
                  </w:r>
                  <w:r w:rsidRPr="0035006C">
                    <w:rPr>
                      <w:rFonts w:cs="Times New Roman"/>
                      <w:spacing w:val="-4"/>
                      <w:kern w:val="0"/>
                      <w:sz w:val="20"/>
                      <w:szCs w:val="20"/>
                    </w:rPr>
                    <w:t xml:space="preserve"> </w:t>
                  </w:r>
                  <w:r w:rsidRPr="0035006C">
                    <w:rPr>
                      <w:rFonts w:cs="Times New Roman"/>
                      <w:spacing w:val="-4"/>
                      <w:kern w:val="0"/>
                      <w:sz w:val="20"/>
                      <w:szCs w:val="20"/>
                    </w:rPr>
                    <w:t>통해</w:t>
                  </w:r>
                  <w:r w:rsidRPr="0035006C">
                    <w:rPr>
                      <w:rFonts w:cs="Times New Roman"/>
                      <w:spacing w:val="-4"/>
                      <w:kern w:val="0"/>
                      <w:sz w:val="20"/>
                      <w:szCs w:val="20"/>
                    </w:rPr>
                    <w:t xml:space="preserve"> </w:t>
                  </w:r>
                  <w:r w:rsidRPr="0035006C">
                    <w:rPr>
                      <w:rFonts w:cs="Times New Roman"/>
                      <w:spacing w:val="-4"/>
                      <w:kern w:val="0"/>
                      <w:sz w:val="20"/>
                      <w:szCs w:val="20"/>
                    </w:rPr>
                    <w:t>획득</w:t>
                  </w:r>
                </w:p>
                <w:p w14:paraId="42C2B735" w14:textId="77777777" w:rsidR="004E04A7" w:rsidRPr="0035006C" w:rsidRDefault="004E04A7" w:rsidP="00E86ED4">
                  <w:pPr>
                    <w:numPr>
                      <w:ilvl w:val="0"/>
                      <w:numId w:val="19"/>
                    </w:numPr>
                    <w:shd w:val="clear" w:color="auto" w:fill="FFFFFF"/>
                    <w:tabs>
                      <w:tab w:val="num" w:pos="173"/>
                    </w:tabs>
                    <w:spacing w:before="40" w:after="40" w:line="216" w:lineRule="auto"/>
                    <w:ind w:left="176" w:hanging="176"/>
                    <w:rPr>
                      <w:rFonts w:cs="Times New Roman"/>
                      <w:spacing w:val="-4"/>
                      <w:kern w:val="0"/>
                      <w:sz w:val="20"/>
                      <w:szCs w:val="20"/>
                    </w:rPr>
                  </w:pPr>
                  <w:r w:rsidRPr="0035006C">
                    <w:rPr>
                      <w:rFonts w:cs="Times New Roman"/>
                      <w:spacing w:val="-4"/>
                      <w:kern w:val="0"/>
                      <w:sz w:val="20"/>
                      <w:szCs w:val="20"/>
                    </w:rPr>
                    <w:t>㈜카카오로부터</w:t>
                  </w:r>
                  <w:r w:rsidRPr="0035006C">
                    <w:rPr>
                      <w:rFonts w:cs="Times New Roman"/>
                      <w:spacing w:val="-4"/>
                      <w:kern w:val="0"/>
                      <w:sz w:val="20"/>
                      <w:szCs w:val="20"/>
                    </w:rPr>
                    <w:t xml:space="preserve"> </w:t>
                  </w:r>
                  <w:r w:rsidRPr="0035006C">
                    <w:rPr>
                      <w:rFonts w:cs="Times New Roman"/>
                      <w:spacing w:val="-4"/>
                      <w:kern w:val="0"/>
                      <w:sz w:val="20"/>
                      <w:szCs w:val="20"/>
                    </w:rPr>
                    <w:t>수령하는</w:t>
                  </w:r>
                  <w:r w:rsidRPr="0035006C">
                    <w:rPr>
                      <w:rFonts w:cs="Times New Roman"/>
                      <w:spacing w:val="-4"/>
                      <w:kern w:val="0"/>
                      <w:sz w:val="20"/>
                      <w:szCs w:val="20"/>
                    </w:rPr>
                    <w:t xml:space="preserve"> </w:t>
                  </w:r>
                  <w:r w:rsidRPr="0035006C">
                    <w:rPr>
                      <w:rFonts w:cs="Times New Roman"/>
                      <w:spacing w:val="-4"/>
                      <w:kern w:val="0"/>
                      <w:sz w:val="20"/>
                      <w:szCs w:val="20"/>
                    </w:rPr>
                    <w:t>정보</w:t>
                  </w:r>
                  <w:r w:rsidRPr="0035006C">
                    <w:rPr>
                      <w:rFonts w:cs="Times New Roman"/>
                      <w:spacing w:val="-4"/>
                      <w:kern w:val="0"/>
                      <w:sz w:val="20"/>
                      <w:szCs w:val="20"/>
                    </w:rPr>
                    <w:t xml:space="preserve">: </w:t>
                  </w:r>
                  <w:r w:rsidRPr="0035006C">
                    <w:rPr>
                      <w:rFonts w:cs="Times New Roman"/>
                      <w:spacing w:val="-4"/>
                      <w:kern w:val="0"/>
                      <w:sz w:val="20"/>
                      <w:szCs w:val="20"/>
                    </w:rPr>
                    <w:t>없음</w:t>
                  </w:r>
                </w:p>
              </w:tc>
            </w:tr>
            <w:tr w:rsidR="004E04A7" w:rsidRPr="0035006C" w14:paraId="227CA043" w14:textId="77777777" w:rsidTr="003C296E">
              <w:trPr>
                <w:trHeight w:val="1941"/>
              </w:trPr>
              <w:tc>
                <w:tcPr>
                  <w:tcW w:w="669" w:type="dxa"/>
                  <w:vMerge/>
                  <w:tcMar>
                    <w:top w:w="0" w:type="dxa"/>
                    <w:left w:w="108" w:type="dxa"/>
                    <w:bottom w:w="0" w:type="dxa"/>
                    <w:right w:w="108" w:type="dxa"/>
                  </w:tcMar>
                  <w:vAlign w:val="center"/>
                </w:tcPr>
                <w:p w14:paraId="3E522628" w14:textId="77777777" w:rsidR="004E04A7" w:rsidRPr="0035006C" w:rsidRDefault="004E04A7" w:rsidP="004E04A7">
                  <w:pPr>
                    <w:spacing w:before="40" w:after="40" w:line="240" w:lineRule="auto"/>
                    <w:rPr>
                      <w:rFonts w:cs="Times New Roman"/>
                      <w:sz w:val="20"/>
                      <w:szCs w:val="20"/>
                    </w:rPr>
                  </w:pPr>
                </w:p>
              </w:tc>
              <w:tc>
                <w:tcPr>
                  <w:tcW w:w="1375" w:type="dxa"/>
                  <w:vAlign w:val="center"/>
                </w:tcPr>
                <w:p w14:paraId="2AA886A9" w14:textId="1FEB5D2B" w:rsidR="004E04A7" w:rsidRPr="00803480" w:rsidRDefault="004E04A7" w:rsidP="00803480">
                  <w:pPr>
                    <w:spacing w:before="40" w:after="40" w:line="240" w:lineRule="auto"/>
                    <w:rPr>
                      <w:rFonts w:cs="Times New Roman"/>
                      <w:spacing w:val="-4"/>
                      <w:sz w:val="20"/>
                      <w:szCs w:val="20"/>
                    </w:rPr>
                  </w:pPr>
                  <w:r w:rsidRPr="00803480">
                    <w:rPr>
                      <w:rFonts w:cs="Times New Roman"/>
                      <w:spacing w:val="-4"/>
                      <w:sz w:val="20"/>
                      <w:szCs w:val="20"/>
                    </w:rPr>
                    <w:t>카카오</w:t>
                  </w:r>
                  <w:r w:rsidRPr="00803480">
                    <w:rPr>
                      <w:rFonts w:cs="Times New Roman"/>
                      <w:spacing w:val="-4"/>
                      <w:sz w:val="20"/>
                      <w:szCs w:val="20"/>
                    </w:rPr>
                    <w:t>T</w:t>
                  </w:r>
                  <w:r w:rsidRPr="00803480">
                    <w:rPr>
                      <w:rFonts w:cs="Times New Roman"/>
                      <w:spacing w:val="-4"/>
                      <w:sz w:val="20"/>
                      <w:szCs w:val="20"/>
                    </w:rPr>
                    <w:t>픽커</w:t>
                  </w:r>
                  <w:r w:rsidRPr="00803480">
                    <w:rPr>
                      <w:rFonts w:cs="Times New Roman"/>
                      <w:spacing w:val="-4"/>
                      <w:sz w:val="20"/>
                      <w:szCs w:val="20"/>
                    </w:rPr>
                    <w:t xml:space="preserve"> </w:t>
                  </w:r>
                  <w:r w:rsidRPr="00803480">
                    <w:rPr>
                      <w:rFonts w:cs="Times New Roman"/>
                      <w:spacing w:val="-4"/>
                      <w:sz w:val="20"/>
                      <w:szCs w:val="20"/>
                    </w:rPr>
                    <w:t>앱을</w:t>
                  </w:r>
                  <w:r w:rsidRPr="00803480">
                    <w:rPr>
                      <w:rFonts w:cs="Times New Roman"/>
                      <w:spacing w:val="-4"/>
                      <w:sz w:val="20"/>
                      <w:szCs w:val="20"/>
                    </w:rPr>
                    <w:t xml:space="preserve"> </w:t>
                  </w:r>
                  <w:r w:rsidRPr="00803480">
                    <w:rPr>
                      <w:rFonts w:cs="Times New Roman"/>
                      <w:spacing w:val="-4"/>
                      <w:sz w:val="20"/>
                      <w:szCs w:val="20"/>
                    </w:rPr>
                    <w:t>통한</w:t>
                  </w:r>
                  <w:r w:rsidRPr="00803480">
                    <w:rPr>
                      <w:rFonts w:cs="Times New Roman"/>
                      <w:spacing w:val="-4"/>
                      <w:sz w:val="20"/>
                      <w:szCs w:val="20"/>
                    </w:rPr>
                    <w:t xml:space="preserve"> </w:t>
                  </w:r>
                  <w:r w:rsidRPr="00803480">
                    <w:rPr>
                      <w:rFonts w:cs="Times New Roman"/>
                      <w:spacing w:val="-4"/>
                      <w:sz w:val="20"/>
                      <w:szCs w:val="20"/>
                    </w:rPr>
                    <w:t>회원가입</w:t>
                  </w:r>
                </w:p>
              </w:tc>
              <w:tc>
                <w:tcPr>
                  <w:tcW w:w="2806" w:type="dxa"/>
                  <w:tcMar>
                    <w:top w:w="0" w:type="dxa"/>
                    <w:left w:w="108" w:type="dxa"/>
                    <w:bottom w:w="0" w:type="dxa"/>
                    <w:right w:w="108" w:type="dxa"/>
                  </w:tcMar>
                  <w:vAlign w:val="center"/>
                </w:tcPr>
                <w:p w14:paraId="1E42CF66" w14:textId="77777777" w:rsidR="004E04A7" w:rsidRPr="0035006C" w:rsidRDefault="004E04A7" w:rsidP="00E86ED4">
                  <w:pPr>
                    <w:numPr>
                      <w:ilvl w:val="0"/>
                      <w:numId w:val="19"/>
                    </w:numPr>
                    <w:shd w:val="clear" w:color="auto" w:fill="FFFFFF"/>
                    <w:tabs>
                      <w:tab w:val="num" w:pos="173"/>
                    </w:tabs>
                    <w:spacing w:before="40" w:after="40" w:line="228" w:lineRule="auto"/>
                    <w:ind w:left="173" w:hanging="173"/>
                    <w:rPr>
                      <w:rFonts w:cs="Times New Roman"/>
                      <w:spacing w:val="-4"/>
                      <w:kern w:val="0"/>
                      <w:sz w:val="20"/>
                      <w:szCs w:val="20"/>
                    </w:rPr>
                  </w:pPr>
                  <w:r w:rsidRPr="0035006C">
                    <w:rPr>
                      <w:rFonts w:cs="Times New Roman"/>
                      <w:spacing w:val="-4"/>
                      <w:kern w:val="0"/>
                      <w:sz w:val="20"/>
                      <w:szCs w:val="20"/>
                    </w:rPr>
                    <w:t>직접</w:t>
                  </w:r>
                  <w:r w:rsidRPr="0035006C">
                    <w:rPr>
                      <w:rFonts w:cs="Times New Roman"/>
                      <w:spacing w:val="-4"/>
                      <w:kern w:val="0"/>
                      <w:sz w:val="20"/>
                      <w:szCs w:val="20"/>
                    </w:rPr>
                    <w:t xml:space="preserve"> </w:t>
                  </w:r>
                  <w:r w:rsidRPr="0035006C">
                    <w:rPr>
                      <w:rFonts w:cs="Times New Roman"/>
                      <w:spacing w:val="-4"/>
                      <w:kern w:val="0"/>
                      <w:sz w:val="20"/>
                      <w:szCs w:val="20"/>
                    </w:rPr>
                    <w:t>수집정보</w:t>
                  </w:r>
                  <w:r w:rsidRPr="0035006C">
                    <w:rPr>
                      <w:rFonts w:cs="Times New Roman"/>
                      <w:spacing w:val="-4"/>
                      <w:kern w:val="0"/>
                      <w:sz w:val="20"/>
                      <w:szCs w:val="20"/>
                    </w:rPr>
                    <w:t xml:space="preserve">: </w:t>
                  </w:r>
                  <w:r w:rsidRPr="0035006C">
                    <w:rPr>
                      <w:rFonts w:cs="Times New Roman"/>
                      <w:spacing w:val="-4"/>
                      <w:kern w:val="0"/>
                      <w:sz w:val="20"/>
                      <w:szCs w:val="20"/>
                    </w:rPr>
                    <w:t>앱을</w:t>
                  </w:r>
                  <w:r w:rsidRPr="0035006C">
                    <w:rPr>
                      <w:rFonts w:cs="Times New Roman"/>
                      <w:spacing w:val="-4"/>
                      <w:kern w:val="0"/>
                      <w:sz w:val="20"/>
                      <w:szCs w:val="20"/>
                    </w:rPr>
                    <w:t xml:space="preserve"> </w:t>
                  </w:r>
                  <w:r w:rsidRPr="0035006C">
                    <w:rPr>
                      <w:rFonts w:cs="Times New Roman"/>
                      <w:spacing w:val="-4"/>
                      <w:kern w:val="0"/>
                      <w:sz w:val="20"/>
                      <w:szCs w:val="20"/>
                    </w:rPr>
                    <w:t>통하여</w:t>
                  </w:r>
                  <w:r w:rsidRPr="0035006C">
                    <w:rPr>
                      <w:rFonts w:cs="Times New Roman"/>
                      <w:spacing w:val="-4"/>
                      <w:kern w:val="0"/>
                      <w:sz w:val="20"/>
                      <w:szCs w:val="20"/>
                    </w:rPr>
                    <w:t xml:space="preserve"> </w:t>
                  </w:r>
                  <w:r w:rsidRPr="0035006C">
                    <w:rPr>
                      <w:rFonts w:cs="Times New Roman"/>
                      <w:spacing w:val="-4"/>
                      <w:kern w:val="0"/>
                      <w:sz w:val="20"/>
                      <w:szCs w:val="20"/>
                    </w:rPr>
                    <w:t>수집하고</w:t>
                  </w:r>
                  <w:r w:rsidRPr="0035006C">
                    <w:rPr>
                      <w:rFonts w:cs="Times New Roman"/>
                      <w:spacing w:val="-4"/>
                      <w:kern w:val="0"/>
                      <w:sz w:val="20"/>
                      <w:szCs w:val="20"/>
                    </w:rPr>
                    <w:t xml:space="preserve">, </w:t>
                  </w:r>
                  <w:r w:rsidRPr="0035006C">
                    <w:rPr>
                      <w:rFonts w:cs="Times New Roman"/>
                      <w:spacing w:val="-4"/>
                      <w:kern w:val="0"/>
                      <w:sz w:val="20"/>
                      <w:szCs w:val="20"/>
                    </w:rPr>
                    <w:t>이에</w:t>
                  </w:r>
                  <w:r w:rsidRPr="0035006C">
                    <w:rPr>
                      <w:rFonts w:cs="Times New Roman"/>
                      <w:spacing w:val="-4"/>
                      <w:kern w:val="0"/>
                      <w:sz w:val="20"/>
                      <w:szCs w:val="20"/>
                    </w:rPr>
                    <w:t xml:space="preserve"> </w:t>
                  </w:r>
                  <w:r w:rsidRPr="0035006C">
                    <w:rPr>
                      <w:rFonts w:cs="Times New Roman"/>
                      <w:spacing w:val="-4"/>
                      <w:kern w:val="0"/>
                      <w:sz w:val="20"/>
                      <w:szCs w:val="20"/>
                    </w:rPr>
                    <w:t>관한</w:t>
                  </w:r>
                  <w:r w:rsidRPr="0035006C">
                    <w:rPr>
                      <w:rFonts w:cs="Times New Roman"/>
                      <w:spacing w:val="-4"/>
                      <w:kern w:val="0"/>
                      <w:sz w:val="20"/>
                      <w:szCs w:val="20"/>
                    </w:rPr>
                    <w:t xml:space="preserve"> </w:t>
                  </w:r>
                  <w:r w:rsidRPr="0035006C">
                    <w:rPr>
                      <w:rFonts w:cs="Times New Roman"/>
                      <w:spacing w:val="-4"/>
                      <w:kern w:val="0"/>
                      <w:sz w:val="20"/>
                      <w:szCs w:val="20"/>
                    </w:rPr>
                    <w:t>동의는</w:t>
                  </w:r>
                  <w:r w:rsidRPr="0035006C">
                    <w:rPr>
                      <w:rFonts w:cs="Times New Roman"/>
                      <w:spacing w:val="-4"/>
                      <w:kern w:val="0"/>
                      <w:sz w:val="20"/>
                      <w:szCs w:val="20"/>
                    </w:rPr>
                    <w:t xml:space="preserve"> </w:t>
                  </w:r>
                  <w:r w:rsidRPr="0035006C">
                    <w:rPr>
                      <w:rFonts w:cs="Times New Roman"/>
                      <w:spacing w:val="-4"/>
                      <w:kern w:val="0"/>
                      <w:sz w:val="20"/>
                      <w:szCs w:val="20"/>
                    </w:rPr>
                    <w:t>체크박스를</w:t>
                  </w:r>
                  <w:r w:rsidRPr="0035006C">
                    <w:rPr>
                      <w:rFonts w:cs="Times New Roman"/>
                      <w:spacing w:val="-4"/>
                      <w:kern w:val="0"/>
                      <w:sz w:val="20"/>
                      <w:szCs w:val="20"/>
                    </w:rPr>
                    <w:t xml:space="preserve"> </w:t>
                  </w:r>
                  <w:r w:rsidRPr="0035006C">
                    <w:rPr>
                      <w:rFonts w:cs="Times New Roman"/>
                      <w:spacing w:val="-4"/>
                      <w:kern w:val="0"/>
                      <w:sz w:val="20"/>
                      <w:szCs w:val="20"/>
                    </w:rPr>
                    <w:t>통해</w:t>
                  </w:r>
                  <w:r w:rsidRPr="0035006C">
                    <w:rPr>
                      <w:rFonts w:cs="Times New Roman"/>
                      <w:spacing w:val="-4"/>
                      <w:kern w:val="0"/>
                      <w:sz w:val="20"/>
                      <w:szCs w:val="20"/>
                    </w:rPr>
                    <w:t xml:space="preserve"> </w:t>
                  </w:r>
                  <w:r w:rsidRPr="0035006C">
                    <w:rPr>
                      <w:rFonts w:cs="Times New Roman"/>
                      <w:spacing w:val="-4"/>
                      <w:kern w:val="0"/>
                      <w:sz w:val="20"/>
                      <w:szCs w:val="20"/>
                    </w:rPr>
                    <w:t>획득</w:t>
                  </w:r>
                </w:p>
                <w:p w14:paraId="041B32E8" w14:textId="1E4C06BD" w:rsidR="004E04A7" w:rsidRPr="0035006C" w:rsidRDefault="004E04A7" w:rsidP="00E86ED4">
                  <w:pPr>
                    <w:numPr>
                      <w:ilvl w:val="0"/>
                      <w:numId w:val="19"/>
                    </w:numPr>
                    <w:shd w:val="clear" w:color="auto" w:fill="FFFFFF"/>
                    <w:tabs>
                      <w:tab w:val="num" w:pos="173"/>
                    </w:tabs>
                    <w:spacing w:before="40" w:after="40" w:line="228" w:lineRule="auto"/>
                    <w:ind w:left="173" w:hanging="173"/>
                    <w:rPr>
                      <w:rFonts w:cs="Times New Roman"/>
                      <w:spacing w:val="-6"/>
                      <w:kern w:val="0"/>
                      <w:sz w:val="20"/>
                      <w:szCs w:val="20"/>
                    </w:rPr>
                  </w:pPr>
                  <w:r w:rsidRPr="0035006C">
                    <w:rPr>
                      <w:rFonts w:cs="Times New Roman"/>
                      <w:spacing w:val="-6"/>
                      <w:kern w:val="0"/>
                      <w:sz w:val="20"/>
                      <w:szCs w:val="20"/>
                    </w:rPr>
                    <w:t>㈜카카오로부터의</w:t>
                  </w:r>
                  <w:r w:rsidRPr="0035006C">
                    <w:rPr>
                      <w:rFonts w:cs="Times New Roman"/>
                      <w:spacing w:val="-6"/>
                      <w:kern w:val="0"/>
                      <w:sz w:val="20"/>
                      <w:szCs w:val="20"/>
                    </w:rPr>
                    <w:t xml:space="preserve"> </w:t>
                  </w:r>
                  <w:r w:rsidRPr="0035006C">
                    <w:rPr>
                      <w:rFonts w:cs="Times New Roman"/>
                      <w:spacing w:val="-6"/>
                      <w:kern w:val="0"/>
                      <w:sz w:val="20"/>
                      <w:szCs w:val="20"/>
                    </w:rPr>
                    <w:t>수령정보</w:t>
                  </w:r>
                  <w:r w:rsidRPr="0035006C">
                    <w:rPr>
                      <w:rFonts w:cs="Times New Roman"/>
                      <w:spacing w:val="-6"/>
                      <w:kern w:val="0"/>
                      <w:sz w:val="20"/>
                      <w:szCs w:val="20"/>
                    </w:rPr>
                    <w:t xml:space="preserve">: </w:t>
                  </w:r>
                  <w:r w:rsidR="00310DC0">
                    <w:rPr>
                      <w:rFonts w:cs="Times New Roman" w:hint="eastAsia"/>
                      <w:spacing w:val="-6"/>
                      <w:kern w:val="0"/>
                      <w:sz w:val="20"/>
                      <w:szCs w:val="20"/>
                    </w:rPr>
                    <w:t>㈜</w:t>
                  </w:r>
                  <w:r w:rsidRPr="0035006C">
                    <w:rPr>
                      <w:rFonts w:cs="Times New Roman"/>
                      <w:spacing w:val="-6"/>
                      <w:kern w:val="0"/>
                      <w:sz w:val="20"/>
                      <w:szCs w:val="20"/>
                    </w:rPr>
                    <w:t>카카오로부터</w:t>
                  </w:r>
                  <w:r w:rsidRPr="0035006C">
                    <w:rPr>
                      <w:rFonts w:cs="Times New Roman"/>
                      <w:spacing w:val="-6"/>
                      <w:kern w:val="0"/>
                      <w:sz w:val="20"/>
                      <w:szCs w:val="20"/>
                    </w:rPr>
                    <w:t xml:space="preserve"> </w:t>
                  </w:r>
                  <w:r w:rsidRPr="0035006C">
                    <w:rPr>
                      <w:rFonts w:cs="Times New Roman"/>
                      <w:spacing w:val="-6"/>
                      <w:kern w:val="0"/>
                      <w:sz w:val="20"/>
                      <w:szCs w:val="20"/>
                    </w:rPr>
                    <w:t>제공받으며</w:t>
                  </w:r>
                  <w:r w:rsidRPr="0035006C">
                    <w:rPr>
                      <w:rFonts w:cs="Times New Roman"/>
                      <w:spacing w:val="-6"/>
                      <w:kern w:val="0"/>
                      <w:sz w:val="20"/>
                      <w:szCs w:val="20"/>
                    </w:rPr>
                    <w:t xml:space="preserve">, </w:t>
                  </w:r>
                  <w:r w:rsidRPr="0035006C">
                    <w:rPr>
                      <w:rFonts w:cs="Times New Roman"/>
                      <w:spacing w:val="-6"/>
                      <w:kern w:val="0"/>
                      <w:sz w:val="20"/>
                      <w:szCs w:val="20"/>
                    </w:rPr>
                    <w:t>이에</w:t>
                  </w:r>
                  <w:r w:rsidRPr="0035006C">
                    <w:rPr>
                      <w:rFonts w:cs="Times New Roman"/>
                      <w:spacing w:val="-6"/>
                      <w:kern w:val="0"/>
                      <w:sz w:val="20"/>
                      <w:szCs w:val="20"/>
                    </w:rPr>
                    <w:t xml:space="preserve"> </w:t>
                  </w:r>
                  <w:r w:rsidRPr="0035006C">
                    <w:rPr>
                      <w:rFonts w:cs="Times New Roman"/>
                      <w:spacing w:val="-6"/>
                      <w:kern w:val="0"/>
                      <w:sz w:val="20"/>
                      <w:szCs w:val="20"/>
                    </w:rPr>
                    <w:t>관한</w:t>
                  </w:r>
                  <w:r w:rsidRPr="0035006C">
                    <w:rPr>
                      <w:rFonts w:cs="Times New Roman"/>
                      <w:spacing w:val="-6"/>
                      <w:kern w:val="0"/>
                      <w:sz w:val="20"/>
                      <w:szCs w:val="20"/>
                    </w:rPr>
                    <w:t xml:space="preserve"> </w:t>
                  </w:r>
                  <w:r w:rsidRPr="0035006C">
                    <w:rPr>
                      <w:rFonts w:cs="Times New Roman"/>
                      <w:spacing w:val="-6"/>
                      <w:kern w:val="0"/>
                      <w:sz w:val="20"/>
                      <w:szCs w:val="20"/>
                    </w:rPr>
                    <w:t>동의는</w:t>
                  </w:r>
                  <w:r w:rsidRPr="0035006C">
                    <w:rPr>
                      <w:rFonts w:cs="Times New Roman"/>
                      <w:spacing w:val="-6"/>
                      <w:kern w:val="0"/>
                      <w:sz w:val="20"/>
                      <w:szCs w:val="20"/>
                    </w:rPr>
                    <w:t xml:space="preserve"> </w:t>
                  </w:r>
                  <w:r w:rsidRPr="0035006C">
                    <w:rPr>
                      <w:rFonts w:cs="Times New Roman"/>
                      <w:spacing w:val="-6"/>
                      <w:kern w:val="0"/>
                      <w:sz w:val="20"/>
                      <w:szCs w:val="20"/>
                    </w:rPr>
                    <w:t>각</w:t>
                  </w:r>
                  <w:r w:rsidRPr="0035006C">
                    <w:rPr>
                      <w:rFonts w:cs="Times New Roman"/>
                      <w:spacing w:val="-6"/>
                      <w:kern w:val="0"/>
                      <w:sz w:val="20"/>
                      <w:szCs w:val="20"/>
                    </w:rPr>
                    <w:t xml:space="preserve"> </w:t>
                  </w:r>
                  <w:r w:rsidRPr="0035006C">
                    <w:rPr>
                      <w:rFonts w:cs="Times New Roman"/>
                      <w:spacing w:val="-6"/>
                      <w:kern w:val="0"/>
                      <w:sz w:val="20"/>
                      <w:szCs w:val="20"/>
                    </w:rPr>
                    <w:t>앱</w:t>
                  </w:r>
                  <w:r w:rsidRPr="0035006C">
                    <w:rPr>
                      <w:rFonts w:cs="Times New Roman"/>
                      <w:spacing w:val="-6"/>
                      <w:kern w:val="0"/>
                      <w:sz w:val="20"/>
                      <w:szCs w:val="20"/>
                    </w:rPr>
                    <w:t xml:space="preserve"> </w:t>
                  </w:r>
                  <w:r w:rsidRPr="0035006C">
                    <w:rPr>
                      <w:rFonts w:cs="Times New Roman"/>
                      <w:spacing w:val="-6"/>
                      <w:kern w:val="0"/>
                      <w:sz w:val="20"/>
                      <w:szCs w:val="20"/>
                    </w:rPr>
                    <w:t>내에서</w:t>
                  </w:r>
                  <w:r w:rsidRPr="0035006C">
                    <w:rPr>
                      <w:rFonts w:cs="Times New Roman"/>
                      <w:spacing w:val="-6"/>
                      <w:kern w:val="0"/>
                      <w:sz w:val="20"/>
                      <w:szCs w:val="20"/>
                    </w:rPr>
                    <w:t xml:space="preserve"> </w:t>
                  </w:r>
                  <w:r w:rsidRPr="0035006C">
                    <w:rPr>
                      <w:rFonts w:cs="Times New Roman"/>
                      <w:spacing w:val="-6"/>
                      <w:kern w:val="0"/>
                      <w:sz w:val="20"/>
                      <w:szCs w:val="20"/>
                    </w:rPr>
                    <w:t>체크박스를</w:t>
                  </w:r>
                  <w:r w:rsidRPr="0035006C">
                    <w:rPr>
                      <w:rFonts w:cs="Times New Roman"/>
                      <w:spacing w:val="-6"/>
                      <w:kern w:val="0"/>
                      <w:sz w:val="20"/>
                      <w:szCs w:val="20"/>
                    </w:rPr>
                    <w:t xml:space="preserve"> </w:t>
                  </w:r>
                  <w:r w:rsidRPr="0035006C">
                    <w:rPr>
                      <w:rFonts w:cs="Times New Roman"/>
                      <w:spacing w:val="-6"/>
                      <w:kern w:val="0"/>
                      <w:sz w:val="20"/>
                      <w:szCs w:val="20"/>
                    </w:rPr>
                    <w:t>통해</w:t>
                  </w:r>
                  <w:r w:rsidRPr="0035006C">
                    <w:rPr>
                      <w:rFonts w:cs="Times New Roman"/>
                      <w:spacing w:val="-6"/>
                      <w:kern w:val="0"/>
                      <w:sz w:val="20"/>
                      <w:szCs w:val="20"/>
                    </w:rPr>
                    <w:t xml:space="preserve"> </w:t>
                  </w:r>
                  <w:r w:rsidRPr="0035006C">
                    <w:rPr>
                      <w:rFonts w:cs="Times New Roman"/>
                      <w:spacing w:val="-6"/>
                      <w:kern w:val="0"/>
                      <w:sz w:val="20"/>
                      <w:szCs w:val="20"/>
                    </w:rPr>
                    <w:t>획득</w:t>
                  </w:r>
                </w:p>
              </w:tc>
            </w:tr>
            <w:tr w:rsidR="004E04A7" w:rsidRPr="0035006C" w14:paraId="5D66F37A" w14:textId="77777777" w:rsidTr="003C296E">
              <w:trPr>
                <w:trHeight w:val="20"/>
              </w:trPr>
              <w:tc>
                <w:tcPr>
                  <w:tcW w:w="669" w:type="dxa"/>
                  <w:vMerge/>
                  <w:tcMar>
                    <w:top w:w="0" w:type="dxa"/>
                    <w:left w:w="108" w:type="dxa"/>
                    <w:bottom w:w="0" w:type="dxa"/>
                    <w:right w:w="108" w:type="dxa"/>
                  </w:tcMar>
                  <w:vAlign w:val="center"/>
                </w:tcPr>
                <w:p w14:paraId="221CE3BD" w14:textId="77777777" w:rsidR="004E04A7" w:rsidRPr="0035006C" w:rsidRDefault="004E04A7" w:rsidP="004E04A7">
                  <w:pPr>
                    <w:spacing w:before="40" w:after="40" w:line="240" w:lineRule="auto"/>
                    <w:rPr>
                      <w:rFonts w:cs="Times New Roman"/>
                      <w:sz w:val="20"/>
                      <w:szCs w:val="20"/>
                    </w:rPr>
                  </w:pPr>
                </w:p>
              </w:tc>
              <w:tc>
                <w:tcPr>
                  <w:tcW w:w="1375" w:type="dxa"/>
                  <w:vAlign w:val="center"/>
                </w:tcPr>
                <w:p w14:paraId="49598261" w14:textId="77777777" w:rsidR="004E04A7" w:rsidRPr="00803480" w:rsidRDefault="004E04A7" w:rsidP="004E04A7">
                  <w:pPr>
                    <w:spacing w:before="40" w:after="40" w:line="240" w:lineRule="auto"/>
                    <w:rPr>
                      <w:rFonts w:cs="Times New Roman"/>
                      <w:spacing w:val="-4"/>
                      <w:sz w:val="20"/>
                      <w:szCs w:val="20"/>
                    </w:rPr>
                  </w:pPr>
                  <w:r w:rsidRPr="00803480">
                    <w:rPr>
                      <w:rFonts w:cs="Times New Roman"/>
                      <w:spacing w:val="-4"/>
                      <w:sz w:val="20"/>
                      <w:szCs w:val="20"/>
                    </w:rPr>
                    <w:t>카카오</w:t>
                  </w:r>
                  <w:r w:rsidRPr="00803480">
                    <w:rPr>
                      <w:rFonts w:cs="Times New Roman"/>
                      <w:spacing w:val="-4"/>
                      <w:sz w:val="20"/>
                      <w:szCs w:val="20"/>
                    </w:rPr>
                    <w:t>T</w:t>
                  </w:r>
                  <w:r w:rsidRPr="00803480">
                    <w:rPr>
                      <w:rFonts w:cs="Times New Roman"/>
                      <w:spacing w:val="-4"/>
                      <w:sz w:val="20"/>
                      <w:szCs w:val="20"/>
                    </w:rPr>
                    <w:t>대리기사용</w:t>
                  </w:r>
                  <w:r w:rsidRPr="00803480">
                    <w:rPr>
                      <w:rFonts w:cs="Times New Roman"/>
                      <w:spacing w:val="-4"/>
                      <w:sz w:val="20"/>
                      <w:szCs w:val="20"/>
                    </w:rPr>
                    <w:t xml:space="preserve"> </w:t>
                  </w:r>
                  <w:r w:rsidRPr="00803480">
                    <w:rPr>
                      <w:rFonts w:cs="Times New Roman"/>
                      <w:spacing w:val="-4"/>
                      <w:sz w:val="20"/>
                      <w:szCs w:val="20"/>
                    </w:rPr>
                    <w:t>앱을</w:t>
                  </w:r>
                  <w:r w:rsidRPr="00803480">
                    <w:rPr>
                      <w:rFonts w:cs="Times New Roman"/>
                      <w:spacing w:val="-4"/>
                      <w:sz w:val="20"/>
                      <w:szCs w:val="20"/>
                    </w:rPr>
                    <w:t xml:space="preserve"> </w:t>
                  </w:r>
                  <w:r w:rsidRPr="00803480">
                    <w:rPr>
                      <w:rFonts w:cs="Times New Roman"/>
                      <w:spacing w:val="-4"/>
                      <w:sz w:val="20"/>
                      <w:szCs w:val="20"/>
                    </w:rPr>
                    <w:t>통해</w:t>
                  </w:r>
                  <w:r w:rsidRPr="00803480">
                    <w:rPr>
                      <w:rFonts w:cs="Times New Roman"/>
                      <w:spacing w:val="-4"/>
                      <w:sz w:val="20"/>
                      <w:szCs w:val="20"/>
                    </w:rPr>
                    <w:t xml:space="preserve"> </w:t>
                  </w:r>
                  <w:r w:rsidRPr="00803480">
                    <w:rPr>
                      <w:rFonts w:cs="Times New Roman"/>
                      <w:spacing w:val="-4"/>
                      <w:sz w:val="20"/>
                      <w:szCs w:val="20"/>
                    </w:rPr>
                    <w:t>회원가입</w:t>
                  </w:r>
                </w:p>
              </w:tc>
              <w:tc>
                <w:tcPr>
                  <w:tcW w:w="2806" w:type="dxa"/>
                  <w:tcMar>
                    <w:top w:w="0" w:type="dxa"/>
                    <w:left w:w="108" w:type="dxa"/>
                    <w:bottom w:w="0" w:type="dxa"/>
                    <w:right w:w="108" w:type="dxa"/>
                  </w:tcMar>
                  <w:vAlign w:val="center"/>
                </w:tcPr>
                <w:p w14:paraId="09EBB056" w14:textId="77777777" w:rsidR="004E04A7" w:rsidRPr="0035006C" w:rsidRDefault="004E04A7" w:rsidP="00E86ED4">
                  <w:pPr>
                    <w:numPr>
                      <w:ilvl w:val="0"/>
                      <w:numId w:val="19"/>
                    </w:numPr>
                    <w:shd w:val="clear" w:color="auto" w:fill="FFFFFF"/>
                    <w:tabs>
                      <w:tab w:val="num" w:pos="173"/>
                    </w:tabs>
                    <w:spacing w:before="40" w:after="40" w:line="228" w:lineRule="auto"/>
                    <w:ind w:left="173" w:hanging="173"/>
                    <w:rPr>
                      <w:rFonts w:cs="Times New Roman"/>
                      <w:spacing w:val="-4"/>
                      <w:kern w:val="0"/>
                      <w:sz w:val="20"/>
                      <w:szCs w:val="20"/>
                    </w:rPr>
                  </w:pPr>
                  <w:r w:rsidRPr="0035006C">
                    <w:rPr>
                      <w:rFonts w:cs="Times New Roman"/>
                      <w:spacing w:val="-4"/>
                      <w:kern w:val="0"/>
                      <w:sz w:val="20"/>
                      <w:szCs w:val="20"/>
                    </w:rPr>
                    <w:t>직접</w:t>
                  </w:r>
                  <w:r w:rsidRPr="0035006C">
                    <w:rPr>
                      <w:rFonts w:cs="Times New Roman"/>
                      <w:spacing w:val="-4"/>
                      <w:kern w:val="0"/>
                      <w:sz w:val="20"/>
                      <w:szCs w:val="20"/>
                    </w:rPr>
                    <w:t xml:space="preserve"> </w:t>
                  </w:r>
                  <w:r w:rsidRPr="0035006C">
                    <w:rPr>
                      <w:rFonts w:cs="Times New Roman"/>
                      <w:spacing w:val="-4"/>
                      <w:kern w:val="0"/>
                      <w:sz w:val="20"/>
                      <w:szCs w:val="20"/>
                    </w:rPr>
                    <w:t>수집정보</w:t>
                  </w:r>
                  <w:r w:rsidRPr="0035006C">
                    <w:rPr>
                      <w:rFonts w:cs="Times New Roman"/>
                      <w:spacing w:val="-4"/>
                      <w:kern w:val="0"/>
                      <w:sz w:val="20"/>
                      <w:szCs w:val="20"/>
                    </w:rPr>
                    <w:t xml:space="preserve">: </w:t>
                  </w:r>
                  <w:r w:rsidRPr="0035006C">
                    <w:rPr>
                      <w:rFonts w:cs="Times New Roman"/>
                      <w:spacing w:val="-4"/>
                      <w:kern w:val="0"/>
                      <w:sz w:val="20"/>
                      <w:szCs w:val="20"/>
                    </w:rPr>
                    <w:t>앱을</w:t>
                  </w:r>
                  <w:r w:rsidRPr="0035006C">
                    <w:rPr>
                      <w:rFonts w:cs="Times New Roman"/>
                      <w:spacing w:val="-4"/>
                      <w:kern w:val="0"/>
                      <w:sz w:val="20"/>
                      <w:szCs w:val="20"/>
                    </w:rPr>
                    <w:t xml:space="preserve"> </w:t>
                  </w:r>
                  <w:r w:rsidRPr="0035006C">
                    <w:rPr>
                      <w:rFonts w:cs="Times New Roman"/>
                      <w:spacing w:val="-4"/>
                      <w:kern w:val="0"/>
                      <w:sz w:val="20"/>
                      <w:szCs w:val="20"/>
                    </w:rPr>
                    <w:t>통하여</w:t>
                  </w:r>
                  <w:r w:rsidRPr="0035006C">
                    <w:rPr>
                      <w:rFonts w:cs="Times New Roman"/>
                      <w:spacing w:val="-4"/>
                      <w:kern w:val="0"/>
                      <w:sz w:val="20"/>
                      <w:szCs w:val="20"/>
                    </w:rPr>
                    <w:t xml:space="preserve"> </w:t>
                  </w:r>
                  <w:r w:rsidRPr="0035006C">
                    <w:rPr>
                      <w:rFonts w:cs="Times New Roman"/>
                      <w:spacing w:val="-4"/>
                      <w:kern w:val="0"/>
                      <w:sz w:val="20"/>
                      <w:szCs w:val="20"/>
                    </w:rPr>
                    <w:t>수집하고</w:t>
                  </w:r>
                  <w:r w:rsidRPr="0035006C">
                    <w:rPr>
                      <w:rFonts w:cs="Times New Roman"/>
                      <w:spacing w:val="-4"/>
                      <w:kern w:val="0"/>
                      <w:sz w:val="20"/>
                      <w:szCs w:val="20"/>
                    </w:rPr>
                    <w:t xml:space="preserve">, </w:t>
                  </w:r>
                  <w:r w:rsidRPr="0035006C">
                    <w:rPr>
                      <w:rFonts w:cs="Times New Roman"/>
                      <w:spacing w:val="-4"/>
                      <w:kern w:val="0"/>
                      <w:sz w:val="20"/>
                      <w:szCs w:val="20"/>
                    </w:rPr>
                    <w:t>이에</w:t>
                  </w:r>
                  <w:r w:rsidRPr="0035006C">
                    <w:rPr>
                      <w:rFonts w:cs="Times New Roman"/>
                      <w:spacing w:val="-4"/>
                      <w:kern w:val="0"/>
                      <w:sz w:val="20"/>
                      <w:szCs w:val="20"/>
                    </w:rPr>
                    <w:t xml:space="preserve"> </w:t>
                  </w:r>
                  <w:r w:rsidRPr="0035006C">
                    <w:rPr>
                      <w:rFonts w:cs="Times New Roman"/>
                      <w:spacing w:val="-4"/>
                      <w:kern w:val="0"/>
                      <w:sz w:val="20"/>
                      <w:szCs w:val="20"/>
                    </w:rPr>
                    <w:t>관한</w:t>
                  </w:r>
                  <w:r w:rsidRPr="0035006C">
                    <w:rPr>
                      <w:rFonts w:cs="Times New Roman"/>
                      <w:spacing w:val="-4"/>
                      <w:kern w:val="0"/>
                      <w:sz w:val="20"/>
                      <w:szCs w:val="20"/>
                    </w:rPr>
                    <w:t xml:space="preserve"> </w:t>
                  </w:r>
                  <w:r w:rsidRPr="0035006C">
                    <w:rPr>
                      <w:rFonts w:cs="Times New Roman"/>
                      <w:spacing w:val="-4"/>
                      <w:kern w:val="0"/>
                      <w:sz w:val="20"/>
                      <w:szCs w:val="20"/>
                    </w:rPr>
                    <w:t>동의는</w:t>
                  </w:r>
                  <w:r w:rsidRPr="0035006C">
                    <w:rPr>
                      <w:rFonts w:cs="Times New Roman"/>
                      <w:spacing w:val="-4"/>
                      <w:kern w:val="0"/>
                      <w:sz w:val="20"/>
                      <w:szCs w:val="20"/>
                    </w:rPr>
                    <w:t xml:space="preserve"> </w:t>
                  </w:r>
                  <w:r w:rsidRPr="0035006C">
                    <w:rPr>
                      <w:rFonts w:cs="Times New Roman"/>
                      <w:spacing w:val="-4"/>
                      <w:kern w:val="0"/>
                      <w:sz w:val="20"/>
                      <w:szCs w:val="20"/>
                    </w:rPr>
                    <w:t>체크박스를</w:t>
                  </w:r>
                  <w:r w:rsidRPr="0035006C">
                    <w:rPr>
                      <w:rFonts w:cs="Times New Roman"/>
                      <w:spacing w:val="-4"/>
                      <w:kern w:val="0"/>
                      <w:sz w:val="20"/>
                      <w:szCs w:val="20"/>
                    </w:rPr>
                    <w:t xml:space="preserve"> </w:t>
                  </w:r>
                  <w:r w:rsidRPr="0035006C">
                    <w:rPr>
                      <w:rFonts w:cs="Times New Roman"/>
                      <w:spacing w:val="-4"/>
                      <w:kern w:val="0"/>
                      <w:sz w:val="20"/>
                      <w:szCs w:val="20"/>
                    </w:rPr>
                    <w:t>통해</w:t>
                  </w:r>
                  <w:r w:rsidRPr="0035006C">
                    <w:rPr>
                      <w:rFonts w:cs="Times New Roman"/>
                      <w:spacing w:val="-4"/>
                      <w:kern w:val="0"/>
                      <w:sz w:val="20"/>
                      <w:szCs w:val="20"/>
                    </w:rPr>
                    <w:t xml:space="preserve"> </w:t>
                  </w:r>
                  <w:r w:rsidRPr="0035006C">
                    <w:rPr>
                      <w:rFonts w:cs="Times New Roman"/>
                      <w:spacing w:val="-4"/>
                      <w:kern w:val="0"/>
                      <w:sz w:val="20"/>
                      <w:szCs w:val="20"/>
                    </w:rPr>
                    <w:t>획득</w:t>
                  </w:r>
                </w:p>
                <w:p w14:paraId="31D898B4" w14:textId="77777777" w:rsidR="004E04A7" w:rsidRPr="0035006C" w:rsidRDefault="004E04A7" w:rsidP="00E86ED4">
                  <w:pPr>
                    <w:numPr>
                      <w:ilvl w:val="0"/>
                      <w:numId w:val="19"/>
                    </w:numPr>
                    <w:shd w:val="clear" w:color="auto" w:fill="FFFFFF"/>
                    <w:tabs>
                      <w:tab w:val="num" w:pos="173"/>
                    </w:tabs>
                    <w:spacing w:before="40" w:after="40" w:line="228" w:lineRule="auto"/>
                    <w:ind w:left="173" w:hanging="173"/>
                    <w:rPr>
                      <w:rFonts w:cs="Times New Roman"/>
                      <w:spacing w:val="-4"/>
                      <w:kern w:val="0"/>
                      <w:sz w:val="20"/>
                      <w:szCs w:val="20"/>
                    </w:rPr>
                  </w:pPr>
                  <w:r w:rsidRPr="0035006C">
                    <w:rPr>
                      <w:rFonts w:cs="Times New Roman"/>
                      <w:spacing w:val="-4"/>
                      <w:kern w:val="0"/>
                      <w:sz w:val="20"/>
                      <w:szCs w:val="20"/>
                    </w:rPr>
                    <w:t>㈜카카오로부터</w:t>
                  </w:r>
                  <w:r w:rsidRPr="0035006C">
                    <w:rPr>
                      <w:rFonts w:cs="Times New Roman"/>
                      <w:spacing w:val="-4"/>
                      <w:kern w:val="0"/>
                      <w:sz w:val="20"/>
                      <w:szCs w:val="20"/>
                    </w:rPr>
                    <w:t xml:space="preserve"> </w:t>
                  </w:r>
                  <w:r w:rsidRPr="0035006C">
                    <w:rPr>
                      <w:rFonts w:cs="Times New Roman"/>
                      <w:spacing w:val="-4"/>
                      <w:kern w:val="0"/>
                      <w:sz w:val="20"/>
                      <w:szCs w:val="20"/>
                    </w:rPr>
                    <w:t>수령하는</w:t>
                  </w:r>
                  <w:r w:rsidRPr="0035006C">
                    <w:rPr>
                      <w:rFonts w:cs="Times New Roman"/>
                      <w:spacing w:val="-4"/>
                      <w:kern w:val="0"/>
                      <w:sz w:val="20"/>
                      <w:szCs w:val="20"/>
                    </w:rPr>
                    <w:t xml:space="preserve"> </w:t>
                  </w:r>
                  <w:r w:rsidRPr="0035006C">
                    <w:rPr>
                      <w:rFonts w:cs="Times New Roman"/>
                      <w:spacing w:val="-4"/>
                      <w:kern w:val="0"/>
                      <w:sz w:val="20"/>
                      <w:szCs w:val="20"/>
                    </w:rPr>
                    <w:t>정보</w:t>
                  </w:r>
                  <w:r w:rsidRPr="0035006C">
                    <w:rPr>
                      <w:rFonts w:cs="Times New Roman"/>
                      <w:spacing w:val="-4"/>
                      <w:kern w:val="0"/>
                      <w:sz w:val="20"/>
                      <w:szCs w:val="20"/>
                    </w:rPr>
                    <w:t xml:space="preserve">: </w:t>
                  </w:r>
                  <w:r w:rsidRPr="0035006C">
                    <w:rPr>
                      <w:rFonts w:cs="Times New Roman"/>
                      <w:spacing w:val="-4"/>
                      <w:kern w:val="0"/>
                      <w:sz w:val="20"/>
                      <w:szCs w:val="20"/>
                    </w:rPr>
                    <w:t>없음</w:t>
                  </w:r>
                </w:p>
              </w:tc>
            </w:tr>
            <w:tr w:rsidR="004E04A7" w:rsidRPr="0035006C" w14:paraId="2EAE86E5" w14:textId="77777777" w:rsidTr="003C296E">
              <w:trPr>
                <w:trHeight w:val="20"/>
              </w:trPr>
              <w:tc>
                <w:tcPr>
                  <w:tcW w:w="669" w:type="dxa"/>
                  <w:vMerge/>
                  <w:tcMar>
                    <w:top w:w="0" w:type="dxa"/>
                    <w:left w:w="108" w:type="dxa"/>
                    <w:bottom w:w="0" w:type="dxa"/>
                    <w:right w:w="108" w:type="dxa"/>
                  </w:tcMar>
                  <w:vAlign w:val="center"/>
                </w:tcPr>
                <w:p w14:paraId="5197711A" w14:textId="77777777" w:rsidR="004E04A7" w:rsidRPr="0035006C" w:rsidRDefault="004E04A7" w:rsidP="004E04A7">
                  <w:pPr>
                    <w:spacing w:before="40" w:after="40" w:line="240" w:lineRule="auto"/>
                    <w:rPr>
                      <w:rFonts w:cs="Times New Roman"/>
                      <w:sz w:val="20"/>
                      <w:szCs w:val="20"/>
                    </w:rPr>
                  </w:pPr>
                </w:p>
              </w:tc>
              <w:tc>
                <w:tcPr>
                  <w:tcW w:w="1375" w:type="dxa"/>
                  <w:vAlign w:val="center"/>
                </w:tcPr>
                <w:p w14:paraId="39DACDDC" w14:textId="77777777" w:rsidR="004E04A7" w:rsidRPr="00803480" w:rsidRDefault="004E04A7" w:rsidP="004E04A7">
                  <w:pPr>
                    <w:spacing w:before="40" w:after="40" w:line="240" w:lineRule="auto"/>
                    <w:rPr>
                      <w:rFonts w:cs="Times New Roman"/>
                      <w:spacing w:val="-4"/>
                      <w:sz w:val="20"/>
                      <w:szCs w:val="20"/>
                    </w:rPr>
                  </w:pPr>
                  <w:r w:rsidRPr="00803480">
                    <w:rPr>
                      <w:rFonts w:cs="Times New Roman"/>
                      <w:spacing w:val="-4"/>
                      <w:sz w:val="20"/>
                      <w:szCs w:val="20"/>
                    </w:rPr>
                    <w:t>제휴</w:t>
                  </w:r>
                  <w:r w:rsidRPr="00803480">
                    <w:rPr>
                      <w:rFonts w:cs="Times New Roman"/>
                      <w:spacing w:val="-4"/>
                      <w:sz w:val="20"/>
                      <w:szCs w:val="20"/>
                    </w:rPr>
                    <w:t xml:space="preserve"> </w:t>
                  </w:r>
                  <w:r w:rsidRPr="00803480">
                    <w:rPr>
                      <w:rFonts w:cs="Times New Roman"/>
                      <w:spacing w:val="-4"/>
                      <w:sz w:val="20"/>
                      <w:szCs w:val="20"/>
                    </w:rPr>
                    <w:t>단체로부터의</w:t>
                  </w:r>
                  <w:r w:rsidRPr="00803480">
                    <w:rPr>
                      <w:rFonts w:cs="Times New Roman"/>
                      <w:spacing w:val="-4"/>
                      <w:sz w:val="20"/>
                      <w:szCs w:val="20"/>
                    </w:rPr>
                    <w:t xml:space="preserve"> </w:t>
                  </w:r>
                  <w:r w:rsidRPr="00803480">
                    <w:rPr>
                      <w:rFonts w:cs="Times New Roman"/>
                      <w:spacing w:val="-4"/>
                      <w:sz w:val="20"/>
                      <w:szCs w:val="20"/>
                    </w:rPr>
                    <w:t>수령</w:t>
                  </w:r>
                </w:p>
              </w:tc>
              <w:tc>
                <w:tcPr>
                  <w:tcW w:w="2806" w:type="dxa"/>
                  <w:tcMar>
                    <w:top w:w="0" w:type="dxa"/>
                    <w:left w:w="108" w:type="dxa"/>
                    <w:bottom w:w="0" w:type="dxa"/>
                    <w:right w:w="108" w:type="dxa"/>
                  </w:tcMar>
                  <w:vAlign w:val="center"/>
                </w:tcPr>
                <w:p w14:paraId="1A183B7A" w14:textId="77777777" w:rsidR="004E04A7" w:rsidRPr="0035006C" w:rsidRDefault="004E04A7" w:rsidP="00E86ED4">
                  <w:pPr>
                    <w:numPr>
                      <w:ilvl w:val="0"/>
                      <w:numId w:val="19"/>
                    </w:numPr>
                    <w:shd w:val="clear" w:color="auto" w:fill="FFFFFF"/>
                    <w:tabs>
                      <w:tab w:val="num" w:pos="173"/>
                    </w:tabs>
                    <w:spacing w:before="40" w:after="40" w:line="228" w:lineRule="auto"/>
                    <w:ind w:left="173" w:hanging="173"/>
                    <w:rPr>
                      <w:rFonts w:cs="Times New Roman"/>
                      <w:spacing w:val="-4"/>
                      <w:kern w:val="0"/>
                      <w:sz w:val="20"/>
                      <w:szCs w:val="20"/>
                    </w:rPr>
                  </w:pPr>
                  <w:r w:rsidRPr="0035006C">
                    <w:rPr>
                      <w:rFonts w:cs="Times New Roman"/>
                      <w:spacing w:val="-4"/>
                      <w:kern w:val="0"/>
                      <w:sz w:val="20"/>
                      <w:szCs w:val="20"/>
                    </w:rPr>
                    <w:t>SIMG(</w:t>
                  </w:r>
                  <w:r w:rsidRPr="0035006C">
                    <w:rPr>
                      <w:rFonts w:cs="Times New Roman"/>
                      <w:spacing w:val="-4"/>
                      <w:kern w:val="0"/>
                      <w:sz w:val="20"/>
                      <w:szCs w:val="20"/>
                    </w:rPr>
                    <w:t>보험대리점</w:t>
                  </w:r>
                  <w:r w:rsidRPr="0035006C">
                    <w:rPr>
                      <w:rFonts w:cs="Times New Roman"/>
                      <w:spacing w:val="-4"/>
                      <w:kern w:val="0"/>
                      <w:sz w:val="20"/>
                      <w:szCs w:val="20"/>
                    </w:rPr>
                    <w:t>)</w:t>
                  </w:r>
                  <w:r w:rsidRPr="0035006C">
                    <w:rPr>
                      <w:rFonts w:cs="Times New Roman"/>
                      <w:spacing w:val="-4"/>
                      <w:kern w:val="0"/>
                      <w:sz w:val="20"/>
                      <w:szCs w:val="20"/>
                    </w:rPr>
                    <w:t>으로부터</w:t>
                  </w:r>
                  <w:r w:rsidRPr="0035006C">
                    <w:rPr>
                      <w:rFonts w:cs="Times New Roman"/>
                      <w:spacing w:val="-4"/>
                      <w:kern w:val="0"/>
                      <w:sz w:val="20"/>
                      <w:szCs w:val="20"/>
                    </w:rPr>
                    <w:t xml:space="preserve"> </w:t>
                  </w:r>
                  <w:r w:rsidRPr="0035006C">
                    <w:rPr>
                      <w:rFonts w:cs="Times New Roman"/>
                      <w:spacing w:val="-4"/>
                      <w:kern w:val="0"/>
                      <w:sz w:val="20"/>
                      <w:szCs w:val="20"/>
                    </w:rPr>
                    <w:t>수령정보</w:t>
                  </w:r>
                  <w:r w:rsidRPr="0035006C">
                    <w:rPr>
                      <w:rFonts w:cs="Times New Roman"/>
                      <w:spacing w:val="-4"/>
                      <w:kern w:val="0"/>
                      <w:sz w:val="20"/>
                      <w:szCs w:val="20"/>
                    </w:rPr>
                    <w:t xml:space="preserve">: </w:t>
                  </w:r>
                  <w:r w:rsidRPr="0035006C">
                    <w:rPr>
                      <w:rFonts w:cs="Times New Roman"/>
                      <w:spacing w:val="-4"/>
                      <w:kern w:val="0"/>
                      <w:sz w:val="20"/>
                      <w:szCs w:val="20"/>
                    </w:rPr>
                    <w:t>카카오</w:t>
                  </w:r>
                  <w:r w:rsidRPr="0035006C">
                    <w:rPr>
                      <w:rFonts w:cs="Times New Roman"/>
                      <w:spacing w:val="-4"/>
                      <w:kern w:val="0"/>
                      <w:sz w:val="20"/>
                      <w:szCs w:val="20"/>
                    </w:rPr>
                    <w:t xml:space="preserve"> T </w:t>
                  </w:r>
                  <w:r w:rsidRPr="0035006C">
                    <w:rPr>
                      <w:rFonts w:cs="Times New Roman"/>
                      <w:spacing w:val="-4"/>
                      <w:kern w:val="0"/>
                      <w:sz w:val="20"/>
                      <w:szCs w:val="20"/>
                    </w:rPr>
                    <w:t>펫</w:t>
                  </w:r>
                  <w:r w:rsidRPr="0035006C">
                    <w:rPr>
                      <w:rFonts w:cs="Times New Roman"/>
                      <w:spacing w:val="-4"/>
                      <w:kern w:val="0"/>
                      <w:sz w:val="20"/>
                      <w:szCs w:val="20"/>
                    </w:rPr>
                    <w:t xml:space="preserve"> </w:t>
                  </w:r>
                  <w:r w:rsidRPr="0035006C">
                    <w:rPr>
                      <w:rFonts w:cs="Times New Roman"/>
                      <w:spacing w:val="-4"/>
                      <w:kern w:val="0"/>
                      <w:sz w:val="20"/>
                      <w:szCs w:val="20"/>
                    </w:rPr>
                    <w:t>메이트의</w:t>
                  </w:r>
                  <w:r w:rsidRPr="0035006C">
                    <w:rPr>
                      <w:rFonts w:cs="Times New Roman"/>
                      <w:spacing w:val="-4"/>
                      <w:kern w:val="0"/>
                      <w:sz w:val="20"/>
                      <w:szCs w:val="20"/>
                    </w:rPr>
                    <w:t xml:space="preserve"> </w:t>
                  </w:r>
                  <w:r w:rsidRPr="0035006C">
                    <w:rPr>
                      <w:rFonts w:cs="Times New Roman"/>
                      <w:spacing w:val="-4"/>
                      <w:kern w:val="0"/>
                      <w:sz w:val="20"/>
                      <w:szCs w:val="20"/>
                    </w:rPr>
                    <w:t>경우</w:t>
                  </w:r>
                  <w:r w:rsidRPr="0035006C">
                    <w:rPr>
                      <w:rFonts w:cs="Times New Roman"/>
                      <w:spacing w:val="-4"/>
                      <w:kern w:val="0"/>
                      <w:sz w:val="20"/>
                      <w:szCs w:val="20"/>
                    </w:rPr>
                    <w:t xml:space="preserve">, </w:t>
                  </w:r>
                  <w:r w:rsidRPr="0035006C">
                    <w:rPr>
                      <w:rFonts w:cs="Times New Roman"/>
                      <w:spacing w:val="-4"/>
                      <w:kern w:val="0"/>
                      <w:sz w:val="20"/>
                      <w:szCs w:val="20"/>
                    </w:rPr>
                    <w:t>제공동의</w:t>
                  </w:r>
                  <w:r w:rsidRPr="0035006C">
                    <w:rPr>
                      <w:rFonts w:cs="Times New Roman"/>
                      <w:spacing w:val="-4"/>
                      <w:kern w:val="0"/>
                      <w:sz w:val="20"/>
                      <w:szCs w:val="20"/>
                    </w:rPr>
                    <w:t xml:space="preserve"> </w:t>
                  </w:r>
                  <w:r w:rsidRPr="0035006C">
                    <w:rPr>
                      <w:rFonts w:cs="Times New Roman"/>
                      <w:spacing w:val="-4"/>
                      <w:kern w:val="0"/>
                      <w:sz w:val="20"/>
                      <w:szCs w:val="20"/>
                    </w:rPr>
                    <w:t>획득</w:t>
                  </w:r>
                  <w:r w:rsidRPr="0035006C">
                    <w:rPr>
                      <w:rFonts w:cs="Times New Roman"/>
                      <w:spacing w:val="-4"/>
                      <w:kern w:val="0"/>
                      <w:sz w:val="20"/>
                      <w:szCs w:val="20"/>
                    </w:rPr>
                    <w:t xml:space="preserve"> </w:t>
                  </w:r>
                  <w:r w:rsidRPr="0035006C">
                    <w:rPr>
                      <w:rFonts w:cs="Times New Roman"/>
                      <w:spacing w:val="-4"/>
                      <w:kern w:val="0"/>
                      <w:sz w:val="20"/>
                      <w:szCs w:val="20"/>
                    </w:rPr>
                    <w:t>후</w:t>
                  </w:r>
                  <w:r w:rsidRPr="0035006C">
                    <w:rPr>
                      <w:rFonts w:cs="Times New Roman"/>
                      <w:spacing w:val="-4"/>
                      <w:kern w:val="0"/>
                      <w:sz w:val="20"/>
                      <w:szCs w:val="20"/>
                    </w:rPr>
                    <w:t xml:space="preserve"> </w:t>
                  </w:r>
                  <w:r w:rsidRPr="0035006C">
                    <w:rPr>
                      <w:rFonts w:cs="Times New Roman"/>
                      <w:spacing w:val="-4"/>
                      <w:kern w:val="0"/>
                      <w:sz w:val="20"/>
                      <w:szCs w:val="20"/>
                    </w:rPr>
                    <w:t>수령</w:t>
                  </w:r>
                  <w:r w:rsidRPr="0035006C">
                    <w:rPr>
                      <w:rFonts w:cs="Times New Roman"/>
                      <w:spacing w:val="-4"/>
                      <w:kern w:val="0"/>
                      <w:sz w:val="20"/>
                      <w:szCs w:val="20"/>
                    </w:rPr>
                    <w:t xml:space="preserve"> (</w:t>
                  </w:r>
                  <w:r w:rsidRPr="0035006C">
                    <w:rPr>
                      <w:rFonts w:cs="Times New Roman"/>
                      <w:spacing w:val="-4"/>
                      <w:kern w:val="0"/>
                      <w:sz w:val="20"/>
                      <w:szCs w:val="20"/>
                    </w:rPr>
                    <w:t>구체적인</w:t>
                  </w:r>
                  <w:r w:rsidRPr="0035006C">
                    <w:rPr>
                      <w:rFonts w:cs="Times New Roman"/>
                      <w:spacing w:val="-4"/>
                      <w:kern w:val="0"/>
                      <w:sz w:val="20"/>
                      <w:szCs w:val="20"/>
                    </w:rPr>
                    <w:t xml:space="preserve"> </w:t>
                  </w:r>
                  <w:r w:rsidRPr="0035006C">
                    <w:rPr>
                      <w:rFonts w:cs="Times New Roman"/>
                      <w:spacing w:val="-4"/>
                      <w:kern w:val="0"/>
                      <w:sz w:val="20"/>
                      <w:szCs w:val="20"/>
                    </w:rPr>
                    <w:t>동의</w:t>
                  </w:r>
                  <w:r w:rsidRPr="0035006C">
                    <w:rPr>
                      <w:rFonts w:cs="Times New Roman"/>
                      <w:spacing w:val="-4"/>
                      <w:kern w:val="0"/>
                      <w:sz w:val="20"/>
                      <w:szCs w:val="20"/>
                    </w:rPr>
                    <w:lastRenderedPageBreak/>
                    <w:t>방식</w:t>
                  </w:r>
                  <w:r w:rsidRPr="0035006C">
                    <w:rPr>
                      <w:rFonts w:cs="Times New Roman"/>
                      <w:spacing w:val="-4"/>
                      <w:kern w:val="0"/>
                      <w:sz w:val="20"/>
                      <w:szCs w:val="20"/>
                    </w:rPr>
                    <w:t xml:space="preserve"> </w:t>
                  </w:r>
                  <w:r w:rsidRPr="0035006C">
                    <w:rPr>
                      <w:rFonts w:cs="Times New Roman"/>
                      <w:spacing w:val="-4"/>
                      <w:kern w:val="0"/>
                      <w:sz w:val="20"/>
                      <w:szCs w:val="20"/>
                    </w:rPr>
                    <w:t>추가</w:t>
                  </w:r>
                  <w:r w:rsidRPr="0035006C">
                    <w:rPr>
                      <w:rFonts w:cs="Times New Roman"/>
                      <w:spacing w:val="-4"/>
                      <w:kern w:val="0"/>
                      <w:sz w:val="20"/>
                      <w:szCs w:val="20"/>
                    </w:rPr>
                    <w:t xml:space="preserve"> </w:t>
                  </w:r>
                  <w:r w:rsidRPr="0035006C">
                    <w:rPr>
                      <w:rFonts w:cs="Times New Roman"/>
                      <w:spacing w:val="-4"/>
                      <w:kern w:val="0"/>
                      <w:sz w:val="20"/>
                      <w:szCs w:val="20"/>
                    </w:rPr>
                    <w:t>확인</w:t>
                  </w:r>
                  <w:r w:rsidRPr="0035006C">
                    <w:rPr>
                      <w:rFonts w:cs="Times New Roman"/>
                      <w:spacing w:val="-4"/>
                      <w:kern w:val="0"/>
                      <w:sz w:val="20"/>
                      <w:szCs w:val="20"/>
                    </w:rPr>
                    <w:t xml:space="preserve"> </w:t>
                  </w:r>
                  <w:r w:rsidRPr="0035006C">
                    <w:rPr>
                      <w:rFonts w:cs="Times New Roman"/>
                      <w:spacing w:val="-4"/>
                      <w:kern w:val="0"/>
                      <w:sz w:val="20"/>
                      <w:szCs w:val="20"/>
                    </w:rPr>
                    <w:t>필요</w:t>
                  </w:r>
                  <w:r w:rsidRPr="0035006C">
                    <w:rPr>
                      <w:rFonts w:cs="Times New Roman"/>
                      <w:spacing w:val="-4"/>
                      <w:kern w:val="0"/>
                      <w:sz w:val="20"/>
                      <w:szCs w:val="20"/>
                    </w:rPr>
                    <w:t>)</w:t>
                  </w:r>
                </w:p>
              </w:tc>
            </w:tr>
            <w:tr w:rsidR="004E04A7" w:rsidRPr="0035006C" w14:paraId="7ECD0EB1" w14:textId="77777777" w:rsidTr="003C296E">
              <w:trPr>
                <w:trHeight w:val="20"/>
              </w:trPr>
              <w:tc>
                <w:tcPr>
                  <w:tcW w:w="669" w:type="dxa"/>
                  <w:vMerge w:val="restart"/>
                  <w:tcMar>
                    <w:top w:w="0" w:type="dxa"/>
                    <w:left w:w="108" w:type="dxa"/>
                    <w:bottom w:w="0" w:type="dxa"/>
                    <w:right w:w="108" w:type="dxa"/>
                  </w:tcMar>
                  <w:vAlign w:val="center"/>
                </w:tcPr>
                <w:p w14:paraId="7879D548" w14:textId="77777777" w:rsidR="004E04A7" w:rsidRPr="0035006C" w:rsidRDefault="004E04A7" w:rsidP="004E04A7">
                  <w:pPr>
                    <w:spacing w:before="40" w:after="40" w:line="240" w:lineRule="auto"/>
                    <w:ind w:right="-57"/>
                    <w:rPr>
                      <w:rFonts w:cs="Times New Roman"/>
                      <w:sz w:val="20"/>
                      <w:szCs w:val="20"/>
                    </w:rPr>
                  </w:pPr>
                  <w:r w:rsidRPr="0035006C">
                    <w:rPr>
                      <w:rFonts w:cs="Times New Roman"/>
                      <w:spacing w:val="-18"/>
                      <w:sz w:val="20"/>
                      <w:szCs w:val="20"/>
                    </w:rPr>
                    <w:lastRenderedPageBreak/>
                    <w:t>파트너</w:t>
                  </w:r>
                  <w:r w:rsidRPr="0035006C">
                    <w:rPr>
                      <w:rFonts w:cs="Times New Roman"/>
                      <w:spacing w:val="-12"/>
                      <w:sz w:val="20"/>
                      <w:szCs w:val="20"/>
                    </w:rPr>
                    <w:br/>
                  </w:r>
                  <w:r w:rsidRPr="0035006C">
                    <w:rPr>
                      <w:rFonts w:cs="Times New Roman"/>
                      <w:sz w:val="20"/>
                      <w:szCs w:val="20"/>
                    </w:rPr>
                    <w:t>정보</w:t>
                  </w:r>
                </w:p>
              </w:tc>
              <w:tc>
                <w:tcPr>
                  <w:tcW w:w="1375" w:type="dxa"/>
                  <w:vAlign w:val="center"/>
                </w:tcPr>
                <w:p w14:paraId="74F8200B" w14:textId="77777777" w:rsidR="004E04A7" w:rsidRPr="00803480" w:rsidRDefault="004E04A7" w:rsidP="004E04A7">
                  <w:pPr>
                    <w:spacing w:before="40" w:after="40" w:line="240" w:lineRule="auto"/>
                    <w:rPr>
                      <w:rFonts w:cs="Times New Roman"/>
                      <w:spacing w:val="-4"/>
                      <w:sz w:val="20"/>
                      <w:szCs w:val="20"/>
                    </w:rPr>
                  </w:pPr>
                  <w:r w:rsidRPr="00803480">
                    <w:rPr>
                      <w:rFonts w:cs="Times New Roman"/>
                      <w:spacing w:val="-4"/>
                      <w:sz w:val="20"/>
                      <w:szCs w:val="20"/>
                    </w:rPr>
                    <w:t>카카오</w:t>
                  </w:r>
                  <w:r w:rsidRPr="00803480">
                    <w:rPr>
                      <w:rFonts w:cs="Times New Roman"/>
                      <w:spacing w:val="-4"/>
                      <w:sz w:val="20"/>
                      <w:szCs w:val="20"/>
                    </w:rPr>
                    <w:t xml:space="preserve"> T </w:t>
                  </w:r>
                  <w:r w:rsidRPr="00803480">
                    <w:rPr>
                      <w:rFonts w:cs="Times New Roman"/>
                      <w:spacing w:val="-4"/>
                      <w:sz w:val="20"/>
                      <w:szCs w:val="20"/>
                    </w:rPr>
                    <w:t>주차</w:t>
                  </w:r>
                  <w:r w:rsidRPr="00803480">
                    <w:rPr>
                      <w:rFonts w:cs="Times New Roman"/>
                      <w:spacing w:val="-4"/>
                      <w:sz w:val="20"/>
                      <w:szCs w:val="20"/>
                    </w:rPr>
                    <w:t xml:space="preserve"> </w:t>
                  </w:r>
                  <w:r w:rsidRPr="00803480">
                    <w:rPr>
                      <w:rFonts w:cs="Times New Roman"/>
                      <w:spacing w:val="-4"/>
                      <w:sz w:val="20"/>
                      <w:szCs w:val="20"/>
                    </w:rPr>
                    <w:t>홈페이지를</w:t>
                  </w:r>
                  <w:r w:rsidRPr="00803480">
                    <w:rPr>
                      <w:rFonts w:cs="Times New Roman"/>
                      <w:spacing w:val="-4"/>
                      <w:sz w:val="20"/>
                      <w:szCs w:val="20"/>
                    </w:rPr>
                    <w:t xml:space="preserve"> </w:t>
                  </w:r>
                  <w:r w:rsidRPr="00803480">
                    <w:rPr>
                      <w:rFonts w:cs="Times New Roman"/>
                      <w:spacing w:val="-4"/>
                      <w:sz w:val="20"/>
                      <w:szCs w:val="20"/>
                    </w:rPr>
                    <w:t>통한</w:t>
                  </w:r>
                  <w:r w:rsidRPr="00803480">
                    <w:rPr>
                      <w:rFonts w:cs="Times New Roman"/>
                      <w:spacing w:val="-4"/>
                      <w:sz w:val="20"/>
                      <w:szCs w:val="20"/>
                    </w:rPr>
                    <w:t xml:space="preserve"> </w:t>
                  </w:r>
                  <w:r w:rsidRPr="00803480">
                    <w:rPr>
                      <w:rFonts w:cs="Times New Roman"/>
                      <w:spacing w:val="-4"/>
                      <w:sz w:val="20"/>
                      <w:szCs w:val="20"/>
                    </w:rPr>
                    <w:t>문의</w:t>
                  </w:r>
                  <w:r w:rsidRPr="00803480">
                    <w:rPr>
                      <w:rFonts w:cs="Times New Roman"/>
                      <w:spacing w:val="-4"/>
                      <w:sz w:val="20"/>
                      <w:szCs w:val="20"/>
                    </w:rPr>
                    <w:t xml:space="preserve"> </w:t>
                  </w:r>
                </w:p>
              </w:tc>
              <w:tc>
                <w:tcPr>
                  <w:tcW w:w="2806" w:type="dxa"/>
                  <w:tcMar>
                    <w:top w:w="0" w:type="dxa"/>
                    <w:left w:w="108" w:type="dxa"/>
                    <w:bottom w:w="0" w:type="dxa"/>
                    <w:right w:w="108" w:type="dxa"/>
                  </w:tcMar>
                  <w:vAlign w:val="center"/>
                </w:tcPr>
                <w:p w14:paraId="6DF22D9F" w14:textId="77777777" w:rsidR="004E04A7" w:rsidRPr="0035006C" w:rsidRDefault="004E04A7" w:rsidP="00E86ED4">
                  <w:pPr>
                    <w:numPr>
                      <w:ilvl w:val="0"/>
                      <w:numId w:val="20"/>
                    </w:numPr>
                    <w:shd w:val="clear" w:color="auto" w:fill="FFFFFF"/>
                    <w:spacing w:before="40" w:after="40" w:line="228" w:lineRule="auto"/>
                    <w:ind w:left="176" w:hanging="176"/>
                    <w:rPr>
                      <w:rFonts w:cs="Times New Roman"/>
                      <w:spacing w:val="-4"/>
                      <w:kern w:val="0"/>
                      <w:sz w:val="20"/>
                      <w:szCs w:val="20"/>
                    </w:rPr>
                  </w:pPr>
                  <w:r w:rsidRPr="0035006C">
                    <w:rPr>
                      <w:rFonts w:cs="Times New Roman"/>
                      <w:spacing w:val="-4"/>
                      <w:kern w:val="0"/>
                      <w:sz w:val="20"/>
                      <w:szCs w:val="20"/>
                    </w:rPr>
                    <w:t>카카오</w:t>
                  </w:r>
                  <w:r w:rsidRPr="0035006C">
                    <w:rPr>
                      <w:rFonts w:cs="Times New Roman"/>
                      <w:spacing w:val="-4"/>
                      <w:kern w:val="0"/>
                      <w:sz w:val="20"/>
                      <w:szCs w:val="20"/>
                    </w:rPr>
                    <w:t xml:space="preserve"> T </w:t>
                  </w:r>
                  <w:r w:rsidRPr="0035006C">
                    <w:rPr>
                      <w:rFonts w:cs="Times New Roman"/>
                      <w:spacing w:val="-4"/>
                      <w:kern w:val="0"/>
                      <w:sz w:val="20"/>
                      <w:szCs w:val="20"/>
                    </w:rPr>
                    <w:t>주차</w:t>
                  </w:r>
                  <w:r w:rsidRPr="0035006C">
                    <w:rPr>
                      <w:rFonts w:cs="Times New Roman"/>
                      <w:spacing w:val="-4"/>
                      <w:kern w:val="0"/>
                      <w:sz w:val="20"/>
                      <w:szCs w:val="20"/>
                    </w:rPr>
                    <w:t xml:space="preserve"> </w:t>
                  </w:r>
                  <w:r w:rsidRPr="0035006C">
                    <w:rPr>
                      <w:rFonts w:cs="Times New Roman"/>
                      <w:spacing w:val="-4"/>
                      <w:kern w:val="0"/>
                      <w:sz w:val="20"/>
                      <w:szCs w:val="20"/>
                    </w:rPr>
                    <w:t>홈페이지</w:t>
                  </w:r>
                  <w:r w:rsidRPr="0035006C">
                    <w:rPr>
                      <w:rFonts w:cs="Times New Roman"/>
                      <w:kern w:val="0"/>
                      <w:sz w:val="20"/>
                      <w:szCs w:val="20"/>
                    </w:rPr>
                    <w:t>(</w:t>
                  </w:r>
                  <w:hyperlink r:id="rId14" w:history="1">
                    <w:r w:rsidRPr="0035006C">
                      <w:rPr>
                        <w:rFonts w:cs="Times New Roman"/>
                        <w:sz w:val="20"/>
                        <w:szCs w:val="20"/>
                      </w:rPr>
                      <w:t>https://parking.kakao.com/</w:t>
                    </w:r>
                  </w:hyperlink>
                  <w:r w:rsidRPr="0035006C">
                    <w:rPr>
                      <w:rFonts w:cs="Times New Roman"/>
                      <w:kern w:val="0"/>
                      <w:sz w:val="20"/>
                      <w:szCs w:val="20"/>
                    </w:rPr>
                    <w:t xml:space="preserve">) </w:t>
                  </w:r>
                  <w:r w:rsidRPr="0035006C">
                    <w:rPr>
                      <w:rFonts w:cs="Times New Roman"/>
                      <w:spacing w:val="-4"/>
                      <w:kern w:val="0"/>
                      <w:sz w:val="20"/>
                      <w:szCs w:val="20"/>
                    </w:rPr>
                    <w:t>제휴상담</w:t>
                  </w:r>
                  <w:r w:rsidRPr="0035006C">
                    <w:rPr>
                      <w:rFonts w:cs="Times New Roman"/>
                      <w:spacing w:val="-4"/>
                      <w:kern w:val="0"/>
                      <w:sz w:val="20"/>
                      <w:szCs w:val="20"/>
                    </w:rPr>
                    <w:t xml:space="preserve"> </w:t>
                  </w:r>
                  <w:r w:rsidRPr="0035006C">
                    <w:rPr>
                      <w:rFonts w:cs="Times New Roman"/>
                      <w:spacing w:val="-4"/>
                      <w:kern w:val="0"/>
                      <w:sz w:val="20"/>
                      <w:szCs w:val="20"/>
                    </w:rPr>
                    <w:t>신청을</w:t>
                  </w:r>
                  <w:r w:rsidRPr="0035006C">
                    <w:rPr>
                      <w:rFonts w:cs="Times New Roman"/>
                      <w:spacing w:val="-4"/>
                      <w:kern w:val="0"/>
                      <w:sz w:val="20"/>
                      <w:szCs w:val="20"/>
                    </w:rPr>
                    <w:t xml:space="preserve"> </w:t>
                  </w:r>
                  <w:r w:rsidRPr="0035006C">
                    <w:rPr>
                      <w:rFonts w:cs="Times New Roman"/>
                      <w:spacing w:val="-4"/>
                      <w:kern w:val="0"/>
                      <w:sz w:val="20"/>
                      <w:szCs w:val="20"/>
                    </w:rPr>
                    <w:t>통해</w:t>
                  </w:r>
                  <w:r w:rsidRPr="0035006C">
                    <w:rPr>
                      <w:rFonts w:cs="Times New Roman"/>
                      <w:spacing w:val="-4"/>
                      <w:kern w:val="0"/>
                      <w:sz w:val="20"/>
                      <w:szCs w:val="20"/>
                    </w:rPr>
                    <w:t xml:space="preserve"> </w:t>
                  </w:r>
                  <w:r w:rsidRPr="0035006C">
                    <w:rPr>
                      <w:rFonts w:cs="Times New Roman"/>
                      <w:spacing w:val="-4"/>
                      <w:kern w:val="0"/>
                      <w:sz w:val="20"/>
                      <w:szCs w:val="20"/>
                    </w:rPr>
                    <w:t>수집하고</w:t>
                  </w:r>
                  <w:r w:rsidRPr="0035006C">
                    <w:rPr>
                      <w:rFonts w:cs="Times New Roman"/>
                      <w:spacing w:val="-4"/>
                      <w:kern w:val="0"/>
                      <w:sz w:val="20"/>
                      <w:szCs w:val="20"/>
                    </w:rPr>
                    <w:t xml:space="preserve">, </w:t>
                  </w:r>
                  <w:r w:rsidRPr="0035006C">
                    <w:rPr>
                      <w:rFonts w:cs="Times New Roman"/>
                      <w:spacing w:val="-4"/>
                      <w:kern w:val="0"/>
                      <w:sz w:val="20"/>
                      <w:szCs w:val="20"/>
                    </w:rPr>
                    <w:t>이에</w:t>
                  </w:r>
                  <w:r w:rsidRPr="0035006C">
                    <w:rPr>
                      <w:rFonts w:cs="Times New Roman"/>
                      <w:spacing w:val="-4"/>
                      <w:kern w:val="0"/>
                      <w:sz w:val="20"/>
                      <w:szCs w:val="20"/>
                    </w:rPr>
                    <w:t xml:space="preserve"> </w:t>
                  </w:r>
                  <w:r w:rsidRPr="0035006C">
                    <w:rPr>
                      <w:rFonts w:cs="Times New Roman"/>
                      <w:spacing w:val="-4"/>
                      <w:kern w:val="0"/>
                      <w:sz w:val="20"/>
                      <w:szCs w:val="20"/>
                    </w:rPr>
                    <w:t>대한</w:t>
                  </w:r>
                  <w:r w:rsidRPr="0035006C">
                    <w:rPr>
                      <w:rFonts w:cs="Times New Roman"/>
                      <w:spacing w:val="-4"/>
                      <w:kern w:val="0"/>
                      <w:sz w:val="20"/>
                      <w:szCs w:val="20"/>
                    </w:rPr>
                    <w:t xml:space="preserve"> </w:t>
                  </w:r>
                  <w:r w:rsidRPr="0035006C">
                    <w:rPr>
                      <w:rFonts w:cs="Times New Roman"/>
                      <w:spacing w:val="-4"/>
                      <w:kern w:val="0"/>
                      <w:sz w:val="20"/>
                      <w:szCs w:val="20"/>
                    </w:rPr>
                    <w:t>동의는</w:t>
                  </w:r>
                  <w:r w:rsidRPr="0035006C">
                    <w:rPr>
                      <w:rFonts w:cs="Times New Roman"/>
                      <w:spacing w:val="-4"/>
                      <w:kern w:val="0"/>
                      <w:sz w:val="20"/>
                      <w:szCs w:val="20"/>
                    </w:rPr>
                    <w:t xml:space="preserve"> </w:t>
                  </w:r>
                  <w:r w:rsidRPr="0035006C">
                    <w:rPr>
                      <w:rFonts w:cs="Times New Roman"/>
                      <w:spacing w:val="-4"/>
                      <w:kern w:val="0"/>
                      <w:sz w:val="20"/>
                      <w:szCs w:val="20"/>
                    </w:rPr>
                    <w:t>체크박스를</w:t>
                  </w:r>
                  <w:r w:rsidRPr="0035006C">
                    <w:rPr>
                      <w:rFonts w:cs="Times New Roman"/>
                      <w:spacing w:val="-4"/>
                      <w:kern w:val="0"/>
                      <w:sz w:val="20"/>
                      <w:szCs w:val="20"/>
                    </w:rPr>
                    <w:t xml:space="preserve"> </w:t>
                  </w:r>
                  <w:r w:rsidRPr="0035006C">
                    <w:rPr>
                      <w:rFonts w:cs="Times New Roman"/>
                      <w:spacing w:val="-4"/>
                      <w:kern w:val="0"/>
                      <w:sz w:val="20"/>
                      <w:szCs w:val="20"/>
                    </w:rPr>
                    <w:t>통해</w:t>
                  </w:r>
                  <w:r w:rsidRPr="0035006C">
                    <w:rPr>
                      <w:rFonts w:cs="Times New Roman"/>
                      <w:spacing w:val="-4"/>
                      <w:kern w:val="0"/>
                      <w:sz w:val="20"/>
                      <w:szCs w:val="20"/>
                    </w:rPr>
                    <w:t xml:space="preserve"> </w:t>
                  </w:r>
                  <w:r w:rsidRPr="0035006C">
                    <w:rPr>
                      <w:rFonts w:cs="Times New Roman"/>
                      <w:spacing w:val="-4"/>
                      <w:kern w:val="0"/>
                      <w:sz w:val="20"/>
                      <w:szCs w:val="20"/>
                    </w:rPr>
                    <w:t>획득</w:t>
                  </w:r>
                  <w:r w:rsidRPr="0035006C">
                    <w:rPr>
                      <w:rFonts w:cs="Times New Roman"/>
                      <w:spacing w:val="-4"/>
                      <w:kern w:val="0"/>
                      <w:sz w:val="20"/>
                      <w:szCs w:val="20"/>
                    </w:rPr>
                    <w:t xml:space="preserve"> </w:t>
                  </w:r>
                </w:p>
              </w:tc>
            </w:tr>
            <w:tr w:rsidR="004E04A7" w:rsidRPr="0035006C" w14:paraId="710C3E5E" w14:textId="77777777" w:rsidTr="003C296E">
              <w:trPr>
                <w:trHeight w:val="20"/>
              </w:trPr>
              <w:tc>
                <w:tcPr>
                  <w:tcW w:w="669" w:type="dxa"/>
                  <w:vMerge/>
                  <w:tcMar>
                    <w:top w:w="0" w:type="dxa"/>
                    <w:left w:w="108" w:type="dxa"/>
                    <w:bottom w:w="0" w:type="dxa"/>
                    <w:right w:w="108" w:type="dxa"/>
                  </w:tcMar>
                  <w:vAlign w:val="center"/>
                </w:tcPr>
                <w:p w14:paraId="1BB985BA" w14:textId="77777777" w:rsidR="004E04A7" w:rsidRPr="0035006C" w:rsidRDefault="004E04A7" w:rsidP="004E04A7">
                  <w:pPr>
                    <w:spacing w:before="40" w:after="40" w:line="240" w:lineRule="auto"/>
                    <w:ind w:right="-57"/>
                    <w:rPr>
                      <w:rFonts w:cs="Times New Roman"/>
                      <w:spacing w:val="-18"/>
                      <w:sz w:val="20"/>
                      <w:szCs w:val="20"/>
                    </w:rPr>
                  </w:pPr>
                </w:p>
              </w:tc>
              <w:tc>
                <w:tcPr>
                  <w:tcW w:w="1375" w:type="dxa"/>
                  <w:vAlign w:val="center"/>
                </w:tcPr>
                <w:p w14:paraId="374BF9ED" w14:textId="77777777" w:rsidR="004E04A7" w:rsidRPr="00803480" w:rsidRDefault="004E04A7" w:rsidP="004E04A7">
                  <w:pPr>
                    <w:spacing w:before="40" w:after="40" w:line="240" w:lineRule="auto"/>
                    <w:rPr>
                      <w:rFonts w:cs="Times New Roman"/>
                      <w:spacing w:val="-4"/>
                      <w:sz w:val="20"/>
                      <w:szCs w:val="20"/>
                    </w:rPr>
                  </w:pPr>
                  <w:r w:rsidRPr="00803480">
                    <w:rPr>
                      <w:rFonts w:cs="Times New Roman" w:hint="eastAsia"/>
                      <w:spacing w:val="-4"/>
                      <w:sz w:val="20"/>
                      <w:szCs w:val="20"/>
                    </w:rPr>
                    <w:t>카카오</w:t>
                  </w:r>
                  <w:r w:rsidRPr="00803480">
                    <w:rPr>
                      <w:rFonts w:cs="Times New Roman" w:hint="eastAsia"/>
                      <w:spacing w:val="-4"/>
                      <w:sz w:val="20"/>
                      <w:szCs w:val="20"/>
                    </w:rPr>
                    <w:t xml:space="preserve"> </w:t>
                  </w:r>
                  <w:r w:rsidRPr="00803480">
                    <w:rPr>
                      <w:rFonts w:cs="Times New Roman"/>
                      <w:spacing w:val="-4"/>
                      <w:sz w:val="20"/>
                      <w:szCs w:val="20"/>
                    </w:rPr>
                    <w:t>T</w:t>
                  </w:r>
                  <w:r w:rsidRPr="00803480">
                    <w:rPr>
                      <w:rFonts w:cs="Times New Roman" w:hint="eastAsia"/>
                      <w:spacing w:val="-4"/>
                      <w:sz w:val="20"/>
                      <w:szCs w:val="20"/>
                    </w:rPr>
                    <w:t>바이크</w:t>
                  </w:r>
                  <w:r w:rsidRPr="00803480">
                    <w:rPr>
                      <w:rFonts w:cs="Times New Roman" w:hint="eastAsia"/>
                      <w:spacing w:val="-4"/>
                      <w:sz w:val="20"/>
                      <w:szCs w:val="20"/>
                    </w:rPr>
                    <w:t xml:space="preserve"> </w:t>
                  </w:r>
                  <w:r w:rsidRPr="00803480">
                    <w:rPr>
                      <w:rFonts w:cs="Times New Roman" w:hint="eastAsia"/>
                      <w:spacing w:val="-4"/>
                      <w:sz w:val="20"/>
                      <w:szCs w:val="20"/>
                    </w:rPr>
                    <w:t>제휴문의</w:t>
                  </w:r>
                </w:p>
              </w:tc>
              <w:tc>
                <w:tcPr>
                  <w:tcW w:w="2806" w:type="dxa"/>
                  <w:tcMar>
                    <w:top w:w="0" w:type="dxa"/>
                    <w:left w:w="108" w:type="dxa"/>
                    <w:bottom w:w="0" w:type="dxa"/>
                    <w:right w:w="108" w:type="dxa"/>
                  </w:tcMar>
                  <w:vAlign w:val="center"/>
                </w:tcPr>
                <w:p w14:paraId="78BFCC44" w14:textId="77777777" w:rsidR="004E04A7" w:rsidRPr="0035006C" w:rsidRDefault="004E04A7" w:rsidP="00E86ED4">
                  <w:pPr>
                    <w:numPr>
                      <w:ilvl w:val="0"/>
                      <w:numId w:val="20"/>
                    </w:numPr>
                    <w:shd w:val="clear" w:color="auto" w:fill="FFFFFF"/>
                    <w:spacing w:before="40" w:after="40" w:line="228" w:lineRule="auto"/>
                    <w:ind w:left="176" w:hanging="176"/>
                    <w:rPr>
                      <w:rFonts w:cs="Times New Roman"/>
                      <w:spacing w:val="-4"/>
                      <w:kern w:val="0"/>
                      <w:sz w:val="20"/>
                      <w:szCs w:val="20"/>
                    </w:rPr>
                  </w:pPr>
                  <w:r>
                    <w:rPr>
                      <w:rFonts w:cs="Times New Roman" w:hint="eastAsia"/>
                      <w:spacing w:val="-4"/>
                      <w:kern w:val="0"/>
                      <w:sz w:val="20"/>
                      <w:szCs w:val="20"/>
                    </w:rPr>
                    <w:t>대상회사</w:t>
                  </w:r>
                  <w:r>
                    <w:rPr>
                      <w:rFonts w:cs="Times New Roman" w:hint="eastAsia"/>
                      <w:spacing w:val="-4"/>
                      <w:kern w:val="0"/>
                      <w:sz w:val="20"/>
                      <w:szCs w:val="20"/>
                    </w:rPr>
                    <w:t xml:space="preserve"> </w:t>
                  </w:r>
                  <w:r>
                    <w:rPr>
                      <w:rFonts w:cs="Times New Roman" w:hint="eastAsia"/>
                      <w:spacing w:val="-4"/>
                      <w:kern w:val="0"/>
                      <w:sz w:val="20"/>
                      <w:szCs w:val="20"/>
                    </w:rPr>
                    <w:t>홈페이지상</w:t>
                  </w:r>
                  <w:r>
                    <w:rPr>
                      <w:rFonts w:cs="Times New Roman" w:hint="eastAsia"/>
                      <w:spacing w:val="-4"/>
                      <w:kern w:val="0"/>
                      <w:sz w:val="20"/>
                      <w:szCs w:val="20"/>
                    </w:rPr>
                    <w:t xml:space="preserve"> </w:t>
                  </w:r>
                  <w:r>
                    <w:rPr>
                      <w:rFonts w:cs="Times New Roman" w:hint="eastAsia"/>
                      <w:spacing w:val="-4"/>
                      <w:kern w:val="0"/>
                      <w:sz w:val="20"/>
                      <w:szCs w:val="20"/>
                    </w:rPr>
                    <w:t>바이크</w:t>
                  </w:r>
                  <w:r>
                    <w:rPr>
                      <w:rFonts w:cs="Times New Roman" w:hint="eastAsia"/>
                      <w:spacing w:val="-4"/>
                      <w:kern w:val="0"/>
                      <w:sz w:val="20"/>
                      <w:szCs w:val="20"/>
                    </w:rPr>
                    <w:t xml:space="preserve"> </w:t>
                  </w:r>
                  <w:r>
                    <w:rPr>
                      <w:rFonts w:cs="Times New Roman" w:hint="eastAsia"/>
                      <w:spacing w:val="-4"/>
                      <w:kern w:val="0"/>
                      <w:sz w:val="20"/>
                      <w:szCs w:val="20"/>
                    </w:rPr>
                    <w:t>제휴상담</w:t>
                  </w:r>
                  <w:r>
                    <w:rPr>
                      <w:rFonts w:cs="Times New Roman" w:hint="eastAsia"/>
                      <w:spacing w:val="-4"/>
                      <w:kern w:val="0"/>
                      <w:sz w:val="20"/>
                      <w:szCs w:val="20"/>
                    </w:rPr>
                    <w:t xml:space="preserve"> </w:t>
                  </w:r>
                  <w:r>
                    <w:rPr>
                      <w:rFonts w:cs="Times New Roman" w:hint="eastAsia"/>
                      <w:spacing w:val="-4"/>
                      <w:kern w:val="0"/>
                      <w:sz w:val="20"/>
                      <w:szCs w:val="20"/>
                    </w:rPr>
                    <w:t>신청을</w:t>
                  </w:r>
                  <w:r>
                    <w:rPr>
                      <w:rFonts w:cs="Times New Roman" w:hint="eastAsia"/>
                      <w:spacing w:val="-4"/>
                      <w:kern w:val="0"/>
                      <w:sz w:val="20"/>
                      <w:szCs w:val="20"/>
                    </w:rPr>
                    <w:t xml:space="preserve"> </w:t>
                  </w:r>
                  <w:r>
                    <w:rPr>
                      <w:rFonts w:cs="Times New Roman" w:hint="eastAsia"/>
                      <w:spacing w:val="-4"/>
                      <w:kern w:val="0"/>
                      <w:sz w:val="20"/>
                      <w:szCs w:val="20"/>
                    </w:rPr>
                    <w:t>통해</w:t>
                  </w:r>
                  <w:r>
                    <w:rPr>
                      <w:rFonts w:cs="Times New Roman" w:hint="eastAsia"/>
                      <w:spacing w:val="-4"/>
                      <w:kern w:val="0"/>
                      <w:sz w:val="20"/>
                      <w:szCs w:val="20"/>
                    </w:rPr>
                    <w:t xml:space="preserve"> </w:t>
                  </w:r>
                  <w:r>
                    <w:rPr>
                      <w:rFonts w:cs="Times New Roman" w:hint="eastAsia"/>
                      <w:spacing w:val="-4"/>
                      <w:kern w:val="0"/>
                      <w:sz w:val="20"/>
                      <w:szCs w:val="20"/>
                    </w:rPr>
                    <w:t>수집하고</w:t>
                  </w:r>
                  <w:r>
                    <w:rPr>
                      <w:rFonts w:cs="Times New Roman" w:hint="eastAsia"/>
                      <w:spacing w:val="-4"/>
                      <w:kern w:val="0"/>
                      <w:sz w:val="20"/>
                      <w:szCs w:val="20"/>
                    </w:rPr>
                    <w:t>,</w:t>
                  </w:r>
                  <w:r>
                    <w:rPr>
                      <w:rFonts w:cs="Times New Roman"/>
                      <w:spacing w:val="-4"/>
                      <w:kern w:val="0"/>
                      <w:sz w:val="20"/>
                      <w:szCs w:val="20"/>
                    </w:rPr>
                    <w:t xml:space="preserve"> </w:t>
                  </w:r>
                  <w:r>
                    <w:rPr>
                      <w:rFonts w:cs="Times New Roman" w:hint="eastAsia"/>
                      <w:spacing w:val="-4"/>
                      <w:kern w:val="0"/>
                      <w:sz w:val="20"/>
                      <w:szCs w:val="20"/>
                    </w:rPr>
                    <w:t>이에</w:t>
                  </w:r>
                  <w:r>
                    <w:rPr>
                      <w:rFonts w:cs="Times New Roman" w:hint="eastAsia"/>
                      <w:spacing w:val="-4"/>
                      <w:kern w:val="0"/>
                      <w:sz w:val="20"/>
                      <w:szCs w:val="20"/>
                    </w:rPr>
                    <w:t xml:space="preserve"> </w:t>
                  </w:r>
                  <w:r>
                    <w:rPr>
                      <w:rFonts w:cs="Times New Roman" w:hint="eastAsia"/>
                      <w:spacing w:val="-4"/>
                      <w:kern w:val="0"/>
                      <w:sz w:val="20"/>
                      <w:szCs w:val="20"/>
                    </w:rPr>
                    <w:t>대한</w:t>
                  </w:r>
                  <w:r>
                    <w:rPr>
                      <w:rFonts w:cs="Times New Roman" w:hint="eastAsia"/>
                      <w:spacing w:val="-4"/>
                      <w:kern w:val="0"/>
                      <w:sz w:val="20"/>
                      <w:szCs w:val="20"/>
                    </w:rPr>
                    <w:t xml:space="preserve"> </w:t>
                  </w:r>
                  <w:r>
                    <w:rPr>
                      <w:rFonts w:cs="Times New Roman" w:hint="eastAsia"/>
                      <w:spacing w:val="-4"/>
                      <w:kern w:val="0"/>
                      <w:sz w:val="20"/>
                      <w:szCs w:val="20"/>
                    </w:rPr>
                    <w:t>동의는</w:t>
                  </w:r>
                  <w:r>
                    <w:rPr>
                      <w:rFonts w:cs="Times New Roman" w:hint="eastAsia"/>
                      <w:spacing w:val="-4"/>
                      <w:kern w:val="0"/>
                      <w:sz w:val="20"/>
                      <w:szCs w:val="20"/>
                    </w:rPr>
                    <w:t xml:space="preserve"> </w:t>
                  </w:r>
                  <w:r>
                    <w:rPr>
                      <w:rFonts w:cs="Times New Roman" w:hint="eastAsia"/>
                      <w:spacing w:val="-4"/>
                      <w:kern w:val="0"/>
                      <w:sz w:val="20"/>
                      <w:szCs w:val="20"/>
                    </w:rPr>
                    <w:t>체크박스를</w:t>
                  </w:r>
                  <w:r>
                    <w:rPr>
                      <w:rFonts w:cs="Times New Roman" w:hint="eastAsia"/>
                      <w:spacing w:val="-4"/>
                      <w:kern w:val="0"/>
                      <w:sz w:val="20"/>
                      <w:szCs w:val="20"/>
                    </w:rPr>
                    <w:t xml:space="preserve"> </w:t>
                  </w:r>
                  <w:r>
                    <w:rPr>
                      <w:rFonts w:cs="Times New Roman" w:hint="eastAsia"/>
                      <w:spacing w:val="-4"/>
                      <w:kern w:val="0"/>
                      <w:sz w:val="20"/>
                      <w:szCs w:val="20"/>
                    </w:rPr>
                    <w:t>통해</w:t>
                  </w:r>
                  <w:r>
                    <w:rPr>
                      <w:rFonts w:cs="Times New Roman" w:hint="eastAsia"/>
                      <w:spacing w:val="-4"/>
                      <w:kern w:val="0"/>
                      <w:sz w:val="20"/>
                      <w:szCs w:val="20"/>
                    </w:rPr>
                    <w:t xml:space="preserve"> </w:t>
                  </w:r>
                  <w:r>
                    <w:rPr>
                      <w:rFonts w:cs="Times New Roman" w:hint="eastAsia"/>
                      <w:spacing w:val="-4"/>
                      <w:kern w:val="0"/>
                      <w:sz w:val="20"/>
                      <w:szCs w:val="20"/>
                    </w:rPr>
                    <w:t>획득</w:t>
                  </w:r>
                </w:p>
              </w:tc>
            </w:tr>
          </w:tbl>
          <w:p w14:paraId="3658D545" w14:textId="171B0CB0" w:rsidR="004E04A7" w:rsidRPr="009A2958" w:rsidRDefault="004E04A7" w:rsidP="004E04A7">
            <w:pPr>
              <w:pStyle w:val="a8"/>
              <w:widowControl/>
              <w:spacing w:line="240" w:lineRule="auto"/>
              <w:ind w:left="0"/>
              <w:rPr>
                <w:rFonts w:cs="Times New Roman"/>
                <w:sz w:val="20"/>
                <w:szCs w:val="20"/>
              </w:rPr>
            </w:pPr>
            <w:r w:rsidRPr="0035006C">
              <w:rPr>
                <w:rFonts w:cs="Times New Roman" w:hint="eastAsia"/>
                <w:sz w:val="20"/>
                <w:szCs w:val="20"/>
              </w:rPr>
              <w:t xml:space="preserve"> </w:t>
            </w:r>
          </w:p>
        </w:tc>
        <w:tc>
          <w:tcPr>
            <w:tcW w:w="26" w:type="pct"/>
            <w:tcBorders>
              <w:top w:val="nil"/>
              <w:bottom w:val="nil"/>
            </w:tcBorders>
          </w:tcPr>
          <w:p w14:paraId="08FA9B0D"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111AF32E" w14:textId="77777777" w:rsidR="004E04A7" w:rsidRPr="0035006C" w:rsidRDefault="004E04A7" w:rsidP="004E04A7">
            <w:pPr>
              <w:widowControl/>
              <w:numPr>
                <w:ilvl w:val="0"/>
                <w:numId w:val="2"/>
              </w:numPr>
              <w:spacing w:after="120" w:line="276" w:lineRule="auto"/>
              <w:rPr>
                <w:rFonts w:cs="Times New Roman"/>
                <w:sz w:val="20"/>
                <w:szCs w:val="20"/>
              </w:rPr>
            </w:pPr>
            <w:r w:rsidRPr="0035006C">
              <w:rPr>
                <w:rFonts w:cs="Times New Roman"/>
                <w:sz w:val="20"/>
                <w:szCs w:val="20"/>
              </w:rPr>
              <w:t>대상회사는</w:t>
            </w:r>
            <w:r w:rsidRPr="0035006C">
              <w:rPr>
                <w:rFonts w:cs="Times New Roman"/>
                <w:sz w:val="20"/>
                <w:szCs w:val="20"/>
              </w:rPr>
              <w:t xml:space="preserve"> </w:t>
            </w:r>
            <w:r w:rsidRPr="0035006C">
              <w:rPr>
                <w:rFonts w:cs="Times New Roman"/>
                <w:sz w:val="20"/>
                <w:szCs w:val="20"/>
              </w:rPr>
              <w:t>부가통신사업자로서</w:t>
            </w:r>
            <w:r w:rsidRPr="0035006C">
              <w:rPr>
                <w:rFonts w:cs="Times New Roman"/>
                <w:sz w:val="20"/>
                <w:szCs w:val="20"/>
              </w:rPr>
              <w:t xml:space="preserve"> </w:t>
            </w:r>
            <w:r w:rsidRPr="0035006C">
              <w:rPr>
                <w:rFonts w:cs="Times New Roman"/>
                <w:sz w:val="20"/>
                <w:szCs w:val="20"/>
              </w:rPr>
              <w:t>개인정보보호법상</w:t>
            </w:r>
            <w:r w:rsidRPr="0035006C">
              <w:rPr>
                <w:rFonts w:cs="Times New Roman"/>
                <w:sz w:val="20"/>
                <w:szCs w:val="20"/>
              </w:rPr>
              <w:t xml:space="preserve"> </w:t>
            </w:r>
            <w:r w:rsidRPr="0035006C">
              <w:rPr>
                <w:rFonts w:cs="Times New Roman"/>
                <w:sz w:val="20"/>
                <w:szCs w:val="20"/>
              </w:rPr>
              <w:t>정보통신서비스</w:t>
            </w:r>
            <w:r w:rsidRPr="0035006C">
              <w:rPr>
                <w:rFonts w:cs="Times New Roman"/>
                <w:sz w:val="20"/>
                <w:szCs w:val="20"/>
              </w:rPr>
              <w:t xml:space="preserve"> </w:t>
            </w:r>
            <w:r w:rsidRPr="0035006C">
              <w:rPr>
                <w:rFonts w:cs="Times New Roman"/>
                <w:sz w:val="20"/>
                <w:szCs w:val="20"/>
              </w:rPr>
              <w:t>제공자에</w:t>
            </w:r>
            <w:r w:rsidRPr="0035006C">
              <w:rPr>
                <w:rFonts w:cs="Times New Roman"/>
                <w:sz w:val="20"/>
                <w:szCs w:val="20"/>
              </w:rPr>
              <w:t xml:space="preserve"> </w:t>
            </w:r>
            <w:r w:rsidRPr="0035006C">
              <w:rPr>
                <w:rFonts w:cs="Times New Roman"/>
                <w:sz w:val="20"/>
                <w:szCs w:val="20"/>
              </w:rPr>
              <w:t>해당하므로</w:t>
            </w:r>
            <w:r w:rsidRPr="0035006C">
              <w:rPr>
                <w:rFonts w:cs="Times New Roman"/>
                <w:sz w:val="20"/>
                <w:szCs w:val="20"/>
              </w:rPr>
              <w:t xml:space="preserve">, </w:t>
            </w:r>
            <w:r w:rsidRPr="0035006C">
              <w:rPr>
                <w:rFonts w:cs="Times New Roman"/>
                <w:sz w:val="20"/>
                <w:szCs w:val="20"/>
              </w:rPr>
              <w:t>대상회사의</w:t>
            </w:r>
            <w:r w:rsidRPr="0035006C">
              <w:rPr>
                <w:rFonts w:cs="Times New Roman"/>
                <w:sz w:val="20"/>
                <w:szCs w:val="20"/>
              </w:rPr>
              <w:t xml:space="preserve"> </w:t>
            </w:r>
            <w:r w:rsidRPr="0035006C">
              <w:rPr>
                <w:rFonts w:cs="Times New Roman"/>
                <w:sz w:val="20"/>
                <w:szCs w:val="20"/>
              </w:rPr>
              <w:t>이용자</w:t>
            </w:r>
            <w:r w:rsidRPr="0035006C">
              <w:rPr>
                <w:rFonts w:cs="Times New Roman"/>
                <w:sz w:val="20"/>
                <w:szCs w:val="20"/>
              </w:rPr>
              <w:t xml:space="preserve"> </w:t>
            </w:r>
            <w:r w:rsidRPr="0035006C">
              <w:rPr>
                <w:rFonts w:cs="Times New Roman"/>
                <w:sz w:val="20"/>
                <w:szCs w:val="20"/>
              </w:rPr>
              <w:t>개인정보</w:t>
            </w:r>
            <w:r w:rsidRPr="0035006C">
              <w:rPr>
                <w:rFonts w:cs="Times New Roman"/>
                <w:sz w:val="20"/>
                <w:szCs w:val="20"/>
              </w:rPr>
              <w:t xml:space="preserve"> </w:t>
            </w:r>
            <w:r w:rsidRPr="0035006C">
              <w:rPr>
                <w:rFonts w:cs="Times New Roman"/>
                <w:sz w:val="20"/>
                <w:szCs w:val="20"/>
              </w:rPr>
              <w:t>처리에</w:t>
            </w:r>
            <w:r w:rsidRPr="0035006C">
              <w:rPr>
                <w:rFonts w:cs="Times New Roman"/>
                <w:sz w:val="20"/>
                <w:szCs w:val="20"/>
              </w:rPr>
              <w:t xml:space="preserve"> </w:t>
            </w:r>
            <w:r w:rsidRPr="0035006C">
              <w:rPr>
                <w:rFonts w:cs="Times New Roman"/>
                <w:sz w:val="20"/>
                <w:szCs w:val="20"/>
              </w:rPr>
              <w:t>대하여는</w:t>
            </w:r>
            <w:r w:rsidRPr="0035006C">
              <w:rPr>
                <w:rFonts w:cs="Times New Roman"/>
                <w:sz w:val="20"/>
                <w:szCs w:val="20"/>
              </w:rPr>
              <w:t xml:space="preserve"> </w:t>
            </w:r>
            <w:r w:rsidRPr="0035006C">
              <w:rPr>
                <w:rFonts w:cs="Times New Roman"/>
                <w:sz w:val="20"/>
                <w:szCs w:val="20"/>
              </w:rPr>
              <w:t>개인정보보호법상</w:t>
            </w:r>
            <w:r w:rsidRPr="0035006C">
              <w:rPr>
                <w:rFonts w:cs="Times New Roman"/>
                <w:sz w:val="20"/>
                <w:szCs w:val="20"/>
              </w:rPr>
              <w:t xml:space="preserve"> </w:t>
            </w:r>
            <w:r w:rsidRPr="0035006C">
              <w:rPr>
                <w:rFonts w:cs="Times New Roman"/>
                <w:sz w:val="20"/>
                <w:szCs w:val="20"/>
              </w:rPr>
              <w:t>정보통신서비스</w:t>
            </w:r>
            <w:r w:rsidRPr="0035006C">
              <w:rPr>
                <w:rFonts w:cs="Times New Roman"/>
                <w:sz w:val="20"/>
                <w:szCs w:val="20"/>
              </w:rPr>
              <w:t xml:space="preserve"> </w:t>
            </w:r>
            <w:r w:rsidRPr="0035006C">
              <w:rPr>
                <w:rFonts w:cs="Times New Roman"/>
                <w:sz w:val="20"/>
                <w:szCs w:val="20"/>
              </w:rPr>
              <w:t>제공자에</w:t>
            </w:r>
            <w:r w:rsidRPr="0035006C">
              <w:rPr>
                <w:rFonts w:cs="Times New Roman"/>
                <w:sz w:val="20"/>
                <w:szCs w:val="20"/>
              </w:rPr>
              <w:t xml:space="preserve"> </w:t>
            </w:r>
            <w:r w:rsidRPr="0035006C">
              <w:rPr>
                <w:rFonts w:cs="Times New Roman"/>
                <w:sz w:val="20"/>
                <w:szCs w:val="20"/>
              </w:rPr>
              <w:t>대한</w:t>
            </w:r>
            <w:r w:rsidRPr="0035006C">
              <w:rPr>
                <w:rFonts w:cs="Times New Roman"/>
                <w:sz w:val="20"/>
                <w:szCs w:val="20"/>
              </w:rPr>
              <w:t xml:space="preserve"> </w:t>
            </w:r>
            <w:r w:rsidRPr="0035006C">
              <w:rPr>
                <w:rFonts w:cs="Times New Roman"/>
                <w:sz w:val="20"/>
                <w:szCs w:val="20"/>
              </w:rPr>
              <w:t>특례</w:t>
            </w:r>
            <w:r w:rsidRPr="0035006C">
              <w:rPr>
                <w:rFonts w:cs="Times New Roman"/>
                <w:sz w:val="20"/>
                <w:szCs w:val="20"/>
              </w:rPr>
              <w:t xml:space="preserve"> </w:t>
            </w:r>
            <w:r w:rsidRPr="0035006C">
              <w:rPr>
                <w:rFonts w:cs="Times New Roman"/>
                <w:sz w:val="20"/>
                <w:szCs w:val="20"/>
              </w:rPr>
              <w:t>규정이</w:t>
            </w:r>
            <w:r w:rsidRPr="0035006C">
              <w:rPr>
                <w:rFonts w:cs="Times New Roman"/>
                <w:sz w:val="20"/>
                <w:szCs w:val="20"/>
              </w:rPr>
              <w:t xml:space="preserve"> </w:t>
            </w:r>
            <w:r w:rsidRPr="0035006C">
              <w:rPr>
                <w:rFonts w:cs="Times New Roman"/>
                <w:sz w:val="20"/>
                <w:szCs w:val="20"/>
              </w:rPr>
              <w:t>적용됨</w:t>
            </w:r>
            <w:r w:rsidRPr="0035006C">
              <w:rPr>
                <w:rFonts w:cs="Times New Roman"/>
                <w:sz w:val="20"/>
                <w:szCs w:val="20"/>
              </w:rPr>
              <w:t>.</w:t>
            </w:r>
          </w:p>
          <w:p w14:paraId="51EFDAB1" w14:textId="77777777" w:rsidR="004E04A7" w:rsidRPr="0035006C" w:rsidRDefault="004E04A7" w:rsidP="004E04A7">
            <w:pPr>
              <w:pStyle w:val="a8"/>
              <w:widowControl/>
              <w:numPr>
                <w:ilvl w:val="0"/>
                <w:numId w:val="2"/>
              </w:numPr>
              <w:spacing w:before="40" w:after="120" w:line="276" w:lineRule="auto"/>
              <w:rPr>
                <w:rFonts w:cs="Times New Roman"/>
                <w:spacing w:val="-2"/>
                <w:sz w:val="20"/>
                <w:szCs w:val="20"/>
              </w:rPr>
            </w:pPr>
            <w:r w:rsidRPr="0035006C">
              <w:rPr>
                <w:rFonts w:cs="Times New Roman"/>
                <w:spacing w:val="-2"/>
                <w:sz w:val="20"/>
                <w:szCs w:val="20"/>
              </w:rPr>
              <w:lastRenderedPageBreak/>
              <w:t>개인정보</w:t>
            </w:r>
            <w:r w:rsidRPr="0035006C">
              <w:rPr>
                <w:rFonts w:cs="Times New Roman"/>
                <w:spacing w:val="-2"/>
                <w:sz w:val="20"/>
                <w:szCs w:val="20"/>
              </w:rPr>
              <w:t xml:space="preserve"> </w:t>
            </w:r>
            <w:r w:rsidRPr="0035006C">
              <w:rPr>
                <w:rFonts w:cs="Times New Roman"/>
                <w:spacing w:val="-2"/>
                <w:sz w:val="20"/>
                <w:szCs w:val="20"/>
              </w:rPr>
              <w:t>처리방침</w:t>
            </w:r>
            <w:r w:rsidRPr="0035006C">
              <w:rPr>
                <w:rFonts w:cs="Times New Roman"/>
                <w:spacing w:val="-2"/>
                <w:sz w:val="20"/>
                <w:szCs w:val="20"/>
              </w:rPr>
              <w:t xml:space="preserve"> </w:t>
            </w:r>
            <w:r w:rsidRPr="0035006C">
              <w:rPr>
                <w:rFonts w:cs="Times New Roman"/>
                <w:spacing w:val="-2"/>
                <w:sz w:val="20"/>
                <w:szCs w:val="20"/>
              </w:rPr>
              <w:t>및</w:t>
            </w:r>
            <w:r w:rsidRPr="0035006C">
              <w:rPr>
                <w:rFonts w:cs="Times New Roman"/>
                <w:spacing w:val="-2"/>
                <w:sz w:val="20"/>
                <w:szCs w:val="20"/>
              </w:rPr>
              <w:t xml:space="preserve"> </w:t>
            </w:r>
            <w:r w:rsidRPr="0035006C">
              <w:rPr>
                <w:rFonts w:cs="Times New Roman"/>
                <w:spacing w:val="-2"/>
                <w:sz w:val="20"/>
                <w:szCs w:val="20"/>
              </w:rPr>
              <w:t>현재까지</w:t>
            </w:r>
            <w:r w:rsidRPr="0035006C">
              <w:rPr>
                <w:rFonts w:cs="Times New Roman"/>
                <w:spacing w:val="-2"/>
                <w:sz w:val="20"/>
                <w:szCs w:val="20"/>
              </w:rPr>
              <w:t xml:space="preserve"> </w:t>
            </w:r>
            <w:r w:rsidRPr="0035006C">
              <w:rPr>
                <w:rFonts w:cs="Times New Roman"/>
                <w:spacing w:val="-2"/>
                <w:sz w:val="20"/>
                <w:szCs w:val="20"/>
              </w:rPr>
              <w:t>제공된</w:t>
            </w:r>
            <w:r w:rsidRPr="0035006C">
              <w:rPr>
                <w:rFonts w:cs="Times New Roman"/>
                <w:spacing w:val="-2"/>
                <w:sz w:val="20"/>
                <w:szCs w:val="20"/>
              </w:rPr>
              <w:t xml:space="preserve"> </w:t>
            </w:r>
            <w:r w:rsidRPr="0035006C">
              <w:rPr>
                <w:rFonts w:cs="Times New Roman"/>
                <w:spacing w:val="-2"/>
                <w:sz w:val="20"/>
                <w:szCs w:val="20"/>
              </w:rPr>
              <w:t>답변</w:t>
            </w:r>
            <w:r w:rsidRPr="0035006C">
              <w:rPr>
                <w:rFonts w:cs="Times New Roman"/>
                <w:spacing w:val="-2"/>
                <w:sz w:val="20"/>
                <w:szCs w:val="20"/>
              </w:rPr>
              <w:t xml:space="preserve"> </w:t>
            </w:r>
            <w:r w:rsidRPr="0035006C">
              <w:rPr>
                <w:rFonts w:cs="Times New Roman"/>
                <w:spacing w:val="-2"/>
                <w:sz w:val="20"/>
                <w:szCs w:val="20"/>
              </w:rPr>
              <w:t>등에</w:t>
            </w:r>
            <w:r w:rsidRPr="0035006C">
              <w:rPr>
                <w:rFonts w:cs="Times New Roman"/>
                <w:spacing w:val="-2"/>
                <w:sz w:val="20"/>
                <w:szCs w:val="20"/>
              </w:rPr>
              <w:t xml:space="preserve"> </w:t>
            </w:r>
            <w:r w:rsidRPr="0035006C">
              <w:rPr>
                <w:rFonts w:cs="Times New Roman"/>
                <w:spacing w:val="-2"/>
                <w:sz w:val="20"/>
                <w:szCs w:val="20"/>
              </w:rPr>
              <w:t>의하면</w:t>
            </w:r>
            <w:r w:rsidRPr="0035006C">
              <w:rPr>
                <w:rFonts w:cs="Times New Roman"/>
                <w:spacing w:val="-2"/>
                <w:sz w:val="20"/>
                <w:szCs w:val="20"/>
              </w:rPr>
              <w:t xml:space="preserve"> </w:t>
            </w:r>
            <w:r w:rsidRPr="0035006C">
              <w:rPr>
                <w:rFonts w:cs="Times New Roman"/>
                <w:spacing w:val="-2"/>
                <w:sz w:val="20"/>
                <w:szCs w:val="20"/>
              </w:rPr>
              <w:t>대상회사는</w:t>
            </w:r>
            <w:r w:rsidRPr="0035006C">
              <w:rPr>
                <w:rFonts w:cs="Times New Roman"/>
                <w:spacing w:val="-2"/>
                <w:sz w:val="20"/>
                <w:szCs w:val="20"/>
              </w:rPr>
              <w:t xml:space="preserve"> </w:t>
            </w:r>
            <w:r w:rsidRPr="0035006C">
              <w:rPr>
                <w:rFonts w:cs="Times New Roman"/>
                <w:spacing w:val="-2"/>
                <w:sz w:val="20"/>
                <w:szCs w:val="20"/>
              </w:rPr>
              <w:t>개인정보의</w:t>
            </w:r>
            <w:r w:rsidRPr="0035006C">
              <w:rPr>
                <w:rFonts w:cs="Times New Roman"/>
                <w:spacing w:val="-2"/>
                <w:sz w:val="20"/>
                <w:szCs w:val="20"/>
              </w:rPr>
              <w:t xml:space="preserve"> </w:t>
            </w:r>
            <w:r w:rsidRPr="0035006C">
              <w:rPr>
                <w:rFonts w:cs="Times New Roman"/>
                <w:spacing w:val="-2"/>
                <w:sz w:val="20"/>
                <w:szCs w:val="20"/>
              </w:rPr>
              <w:t>수집</w:t>
            </w:r>
            <w:r w:rsidRPr="0035006C">
              <w:rPr>
                <w:rFonts w:cs="Times New Roman"/>
                <w:spacing w:val="-2"/>
                <w:sz w:val="20"/>
                <w:szCs w:val="20"/>
              </w:rPr>
              <w:t>∙</w:t>
            </w:r>
            <w:r w:rsidRPr="0035006C">
              <w:rPr>
                <w:rFonts w:cs="Times New Roman"/>
                <w:spacing w:val="-2"/>
                <w:sz w:val="20"/>
                <w:szCs w:val="20"/>
              </w:rPr>
              <w:t>이용</w:t>
            </w:r>
            <w:r w:rsidRPr="0035006C">
              <w:rPr>
                <w:rFonts w:cs="Times New Roman"/>
                <w:spacing w:val="-2"/>
                <w:sz w:val="20"/>
                <w:szCs w:val="20"/>
              </w:rPr>
              <w:t xml:space="preserve">, </w:t>
            </w:r>
            <w:r w:rsidRPr="0035006C">
              <w:rPr>
                <w:rFonts w:cs="Times New Roman"/>
                <w:spacing w:val="-2"/>
                <w:sz w:val="20"/>
                <w:szCs w:val="20"/>
              </w:rPr>
              <w:t>제</w:t>
            </w:r>
            <w:r w:rsidRPr="0035006C">
              <w:rPr>
                <w:rFonts w:cs="Times New Roman"/>
                <w:spacing w:val="-2"/>
                <w:sz w:val="20"/>
                <w:szCs w:val="20"/>
              </w:rPr>
              <w:t>3</w:t>
            </w:r>
            <w:r w:rsidRPr="0035006C">
              <w:rPr>
                <w:rFonts w:cs="Times New Roman"/>
                <w:spacing w:val="-2"/>
                <w:sz w:val="20"/>
                <w:szCs w:val="20"/>
              </w:rPr>
              <w:t>자</w:t>
            </w:r>
            <w:r w:rsidRPr="0035006C">
              <w:rPr>
                <w:rFonts w:cs="Times New Roman"/>
                <w:spacing w:val="-2"/>
                <w:sz w:val="20"/>
                <w:szCs w:val="20"/>
              </w:rPr>
              <w:t xml:space="preserve"> </w:t>
            </w:r>
            <w:r w:rsidRPr="0035006C">
              <w:rPr>
                <w:rFonts w:cs="Times New Roman"/>
                <w:spacing w:val="-2"/>
                <w:sz w:val="20"/>
                <w:szCs w:val="20"/>
              </w:rPr>
              <w:t>제공</w:t>
            </w:r>
            <w:r w:rsidRPr="0035006C">
              <w:rPr>
                <w:rFonts w:cs="Times New Roman"/>
                <w:spacing w:val="-2"/>
                <w:sz w:val="20"/>
                <w:szCs w:val="20"/>
              </w:rPr>
              <w:t xml:space="preserve"> </w:t>
            </w:r>
            <w:r w:rsidRPr="0035006C">
              <w:rPr>
                <w:rFonts w:cs="Times New Roman"/>
                <w:spacing w:val="-2"/>
                <w:sz w:val="20"/>
                <w:szCs w:val="20"/>
              </w:rPr>
              <w:t>등에</w:t>
            </w:r>
            <w:r w:rsidRPr="0035006C">
              <w:rPr>
                <w:rFonts w:cs="Times New Roman"/>
                <w:spacing w:val="-2"/>
                <w:sz w:val="20"/>
                <w:szCs w:val="20"/>
              </w:rPr>
              <w:t xml:space="preserve"> </w:t>
            </w:r>
            <w:r w:rsidRPr="0035006C">
              <w:rPr>
                <w:rFonts w:cs="Times New Roman"/>
                <w:spacing w:val="-2"/>
                <w:sz w:val="20"/>
                <w:szCs w:val="20"/>
              </w:rPr>
              <w:t>대해</w:t>
            </w:r>
            <w:r w:rsidRPr="0035006C">
              <w:rPr>
                <w:rFonts w:cs="Times New Roman"/>
                <w:spacing w:val="-2"/>
                <w:sz w:val="20"/>
                <w:szCs w:val="20"/>
              </w:rPr>
              <w:t xml:space="preserve"> </w:t>
            </w:r>
            <w:r w:rsidRPr="0035006C">
              <w:rPr>
                <w:rFonts w:cs="Times New Roman"/>
                <w:spacing w:val="-2"/>
                <w:sz w:val="20"/>
                <w:szCs w:val="20"/>
              </w:rPr>
              <w:t>대체로</w:t>
            </w:r>
            <w:r w:rsidRPr="0035006C">
              <w:rPr>
                <w:rFonts w:cs="Times New Roman"/>
                <w:spacing w:val="-2"/>
                <w:sz w:val="20"/>
                <w:szCs w:val="20"/>
              </w:rPr>
              <w:t xml:space="preserve"> </w:t>
            </w:r>
            <w:r w:rsidRPr="0035006C">
              <w:rPr>
                <w:rFonts w:cs="Times New Roman"/>
                <w:spacing w:val="-2"/>
                <w:sz w:val="20"/>
                <w:szCs w:val="20"/>
              </w:rPr>
              <w:t>적법하게</w:t>
            </w:r>
            <w:r w:rsidRPr="0035006C">
              <w:rPr>
                <w:rFonts w:cs="Times New Roman"/>
                <w:spacing w:val="-2"/>
                <w:sz w:val="20"/>
                <w:szCs w:val="20"/>
              </w:rPr>
              <w:t xml:space="preserve"> </w:t>
            </w:r>
            <w:r w:rsidRPr="0035006C">
              <w:rPr>
                <w:rFonts w:cs="Times New Roman"/>
                <w:spacing w:val="-2"/>
                <w:sz w:val="20"/>
                <w:szCs w:val="20"/>
              </w:rPr>
              <w:t>정보주체의</w:t>
            </w:r>
            <w:r w:rsidRPr="0035006C">
              <w:rPr>
                <w:rFonts w:cs="Times New Roman"/>
                <w:spacing w:val="-2"/>
                <w:sz w:val="20"/>
                <w:szCs w:val="20"/>
              </w:rPr>
              <w:t xml:space="preserve"> </w:t>
            </w:r>
            <w:r w:rsidRPr="0035006C">
              <w:rPr>
                <w:rFonts w:cs="Times New Roman"/>
                <w:spacing w:val="-2"/>
                <w:sz w:val="20"/>
                <w:szCs w:val="20"/>
              </w:rPr>
              <w:t>동의를</w:t>
            </w:r>
            <w:r w:rsidRPr="0035006C">
              <w:rPr>
                <w:rFonts w:cs="Times New Roman"/>
                <w:spacing w:val="-2"/>
                <w:sz w:val="20"/>
                <w:szCs w:val="20"/>
              </w:rPr>
              <w:t xml:space="preserve"> </w:t>
            </w:r>
            <w:r w:rsidRPr="0035006C">
              <w:rPr>
                <w:rFonts w:cs="Times New Roman"/>
                <w:spacing w:val="-2"/>
                <w:sz w:val="20"/>
                <w:szCs w:val="20"/>
              </w:rPr>
              <w:t>받고</w:t>
            </w:r>
            <w:r w:rsidRPr="0035006C">
              <w:rPr>
                <w:rFonts w:cs="Times New Roman"/>
                <w:spacing w:val="-2"/>
                <w:sz w:val="20"/>
                <w:szCs w:val="20"/>
              </w:rPr>
              <w:t xml:space="preserve"> </w:t>
            </w:r>
            <w:r w:rsidRPr="0035006C">
              <w:rPr>
                <w:rFonts w:cs="Times New Roman"/>
                <w:spacing w:val="-2"/>
                <w:sz w:val="20"/>
                <w:szCs w:val="20"/>
              </w:rPr>
              <w:t>있는</w:t>
            </w:r>
            <w:r w:rsidRPr="0035006C">
              <w:rPr>
                <w:rFonts w:cs="Times New Roman"/>
                <w:spacing w:val="-2"/>
                <w:sz w:val="20"/>
                <w:szCs w:val="20"/>
              </w:rPr>
              <w:t xml:space="preserve"> </w:t>
            </w:r>
            <w:r w:rsidRPr="0035006C">
              <w:rPr>
                <w:rFonts w:cs="Times New Roman"/>
                <w:spacing w:val="-2"/>
                <w:sz w:val="20"/>
                <w:szCs w:val="20"/>
              </w:rPr>
              <w:t>것으로</w:t>
            </w:r>
            <w:r w:rsidRPr="0035006C">
              <w:rPr>
                <w:rFonts w:cs="Times New Roman"/>
                <w:spacing w:val="-2"/>
                <w:sz w:val="20"/>
                <w:szCs w:val="20"/>
              </w:rPr>
              <w:t xml:space="preserve"> </w:t>
            </w:r>
            <w:r w:rsidRPr="0035006C">
              <w:rPr>
                <w:rFonts w:cs="Times New Roman"/>
                <w:spacing w:val="-2"/>
                <w:sz w:val="20"/>
                <w:szCs w:val="20"/>
              </w:rPr>
              <w:t>이해되며</w:t>
            </w:r>
            <w:r w:rsidRPr="0035006C">
              <w:rPr>
                <w:rFonts w:cs="Times New Roman"/>
                <w:spacing w:val="-2"/>
                <w:sz w:val="20"/>
                <w:szCs w:val="20"/>
              </w:rPr>
              <w:t xml:space="preserve">, </w:t>
            </w:r>
            <w:r w:rsidRPr="0035006C">
              <w:rPr>
                <w:rFonts w:cs="Times New Roman"/>
                <w:spacing w:val="-2"/>
                <w:sz w:val="20"/>
                <w:szCs w:val="20"/>
              </w:rPr>
              <w:t>그</w:t>
            </w:r>
            <w:r w:rsidRPr="0035006C">
              <w:rPr>
                <w:rFonts w:cs="Times New Roman"/>
                <w:spacing w:val="-2"/>
                <w:sz w:val="20"/>
                <w:szCs w:val="20"/>
              </w:rPr>
              <w:t xml:space="preserve"> </w:t>
            </w:r>
            <w:r w:rsidRPr="0035006C">
              <w:rPr>
                <w:rFonts w:cs="Times New Roman"/>
                <w:spacing w:val="-2"/>
                <w:sz w:val="20"/>
                <w:szCs w:val="20"/>
              </w:rPr>
              <w:t>밖의</w:t>
            </w:r>
            <w:r w:rsidRPr="0035006C">
              <w:rPr>
                <w:rFonts w:cs="Times New Roman"/>
                <w:spacing w:val="-2"/>
                <w:sz w:val="20"/>
                <w:szCs w:val="20"/>
              </w:rPr>
              <w:t xml:space="preserve"> </w:t>
            </w:r>
            <w:r w:rsidRPr="0035006C">
              <w:rPr>
                <w:rFonts w:cs="Times New Roman"/>
                <w:spacing w:val="-2"/>
                <w:sz w:val="20"/>
                <w:szCs w:val="20"/>
              </w:rPr>
              <w:t>개인정보</w:t>
            </w:r>
            <w:r w:rsidRPr="0035006C">
              <w:rPr>
                <w:rFonts w:cs="Times New Roman"/>
                <w:spacing w:val="-2"/>
                <w:sz w:val="20"/>
                <w:szCs w:val="20"/>
              </w:rPr>
              <w:t xml:space="preserve"> </w:t>
            </w:r>
            <w:r w:rsidRPr="0035006C">
              <w:rPr>
                <w:rFonts w:cs="Times New Roman"/>
                <w:spacing w:val="-2"/>
                <w:sz w:val="20"/>
                <w:szCs w:val="20"/>
              </w:rPr>
              <w:t>보호법상</w:t>
            </w:r>
            <w:r w:rsidRPr="0035006C">
              <w:rPr>
                <w:rFonts w:cs="Times New Roman"/>
                <w:spacing w:val="-2"/>
                <w:sz w:val="20"/>
                <w:szCs w:val="20"/>
              </w:rPr>
              <w:t xml:space="preserve"> </w:t>
            </w:r>
            <w:r w:rsidRPr="0035006C">
              <w:rPr>
                <w:rFonts w:cs="Times New Roman"/>
                <w:spacing w:val="-2"/>
                <w:sz w:val="20"/>
                <w:szCs w:val="20"/>
              </w:rPr>
              <w:t>의무도</w:t>
            </w:r>
            <w:r w:rsidRPr="0035006C">
              <w:rPr>
                <w:rFonts w:cs="Times New Roman"/>
                <w:spacing w:val="-2"/>
                <w:sz w:val="20"/>
                <w:szCs w:val="20"/>
              </w:rPr>
              <w:t xml:space="preserve"> </w:t>
            </w:r>
            <w:r w:rsidRPr="0035006C">
              <w:rPr>
                <w:rFonts w:cs="Times New Roman"/>
                <w:spacing w:val="-2"/>
                <w:sz w:val="20"/>
                <w:szCs w:val="20"/>
              </w:rPr>
              <w:t>대체로</w:t>
            </w:r>
            <w:r w:rsidRPr="0035006C">
              <w:rPr>
                <w:rFonts w:cs="Times New Roman"/>
                <w:spacing w:val="-2"/>
                <w:sz w:val="20"/>
                <w:szCs w:val="20"/>
              </w:rPr>
              <w:t xml:space="preserve"> </w:t>
            </w:r>
            <w:r w:rsidRPr="0035006C">
              <w:rPr>
                <w:rFonts w:cs="Times New Roman"/>
                <w:spacing w:val="-2"/>
                <w:sz w:val="20"/>
                <w:szCs w:val="20"/>
              </w:rPr>
              <w:t>준수하고</w:t>
            </w:r>
            <w:r w:rsidRPr="0035006C">
              <w:rPr>
                <w:rFonts w:cs="Times New Roman"/>
                <w:spacing w:val="-2"/>
                <w:sz w:val="20"/>
                <w:szCs w:val="20"/>
              </w:rPr>
              <w:t xml:space="preserve"> </w:t>
            </w:r>
            <w:r w:rsidRPr="0035006C">
              <w:rPr>
                <w:rFonts w:cs="Times New Roman"/>
                <w:spacing w:val="-2"/>
                <w:sz w:val="20"/>
                <w:szCs w:val="20"/>
              </w:rPr>
              <w:t>있는</w:t>
            </w:r>
            <w:r w:rsidRPr="0035006C">
              <w:rPr>
                <w:rFonts w:cs="Times New Roman"/>
                <w:spacing w:val="-2"/>
                <w:sz w:val="20"/>
                <w:szCs w:val="20"/>
              </w:rPr>
              <w:t xml:space="preserve"> </w:t>
            </w:r>
            <w:r w:rsidRPr="0035006C">
              <w:rPr>
                <w:rFonts w:cs="Times New Roman"/>
                <w:spacing w:val="-2"/>
                <w:sz w:val="20"/>
                <w:szCs w:val="20"/>
              </w:rPr>
              <w:t>것으로</w:t>
            </w:r>
            <w:r w:rsidRPr="0035006C">
              <w:rPr>
                <w:rFonts w:cs="Times New Roman"/>
                <w:spacing w:val="-2"/>
                <w:sz w:val="20"/>
                <w:szCs w:val="20"/>
              </w:rPr>
              <w:t xml:space="preserve"> </w:t>
            </w:r>
            <w:r w:rsidRPr="0035006C">
              <w:rPr>
                <w:rFonts w:cs="Times New Roman"/>
                <w:spacing w:val="-2"/>
                <w:sz w:val="20"/>
                <w:szCs w:val="20"/>
              </w:rPr>
              <w:t>이해됨</w:t>
            </w:r>
            <w:r w:rsidRPr="0035006C">
              <w:rPr>
                <w:rFonts w:cs="Times New Roman"/>
                <w:spacing w:val="-2"/>
                <w:sz w:val="20"/>
                <w:szCs w:val="20"/>
              </w:rPr>
              <w:t xml:space="preserve">. </w:t>
            </w:r>
          </w:p>
          <w:p w14:paraId="44E74B72" w14:textId="23BA427D" w:rsidR="004E04A7" w:rsidRPr="009A2958" w:rsidRDefault="004E04A7" w:rsidP="00253F26">
            <w:pPr>
              <w:pStyle w:val="a8"/>
              <w:widowControl/>
              <w:numPr>
                <w:ilvl w:val="0"/>
                <w:numId w:val="2"/>
              </w:numPr>
              <w:spacing w:before="40" w:after="120" w:line="276" w:lineRule="auto"/>
              <w:rPr>
                <w:rFonts w:cs="Times New Roman"/>
                <w:sz w:val="20"/>
                <w:szCs w:val="20"/>
              </w:rPr>
            </w:pPr>
            <w:r w:rsidRPr="0035006C">
              <w:rPr>
                <w:rFonts w:cs="Times New Roman"/>
                <w:sz w:val="20"/>
                <w:szCs w:val="20"/>
              </w:rPr>
              <w:t>다만</w:t>
            </w:r>
            <w:r w:rsidRPr="0035006C">
              <w:rPr>
                <w:rFonts w:cs="Times New Roman"/>
                <w:sz w:val="20"/>
                <w:szCs w:val="20"/>
              </w:rPr>
              <w:t xml:space="preserve">, </w:t>
            </w:r>
            <w:r>
              <w:rPr>
                <w:rFonts w:cs="Times New Roman"/>
                <w:sz w:val="20"/>
                <w:szCs w:val="20"/>
              </w:rPr>
              <w:t xml:space="preserve">(i) </w:t>
            </w:r>
            <w:r w:rsidRPr="0035006C">
              <w:rPr>
                <w:rFonts w:cs="Times New Roman"/>
                <w:sz w:val="20"/>
                <w:szCs w:val="20"/>
              </w:rPr>
              <w:t>선택</w:t>
            </w:r>
            <w:r w:rsidRPr="0035006C">
              <w:rPr>
                <w:rFonts w:cs="Times New Roman"/>
                <w:sz w:val="20"/>
                <w:szCs w:val="20"/>
              </w:rPr>
              <w:t>/</w:t>
            </w:r>
            <w:r w:rsidRPr="0035006C">
              <w:rPr>
                <w:rFonts w:cs="Times New Roman"/>
                <w:sz w:val="20"/>
                <w:szCs w:val="20"/>
              </w:rPr>
              <w:t>필수동의</w:t>
            </w:r>
            <w:r w:rsidRPr="0035006C">
              <w:rPr>
                <w:rFonts w:cs="Times New Roman"/>
                <w:sz w:val="20"/>
                <w:szCs w:val="20"/>
              </w:rPr>
              <w:t xml:space="preserve"> </w:t>
            </w:r>
            <w:r w:rsidRPr="0035006C">
              <w:rPr>
                <w:rFonts w:cs="Times New Roman"/>
                <w:sz w:val="20"/>
                <w:szCs w:val="20"/>
              </w:rPr>
              <w:t>측면에서의</w:t>
            </w:r>
            <w:r w:rsidRPr="0035006C">
              <w:rPr>
                <w:rFonts w:cs="Times New Roman"/>
                <w:sz w:val="20"/>
                <w:szCs w:val="20"/>
              </w:rPr>
              <w:t xml:space="preserve"> </w:t>
            </w:r>
            <w:r w:rsidRPr="0035006C">
              <w:rPr>
                <w:rFonts w:cs="Times New Roman"/>
                <w:sz w:val="20"/>
                <w:szCs w:val="20"/>
              </w:rPr>
              <w:t>이슈는</w:t>
            </w:r>
            <w:r w:rsidRPr="0035006C">
              <w:rPr>
                <w:rFonts w:cs="Times New Roman"/>
                <w:sz w:val="20"/>
                <w:szCs w:val="20"/>
              </w:rPr>
              <w:t xml:space="preserve"> </w:t>
            </w:r>
            <w:r w:rsidRPr="0035006C">
              <w:rPr>
                <w:rFonts w:cs="Times New Roman"/>
                <w:sz w:val="20"/>
                <w:szCs w:val="20"/>
              </w:rPr>
              <w:t>아래</w:t>
            </w:r>
            <w:r w:rsidRPr="0035006C">
              <w:rPr>
                <w:rFonts w:cs="Times New Roman"/>
                <w:sz w:val="20"/>
                <w:szCs w:val="20"/>
              </w:rPr>
              <w:t xml:space="preserve"> </w:t>
            </w:r>
            <w:r w:rsidR="00310DC0">
              <w:rPr>
                <w:rFonts w:cs="Times New Roman"/>
                <w:sz w:val="20"/>
                <w:szCs w:val="20"/>
              </w:rPr>
              <w:t>“</w:t>
            </w:r>
            <w:r w:rsidRPr="0082044D">
              <w:rPr>
                <w:rFonts w:cs="Times New Roman"/>
                <w:b/>
                <w:sz w:val="20"/>
                <w:szCs w:val="20"/>
                <w:u w:val="single"/>
              </w:rPr>
              <w:t>개인화</w:t>
            </w:r>
            <w:r w:rsidRPr="0082044D">
              <w:rPr>
                <w:rFonts w:cs="Times New Roman"/>
                <w:b/>
                <w:sz w:val="20"/>
                <w:szCs w:val="20"/>
                <w:u w:val="single"/>
              </w:rPr>
              <w:t>/</w:t>
            </w:r>
            <w:r w:rsidRPr="0082044D">
              <w:rPr>
                <w:rFonts w:cs="Times New Roman"/>
                <w:b/>
                <w:sz w:val="20"/>
                <w:szCs w:val="20"/>
                <w:u w:val="single"/>
              </w:rPr>
              <w:t>맞춤화</w:t>
            </w:r>
            <w:r w:rsidRPr="0082044D">
              <w:rPr>
                <w:rFonts w:cs="Times New Roman"/>
                <w:b/>
                <w:sz w:val="20"/>
                <w:szCs w:val="20"/>
                <w:u w:val="single"/>
              </w:rPr>
              <w:t xml:space="preserve"> </w:t>
            </w:r>
            <w:r w:rsidRPr="0082044D">
              <w:rPr>
                <w:rFonts w:cs="Times New Roman"/>
                <w:b/>
                <w:sz w:val="20"/>
                <w:szCs w:val="20"/>
                <w:u w:val="single"/>
              </w:rPr>
              <w:t>광고</w:t>
            </w:r>
            <w:r w:rsidRPr="0082044D">
              <w:rPr>
                <w:rFonts w:cs="Times New Roman"/>
                <w:b/>
                <w:sz w:val="20"/>
                <w:szCs w:val="20"/>
                <w:u w:val="single"/>
              </w:rPr>
              <w:t xml:space="preserve"> </w:t>
            </w:r>
            <w:r w:rsidRPr="0082044D">
              <w:rPr>
                <w:rFonts w:cs="Times New Roman"/>
                <w:b/>
                <w:sz w:val="20"/>
                <w:szCs w:val="20"/>
                <w:u w:val="single"/>
              </w:rPr>
              <w:t>제공</w:t>
            </w:r>
            <w:r w:rsidR="00310DC0">
              <w:rPr>
                <w:rFonts w:cs="Times New Roman"/>
                <w:sz w:val="20"/>
                <w:szCs w:val="20"/>
              </w:rPr>
              <w:t>”</w:t>
            </w:r>
            <w:r w:rsidRPr="0035006C">
              <w:rPr>
                <w:rFonts w:cs="Times New Roman"/>
                <w:sz w:val="20"/>
                <w:szCs w:val="20"/>
              </w:rPr>
              <w:t xml:space="preserve"> </w:t>
            </w:r>
            <w:r w:rsidRPr="0035006C">
              <w:rPr>
                <w:rFonts w:cs="Times New Roman"/>
                <w:sz w:val="20"/>
                <w:szCs w:val="20"/>
              </w:rPr>
              <w:t>항목</w:t>
            </w:r>
            <w:r>
              <w:rPr>
                <w:rFonts w:cs="Times New Roman" w:hint="eastAsia"/>
                <w:sz w:val="20"/>
                <w:szCs w:val="20"/>
              </w:rPr>
              <w:t xml:space="preserve">, </w:t>
            </w:r>
            <w:r>
              <w:rPr>
                <w:rFonts w:cs="Times New Roman"/>
                <w:sz w:val="20"/>
                <w:szCs w:val="20"/>
              </w:rPr>
              <w:t xml:space="preserve">(ii) </w:t>
            </w:r>
            <w:r>
              <w:rPr>
                <w:rFonts w:cs="Times New Roman" w:hint="eastAsia"/>
                <w:sz w:val="20"/>
                <w:szCs w:val="20"/>
              </w:rPr>
              <w:t>회원</w:t>
            </w:r>
            <w:r>
              <w:rPr>
                <w:rFonts w:cs="Times New Roman" w:hint="eastAsia"/>
                <w:sz w:val="20"/>
                <w:szCs w:val="20"/>
              </w:rPr>
              <w:t xml:space="preserve"> </w:t>
            </w:r>
            <w:r>
              <w:rPr>
                <w:rFonts w:cs="Times New Roman" w:hint="eastAsia"/>
                <w:sz w:val="20"/>
                <w:szCs w:val="20"/>
              </w:rPr>
              <w:t>개인정보</w:t>
            </w:r>
            <w:r>
              <w:rPr>
                <w:rFonts w:cs="Times New Roman" w:hint="eastAsia"/>
                <w:sz w:val="20"/>
                <w:szCs w:val="20"/>
              </w:rPr>
              <w:t xml:space="preserve"> </w:t>
            </w:r>
            <w:r>
              <w:rPr>
                <w:rFonts w:cs="Times New Roman" w:hint="eastAsia"/>
                <w:sz w:val="20"/>
                <w:szCs w:val="20"/>
              </w:rPr>
              <w:t>처리</w:t>
            </w:r>
            <w:r>
              <w:rPr>
                <w:rFonts w:cs="Times New Roman" w:hint="eastAsia"/>
                <w:sz w:val="20"/>
                <w:szCs w:val="20"/>
              </w:rPr>
              <w:t xml:space="preserve"> </w:t>
            </w:r>
            <w:r>
              <w:rPr>
                <w:rFonts w:cs="Times New Roman" w:hint="eastAsia"/>
                <w:sz w:val="20"/>
                <w:szCs w:val="20"/>
              </w:rPr>
              <w:t>동의</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미비사항은</w:t>
            </w:r>
            <w:r>
              <w:rPr>
                <w:rFonts w:cs="Times New Roman" w:hint="eastAsia"/>
                <w:sz w:val="20"/>
                <w:szCs w:val="20"/>
              </w:rPr>
              <w:t xml:space="preserve"> </w:t>
            </w:r>
            <w:r>
              <w:rPr>
                <w:rFonts w:cs="Times New Roman" w:hint="eastAsia"/>
                <w:sz w:val="20"/>
                <w:szCs w:val="20"/>
              </w:rPr>
              <w:t>아래</w:t>
            </w:r>
            <w:r>
              <w:rPr>
                <w:rFonts w:cs="Times New Roman" w:hint="eastAsia"/>
                <w:sz w:val="20"/>
                <w:szCs w:val="20"/>
              </w:rPr>
              <w:t xml:space="preserve"> </w:t>
            </w:r>
            <w:r w:rsidR="00310DC0">
              <w:rPr>
                <w:rFonts w:cs="Times New Roman"/>
                <w:sz w:val="20"/>
                <w:szCs w:val="20"/>
              </w:rPr>
              <w:t>“</w:t>
            </w:r>
            <w:r w:rsidR="00253F26" w:rsidRPr="00253F26">
              <w:rPr>
                <w:rFonts w:cs="Times New Roman" w:hint="eastAsia"/>
                <w:b/>
                <w:color w:val="404040" w:themeColor="text1" w:themeTint="BF"/>
                <w:kern w:val="0"/>
                <w:sz w:val="20"/>
                <w:szCs w:val="20"/>
                <w:u w:val="single"/>
              </w:rPr>
              <w:t>개인정보</w:t>
            </w:r>
            <w:r w:rsidR="00253F26" w:rsidRPr="00253F26">
              <w:rPr>
                <w:rFonts w:cs="Times New Roman" w:hint="eastAsia"/>
                <w:b/>
                <w:color w:val="404040" w:themeColor="text1" w:themeTint="BF"/>
                <w:kern w:val="0"/>
                <w:sz w:val="20"/>
                <w:szCs w:val="20"/>
                <w:u w:val="single"/>
              </w:rPr>
              <w:t xml:space="preserve"> </w:t>
            </w:r>
            <w:r w:rsidR="00253F26" w:rsidRPr="00253F26">
              <w:rPr>
                <w:rFonts w:cs="Times New Roman" w:hint="eastAsia"/>
                <w:b/>
                <w:color w:val="404040" w:themeColor="text1" w:themeTint="BF"/>
                <w:kern w:val="0"/>
                <w:sz w:val="20"/>
                <w:szCs w:val="20"/>
                <w:u w:val="single"/>
              </w:rPr>
              <w:t>제</w:t>
            </w:r>
            <w:r w:rsidR="00253F26" w:rsidRPr="00253F26">
              <w:rPr>
                <w:rFonts w:cs="Times New Roman" w:hint="eastAsia"/>
                <w:b/>
                <w:color w:val="404040" w:themeColor="text1" w:themeTint="BF"/>
                <w:kern w:val="0"/>
                <w:sz w:val="20"/>
                <w:szCs w:val="20"/>
                <w:u w:val="single"/>
              </w:rPr>
              <w:t>3</w:t>
            </w:r>
            <w:r w:rsidR="00253F26" w:rsidRPr="00253F26">
              <w:rPr>
                <w:rFonts w:cs="Times New Roman" w:hint="eastAsia"/>
                <w:b/>
                <w:color w:val="404040" w:themeColor="text1" w:themeTint="BF"/>
                <w:kern w:val="0"/>
                <w:sz w:val="20"/>
                <w:szCs w:val="20"/>
                <w:u w:val="single"/>
              </w:rPr>
              <w:t>자</w:t>
            </w:r>
            <w:r w:rsidR="00253F26" w:rsidRPr="00253F26">
              <w:rPr>
                <w:rFonts w:cs="Times New Roman" w:hint="eastAsia"/>
                <w:b/>
                <w:color w:val="404040" w:themeColor="text1" w:themeTint="BF"/>
                <w:kern w:val="0"/>
                <w:sz w:val="20"/>
                <w:szCs w:val="20"/>
                <w:u w:val="single"/>
              </w:rPr>
              <w:t xml:space="preserve"> </w:t>
            </w:r>
            <w:r w:rsidR="00253F26" w:rsidRPr="00253F26">
              <w:rPr>
                <w:rFonts w:cs="Times New Roman" w:hint="eastAsia"/>
                <w:b/>
                <w:color w:val="404040" w:themeColor="text1" w:themeTint="BF"/>
                <w:kern w:val="0"/>
                <w:sz w:val="20"/>
                <w:szCs w:val="20"/>
                <w:u w:val="single"/>
              </w:rPr>
              <w:t>제공</w:t>
            </w:r>
            <w:r w:rsidR="00253F26" w:rsidRPr="00253F26">
              <w:rPr>
                <w:rFonts w:cs="Times New Roman" w:hint="eastAsia"/>
                <w:b/>
                <w:color w:val="404040" w:themeColor="text1" w:themeTint="BF"/>
                <w:kern w:val="0"/>
                <w:sz w:val="20"/>
                <w:szCs w:val="20"/>
                <w:u w:val="single"/>
              </w:rPr>
              <w:t xml:space="preserve"> </w:t>
            </w:r>
            <w:r w:rsidR="00253F26" w:rsidRPr="00253F26">
              <w:rPr>
                <w:rFonts w:cs="Times New Roman" w:hint="eastAsia"/>
                <w:b/>
                <w:color w:val="404040" w:themeColor="text1" w:themeTint="BF"/>
                <w:kern w:val="0"/>
                <w:sz w:val="20"/>
                <w:szCs w:val="20"/>
                <w:u w:val="single"/>
              </w:rPr>
              <w:t>절차의</w:t>
            </w:r>
            <w:r w:rsidR="00253F26" w:rsidRPr="00253F26">
              <w:rPr>
                <w:rFonts w:cs="Times New Roman" w:hint="eastAsia"/>
                <w:b/>
                <w:color w:val="404040" w:themeColor="text1" w:themeTint="BF"/>
                <w:kern w:val="0"/>
                <w:sz w:val="20"/>
                <w:szCs w:val="20"/>
                <w:u w:val="single"/>
              </w:rPr>
              <w:t xml:space="preserve"> </w:t>
            </w:r>
            <w:r w:rsidR="00253F26" w:rsidRPr="00253F26">
              <w:rPr>
                <w:rFonts w:cs="Times New Roman" w:hint="eastAsia"/>
                <w:b/>
                <w:color w:val="404040" w:themeColor="text1" w:themeTint="BF"/>
                <w:kern w:val="0"/>
                <w:sz w:val="20"/>
                <w:szCs w:val="20"/>
                <w:u w:val="single"/>
              </w:rPr>
              <w:t>문제점</w:t>
            </w:r>
            <w:r w:rsidR="00310DC0">
              <w:rPr>
                <w:rFonts w:cs="Times New Roman"/>
                <w:sz w:val="20"/>
                <w:szCs w:val="20"/>
              </w:rPr>
              <w:t>”</w:t>
            </w:r>
            <w:r>
              <w:rPr>
                <w:rFonts w:cs="Times New Roman"/>
                <w:sz w:val="20"/>
                <w:szCs w:val="20"/>
              </w:rPr>
              <w:t xml:space="preserve"> </w:t>
            </w:r>
            <w:r>
              <w:rPr>
                <w:rFonts w:cs="Times New Roman" w:hint="eastAsia"/>
                <w:sz w:val="20"/>
                <w:szCs w:val="20"/>
              </w:rPr>
              <w:t>항목</w:t>
            </w:r>
            <w:r>
              <w:rPr>
                <w:rFonts w:cs="Times New Roman" w:hint="eastAsia"/>
                <w:sz w:val="20"/>
                <w:szCs w:val="20"/>
              </w:rPr>
              <w:t xml:space="preserve">, </w:t>
            </w:r>
            <w:r>
              <w:rPr>
                <w:rFonts w:cs="Times New Roman"/>
                <w:sz w:val="20"/>
                <w:szCs w:val="20"/>
              </w:rPr>
              <w:t xml:space="preserve">(iii) </w:t>
            </w:r>
            <w:r>
              <w:rPr>
                <w:rFonts w:cs="Times New Roman" w:hint="eastAsia"/>
                <w:sz w:val="20"/>
                <w:szCs w:val="20"/>
              </w:rPr>
              <w:t>개인정보</w:t>
            </w:r>
            <w:r>
              <w:rPr>
                <w:rFonts w:cs="Times New Roman" w:hint="eastAsia"/>
                <w:sz w:val="20"/>
                <w:szCs w:val="20"/>
              </w:rPr>
              <w:t xml:space="preserve"> </w:t>
            </w:r>
            <w:r>
              <w:rPr>
                <w:rFonts w:cs="Times New Roman" w:hint="eastAsia"/>
                <w:sz w:val="20"/>
                <w:szCs w:val="20"/>
              </w:rPr>
              <w:t>처리위탁계약</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미비사항은</w:t>
            </w:r>
            <w:r>
              <w:rPr>
                <w:rFonts w:cs="Times New Roman" w:hint="eastAsia"/>
                <w:sz w:val="20"/>
                <w:szCs w:val="20"/>
              </w:rPr>
              <w:t xml:space="preserve"> </w:t>
            </w:r>
            <w:r>
              <w:rPr>
                <w:rFonts w:cs="Times New Roman" w:hint="eastAsia"/>
                <w:sz w:val="20"/>
                <w:szCs w:val="20"/>
              </w:rPr>
              <w:t>아래</w:t>
            </w:r>
            <w:r>
              <w:rPr>
                <w:rFonts w:cs="Times New Roman" w:hint="eastAsia"/>
                <w:sz w:val="20"/>
                <w:szCs w:val="20"/>
              </w:rPr>
              <w:t xml:space="preserve"> </w:t>
            </w:r>
            <w:r w:rsidR="00310DC0">
              <w:rPr>
                <w:rFonts w:cs="Times New Roman"/>
                <w:sz w:val="20"/>
                <w:szCs w:val="20"/>
              </w:rPr>
              <w:t>“</w:t>
            </w:r>
            <w:r w:rsidRPr="0082044D">
              <w:rPr>
                <w:rFonts w:cs="Times New Roman" w:hint="eastAsia"/>
                <w:b/>
                <w:sz w:val="20"/>
                <w:szCs w:val="20"/>
                <w:u w:val="single"/>
              </w:rPr>
              <w:t>개인정보</w:t>
            </w:r>
            <w:r w:rsidRPr="0082044D">
              <w:rPr>
                <w:rFonts w:cs="Times New Roman" w:hint="eastAsia"/>
                <w:b/>
                <w:sz w:val="20"/>
                <w:szCs w:val="20"/>
                <w:u w:val="single"/>
              </w:rPr>
              <w:t xml:space="preserve"> </w:t>
            </w:r>
            <w:r w:rsidRPr="0082044D">
              <w:rPr>
                <w:rFonts w:cs="Times New Roman" w:hint="eastAsia"/>
                <w:b/>
                <w:sz w:val="20"/>
                <w:szCs w:val="20"/>
                <w:u w:val="single"/>
              </w:rPr>
              <w:t>처리위탁계약</w:t>
            </w:r>
            <w:r w:rsidRPr="0082044D">
              <w:rPr>
                <w:rFonts w:cs="Times New Roman" w:hint="eastAsia"/>
                <w:b/>
                <w:sz w:val="20"/>
                <w:szCs w:val="20"/>
                <w:u w:val="single"/>
              </w:rPr>
              <w:t xml:space="preserve"> </w:t>
            </w:r>
            <w:r w:rsidRPr="0082044D">
              <w:rPr>
                <w:rFonts w:cs="Times New Roman" w:hint="eastAsia"/>
                <w:b/>
                <w:sz w:val="20"/>
                <w:szCs w:val="20"/>
                <w:u w:val="single"/>
              </w:rPr>
              <w:t>내용</w:t>
            </w:r>
            <w:r w:rsidRPr="0082044D">
              <w:rPr>
                <w:rFonts w:cs="Times New Roman" w:hint="eastAsia"/>
                <w:b/>
                <w:sz w:val="20"/>
                <w:szCs w:val="20"/>
                <w:u w:val="single"/>
              </w:rPr>
              <w:t xml:space="preserve"> </w:t>
            </w:r>
            <w:r w:rsidRPr="0082044D">
              <w:rPr>
                <w:rFonts w:cs="Times New Roman" w:hint="eastAsia"/>
                <w:b/>
                <w:sz w:val="20"/>
                <w:szCs w:val="20"/>
                <w:u w:val="single"/>
              </w:rPr>
              <w:t>미비</w:t>
            </w:r>
            <w:r w:rsidR="00310DC0">
              <w:rPr>
                <w:rFonts w:cs="Times New Roman"/>
                <w:sz w:val="20"/>
                <w:szCs w:val="20"/>
              </w:rPr>
              <w:t>”</w:t>
            </w:r>
            <w:r>
              <w:rPr>
                <w:rFonts w:cs="Times New Roman"/>
                <w:sz w:val="20"/>
                <w:szCs w:val="20"/>
              </w:rPr>
              <w:t xml:space="preserve"> </w:t>
            </w:r>
            <w:r>
              <w:rPr>
                <w:rFonts w:cs="Times New Roman" w:hint="eastAsia"/>
                <w:sz w:val="20"/>
                <w:szCs w:val="20"/>
              </w:rPr>
              <w:t>항목</w:t>
            </w:r>
            <w:r>
              <w:rPr>
                <w:rFonts w:cs="Times New Roman"/>
                <w:sz w:val="20"/>
                <w:szCs w:val="20"/>
              </w:rPr>
              <w:t xml:space="preserve">, (iv) </w:t>
            </w:r>
            <w:r>
              <w:rPr>
                <w:rFonts w:cs="Times New Roman" w:hint="eastAsia"/>
                <w:sz w:val="20"/>
                <w:szCs w:val="20"/>
              </w:rPr>
              <w:t>임직원의</w:t>
            </w:r>
            <w:r>
              <w:rPr>
                <w:rFonts w:cs="Times New Roman" w:hint="eastAsia"/>
                <w:sz w:val="20"/>
                <w:szCs w:val="20"/>
              </w:rPr>
              <w:t xml:space="preserve"> </w:t>
            </w:r>
            <w:r>
              <w:rPr>
                <w:rFonts w:cs="Times New Roman" w:hint="eastAsia"/>
                <w:sz w:val="20"/>
                <w:szCs w:val="20"/>
              </w:rPr>
              <w:t>개인정보</w:t>
            </w:r>
            <w:r>
              <w:rPr>
                <w:rFonts w:cs="Times New Roman" w:hint="eastAsia"/>
                <w:sz w:val="20"/>
                <w:szCs w:val="20"/>
              </w:rPr>
              <w:t xml:space="preserve"> </w:t>
            </w:r>
            <w:r>
              <w:rPr>
                <w:rFonts w:cs="Times New Roman" w:hint="eastAsia"/>
                <w:sz w:val="20"/>
                <w:szCs w:val="20"/>
              </w:rPr>
              <w:t>처리</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미비사항은</w:t>
            </w:r>
            <w:r>
              <w:rPr>
                <w:rFonts w:cs="Times New Roman" w:hint="eastAsia"/>
                <w:sz w:val="20"/>
                <w:szCs w:val="20"/>
              </w:rPr>
              <w:t xml:space="preserve"> </w:t>
            </w:r>
            <w:r>
              <w:rPr>
                <w:rFonts w:cs="Times New Roman" w:hint="eastAsia"/>
                <w:sz w:val="20"/>
                <w:szCs w:val="20"/>
              </w:rPr>
              <w:t>아래</w:t>
            </w:r>
            <w:r>
              <w:rPr>
                <w:rFonts w:cs="Times New Roman" w:hint="eastAsia"/>
                <w:sz w:val="20"/>
                <w:szCs w:val="20"/>
              </w:rPr>
              <w:t xml:space="preserve"> </w:t>
            </w:r>
            <w:r w:rsidR="00310DC0">
              <w:rPr>
                <w:rFonts w:cs="Times New Roman"/>
                <w:sz w:val="20"/>
                <w:szCs w:val="20"/>
              </w:rPr>
              <w:t>“</w:t>
            </w:r>
            <w:r w:rsidRPr="0082044D">
              <w:rPr>
                <w:rFonts w:cs="Times New Roman" w:hint="eastAsia"/>
                <w:b/>
                <w:sz w:val="20"/>
                <w:szCs w:val="20"/>
                <w:u w:val="single"/>
              </w:rPr>
              <w:t>임직원</w:t>
            </w:r>
            <w:r w:rsidRPr="0082044D">
              <w:rPr>
                <w:rFonts w:cs="Times New Roman" w:hint="eastAsia"/>
                <w:b/>
                <w:sz w:val="20"/>
                <w:szCs w:val="20"/>
                <w:u w:val="single"/>
              </w:rPr>
              <w:t xml:space="preserve"> </w:t>
            </w:r>
            <w:r w:rsidRPr="0082044D">
              <w:rPr>
                <w:rFonts w:cs="Times New Roman" w:hint="eastAsia"/>
                <w:b/>
                <w:sz w:val="20"/>
                <w:szCs w:val="20"/>
                <w:u w:val="single"/>
              </w:rPr>
              <w:t>개인정보보호</w:t>
            </w:r>
            <w:r w:rsidR="00310DC0">
              <w:rPr>
                <w:rFonts w:cs="Times New Roman"/>
                <w:sz w:val="20"/>
                <w:szCs w:val="20"/>
              </w:rPr>
              <w:t>”</w:t>
            </w:r>
            <w:r>
              <w:rPr>
                <w:rFonts w:cs="Times New Roman"/>
                <w:sz w:val="20"/>
                <w:szCs w:val="20"/>
              </w:rPr>
              <w:t xml:space="preserve"> </w:t>
            </w:r>
            <w:r>
              <w:rPr>
                <w:rFonts w:cs="Times New Roman" w:hint="eastAsia"/>
                <w:sz w:val="20"/>
                <w:szCs w:val="20"/>
              </w:rPr>
              <w:t>항목을</w:t>
            </w:r>
            <w:r>
              <w:rPr>
                <w:rFonts w:cs="Times New Roman" w:hint="eastAsia"/>
                <w:sz w:val="20"/>
                <w:szCs w:val="20"/>
              </w:rPr>
              <w:t xml:space="preserve"> </w:t>
            </w:r>
            <w:r>
              <w:rPr>
                <w:rFonts w:cs="Times New Roman" w:hint="eastAsia"/>
                <w:sz w:val="20"/>
                <w:szCs w:val="20"/>
              </w:rPr>
              <w:t>각</w:t>
            </w:r>
            <w:r w:rsidRPr="0035006C">
              <w:rPr>
                <w:rFonts w:cs="Times New Roman"/>
                <w:sz w:val="20"/>
                <w:szCs w:val="20"/>
              </w:rPr>
              <w:t xml:space="preserve"> </w:t>
            </w:r>
            <w:r w:rsidRPr="0035006C">
              <w:rPr>
                <w:rFonts w:cs="Times New Roman"/>
                <w:sz w:val="20"/>
                <w:szCs w:val="20"/>
              </w:rPr>
              <w:t>참조</w:t>
            </w:r>
            <w:r w:rsidRPr="0035006C">
              <w:rPr>
                <w:rFonts w:cs="Times New Roman"/>
                <w:sz w:val="20"/>
                <w:szCs w:val="20"/>
              </w:rPr>
              <w:t>.</w:t>
            </w:r>
          </w:p>
        </w:tc>
        <w:tc>
          <w:tcPr>
            <w:tcW w:w="27" w:type="pct"/>
            <w:tcBorders>
              <w:top w:val="nil"/>
              <w:bottom w:val="nil"/>
            </w:tcBorders>
          </w:tcPr>
          <w:p w14:paraId="78463A9D"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39438FF2" w14:textId="0F1B8694" w:rsidR="004E04A7" w:rsidRPr="009A2958" w:rsidRDefault="004E04A7" w:rsidP="004E04A7">
            <w:pPr>
              <w:pStyle w:val="a8"/>
              <w:widowControl/>
              <w:numPr>
                <w:ilvl w:val="0"/>
                <w:numId w:val="2"/>
              </w:numPr>
              <w:spacing w:before="40" w:after="120" w:line="276" w:lineRule="auto"/>
              <w:rPr>
                <w:rFonts w:cs="Times New Roman"/>
                <w:sz w:val="20"/>
                <w:szCs w:val="20"/>
              </w:rPr>
            </w:pPr>
            <w:r w:rsidRPr="0035006C">
              <w:rPr>
                <w:rFonts w:cs="Times New Roman"/>
                <w:sz w:val="20"/>
                <w:szCs w:val="20"/>
              </w:rPr>
              <w:t>각</w:t>
            </w:r>
            <w:r w:rsidRPr="0035006C">
              <w:rPr>
                <w:rFonts w:cs="Times New Roman"/>
                <w:sz w:val="20"/>
                <w:szCs w:val="20"/>
              </w:rPr>
              <w:t xml:space="preserve"> </w:t>
            </w:r>
            <w:r w:rsidRPr="0035006C">
              <w:rPr>
                <w:rFonts w:cs="Times New Roman"/>
                <w:sz w:val="20"/>
                <w:szCs w:val="20"/>
              </w:rPr>
              <w:t>항목별로</w:t>
            </w:r>
            <w:r w:rsidRPr="0035006C">
              <w:rPr>
                <w:rFonts w:cs="Times New Roman"/>
                <w:sz w:val="20"/>
                <w:szCs w:val="20"/>
              </w:rPr>
              <w:t xml:space="preserve"> </w:t>
            </w:r>
            <w:r w:rsidRPr="0035006C">
              <w:rPr>
                <w:rFonts w:cs="Times New Roman"/>
                <w:sz w:val="20"/>
                <w:szCs w:val="20"/>
              </w:rPr>
              <w:t>검토</w:t>
            </w:r>
            <w:r w:rsidR="001B59D7">
              <w:rPr>
                <w:rFonts w:cs="Times New Roman" w:hint="eastAsia"/>
                <w:sz w:val="20"/>
                <w:szCs w:val="20"/>
              </w:rPr>
              <w:t>.</w:t>
            </w:r>
          </w:p>
        </w:tc>
      </w:tr>
      <w:tr w:rsidR="004E04A7" w:rsidRPr="009A2958" w14:paraId="7A460992" w14:textId="77777777" w:rsidTr="00061A1F">
        <w:trPr>
          <w:trHeight w:val="132"/>
        </w:trPr>
        <w:tc>
          <w:tcPr>
            <w:tcW w:w="619" w:type="pct"/>
          </w:tcPr>
          <w:p w14:paraId="42CD72B0" w14:textId="0D9321C4" w:rsidR="004E04A7" w:rsidRPr="00250EEB" w:rsidRDefault="004E04A7" w:rsidP="004E04A7">
            <w:pPr>
              <w:widowControl/>
              <w:spacing w:before="40" w:after="120" w:line="276" w:lineRule="auto"/>
              <w:jc w:val="center"/>
              <w:outlineLvl w:val="0"/>
              <w:rPr>
                <w:rFonts w:cs="Times New Roman"/>
                <w:b/>
                <w:color w:val="404040" w:themeColor="text1" w:themeTint="BF"/>
                <w:kern w:val="0"/>
                <w:sz w:val="20"/>
                <w:szCs w:val="20"/>
              </w:rPr>
            </w:pPr>
            <w:bookmarkStart w:id="170" w:name="_Toc108480438"/>
            <w:bookmarkStart w:id="171" w:name="_Toc108512994"/>
            <w:r w:rsidRPr="00250EEB">
              <w:rPr>
                <w:rFonts w:cs="Times New Roman"/>
                <w:b/>
                <w:color w:val="404040" w:themeColor="text1" w:themeTint="BF"/>
                <w:kern w:val="0"/>
                <w:sz w:val="20"/>
                <w:szCs w:val="20"/>
              </w:rPr>
              <w:lastRenderedPageBreak/>
              <w:t>개인화</w:t>
            </w:r>
            <w:r w:rsidRPr="00250EEB">
              <w:rPr>
                <w:rFonts w:cs="Times New Roman"/>
                <w:b/>
                <w:color w:val="404040" w:themeColor="text1" w:themeTint="BF"/>
                <w:kern w:val="0"/>
                <w:sz w:val="20"/>
                <w:szCs w:val="20"/>
              </w:rPr>
              <w:t>/</w:t>
            </w:r>
            <w:r w:rsidRPr="00250EEB">
              <w:rPr>
                <w:rFonts w:cs="Times New Roman"/>
                <w:b/>
                <w:color w:val="404040" w:themeColor="text1" w:themeTint="BF"/>
                <w:kern w:val="0"/>
                <w:sz w:val="20"/>
                <w:szCs w:val="20"/>
              </w:rPr>
              <w:t>맞춤화</w:t>
            </w:r>
            <w:r>
              <w:rPr>
                <w:rFonts w:cs="Times New Roman"/>
                <w:b/>
                <w:color w:val="404040" w:themeColor="text1" w:themeTint="BF"/>
                <w:kern w:val="0"/>
                <w:sz w:val="20"/>
                <w:szCs w:val="20"/>
              </w:rPr>
              <w:br/>
            </w:r>
            <w:r w:rsidRPr="00250EEB">
              <w:rPr>
                <w:rFonts w:cs="Times New Roman"/>
                <w:b/>
                <w:color w:val="404040" w:themeColor="text1" w:themeTint="BF"/>
                <w:kern w:val="0"/>
                <w:sz w:val="20"/>
                <w:szCs w:val="20"/>
              </w:rPr>
              <w:t>광고</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제공</w:t>
            </w:r>
            <w:bookmarkEnd w:id="170"/>
            <w:bookmarkEnd w:id="171"/>
          </w:p>
        </w:tc>
        <w:tc>
          <w:tcPr>
            <w:tcW w:w="26" w:type="pct"/>
            <w:tcBorders>
              <w:top w:val="nil"/>
              <w:bottom w:val="nil"/>
            </w:tcBorders>
          </w:tcPr>
          <w:p w14:paraId="5EB5B2B0"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7B94E13A" w14:textId="77777777" w:rsidR="004E04A7" w:rsidRDefault="004E04A7" w:rsidP="004E04A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w:t>
            </w:r>
            <w:r>
              <w:rPr>
                <w:rFonts w:cs="Times New Roman" w:hint="eastAsia"/>
                <w:sz w:val="20"/>
                <w:szCs w:val="20"/>
              </w:rPr>
              <w:t>카카오</w:t>
            </w:r>
            <w:r>
              <w:rPr>
                <w:rFonts w:cs="Times New Roman" w:hint="eastAsia"/>
                <w:sz w:val="20"/>
                <w:szCs w:val="20"/>
              </w:rPr>
              <w:t>T</w:t>
            </w:r>
            <w:r>
              <w:rPr>
                <w:rFonts w:cs="Times New Roman"/>
                <w:sz w:val="20"/>
                <w:szCs w:val="20"/>
              </w:rPr>
              <w:t xml:space="preserve"> </w:t>
            </w:r>
            <w:r>
              <w:rPr>
                <w:rFonts w:cs="Times New Roman" w:hint="eastAsia"/>
                <w:sz w:val="20"/>
                <w:szCs w:val="20"/>
              </w:rPr>
              <w:t>앱</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sz w:val="20"/>
                <w:szCs w:val="20"/>
              </w:rPr>
              <w:t xml:space="preserve">T </w:t>
            </w:r>
            <w:r>
              <w:rPr>
                <w:rFonts w:cs="Times New Roman" w:hint="eastAsia"/>
                <w:sz w:val="20"/>
                <w:szCs w:val="20"/>
              </w:rPr>
              <w:t>픽커</w:t>
            </w:r>
            <w:r>
              <w:rPr>
                <w:rFonts w:cs="Times New Roman" w:hint="eastAsia"/>
                <w:sz w:val="20"/>
                <w:szCs w:val="20"/>
              </w:rPr>
              <w:t xml:space="preserve"> </w:t>
            </w:r>
            <w:r>
              <w:rPr>
                <w:rFonts w:cs="Times New Roman" w:hint="eastAsia"/>
                <w:sz w:val="20"/>
                <w:szCs w:val="20"/>
              </w:rPr>
              <w:t>앱</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sz w:val="20"/>
                <w:szCs w:val="20"/>
              </w:rPr>
              <w:t xml:space="preserve">T </w:t>
            </w:r>
            <w:r>
              <w:rPr>
                <w:rFonts w:cs="Times New Roman" w:hint="eastAsia"/>
                <w:sz w:val="20"/>
                <w:szCs w:val="20"/>
              </w:rPr>
              <w:t>택시기사용</w:t>
            </w:r>
            <w:r>
              <w:rPr>
                <w:rFonts w:cs="Times New Roman" w:hint="eastAsia"/>
                <w:sz w:val="20"/>
                <w:szCs w:val="20"/>
              </w:rPr>
              <w:t xml:space="preserve"> </w:t>
            </w:r>
            <w:r>
              <w:rPr>
                <w:rFonts w:cs="Times New Roman" w:hint="eastAsia"/>
                <w:sz w:val="20"/>
                <w:szCs w:val="20"/>
              </w:rPr>
              <w:t>앱</w:t>
            </w:r>
            <w:r>
              <w:rPr>
                <w:rFonts w:cs="Times New Roman" w:hint="eastAsia"/>
                <w:sz w:val="20"/>
                <w:szCs w:val="20"/>
              </w:rPr>
              <w:t xml:space="preserve"> </w:t>
            </w:r>
            <w:r w:rsidRPr="009A2958">
              <w:rPr>
                <w:rFonts w:cs="Times New Roman"/>
                <w:sz w:val="20"/>
                <w:szCs w:val="20"/>
              </w:rPr>
              <w:t>회원가입절차에서</w:t>
            </w:r>
            <w:r w:rsidRPr="009A2958">
              <w:rPr>
                <w:rFonts w:cs="Times New Roman"/>
                <w:sz w:val="20"/>
                <w:szCs w:val="20"/>
              </w:rPr>
              <w:t xml:space="preserve"> </w:t>
            </w:r>
            <w:r w:rsidRPr="009A2958">
              <w:rPr>
                <w:rFonts w:cs="Times New Roman"/>
                <w:sz w:val="20"/>
                <w:szCs w:val="20"/>
              </w:rPr>
              <w:t>정보주체로부터</w:t>
            </w:r>
            <w:r w:rsidRPr="009A2958">
              <w:rPr>
                <w:rFonts w:cs="Times New Roman"/>
                <w:sz w:val="20"/>
                <w:szCs w:val="20"/>
              </w:rPr>
              <w:t xml:space="preserve"> </w:t>
            </w:r>
            <w:r w:rsidRPr="009A2958">
              <w:rPr>
                <w:rFonts w:cs="Times New Roman"/>
                <w:sz w:val="20"/>
                <w:szCs w:val="20"/>
              </w:rPr>
              <w:t>일련의</w:t>
            </w:r>
            <w:r w:rsidRPr="009A2958">
              <w:rPr>
                <w:rFonts w:cs="Times New Roman"/>
                <w:sz w:val="20"/>
                <w:szCs w:val="20"/>
              </w:rPr>
              <w:t xml:space="preserve"> </w:t>
            </w:r>
            <w:r w:rsidRPr="009A2958">
              <w:rPr>
                <w:rFonts w:cs="Times New Roman"/>
                <w:sz w:val="20"/>
                <w:szCs w:val="20"/>
              </w:rPr>
              <w:t>개인정보</w:t>
            </w:r>
            <w:r w:rsidRPr="009A2958">
              <w:rPr>
                <w:rFonts w:cs="Times New Roman"/>
                <w:sz w:val="20"/>
                <w:szCs w:val="20"/>
              </w:rPr>
              <w:t xml:space="preserve"> </w:t>
            </w:r>
            <w:r w:rsidRPr="009A2958">
              <w:rPr>
                <w:rFonts w:cs="Times New Roman"/>
                <w:sz w:val="20"/>
                <w:szCs w:val="20"/>
              </w:rPr>
              <w:t>처리에</w:t>
            </w:r>
            <w:r w:rsidRPr="009A2958">
              <w:rPr>
                <w:rFonts w:cs="Times New Roman"/>
                <w:sz w:val="20"/>
                <w:szCs w:val="20"/>
              </w:rPr>
              <w:t xml:space="preserve"> </w:t>
            </w:r>
            <w:r w:rsidRPr="009A2958">
              <w:rPr>
                <w:rFonts w:cs="Times New Roman"/>
                <w:sz w:val="20"/>
                <w:szCs w:val="20"/>
              </w:rPr>
              <w:t>대한</w:t>
            </w:r>
            <w:r w:rsidRPr="009A2958">
              <w:rPr>
                <w:rFonts w:cs="Times New Roman"/>
                <w:sz w:val="20"/>
                <w:szCs w:val="20"/>
              </w:rPr>
              <w:t xml:space="preserve"> </w:t>
            </w:r>
            <w:r w:rsidRPr="009A2958">
              <w:rPr>
                <w:rFonts w:cs="Times New Roman"/>
                <w:sz w:val="20"/>
                <w:szCs w:val="20"/>
              </w:rPr>
              <w:t>동의를</w:t>
            </w:r>
            <w:r w:rsidRPr="009A2958">
              <w:rPr>
                <w:rFonts w:cs="Times New Roman"/>
                <w:sz w:val="20"/>
                <w:szCs w:val="20"/>
              </w:rPr>
              <w:t xml:space="preserve"> </w:t>
            </w:r>
            <w:r w:rsidRPr="009A2958">
              <w:rPr>
                <w:rFonts w:cs="Times New Roman"/>
                <w:sz w:val="20"/>
                <w:szCs w:val="20"/>
              </w:rPr>
              <w:t>받고</w:t>
            </w:r>
            <w:r w:rsidRPr="009A2958">
              <w:rPr>
                <w:rFonts w:cs="Times New Roman"/>
                <w:sz w:val="20"/>
                <w:szCs w:val="20"/>
              </w:rPr>
              <w:t xml:space="preserve"> </w:t>
            </w:r>
            <w:r w:rsidRPr="009A2958">
              <w:rPr>
                <w:rFonts w:cs="Times New Roman"/>
                <w:sz w:val="20"/>
                <w:szCs w:val="20"/>
              </w:rPr>
              <w:t>있는데</w:t>
            </w:r>
            <w:r w:rsidRPr="009A2958">
              <w:rPr>
                <w:rFonts w:cs="Times New Roman"/>
                <w:sz w:val="20"/>
                <w:szCs w:val="20"/>
              </w:rPr>
              <w:t xml:space="preserve">, </w:t>
            </w:r>
            <w:r w:rsidRPr="009A2958">
              <w:rPr>
                <w:rFonts w:cs="Times New Roman"/>
                <w:sz w:val="20"/>
                <w:szCs w:val="20"/>
              </w:rPr>
              <w:t>이</w:t>
            </w:r>
            <w:r w:rsidRPr="009A2958">
              <w:rPr>
                <w:rFonts w:cs="Times New Roman"/>
                <w:sz w:val="20"/>
                <w:szCs w:val="20"/>
              </w:rPr>
              <w:t xml:space="preserve"> </w:t>
            </w:r>
            <w:r w:rsidRPr="009A2958">
              <w:rPr>
                <w:rFonts w:cs="Times New Roman"/>
                <w:sz w:val="20"/>
                <w:szCs w:val="20"/>
              </w:rPr>
              <w:t>중</w:t>
            </w:r>
            <w:r w:rsidRPr="009A2958">
              <w:rPr>
                <w:rFonts w:cs="Times New Roman"/>
                <w:sz w:val="20"/>
                <w:szCs w:val="20"/>
              </w:rPr>
              <w:t xml:space="preserve"> “[</w:t>
            </w:r>
            <w:r w:rsidRPr="009A2958">
              <w:rPr>
                <w:rFonts w:cs="Times New Roman"/>
                <w:sz w:val="20"/>
                <w:szCs w:val="20"/>
              </w:rPr>
              <w:t>필수</w:t>
            </w:r>
            <w:r w:rsidRPr="009A2958">
              <w:rPr>
                <w:rFonts w:cs="Times New Roman"/>
                <w:sz w:val="20"/>
                <w:szCs w:val="20"/>
              </w:rPr>
              <w:t xml:space="preserve">] </w:t>
            </w:r>
            <w:r w:rsidRPr="009A2958">
              <w:rPr>
                <w:rFonts w:cs="Times New Roman"/>
                <w:sz w:val="20"/>
                <w:szCs w:val="20"/>
              </w:rPr>
              <w:t>개인정보</w:t>
            </w:r>
            <w:r w:rsidRPr="009A2958">
              <w:rPr>
                <w:rFonts w:cs="Times New Roman"/>
                <w:sz w:val="20"/>
                <w:szCs w:val="20"/>
              </w:rPr>
              <w:t xml:space="preserve"> </w:t>
            </w:r>
            <w:r w:rsidRPr="009A2958">
              <w:rPr>
                <w:rFonts w:cs="Times New Roman"/>
                <w:sz w:val="20"/>
                <w:szCs w:val="20"/>
              </w:rPr>
              <w:t>수집</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이용</w:t>
            </w:r>
            <w:r w:rsidRPr="009A2958">
              <w:rPr>
                <w:rFonts w:cs="Times New Roman"/>
                <w:sz w:val="20"/>
                <w:szCs w:val="20"/>
              </w:rPr>
              <w:t xml:space="preserve"> </w:t>
            </w:r>
            <w:r w:rsidRPr="009A2958">
              <w:rPr>
                <w:rFonts w:cs="Times New Roman"/>
                <w:sz w:val="20"/>
                <w:szCs w:val="20"/>
              </w:rPr>
              <w:t>동의</w:t>
            </w:r>
            <w:r w:rsidRPr="009A2958">
              <w:rPr>
                <w:rFonts w:cs="Times New Roman"/>
                <w:sz w:val="20"/>
                <w:szCs w:val="20"/>
              </w:rPr>
              <w:t>”</w:t>
            </w:r>
            <w:r w:rsidRPr="009A2958">
              <w:rPr>
                <w:rFonts w:cs="Times New Roman"/>
                <w:sz w:val="20"/>
                <w:szCs w:val="20"/>
              </w:rPr>
              <w:t>를</w:t>
            </w:r>
            <w:r w:rsidRPr="009A2958">
              <w:rPr>
                <w:rFonts w:cs="Times New Roman"/>
                <w:sz w:val="20"/>
                <w:szCs w:val="20"/>
              </w:rPr>
              <w:t xml:space="preserve"> </w:t>
            </w:r>
            <w:r w:rsidRPr="009A2958">
              <w:rPr>
                <w:rFonts w:cs="Times New Roman"/>
                <w:sz w:val="20"/>
                <w:szCs w:val="20"/>
              </w:rPr>
              <w:t>받음에</w:t>
            </w:r>
            <w:r w:rsidRPr="009A2958">
              <w:rPr>
                <w:rFonts w:cs="Times New Roman"/>
                <w:sz w:val="20"/>
                <w:szCs w:val="20"/>
              </w:rPr>
              <w:t xml:space="preserve"> </w:t>
            </w:r>
            <w:r w:rsidRPr="009A2958">
              <w:rPr>
                <w:rFonts w:cs="Times New Roman"/>
                <w:sz w:val="20"/>
                <w:szCs w:val="20"/>
              </w:rPr>
              <w:t>있어</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수집</w:t>
            </w:r>
            <w:r w:rsidRPr="009A2958">
              <w:rPr>
                <w:rFonts w:cs="Times New Roman"/>
                <w:sz w:val="20"/>
                <w:szCs w:val="20"/>
              </w:rPr>
              <w:t>/</w:t>
            </w:r>
            <w:r w:rsidRPr="009A2958">
              <w:rPr>
                <w:rFonts w:cs="Times New Roman"/>
                <w:sz w:val="20"/>
                <w:szCs w:val="20"/>
              </w:rPr>
              <w:t>이용</w:t>
            </w:r>
            <w:r w:rsidRPr="009A2958">
              <w:rPr>
                <w:rFonts w:cs="Times New Roman"/>
                <w:sz w:val="20"/>
                <w:szCs w:val="20"/>
              </w:rPr>
              <w:t xml:space="preserve"> </w:t>
            </w:r>
            <w:r w:rsidRPr="009A2958">
              <w:rPr>
                <w:rFonts w:cs="Times New Roman"/>
                <w:sz w:val="20"/>
                <w:szCs w:val="20"/>
              </w:rPr>
              <w:t>목적</w:t>
            </w:r>
            <w:r w:rsidRPr="009A2958">
              <w:rPr>
                <w:rFonts w:cs="Times New Roman"/>
                <w:sz w:val="20"/>
                <w:szCs w:val="20"/>
              </w:rPr>
              <w:t xml:space="preserve"> </w:t>
            </w:r>
            <w:r w:rsidRPr="009A2958">
              <w:rPr>
                <w:rFonts w:cs="Times New Roman"/>
                <w:sz w:val="20"/>
                <w:szCs w:val="20"/>
              </w:rPr>
              <w:t>중</w:t>
            </w:r>
            <w:r w:rsidRPr="009A2958">
              <w:rPr>
                <w:rFonts w:cs="Times New Roman"/>
                <w:sz w:val="20"/>
                <w:szCs w:val="20"/>
              </w:rPr>
              <w:t xml:space="preserve"> </w:t>
            </w:r>
            <w:r w:rsidRPr="009A2958">
              <w:rPr>
                <w:rFonts w:cs="Times New Roman"/>
                <w:sz w:val="20"/>
                <w:szCs w:val="20"/>
              </w:rPr>
              <w:t>하나로</w:t>
            </w:r>
            <w:r w:rsidRPr="009A2958">
              <w:rPr>
                <w:rFonts w:cs="Times New Roman"/>
                <w:sz w:val="20"/>
                <w:szCs w:val="20"/>
              </w:rPr>
              <w:t xml:space="preserve"> “</w:t>
            </w:r>
            <w:r w:rsidRPr="009A2958">
              <w:rPr>
                <w:rFonts w:cs="Times New Roman"/>
                <w:sz w:val="20"/>
                <w:szCs w:val="20"/>
              </w:rPr>
              <w:t>신규서비스</w:t>
            </w:r>
            <w:r w:rsidRPr="009A2958">
              <w:rPr>
                <w:rFonts w:cs="Times New Roman"/>
                <w:sz w:val="20"/>
                <w:szCs w:val="20"/>
              </w:rPr>
              <w:t xml:space="preserve"> </w:t>
            </w:r>
            <w:r w:rsidRPr="009A2958">
              <w:rPr>
                <w:rFonts w:cs="Times New Roman"/>
                <w:sz w:val="20"/>
                <w:szCs w:val="20"/>
              </w:rPr>
              <w:t>개발</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서비스</w:t>
            </w:r>
            <w:r w:rsidRPr="009A2958">
              <w:rPr>
                <w:rFonts w:cs="Times New Roman"/>
                <w:sz w:val="20"/>
                <w:szCs w:val="20"/>
              </w:rPr>
              <w:t xml:space="preserve"> </w:t>
            </w:r>
            <w:r w:rsidRPr="009A2958">
              <w:rPr>
                <w:rFonts w:cs="Times New Roman"/>
                <w:sz w:val="20"/>
                <w:szCs w:val="20"/>
              </w:rPr>
              <w:t>개선</w:t>
            </w:r>
            <w:r w:rsidRPr="009A2958">
              <w:rPr>
                <w:rFonts w:cs="Times New Roman"/>
                <w:sz w:val="20"/>
                <w:szCs w:val="20"/>
              </w:rPr>
              <w:t xml:space="preserve">, </w:t>
            </w:r>
            <w:r w:rsidRPr="009A2958">
              <w:rPr>
                <w:rFonts w:cs="Times New Roman"/>
                <w:sz w:val="20"/>
                <w:szCs w:val="20"/>
              </w:rPr>
              <w:t>개인화</w:t>
            </w:r>
            <w:r w:rsidRPr="009A2958">
              <w:rPr>
                <w:rFonts w:cs="Times New Roman"/>
                <w:sz w:val="20"/>
                <w:szCs w:val="20"/>
              </w:rPr>
              <w:t>/</w:t>
            </w:r>
            <w:r w:rsidRPr="009A2958">
              <w:rPr>
                <w:rFonts w:cs="Times New Roman"/>
                <w:sz w:val="20"/>
                <w:szCs w:val="20"/>
              </w:rPr>
              <w:t>맞춤형</w:t>
            </w:r>
            <w:r w:rsidRPr="009A2958">
              <w:rPr>
                <w:rFonts w:cs="Times New Roman"/>
                <w:sz w:val="20"/>
                <w:szCs w:val="20"/>
              </w:rPr>
              <w:t xml:space="preserve"> </w:t>
            </w:r>
            <w:r w:rsidRPr="009A2958">
              <w:rPr>
                <w:rFonts w:cs="Times New Roman"/>
                <w:sz w:val="20"/>
                <w:szCs w:val="20"/>
              </w:rPr>
              <w:t>서비스</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광고</w:t>
            </w:r>
            <w:r w:rsidRPr="009A2958">
              <w:rPr>
                <w:rFonts w:cs="Times New Roman"/>
                <w:sz w:val="20"/>
                <w:szCs w:val="20"/>
              </w:rPr>
              <w:t xml:space="preserve"> </w:t>
            </w:r>
            <w:r w:rsidRPr="009A2958">
              <w:rPr>
                <w:rFonts w:cs="Times New Roman"/>
                <w:sz w:val="20"/>
                <w:szCs w:val="20"/>
              </w:rPr>
              <w:t>제공</w:t>
            </w:r>
            <w:r w:rsidRPr="009A2958">
              <w:rPr>
                <w:rFonts w:cs="Times New Roman"/>
                <w:sz w:val="20"/>
                <w:szCs w:val="20"/>
              </w:rPr>
              <w:t>”</w:t>
            </w:r>
            <w:r w:rsidRPr="009A2958">
              <w:rPr>
                <w:rFonts w:cs="Times New Roman"/>
                <w:sz w:val="20"/>
                <w:szCs w:val="20"/>
              </w:rPr>
              <w:t>을</w:t>
            </w:r>
            <w:r w:rsidRPr="009A2958">
              <w:rPr>
                <w:rFonts w:cs="Times New Roman"/>
                <w:sz w:val="20"/>
                <w:szCs w:val="20"/>
              </w:rPr>
              <w:t xml:space="preserve"> </w:t>
            </w:r>
            <w:r w:rsidRPr="009A2958">
              <w:rPr>
                <w:rFonts w:cs="Times New Roman"/>
                <w:sz w:val="20"/>
                <w:szCs w:val="20"/>
              </w:rPr>
              <w:t>고지하고</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 xml:space="preserve">. </w:t>
            </w:r>
            <w:r w:rsidRPr="009A2958">
              <w:rPr>
                <w:rFonts w:cs="Times New Roman"/>
                <w:sz w:val="20"/>
                <w:szCs w:val="20"/>
              </w:rPr>
              <w:t>이를</w:t>
            </w:r>
            <w:r w:rsidRPr="009A2958">
              <w:rPr>
                <w:rFonts w:cs="Times New Roman"/>
                <w:sz w:val="20"/>
                <w:szCs w:val="20"/>
              </w:rPr>
              <w:t xml:space="preserve"> </w:t>
            </w:r>
            <w:r w:rsidRPr="009A2958">
              <w:rPr>
                <w:rFonts w:cs="Times New Roman"/>
                <w:sz w:val="20"/>
                <w:szCs w:val="20"/>
              </w:rPr>
              <w:t>통해</w:t>
            </w:r>
            <w:r w:rsidRPr="009A2958">
              <w:rPr>
                <w:rFonts w:cs="Times New Roman"/>
                <w:sz w:val="20"/>
                <w:szCs w:val="20"/>
              </w:rPr>
              <w:t xml:space="preserve"> </w:t>
            </w:r>
            <w:r w:rsidRPr="009A2958">
              <w:rPr>
                <w:rFonts w:cs="Times New Roman"/>
                <w:sz w:val="20"/>
                <w:szCs w:val="20"/>
              </w:rPr>
              <w:t>필수수집되는</w:t>
            </w:r>
            <w:r w:rsidRPr="009A2958">
              <w:rPr>
                <w:rFonts w:cs="Times New Roman"/>
                <w:sz w:val="20"/>
                <w:szCs w:val="20"/>
              </w:rPr>
              <w:t xml:space="preserve"> </w:t>
            </w:r>
            <w:r w:rsidRPr="009A2958">
              <w:rPr>
                <w:rFonts w:cs="Times New Roman"/>
                <w:sz w:val="20"/>
                <w:szCs w:val="20"/>
              </w:rPr>
              <w:t>개인정보</w:t>
            </w:r>
            <w:r w:rsidRPr="009A2958">
              <w:rPr>
                <w:rFonts w:cs="Times New Roman"/>
                <w:sz w:val="20"/>
                <w:szCs w:val="20"/>
              </w:rPr>
              <w:t xml:space="preserve"> </w:t>
            </w:r>
            <w:r w:rsidRPr="009A2958">
              <w:rPr>
                <w:rFonts w:cs="Times New Roman"/>
                <w:sz w:val="20"/>
                <w:szCs w:val="20"/>
              </w:rPr>
              <w:t>항목은</w:t>
            </w:r>
            <w:r>
              <w:rPr>
                <w:rFonts w:cs="Times New Roman" w:hint="eastAsia"/>
                <w:sz w:val="20"/>
                <w:szCs w:val="20"/>
              </w:rPr>
              <w:t xml:space="preserve"> </w:t>
            </w:r>
            <w:r>
              <w:rPr>
                <w:rFonts w:cs="Times New Roman" w:hint="eastAsia"/>
                <w:sz w:val="20"/>
                <w:szCs w:val="20"/>
              </w:rPr>
              <w:t>앱마다</w:t>
            </w:r>
            <w:r>
              <w:rPr>
                <w:rFonts w:cs="Times New Roman" w:hint="eastAsia"/>
                <w:sz w:val="20"/>
                <w:szCs w:val="20"/>
              </w:rPr>
              <w:t xml:space="preserve"> </w:t>
            </w:r>
            <w:r>
              <w:rPr>
                <w:rFonts w:cs="Times New Roman" w:hint="eastAsia"/>
                <w:sz w:val="20"/>
                <w:szCs w:val="20"/>
              </w:rPr>
              <w:t>조금씩</w:t>
            </w:r>
            <w:r>
              <w:rPr>
                <w:rFonts w:cs="Times New Roman" w:hint="eastAsia"/>
                <w:sz w:val="20"/>
                <w:szCs w:val="20"/>
              </w:rPr>
              <w:t xml:space="preserve"> </w:t>
            </w:r>
            <w:r>
              <w:rPr>
                <w:rFonts w:cs="Times New Roman" w:hint="eastAsia"/>
                <w:sz w:val="20"/>
                <w:szCs w:val="20"/>
              </w:rPr>
              <w:t>다르나</w:t>
            </w:r>
            <w:r>
              <w:rPr>
                <w:rFonts w:cs="Times New Roman" w:hint="eastAsia"/>
                <w:sz w:val="20"/>
                <w:szCs w:val="20"/>
              </w:rPr>
              <w:t>,</w:t>
            </w:r>
            <w:r w:rsidRPr="009A2958">
              <w:rPr>
                <w:rFonts w:cs="Times New Roman"/>
                <w:sz w:val="20"/>
                <w:szCs w:val="20"/>
              </w:rPr>
              <w:t xml:space="preserve"> </w:t>
            </w:r>
            <w:r>
              <w:rPr>
                <w:rFonts w:cs="Times New Roman"/>
                <w:sz w:val="20"/>
                <w:szCs w:val="20"/>
              </w:rPr>
              <w:t>‘</w:t>
            </w:r>
            <w:r w:rsidRPr="009A2958">
              <w:rPr>
                <w:rFonts w:cs="Times New Roman"/>
                <w:sz w:val="20"/>
                <w:szCs w:val="20"/>
              </w:rPr>
              <w:t>카카오계정</w:t>
            </w:r>
            <w:r w:rsidRPr="009A2958">
              <w:rPr>
                <w:rFonts w:cs="Times New Roman"/>
                <w:sz w:val="20"/>
                <w:szCs w:val="20"/>
              </w:rPr>
              <w:t>, T</w:t>
            </w:r>
            <w:r w:rsidRPr="009A2958">
              <w:rPr>
                <w:rFonts w:cs="Times New Roman"/>
                <w:sz w:val="20"/>
                <w:szCs w:val="20"/>
              </w:rPr>
              <w:t>계정</w:t>
            </w:r>
            <w:r w:rsidRPr="009A2958">
              <w:rPr>
                <w:rFonts w:cs="Times New Roman"/>
                <w:sz w:val="20"/>
                <w:szCs w:val="20"/>
              </w:rPr>
              <w:t xml:space="preserve">, </w:t>
            </w:r>
            <w:r w:rsidRPr="009A2958">
              <w:rPr>
                <w:rFonts w:cs="Times New Roman"/>
                <w:sz w:val="20"/>
                <w:szCs w:val="20"/>
              </w:rPr>
              <w:t>휴대폰번호</w:t>
            </w:r>
            <w:r w:rsidRPr="009A2958">
              <w:rPr>
                <w:rFonts w:cs="Times New Roman"/>
                <w:sz w:val="20"/>
                <w:szCs w:val="20"/>
              </w:rPr>
              <w:t xml:space="preserve">, </w:t>
            </w:r>
            <w:r w:rsidRPr="009A2958">
              <w:rPr>
                <w:rFonts w:cs="Times New Roman"/>
                <w:sz w:val="20"/>
                <w:szCs w:val="20"/>
              </w:rPr>
              <w:t>이름</w:t>
            </w:r>
            <w:r w:rsidRPr="009A2958">
              <w:rPr>
                <w:rFonts w:cs="Times New Roman"/>
                <w:sz w:val="20"/>
                <w:szCs w:val="20"/>
              </w:rPr>
              <w:t>(</w:t>
            </w:r>
            <w:r w:rsidRPr="009A2958">
              <w:rPr>
                <w:rFonts w:cs="Times New Roman"/>
                <w:sz w:val="20"/>
                <w:szCs w:val="20"/>
              </w:rPr>
              <w:t>닉네임</w:t>
            </w:r>
            <w:r w:rsidRPr="009A2958">
              <w:rPr>
                <w:rFonts w:cs="Times New Roman"/>
                <w:sz w:val="20"/>
                <w:szCs w:val="20"/>
              </w:rPr>
              <w:t xml:space="preserve">), </w:t>
            </w:r>
            <w:r w:rsidRPr="009A2958">
              <w:rPr>
                <w:rFonts w:cs="Times New Roman"/>
                <w:sz w:val="20"/>
                <w:szCs w:val="20"/>
              </w:rPr>
              <w:t>프로필</w:t>
            </w:r>
            <w:r w:rsidRPr="009A2958">
              <w:rPr>
                <w:rFonts w:cs="Times New Roman"/>
                <w:sz w:val="20"/>
                <w:szCs w:val="20"/>
              </w:rPr>
              <w:t xml:space="preserve"> </w:t>
            </w:r>
            <w:r w:rsidRPr="009A2958">
              <w:rPr>
                <w:rFonts w:cs="Times New Roman"/>
                <w:sz w:val="20"/>
                <w:szCs w:val="20"/>
              </w:rPr>
              <w:t>사진</w:t>
            </w:r>
            <w:r w:rsidRPr="009A2958">
              <w:rPr>
                <w:rFonts w:cs="Times New Roman"/>
                <w:sz w:val="20"/>
                <w:szCs w:val="20"/>
              </w:rPr>
              <w:t xml:space="preserve">, </w:t>
            </w:r>
            <w:r w:rsidRPr="009A2958">
              <w:rPr>
                <w:rFonts w:cs="Times New Roman"/>
                <w:sz w:val="20"/>
                <w:szCs w:val="20"/>
              </w:rPr>
              <w:t>차량번호</w:t>
            </w:r>
            <w:r w:rsidRPr="009A2958">
              <w:rPr>
                <w:rFonts w:cs="Times New Roman"/>
                <w:sz w:val="20"/>
                <w:szCs w:val="20"/>
              </w:rPr>
              <w:t xml:space="preserve">, </w:t>
            </w:r>
            <w:r w:rsidRPr="009A2958">
              <w:rPr>
                <w:rFonts w:cs="Times New Roman"/>
                <w:sz w:val="20"/>
                <w:szCs w:val="20"/>
              </w:rPr>
              <w:t>현금영수증카드번호</w:t>
            </w:r>
            <w:r w:rsidRPr="009A2958">
              <w:rPr>
                <w:rFonts w:cs="Times New Roman"/>
                <w:sz w:val="20"/>
                <w:szCs w:val="20"/>
              </w:rPr>
              <w:t xml:space="preserve">, </w:t>
            </w:r>
            <w:r w:rsidRPr="009A2958">
              <w:rPr>
                <w:rFonts w:cs="Times New Roman"/>
                <w:sz w:val="20"/>
                <w:szCs w:val="20"/>
              </w:rPr>
              <w:t>위치정보</w:t>
            </w:r>
            <w:r w:rsidRPr="009A2958">
              <w:rPr>
                <w:rFonts w:cs="Times New Roman"/>
                <w:sz w:val="20"/>
                <w:szCs w:val="20"/>
              </w:rPr>
              <w:t xml:space="preserve">, </w:t>
            </w:r>
            <w:r w:rsidRPr="009A2958">
              <w:rPr>
                <w:rFonts w:cs="Times New Roman"/>
                <w:sz w:val="20"/>
                <w:szCs w:val="20"/>
              </w:rPr>
              <w:t>예약정보</w:t>
            </w:r>
            <w:r w:rsidRPr="009A2958">
              <w:rPr>
                <w:rFonts w:cs="Times New Roman"/>
                <w:sz w:val="20"/>
                <w:szCs w:val="20"/>
              </w:rPr>
              <w:t xml:space="preserve">, </w:t>
            </w:r>
            <w:r w:rsidRPr="009A2958">
              <w:rPr>
                <w:rFonts w:cs="Times New Roman"/>
                <w:sz w:val="20"/>
                <w:szCs w:val="20"/>
              </w:rPr>
              <w:t>주소</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 </w:t>
            </w:r>
            <w:r w:rsidRPr="009A2958">
              <w:rPr>
                <w:rFonts w:cs="Times New Roman"/>
                <w:sz w:val="20"/>
                <w:szCs w:val="20"/>
              </w:rPr>
              <w:t>서비스</w:t>
            </w:r>
            <w:r w:rsidRPr="009A2958">
              <w:rPr>
                <w:rFonts w:cs="Times New Roman"/>
                <w:sz w:val="20"/>
                <w:szCs w:val="20"/>
              </w:rPr>
              <w:t xml:space="preserve"> </w:t>
            </w:r>
            <w:r w:rsidRPr="009A2958">
              <w:rPr>
                <w:rFonts w:cs="Times New Roman"/>
                <w:sz w:val="20"/>
                <w:szCs w:val="20"/>
              </w:rPr>
              <w:t>친구목록</w:t>
            </w:r>
            <w:r>
              <w:rPr>
                <w:rFonts w:cs="Times New Roman" w:hint="eastAsia"/>
                <w:sz w:val="20"/>
                <w:szCs w:val="20"/>
              </w:rPr>
              <w:t xml:space="preserve">, </w:t>
            </w:r>
            <w:r>
              <w:rPr>
                <w:rFonts w:cs="Times New Roman" w:hint="eastAsia"/>
                <w:sz w:val="20"/>
                <w:szCs w:val="20"/>
              </w:rPr>
              <w:t>행태정보</w:t>
            </w:r>
            <w:r>
              <w:rPr>
                <w:rFonts w:cs="Times New Roman"/>
                <w:sz w:val="20"/>
                <w:szCs w:val="20"/>
              </w:rPr>
              <w:t xml:space="preserve">’ </w:t>
            </w:r>
            <w:r>
              <w:rPr>
                <w:rFonts w:cs="Times New Roman" w:hint="eastAsia"/>
                <w:sz w:val="20"/>
                <w:szCs w:val="20"/>
              </w:rPr>
              <w:t>등이</w:t>
            </w:r>
            <w:r>
              <w:rPr>
                <w:rFonts w:cs="Times New Roman" w:hint="eastAsia"/>
                <w:sz w:val="20"/>
                <w:szCs w:val="20"/>
              </w:rPr>
              <w:t xml:space="preserve"> </w:t>
            </w:r>
            <w:r>
              <w:rPr>
                <w:rFonts w:cs="Times New Roman" w:hint="eastAsia"/>
                <w:sz w:val="20"/>
                <w:szCs w:val="20"/>
              </w:rPr>
              <w:t>포함되어</w:t>
            </w:r>
            <w:r>
              <w:rPr>
                <w:rFonts w:cs="Times New Roman" w:hint="eastAsia"/>
                <w:sz w:val="20"/>
                <w:szCs w:val="20"/>
              </w:rPr>
              <w:t xml:space="preserve"> </w:t>
            </w:r>
            <w:r>
              <w:rPr>
                <w:rFonts w:cs="Times New Roman" w:hint="eastAsia"/>
                <w:sz w:val="20"/>
                <w:szCs w:val="20"/>
              </w:rPr>
              <w:t>있음</w:t>
            </w:r>
            <w:r w:rsidRPr="009A2958">
              <w:rPr>
                <w:rFonts w:cs="Times New Roman"/>
                <w:sz w:val="20"/>
                <w:szCs w:val="20"/>
              </w:rPr>
              <w:t>.</w:t>
            </w:r>
          </w:p>
          <w:p w14:paraId="19915F5D" w14:textId="77777777" w:rsidR="004E04A7" w:rsidRDefault="004E04A7" w:rsidP="004E04A7">
            <w:pPr>
              <w:pStyle w:val="a8"/>
              <w:widowControl/>
              <w:numPr>
                <w:ilvl w:val="0"/>
                <w:numId w:val="2"/>
              </w:numPr>
              <w:spacing w:before="40" w:after="120" w:line="276"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위</w:t>
            </w:r>
            <w:r w:rsidRPr="009A2958">
              <w:rPr>
                <w:rFonts w:cs="Times New Roman"/>
                <w:sz w:val="20"/>
                <w:szCs w:val="20"/>
              </w:rPr>
              <w:t xml:space="preserve"> </w:t>
            </w:r>
            <w:r>
              <w:rPr>
                <w:rFonts w:cs="Times New Roman" w:hint="eastAsia"/>
                <w:sz w:val="20"/>
                <w:szCs w:val="20"/>
              </w:rPr>
              <w:t>각</w:t>
            </w:r>
            <w:r>
              <w:rPr>
                <w:rFonts w:cs="Times New Roman" w:hint="eastAsia"/>
                <w:sz w:val="20"/>
                <w:szCs w:val="20"/>
              </w:rPr>
              <w:t xml:space="preserve"> </w:t>
            </w:r>
            <w:r w:rsidRPr="009A2958">
              <w:rPr>
                <w:rFonts w:cs="Times New Roman"/>
                <w:sz w:val="20"/>
                <w:szCs w:val="20"/>
              </w:rPr>
              <w:t>필수동의</w:t>
            </w:r>
            <w:r w:rsidRPr="009A2958">
              <w:rPr>
                <w:rFonts w:cs="Times New Roman"/>
                <w:sz w:val="20"/>
                <w:szCs w:val="20"/>
              </w:rPr>
              <w:t xml:space="preserve"> </w:t>
            </w:r>
            <w:r w:rsidRPr="009A2958">
              <w:rPr>
                <w:rFonts w:cs="Times New Roman"/>
                <w:sz w:val="20"/>
                <w:szCs w:val="20"/>
              </w:rPr>
              <w:t>외에도</w:t>
            </w:r>
            <w:r w:rsidRPr="009A2958">
              <w:rPr>
                <w:rFonts w:cs="Times New Roman"/>
                <w:sz w:val="20"/>
                <w:szCs w:val="20"/>
              </w:rPr>
              <w:t xml:space="preserve"> </w:t>
            </w:r>
            <w:r>
              <w:rPr>
                <w:rFonts w:cs="Times New Roman" w:hint="eastAsia"/>
                <w:sz w:val="20"/>
                <w:szCs w:val="20"/>
              </w:rPr>
              <w:t>각</w:t>
            </w:r>
            <w:r>
              <w:rPr>
                <w:rFonts w:cs="Times New Roman" w:hint="eastAsia"/>
                <w:sz w:val="20"/>
                <w:szCs w:val="20"/>
              </w:rPr>
              <w:t xml:space="preserve"> </w:t>
            </w:r>
            <w:r>
              <w:rPr>
                <w:rFonts w:cs="Times New Roman" w:hint="eastAsia"/>
                <w:sz w:val="20"/>
                <w:szCs w:val="20"/>
              </w:rPr>
              <w:t>앱별로</w:t>
            </w:r>
            <w:r>
              <w:rPr>
                <w:rFonts w:cs="Times New Roman" w:hint="eastAsia"/>
                <w:sz w:val="20"/>
                <w:szCs w:val="20"/>
              </w:rPr>
              <w:t xml:space="preserve"> </w:t>
            </w:r>
            <w:r w:rsidRPr="009A2958">
              <w:rPr>
                <w:rFonts w:cs="Times New Roman"/>
                <w:sz w:val="20"/>
                <w:szCs w:val="20"/>
              </w:rPr>
              <w:t>“[</w:t>
            </w:r>
            <w:r w:rsidRPr="009A2958">
              <w:rPr>
                <w:rFonts w:cs="Times New Roman"/>
                <w:sz w:val="20"/>
                <w:szCs w:val="20"/>
              </w:rPr>
              <w:t>선택</w:t>
            </w:r>
            <w:r w:rsidRPr="009A2958">
              <w:rPr>
                <w:rFonts w:cs="Times New Roman"/>
                <w:sz w:val="20"/>
                <w:szCs w:val="20"/>
              </w:rPr>
              <w:t xml:space="preserve">] </w:t>
            </w:r>
            <w:r w:rsidRPr="009A2958">
              <w:rPr>
                <w:rFonts w:cs="Times New Roman"/>
                <w:sz w:val="20"/>
                <w:szCs w:val="20"/>
              </w:rPr>
              <w:t>이벤트</w:t>
            </w:r>
            <w:r w:rsidRPr="009A2958">
              <w:rPr>
                <w:rFonts w:cs="Times New Roman"/>
                <w:sz w:val="20"/>
                <w:szCs w:val="20"/>
              </w:rPr>
              <w:t>/</w:t>
            </w:r>
            <w:r w:rsidRPr="009A2958">
              <w:rPr>
                <w:rFonts w:cs="Times New Roman"/>
                <w:sz w:val="20"/>
                <w:szCs w:val="20"/>
              </w:rPr>
              <w:t>마케팅</w:t>
            </w:r>
            <w:r w:rsidRPr="009A2958">
              <w:rPr>
                <w:rFonts w:cs="Times New Roman"/>
                <w:sz w:val="20"/>
                <w:szCs w:val="20"/>
              </w:rPr>
              <w:t xml:space="preserve"> </w:t>
            </w:r>
            <w:r w:rsidRPr="009A2958">
              <w:rPr>
                <w:rFonts w:cs="Times New Roman"/>
                <w:sz w:val="20"/>
                <w:szCs w:val="20"/>
              </w:rPr>
              <w:t>활용</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안내</w:t>
            </w:r>
            <w:r w:rsidRPr="009A2958">
              <w:rPr>
                <w:rFonts w:cs="Times New Roman"/>
                <w:sz w:val="20"/>
                <w:szCs w:val="20"/>
              </w:rPr>
              <w:t xml:space="preserve">” </w:t>
            </w:r>
            <w:r w:rsidRPr="009A2958">
              <w:rPr>
                <w:rFonts w:cs="Times New Roman"/>
                <w:sz w:val="20"/>
                <w:szCs w:val="20"/>
              </w:rPr>
              <w:t>동의</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선택</w:t>
            </w:r>
            <w:r w:rsidRPr="009A2958">
              <w:rPr>
                <w:rFonts w:cs="Times New Roman"/>
                <w:sz w:val="20"/>
                <w:szCs w:val="20"/>
              </w:rPr>
              <w:t xml:space="preserve">] </w:t>
            </w:r>
            <w:r w:rsidRPr="009A2958">
              <w:rPr>
                <w:rFonts w:cs="Times New Roman"/>
                <w:sz w:val="20"/>
                <w:szCs w:val="20"/>
              </w:rPr>
              <w:t>이벤트</w:t>
            </w:r>
            <w:r w:rsidRPr="009A2958">
              <w:rPr>
                <w:rFonts w:cs="Times New Roman"/>
                <w:sz w:val="20"/>
                <w:szCs w:val="20"/>
              </w:rPr>
              <w:t xml:space="preserve"> </w:t>
            </w:r>
            <w:r w:rsidRPr="009A2958">
              <w:rPr>
                <w:rFonts w:cs="Times New Roman"/>
                <w:sz w:val="20"/>
                <w:szCs w:val="20"/>
              </w:rPr>
              <w:t>알림</w:t>
            </w:r>
            <w:r w:rsidRPr="009A2958">
              <w:rPr>
                <w:rFonts w:cs="Times New Roman"/>
                <w:sz w:val="20"/>
                <w:szCs w:val="20"/>
              </w:rPr>
              <w:t xml:space="preserve"> </w:t>
            </w:r>
            <w:r w:rsidRPr="009A2958">
              <w:rPr>
                <w:rFonts w:cs="Times New Roman"/>
                <w:sz w:val="20"/>
                <w:szCs w:val="20"/>
              </w:rPr>
              <w:t>수신</w:t>
            </w:r>
            <w:r w:rsidRPr="009A2958">
              <w:rPr>
                <w:rFonts w:cs="Times New Roman"/>
                <w:sz w:val="20"/>
                <w:szCs w:val="20"/>
              </w:rPr>
              <w:t xml:space="preserve"> </w:t>
            </w:r>
            <w:r w:rsidRPr="009A2958">
              <w:rPr>
                <w:rFonts w:cs="Times New Roman"/>
                <w:sz w:val="20"/>
                <w:szCs w:val="20"/>
              </w:rPr>
              <w:t>동의</w:t>
            </w:r>
            <w:r w:rsidRPr="009A2958">
              <w:rPr>
                <w:rFonts w:cs="Times New Roman"/>
                <w:sz w:val="20"/>
                <w:szCs w:val="20"/>
              </w:rPr>
              <w:t>”</w:t>
            </w:r>
            <w:r w:rsidRPr="009A2958">
              <w:rPr>
                <w:rFonts w:cs="Times New Roman"/>
                <w:sz w:val="20"/>
                <w:szCs w:val="20"/>
              </w:rPr>
              <w:t>를</w:t>
            </w:r>
            <w:r w:rsidRPr="009A2958">
              <w:rPr>
                <w:rFonts w:cs="Times New Roman"/>
                <w:sz w:val="20"/>
                <w:szCs w:val="20"/>
              </w:rPr>
              <w:t xml:space="preserve"> </w:t>
            </w:r>
            <w:r w:rsidRPr="009A2958">
              <w:rPr>
                <w:rFonts w:cs="Times New Roman"/>
                <w:sz w:val="20"/>
                <w:szCs w:val="20"/>
              </w:rPr>
              <w:t>받고</w:t>
            </w:r>
            <w:r w:rsidRPr="009A2958">
              <w:rPr>
                <w:rFonts w:cs="Times New Roman"/>
                <w:sz w:val="20"/>
                <w:szCs w:val="20"/>
              </w:rPr>
              <w:t xml:space="preserve"> </w:t>
            </w:r>
            <w:r w:rsidRPr="009A2958">
              <w:rPr>
                <w:rFonts w:cs="Times New Roman"/>
                <w:sz w:val="20"/>
                <w:szCs w:val="20"/>
              </w:rPr>
              <w:t>있으며</w:t>
            </w:r>
            <w:r w:rsidRPr="009A2958">
              <w:rPr>
                <w:rFonts w:cs="Times New Roman"/>
                <w:sz w:val="20"/>
                <w:szCs w:val="20"/>
              </w:rPr>
              <w:t xml:space="preserve">. </w:t>
            </w:r>
            <w:r w:rsidRPr="009A2958">
              <w:rPr>
                <w:rFonts w:cs="Times New Roman"/>
                <w:sz w:val="20"/>
                <w:szCs w:val="20"/>
              </w:rPr>
              <w:t>위</w:t>
            </w:r>
            <w:r w:rsidRPr="009A2958">
              <w:rPr>
                <w:rFonts w:cs="Times New Roman"/>
                <w:sz w:val="20"/>
                <w:szCs w:val="20"/>
              </w:rPr>
              <w:t xml:space="preserve"> “[</w:t>
            </w:r>
            <w:r w:rsidRPr="009A2958">
              <w:rPr>
                <w:rFonts w:cs="Times New Roman"/>
                <w:sz w:val="20"/>
                <w:szCs w:val="20"/>
              </w:rPr>
              <w:t>선택</w:t>
            </w:r>
            <w:r w:rsidRPr="009A2958">
              <w:rPr>
                <w:rFonts w:cs="Times New Roman"/>
                <w:sz w:val="20"/>
                <w:szCs w:val="20"/>
              </w:rPr>
              <w:t xml:space="preserve">] </w:t>
            </w:r>
            <w:r w:rsidRPr="009A2958">
              <w:rPr>
                <w:rFonts w:cs="Times New Roman"/>
                <w:sz w:val="20"/>
                <w:szCs w:val="20"/>
              </w:rPr>
              <w:t>이벤트</w:t>
            </w:r>
            <w:r w:rsidRPr="009A2958">
              <w:rPr>
                <w:rFonts w:cs="Times New Roman"/>
                <w:sz w:val="20"/>
                <w:szCs w:val="20"/>
              </w:rPr>
              <w:t>/</w:t>
            </w:r>
            <w:r w:rsidRPr="009A2958">
              <w:rPr>
                <w:rFonts w:cs="Times New Roman"/>
                <w:sz w:val="20"/>
                <w:szCs w:val="20"/>
              </w:rPr>
              <w:t>마케팅</w:t>
            </w:r>
            <w:r w:rsidRPr="009A2958">
              <w:rPr>
                <w:rFonts w:cs="Times New Roman"/>
                <w:sz w:val="20"/>
                <w:szCs w:val="20"/>
              </w:rPr>
              <w:t xml:space="preserve"> </w:t>
            </w:r>
            <w:r w:rsidRPr="009A2958">
              <w:rPr>
                <w:rFonts w:cs="Times New Roman"/>
                <w:sz w:val="20"/>
                <w:szCs w:val="20"/>
              </w:rPr>
              <w:t>활용</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안내</w:t>
            </w:r>
            <w:r w:rsidRPr="009A2958">
              <w:rPr>
                <w:rFonts w:cs="Times New Roman"/>
                <w:sz w:val="20"/>
                <w:szCs w:val="20"/>
              </w:rPr>
              <w:t>”</w:t>
            </w:r>
            <w:r w:rsidRPr="009A2958">
              <w:rPr>
                <w:rFonts w:cs="Times New Roman"/>
                <w:sz w:val="20"/>
                <w:szCs w:val="20"/>
              </w:rPr>
              <w:t>에</w:t>
            </w:r>
            <w:r w:rsidRPr="009A2958">
              <w:rPr>
                <w:rFonts w:cs="Times New Roman"/>
                <w:sz w:val="20"/>
                <w:szCs w:val="20"/>
              </w:rPr>
              <w:t xml:space="preserve"> </w:t>
            </w:r>
            <w:r w:rsidRPr="009A2958">
              <w:rPr>
                <w:rFonts w:cs="Times New Roman"/>
                <w:sz w:val="20"/>
                <w:szCs w:val="20"/>
              </w:rPr>
              <w:t>따라</w:t>
            </w:r>
            <w:r w:rsidRPr="009A2958">
              <w:rPr>
                <w:rFonts w:cs="Times New Roman"/>
                <w:sz w:val="20"/>
                <w:szCs w:val="20"/>
              </w:rPr>
              <w:t xml:space="preserve"> </w:t>
            </w:r>
            <w:r w:rsidRPr="009A2958">
              <w:rPr>
                <w:rFonts w:cs="Times New Roman"/>
                <w:sz w:val="20"/>
                <w:szCs w:val="20"/>
              </w:rPr>
              <w:t>수집</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이용되는</w:t>
            </w:r>
            <w:r w:rsidRPr="009A2958">
              <w:rPr>
                <w:rFonts w:cs="Times New Roman"/>
                <w:sz w:val="20"/>
                <w:szCs w:val="20"/>
              </w:rPr>
              <w:t xml:space="preserve"> </w:t>
            </w:r>
            <w:r w:rsidRPr="009A2958">
              <w:rPr>
                <w:rFonts w:cs="Times New Roman"/>
                <w:sz w:val="20"/>
                <w:szCs w:val="20"/>
              </w:rPr>
              <w:t>개인정보</w:t>
            </w:r>
            <w:r w:rsidRPr="009A2958">
              <w:rPr>
                <w:rFonts w:cs="Times New Roman"/>
                <w:sz w:val="20"/>
                <w:szCs w:val="20"/>
              </w:rPr>
              <w:t xml:space="preserve"> </w:t>
            </w:r>
            <w:r w:rsidRPr="009A2958">
              <w:rPr>
                <w:rFonts w:cs="Times New Roman"/>
                <w:sz w:val="20"/>
                <w:szCs w:val="20"/>
              </w:rPr>
              <w:t>항목</w:t>
            </w:r>
            <w:r>
              <w:rPr>
                <w:rFonts w:cs="Times New Roman" w:hint="eastAsia"/>
                <w:sz w:val="20"/>
                <w:szCs w:val="20"/>
              </w:rPr>
              <w:t xml:space="preserve"> </w:t>
            </w:r>
            <w:r>
              <w:rPr>
                <w:rFonts w:cs="Times New Roman" w:hint="eastAsia"/>
                <w:sz w:val="20"/>
                <w:szCs w:val="20"/>
              </w:rPr>
              <w:t>또한</w:t>
            </w:r>
            <w:r>
              <w:rPr>
                <w:rFonts w:cs="Times New Roman" w:hint="eastAsia"/>
                <w:sz w:val="20"/>
                <w:szCs w:val="20"/>
              </w:rPr>
              <w:t xml:space="preserve"> </w:t>
            </w:r>
            <w:r>
              <w:rPr>
                <w:rFonts w:cs="Times New Roman" w:hint="eastAsia"/>
                <w:sz w:val="20"/>
                <w:szCs w:val="20"/>
              </w:rPr>
              <w:t>앱마다</w:t>
            </w:r>
            <w:r>
              <w:rPr>
                <w:rFonts w:cs="Times New Roman" w:hint="eastAsia"/>
                <w:sz w:val="20"/>
                <w:szCs w:val="20"/>
              </w:rPr>
              <w:t xml:space="preserve"> </w:t>
            </w:r>
            <w:r>
              <w:rPr>
                <w:rFonts w:cs="Times New Roman" w:hint="eastAsia"/>
                <w:sz w:val="20"/>
                <w:szCs w:val="20"/>
              </w:rPr>
              <w:t>조금씩</w:t>
            </w:r>
            <w:r>
              <w:rPr>
                <w:rFonts w:cs="Times New Roman" w:hint="eastAsia"/>
                <w:sz w:val="20"/>
                <w:szCs w:val="20"/>
              </w:rPr>
              <w:t xml:space="preserve"> </w:t>
            </w:r>
            <w:r>
              <w:rPr>
                <w:rFonts w:cs="Times New Roman" w:hint="eastAsia"/>
                <w:sz w:val="20"/>
                <w:szCs w:val="20"/>
              </w:rPr>
              <w:t>다르나</w:t>
            </w:r>
            <w:r>
              <w:rPr>
                <w:rFonts w:cs="Times New Roman" w:hint="eastAsia"/>
                <w:sz w:val="20"/>
                <w:szCs w:val="20"/>
              </w:rPr>
              <w:t>,</w:t>
            </w:r>
            <w:r w:rsidRPr="009A2958">
              <w:rPr>
                <w:rFonts w:cs="Times New Roman"/>
                <w:sz w:val="20"/>
                <w:szCs w:val="20"/>
              </w:rPr>
              <w:t xml:space="preserve"> </w:t>
            </w:r>
            <w:r w:rsidRPr="009A2958">
              <w:rPr>
                <w:rFonts w:cs="Times New Roman"/>
                <w:sz w:val="20"/>
                <w:szCs w:val="20"/>
              </w:rPr>
              <w:t>카카오</w:t>
            </w:r>
            <w:r w:rsidRPr="009A2958">
              <w:rPr>
                <w:rFonts w:cs="Times New Roman"/>
                <w:sz w:val="20"/>
                <w:szCs w:val="20"/>
              </w:rPr>
              <w:t xml:space="preserve"> </w:t>
            </w:r>
            <w:r w:rsidRPr="009A2958">
              <w:rPr>
                <w:rFonts w:cs="Times New Roman"/>
                <w:sz w:val="20"/>
                <w:szCs w:val="20"/>
              </w:rPr>
              <w:t>계정</w:t>
            </w:r>
            <w:r w:rsidRPr="009A2958">
              <w:rPr>
                <w:rFonts w:cs="Times New Roman"/>
                <w:sz w:val="20"/>
                <w:szCs w:val="20"/>
              </w:rPr>
              <w:t>, T</w:t>
            </w:r>
            <w:r w:rsidRPr="009A2958">
              <w:rPr>
                <w:rFonts w:cs="Times New Roman"/>
                <w:sz w:val="20"/>
                <w:szCs w:val="20"/>
              </w:rPr>
              <w:t>계정</w:t>
            </w:r>
            <w:r w:rsidRPr="009A2958">
              <w:rPr>
                <w:rFonts w:cs="Times New Roman"/>
                <w:sz w:val="20"/>
                <w:szCs w:val="20"/>
              </w:rPr>
              <w:t xml:space="preserve">, </w:t>
            </w:r>
            <w:r w:rsidRPr="009A2958">
              <w:rPr>
                <w:rFonts w:cs="Times New Roman"/>
                <w:sz w:val="20"/>
                <w:szCs w:val="20"/>
              </w:rPr>
              <w:t>휴대폰번호</w:t>
            </w:r>
            <w:r>
              <w:rPr>
                <w:rFonts w:cs="Times New Roman" w:hint="eastAsia"/>
                <w:sz w:val="20"/>
                <w:szCs w:val="20"/>
              </w:rPr>
              <w:t xml:space="preserve">, </w:t>
            </w:r>
            <w:r>
              <w:rPr>
                <w:rFonts w:cs="Times New Roman" w:hint="eastAsia"/>
                <w:sz w:val="20"/>
                <w:szCs w:val="20"/>
              </w:rPr>
              <w:t>이메일과</w:t>
            </w:r>
            <w:r>
              <w:rPr>
                <w:rFonts w:cs="Times New Roman" w:hint="eastAsia"/>
                <w:sz w:val="20"/>
                <w:szCs w:val="20"/>
              </w:rPr>
              <w:t xml:space="preserve"> </w:t>
            </w:r>
            <w:r>
              <w:rPr>
                <w:rFonts w:cs="Times New Roman" w:hint="eastAsia"/>
                <w:sz w:val="20"/>
                <w:szCs w:val="20"/>
              </w:rPr>
              <w:t>같이</w:t>
            </w:r>
            <w:r>
              <w:rPr>
                <w:rFonts w:cs="Times New Roman" w:hint="eastAsia"/>
                <w:sz w:val="20"/>
                <w:szCs w:val="20"/>
              </w:rPr>
              <w:t xml:space="preserve"> </w:t>
            </w:r>
            <w:r>
              <w:rPr>
                <w:rFonts w:cs="Times New Roman" w:hint="eastAsia"/>
                <w:sz w:val="20"/>
                <w:szCs w:val="20"/>
              </w:rPr>
              <w:t>제한적인</w:t>
            </w:r>
            <w:r>
              <w:rPr>
                <w:rFonts w:cs="Times New Roman" w:hint="eastAsia"/>
                <w:sz w:val="20"/>
                <w:szCs w:val="20"/>
              </w:rPr>
              <w:t xml:space="preserve"> </w:t>
            </w:r>
            <w:r>
              <w:rPr>
                <w:rFonts w:cs="Times New Roman" w:hint="eastAsia"/>
                <w:sz w:val="20"/>
                <w:szCs w:val="20"/>
              </w:rPr>
              <w:t>정보만</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대상으로</w:t>
            </w:r>
            <w:r>
              <w:rPr>
                <w:rFonts w:cs="Times New Roman" w:hint="eastAsia"/>
                <w:sz w:val="20"/>
                <w:szCs w:val="20"/>
              </w:rPr>
              <w:t xml:space="preserve"> </w:t>
            </w:r>
            <w:r>
              <w:rPr>
                <w:rFonts w:cs="Times New Roman" w:hint="eastAsia"/>
                <w:sz w:val="20"/>
                <w:szCs w:val="20"/>
              </w:rPr>
              <w:t>기재되어</w:t>
            </w:r>
            <w:r>
              <w:rPr>
                <w:rFonts w:cs="Times New Roman" w:hint="eastAsia"/>
                <w:sz w:val="20"/>
                <w:szCs w:val="20"/>
              </w:rPr>
              <w:t xml:space="preserve"> </w:t>
            </w:r>
            <w:r>
              <w:rPr>
                <w:rFonts w:cs="Times New Roman" w:hint="eastAsia"/>
                <w:sz w:val="20"/>
                <w:szCs w:val="20"/>
              </w:rPr>
              <w:t>있음</w:t>
            </w:r>
            <w:r w:rsidRPr="003F4900">
              <w:rPr>
                <w:rFonts w:cs="Times New Roman"/>
                <w:sz w:val="20"/>
                <w:szCs w:val="20"/>
              </w:rPr>
              <w:t>.</w:t>
            </w:r>
          </w:p>
          <w:p w14:paraId="32EB7F98" w14:textId="2139096B" w:rsidR="004E04A7" w:rsidRPr="009A2958" w:rsidRDefault="004E04A7" w:rsidP="00A30D8E">
            <w:pPr>
              <w:pStyle w:val="a8"/>
              <w:widowControl/>
              <w:numPr>
                <w:ilvl w:val="0"/>
                <w:numId w:val="2"/>
              </w:numPr>
              <w:spacing w:before="40" w:after="120" w:line="276" w:lineRule="auto"/>
              <w:rPr>
                <w:rFonts w:cs="Times New Roman"/>
                <w:sz w:val="20"/>
                <w:szCs w:val="20"/>
              </w:rPr>
            </w:pPr>
            <w:r>
              <w:rPr>
                <w:rFonts w:cs="Times New Roman" w:hint="eastAsia"/>
                <w:sz w:val="20"/>
                <w:szCs w:val="20"/>
              </w:rPr>
              <w:lastRenderedPageBreak/>
              <w:t>참고로</w:t>
            </w:r>
            <w:r>
              <w:rPr>
                <w:rFonts w:cs="Times New Roman" w:hint="eastAsia"/>
                <w:sz w:val="20"/>
                <w:szCs w:val="20"/>
              </w:rPr>
              <w:t>,</w:t>
            </w:r>
            <w:r>
              <w:rPr>
                <w:rFonts w:cs="Times New Roman"/>
                <w:sz w:val="20"/>
                <w:szCs w:val="20"/>
              </w:rPr>
              <w:t xml:space="preserve"> </w:t>
            </w:r>
            <w:r w:rsidRPr="00EC7CCA">
              <w:rPr>
                <w:rFonts w:cs="Times New Roman" w:hint="eastAsia"/>
                <w:sz w:val="20"/>
                <w:szCs w:val="20"/>
              </w:rPr>
              <w:t>카카오내비</w:t>
            </w:r>
            <w:r w:rsidRPr="00EC7CCA">
              <w:rPr>
                <w:rFonts w:cs="Times New Roman" w:hint="eastAsia"/>
                <w:sz w:val="20"/>
                <w:szCs w:val="20"/>
              </w:rPr>
              <w:t xml:space="preserve"> </w:t>
            </w:r>
            <w:r w:rsidRPr="00EC7CCA">
              <w:rPr>
                <w:rFonts w:cs="Times New Roman" w:hint="eastAsia"/>
                <w:sz w:val="20"/>
                <w:szCs w:val="20"/>
              </w:rPr>
              <w:t>앱</w:t>
            </w:r>
            <w:r w:rsidRPr="00EC7CCA">
              <w:rPr>
                <w:rFonts w:cs="Times New Roman" w:hint="eastAsia"/>
                <w:sz w:val="20"/>
                <w:szCs w:val="20"/>
              </w:rPr>
              <w:t xml:space="preserve">, </w:t>
            </w:r>
            <w:r w:rsidRPr="00EC7CCA">
              <w:rPr>
                <w:rFonts w:cs="Times New Roman" w:hint="eastAsia"/>
                <w:sz w:val="20"/>
                <w:szCs w:val="20"/>
              </w:rPr>
              <w:t>카카오</w:t>
            </w:r>
            <w:r w:rsidRPr="00EC7CCA">
              <w:rPr>
                <w:rFonts w:cs="Times New Roman" w:hint="eastAsia"/>
                <w:sz w:val="20"/>
                <w:szCs w:val="20"/>
              </w:rPr>
              <w:t xml:space="preserve"> </w:t>
            </w:r>
            <w:r w:rsidRPr="00EC7CCA">
              <w:rPr>
                <w:rFonts w:cs="Times New Roman" w:hint="eastAsia"/>
                <w:sz w:val="20"/>
                <w:szCs w:val="20"/>
              </w:rPr>
              <w:t>대리기사용</w:t>
            </w:r>
            <w:r w:rsidRPr="00EC7CCA">
              <w:rPr>
                <w:rFonts w:cs="Times New Roman" w:hint="eastAsia"/>
                <w:sz w:val="20"/>
                <w:szCs w:val="20"/>
              </w:rPr>
              <w:t xml:space="preserve"> </w:t>
            </w:r>
            <w:r w:rsidRPr="00EC7CCA">
              <w:rPr>
                <w:rFonts w:cs="Times New Roman" w:hint="eastAsia"/>
                <w:sz w:val="20"/>
                <w:szCs w:val="20"/>
              </w:rPr>
              <w:t>앱</w:t>
            </w:r>
            <w:r w:rsidRPr="00EC7CCA">
              <w:rPr>
                <w:rFonts w:cs="Times New Roman" w:hint="eastAsia"/>
                <w:sz w:val="20"/>
                <w:szCs w:val="20"/>
              </w:rPr>
              <w:t xml:space="preserve">, </w:t>
            </w:r>
            <w:r w:rsidRPr="00EC7CCA">
              <w:rPr>
                <w:rFonts w:cs="Times New Roman" w:hint="eastAsia"/>
                <w:sz w:val="20"/>
                <w:szCs w:val="20"/>
              </w:rPr>
              <w:t>카카오</w:t>
            </w:r>
            <w:r w:rsidRPr="00EC7CCA">
              <w:rPr>
                <w:rFonts w:cs="Times New Roman" w:hint="eastAsia"/>
                <w:sz w:val="20"/>
                <w:szCs w:val="20"/>
              </w:rPr>
              <w:t xml:space="preserve"> </w:t>
            </w:r>
            <w:r w:rsidRPr="00EC7CCA">
              <w:rPr>
                <w:rFonts w:cs="Times New Roman" w:hint="eastAsia"/>
                <w:sz w:val="20"/>
                <w:szCs w:val="20"/>
              </w:rPr>
              <w:t>대리</w:t>
            </w:r>
            <w:r w:rsidRPr="00EC7CCA">
              <w:rPr>
                <w:rFonts w:cs="Times New Roman" w:hint="eastAsia"/>
                <w:sz w:val="20"/>
                <w:szCs w:val="20"/>
              </w:rPr>
              <w:t xml:space="preserve"> </w:t>
            </w:r>
            <w:r w:rsidRPr="00EC7CCA">
              <w:rPr>
                <w:rFonts w:cs="Times New Roman" w:hint="eastAsia"/>
                <w:sz w:val="20"/>
                <w:szCs w:val="20"/>
              </w:rPr>
              <w:t>앱상으로는</w:t>
            </w:r>
            <w:r w:rsidRPr="00EC7CCA">
              <w:rPr>
                <w:rFonts w:cs="Times New Roman" w:hint="eastAsia"/>
                <w:sz w:val="20"/>
                <w:szCs w:val="20"/>
              </w:rPr>
              <w:t xml:space="preserve"> </w:t>
            </w:r>
            <w:r w:rsidRPr="00EC7CCA">
              <w:rPr>
                <w:rFonts w:cs="Times New Roman" w:hint="eastAsia"/>
                <w:sz w:val="20"/>
                <w:szCs w:val="20"/>
              </w:rPr>
              <w:t>개인맞춤형</w:t>
            </w:r>
            <w:r w:rsidRPr="00EC7CCA">
              <w:rPr>
                <w:rFonts w:cs="Times New Roman" w:hint="eastAsia"/>
                <w:sz w:val="20"/>
                <w:szCs w:val="20"/>
              </w:rPr>
              <w:t xml:space="preserve"> </w:t>
            </w:r>
            <w:r w:rsidRPr="00EC7CCA">
              <w:rPr>
                <w:rFonts w:cs="Times New Roman" w:hint="eastAsia"/>
                <w:sz w:val="20"/>
                <w:szCs w:val="20"/>
              </w:rPr>
              <w:t>광고</w:t>
            </w:r>
            <w:r w:rsidRPr="00EC7CCA">
              <w:rPr>
                <w:rFonts w:cs="Times New Roman" w:hint="eastAsia"/>
                <w:sz w:val="20"/>
                <w:szCs w:val="20"/>
              </w:rPr>
              <w:t xml:space="preserve"> </w:t>
            </w:r>
            <w:r w:rsidRPr="00EC7CCA">
              <w:rPr>
                <w:rFonts w:cs="Times New Roman" w:hint="eastAsia"/>
                <w:sz w:val="20"/>
                <w:szCs w:val="20"/>
              </w:rPr>
              <w:t>제공과</w:t>
            </w:r>
            <w:r w:rsidRPr="00EC7CCA">
              <w:rPr>
                <w:rFonts w:cs="Times New Roman" w:hint="eastAsia"/>
                <w:sz w:val="20"/>
                <w:szCs w:val="20"/>
              </w:rPr>
              <w:t xml:space="preserve"> </w:t>
            </w:r>
            <w:r w:rsidRPr="00EC7CCA">
              <w:rPr>
                <w:rFonts w:cs="Times New Roman" w:hint="eastAsia"/>
                <w:sz w:val="20"/>
                <w:szCs w:val="20"/>
              </w:rPr>
              <w:t>관련한</w:t>
            </w:r>
            <w:r w:rsidRPr="00EC7CCA">
              <w:rPr>
                <w:rFonts w:cs="Times New Roman" w:hint="eastAsia"/>
                <w:sz w:val="20"/>
                <w:szCs w:val="20"/>
              </w:rPr>
              <w:t xml:space="preserve"> </w:t>
            </w:r>
            <w:r w:rsidRPr="00EC7CCA">
              <w:rPr>
                <w:rFonts w:cs="Times New Roman" w:hint="eastAsia"/>
                <w:sz w:val="20"/>
                <w:szCs w:val="20"/>
              </w:rPr>
              <w:t>동의항목이</w:t>
            </w:r>
            <w:r w:rsidRPr="00EC7CCA">
              <w:rPr>
                <w:rFonts w:cs="Times New Roman" w:hint="eastAsia"/>
                <w:sz w:val="20"/>
                <w:szCs w:val="20"/>
              </w:rPr>
              <w:t xml:space="preserve"> </w:t>
            </w:r>
            <w:r w:rsidRPr="00EC7CCA">
              <w:rPr>
                <w:rFonts w:cs="Times New Roman" w:hint="eastAsia"/>
                <w:sz w:val="20"/>
                <w:szCs w:val="20"/>
              </w:rPr>
              <w:t>발견되지</w:t>
            </w:r>
            <w:r w:rsidRPr="00EC7CCA">
              <w:rPr>
                <w:rFonts w:cs="Times New Roman" w:hint="eastAsia"/>
                <w:sz w:val="20"/>
                <w:szCs w:val="20"/>
              </w:rPr>
              <w:t xml:space="preserve"> </w:t>
            </w:r>
            <w:r w:rsidRPr="00EC7CCA">
              <w:rPr>
                <w:rFonts w:cs="Times New Roman" w:hint="eastAsia"/>
                <w:sz w:val="20"/>
                <w:szCs w:val="20"/>
              </w:rPr>
              <w:t>않음</w:t>
            </w:r>
          </w:p>
        </w:tc>
        <w:tc>
          <w:tcPr>
            <w:tcW w:w="26" w:type="pct"/>
            <w:tcBorders>
              <w:top w:val="nil"/>
              <w:bottom w:val="nil"/>
            </w:tcBorders>
          </w:tcPr>
          <w:p w14:paraId="0F8ABAC5"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249D4536" w14:textId="346AF0EE" w:rsidR="004E04A7" w:rsidRPr="00E34212" w:rsidRDefault="004E04A7" w:rsidP="00342A90">
            <w:pPr>
              <w:pStyle w:val="a8"/>
              <w:widowControl/>
              <w:numPr>
                <w:ilvl w:val="0"/>
                <w:numId w:val="2"/>
              </w:numPr>
              <w:spacing w:before="40" w:after="120" w:line="276" w:lineRule="auto"/>
              <w:rPr>
                <w:rFonts w:cs="Times New Roman"/>
                <w:sz w:val="20"/>
                <w:szCs w:val="20"/>
              </w:rPr>
            </w:pPr>
            <w:r w:rsidRPr="00E34212">
              <w:rPr>
                <w:rFonts w:cs="Times New Roman"/>
                <w:sz w:val="20"/>
                <w:szCs w:val="20"/>
              </w:rPr>
              <w:t>개인정보보호법은</w:t>
            </w:r>
            <w:r w:rsidRPr="00E34212">
              <w:rPr>
                <w:rFonts w:cs="Times New Roman"/>
                <w:sz w:val="20"/>
                <w:szCs w:val="20"/>
              </w:rPr>
              <w:t xml:space="preserve"> </w:t>
            </w:r>
            <w:r w:rsidRPr="00E34212">
              <w:rPr>
                <w:rFonts w:cs="Times New Roman"/>
                <w:sz w:val="20"/>
                <w:szCs w:val="20"/>
              </w:rPr>
              <w:t>정보통신서비스</w:t>
            </w:r>
            <w:r w:rsidRPr="00E34212">
              <w:rPr>
                <w:rFonts w:cs="Times New Roman"/>
                <w:sz w:val="20"/>
                <w:szCs w:val="20"/>
              </w:rPr>
              <w:t xml:space="preserve"> </w:t>
            </w:r>
            <w:r w:rsidRPr="00E34212">
              <w:rPr>
                <w:rFonts w:cs="Times New Roman"/>
                <w:sz w:val="20"/>
                <w:szCs w:val="20"/>
              </w:rPr>
              <w:t>제공자의</w:t>
            </w:r>
            <w:r w:rsidRPr="00E34212">
              <w:rPr>
                <w:rFonts w:cs="Times New Roman"/>
                <w:sz w:val="20"/>
                <w:szCs w:val="20"/>
              </w:rPr>
              <w:t xml:space="preserve"> </w:t>
            </w:r>
            <w:r w:rsidRPr="00E34212">
              <w:rPr>
                <w:rFonts w:cs="Times New Roman"/>
                <w:sz w:val="20"/>
                <w:szCs w:val="20"/>
              </w:rPr>
              <w:t>경우</w:t>
            </w:r>
            <w:r w:rsidRPr="00E34212">
              <w:rPr>
                <w:rFonts w:cs="Times New Roman"/>
                <w:sz w:val="20"/>
                <w:szCs w:val="20"/>
              </w:rPr>
              <w:t xml:space="preserve">, </w:t>
            </w:r>
            <w:r w:rsidRPr="00E34212">
              <w:rPr>
                <w:rFonts w:cs="Times New Roman"/>
                <w:sz w:val="20"/>
                <w:szCs w:val="20"/>
              </w:rPr>
              <w:t>이용자가</w:t>
            </w:r>
            <w:r w:rsidRPr="00E34212">
              <w:rPr>
                <w:rFonts w:cs="Times New Roman"/>
                <w:sz w:val="20"/>
                <w:szCs w:val="20"/>
              </w:rPr>
              <w:t xml:space="preserve"> </w:t>
            </w:r>
            <w:r w:rsidRPr="00E34212">
              <w:rPr>
                <w:rFonts w:cs="Times New Roman"/>
                <w:sz w:val="20"/>
                <w:szCs w:val="20"/>
              </w:rPr>
              <w:t>필요한</w:t>
            </w:r>
            <w:r w:rsidRPr="00E34212">
              <w:rPr>
                <w:rFonts w:cs="Times New Roman"/>
                <w:sz w:val="20"/>
                <w:szCs w:val="20"/>
              </w:rPr>
              <w:t xml:space="preserve"> </w:t>
            </w:r>
            <w:r w:rsidRPr="00E34212">
              <w:rPr>
                <w:rFonts w:cs="Times New Roman"/>
                <w:sz w:val="20"/>
                <w:szCs w:val="20"/>
              </w:rPr>
              <w:t>최소한의</w:t>
            </w:r>
            <w:r w:rsidRPr="00E34212">
              <w:rPr>
                <w:rFonts w:cs="Times New Roman"/>
                <w:sz w:val="20"/>
                <w:szCs w:val="20"/>
              </w:rPr>
              <w:t xml:space="preserve"> </w:t>
            </w:r>
            <w:r w:rsidRPr="00E34212">
              <w:rPr>
                <w:rFonts w:cs="Times New Roman"/>
                <w:sz w:val="20"/>
                <w:szCs w:val="20"/>
              </w:rPr>
              <w:t>개인정보</w:t>
            </w:r>
            <w:r w:rsidRPr="00E34212">
              <w:rPr>
                <w:rFonts w:cs="Times New Roman"/>
                <w:sz w:val="20"/>
                <w:szCs w:val="20"/>
              </w:rPr>
              <w:t xml:space="preserve"> </w:t>
            </w:r>
            <w:r w:rsidRPr="00E34212">
              <w:rPr>
                <w:rFonts w:cs="Times New Roman"/>
                <w:sz w:val="20"/>
                <w:szCs w:val="20"/>
              </w:rPr>
              <w:t>이외의</w:t>
            </w:r>
            <w:r w:rsidRPr="00E34212">
              <w:rPr>
                <w:rFonts w:cs="Times New Roman"/>
                <w:sz w:val="20"/>
                <w:szCs w:val="20"/>
              </w:rPr>
              <w:t xml:space="preserve"> </w:t>
            </w:r>
            <w:r w:rsidRPr="00E34212">
              <w:rPr>
                <w:rFonts w:cs="Times New Roman"/>
                <w:sz w:val="20"/>
                <w:szCs w:val="20"/>
              </w:rPr>
              <w:t>개인정보를</w:t>
            </w:r>
            <w:r w:rsidRPr="00E34212">
              <w:rPr>
                <w:rFonts w:cs="Times New Roman"/>
                <w:sz w:val="20"/>
                <w:szCs w:val="20"/>
              </w:rPr>
              <w:t xml:space="preserve"> </w:t>
            </w:r>
            <w:r w:rsidRPr="00E34212">
              <w:rPr>
                <w:rFonts w:cs="Times New Roman"/>
                <w:sz w:val="20"/>
                <w:szCs w:val="20"/>
              </w:rPr>
              <w:t>제공하지</w:t>
            </w:r>
            <w:r w:rsidRPr="00E34212">
              <w:rPr>
                <w:rFonts w:cs="Times New Roman"/>
                <w:sz w:val="20"/>
                <w:szCs w:val="20"/>
              </w:rPr>
              <w:t xml:space="preserve"> </w:t>
            </w:r>
            <w:r w:rsidRPr="00E34212">
              <w:rPr>
                <w:rFonts w:cs="Times New Roman"/>
                <w:sz w:val="20"/>
                <w:szCs w:val="20"/>
              </w:rPr>
              <w:t>아니한다는</w:t>
            </w:r>
            <w:r w:rsidRPr="00E34212">
              <w:rPr>
                <w:rFonts w:cs="Times New Roman"/>
                <w:sz w:val="20"/>
                <w:szCs w:val="20"/>
              </w:rPr>
              <w:t xml:space="preserve"> </w:t>
            </w:r>
            <w:r w:rsidRPr="00E34212">
              <w:rPr>
                <w:rFonts w:cs="Times New Roman"/>
                <w:sz w:val="20"/>
                <w:szCs w:val="20"/>
              </w:rPr>
              <w:t>이유로</w:t>
            </w:r>
            <w:r w:rsidRPr="00E34212">
              <w:rPr>
                <w:rFonts w:cs="Times New Roman"/>
                <w:sz w:val="20"/>
                <w:szCs w:val="20"/>
              </w:rPr>
              <w:t xml:space="preserve"> </w:t>
            </w:r>
            <w:r w:rsidRPr="00E34212">
              <w:rPr>
                <w:rFonts w:cs="Times New Roman"/>
                <w:sz w:val="20"/>
                <w:szCs w:val="20"/>
              </w:rPr>
              <w:t>그</w:t>
            </w:r>
            <w:r w:rsidRPr="00E34212">
              <w:rPr>
                <w:rFonts w:cs="Times New Roman"/>
                <w:sz w:val="20"/>
                <w:szCs w:val="20"/>
              </w:rPr>
              <w:t xml:space="preserve"> </w:t>
            </w:r>
            <w:r w:rsidRPr="00E34212">
              <w:rPr>
                <w:rFonts w:cs="Times New Roman"/>
                <w:sz w:val="20"/>
                <w:szCs w:val="20"/>
              </w:rPr>
              <w:t>서비스의</w:t>
            </w:r>
            <w:r w:rsidRPr="00E34212">
              <w:rPr>
                <w:rFonts w:cs="Times New Roman"/>
                <w:sz w:val="20"/>
                <w:szCs w:val="20"/>
              </w:rPr>
              <w:t xml:space="preserve"> </w:t>
            </w:r>
            <w:r w:rsidRPr="00E34212">
              <w:rPr>
                <w:rFonts w:cs="Times New Roman"/>
                <w:sz w:val="20"/>
                <w:szCs w:val="20"/>
              </w:rPr>
              <w:t>제공을</w:t>
            </w:r>
            <w:r w:rsidRPr="00E34212">
              <w:rPr>
                <w:rFonts w:cs="Times New Roman"/>
                <w:sz w:val="20"/>
                <w:szCs w:val="20"/>
              </w:rPr>
              <w:t xml:space="preserve"> </w:t>
            </w:r>
            <w:r w:rsidRPr="00E34212">
              <w:rPr>
                <w:rFonts w:cs="Times New Roman"/>
                <w:sz w:val="20"/>
                <w:szCs w:val="20"/>
              </w:rPr>
              <w:t>거부하여서는</w:t>
            </w:r>
            <w:r w:rsidRPr="00E34212">
              <w:rPr>
                <w:rFonts w:cs="Times New Roman"/>
                <w:sz w:val="20"/>
                <w:szCs w:val="20"/>
              </w:rPr>
              <w:t xml:space="preserve"> </w:t>
            </w:r>
            <w:r w:rsidRPr="00E34212">
              <w:rPr>
                <w:rFonts w:cs="Times New Roman"/>
                <w:sz w:val="20"/>
                <w:szCs w:val="20"/>
              </w:rPr>
              <w:t>아니된다고</w:t>
            </w:r>
            <w:r w:rsidRPr="00E34212">
              <w:rPr>
                <w:rFonts w:cs="Times New Roman"/>
                <w:sz w:val="20"/>
                <w:szCs w:val="20"/>
              </w:rPr>
              <w:t xml:space="preserve"> </w:t>
            </w:r>
            <w:r w:rsidRPr="00E34212">
              <w:rPr>
                <w:rFonts w:cs="Times New Roman"/>
                <w:sz w:val="20"/>
                <w:szCs w:val="20"/>
              </w:rPr>
              <w:t>하면서</w:t>
            </w:r>
            <w:r w:rsidRPr="00E34212">
              <w:rPr>
                <w:rFonts w:cs="Times New Roman"/>
                <w:sz w:val="20"/>
                <w:szCs w:val="20"/>
              </w:rPr>
              <w:t xml:space="preserve">, </w:t>
            </w:r>
            <w:r w:rsidRPr="00E34212">
              <w:rPr>
                <w:rFonts w:cs="Times New Roman"/>
                <w:sz w:val="20"/>
                <w:szCs w:val="20"/>
              </w:rPr>
              <w:t>필요한</w:t>
            </w:r>
            <w:r w:rsidRPr="00E34212">
              <w:rPr>
                <w:rFonts w:cs="Times New Roman"/>
                <w:sz w:val="20"/>
                <w:szCs w:val="20"/>
              </w:rPr>
              <w:t xml:space="preserve"> </w:t>
            </w:r>
            <w:r w:rsidRPr="00E34212">
              <w:rPr>
                <w:rFonts w:cs="Times New Roman"/>
                <w:sz w:val="20"/>
                <w:szCs w:val="20"/>
              </w:rPr>
              <w:t>최소한의</w:t>
            </w:r>
            <w:r w:rsidRPr="00E34212">
              <w:rPr>
                <w:rFonts w:cs="Times New Roman"/>
                <w:sz w:val="20"/>
                <w:szCs w:val="20"/>
              </w:rPr>
              <w:t xml:space="preserve"> </w:t>
            </w:r>
            <w:r w:rsidRPr="00E34212">
              <w:rPr>
                <w:rFonts w:cs="Times New Roman"/>
                <w:sz w:val="20"/>
                <w:szCs w:val="20"/>
              </w:rPr>
              <w:t>개인정보인지</w:t>
            </w:r>
            <w:r w:rsidRPr="00E34212">
              <w:rPr>
                <w:rFonts w:cs="Times New Roman"/>
                <w:sz w:val="20"/>
                <w:szCs w:val="20"/>
              </w:rPr>
              <w:t xml:space="preserve"> </w:t>
            </w:r>
            <w:r w:rsidRPr="00E34212">
              <w:rPr>
                <w:rFonts w:cs="Times New Roman"/>
                <w:sz w:val="20"/>
                <w:szCs w:val="20"/>
              </w:rPr>
              <w:t>여부는</w:t>
            </w:r>
            <w:r w:rsidRPr="00E34212">
              <w:rPr>
                <w:rFonts w:cs="Times New Roman"/>
                <w:sz w:val="20"/>
                <w:szCs w:val="20"/>
              </w:rPr>
              <w:t xml:space="preserve"> </w:t>
            </w:r>
            <w:r w:rsidRPr="00E34212">
              <w:rPr>
                <w:rFonts w:cs="Times New Roman"/>
                <w:sz w:val="20"/>
                <w:szCs w:val="20"/>
              </w:rPr>
              <w:t>해당</w:t>
            </w:r>
            <w:r w:rsidRPr="00E34212">
              <w:rPr>
                <w:rFonts w:cs="Times New Roman"/>
                <w:sz w:val="20"/>
                <w:szCs w:val="20"/>
              </w:rPr>
              <w:t xml:space="preserve"> </w:t>
            </w:r>
            <w:r w:rsidRPr="00E34212">
              <w:rPr>
                <w:rFonts w:cs="Times New Roman"/>
                <w:sz w:val="20"/>
                <w:szCs w:val="20"/>
              </w:rPr>
              <w:t>서비스의</w:t>
            </w:r>
            <w:r w:rsidRPr="00E34212">
              <w:rPr>
                <w:rFonts w:cs="Times New Roman"/>
                <w:sz w:val="20"/>
                <w:szCs w:val="20"/>
              </w:rPr>
              <w:t xml:space="preserve"> </w:t>
            </w:r>
            <w:r w:rsidRPr="00E34212">
              <w:rPr>
                <w:rFonts w:cs="Times New Roman"/>
                <w:sz w:val="20"/>
                <w:szCs w:val="20"/>
              </w:rPr>
              <w:t>본질적</w:t>
            </w:r>
            <w:r w:rsidRPr="00E34212">
              <w:rPr>
                <w:rFonts w:cs="Times New Roman"/>
                <w:sz w:val="20"/>
                <w:szCs w:val="20"/>
              </w:rPr>
              <w:t xml:space="preserve"> </w:t>
            </w:r>
            <w:r w:rsidRPr="00E34212">
              <w:rPr>
                <w:rFonts w:cs="Times New Roman"/>
                <w:sz w:val="20"/>
                <w:szCs w:val="20"/>
              </w:rPr>
              <w:t>기능을</w:t>
            </w:r>
            <w:r w:rsidRPr="00E34212">
              <w:rPr>
                <w:rFonts w:cs="Times New Roman"/>
                <w:sz w:val="20"/>
                <w:szCs w:val="20"/>
              </w:rPr>
              <w:t xml:space="preserve"> </w:t>
            </w:r>
            <w:r w:rsidRPr="00E34212">
              <w:rPr>
                <w:rFonts w:cs="Times New Roman"/>
                <w:sz w:val="20"/>
                <w:szCs w:val="20"/>
              </w:rPr>
              <w:t>수행하기</w:t>
            </w:r>
            <w:r w:rsidRPr="00E34212">
              <w:rPr>
                <w:rFonts w:cs="Times New Roman"/>
                <w:sz w:val="20"/>
                <w:szCs w:val="20"/>
              </w:rPr>
              <w:t xml:space="preserve"> </w:t>
            </w:r>
            <w:r w:rsidRPr="00E34212">
              <w:rPr>
                <w:rFonts w:cs="Times New Roman"/>
                <w:sz w:val="20"/>
                <w:szCs w:val="20"/>
              </w:rPr>
              <w:t>위하여</w:t>
            </w:r>
            <w:r w:rsidRPr="00E34212">
              <w:rPr>
                <w:rFonts w:cs="Times New Roman"/>
                <w:sz w:val="20"/>
                <w:szCs w:val="20"/>
              </w:rPr>
              <w:t xml:space="preserve"> </w:t>
            </w:r>
            <w:r w:rsidRPr="00E34212">
              <w:rPr>
                <w:rFonts w:cs="Times New Roman"/>
                <w:sz w:val="20"/>
                <w:szCs w:val="20"/>
              </w:rPr>
              <w:t>반드시</w:t>
            </w:r>
            <w:r w:rsidRPr="00E34212">
              <w:rPr>
                <w:rFonts w:cs="Times New Roman"/>
                <w:sz w:val="20"/>
                <w:szCs w:val="20"/>
              </w:rPr>
              <w:t xml:space="preserve"> </w:t>
            </w:r>
            <w:r w:rsidRPr="00E34212">
              <w:rPr>
                <w:rFonts w:cs="Times New Roman"/>
                <w:sz w:val="20"/>
                <w:szCs w:val="20"/>
              </w:rPr>
              <w:t>필요한</w:t>
            </w:r>
            <w:r w:rsidRPr="00E34212">
              <w:rPr>
                <w:rFonts w:cs="Times New Roman"/>
                <w:sz w:val="20"/>
                <w:szCs w:val="20"/>
              </w:rPr>
              <w:t xml:space="preserve"> </w:t>
            </w:r>
            <w:r w:rsidRPr="00E34212">
              <w:rPr>
                <w:rFonts w:cs="Times New Roman"/>
                <w:sz w:val="20"/>
                <w:szCs w:val="20"/>
              </w:rPr>
              <w:t>정보인지</w:t>
            </w:r>
            <w:r w:rsidRPr="00E34212">
              <w:rPr>
                <w:rFonts w:cs="Times New Roman" w:hint="eastAsia"/>
                <w:sz w:val="20"/>
                <w:szCs w:val="20"/>
              </w:rPr>
              <w:t xml:space="preserve"> </w:t>
            </w:r>
            <w:r w:rsidRPr="00E34212">
              <w:rPr>
                <w:rFonts w:cs="Times New Roman" w:hint="eastAsia"/>
                <w:sz w:val="20"/>
                <w:szCs w:val="20"/>
              </w:rPr>
              <w:t>여부</w:t>
            </w:r>
            <w:r w:rsidRPr="00E34212">
              <w:rPr>
                <w:rFonts w:cs="Times New Roman"/>
                <w:sz w:val="20"/>
                <w:szCs w:val="20"/>
              </w:rPr>
              <w:t>에</w:t>
            </w:r>
            <w:r w:rsidRPr="00E34212">
              <w:rPr>
                <w:rFonts w:cs="Times New Roman"/>
                <w:sz w:val="20"/>
                <w:szCs w:val="20"/>
              </w:rPr>
              <w:t xml:space="preserve"> </w:t>
            </w:r>
            <w:r w:rsidRPr="00E34212">
              <w:rPr>
                <w:rFonts w:cs="Times New Roman"/>
                <w:sz w:val="20"/>
                <w:szCs w:val="20"/>
              </w:rPr>
              <w:t>따라</w:t>
            </w:r>
            <w:r w:rsidRPr="00E34212">
              <w:rPr>
                <w:rFonts w:cs="Times New Roman"/>
                <w:sz w:val="20"/>
                <w:szCs w:val="20"/>
              </w:rPr>
              <w:t xml:space="preserve"> </w:t>
            </w:r>
            <w:r w:rsidRPr="00E34212">
              <w:rPr>
                <w:rFonts w:cs="Times New Roman"/>
                <w:sz w:val="20"/>
                <w:szCs w:val="20"/>
              </w:rPr>
              <w:t>판단된다고</w:t>
            </w:r>
            <w:r w:rsidRPr="00E34212">
              <w:rPr>
                <w:rFonts w:cs="Times New Roman"/>
                <w:sz w:val="20"/>
                <w:szCs w:val="20"/>
              </w:rPr>
              <w:t xml:space="preserve"> </w:t>
            </w:r>
            <w:r w:rsidRPr="00E34212">
              <w:rPr>
                <w:rFonts w:cs="Times New Roman"/>
                <w:sz w:val="20"/>
                <w:szCs w:val="20"/>
              </w:rPr>
              <w:t>규정하고</w:t>
            </w:r>
            <w:r w:rsidRPr="00E34212">
              <w:rPr>
                <w:rFonts w:cs="Times New Roman"/>
                <w:sz w:val="20"/>
                <w:szCs w:val="20"/>
              </w:rPr>
              <w:t xml:space="preserve"> </w:t>
            </w:r>
            <w:r w:rsidRPr="00E34212">
              <w:rPr>
                <w:rFonts w:cs="Times New Roman"/>
                <w:sz w:val="20"/>
                <w:szCs w:val="20"/>
              </w:rPr>
              <w:t>있음</w:t>
            </w:r>
            <w:r w:rsidRPr="00E34212">
              <w:rPr>
                <w:rFonts w:cs="Times New Roman"/>
                <w:sz w:val="20"/>
                <w:szCs w:val="20"/>
              </w:rPr>
              <w:t xml:space="preserve">. </w:t>
            </w:r>
            <w:r w:rsidRPr="00E34212">
              <w:rPr>
                <w:rFonts w:cs="Times New Roman"/>
                <w:sz w:val="20"/>
                <w:szCs w:val="20"/>
              </w:rPr>
              <w:t>이에</w:t>
            </w:r>
            <w:r w:rsidRPr="00E34212">
              <w:rPr>
                <w:rFonts w:cs="Times New Roman"/>
                <w:sz w:val="20"/>
                <w:szCs w:val="20"/>
              </w:rPr>
              <w:t xml:space="preserve"> </w:t>
            </w:r>
            <w:r w:rsidRPr="00E34212">
              <w:rPr>
                <w:rFonts w:cs="Times New Roman"/>
                <w:sz w:val="20"/>
                <w:szCs w:val="20"/>
              </w:rPr>
              <w:t>따라</w:t>
            </w:r>
            <w:r w:rsidRPr="00E34212">
              <w:rPr>
                <w:rFonts w:cs="Times New Roman"/>
                <w:sz w:val="20"/>
                <w:szCs w:val="20"/>
              </w:rPr>
              <w:t xml:space="preserve"> </w:t>
            </w:r>
            <w:r w:rsidRPr="00E34212">
              <w:rPr>
                <w:rFonts w:cs="Times New Roman"/>
                <w:sz w:val="20"/>
                <w:szCs w:val="20"/>
              </w:rPr>
              <w:t>해당</w:t>
            </w:r>
            <w:r w:rsidRPr="00E34212">
              <w:rPr>
                <w:rFonts w:cs="Times New Roman"/>
                <w:sz w:val="20"/>
                <w:szCs w:val="20"/>
              </w:rPr>
              <w:t xml:space="preserve"> </w:t>
            </w:r>
            <w:r w:rsidRPr="00E34212">
              <w:rPr>
                <w:rFonts w:cs="Times New Roman"/>
                <w:sz w:val="20"/>
                <w:szCs w:val="20"/>
              </w:rPr>
              <w:t>서비스</w:t>
            </w:r>
            <w:r w:rsidRPr="00E34212">
              <w:rPr>
                <w:rFonts w:cs="Times New Roman"/>
                <w:sz w:val="20"/>
                <w:szCs w:val="20"/>
              </w:rPr>
              <w:t xml:space="preserve"> </w:t>
            </w:r>
            <w:r w:rsidRPr="00E34212">
              <w:rPr>
                <w:rFonts w:cs="Times New Roman"/>
                <w:sz w:val="20"/>
                <w:szCs w:val="20"/>
              </w:rPr>
              <w:t>제공에</w:t>
            </w:r>
            <w:r w:rsidRPr="00E34212">
              <w:rPr>
                <w:rFonts w:cs="Times New Roman"/>
                <w:sz w:val="20"/>
                <w:szCs w:val="20"/>
              </w:rPr>
              <w:t xml:space="preserve"> </w:t>
            </w:r>
            <w:r w:rsidRPr="00E34212">
              <w:rPr>
                <w:rFonts w:cs="Times New Roman"/>
                <w:sz w:val="20"/>
                <w:szCs w:val="20"/>
              </w:rPr>
              <w:t>반드시</w:t>
            </w:r>
            <w:r w:rsidRPr="00E34212">
              <w:rPr>
                <w:rFonts w:cs="Times New Roman"/>
                <w:sz w:val="20"/>
                <w:szCs w:val="20"/>
              </w:rPr>
              <w:t xml:space="preserve"> </w:t>
            </w:r>
            <w:r w:rsidRPr="00E34212">
              <w:rPr>
                <w:rFonts w:cs="Times New Roman"/>
                <w:sz w:val="20"/>
                <w:szCs w:val="20"/>
              </w:rPr>
              <w:t>필요한</w:t>
            </w:r>
            <w:r w:rsidRPr="00E34212">
              <w:rPr>
                <w:rFonts w:cs="Times New Roman"/>
                <w:sz w:val="20"/>
                <w:szCs w:val="20"/>
              </w:rPr>
              <w:t xml:space="preserve"> </w:t>
            </w:r>
            <w:r w:rsidRPr="00E34212">
              <w:rPr>
                <w:rFonts w:cs="Times New Roman"/>
                <w:sz w:val="20"/>
                <w:szCs w:val="20"/>
              </w:rPr>
              <w:t>개인정보</w:t>
            </w:r>
            <w:r w:rsidRPr="00E34212">
              <w:rPr>
                <w:rFonts w:cs="Times New Roman"/>
                <w:sz w:val="20"/>
                <w:szCs w:val="20"/>
              </w:rPr>
              <w:t xml:space="preserve"> </w:t>
            </w:r>
            <w:r w:rsidRPr="00E34212">
              <w:rPr>
                <w:rFonts w:cs="Times New Roman"/>
                <w:sz w:val="20"/>
                <w:szCs w:val="20"/>
              </w:rPr>
              <w:t>처리는</w:t>
            </w:r>
            <w:r w:rsidRPr="00E34212">
              <w:rPr>
                <w:rFonts w:cs="Times New Roman"/>
                <w:sz w:val="20"/>
                <w:szCs w:val="20"/>
              </w:rPr>
              <w:t xml:space="preserve"> </w:t>
            </w:r>
            <w:r w:rsidRPr="00E34212">
              <w:rPr>
                <w:rFonts w:cs="Times New Roman"/>
                <w:sz w:val="20"/>
                <w:szCs w:val="20"/>
              </w:rPr>
              <w:t>필수동의항목으로</w:t>
            </w:r>
            <w:r w:rsidRPr="00E34212">
              <w:rPr>
                <w:rFonts w:cs="Times New Roman"/>
                <w:sz w:val="20"/>
                <w:szCs w:val="20"/>
              </w:rPr>
              <w:t xml:space="preserve">, </w:t>
            </w:r>
            <w:r w:rsidRPr="00E34212">
              <w:rPr>
                <w:rFonts w:cs="Times New Roman"/>
                <w:sz w:val="20"/>
                <w:szCs w:val="20"/>
              </w:rPr>
              <w:t>서비스의</w:t>
            </w:r>
            <w:r w:rsidRPr="00E34212">
              <w:rPr>
                <w:rFonts w:cs="Times New Roman"/>
                <w:sz w:val="20"/>
                <w:szCs w:val="20"/>
              </w:rPr>
              <w:t xml:space="preserve"> </w:t>
            </w:r>
            <w:r w:rsidRPr="00E34212">
              <w:rPr>
                <w:rFonts w:cs="Times New Roman"/>
                <w:sz w:val="20"/>
                <w:szCs w:val="20"/>
              </w:rPr>
              <w:t>추가적인</w:t>
            </w:r>
            <w:r w:rsidRPr="00E34212">
              <w:rPr>
                <w:rFonts w:cs="Times New Roman"/>
                <w:sz w:val="20"/>
                <w:szCs w:val="20"/>
              </w:rPr>
              <w:t xml:space="preserve"> </w:t>
            </w:r>
            <w:r w:rsidRPr="00E34212">
              <w:rPr>
                <w:rFonts w:cs="Times New Roman"/>
                <w:sz w:val="20"/>
                <w:szCs w:val="20"/>
              </w:rPr>
              <w:t>기능의</w:t>
            </w:r>
            <w:r w:rsidRPr="00E34212">
              <w:rPr>
                <w:rFonts w:cs="Times New Roman"/>
                <w:sz w:val="20"/>
                <w:szCs w:val="20"/>
              </w:rPr>
              <w:t xml:space="preserve"> </w:t>
            </w:r>
            <w:r w:rsidRPr="00E34212">
              <w:rPr>
                <w:rFonts w:cs="Times New Roman"/>
                <w:sz w:val="20"/>
                <w:szCs w:val="20"/>
              </w:rPr>
              <w:t>제공</w:t>
            </w:r>
            <w:r w:rsidRPr="00E34212">
              <w:rPr>
                <w:rFonts w:cs="Times New Roman"/>
                <w:sz w:val="20"/>
                <w:szCs w:val="20"/>
              </w:rPr>
              <w:t xml:space="preserve"> </w:t>
            </w:r>
            <w:r w:rsidRPr="00E34212">
              <w:rPr>
                <w:rFonts w:cs="Times New Roman"/>
                <w:sz w:val="20"/>
                <w:szCs w:val="20"/>
              </w:rPr>
              <w:t>또는</w:t>
            </w:r>
            <w:r w:rsidRPr="00E34212">
              <w:rPr>
                <w:rFonts w:cs="Times New Roman"/>
                <w:sz w:val="20"/>
                <w:szCs w:val="20"/>
              </w:rPr>
              <w:t xml:space="preserve"> </w:t>
            </w:r>
            <w:r w:rsidRPr="00E34212">
              <w:rPr>
                <w:rFonts w:cs="Times New Roman"/>
                <w:sz w:val="20"/>
                <w:szCs w:val="20"/>
              </w:rPr>
              <w:t>사업자의</w:t>
            </w:r>
            <w:r w:rsidRPr="00E34212">
              <w:rPr>
                <w:rFonts w:cs="Times New Roman"/>
                <w:sz w:val="20"/>
                <w:szCs w:val="20"/>
              </w:rPr>
              <w:t xml:space="preserve"> </w:t>
            </w:r>
            <w:r w:rsidRPr="00E34212">
              <w:rPr>
                <w:rFonts w:cs="Times New Roman"/>
                <w:sz w:val="20"/>
                <w:szCs w:val="20"/>
              </w:rPr>
              <w:t>필요에</w:t>
            </w:r>
            <w:r w:rsidRPr="00E34212">
              <w:rPr>
                <w:rFonts w:cs="Times New Roman"/>
                <w:sz w:val="20"/>
                <w:szCs w:val="20"/>
              </w:rPr>
              <w:t xml:space="preserve"> </w:t>
            </w:r>
            <w:r w:rsidRPr="00E34212">
              <w:rPr>
                <w:rFonts w:cs="Times New Roman"/>
                <w:sz w:val="20"/>
                <w:szCs w:val="20"/>
              </w:rPr>
              <w:t>의한</w:t>
            </w:r>
            <w:r w:rsidRPr="00E34212">
              <w:rPr>
                <w:rFonts w:cs="Times New Roman"/>
                <w:sz w:val="20"/>
                <w:szCs w:val="20"/>
              </w:rPr>
              <w:t xml:space="preserve"> </w:t>
            </w:r>
            <w:r w:rsidRPr="00E34212">
              <w:rPr>
                <w:rFonts w:cs="Times New Roman"/>
                <w:sz w:val="20"/>
                <w:szCs w:val="20"/>
              </w:rPr>
              <w:t>개인정보</w:t>
            </w:r>
            <w:r w:rsidRPr="00E34212">
              <w:rPr>
                <w:rFonts w:cs="Times New Roman"/>
                <w:sz w:val="20"/>
                <w:szCs w:val="20"/>
              </w:rPr>
              <w:t xml:space="preserve"> </w:t>
            </w:r>
            <w:r w:rsidRPr="00E34212">
              <w:rPr>
                <w:rFonts w:cs="Times New Roman"/>
                <w:sz w:val="20"/>
                <w:szCs w:val="20"/>
              </w:rPr>
              <w:t>처리는</w:t>
            </w:r>
            <w:r w:rsidRPr="00E34212">
              <w:rPr>
                <w:rFonts w:cs="Times New Roman"/>
                <w:sz w:val="20"/>
                <w:szCs w:val="20"/>
              </w:rPr>
              <w:t xml:space="preserve"> </w:t>
            </w:r>
            <w:r w:rsidRPr="00E34212">
              <w:rPr>
                <w:rFonts w:cs="Times New Roman"/>
                <w:sz w:val="20"/>
                <w:szCs w:val="20"/>
              </w:rPr>
              <w:t>선택동의항목으로</w:t>
            </w:r>
            <w:r w:rsidRPr="00E34212">
              <w:rPr>
                <w:rFonts w:cs="Times New Roman"/>
                <w:sz w:val="20"/>
                <w:szCs w:val="20"/>
              </w:rPr>
              <w:t xml:space="preserve"> </w:t>
            </w:r>
            <w:r w:rsidRPr="00E34212">
              <w:rPr>
                <w:rFonts w:cs="Times New Roman"/>
                <w:sz w:val="20"/>
                <w:szCs w:val="20"/>
              </w:rPr>
              <w:t>구성하여야</w:t>
            </w:r>
            <w:r w:rsidRPr="00E34212">
              <w:rPr>
                <w:rFonts w:cs="Times New Roman"/>
                <w:sz w:val="20"/>
                <w:szCs w:val="20"/>
              </w:rPr>
              <w:t xml:space="preserve"> </w:t>
            </w:r>
            <w:r w:rsidRPr="00E34212">
              <w:rPr>
                <w:rFonts w:cs="Times New Roman"/>
                <w:sz w:val="20"/>
                <w:szCs w:val="20"/>
              </w:rPr>
              <w:t>함</w:t>
            </w:r>
            <w:r w:rsidRPr="00E34212">
              <w:rPr>
                <w:rFonts w:cs="Times New Roman"/>
                <w:sz w:val="20"/>
                <w:szCs w:val="20"/>
              </w:rPr>
              <w:t>.</w:t>
            </w:r>
          </w:p>
          <w:p w14:paraId="60F81630" w14:textId="7A33D3EA" w:rsidR="004E04A7" w:rsidRPr="00E34212" w:rsidRDefault="004E04A7" w:rsidP="00E34212">
            <w:pPr>
              <w:pStyle w:val="a8"/>
              <w:widowControl/>
              <w:numPr>
                <w:ilvl w:val="0"/>
                <w:numId w:val="2"/>
              </w:numPr>
              <w:spacing w:before="40" w:after="120" w:line="276" w:lineRule="auto"/>
              <w:rPr>
                <w:rFonts w:cs="Times New Roman"/>
                <w:sz w:val="20"/>
                <w:szCs w:val="20"/>
              </w:rPr>
            </w:pPr>
            <w:r w:rsidRPr="00E34212">
              <w:rPr>
                <w:rFonts w:cs="Times New Roman"/>
                <w:sz w:val="20"/>
                <w:szCs w:val="20"/>
              </w:rPr>
              <w:t>“</w:t>
            </w:r>
            <w:r w:rsidRPr="00E34212">
              <w:rPr>
                <w:rFonts w:cs="Times New Roman"/>
                <w:sz w:val="20"/>
                <w:szCs w:val="20"/>
              </w:rPr>
              <w:t>개인화</w:t>
            </w:r>
            <w:r w:rsidRPr="00E34212">
              <w:rPr>
                <w:rFonts w:cs="Times New Roman"/>
                <w:sz w:val="20"/>
                <w:szCs w:val="20"/>
              </w:rPr>
              <w:t>/</w:t>
            </w:r>
            <w:r w:rsidRPr="00E34212">
              <w:rPr>
                <w:rFonts w:cs="Times New Roman"/>
                <w:sz w:val="20"/>
                <w:szCs w:val="20"/>
              </w:rPr>
              <w:t>맞춤형</w:t>
            </w:r>
            <w:r w:rsidRPr="00E34212">
              <w:rPr>
                <w:rFonts w:cs="Times New Roman"/>
                <w:sz w:val="20"/>
                <w:szCs w:val="20"/>
              </w:rPr>
              <w:t xml:space="preserve"> </w:t>
            </w:r>
            <w:r w:rsidRPr="00E34212">
              <w:rPr>
                <w:rFonts w:cs="Times New Roman"/>
                <w:sz w:val="20"/>
                <w:szCs w:val="20"/>
              </w:rPr>
              <w:t>광고</w:t>
            </w:r>
            <w:r w:rsidRPr="00E34212">
              <w:rPr>
                <w:rFonts w:cs="Times New Roman"/>
                <w:sz w:val="20"/>
                <w:szCs w:val="20"/>
              </w:rPr>
              <w:t xml:space="preserve"> </w:t>
            </w:r>
            <w:r w:rsidRPr="00E34212">
              <w:rPr>
                <w:rFonts w:cs="Times New Roman"/>
                <w:sz w:val="20"/>
                <w:szCs w:val="20"/>
              </w:rPr>
              <w:t>제공</w:t>
            </w:r>
            <w:r w:rsidRPr="00E34212">
              <w:rPr>
                <w:rFonts w:cs="Times New Roman"/>
                <w:sz w:val="20"/>
                <w:szCs w:val="20"/>
              </w:rPr>
              <w:t>”</w:t>
            </w:r>
            <w:r w:rsidRPr="00E34212">
              <w:rPr>
                <w:rFonts w:cs="Times New Roman"/>
                <w:sz w:val="20"/>
                <w:szCs w:val="20"/>
              </w:rPr>
              <w:t>의</w:t>
            </w:r>
            <w:r w:rsidRPr="00E34212">
              <w:rPr>
                <w:rFonts w:cs="Times New Roman"/>
                <w:sz w:val="20"/>
                <w:szCs w:val="20"/>
              </w:rPr>
              <w:t xml:space="preserve"> </w:t>
            </w:r>
            <w:r w:rsidRPr="00E34212">
              <w:rPr>
                <w:rFonts w:cs="Times New Roman" w:hint="eastAsia"/>
                <w:sz w:val="20"/>
                <w:szCs w:val="20"/>
              </w:rPr>
              <w:t>제공이</w:t>
            </w:r>
            <w:r w:rsidRPr="00E34212">
              <w:rPr>
                <w:rFonts w:cs="Times New Roman" w:hint="eastAsia"/>
                <w:sz w:val="20"/>
                <w:szCs w:val="20"/>
              </w:rPr>
              <w:t xml:space="preserve"> </w:t>
            </w:r>
            <w:r w:rsidRPr="00E34212">
              <w:rPr>
                <w:rFonts w:cs="Times New Roman" w:hint="eastAsia"/>
                <w:sz w:val="20"/>
                <w:szCs w:val="20"/>
              </w:rPr>
              <w:t>서비스의</w:t>
            </w:r>
            <w:r w:rsidRPr="00E34212">
              <w:rPr>
                <w:rFonts w:cs="Times New Roman" w:hint="eastAsia"/>
                <w:sz w:val="20"/>
                <w:szCs w:val="20"/>
              </w:rPr>
              <w:t xml:space="preserve"> </w:t>
            </w:r>
            <w:r w:rsidRPr="00E34212">
              <w:rPr>
                <w:rFonts w:cs="Times New Roman" w:hint="eastAsia"/>
                <w:sz w:val="20"/>
                <w:szCs w:val="20"/>
              </w:rPr>
              <w:t>본질적인</w:t>
            </w:r>
            <w:r w:rsidRPr="00E34212">
              <w:rPr>
                <w:rFonts w:cs="Times New Roman" w:hint="eastAsia"/>
                <w:sz w:val="20"/>
                <w:szCs w:val="20"/>
              </w:rPr>
              <w:t xml:space="preserve"> </w:t>
            </w:r>
            <w:r w:rsidRPr="00E34212">
              <w:rPr>
                <w:rFonts w:cs="Times New Roman" w:hint="eastAsia"/>
                <w:sz w:val="20"/>
                <w:szCs w:val="20"/>
              </w:rPr>
              <w:t>기능을</w:t>
            </w:r>
            <w:r w:rsidRPr="00E34212">
              <w:rPr>
                <w:rFonts w:cs="Times New Roman" w:hint="eastAsia"/>
                <w:sz w:val="20"/>
                <w:szCs w:val="20"/>
              </w:rPr>
              <w:t xml:space="preserve"> </w:t>
            </w:r>
            <w:r w:rsidRPr="00E34212">
              <w:rPr>
                <w:rFonts w:cs="Times New Roman" w:hint="eastAsia"/>
                <w:sz w:val="20"/>
                <w:szCs w:val="20"/>
              </w:rPr>
              <w:t>수행하기</w:t>
            </w:r>
            <w:r w:rsidRPr="00E34212">
              <w:rPr>
                <w:rFonts w:cs="Times New Roman" w:hint="eastAsia"/>
                <w:sz w:val="20"/>
                <w:szCs w:val="20"/>
              </w:rPr>
              <w:t xml:space="preserve"> </w:t>
            </w:r>
            <w:r w:rsidRPr="00E34212">
              <w:rPr>
                <w:rFonts w:cs="Times New Roman" w:hint="eastAsia"/>
                <w:sz w:val="20"/>
                <w:szCs w:val="20"/>
              </w:rPr>
              <w:t>위하여</w:t>
            </w:r>
            <w:r w:rsidRPr="00E34212">
              <w:rPr>
                <w:rFonts w:cs="Times New Roman" w:hint="eastAsia"/>
                <w:sz w:val="20"/>
                <w:szCs w:val="20"/>
              </w:rPr>
              <w:t xml:space="preserve"> </w:t>
            </w:r>
            <w:r w:rsidRPr="00E34212">
              <w:rPr>
                <w:rFonts w:cs="Times New Roman" w:hint="eastAsia"/>
                <w:sz w:val="20"/>
                <w:szCs w:val="20"/>
              </w:rPr>
              <w:t>반드시</w:t>
            </w:r>
            <w:r w:rsidRPr="00E34212">
              <w:rPr>
                <w:rFonts w:cs="Times New Roman" w:hint="eastAsia"/>
                <w:sz w:val="20"/>
                <w:szCs w:val="20"/>
              </w:rPr>
              <w:t xml:space="preserve"> </w:t>
            </w:r>
            <w:r w:rsidRPr="00E34212">
              <w:rPr>
                <w:rFonts w:cs="Times New Roman" w:hint="eastAsia"/>
                <w:sz w:val="20"/>
                <w:szCs w:val="20"/>
              </w:rPr>
              <w:t>필요한</w:t>
            </w:r>
            <w:r w:rsidRPr="00E34212">
              <w:rPr>
                <w:rFonts w:cs="Times New Roman" w:hint="eastAsia"/>
                <w:sz w:val="20"/>
                <w:szCs w:val="20"/>
              </w:rPr>
              <w:t xml:space="preserve"> </w:t>
            </w:r>
            <w:r w:rsidRPr="00E34212">
              <w:rPr>
                <w:rFonts w:cs="Times New Roman" w:hint="eastAsia"/>
                <w:sz w:val="20"/>
                <w:szCs w:val="20"/>
              </w:rPr>
              <w:t>정보인지에</w:t>
            </w:r>
            <w:r w:rsidRPr="00E34212">
              <w:rPr>
                <w:rFonts w:cs="Times New Roman" w:hint="eastAsia"/>
                <w:sz w:val="20"/>
                <w:szCs w:val="20"/>
              </w:rPr>
              <w:t xml:space="preserve"> </w:t>
            </w:r>
            <w:r w:rsidRPr="00E34212">
              <w:rPr>
                <w:rFonts w:cs="Times New Roman" w:hint="eastAsia"/>
                <w:sz w:val="20"/>
                <w:szCs w:val="20"/>
              </w:rPr>
              <w:t>대하여는</w:t>
            </w:r>
            <w:r w:rsidRPr="00E34212">
              <w:rPr>
                <w:rFonts w:cs="Times New Roman" w:hint="eastAsia"/>
                <w:sz w:val="20"/>
                <w:szCs w:val="20"/>
              </w:rPr>
              <w:t xml:space="preserve"> </w:t>
            </w:r>
            <w:r w:rsidRPr="00E34212">
              <w:rPr>
                <w:rFonts w:cs="Times New Roman" w:hint="eastAsia"/>
                <w:sz w:val="20"/>
                <w:szCs w:val="20"/>
              </w:rPr>
              <w:t>명시적인</w:t>
            </w:r>
            <w:r w:rsidRPr="00E34212">
              <w:rPr>
                <w:rFonts w:cs="Times New Roman" w:hint="eastAsia"/>
                <w:sz w:val="20"/>
                <w:szCs w:val="20"/>
              </w:rPr>
              <w:t xml:space="preserve"> </w:t>
            </w:r>
            <w:r w:rsidRPr="00E34212">
              <w:rPr>
                <w:rFonts w:cs="Times New Roman" w:hint="eastAsia"/>
                <w:sz w:val="20"/>
                <w:szCs w:val="20"/>
              </w:rPr>
              <w:t>법원의</w:t>
            </w:r>
            <w:r w:rsidRPr="00E34212">
              <w:rPr>
                <w:rFonts w:cs="Times New Roman" w:hint="eastAsia"/>
                <w:sz w:val="20"/>
                <w:szCs w:val="20"/>
              </w:rPr>
              <w:t xml:space="preserve"> </w:t>
            </w:r>
            <w:r w:rsidRPr="00E34212">
              <w:rPr>
                <w:rFonts w:cs="Times New Roman" w:hint="eastAsia"/>
                <w:sz w:val="20"/>
                <w:szCs w:val="20"/>
              </w:rPr>
              <w:t>판결이나</w:t>
            </w:r>
            <w:r w:rsidRPr="00E34212">
              <w:rPr>
                <w:rFonts w:cs="Times New Roman" w:hint="eastAsia"/>
                <w:sz w:val="20"/>
                <w:szCs w:val="20"/>
              </w:rPr>
              <w:t xml:space="preserve"> </w:t>
            </w:r>
            <w:r w:rsidRPr="00E34212">
              <w:rPr>
                <w:rFonts w:cs="Times New Roman" w:hint="eastAsia"/>
                <w:sz w:val="20"/>
                <w:szCs w:val="20"/>
              </w:rPr>
              <w:t>규제기관의</w:t>
            </w:r>
            <w:r w:rsidRPr="00E34212">
              <w:rPr>
                <w:rFonts w:cs="Times New Roman" w:hint="eastAsia"/>
                <w:sz w:val="20"/>
                <w:szCs w:val="20"/>
              </w:rPr>
              <w:t xml:space="preserve"> </w:t>
            </w:r>
            <w:r w:rsidRPr="00E34212">
              <w:rPr>
                <w:rFonts w:cs="Times New Roman" w:hint="eastAsia"/>
                <w:sz w:val="20"/>
                <w:szCs w:val="20"/>
              </w:rPr>
              <w:t>해석례는</w:t>
            </w:r>
            <w:r w:rsidRPr="00E34212">
              <w:rPr>
                <w:rFonts w:cs="Times New Roman" w:hint="eastAsia"/>
                <w:sz w:val="20"/>
                <w:szCs w:val="20"/>
              </w:rPr>
              <w:t xml:space="preserve"> </w:t>
            </w:r>
            <w:r w:rsidRPr="00E34212">
              <w:rPr>
                <w:rFonts w:cs="Times New Roman" w:hint="eastAsia"/>
                <w:sz w:val="20"/>
                <w:szCs w:val="20"/>
              </w:rPr>
              <w:t>없으며</w:t>
            </w:r>
            <w:r w:rsidRPr="00E34212">
              <w:rPr>
                <w:rFonts w:cs="Times New Roman" w:hint="eastAsia"/>
                <w:sz w:val="20"/>
                <w:szCs w:val="20"/>
              </w:rPr>
              <w:t>,</w:t>
            </w:r>
            <w:r w:rsidRPr="00E34212">
              <w:rPr>
                <w:rFonts w:cs="Times New Roman"/>
                <w:sz w:val="20"/>
                <w:szCs w:val="20"/>
              </w:rPr>
              <w:t xml:space="preserve"> </w:t>
            </w:r>
            <w:r w:rsidRPr="00E34212">
              <w:rPr>
                <w:rFonts w:cs="Times New Roman" w:hint="eastAsia"/>
                <w:sz w:val="20"/>
                <w:szCs w:val="20"/>
              </w:rPr>
              <w:t>이는</w:t>
            </w:r>
            <w:r w:rsidRPr="00E34212">
              <w:rPr>
                <w:rFonts w:cs="Times New Roman" w:hint="eastAsia"/>
                <w:sz w:val="20"/>
                <w:szCs w:val="20"/>
              </w:rPr>
              <w:t xml:space="preserve"> </w:t>
            </w:r>
            <w:r w:rsidRPr="00E34212">
              <w:rPr>
                <w:rFonts w:cs="Times New Roman" w:hint="eastAsia"/>
                <w:sz w:val="20"/>
                <w:szCs w:val="20"/>
              </w:rPr>
              <w:t>결국</w:t>
            </w:r>
            <w:r w:rsidRPr="00E34212">
              <w:rPr>
                <w:rFonts w:cs="Times New Roman" w:hint="eastAsia"/>
                <w:sz w:val="20"/>
                <w:szCs w:val="20"/>
              </w:rPr>
              <w:t xml:space="preserve"> </w:t>
            </w:r>
            <w:r w:rsidRPr="00E34212">
              <w:rPr>
                <w:rFonts w:cs="Times New Roman" w:hint="eastAsia"/>
                <w:sz w:val="20"/>
                <w:szCs w:val="20"/>
              </w:rPr>
              <w:t>개별</w:t>
            </w:r>
            <w:r w:rsidRPr="00E34212">
              <w:rPr>
                <w:rFonts w:cs="Times New Roman" w:hint="eastAsia"/>
                <w:sz w:val="20"/>
                <w:szCs w:val="20"/>
              </w:rPr>
              <w:t xml:space="preserve"> </w:t>
            </w:r>
            <w:r w:rsidRPr="00E34212">
              <w:rPr>
                <w:rFonts w:cs="Times New Roman" w:hint="eastAsia"/>
                <w:sz w:val="20"/>
                <w:szCs w:val="20"/>
              </w:rPr>
              <w:t>사안마다</w:t>
            </w:r>
            <w:r w:rsidRPr="00E34212">
              <w:rPr>
                <w:rFonts w:cs="Times New Roman" w:hint="eastAsia"/>
                <w:sz w:val="20"/>
                <w:szCs w:val="20"/>
              </w:rPr>
              <w:t xml:space="preserve"> </w:t>
            </w:r>
            <w:r w:rsidRPr="00E34212">
              <w:rPr>
                <w:rFonts w:cs="Times New Roman" w:hint="eastAsia"/>
                <w:sz w:val="20"/>
                <w:szCs w:val="20"/>
              </w:rPr>
              <w:t>사업자가</w:t>
            </w:r>
            <w:r w:rsidRPr="00E34212">
              <w:rPr>
                <w:rFonts w:cs="Times New Roman" w:hint="eastAsia"/>
                <w:sz w:val="20"/>
                <w:szCs w:val="20"/>
              </w:rPr>
              <w:t xml:space="preserve"> </w:t>
            </w:r>
            <w:r w:rsidRPr="00E34212">
              <w:rPr>
                <w:rFonts w:cs="Times New Roman" w:hint="eastAsia"/>
                <w:sz w:val="20"/>
                <w:szCs w:val="20"/>
              </w:rPr>
              <w:t>제공하는</w:t>
            </w:r>
            <w:r w:rsidRPr="00E34212">
              <w:rPr>
                <w:rFonts w:cs="Times New Roman" w:hint="eastAsia"/>
                <w:sz w:val="20"/>
                <w:szCs w:val="20"/>
              </w:rPr>
              <w:t xml:space="preserve"> </w:t>
            </w:r>
            <w:r w:rsidRPr="00E34212">
              <w:rPr>
                <w:rFonts w:cs="Times New Roman" w:hint="eastAsia"/>
                <w:sz w:val="20"/>
                <w:szCs w:val="20"/>
              </w:rPr>
              <w:t>서비스</w:t>
            </w:r>
            <w:r w:rsidRPr="00E34212">
              <w:rPr>
                <w:rFonts w:cs="Times New Roman" w:hint="eastAsia"/>
                <w:sz w:val="20"/>
                <w:szCs w:val="20"/>
              </w:rPr>
              <w:t xml:space="preserve"> </w:t>
            </w:r>
            <w:r w:rsidRPr="00E34212">
              <w:rPr>
                <w:rFonts w:cs="Times New Roman" w:hint="eastAsia"/>
                <w:sz w:val="20"/>
                <w:szCs w:val="20"/>
              </w:rPr>
              <w:t>구조상</w:t>
            </w:r>
            <w:r w:rsidRPr="00E34212">
              <w:rPr>
                <w:rFonts w:cs="Times New Roman" w:hint="eastAsia"/>
                <w:sz w:val="20"/>
                <w:szCs w:val="20"/>
              </w:rPr>
              <w:t xml:space="preserve"> </w:t>
            </w:r>
            <w:r w:rsidRPr="00E34212">
              <w:rPr>
                <w:rFonts w:cs="Times New Roman" w:hint="eastAsia"/>
                <w:sz w:val="20"/>
                <w:szCs w:val="20"/>
              </w:rPr>
              <w:t>개인화</w:t>
            </w:r>
            <w:r w:rsidRPr="00E34212">
              <w:rPr>
                <w:rFonts w:cs="Times New Roman" w:hint="eastAsia"/>
                <w:sz w:val="20"/>
                <w:szCs w:val="20"/>
              </w:rPr>
              <w:t>/</w:t>
            </w:r>
            <w:r w:rsidRPr="00E34212">
              <w:rPr>
                <w:rFonts w:cs="Times New Roman" w:hint="eastAsia"/>
                <w:sz w:val="20"/>
                <w:szCs w:val="20"/>
              </w:rPr>
              <w:t>맞춤</w:t>
            </w:r>
            <w:r w:rsidRPr="00E34212">
              <w:rPr>
                <w:rFonts w:cs="Times New Roman" w:hint="eastAsia"/>
                <w:sz w:val="20"/>
                <w:szCs w:val="20"/>
              </w:rPr>
              <w:lastRenderedPageBreak/>
              <w:t>화</w:t>
            </w:r>
            <w:r w:rsidRPr="00E34212">
              <w:rPr>
                <w:rFonts w:cs="Times New Roman" w:hint="eastAsia"/>
                <w:sz w:val="20"/>
                <w:szCs w:val="20"/>
              </w:rPr>
              <w:t xml:space="preserve"> </w:t>
            </w:r>
            <w:r w:rsidRPr="00E34212">
              <w:rPr>
                <w:rFonts w:cs="Times New Roman" w:hint="eastAsia"/>
                <w:sz w:val="20"/>
                <w:szCs w:val="20"/>
              </w:rPr>
              <w:t>광고의</w:t>
            </w:r>
            <w:r w:rsidRPr="00E34212">
              <w:rPr>
                <w:rFonts w:cs="Times New Roman" w:hint="eastAsia"/>
                <w:sz w:val="20"/>
                <w:szCs w:val="20"/>
              </w:rPr>
              <w:t xml:space="preserve"> </w:t>
            </w:r>
            <w:r w:rsidRPr="00E34212">
              <w:rPr>
                <w:rFonts w:cs="Times New Roman" w:hint="eastAsia"/>
                <w:sz w:val="20"/>
                <w:szCs w:val="20"/>
              </w:rPr>
              <w:t>제공이</w:t>
            </w:r>
            <w:r w:rsidRPr="00E34212">
              <w:rPr>
                <w:rFonts w:cs="Times New Roman" w:hint="eastAsia"/>
                <w:sz w:val="20"/>
                <w:szCs w:val="20"/>
              </w:rPr>
              <w:t xml:space="preserve"> </w:t>
            </w:r>
            <w:r w:rsidRPr="00E34212">
              <w:rPr>
                <w:rFonts w:cs="Times New Roman" w:hint="eastAsia"/>
                <w:sz w:val="20"/>
                <w:szCs w:val="20"/>
              </w:rPr>
              <w:t>차지하는</w:t>
            </w:r>
            <w:r w:rsidRPr="00E34212">
              <w:rPr>
                <w:rFonts w:cs="Times New Roman" w:hint="eastAsia"/>
                <w:sz w:val="20"/>
                <w:szCs w:val="20"/>
              </w:rPr>
              <w:t xml:space="preserve"> </w:t>
            </w:r>
            <w:r w:rsidRPr="00E34212">
              <w:rPr>
                <w:rFonts w:cs="Times New Roman" w:hint="eastAsia"/>
                <w:sz w:val="20"/>
                <w:szCs w:val="20"/>
              </w:rPr>
              <w:t>비중</w:t>
            </w:r>
            <w:r w:rsidRPr="00E34212">
              <w:rPr>
                <w:rFonts w:cs="Times New Roman" w:hint="eastAsia"/>
                <w:sz w:val="20"/>
                <w:szCs w:val="20"/>
              </w:rPr>
              <w:t xml:space="preserve">, </w:t>
            </w:r>
            <w:r w:rsidRPr="00E34212">
              <w:rPr>
                <w:rFonts w:cs="Times New Roman" w:hint="eastAsia"/>
                <w:sz w:val="20"/>
                <w:szCs w:val="20"/>
              </w:rPr>
              <w:t>중요도</w:t>
            </w:r>
            <w:r w:rsidRPr="00E34212">
              <w:rPr>
                <w:rFonts w:cs="Times New Roman" w:hint="eastAsia"/>
                <w:sz w:val="20"/>
                <w:szCs w:val="20"/>
              </w:rPr>
              <w:t xml:space="preserve"> </w:t>
            </w:r>
            <w:r w:rsidRPr="00E34212">
              <w:rPr>
                <w:rFonts w:cs="Times New Roman" w:hint="eastAsia"/>
                <w:sz w:val="20"/>
                <w:szCs w:val="20"/>
              </w:rPr>
              <w:t>등</w:t>
            </w:r>
            <w:r w:rsidR="00A30D8E" w:rsidRPr="00E34212">
              <w:rPr>
                <w:rFonts w:cs="Times New Roman" w:hint="eastAsia"/>
                <w:sz w:val="20"/>
                <w:szCs w:val="20"/>
              </w:rPr>
              <w:t xml:space="preserve"> </w:t>
            </w:r>
            <w:r w:rsidRPr="00E34212">
              <w:rPr>
                <w:rFonts w:cs="Times New Roman" w:hint="eastAsia"/>
                <w:sz w:val="20"/>
                <w:szCs w:val="20"/>
              </w:rPr>
              <w:t>제반</w:t>
            </w:r>
            <w:r w:rsidRPr="00E34212">
              <w:rPr>
                <w:rFonts w:cs="Times New Roman" w:hint="eastAsia"/>
                <w:sz w:val="20"/>
                <w:szCs w:val="20"/>
              </w:rPr>
              <w:t xml:space="preserve"> </w:t>
            </w:r>
            <w:r w:rsidRPr="00E34212">
              <w:rPr>
                <w:rFonts w:cs="Times New Roman" w:hint="eastAsia"/>
                <w:sz w:val="20"/>
                <w:szCs w:val="20"/>
              </w:rPr>
              <w:t>사정에</w:t>
            </w:r>
            <w:r w:rsidRPr="00E34212">
              <w:rPr>
                <w:rFonts w:cs="Times New Roman" w:hint="eastAsia"/>
                <w:sz w:val="20"/>
                <w:szCs w:val="20"/>
              </w:rPr>
              <w:t xml:space="preserve"> </w:t>
            </w:r>
            <w:r w:rsidRPr="00E34212">
              <w:rPr>
                <w:rFonts w:cs="Times New Roman" w:hint="eastAsia"/>
                <w:sz w:val="20"/>
                <w:szCs w:val="20"/>
              </w:rPr>
              <w:t>따라</w:t>
            </w:r>
            <w:r w:rsidRPr="00E34212">
              <w:rPr>
                <w:rFonts w:cs="Times New Roman" w:hint="eastAsia"/>
                <w:sz w:val="20"/>
                <w:szCs w:val="20"/>
              </w:rPr>
              <w:t xml:space="preserve"> </w:t>
            </w:r>
            <w:r w:rsidRPr="00E34212">
              <w:rPr>
                <w:rFonts w:cs="Times New Roman" w:hint="eastAsia"/>
                <w:sz w:val="20"/>
                <w:szCs w:val="20"/>
              </w:rPr>
              <w:t>달리</w:t>
            </w:r>
            <w:r w:rsidRPr="00E34212">
              <w:rPr>
                <w:rFonts w:cs="Times New Roman" w:hint="eastAsia"/>
                <w:sz w:val="20"/>
                <w:szCs w:val="20"/>
              </w:rPr>
              <w:t xml:space="preserve"> </w:t>
            </w:r>
            <w:r w:rsidRPr="00E34212">
              <w:rPr>
                <w:rFonts w:cs="Times New Roman" w:hint="eastAsia"/>
                <w:sz w:val="20"/>
                <w:szCs w:val="20"/>
              </w:rPr>
              <w:t>해석될</w:t>
            </w:r>
            <w:r w:rsidRPr="00E34212">
              <w:rPr>
                <w:rFonts w:cs="Times New Roman" w:hint="eastAsia"/>
                <w:sz w:val="20"/>
                <w:szCs w:val="20"/>
              </w:rPr>
              <w:t xml:space="preserve"> </w:t>
            </w:r>
            <w:r w:rsidRPr="00E34212">
              <w:rPr>
                <w:rFonts w:cs="Times New Roman" w:hint="eastAsia"/>
                <w:sz w:val="20"/>
                <w:szCs w:val="20"/>
              </w:rPr>
              <w:t>문제</w:t>
            </w:r>
            <w:r w:rsidR="00E34212">
              <w:rPr>
                <w:rFonts w:cs="Times New Roman" w:hint="eastAsia"/>
                <w:sz w:val="20"/>
                <w:szCs w:val="20"/>
              </w:rPr>
              <w:t>임</w:t>
            </w:r>
            <w:r w:rsidR="00E34212">
              <w:rPr>
                <w:rStyle w:val="ad"/>
                <w:rFonts w:cs="Times New Roman"/>
                <w:sz w:val="20"/>
                <w:szCs w:val="20"/>
              </w:rPr>
              <w:footnoteReference w:id="20"/>
            </w:r>
            <w:r w:rsidRPr="00E34212">
              <w:rPr>
                <w:rFonts w:cs="Times New Roman" w:hint="eastAsia"/>
                <w:sz w:val="20"/>
                <w:szCs w:val="20"/>
              </w:rPr>
              <w:t>.</w:t>
            </w:r>
            <w:r w:rsidRPr="00E34212">
              <w:rPr>
                <w:rFonts w:cs="Times New Roman"/>
                <w:sz w:val="20"/>
                <w:szCs w:val="20"/>
              </w:rPr>
              <w:t xml:space="preserve"> </w:t>
            </w:r>
          </w:p>
          <w:p w14:paraId="2491974D" w14:textId="4AD2C43A" w:rsidR="00E34212" w:rsidRDefault="004E04A7" w:rsidP="00E34212">
            <w:pPr>
              <w:pStyle w:val="a8"/>
              <w:widowControl/>
              <w:numPr>
                <w:ilvl w:val="0"/>
                <w:numId w:val="2"/>
              </w:numPr>
              <w:spacing w:before="40" w:after="120" w:line="276" w:lineRule="auto"/>
              <w:rPr>
                <w:rFonts w:cs="Times New Roman"/>
                <w:sz w:val="20"/>
                <w:szCs w:val="20"/>
              </w:rPr>
            </w:pPr>
            <w:r w:rsidRPr="00E34212">
              <w:rPr>
                <w:rFonts w:cs="Times New Roman" w:hint="eastAsia"/>
                <w:sz w:val="20"/>
                <w:szCs w:val="20"/>
              </w:rPr>
              <w:t>그런데</w:t>
            </w:r>
            <w:r w:rsidRPr="00E34212">
              <w:rPr>
                <w:rFonts w:cs="Times New Roman"/>
                <w:sz w:val="20"/>
                <w:szCs w:val="20"/>
              </w:rPr>
              <w:t xml:space="preserve">, </w:t>
            </w:r>
            <w:r w:rsidRPr="00E34212">
              <w:rPr>
                <w:rFonts w:cs="Times New Roman" w:hint="eastAsia"/>
                <w:sz w:val="20"/>
                <w:szCs w:val="20"/>
              </w:rPr>
              <w:t>대상회사의</w:t>
            </w:r>
            <w:r w:rsidRPr="00E34212">
              <w:rPr>
                <w:rFonts w:cs="Times New Roman" w:hint="eastAsia"/>
                <w:sz w:val="20"/>
                <w:szCs w:val="20"/>
              </w:rPr>
              <w:t xml:space="preserve"> </w:t>
            </w:r>
            <w:r w:rsidRPr="00E34212">
              <w:rPr>
                <w:rFonts w:cs="Times New Roman" w:hint="eastAsia"/>
                <w:sz w:val="20"/>
                <w:szCs w:val="20"/>
              </w:rPr>
              <w:t>경우</w:t>
            </w:r>
            <w:r w:rsidRPr="00E34212">
              <w:rPr>
                <w:rFonts w:cs="Times New Roman" w:hint="eastAsia"/>
                <w:sz w:val="20"/>
                <w:szCs w:val="20"/>
              </w:rPr>
              <w:t xml:space="preserve"> </w:t>
            </w:r>
            <w:r w:rsidRPr="00E34212">
              <w:rPr>
                <w:rFonts w:cs="Times New Roman" w:hint="eastAsia"/>
                <w:sz w:val="20"/>
                <w:szCs w:val="20"/>
              </w:rPr>
              <w:t>다음과</w:t>
            </w:r>
            <w:r w:rsidRPr="00E34212">
              <w:rPr>
                <w:rFonts w:cs="Times New Roman" w:hint="eastAsia"/>
                <w:sz w:val="20"/>
                <w:szCs w:val="20"/>
              </w:rPr>
              <w:t xml:space="preserve"> </w:t>
            </w:r>
            <w:r w:rsidRPr="00E34212">
              <w:rPr>
                <w:rFonts w:cs="Times New Roman" w:hint="eastAsia"/>
                <w:sz w:val="20"/>
                <w:szCs w:val="20"/>
              </w:rPr>
              <w:t>같은</w:t>
            </w:r>
            <w:r w:rsidRPr="00E34212">
              <w:rPr>
                <w:rFonts w:cs="Times New Roman" w:hint="eastAsia"/>
                <w:sz w:val="20"/>
                <w:szCs w:val="20"/>
              </w:rPr>
              <w:t xml:space="preserve"> </w:t>
            </w:r>
            <w:r w:rsidRPr="00E34212">
              <w:rPr>
                <w:rFonts w:cs="Times New Roman" w:hint="eastAsia"/>
                <w:sz w:val="20"/>
                <w:szCs w:val="20"/>
              </w:rPr>
              <w:t>사정을</w:t>
            </w:r>
            <w:r w:rsidRPr="00E34212">
              <w:rPr>
                <w:rFonts w:cs="Times New Roman" w:hint="eastAsia"/>
                <w:sz w:val="20"/>
                <w:szCs w:val="20"/>
              </w:rPr>
              <w:t xml:space="preserve"> </w:t>
            </w:r>
            <w:r w:rsidRPr="00E34212">
              <w:rPr>
                <w:rFonts w:cs="Times New Roman" w:hint="eastAsia"/>
                <w:sz w:val="20"/>
                <w:szCs w:val="20"/>
              </w:rPr>
              <w:t>고려하여</w:t>
            </w:r>
            <w:r w:rsidRPr="00E34212">
              <w:rPr>
                <w:rFonts w:cs="Times New Roman" w:hint="eastAsia"/>
                <w:sz w:val="20"/>
                <w:szCs w:val="20"/>
              </w:rPr>
              <w:t xml:space="preserve"> </w:t>
            </w:r>
            <w:r w:rsidRPr="00E34212">
              <w:rPr>
                <w:rFonts w:cs="Times New Roman" w:hint="eastAsia"/>
                <w:sz w:val="20"/>
                <w:szCs w:val="20"/>
              </w:rPr>
              <w:t>보았을</w:t>
            </w:r>
            <w:r w:rsidRPr="00E34212">
              <w:rPr>
                <w:rFonts w:cs="Times New Roman" w:hint="eastAsia"/>
                <w:sz w:val="20"/>
                <w:szCs w:val="20"/>
              </w:rPr>
              <w:t xml:space="preserve"> </w:t>
            </w:r>
            <w:r w:rsidRPr="00E34212">
              <w:rPr>
                <w:rFonts w:cs="Times New Roman" w:hint="eastAsia"/>
                <w:sz w:val="20"/>
                <w:szCs w:val="20"/>
              </w:rPr>
              <w:t>때</w:t>
            </w:r>
            <w:r w:rsidRPr="00E34212">
              <w:rPr>
                <w:rFonts w:cs="Times New Roman" w:hint="eastAsia"/>
                <w:sz w:val="20"/>
                <w:szCs w:val="20"/>
              </w:rPr>
              <w:t>,</w:t>
            </w:r>
            <w:r w:rsidRPr="00E34212">
              <w:rPr>
                <w:rFonts w:cs="Times New Roman"/>
                <w:sz w:val="20"/>
                <w:szCs w:val="20"/>
              </w:rPr>
              <w:t xml:space="preserve"> </w:t>
            </w:r>
            <w:r w:rsidRPr="00E34212">
              <w:rPr>
                <w:rFonts w:cs="Times New Roman" w:hint="eastAsia"/>
                <w:sz w:val="20"/>
                <w:szCs w:val="20"/>
              </w:rPr>
              <w:t>개인</w:t>
            </w:r>
            <w:r w:rsidRPr="00E34212">
              <w:rPr>
                <w:rFonts w:cs="Times New Roman" w:hint="eastAsia"/>
                <w:sz w:val="20"/>
                <w:szCs w:val="20"/>
              </w:rPr>
              <w:t xml:space="preserve"> </w:t>
            </w:r>
            <w:r w:rsidRPr="00E34212">
              <w:rPr>
                <w:rFonts w:cs="Times New Roman" w:hint="eastAsia"/>
                <w:sz w:val="20"/>
                <w:szCs w:val="20"/>
              </w:rPr>
              <w:t>맞춤형</w:t>
            </w:r>
            <w:r w:rsidRPr="00E34212">
              <w:rPr>
                <w:rFonts w:cs="Times New Roman" w:hint="eastAsia"/>
                <w:sz w:val="20"/>
                <w:szCs w:val="20"/>
              </w:rPr>
              <w:t xml:space="preserve"> </w:t>
            </w:r>
            <w:r w:rsidRPr="00E34212">
              <w:rPr>
                <w:rFonts w:cs="Times New Roman" w:hint="eastAsia"/>
                <w:sz w:val="20"/>
                <w:szCs w:val="20"/>
              </w:rPr>
              <w:t>광고의</w:t>
            </w:r>
            <w:r w:rsidRPr="00E34212">
              <w:rPr>
                <w:rFonts w:cs="Times New Roman" w:hint="eastAsia"/>
                <w:sz w:val="20"/>
                <w:szCs w:val="20"/>
              </w:rPr>
              <w:t xml:space="preserve"> </w:t>
            </w:r>
            <w:r w:rsidRPr="00E34212">
              <w:rPr>
                <w:rFonts w:cs="Times New Roman" w:hint="eastAsia"/>
                <w:sz w:val="20"/>
                <w:szCs w:val="20"/>
              </w:rPr>
              <w:t>제공이</w:t>
            </w:r>
            <w:r w:rsidRPr="00E34212">
              <w:rPr>
                <w:rFonts w:cs="Times New Roman"/>
                <w:sz w:val="20"/>
                <w:szCs w:val="20"/>
              </w:rPr>
              <w:t xml:space="preserve"> </w:t>
            </w:r>
            <w:r w:rsidRPr="00E34212">
              <w:rPr>
                <w:rFonts w:cs="Times New Roman"/>
                <w:sz w:val="20"/>
                <w:szCs w:val="20"/>
              </w:rPr>
              <w:t>서비스</w:t>
            </w:r>
            <w:r w:rsidRPr="00E34212">
              <w:rPr>
                <w:rFonts w:cs="Times New Roman"/>
                <w:sz w:val="20"/>
                <w:szCs w:val="20"/>
              </w:rPr>
              <w:t xml:space="preserve"> </w:t>
            </w:r>
            <w:r w:rsidRPr="00E34212">
              <w:rPr>
                <w:rFonts w:cs="Times New Roman"/>
                <w:sz w:val="20"/>
                <w:szCs w:val="20"/>
              </w:rPr>
              <w:t>제공에</w:t>
            </w:r>
            <w:r w:rsidRPr="00E34212">
              <w:rPr>
                <w:rFonts w:cs="Times New Roman"/>
                <w:sz w:val="20"/>
                <w:szCs w:val="20"/>
              </w:rPr>
              <w:t xml:space="preserve"> </w:t>
            </w:r>
            <w:r w:rsidRPr="00E34212">
              <w:rPr>
                <w:rFonts w:cs="Times New Roman"/>
                <w:sz w:val="20"/>
                <w:szCs w:val="20"/>
              </w:rPr>
              <w:t>반드시</w:t>
            </w:r>
            <w:r w:rsidRPr="00E34212">
              <w:rPr>
                <w:rFonts w:cs="Times New Roman"/>
                <w:sz w:val="20"/>
                <w:szCs w:val="20"/>
              </w:rPr>
              <w:t xml:space="preserve"> </w:t>
            </w:r>
            <w:r w:rsidRPr="00E34212">
              <w:rPr>
                <w:rFonts w:cs="Times New Roman"/>
                <w:sz w:val="20"/>
                <w:szCs w:val="20"/>
              </w:rPr>
              <w:t>필요</w:t>
            </w:r>
            <w:r w:rsidR="00870706" w:rsidRPr="00E34212">
              <w:rPr>
                <w:rFonts w:cs="Times New Roman" w:hint="eastAsia"/>
                <w:sz w:val="20"/>
                <w:szCs w:val="20"/>
              </w:rPr>
              <w:t>하지</w:t>
            </w:r>
            <w:r w:rsidR="00870706" w:rsidRPr="00E34212">
              <w:rPr>
                <w:rFonts w:cs="Times New Roman" w:hint="eastAsia"/>
                <w:sz w:val="20"/>
                <w:szCs w:val="20"/>
              </w:rPr>
              <w:t xml:space="preserve"> </w:t>
            </w:r>
            <w:r w:rsidR="00870706" w:rsidRPr="00E34212">
              <w:rPr>
                <w:rFonts w:cs="Times New Roman" w:hint="eastAsia"/>
                <w:sz w:val="20"/>
                <w:szCs w:val="20"/>
              </w:rPr>
              <w:t>않다고</w:t>
            </w:r>
            <w:r w:rsidRPr="00E34212">
              <w:rPr>
                <w:rFonts w:cs="Times New Roman"/>
                <w:sz w:val="20"/>
                <w:szCs w:val="20"/>
              </w:rPr>
              <w:t xml:space="preserve"> </w:t>
            </w:r>
            <w:r w:rsidRPr="00E34212">
              <w:rPr>
                <w:rFonts w:cs="Times New Roman"/>
                <w:sz w:val="20"/>
                <w:szCs w:val="20"/>
              </w:rPr>
              <w:t>판단</w:t>
            </w:r>
            <w:r w:rsidRPr="00E34212">
              <w:rPr>
                <w:rFonts w:cs="Times New Roman" w:hint="eastAsia"/>
                <w:sz w:val="20"/>
                <w:szCs w:val="20"/>
              </w:rPr>
              <w:t>될</w:t>
            </w:r>
            <w:r w:rsidRPr="00E34212">
              <w:rPr>
                <w:rFonts w:cs="Times New Roman"/>
                <w:sz w:val="20"/>
                <w:szCs w:val="20"/>
              </w:rPr>
              <w:t xml:space="preserve"> </w:t>
            </w:r>
            <w:r w:rsidRPr="00E34212">
              <w:rPr>
                <w:rFonts w:cs="Times New Roman"/>
                <w:sz w:val="20"/>
                <w:szCs w:val="20"/>
              </w:rPr>
              <w:t>가능성을</w:t>
            </w:r>
            <w:r w:rsidRPr="00E34212">
              <w:rPr>
                <w:rFonts w:cs="Times New Roman"/>
                <w:sz w:val="20"/>
                <w:szCs w:val="20"/>
              </w:rPr>
              <w:t xml:space="preserve"> </w:t>
            </w:r>
            <w:r w:rsidRPr="00E34212">
              <w:rPr>
                <w:rFonts w:cs="Times New Roman"/>
                <w:sz w:val="20"/>
                <w:szCs w:val="20"/>
              </w:rPr>
              <w:t>배제할</w:t>
            </w:r>
            <w:r w:rsidRPr="00E34212">
              <w:rPr>
                <w:rFonts w:cs="Times New Roman"/>
                <w:sz w:val="20"/>
                <w:szCs w:val="20"/>
              </w:rPr>
              <w:t xml:space="preserve"> </w:t>
            </w:r>
            <w:r w:rsidRPr="00E34212">
              <w:rPr>
                <w:rFonts w:cs="Times New Roman"/>
                <w:sz w:val="20"/>
                <w:szCs w:val="20"/>
              </w:rPr>
              <w:t>수</w:t>
            </w:r>
            <w:r w:rsidRPr="00E34212">
              <w:rPr>
                <w:rFonts w:cs="Times New Roman"/>
                <w:sz w:val="20"/>
                <w:szCs w:val="20"/>
              </w:rPr>
              <w:t xml:space="preserve"> </w:t>
            </w:r>
            <w:r w:rsidRPr="00E34212">
              <w:rPr>
                <w:rFonts w:cs="Times New Roman"/>
                <w:sz w:val="20"/>
                <w:szCs w:val="20"/>
              </w:rPr>
              <w:t>없</w:t>
            </w:r>
            <w:r w:rsidR="00E34212">
              <w:rPr>
                <w:rFonts w:cs="Times New Roman" w:hint="eastAsia"/>
                <w:sz w:val="20"/>
                <w:szCs w:val="20"/>
              </w:rPr>
              <w:t>음</w:t>
            </w:r>
            <w:r w:rsidR="00E34212">
              <w:rPr>
                <w:rStyle w:val="ad"/>
                <w:rFonts w:cs="Times New Roman"/>
                <w:sz w:val="20"/>
                <w:szCs w:val="20"/>
              </w:rPr>
              <w:footnoteReference w:id="21"/>
            </w:r>
            <w:r w:rsidR="00E34212">
              <w:rPr>
                <w:rFonts w:cs="Times New Roman" w:hint="eastAsia"/>
                <w:sz w:val="20"/>
                <w:szCs w:val="20"/>
              </w:rPr>
              <w:t>.</w:t>
            </w:r>
            <w:r w:rsidR="00E34212">
              <w:rPr>
                <w:rFonts w:cs="Times New Roman"/>
                <w:sz w:val="20"/>
                <w:szCs w:val="20"/>
              </w:rPr>
              <w:t xml:space="preserve"> </w:t>
            </w:r>
          </w:p>
          <w:p w14:paraId="216A4A8F" w14:textId="5B2F6BB3" w:rsidR="004E04A7" w:rsidRPr="00E34212" w:rsidRDefault="004E04A7" w:rsidP="00E34212">
            <w:pPr>
              <w:pStyle w:val="a8"/>
              <w:widowControl/>
              <w:numPr>
                <w:ilvl w:val="0"/>
                <w:numId w:val="3"/>
              </w:numPr>
              <w:spacing w:before="40" w:after="120" w:line="276" w:lineRule="auto"/>
              <w:rPr>
                <w:rFonts w:cs="Times New Roman"/>
                <w:sz w:val="20"/>
                <w:szCs w:val="20"/>
              </w:rPr>
            </w:pPr>
            <w:r w:rsidRPr="00E34212">
              <w:rPr>
                <w:rFonts w:cs="Times New Roman" w:hint="eastAsia"/>
                <w:sz w:val="20"/>
                <w:szCs w:val="20"/>
              </w:rPr>
              <w:t>대상회사의</w:t>
            </w:r>
            <w:r w:rsidRPr="00E34212">
              <w:rPr>
                <w:rFonts w:cs="Times New Roman" w:hint="eastAsia"/>
                <w:sz w:val="20"/>
                <w:szCs w:val="20"/>
              </w:rPr>
              <w:t xml:space="preserve"> </w:t>
            </w:r>
            <w:r w:rsidRPr="00E34212">
              <w:rPr>
                <w:rFonts w:cs="Times New Roman" w:hint="eastAsia"/>
                <w:sz w:val="20"/>
                <w:szCs w:val="20"/>
              </w:rPr>
              <w:t>매출</w:t>
            </w:r>
            <w:r w:rsidRPr="00E34212">
              <w:rPr>
                <w:rFonts w:cs="Times New Roman" w:hint="eastAsia"/>
                <w:sz w:val="20"/>
                <w:szCs w:val="20"/>
              </w:rPr>
              <w:t xml:space="preserve"> </w:t>
            </w:r>
            <w:r w:rsidRPr="00E34212">
              <w:rPr>
                <w:rFonts w:cs="Times New Roman" w:hint="eastAsia"/>
                <w:sz w:val="20"/>
                <w:szCs w:val="20"/>
              </w:rPr>
              <w:t>중</w:t>
            </w:r>
            <w:r w:rsidRPr="00E34212">
              <w:rPr>
                <w:rFonts w:cs="Times New Roman" w:hint="eastAsia"/>
                <w:sz w:val="20"/>
                <w:szCs w:val="20"/>
              </w:rPr>
              <w:t xml:space="preserve"> </w:t>
            </w:r>
            <w:r w:rsidRPr="00E34212">
              <w:rPr>
                <w:rFonts w:cs="Times New Roman" w:hint="eastAsia"/>
                <w:sz w:val="20"/>
                <w:szCs w:val="20"/>
              </w:rPr>
              <w:t>광고매출이</w:t>
            </w:r>
            <w:r w:rsidRPr="00E34212">
              <w:rPr>
                <w:rFonts w:cs="Times New Roman" w:hint="eastAsia"/>
                <w:sz w:val="20"/>
                <w:szCs w:val="20"/>
              </w:rPr>
              <w:t xml:space="preserve"> </w:t>
            </w:r>
            <w:r w:rsidRPr="00E34212">
              <w:rPr>
                <w:rFonts w:cs="Times New Roman" w:hint="eastAsia"/>
                <w:sz w:val="20"/>
                <w:szCs w:val="20"/>
              </w:rPr>
              <w:t>차지하는</w:t>
            </w:r>
            <w:r w:rsidRPr="00E34212">
              <w:rPr>
                <w:rFonts w:cs="Times New Roman" w:hint="eastAsia"/>
                <w:sz w:val="20"/>
                <w:szCs w:val="20"/>
              </w:rPr>
              <w:t xml:space="preserve"> </w:t>
            </w:r>
            <w:r w:rsidRPr="00E34212">
              <w:rPr>
                <w:rFonts w:cs="Times New Roman" w:hint="eastAsia"/>
                <w:sz w:val="20"/>
                <w:szCs w:val="20"/>
              </w:rPr>
              <w:t>비중은</w:t>
            </w:r>
            <w:r w:rsidRPr="00E34212">
              <w:rPr>
                <w:rFonts w:cs="Times New Roman" w:hint="eastAsia"/>
                <w:sz w:val="20"/>
                <w:szCs w:val="20"/>
              </w:rPr>
              <w:t xml:space="preserve"> </w:t>
            </w:r>
            <w:r w:rsidRPr="00E34212">
              <w:rPr>
                <w:rFonts w:cs="Times New Roman" w:hint="eastAsia"/>
                <w:sz w:val="20"/>
                <w:szCs w:val="20"/>
              </w:rPr>
              <w:t>상대적으로</w:t>
            </w:r>
            <w:r w:rsidRPr="00E34212">
              <w:rPr>
                <w:rFonts w:cs="Times New Roman" w:hint="eastAsia"/>
                <w:sz w:val="20"/>
                <w:szCs w:val="20"/>
              </w:rPr>
              <w:t xml:space="preserve"> </w:t>
            </w:r>
            <w:r w:rsidRPr="00E34212">
              <w:rPr>
                <w:rFonts w:cs="Times New Roman" w:hint="eastAsia"/>
                <w:sz w:val="20"/>
                <w:szCs w:val="20"/>
              </w:rPr>
              <w:t>낮아</w:t>
            </w:r>
            <w:r w:rsidRPr="00E34212">
              <w:rPr>
                <w:rFonts w:cs="Times New Roman" w:hint="eastAsia"/>
                <w:sz w:val="20"/>
                <w:szCs w:val="20"/>
              </w:rPr>
              <w:t xml:space="preserve"> </w:t>
            </w:r>
            <w:r w:rsidRPr="00E34212">
              <w:rPr>
                <w:rFonts w:cs="Times New Roman" w:hint="eastAsia"/>
                <w:sz w:val="20"/>
                <w:szCs w:val="20"/>
              </w:rPr>
              <w:t>대상회사가</w:t>
            </w:r>
            <w:r w:rsidRPr="00E34212">
              <w:rPr>
                <w:rFonts w:cs="Times New Roman" w:hint="eastAsia"/>
                <w:sz w:val="20"/>
                <w:szCs w:val="20"/>
              </w:rPr>
              <w:t xml:space="preserve"> </w:t>
            </w:r>
            <w:r w:rsidRPr="00E34212">
              <w:rPr>
                <w:rFonts w:cs="Times New Roman" w:hint="eastAsia"/>
                <w:sz w:val="20"/>
                <w:szCs w:val="20"/>
              </w:rPr>
              <w:t>이용자에게</w:t>
            </w:r>
            <w:r w:rsidRPr="00E34212">
              <w:rPr>
                <w:rFonts w:cs="Times New Roman" w:hint="eastAsia"/>
                <w:sz w:val="20"/>
                <w:szCs w:val="20"/>
              </w:rPr>
              <w:t xml:space="preserve"> </w:t>
            </w:r>
            <w:r w:rsidRPr="00E34212">
              <w:rPr>
                <w:rFonts w:cs="Times New Roman" w:hint="eastAsia"/>
                <w:sz w:val="20"/>
                <w:szCs w:val="20"/>
              </w:rPr>
              <w:t>맞춤화된</w:t>
            </w:r>
            <w:r w:rsidRPr="00E34212">
              <w:rPr>
                <w:rFonts w:cs="Times New Roman" w:hint="eastAsia"/>
                <w:sz w:val="20"/>
                <w:szCs w:val="20"/>
              </w:rPr>
              <w:t xml:space="preserve"> </w:t>
            </w:r>
            <w:r w:rsidRPr="00E34212">
              <w:rPr>
                <w:rFonts w:cs="Times New Roman" w:hint="eastAsia"/>
                <w:sz w:val="20"/>
                <w:szCs w:val="20"/>
              </w:rPr>
              <w:t>광고를</w:t>
            </w:r>
            <w:r w:rsidRPr="00E34212">
              <w:rPr>
                <w:rFonts w:cs="Times New Roman" w:hint="eastAsia"/>
                <w:sz w:val="20"/>
                <w:szCs w:val="20"/>
              </w:rPr>
              <w:t xml:space="preserve"> </w:t>
            </w:r>
            <w:r w:rsidRPr="00E34212">
              <w:rPr>
                <w:rFonts w:cs="Times New Roman" w:hint="eastAsia"/>
                <w:sz w:val="20"/>
                <w:szCs w:val="20"/>
              </w:rPr>
              <w:t>제공하는</w:t>
            </w:r>
            <w:r w:rsidRPr="00E34212">
              <w:rPr>
                <w:rFonts w:cs="Times New Roman" w:hint="eastAsia"/>
                <w:sz w:val="20"/>
                <w:szCs w:val="20"/>
              </w:rPr>
              <w:t xml:space="preserve"> </w:t>
            </w:r>
            <w:r w:rsidRPr="00E34212">
              <w:rPr>
                <w:rFonts w:cs="Times New Roman" w:hint="eastAsia"/>
                <w:sz w:val="20"/>
                <w:szCs w:val="20"/>
              </w:rPr>
              <w:t>것이</w:t>
            </w:r>
            <w:r w:rsidRPr="00E34212">
              <w:rPr>
                <w:rFonts w:cs="Times New Roman" w:hint="eastAsia"/>
                <w:sz w:val="20"/>
                <w:szCs w:val="20"/>
              </w:rPr>
              <w:t xml:space="preserve"> </w:t>
            </w:r>
            <w:r w:rsidRPr="00E34212">
              <w:rPr>
                <w:rFonts w:cs="Times New Roman" w:hint="eastAsia"/>
                <w:sz w:val="20"/>
                <w:szCs w:val="20"/>
              </w:rPr>
              <w:t>주요</w:t>
            </w:r>
            <w:r w:rsidRPr="00E34212">
              <w:rPr>
                <w:rFonts w:cs="Times New Roman" w:hint="eastAsia"/>
                <w:sz w:val="20"/>
                <w:szCs w:val="20"/>
              </w:rPr>
              <w:t xml:space="preserve"> </w:t>
            </w:r>
            <w:r w:rsidRPr="00E34212">
              <w:rPr>
                <w:rFonts w:cs="Times New Roman" w:hint="eastAsia"/>
                <w:sz w:val="20"/>
                <w:szCs w:val="20"/>
              </w:rPr>
              <w:t>수익모델이라고</w:t>
            </w:r>
            <w:r w:rsidRPr="00E34212">
              <w:rPr>
                <w:rFonts w:cs="Times New Roman" w:hint="eastAsia"/>
                <w:sz w:val="20"/>
                <w:szCs w:val="20"/>
              </w:rPr>
              <w:t xml:space="preserve"> </w:t>
            </w:r>
            <w:r w:rsidRPr="00E34212">
              <w:rPr>
                <w:rFonts w:cs="Times New Roman" w:hint="eastAsia"/>
                <w:sz w:val="20"/>
                <w:szCs w:val="20"/>
              </w:rPr>
              <w:t>평가하기는</w:t>
            </w:r>
            <w:r w:rsidRPr="00E34212">
              <w:rPr>
                <w:rFonts w:cs="Times New Roman" w:hint="eastAsia"/>
                <w:sz w:val="20"/>
                <w:szCs w:val="20"/>
              </w:rPr>
              <w:t xml:space="preserve"> </w:t>
            </w:r>
            <w:r w:rsidRPr="00E34212">
              <w:rPr>
                <w:rFonts w:cs="Times New Roman" w:hint="eastAsia"/>
                <w:sz w:val="20"/>
                <w:szCs w:val="20"/>
              </w:rPr>
              <w:t>어려</w:t>
            </w:r>
            <w:r w:rsidR="00E34212">
              <w:rPr>
                <w:rFonts w:cs="Times New Roman" w:hint="eastAsia"/>
                <w:sz w:val="20"/>
                <w:szCs w:val="20"/>
              </w:rPr>
              <w:t>움</w:t>
            </w:r>
          </w:p>
          <w:p w14:paraId="76F46AED" w14:textId="05D16358" w:rsidR="004E04A7" w:rsidRPr="00E34212" w:rsidRDefault="004E04A7" w:rsidP="00342A90">
            <w:pPr>
              <w:pStyle w:val="a8"/>
              <w:widowControl/>
              <w:numPr>
                <w:ilvl w:val="0"/>
                <w:numId w:val="3"/>
              </w:numPr>
              <w:spacing w:before="40" w:after="120" w:line="276" w:lineRule="auto"/>
              <w:rPr>
                <w:rFonts w:cs="Times New Roman"/>
                <w:sz w:val="20"/>
                <w:szCs w:val="20"/>
              </w:rPr>
            </w:pPr>
            <w:r w:rsidRPr="00E34212">
              <w:rPr>
                <w:rFonts w:cs="Times New Roman" w:hint="eastAsia"/>
                <w:sz w:val="20"/>
                <w:szCs w:val="20"/>
              </w:rPr>
              <w:t>대상회사는</w:t>
            </w:r>
            <w:r w:rsidRPr="00E34212">
              <w:rPr>
                <w:rFonts w:cs="Times New Roman" w:hint="eastAsia"/>
                <w:sz w:val="20"/>
                <w:szCs w:val="20"/>
              </w:rPr>
              <w:t xml:space="preserve"> </w:t>
            </w:r>
            <w:r w:rsidRPr="00E34212">
              <w:rPr>
                <w:rFonts w:cs="Times New Roman" w:hint="eastAsia"/>
                <w:sz w:val="20"/>
                <w:szCs w:val="20"/>
              </w:rPr>
              <w:t>이벤트</w:t>
            </w:r>
            <w:r w:rsidRPr="00E34212">
              <w:rPr>
                <w:rFonts w:cs="Times New Roman" w:hint="eastAsia"/>
                <w:sz w:val="20"/>
                <w:szCs w:val="20"/>
              </w:rPr>
              <w:t>/</w:t>
            </w:r>
            <w:r w:rsidRPr="00E34212">
              <w:rPr>
                <w:rFonts w:cs="Times New Roman" w:hint="eastAsia"/>
                <w:sz w:val="20"/>
                <w:szCs w:val="20"/>
              </w:rPr>
              <w:t>마케팅</w:t>
            </w:r>
            <w:r w:rsidRPr="00E34212">
              <w:rPr>
                <w:rFonts w:cs="Times New Roman" w:hint="eastAsia"/>
                <w:sz w:val="20"/>
                <w:szCs w:val="20"/>
              </w:rPr>
              <w:t xml:space="preserve"> </w:t>
            </w:r>
            <w:r w:rsidRPr="00E34212">
              <w:rPr>
                <w:rFonts w:cs="Times New Roman" w:hint="eastAsia"/>
                <w:sz w:val="20"/>
                <w:szCs w:val="20"/>
              </w:rPr>
              <w:t>목적의</w:t>
            </w:r>
            <w:r w:rsidRPr="00E34212">
              <w:rPr>
                <w:rFonts w:cs="Times New Roman" w:hint="eastAsia"/>
                <w:sz w:val="20"/>
                <w:szCs w:val="20"/>
              </w:rPr>
              <w:t xml:space="preserve"> </w:t>
            </w:r>
            <w:r w:rsidRPr="00E34212">
              <w:rPr>
                <w:rFonts w:cs="Times New Roman" w:hint="eastAsia"/>
                <w:sz w:val="20"/>
                <w:szCs w:val="20"/>
              </w:rPr>
              <w:t>개인정보</w:t>
            </w:r>
            <w:r w:rsidRPr="00E34212">
              <w:rPr>
                <w:rFonts w:cs="Times New Roman" w:hint="eastAsia"/>
                <w:sz w:val="20"/>
                <w:szCs w:val="20"/>
              </w:rPr>
              <w:t xml:space="preserve"> </w:t>
            </w:r>
            <w:r w:rsidRPr="00E34212">
              <w:rPr>
                <w:rFonts w:cs="Times New Roman" w:hint="eastAsia"/>
                <w:sz w:val="20"/>
                <w:szCs w:val="20"/>
              </w:rPr>
              <w:t>활용</w:t>
            </w:r>
            <w:r w:rsidRPr="00E34212">
              <w:rPr>
                <w:rFonts w:cs="Times New Roman" w:hint="eastAsia"/>
                <w:sz w:val="20"/>
                <w:szCs w:val="20"/>
              </w:rPr>
              <w:t xml:space="preserve"> </w:t>
            </w:r>
            <w:r w:rsidRPr="00E34212">
              <w:rPr>
                <w:rFonts w:cs="Times New Roman" w:hint="eastAsia"/>
                <w:sz w:val="20"/>
                <w:szCs w:val="20"/>
              </w:rPr>
              <w:t>자체는</w:t>
            </w:r>
            <w:r w:rsidRPr="00E34212">
              <w:rPr>
                <w:rFonts w:cs="Times New Roman" w:hint="eastAsia"/>
                <w:sz w:val="20"/>
                <w:szCs w:val="20"/>
              </w:rPr>
              <w:t xml:space="preserve"> </w:t>
            </w:r>
            <w:r w:rsidRPr="00E34212">
              <w:rPr>
                <w:rFonts w:cs="Times New Roman" w:hint="eastAsia"/>
                <w:sz w:val="20"/>
                <w:szCs w:val="20"/>
              </w:rPr>
              <w:t>선택동의로</w:t>
            </w:r>
            <w:r w:rsidRPr="00E34212">
              <w:rPr>
                <w:rFonts w:cs="Times New Roman" w:hint="eastAsia"/>
                <w:sz w:val="20"/>
                <w:szCs w:val="20"/>
              </w:rPr>
              <w:t xml:space="preserve"> </w:t>
            </w:r>
            <w:r w:rsidRPr="00E34212">
              <w:rPr>
                <w:rFonts w:cs="Times New Roman" w:hint="eastAsia"/>
                <w:sz w:val="20"/>
                <w:szCs w:val="20"/>
              </w:rPr>
              <w:t>받고</w:t>
            </w:r>
            <w:r w:rsidRPr="00E34212">
              <w:rPr>
                <w:rFonts w:cs="Times New Roman" w:hint="eastAsia"/>
                <w:sz w:val="20"/>
                <w:szCs w:val="20"/>
              </w:rPr>
              <w:t xml:space="preserve"> </w:t>
            </w:r>
            <w:r w:rsidRPr="00E34212">
              <w:rPr>
                <w:rFonts w:cs="Times New Roman" w:hint="eastAsia"/>
                <w:sz w:val="20"/>
                <w:szCs w:val="20"/>
              </w:rPr>
              <w:t>있는데</w:t>
            </w:r>
            <w:r w:rsidRPr="00E34212">
              <w:rPr>
                <w:rFonts w:cs="Times New Roman" w:hint="eastAsia"/>
                <w:sz w:val="20"/>
                <w:szCs w:val="20"/>
              </w:rPr>
              <w:t xml:space="preserve">, </w:t>
            </w:r>
            <w:r w:rsidRPr="00E34212">
              <w:rPr>
                <w:rFonts w:cs="Times New Roman" w:hint="eastAsia"/>
                <w:sz w:val="20"/>
                <w:szCs w:val="20"/>
              </w:rPr>
              <w:t>이와</w:t>
            </w:r>
            <w:r w:rsidRPr="00E34212">
              <w:rPr>
                <w:rFonts w:cs="Times New Roman" w:hint="eastAsia"/>
                <w:sz w:val="20"/>
                <w:szCs w:val="20"/>
              </w:rPr>
              <w:t xml:space="preserve"> </w:t>
            </w:r>
            <w:r w:rsidRPr="00E34212">
              <w:rPr>
                <w:rFonts w:cs="Times New Roman" w:hint="eastAsia"/>
                <w:sz w:val="20"/>
                <w:szCs w:val="20"/>
              </w:rPr>
              <w:t>달리</w:t>
            </w:r>
            <w:r w:rsidRPr="00E34212">
              <w:rPr>
                <w:rFonts w:cs="Times New Roman" w:hint="eastAsia"/>
                <w:sz w:val="20"/>
                <w:szCs w:val="20"/>
              </w:rPr>
              <w:t xml:space="preserve"> </w:t>
            </w:r>
            <w:r w:rsidRPr="00E34212">
              <w:rPr>
                <w:rFonts w:cs="Times New Roman" w:hint="eastAsia"/>
                <w:sz w:val="20"/>
                <w:szCs w:val="20"/>
              </w:rPr>
              <w:t>개인맞춤형</w:t>
            </w:r>
            <w:r w:rsidRPr="00E34212">
              <w:rPr>
                <w:rFonts w:cs="Times New Roman" w:hint="eastAsia"/>
                <w:sz w:val="20"/>
                <w:szCs w:val="20"/>
              </w:rPr>
              <w:t xml:space="preserve"> </w:t>
            </w:r>
            <w:r w:rsidRPr="00E34212">
              <w:rPr>
                <w:rFonts w:cs="Times New Roman" w:hint="eastAsia"/>
                <w:sz w:val="20"/>
                <w:szCs w:val="20"/>
              </w:rPr>
              <w:t>광고의</w:t>
            </w:r>
            <w:r w:rsidRPr="00E34212">
              <w:rPr>
                <w:rFonts w:cs="Times New Roman" w:hint="eastAsia"/>
                <w:sz w:val="20"/>
                <w:szCs w:val="20"/>
              </w:rPr>
              <w:t xml:space="preserve"> </w:t>
            </w:r>
            <w:r w:rsidRPr="00E34212">
              <w:rPr>
                <w:rFonts w:cs="Times New Roman" w:hint="eastAsia"/>
                <w:sz w:val="20"/>
                <w:szCs w:val="20"/>
              </w:rPr>
              <w:t>제공은</w:t>
            </w:r>
            <w:r w:rsidRPr="00E34212">
              <w:rPr>
                <w:rFonts w:cs="Times New Roman" w:hint="eastAsia"/>
                <w:sz w:val="20"/>
                <w:szCs w:val="20"/>
              </w:rPr>
              <w:t xml:space="preserve"> </w:t>
            </w:r>
            <w:r w:rsidRPr="00E34212">
              <w:rPr>
                <w:rFonts w:cs="Times New Roman" w:hint="eastAsia"/>
                <w:sz w:val="20"/>
                <w:szCs w:val="20"/>
              </w:rPr>
              <w:t>서비스의</w:t>
            </w:r>
            <w:r w:rsidRPr="00E34212">
              <w:rPr>
                <w:rFonts w:cs="Times New Roman" w:hint="eastAsia"/>
                <w:sz w:val="20"/>
                <w:szCs w:val="20"/>
              </w:rPr>
              <w:t xml:space="preserve"> </w:t>
            </w:r>
            <w:r w:rsidRPr="00E34212">
              <w:rPr>
                <w:rFonts w:cs="Times New Roman" w:hint="eastAsia"/>
                <w:sz w:val="20"/>
                <w:szCs w:val="20"/>
              </w:rPr>
              <w:t>필수적인</w:t>
            </w:r>
            <w:r w:rsidRPr="00E34212">
              <w:rPr>
                <w:rFonts w:cs="Times New Roman" w:hint="eastAsia"/>
                <w:sz w:val="20"/>
                <w:szCs w:val="20"/>
              </w:rPr>
              <w:t xml:space="preserve"> </w:t>
            </w:r>
            <w:r w:rsidRPr="00E34212">
              <w:rPr>
                <w:rFonts w:cs="Times New Roman" w:hint="eastAsia"/>
                <w:sz w:val="20"/>
                <w:szCs w:val="20"/>
              </w:rPr>
              <w:t>요소라고</w:t>
            </w:r>
            <w:r w:rsidRPr="00E34212">
              <w:rPr>
                <w:rFonts w:cs="Times New Roman" w:hint="eastAsia"/>
                <w:sz w:val="20"/>
                <w:szCs w:val="20"/>
              </w:rPr>
              <w:t xml:space="preserve"> </w:t>
            </w:r>
            <w:r w:rsidRPr="00E34212">
              <w:rPr>
                <w:rFonts w:cs="Times New Roman" w:hint="eastAsia"/>
                <w:sz w:val="20"/>
                <w:szCs w:val="20"/>
              </w:rPr>
              <w:t>주장하기</w:t>
            </w:r>
            <w:r w:rsidRPr="00E34212">
              <w:rPr>
                <w:rFonts w:cs="Times New Roman" w:hint="eastAsia"/>
                <w:sz w:val="20"/>
                <w:szCs w:val="20"/>
              </w:rPr>
              <w:t xml:space="preserve"> </w:t>
            </w:r>
            <w:r w:rsidRPr="00E34212">
              <w:rPr>
                <w:rFonts w:cs="Times New Roman" w:hint="eastAsia"/>
                <w:sz w:val="20"/>
                <w:szCs w:val="20"/>
              </w:rPr>
              <w:t>위한</w:t>
            </w:r>
            <w:r w:rsidRPr="00E34212">
              <w:rPr>
                <w:rFonts w:cs="Times New Roman" w:hint="eastAsia"/>
                <w:sz w:val="20"/>
                <w:szCs w:val="20"/>
              </w:rPr>
              <w:t xml:space="preserve"> </w:t>
            </w:r>
            <w:r w:rsidRPr="00E34212">
              <w:rPr>
                <w:rFonts w:cs="Times New Roman" w:hint="eastAsia"/>
                <w:sz w:val="20"/>
                <w:szCs w:val="20"/>
              </w:rPr>
              <w:t>특별한</w:t>
            </w:r>
            <w:r w:rsidRPr="00E34212">
              <w:rPr>
                <w:rFonts w:cs="Times New Roman" w:hint="eastAsia"/>
                <w:sz w:val="20"/>
                <w:szCs w:val="20"/>
              </w:rPr>
              <w:t xml:space="preserve"> </w:t>
            </w:r>
            <w:r w:rsidRPr="00E34212">
              <w:rPr>
                <w:rFonts w:cs="Times New Roman" w:hint="eastAsia"/>
                <w:sz w:val="20"/>
                <w:szCs w:val="20"/>
              </w:rPr>
              <w:t>사정은</w:t>
            </w:r>
            <w:r w:rsidRPr="00E34212">
              <w:rPr>
                <w:rFonts w:cs="Times New Roman" w:hint="eastAsia"/>
                <w:sz w:val="20"/>
                <w:szCs w:val="20"/>
              </w:rPr>
              <w:t xml:space="preserve"> </w:t>
            </w:r>
            <w:r w:rsidRPr="00E34212">
              <w:rPr>
                <w:rFonts w:cs="Times New Roman" w:hint="eastAsia"/>
                <w:sz w:val="20"/>
                <w:szCs w:val="20"/>
              </w:rPr>
              <w:t>찾기</w:t>
            </w:r>
            <w:r w:rsidRPr="00E34212">
              <w:rPr>
                <w:rFonts w:cs="Times New Roman" w:hint="eastAsia"/>
                <w:sz w:val="20"/>
                <w:szCs w:val="20"/>
              </w:rPr>
              <w:t xml:space="preserve"> </w:t>
            </w:r>
            <w:r w:rsidR="00E34212" w:rsidRPr="00E34212">
              <w:rPr>
                <w:rFonts w:cs="Times New Roman" w:hint="eastAsia"/>
                <w:sz w:val="20"/>
                <w:szCs w:val="20"/>
              </w:rPr>
              <w:t>어려움</w:t>
            </w:r>
          </w:p>
          <w:p w14:paraId="0F108AD5" w14:textId="7EE483D1" w:rsidR="004E04A7" w:rsidRPr="009A2958" w:rsidRDefault="00C66F4A" w:rsidP="00C66F4A">
            <w:pPr>
              <w:pStyle w:val="a8"/>
              <w:widowControl/>
              <w:numPr>
                <w:ilvl w:val="0"/>
                <w:numId w:val="2"/>
              </w:numPr>
              <w:spacing w:before="40" w:after="120" w:line="276" w:lineRule="auto"/>
              <w:rPr>
                <w:rFonts w:cs="Times New Roman"/>
                <w:sz w:val="20"/>
                <w:szCs w:val="20"/>
              </w:rPr>
            </w:pPr>
            <w:r w:rsidRPr="00C66F4A">
              <w:rPr>
                <w:rFonts w:cs="Times New Roman" w:hint="eastAsia"/>
                <w:sz w:val="20"/>
                <w:szCs w:val="20"/>
              </w:rPr>
              <w:t>이에</w:t>
            </w:r>
            <w:r w:rsidRPr="00C66F4A">
              <w:rPr>
                <w:rFonts w:cs="Times New Roman" w:hint="eastAsia"/>
                <w:sz w:val="20"/>
                <w:szCs w:val="20"/>
              </w:rPr>
              <w:t>,</w:t>
            </w:r>
            <w:r w:rsidRPr="00C66F4A">
              <w:rPr>
                <w:rFonts w:cs="Times New Roman"/>
                <w:sz w:val="20"/>
                <w:szCs w:val="20"/>
              </w:rPr>
              <w:t xml:space="preserve"> </w:t>
            </w:r>
            <w:r>
              <w:rPr>
                <w:rFonts w:ascii="바탕체" w:hAnsi="바탕체" w:cs="Times New Roman" w:hint="eastAsia"/>
                <w:sz w:val="20"/>
                <w:szCs w:val="20"/>
              </w:rPr>
              <w:t>①</w:t>
            </w:r>
            <w:r>
              <w:rPr>
                <w:rFonts w:cs="Times New Roman"/>
                <w:sz w:val="20"/>
                <w:szCs w:val="20"/>
              </w:rPr>
              <w:t xml:space="preserve"> </w:t>
            </w:r>
            <w:r w:rsidR="004E04A7" w:rsidRPr="00C66F4A">
              <w:rPr>
                <w:rFonts w:cs="Times New Roman" w:hint="eastAsia"/>
                <w:sz w:val="20"/>
                <w:szCs w:val="20"/>
              </w:rPr>
              <w:t>현재</w:t>
            </w:r>
            <w:r w:rsidR="004E04A7" w:rsidRPr="00C66F4A">
              <w:rPr>
                <w:rFonts w:cs="Times New Roman" w:hint="eastAsia"/>
                <w:sz w:val="20"/>
                <w:szCs w:val="20"/>
              </w:rPr>
              <w:t xml:space="preserve"> </w:t>
            </w:r>
            <w:r w:rsidR="004E04A7" w:rsidRPr="00C66F4A">
              <w:rPr>
                <w:rFonts w:cs="Times New Roman" w:hint="eastAsia"/>
                <w:sz w:val="20"/>
                <w:szCs w:val="20"/>
              </w:rPr>
              <w:t>광고매출의</w:t>
            </w:r>
            <w:r w:rsidR="004E04A7" w:rsidRPr="00C66F4A">
              <w:rPr>
                <w:rFonts w:cs="Times New Roman" w:hint="eastAsia"/>
                <w:sz w:val="20"/>
                <w:szCs w:val="20"/>
              </w:rPr>
              <w:t xml:space="preserve"> </w:t>
            </w:r>
            <w:r w:rsidR="004E04A7" w:rsidRPr="00C66F4A">
              <w:rPr>
                <w:rFonts w:cs="Times New Roman" w:hint="eastAsia"/>
                <w:sz w:val="20"/>
                <w:szCs w:val="20"/>
              </w:rPr>
              <w:t>비중이</w:t>
            </w:r>
            <w:r w:rsidR="004E04A7" w:rsidRPr="00C66F4A">
              <w:rPr>
                <w:rFonts w:cs="Times New Roman" w:hint="eastAsia"/>
                <w:sz w:val="20"/>
                <w:szCs w:val="20"/>
              </w:rPr>
              <w:t xml:space="preserve"> </w:t>
            </w:r>
            <w:r w:rsidR="004E04A7" w:rsidRPr="00C66F4A">
              <w:rPr>
                <w:rFonts w:cs="Times New Roman" w:hint="eastAsia"/>
                <w:sz w:val="20"/>
                <w:szCs w:val="20"/>
              </w:rPr>
              <w:t>낮은</w:t>
            </w:r>
            <w:r w:rsidR="004E04A7" w:rsidRPr="00C66F4A">
              <w:rPr>
                <w:rFonts w:cs="Times New Roman" w:hint="eastAsia"/>
                <w:sz w:val="20"/>
                <w:szCs w:val="20"/>
              </w:rPr>
              <w:t xml:space="preserve"> </w:t>
            </w:r>
            <w:r w:rsidR="004E04A7" w:rsidRPr="00C66F4A">
              <w:rPr>
                <w:rFonts w:cs="Times New Roman" w:hint="eastAsia"/>
                <w:sz w:val="20"/>
                <w:szCs w:val="20"/>
              </w:rPr>
              <w:t>것은</w:t>
            </w:r>
            <w:r w:rsidR="004E04A7" w:rsidRPr="00C66F4A">
              <w:rPr>
                <w:rFonts w:cs="Times New Roman" w:hint="eastAsia"/>
                <w:sz w:val="20"/>
                <w:szCs w:val="20"/>
              </w:rPr>
              <w:t xml:space="preserve"> </w:t>
            </w:r>
            <w:r w:rsidR="004E04A7" w:rsidRPr="00C66F4A">
              <w:rPr>
                <w:rFonts w:cs="Times New Roman" w:hint="eastAsia"/>
                <w:sz w:val="20"/>
                <w:szCs w:val="20"/>
              </w:rPr>
              <w:t>사실이나</w:t>
            </w:r>
            <w:r w:rsidR="004E04A7" w:rsidRPr="00C66F4A">
              <w:rPr>
                <w:rFonts w:cs="Times New Roman" w:hint="eastAsia"/>
                <w:sz w:val="20"/>
                <w:szCs w:val="20"/>
              </w:rPr>
              <w:t>,</w:t>
            </w:r>
            <w:r w:rsidR="004E04A7" w:rsidRPr="00C66F4A">
              <w:rPr>
                <w:rFonts w:cs="Times New Roman"/>
                <w:sz w:val="20"/>
                <w:szCs w:val="20"/>
              </w:rPr>
              <w:t xml:space="preserve"> </w:t>
            </w:r>
            <w:r w:rsidR="004E04A7" w:rsidRPr="00C66F4A">
              <w:rPr>
                <w:rFonts w:cs="Times New Roman" w:hint="eastAsia"/>
                <w:sz w:val="20"/>
                <w:szCs w:val="20"/>
              </w:rPr>
              <w:t>이는</w:t>
            </w:r>
            <w:r w:rsidR="004E04A7" w:rsidRPr="00C66F4A">
              <w:rPr>
                <w:rFonts w:cs="Times New Roman" w:hint="eastAsia"/>
                <w:sz w:val="20"/>
                <w:szCs w:val="20"/>
              </w:rPr>
              <w:t xml:space="preserve"> </w:t>
            </w:r>
            <w:r w:rsidR="004E04A7" w:rsidRPr="00C66F4A">
              <w:rPr>
                <w:rFonts w:cs="Times New Roman" w:hint="eastAsia"/>
                <w:sz w:val="20"/>
                <w:szCs w:val="20"/>
              </w:rPr>
              <w:t>우리</w:t>
            </w:r>
            <w:r w:rsidR="004E04A7" w:rsidRPr="00C66F4A">
              <w:rPr>
                <w:rFonts w:cs="Times New Roman" w:hint="eastAsia"/>
                <w:sz w:val="20"/>
                <w:szCs w:val="20"/>
              </w:rPr>
              <w:t xml:space="preserve"> </w:t>
            </w:r>
            <w:r w:rsidR="004E04A7" w:rsidRPr="00C66F4A">
              <w:rPr>
                <w:rFonts w:cs="Times New Roman" w:hint="eastAsia"/>
                <w:sz w:val="20"/>
                <w:szCs w:val="20"/>
              </w:rPr>
              <w:t>나라의</w:t>
            </w:r>
            <w:r w:rsidR="004E04A7" w:rsidRPr="00C66F4A">
              <w:rPr>
                <w:rFonts w:cs="Times New Roman" w:hint="eastAsia"/>
                <w:sz w:val="20"/>
                <w:szCs w:val="20"/>
              </w:rPr>
              <w:t xml:space="preserve"> </w:t>
            </w:r>
            <w:r w:rsidR="004E04A7" w:rsidRPr="00C66F4A">
              <w:rPr>
                <w:rFonts w:cs="Times New Roman" w:hint="eastAsia"/>
                <w:sz w:val="20"/>
                <w:szCs w:val="20"/>
              </w:rPr>
              <w:t>모빌리티</w:t>
            </w:r>
            <w:r w:rsidR="004E04A7" w:rsidRPr="00C66F4A">
              <w:rPr>
                <w:rFonts w:cs="Times New Roman" w:hint="eastAsia"/>
                <w:sz w:val="20"/>
                <w:szCs w:val="20"/>
              </w:rPr>
              <w:t xml:space="preserve"> </w:t>
            </w:r>
            <w:r w:rsidR="004E04A7" w:rsidRPr="00C66F4A">
              <w:rPr>
                <w:rFonts w:cs="Times New Roman" w:hint="eastAsia"/>
                <w:sz w:val="20"/>
                <w:szCs w:val="20"/>
              </w:rPr>
              <w:t>시장이</w:t>
            </w:r>
            <w:r w:rsidR="004E04A7" w:rsidRPr="00C66F4A">
              <w:rPr>
                <w:rFonts w:cs="Times New Roman" w:hint="eastAsia"/>
                <w:sz w:val="20"/>
                <w:szCs w:val="20"/>
              </w:rPr>
              <w:t xml:space="preserve"> </w:t>
            </w:r>
            <w:r w:rsidR="004E04A7" w:rsidRPr="00C66F4A">
              <w:rPr>
                <w:rFonts w:cs="Times New Roman" w:hint="eastAsia"/>
                <w:sz w:val="20"/>
                <w:szCs w:val="20"/>
              </w:rPr>
              <w:t>아직</w:t>
            </w:r>
            <w:r w:rsidR="004E04A7" w:rsidRPr="00C66F4A">
              <w:rPr>
                <w:rFonts w:cs="Times New Roman" w:hint="eastAsia"/>
                <w:sz w:val="20"/>
                <w:szCs w:val="20"/>
              </w:rPr>
              <w:t xml:space="preserve"> </w:t>
            </w:r>
            <w:r w:rsidR="004E04A7" w:rsidRPr="00C66F4A">
              <w:rPr>
                <w:rFonts w:cs="Times New Roman" w:hint="eastAsia"/>
                <w:sz w:val="20"/>
                <w:szCs w:val="20"/>
              </w:rPr>
              <w:t>충분히</w:t>
            </w:r>
            <w:r w:rsidR="004E04A7" w:rsidRPr="00C66F4A">
              <w:rPr>
                <w:rFonts w:cs="Times New Roman" w:hint="eastAsia"/>
                <w:sz w:val="20"/>
                <w:szCs w:val="20"/>
              </w:rPr>
              <w:t xml:space="preserve"> </w:t>
            </w:r>
            <w:r w:rsidR="004E04A7" w:rsidRPr="00C66F4A">
              <w:rPr>
                <w:rFonts w:cs="Times New Roman" w:hint="eastAsia"/>
                <w:sz w:val="20"/>
                <w:szCs w:val="20"/>
              </w:rPr>
              <w:t>성숙하지</w:t>
            </w:r>
            <w:r w:rsidR="004E04A7" w:rsidRPr="00C66F4A">
              <w:rPr>
                <w:rFonts w:cs="Times New Roman" w:hint="eastAsia"/>
                <w:sz w:val="20"/>
                <w:szCs w:val="20"/>
              </w:rPr>
              <w:t xml:space="preserve"> </w:t>
            </w:r>
            <w:r w:rsidR="004E04A7" w:rsidRPr="00C66F4A">
              <w:rPr>
                <w:rFonts w:cs="Times New Roman" w:hint="eastAsia"/>
                <w:sz w:val="20"/>
                <w:szCs w:val="20"/>
              </w:rPr>
              <w:t>않았기</w:t>
            </w:r>
            <w:r w:rsidR="004E04A7" w:rsidRPr="00C66F4A">
              <w:rPr>
                <w:rFonts w:cs="Times New Roman" w:hint="eastAsia"/>
                <w:sz w:val="20"/>
                <w:szCs w:val="20"/>
              </w:rPr>
              <w:t xml:space="preserve"> </w:t>
            </w:r>
            <w:r w:rsidR="004E04A7" w:rsidRPr="00C66F4A">
              <w:rPr>
                <w:rFonts w:cs="Times New Roman" w:hint="eastAsia"/>
                <w:sz w:val="20"/>
                <w:szCs w:val="20"/>
              </w:rPr>
              <w:t>때문이고</w:t>
            </w:r>
            <w:r w:rsidR="004E04A7" w:rsidRPr="00C66F4A">
              <w:rPr>
                <w:rFonts w:cs="Times New Roman" w:hint="eastAsia"/>
                <w:sz w:val="20"/>
                <w:szCs w:val="20"/>
              </w:rPr>
              <w:t>,</w:t>
            </w:r>
            <w:r w:rsidR="004E04A7" w:rsidRPr="00C66F4A">
              <w:rPr>
                <w:rFonts w:cs="Times New Roman"/>
                <w:sz w:val="20"/>
                <w:szCs w:val="20"/>
              </w:rPr>
              <w:t xml:space="preserve"> </w:t>
            </w:r>
            <w:r w:rsidR="004E04A7" w:rsidRPr="00C66F4A">
              <w:rPr>
                <w:rFonts w:cs="Times New Roman" w:hint="eastAsia"/>
                <w:sz w:val="20"/>
                <w:szCs w:val="20"/>
              </w:rPr>
              <w:t>결국</w:t>
            </w:r>
            <w:r w:rsidR="004E04A7" w:rsidRPr="00C66F4A">
              <w:rPr>
                <w:rFonts w:cs="Times New Roman" w:hint="eastAsia"/>
                <w:sz w:val="20"/>
                <w:szCs w:val="20"/>
              </w:rPr>
              <w:t xml:space="preserve"> </w:t>
            </w:r>
            <w:r w:rsidR="004E04A7" w:rsidRPr="00C66F4A">
              <w:rPr>
                <w:rFonts w:cs="Times New Roman" w:hint="eastAsia"/>
                <w:sz w:val="20"/>
                <w:szCs w:val="20"/>
              </w:rPr>
              <w:t>광고매출이</w:t>
            </w:r>
            <w:r w:rsidR="004E04A7" w:rsidRPr="00C66F4A">
              <w:rPr>
                <w:rFonts w:cs="Times New Roman" w:hint="eastAsia"/>
                <w:sz w:val="20"/>
                <w:szCs w:val="20"/>
              </w:rPr>
              <w:t xml:space="preserve"> </w:t>
            </w:r>
            <w:r w:rsidR="004E04A7" w:rsidRPr="00C66F4A">
              <w:rPr>
                <w:rFonts w:cs="Times New Roman" w:hint="eastAsia"/>
                <w:sz w:val="20"/>
                <w:szCs w:val="20"/>
              </w:rPr>
              <w:t>존재하여야</w:t>
            </w:r>
            <w:r w:rsidR="004E04A7" w:rsidRPr="00C66F4A">
              <w:rPr>
                <w:rFonts w:cs="Times New Roman" w:hint="eastAsia"/>
                <w:sz w:val="20"/>
                <w:szCs w:val="20"/>
              </w:rPr>
              <w:t xml:space="preserve"> </w:t>
            </w:r>
            <w:r w:rsidR="004E04A7" w:rsidRPr="00C66F4A">
              <w:rPr>
                <w:rFonts w:cs="Times New Roman" w:hint="eastAsia"/>
                <w:sz w:val="20"/>
                <w:szCs w:val="20"/>
              </w:rPr>
              <w:t>비로소</w:t>
            </w:r>
            <w:r w:rsidR="004E04A7" w:rsidRPr="00C66F4A">
              <w:rPr>
                <w:rFonts w:cs="Times New Roman" w:hint="eastAsia"/>
                <w:sz w:val="20"/>
                <w:szCs w:val="20"/>
              </w:rPr>
              <w:t xml:space="preserve"> </w:t>
            </w:r>
            <w:r w:rsidR="004E04A7" w:rsidRPr="00C66F4A">
              <w:rPr>
                <w:rFonts w:cs="Times New Roman" w:hint="eastAsia"/>
                <w:sz w:val="20"/>
                <w:szCs w:val="20"/>
              </w:rPr>
              <w:t>이용자들이</w:t>
            </w:r>
            <w:r w:rsidR="004E04A7" w:rsidRPr="00C66F4A">
              <w:rPr>
                <w:rFonts w:cs="Times New Roman" w:hint="eastAsia"/>
                <w:sz w:val="20"/>
                <w:szCs w:val="20"/>
              </w:rPr>
              <w:t xml:space="preserve"> </w:t>
            </w:r>
            <w:r w:rsidR="004E04A7" w:rsidRPr="00C66F4A">
              <w:rPr>
                <w:rFonts w:cs="Times New Roman" w:hint="eastAsia"/>
                <w:sz w:val="20"/>
                <w:szCs w:val="20"/>
              </w:rPr>
              <w:t>저렴한</w:t>
            </w:r>
            <w:r w:rsidR="004E04A7" w:rsidRPr="00C66F4A">
              <w:rPr>
                <w:rFonts w:cs="Times New Roman" w:hint="eastAsia"/>
                <w:sz w:val="20"/>
                <w:szCs w:val="20"/>
              </w:rPr>
              <w:t xml:space="preserve"> </w:t>
            </w:r>
            <w:r w:rsidR="004E04A7" w:rsidRPr="00C66F4A">
              <w:rPr>
                <w:rFonts w:cs="Times New Roman" w:hint="eastAsia"/>
                <w:sz w:val="20"/>
                <w:szCs w:val="20"/>
              </w:rPr>
              <w:t>가격으로</w:t>
            </w:r>
            <w:r w:rsidR="004E04A7" w:rsidRPr="00C66F4A">
              <w:rPr>
                <w:rFonts w:cs="Times New Roman" w:hint="eastAsia"/>
                <w:sz w:val="20"/>
                <w:szCs w:val="20"/>
              </w:rPr>
              <w:t xml:space="preserve"> </w:t>
            </w:r>
            <w:r w:rsidR="004E04A7" w:rsidRPr="00C66F4A">
              <w:rPr>
                <w:rFonts w:cs="Times New Roman" w:hint="eastAsia"/>
                <w:sz w:val="20"/>
                <w:szCs w:val="20"/>
              </w:rPr>
              <w:t>양질의</w:t>
            </w:r>
            <w:r w:rsidR="004E04A7" w:rsidRPr="00C66F4A">
              <w:rPr>
                <w:rFonts w:cs="Times New Roman" w:hint="eastAsia"/>
                <w:sz w:val="20"/>
                <w:szCs w:val="20"/>
              </w:rPr>
              <w:t xml:space="preserve"> </w:t>
            </w:r>
            <w:r w:rsidR="004E04A7" w:rsidRPr="00C66F4A">
              <w:rPr>
                <w:rFonts w:cs="Times New Roman" w:hint="eastAsia"/>
                <w:sz w:val="20"/>
                <w:szCs w:val="20"/>
              </w:rPr>
              <w:t>모빌리티</w:t>
            </w:r>
            <w:r w:rsidR="004E04A7" w:rsidRPr="00C66F4A">
              <w:rPr>
                <w:rFonts w:cs="Times New Roman" w:hint="eastAsia"/>
                <w:sz w:val="20"/>
                <w:szCs w:val="20"/>
              </w:rPr>
              <w:t xml:space="preserve"> </w:t>
            </w:r>
            <w:r w:rsidR="004E04A7" w:rsidRPr="00C66F4A">
              <w:rPr>
                <w:rFonts w:cs="Times New Roman" w:hint="eastAsia"/>
                <w:sz w:val="20"/>
                <w:szCs w:val="20"/>
              </w:rPr>
              <w:t>서비스를</w:t>
            </w:r>
            <w:r w:rsidR="004E04A7" w:rsidRPr="00C66F4A">
              <w:rPr>
                <w:rFonts w:cs="Times New Roman" w:hint="eastAsia"/>
                <w:sz w:val="20"/>
                <w:szCs w:val="20"/>
              </w:rPr>
              <w:t xml:space="preserve"> </w:t>
            </w:r>
            <w:r w:rsidR="004E04A7" w:rsidRPr="00C66F4A">
              <w:rPr>
                <w:rFonts w:cs="Times New Roman" w:hint="eastAsia"/>
                <w:sz w:val="20"/>
                <w:szCs w:val="20"/>
              </w:rPr>
              <w:t>이용할</w:t>
            </w:r>
            <w:r w:rsidR="004E04A7" w:rsidRPr="00C66F4A">
              <w:rPr>
                <w:rFonts w:cs="Times New Roman" w:hint="eastAsia"/>
                <w:sz w:val="20"/>
                <w:szCs w:val="20"/>
              </w:rPr>
              <w:t xml:space="preserve"> </w:t>
            </w:r>
            <w:r w:rsidR="004E04A7" w:rsidRPr="00C66F4A">
              <w:rPr>
                <w:rFonts w:cs="Times New Roman" w:hint="eastAsia"/>
                <w:sz w:val="20"/>
                <w:szCs w:val="20"/>
              </w:rPr>
              <w:t>수</w:t>
            </w:r>
            <w:r w:rsidR="004E04A7" w:rsidRPr="00C66F4A">
              <w:rPr>
                <w:rFonts w:cs="Times New Roman" w:hint="eastAsia"/>
                <w:sz w:val="20"/>
                <w:szCs w:val="20"/>
              </w:rPr>
              <w:t xml:space="preserve"> </w:t>
            </w:r>
            <w:r w:rsidR="004E04A7" w:rsidRPr="00C66F4A">
              <w:rPr>
                <w:rFonts w:cs="Times New Roman" w:hint="eastAsia"/>
                <w:sz w:val="20"/>
                <w:szCs w:val="20"/>
              </w:rPr>
              <w:t>있게</w:t>
            </w:r>
            <w:r w:rsidR="004E04A7" w:rsidRPr="00C66F4A">
              <w:rPr>
                <w:rFonts w:cs="Times New Roman" w:hint="eastAsia"/>
                <w:sz w:val="20"/>
                <w:szCs w:val="20"/>
              </w:rPr>
              <w:t xml:space="preserve"> </w:t>
            </w:r>
            <w:r w:rsidR="004E04A7" w:rsidRPr="00C66F4A">
              <w:rPr>
                <w:rFonts w:cs="Times New Roman" w:hint="eastAsia"/>
                <w:sz w:val="20"/>
                <w:szCs w:val="20"/>
              </w:rPr>
              <w:t>된다는</w:t>
            </w:r>
            <w:r w:rsidR="004E04A7" w:rsidRPr="00C66F4A">
              <w:rPr>
                <w:rFonts w:cs="Times New Roman" w:hint="eastAsia"/>
                <w:sz w:val="20"/>
                <w:szCs w:val="20"/>
              </w:rPr>
              <w:t xml:space="preserve"> </w:t>
            </w:r>
            <w:r w:rsidR="004E04A7" w:rsidRPr="00C66F4A">
              <w:rPr>
                <w:rFonts w:cs="Times New Roman" w:hint="eastAsia"/>
                <w:sz w:val="20"/>
                <w:szCs w:val="20"/>
              </w:rPr>
              <w:t>점</w:t>
            </w:r>
            <w:r w:rsidR="004E04A7" w:rsidRPr="00C66F4A">
              <w:rPr>
                <w:rFonts w:cs="Times New Roman" w:hint="eastAsia"/>
                <w:sz w:val="20"/>
                <w:szCs w:val="20"/>
              </w:rPr>
              <w:t>(</w:t>
            </w:r>
            <w:r w:rsidR="004E04A7" w:rsidRPr="00C66F4A">
              <w:rPr>
                <w:rFonts w:cs="Times New Roman" w:hint="eastAsia"/>
                <w:sz w:val="20"/>
                <w:szCs w:val="20"/>
              </w:rPr>
              <w:t>현재</w:t>
            </w:r>
            <w:r w:rsidR="004E04A7" w:rsidRPr="00C66F4A">
              <w:rPr>
                <w:rFonts w:cs="Times New Roman" w:hint="eastAsia"/>
                <w:sz w:val="20"/>
                <w:szCs w:val="20"/>
              </w:rPr>
              <w:t xml:space="preserve"> </w:t>
            </w:r>
            <w:r w:rsidR="004E04A7" w:rsidRPr="00C66F4A">
              <w:rPr>
                <w:rFonts w:cs="Times New Roman" w:hint="eastAsia"/>
                <w:sz w:val="20"/>
                <w:szCs w:val="20"/>
              </w:rPr>
              <w:t>구조</w:t>
            </w:r>
            <w:r w:rsidR="004E04A7" w:rsidRPr="00C66F4A">
              <w:rPr>
                <w:rFonts w:cs="Times New Roman" w:hint="eastAsia"/>
                <w:sz w:val="20"/>
                <w:szCs w:val="20"/>
              </w:rPr>
              <w:t xml:space="preserve"> </w:t>
            </w:r>
            <w:r w:rsidR="004E04A7" w:rsidRPr="00C66F4A">
              <w:rPr>
                <w:rFonts w:cs="Times New Roman" w:hint="eastAsia"/>
                <w:sz w:val="20"/>
                <w:szCs w:val="20"/>
              </w:rPr>
              <w:t>하에서는</w:t>
            </w:r>
            <w:r w:rsidR="004E04A7" w:rsidRPr="00C66F4A">
              <w:rPr>
                <w:rFonts w:cs="Times New Roman" w:hint="eastAsia"/>
                <w:sz w:val="20"/>
                <w:szCs w:val="20"/>
              </w:rPr>
              <w:t xml:space="preserve"> </w:t>
            </w:r>
            <w:r w:rsidR="004E04A7" w:rsidRPr="00C66F4A">
              <w:rPr>
                <w:rFonts w:cs="Times New Roman" w:hint="eastAsia"/>
                <w:sz w:val="20"/>
                <w:szCs w:val="20"/>
              </w:rPr>
              <w:t>이용자가</w:t>
            </w:r>
            <w:r w:rsidR="004E04A7" w:rsidRPr="00C66F4A">
              <w:rPr>
                <w:rFonts w:cs="Times New Roman" w:hint="eastAsia"/>
                <w:sz w:val="20"/>
                <w:szCs w:val="20"/>
              </w:rPr>
              <w:t xml:space="preserve"> </w:t>
            </w:r>
            <w:r w:rsidR="004E04A7" w:rsidRPr="00C66F4A">
              <w:rPr>
                <w:rFonts w:cs="Times New Roman" w:hint="eastAsia"/>
                <w:sz w:val="20"/>
                <w:szCs w:val="20"/>
              </w:rPr>
              <w:t>누릴</w:t>
            </w:r>
            <w:r w:rsidR="004E04A7" w:rsidRPr="00C66F4A">
              <w:rPr>
                <w:rFonts w:cs="Times New Roman" w:hint="eastAsia"/>
                <w:sz w:val="20"/>
                <w:szCs w:val="20"/>
              </w:rPr>
              <w:t xml:space="preserve"> </w:t>
            </w:r>
            <w:r w:rsidR="004E04A7" w:rsidRPr="00C66F4A">
              <w:rPr>
                <w:rFonts w:cs="Times New Roman" w:hint="eastAsia"/>
                <w:sz w:val="20"/>
                <w:szCs w:val="20"/>
              </w:rPr>
              <w:t>수</w:t>
            </w:r>
            <w:r w:rsidR="004E04A7" w:rsidRPr="00C66F4A">
              <w:rPr>
                <w:rFonts w:cs="Times New Roman" w:hint="eastAsia"/>
                <w:sz w:val="20"/>
                <w:szCs w:val="20"/>
              </w:rPr>
              <w:t xml:space="preserve"> </w:t>
            </w:r>
            <w:r w:rsidR="004E04A7" w:rsidRPr="00C66F4A">
              <w:rPr>
                <w:rFonts w:cs="Times New Roman" w:hint="eastAsia"/>
                <w:sz w:val="20"/>
                <w:szCs w:val="20"/>
              </w:rPr>
              <w:t>있는</w:t>
            </w:r>
            <w:r w:rsidR="004E04A7" w:rsidRPr="00C66F4A">
              <w:rPr>
                <w:rFonts w:cs="Times New Roman" w:hint="eastAsia"/>
                <w:sz w:val="20"/>
                <w:szCs w:val="20"/>
              </w:rPr>
              <w:t xml:space="preserve"> </w:t>
            </w:r>
            <w:r w:rsidR="004E04A7" w:rsidRPr="00C66F4A">
              <w:rPr>
                <w:rFonts w:cs="Times New Roman" w:hint="eastAsia"/>
                <w:sz w:val="20"/>
                <w:szCs w:val="20"/>
              </w:rPr>
              <w:t>혜택이</w:t>
            </w:r>
            <w:r w:rsidR="004E04A7" w:rsidRPr="00C66F4A">
              <w:rPr>
                <w:rFonts w:cs="Times New Roman" w:hint="eastAsia"/>
                <w:sz w:val="20"/>
                <w:szCs w:val="20"/>
              </w:rPr>
              <w:t xml:space="preserve"> </w:t>
            </w:r>
            <w:r w:rsidR="004E04A7" w:rsidRPr="00C66F4A">
              <w:rPr>
                <w:rFonts w:cs="Times New Roman" w:hint="eastAsia"/>
                <w:sz w:val="20"/>
                <w:szCs w:val="20"/>
              </w:rPr>
              <w:t>제한됨</w:t>
            </w:r>
            <w:r>
              <w:rPr>
                <w:rFonts w:cs="Times New Roman" w:hint="eastAsia"/>
                <w:sz w:val="20"/>
                <w:szCs w:val="20"/>
              </w:rPr>
              <w:t>)</w:t>
            </w:r>
            <w:r>
              <w:rPr>
                <w:rFonts w:cs="Times New Roman"/>
                <w:sz w:val="20"/>
                <w:szCs w:val="20"/>
              </w:rPr>
              <w:t xml:space="preserve">, </w:t>
            </w:r>
            <w:r>
              <w:rPr>
                <w:rFonts w:ascii="바탕체" w:hAnsi="바탕체" w:cs="Times New Roman" w:hint="eastAsia"/>
                <w:sz w:val="20"/>
                <w:szCs w:val="20"/>
              </w:rPr>
              <w:t>②</w:t>
            </w:r>
            <w:r w:rsidR="004E04A7" w:rsidRPr="00C66F4A">
              <w:rPr>
                <w:rFonts w:cs="Times New Roman"/>
                <w:sz w:val="20"/>
                <w:szCs w:val="20"/>
              </w:rPr>
              <w:t xml:space="preserve"> RSE</w:t>
            </w:r>
            <w:r w:rsidR="004E04A7" w:rsidRPr="00C66F4A">
              <w:rPr>
                <w:rFonts w:cs="Times New Roman" w:hint="eastAsia"/>
                <w:sz w:val="20"/>
                <w:szCs w:val="20"/>
              </w:rPr>
              <w:t>의</w:t>
            </w:r>
            <w:r w:rsidR="004E04A7" w:rsidRPr="00C66F4A">
              <w:rPr>
                <w:rFonts w:cs="Times New Roman" w:hint="eastAsia"/>
                <w:sz w:val="20"/>
                <w:szCs w:val="20"/>
              </w:rPr>
              <w:t xml:space="preserve"> </w:t>
            </w:r>
            <w:r w:rsidR="004E04A7" w:rsidRPr="00C66F4A">
              <w:rPr>
                <w:rFonts w:cs="Times New Roman" w:hint="eastAsia"/>
                <w:sz w:val="20"/>
                <w:szCs w:val="20"/>
              </w:rPr>
              <w:t>경우</w:t>
            </w:r>
            <w:r w:rsidR="004E04A7" w:rsidRPr="00C66F4A">
              <w:rPr>
                <w:rFonts w:cs="Times New Roman" w:hint="eastAsia"/>
                <w:sz w:val="20"/>
                <w:szCs w:val="20"/>
              </w:rPr>
              <w:t>,</w:t>
            </w:r>
            <w:r w:rsidR="004E04A7" w:rsidRPr="00C66F4A">
              <w:rPr>
                <w:rFonts w:cs="Times New Roman"/>
                <w:sz w:val="20"/>
                <w:szCs w:val="20"/>
              </w:rPr>
              <w:t xml:space="preserve"> </w:t>
            </w:r>
            <w:r w:rsidR="004E04A7" w:rsidRPr="00C66F4A">
              <w:rPr>
                <w:rFonts w:cs="Times New Roman" w:hint="eastAsia"/>
                <w:sz w:val="20"/>
                <w:szCs w:val="20"/>
              </w:rPr>
              <w:t>단순</w:t>
            </w:r>
            <w:r w:rsidR="004E04A7" w:rsidRPr="00C66F4A">
              <w:rPr>
                <w:rFonts w:cs="Times New Roman" w:hint="eastAsia"/>
                <w:sz w:val="20"/>
                <w:szCs w:val="20"/>
              </w:rPr>
              <w:t xml:space="preserve"> </w:t>
            </w:r>
            <w:r w:rsidR="004E04A7" w:rsidRPr="00C66F4A">
              <w:rPr>
                <w:rFonts w:cs="Times New Roman" w:hint="eastAsia"/>
                <w:sz w:val="20"/>
                <w:szCs w:val="20"/>
              </w:rPr>
              <w:t>광고만</w:t>
            </w:r>
            <w:r w:rsidR="004E04A7" w:rsidRPr="00C66F4A">
              <w:rPr>
                <w:rFonts w:cs="Times New Roman" w:hint="eastAsia"/>
                <w:sz w:val="20"/>
                <w:szCs w:val="20"/>
              </w:rPr>
              <w:t xml:space="preserve"> </w:t>
            </w:r>
            <w:r w:rsidR="004E04A7" w:rsidRPr="00C66F4A">
              <w:rPr>
                <w:rFonts w:cs="Times New Roman" w:hint="eastAsia"/>
                <w:sz w:val="20"/>
                <w:szCs w:val="20"/>
              </w:rPr>
              <w:t>제공하고</w:t>
            </w:r>
            <w:r w:rsidR="004E04A7" w:rsidRPr="00C66F4A">
              <w:rPr>
                <w:rFonts w:cs="Times New Roman" w:hint="eastAsia"/>
                <w:sz w:val="20"/>
                <w:szCs w:val="20"/>
              </w:rPr>
              <w:t xml:space="preserve"> </w:t>
            </w:r>
            <w:r w:rsidR="004E04A7" w:rsidRPr="00C66F4A">
              <w:rPr>
                <w:rFonts w:cs="Times New Roman" w:hint="eastAsia"/>
                <w:sz w:val="20"/>
                <w:szCs w:val="20"/>
              </w:rPr>
              <w:t>있지</w:t>
            </w:r>
            <w:r w:rsidR="004E04A7" w:rsidRPr="00C66F4A">
              <w:rPr>
                <w:rFonts w:cs="Times New Roman" w:hint="eastAsia"/>
                <w:sz w:val="20"/>
                <w:szCs w:val="20"/>
              </w:rPr>
              <w:t xml:space="preserve"> </w:t>
            </w:r>
            <w:r w:rsidR="004E04A7" w:rsidRPr="00C66F4A">
              <w:rPr>
                <w:rFonts w:cs="Times New Roman" w:hint="eastAsia"/>
                <w:sz w:val="20"/>
                <w:szCs w:val="20"/>
              </w:rPr>
              <w:t>않고</w:t>
            </w:r>
            <w:r w:rsidR="004E04A7" w:rsidRPr="00C66F4A">
              <w:rPr>
                <w:rFonts w:cs="Times New Roman" w:hint="eastAsia"/>
                <w:sz w:val="20"/>
                <w:szCs w:val="20"/>
              </w:rPr>
              <w:t>,</w:t>
            </w:r>
            <w:r w:rsidR="004E04A7" w:rsidRPr="00C66F4A">
              <w:rPr>
                <w:rFonts w:cs="Times New Roman"/>
                <w:sz w:val="20"/>
                <w:szCs w:val="20"/>
              </w:rPr>
              <w:t xml:space="preserve"> </w:t>
            </w:r>
            <w:r w:rsidR="004E04A7" w:rsidRPr="00C66F4A">
              <w:rPr>
                <w:rFonts w:cs="Times New Roman" w:hint="eastAsia"/>
                <w:sz w:val="20"/>
                <w:szCs w:val="20"/>
              </w:rPr>
              <w:t>이용자의</w:t>
            </w:r>
            <w:r w:rsidR="004E04A7" w:rsidRPr="00C66F4A">
              <w:rPr>
                <w:rFonts w:cs="Times New Roman" w:hint="eastAsia"/>
                <w:sz w:val="20"/>
                <w:szCs w:val="20"/>
              </w:rPr>
              <w:t xml:space="preserve"> </w:t>
            </w:r>
            <w:r w:rsidR="004E04A7" w:rsidRPr="00C66F4A">
              <w:rPr>
                <w:rFonts w:cs="Times New Roman" w:hint="eastAsia"/>
                <w:sz w:val="20"/>
                <w:szCs w:val="20"/>
              </w:rPr>
              <w:t>탑승경험</w:t>
            </w:r>
            <w:r w:rsidR="004E04A7" w:rsidRPr="00C66F4A">
              <w:rPr>
                <w:rFonts w:cs="Times New Roman" w:hint="eastAsia"/>
                <w:sz w:val="20"/>
                <w:szCs w:val="20"/>
              </w:rPr>
              <w:t xml:space="preserve"> </w:t>
            </w:r>
            <w:r w:rsidR="004E04A7" w:rsidRPr="00C66F4A">
              <w:rPr>
                <w:rFonts w:cs="Times New Roman" w:hint="eastAsia"/>
                <w:sz w:val="20"/>
                <w:szCs w:val="20"/>
              </w:rPr>
              <w:t>향상을</w:t>
            </w:r>
            <w:r w:rsidR="004E04A7" w:rsidRPr="00C66F4A">
              <w:rPr>
                <w:rFonts w:cs="Times New Roman" w:hint="eastAsia"/>
                <w:sz w:val="20"/>
                <w:szCs w:val="20"/>
              </w:rPr>
              <w:t xml:space="preserve"> </w:t>
            </w:r>
            <w:r w:rsidR="004E04A7" w:rsidRPr="00C66F4A">
              <w:rPr>
                <w:rFonts w:cs="Times New Roman" w:hint="eastAsia"/>
                <w:sz w:val="20"/>
                <w:szCs w:val="20"/>
              </w:rPr>
              <w:t>위한</w:t>
            </w:r>
            <w:r w:rsidR="004E04A7" w:rsidRPr="00C66F4A">
              <w:rPr>
                <w:rFonts w:cs="Times New Roman" w:hint="eastAsia"/>
                <w:sz w:val="20"/>
                <w:szCs w:val="20"/>
              </w:rPr>
              <w:t xml:space="preserve"> </w:t>
            </w:r>
            <w:r w:rsidR="004E04A7" w:rsidRPr="00C66F4A">
              <w:rPr>
                <w:rFonts w:cs="Times New Roman" w:hint="eastAsia"/>
                <w:sz w:val="20"/>
                <w:szCs w:val="20"/>
              </w:rPr>
              <w:t>다</w:t>
            </w:r>
            <w:r w:rsidR="004E04A7" w:rsidRPr="00C66F4A">
              <w:rPr>
                <w:rFonts w:cs="Times New Roman" w:hint="eastAsia"/>
                <w:sz w:val="20"/>
                <w:szCs w:val="20"/>
              </w:rPr>
              <w:lastRenderedPageBreak/>
              <w:t>양한</w:t>
            </w:r>
            <w:r w:rsidR="004E04A7" w:rsidRPr="00C66F4A">
              <w:rPr>
                <w:rFonts w:cs="Times New Roman" w:hint="eastAsia"/>
                <w:sz w:val="20"/>
                <w:szCs w:val="20"/>
              </w:rPr>
              <w:t xml:space="preserve"> </w:t>
            </w:r>
            <w:r w:rsidR="004E04A7" w:rsidRPr="00C66F4A">
              <w:rPr>
                <w:rFonts w:cs="Times New Roman" w:hint="eastAsia"/>
                <w:sz w:val="20"/>
                <w:szCs w:val="20"/>
              </w:rPr>
              <w:t>콘텐츠를</w:t>
            </w:r>
            <w:r w:rsidR="004E04A7" w:rsidRPr="00C66F4A">
              <w:rPr>
                <w:rFonts w:cs="Times New Roman" w:hint="eastAsia"/>
                <w:sz w:val="20"/>
                <w:szCs w:val="20"/>
              </w:rPr>
              <w:t xml:space="preserve"> </w:t>
            </w:r>
            <w:r w:rsidR="004E04A7" w:rsidRPr="00C66F4A">
              <w:rPr>
                <w:rFonts w:cs="Times New Roman" w:hint="eastAsia"/>
                <w:sz w:val="20"/>
                <w:szCs w:val="20"/>
              </w:rPr>
              <w:t>함께</w:t>
            </w:r>
            <w:r w:rsidR="004E04A7" w:rsidRPr="00C66F4A">
              <w:rPr>
                <w:rFonts w:cs="Times New Roman" w:hint="eastAsia"/>
                <w:sz w:val="20"/>
                <w:szCs w:val="20"/>
              </w:rPr>
              <w:t xml:space="preserve"> </w:t>
            </w:r>
            <w:r w:rsidR="004E04A7" w:rsidRPr="00C66F4A">
              <w:rPr>
                <w:rFonts w:cs="Times New Roman" w:hint="eastAsia"/>
                <w:sz w:val="20"/>
                <w:szCs w:val="20"/>
              </w:rPr>
              <w:t>제공하게</w:t>
            </w:r>
            <w:r w:rsidR="004E04A7" w:rsidRPr="00C66F4A">
              <w:rPr>
                <w:rFonts w:cs="Times New Roman" w:hint="eastAsia"/>
                <w:sz w:val="20"/>
                <w:szCs w:val="20"/>
              </w:rPr>
              <w:t xml:space="preserve"> </w:t>
            </w:r>
            <w:r w:rsidR="004E04A7" w:rsidRPr="00C66F4A">
              <w:rPr>
                <w:rFonts w:cs="Times New Roman" w:hint="eastAsia"/>
                <w:sz w:val="20"/>
                <w:szCs w:val="20"/>
              </w:rPr>
              <w:t>되는바</w:t>
            </w:r>
            <w:r w:rsidR="004E04A7" w:rsidRPr="00C66F4A">
              <w:rPr>
                <w:rFonts w:cs="Times New Roman" w:hint="eastAsia"/>
                <w:sz w:val="20"/>
                <w:szCs w:val="20"/>
              </w:rPr>
              <w:t xml:space="preserve">, </w:t>
            </w:r>
            <w:r w:rsidR="004E04A7" w:rsidRPr="00C66F4A">
              <w:rPr>
                <w:rFonts w:cs="Times New Roman" w:hint="eastAsia"/>
                <w:sz w:val="20"/>
                <w:szCs w:val="20"/>
              </w:rPr>
              <w:t>이는</w:t>
            </w:r>
            <w:r w:rsidR="004E04A7" w:rsidRPr="00C66F4A">
              <w:rPr>
                <w:rFonts w:cs="Times New Roman" w:hint="eastAsia"/>
                <w:sz w:val="20"/>
                <w:szCs w:val="20"/>
              </w:rPr>
              <w:t xml:space="preserve"> </w:t>
            </w:r>
            <w:r w:rsidR="004E04A7" w:rsidRPr="00C66F4A">
              <w:rPr>
                <w:rFonts w:cs="Times New Roman" w:hint="eastAsia"/>
                <w:sz w:val="20"/>
                <w:szCs w:val="20"/>
              </w:rPr>
              <w:t>이용자의</w:t>
            </w:r>
            <w:r w:rsidR="004E04A7" w:rsidRPr="00C66F4A">
              <w:rPr>
                <w:rFonts w:cs="Times New Roman" w:hint="eastAsia"/>
                <w:sz w:val="20"/>
                <w:szCs w:val="20"/>
              </w:rPr>
              <w:t xml:space="preserve"> </w:t>
            </w:r>
            <w:r w:rsidR="004E04A7" w:rsidRPr="00C66F4A">
              <w:rPr>
                <w:rFonts w:cs="Times New Roman" w:hint="eastAsia"/>
                <w:sz w:val="20"/>
                <w:szCs w:val="20"/>
              </w:rPr>
              <w:t>편익증진에도</w:t>
            </w:r>
            <w:r w:rsidR="004E04A7" w:rsidRPr="00C66F4A">
              <w:rPr>
                <w:rFonts w:cs="Times New Roman" w:hint="eastAsia"/>
                <w:sz w:val="20"/>
                <w:szCs w:val="20"/>
              </w:rPr>
              <w:t xml:space="preserve"> </w:t>
            </w:r>
            <w:r w:rsidR="004E04A7" w:rsidRPr="00C66F4A">
              <w:rPr>
                <w:rFonts w:cs="Times New Roman" w:hint="eastAsia"/>
                <w:sz w:val="20"/>
                <w:szCs w:val="20"/>
              </w:rPr>
              <w:t>부합하는</w:t>
            </w:r>
            <w:r w:rsidR="004E04A7" w:rsidRPr="00C66F4A">
              <w:rPr>
                <w:rFonts w:cs="Times New Roman" w:hint="eastAsia"/>
                <w:sz w:val="20"/>
                <w:szCs w:val="20"/>
              </w:rPr>
              <w:t xml:space="preserve"> </w:t>
            </w:r>
            <w:r w:rsidR="004E04A7" w:rsidRPr="00C66F4A">
              <w:rPr>
                <w:rFonts w:cs="Times New Roman" w:hint="eastAsia"/>
                <w:sz w:val="20"/>
                <w:szCs w:val="20"/>
              </w:rPr>
              <w:t>것이라는</w:t>
            </w:r>
            <w:r w:rsidR="004E04A7" w:rsidRPr="00C66F4A">
              <w:rPr>
                <w:rFonts w:cs="Times New Roman" w:hint="eastAsia"/>
                <w:sz w:val="20"/>
                <w:szCs w:val="20"/>
              </w:rPr>
              <w:t xml:space="preserve"> </w:t>
            </w:r>
            <w:r w:rsidR="004E04A7" w:rsidRPr="00C66F4A">
              <w:rPr>
                <w:rFonts w:cs="Times New Roman" w:hint="eastAsia"/>
                <w:sz w:val="20"/>
                <w:szCs w:val="20"/>
              </w:rPr>
              <w:t>점</w:t>
            </w:r>
            <w:r>
              <w:rPr>
                <w:rFonts w:cs="Times New Roman" w:hint="eastAsia"/>
                <w:sz w:val="20"/>
                <w:szCs w:val="20"/>
              </w:rPr>
              <w:t xml:space="preserve"> </w:t>
            </w:r>
            <w:r>
              <w:rPr>
                <w:rFonts w:cs="Times New Roman" w:hint="eastAsia"/>
                <w:sz w:val="20"/>
                <w:szCs w:val="20"/>
              </w:rPr>
              <w:t>등</w:t>
            </w:r>
            <w:r>
              <w:rPr>
                <w:rFonts w:cs="Times New Roman"/>
                <w:sz w:val="20"/>
                <w:szCs w:val="20"/>
              </w:rPr>
              <w:t xml:space="preserve"> </w:t>
            </w:r>
            <w:r>
              <w:rPr>
                <w:rFonts w:cs="Times New Roman" w:hint="eastAsia"/>
                <w:sz w:val="20"/>
                <w:szCs w:val="20"/>
              </w:rPr>
              <w:t>개인화</w:t>
            </w:r>
            <w:r>
              <w:rPr>
                <w:rFonts w:cs="Times New Roman" w:hint="eastAsia"/>
                <w:sz w:val="20"/>
                <w:szCs w:val="20"/>
              </w:rPr>
              <w:t>/</w:t>
            </w:r>
            <w:r>
              <w:rPr>
                <w:rFonts w:cs="Times New Roman" w:hint="eastAsia"/>
                <w:sz w:val="20"/>
                <w:szCs w:val="20"/>
              </w:rPr>
              <w:t>맞춤화</w:t>
            </w:r>
            <w:r>
              <w:rPr>
                <w:rFonts w:cs="Times New Roman" w:hint="eastAsia"/>
                <w:sz w:val="20"/>
                <w:szCs w:val="20"/>
              </w:rPr>
              <w:t xml:space="preserve"> </w:t>
            </w:r>
            <w:r>
              <w:rPr>
                <w:rFonts w:cs="Times New Roman" w:hint="eastAsia"/>
                <w:sz w:val="20"/>
                <w:szCs w:val="20"/>
              </w:rPr>
              <w:t>광고의</w:t>
            </w:r>
            <w:r>
              <w:rPr>
                <w:rFonts w:cs="Times New Roman" w:hint="eastAsia"/>
                <w:sz w:val="20"/>
                <w:szCs w:val="20"/>
              </w:rPr>
              <w:t xml:space="preserve"> </w:t>
            </w:r>
            <w:r>
              <w:rPr>
                <w:rFonts w:cs="Times New Roman" w:hint="eastAsia"/>
                <w:sz w:val="20"/>
                <w:szCs w:val="20"/>
              </w:rPr>
              <w:t>제공이</w:t>
            </w:r>
            <w:r>
              <w:rPr>
                <w:rFonts w:cs="Times New Roman" w:hint="eastAsia"/>
                <w:sz w:val="20"/>
                <w:szCs w:val="20"/>
              </w:rPr>
              <w:t xml:space="preserve"> </w:t>
            </w:r>
            <w:r>
              <w:rPr>
                <w:rFonts w:cs="Times New Roman" w:hint="eastAsia"/>
                <w:sz w:val="20"/>
                <w:szCs w:val="20"/>
              </w:rPr>
              <w:t>서비스의</w:t>
            </w:r>
            <w:r>
              <w:rPr>
                <w:rFonts w:cs="Times New Roman" w:hint="eastAsia"/>
                <w:sz w:val="20"/>
                <w:szCs w:val="20"/>
              </w:rPr>
              <w:t xml:space="preserve"> </w:t>
            </w:r>
            <w:r>
              <w:rPr>
                <w:rFonts w:cs="Times New Roman" w:hint="eastAsia"/>
                <w:sz w:val="20"/>
                <w:szCs w:val="20"/>
              </w:rPr>
              <w:t>본질적인</w:t>
            </w:r>
            <w:r>
              <w:rPr>
                <w:rFonts w:cs="Times New Roman" w:hint="eastAsia"/>
                <w:sz w:val="20"/>
                <w:szCs w:val="20"/>
              </w:rPr>
              <w:t xml:space="preserve"> </w:t>
            </w:r>
            <w:r>
              <w:rPr>
                <w:rFonts w:cs="Times New Roman" w:hint="eastAsia"/>
                <w:sz w:val="20"/>
                <w:szCs w:val="20"/>
              </w:rPr>
              <w:t>내용으로</w:t>
            </w:r>
            <w:r>
              <w:rPr>
                <w:rFonts w:cs="Times New Roman" w:hint="eastAsia"/>
                <w:sz w:val="20"/>
                <w:szCs w:val="20"/>
              </w:rPr>
              <w:t xml:space="preserve"> </w:t>
            </w:r>
            <w:r>
              <w:rPr>
                <w:rFonts w:cs="Times New Roman" w:hint="eastAsia"/>
                <w:sz w:val="20"/>
                <w:szCs w:val="20"/>
              </w:rPr>
              <w:t>포함되어야</w:t>
            </w:r>
            <w:r>
              <w:rPr>
                <w:rFonts w:cs="Times New Roman" w:hint="eastAsia"/>
                <w:sz w:val="20"/>
                <w:szCs w:val="20"/>
              </w:rPr>
              <w:t xml:space="preserve"> </w:t>
            </w:r>
            <w:r>
              <w:rPr>
                <w:rFonts w:cs="Times New Roman" w:hint="eastAsia"/>
                <w:sz w:val="20"/>
                <w:szCs w:val="20"/>
              </w:rPr>
              <w:t>하는</w:t>
            </w:r>
            <w:r>
              <w:rPr>
                <w:rFonts w:cs="Times New Roman" w:hint="eastAsia"/>
                <w:sz w:val="20"/>
                <w:szCs w:val="20"/>
              </w:rPr>
              <w:t xml:space="preserve"> </w:t>
            </w:r>
            <w:r>
              <w:rPr>
                <w:rFonts w:cs="Times New Roman" w:hint="eastAsia"/>
                <w:sz w:val="20"/>
                <w:szCs w:val="20"/>
              </w:rPr>
              <w:t>이유를</w:t>
            </w:r>
            <w:r>
              <w:rPr>
                <w:rFonts w:cs="Times New Roman" w:hint="eastAsia"/>
                <w:sz w:val="20"/>
                <w:szCs w:val="20"/>
              </w:rPr>
              <w:t xml:space="preserve"> </w:t>
            </w:r>
            <w:r>
              <w:rPr>
                <w:rFonts w:cs="Times New Roman" w:hint="eastAsia"/>
                <w:sz w:val="20"/>
                <w:szCs w:val="20"/>
              </w:rPr>
              <w:t>소명할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근거자료를</w:t>
            </w:r>
            <w:r>
              <w:rPr>
                <w:rFonts w:cs="Times New Roman" w:hint="eastAsia"/>
                <w:sz w:val="20"/>
                <w:szCs w:val="20"/>
              </w:rPr>
              <w:t xml:space="preserve"> </w:t>
            </w:r>
            <w:r>
              <w:rPr>
                <w:rFonts w:cs="Times New Roman" w:hint="eastAsia"/>
                <w:sz w:val="20"/>
                <w:szCs w:val="20"/>
              </w:rPr>
              <w:t>마련하여</w:t>
            </w:r>
            <w:r>
              <w:rPr>
                <w:rFonts w:cs="Times New Roman" w:hint="eastAsia"/>
                <w:sz w:val="20"/>
                <w:szCs w:val="20"/>
              </w:rPr>
              <w:t xml:space="preserve"> </w:t>
            </w:r>
            <w:r>
              <w:rPr>
                <w:rFonts w:cs="Times New Roman" w:hint="eastAsia"/>
                <w:sz w:val="20"/>
                <w:szCs w:val="20"/>
              </w:rPr>
              <w:t>두고</w:t>
            </w:r>
            <w:r>
              <w:rPr>
                <w:rFonts w:cs="Times New Roman" w:hint="eastAsia"/>
                <w:sz w:val="20"/>
                <w:szCs w:val="20"/>
              </w:rPr>
              <w:t xml:space="preserve">, </w:t>
            </w:r>
            <w:r w:rsidR="004E04A7">
              <w:rPr>
                <w:rFonts w:cs="Times New Roman" w:hint="eastAsia"/>
                <w:sz w:val="20"/>
                <w:szCs w:val="20"/>
              </w:rPr>
              <w:t>그</w:t>
            </w:r>
            <w:r w:rsidR="004E04A7">
              <w:rPr>
                <w:rFonts w:cs="Times New Roman" w:hint="eastAsia"/>
                <w:sz w:val="20"/>
                <w:szCs w:val="20"/>
              </w:rPr>
              <w:t xml:space="preserve"> </w:t>
            </w:r>
            <w:r w:rsidR="004E04A7">
              <w:rPr>
                <w:rFonts w:cs="Times New Roman" w:hint="eastAsia"/>
                <w:sz w:val="20"/>
                <w:szCs w:val="20"/>
              </w:rPr>
              <w:t>외</w:t>
            </w:r>
            <w:r w:rsidR="004E04A7">
              <w:rPr>
                <w:rFonts w:cs="Times New Roman" w:hint="eastAsia"/>
                <w:sz w:val="20"/>
                <w:szCs w:val="20"/>
              </w:rPr>
              <w:t xml:space="preserve"> </w:t>
            </w:r>
            <w:r w:rsidR="004E04A7">
              <w:rPr>
                <w:rFonts w:cs="Times New Roman" w:hint="eastAsia"/>
                <w:sz w:val="20"/>
                <w:szCs w:val="20"/>
              </w:rPr>
              <w:t>이용자의</w:t>
            </w:r>
            <w:r w:rsidR="004E04A7">
              <w:rPr>
                <w:rFonts w:cs="Times New Roman" w:hint="eastAsia"/>
                <w:sz w:val="20"/>
                <w:szCs w:val="20"/>
              </w:rPr>
              <w:t xml:space="preserve"> </w:t>
            </w:r>
            <w:r w:rsidR="004E04A7">
              <w:rPr>
                <w:rFonts w:cs="Times New Roman" w:hint="eastAsia"/>
                <w:sz w:val="20"/>
                <w:szCs w:val="20"/>
              </w:rPr>
              <w:t>이름</w:t>
            </w:r>
            <w:r w:rsidR="004E04A7">
              <w:rPr>
                <w:rFonts w:cs="Times New Roman" w:hint="eastAsia"/>
                <w:sz w:val="20"/>
                <w:szCs w:val="20"/>
              </w:rPr>
              <w:t xml:space="preserve"> </w:t>
            </w:r>
            <w:r w:rsidR="004E04A7">
              <w:rPr>
                <w:rFonts w:cs="Times New Roman" w:hint="eastAsia"/>
                <w:sz w:val="20"/>
                <w:szCs w:val="20"/>
              </w:rPr>
              <w:t>등</w:t>
            </w:r>
            <w:r w:rsidR="004E04A7">
              <w:rPr>
                <w:rFonts w:cs="Times New Roman" w:hint="eastAsia"/>
                <w:sz w:val="20"/>
                <w:szCs w:val="20"/>
              </w:rPr>
              <w:t xml:space="preserve"> </w:t>
            </w:r>
            <w:r w:rsidR="004E04A7">
              <w:rPr>
                <w:rFonts w:cs="Times New Roman" w:hint="eastAsia"/>
                <w:sz w:val="20"/>
                <w:szCs w:val="20"/>
              </w:rPr>
              <w:t>직접적인</w:t>
            </w:r>
            <w:r w:rsidR="004E04A7">
              <w:rPr>
                <w:rFonts w:cs="Times New Roman" w:hint="eastAsia"/>
                <w:sz w:val="20"/>
                <w:szCs w:val="20"/>
              </w:rPr>
              <w:t xml:space="preserve"> </w:t>
            </w:r>
            <w:r w:rsidR="004E04A7">
              <w:rPr>
                <w:rFonts w:cs="Times New Roman" w:hint="eastAsia"/>
                <w:sz w:val="20"/>
                <w:szCs w:val="20"/>
              </w:rPr>
              <w:t>식별성이</w:t>
            </w:r>
            <w:r w:rsidR="004E04A7">
              <w:rPr>
                <w:rFonts w:cs="Times New Roman" w:hint="eastAsia"/>
                <w:sz w:val="20"/>
                <w:szCs w:val="20"/>
              </w:rPr>
              <w:t xml:space="preserve"> </w:t>
            </w:r>
            <w:r w:rsidR="004E04A7">
              <w:rPr>
                <w:rFonts w:cs="Times New Roman" w:hint="eastAsia"/>
                <w:sz w:val="20"/>
                <w:szCs w:val="20"/>
              </w:rPr>
              <w:t>있는</w:t>
            </w:r>
            <w:r w:rsidR="004E04A7">
              <w:rPr>
                <w:rFonts w:cs="Times New Roman" w:hint="eastAsia"/>
                <w:sz w:val="20"/>
                <w:szCs w:val="20"/>
              </w:rPr>
              <w:t xml:space="preserve"> </w:t>
            </w:r>
            <w:r w:rsidR="004E04A7">
              <w:rPr>
                <w:rFonts w:cs="Times New Roman" w:hint="eastAsia"/>
                <w:sz w:val="20"/>
                <w:szCs w:val="20"/>
              </w:rPr>
              <w:t>정보</w:t>
            </w:r>
            <w:r>
              <w:rPr>
                <w:rFonts w:cs="Times New Roman" w:hint="eastAsia"/>
                <w:sz w:val="20"/>
                <w:szCs w:val="20"/>
              </w:rPr>
              <w:t>를</w:t>
            </w:r>
            <w:r>
              <w:rPr>
                <w:rFonts w:cs="Times New Roman" w:hint="eastAsia"/>
                <w:sz w:val="20"/>
                <w:szCs w:val="20"/>
              </w:rPr>
              <w:t xml:space="preserve"> </w:t>
            </w:r>
            <w:r>
              <w:rPr>
                <w:rFonts w:cs="Times New Roman" w:hint="eastAsia"/>
                <w:sz w:val="20"/>
                <w:szCs w:val="20"/>
              </w:rPr>
              <w:t>제외한</w:t>
            </w:r>
            <w:r w:rsidR="004E04A7">
              <w:rPr>
                <w:rFonts w:cs="Times New Roman" w:hint="eastAsia"/>
                <w:sz w:val="20"/>
                <w:szCs w:val="20"/>
              </w:rPr>
              <w:t xml:space="preserve"> </w:t>
            </w:r>
            <w:r w:rsidR="004E04A7">
              <w:rPr>
                <w:rFonts w:cs="Times New Roman" w:hint="eastAsia"/>
                <w:sz w:val="20"/>
                <w:szCs w:val="20"/>
              </w:rPr>
              <w:t>위치정보</w:t>
            </w:r>
            <w:r w:rsidR="004E04A7">
              <w:rPr>
                <w:rFonts w:cs="Times New Roman" w:hint="eastAsia"/>
                <w:sz w:val="20"/>
                <w:szCs w:val="20"/>
              </w:rPr>
              <w:t xml:space="preserve"> </w:t>
            </w:r>
            <w:r w:rsidR="004E04A7">
              <w:rPr>
                <w:rFonts w:cs="Times New Roman" w:hint="eastAsia"/>
                <w:sz w:val="20"/>
                <w:szCs w:val="20"/>
              </w:rPr>
              <w:t>등</w:t>
            </w:r>
            <w:r w:rsidR="004E04A7">
              <w:rPr>
                <w:rFonts w:cs="Times New Roman" w:hint="eastAsia"/>
                <w:sz w:val="20"/>
                <w:szCs w:val="20"/>
              </w:rPr>
              <w:t xml:space="preserve"> </w:t>
            </w:r>
            <w:r w:rsidR="004E04A7">
              <w:rPr>
                <w:rFonts w:cs="Times New Roman" w:hint="eastAsia"/>
                <w:sz w:val="20"/>
                <w:szCs w:val="20"/>
              </w:rPr>
              <w:t>직접적인</w:t>
            </w:r>
            <w:r w:rsidR="004E04A7">
              <w:rPr>
                <w:rFonts w:cs="Times New Roman" w:hint="eastAsia"/>
                <w:sz w:val="20"/>
                <w:szCs w:val="20"/>
              </w:rPr>
              <w:t xml:space="preserve"> </w:t>
            </w:r>
            <w:r w:rsidR="004E04A7">
              <w:rPr>
                <w:rFonts w:cs="Times New Roman" w:hint="eastAsia"/>
                <w:sz w:val="20"/>
                <w:szCs w:val="20"/>
              </w:rPr>
              <w:t>식별성이</w:t>
            </w:r>
            <w:r w:rsidR="004E04A7">
              <w:rPr>
                <w:rFonts w:cs="Times New Roman" w:hint="eastAsia"/>
                <w:sz w:val="20"/>
                <w:szCs w:val="20"/>
              </w:rPr>
              <w:t xml:space="preserve"> </w:t>
            </w:r>
            <w:r w:rsidR="004E04A7">
              <w:rPr>
                <w:rFonts w:cs="Times New Roman" w:hint="eastAsia"/>
                <w:sz w:val="20"/>
                <w:szCs w:val="20"/>
              </w:rPr>
              <w:t>없는</w:t>
            </w:r>
            <w:r w:rsidR="004E04A7">
              <w:rPr>
                <w:rFonts w:cs="Times New Roman" w:hint="eastAsia"/>
                <w:sz w:val="20"/>
                <w:szCs w:val="20"/>
              </w:rPr>
              <w:t xml:space="preserve"> </w:t>
            </w:r>
            <w:r w:rsidR="004E04A7">
              <w:rPr>
                <w:rFonts w:cs="Times New Roman" w:hint="eastAsia"/>
                <w:sz w:val="20"/>
                <w:szCs w:val="20"/>
              </w:rPr>
              <w:t>정보만을</w:t>
            </w:r>
            <w:r w:rsidR="004E04A7">
              <w:rPr>
                <w:rFonts w:cs="Times New Roman" w:hint="eastAsia"/>
                <w:sz w:val="20"/>
                <w:szCs w:val="20"/>
              </w:rPr>
              <w:t xml:space="preserve"> </w:t>
            </w:r>
            <w:r w:rsidR="004E04A7">
              <w:rPr>
                <w:rFonts w:cs="Times New Roman" w:hint="eastAsia"/>
                <w:sz w:val="20"/>
                <w:szCs w:val="20"/>
              </w:rPr>
              <w:t>개인화</w:t>
            </w:r>
            <w:r w:rsidR="004E04A7">
              <w:rPr>
                <w:rFonts w:cs="Times New Roman" w:hint="eastAsia"/>
                <w:sz w:val="20"/>
                <w:szCs w:val="20"/>
              </w:rPr>
              <w:t>/</w:t>
            </w:r>
            <w:r w:rsidR="004E04A7">
              <w:rPr>
                <w:rFonts w:cs="Times New Roman" w:hint="eastAsia"/>
                <w:sz w:val="20"/>
                <w:szCs w:val="20"/>
              </w:rPr>
              <w:t>맞춤화</w:t>
            </w:r>
            <w:r w:rsidR="004E04A7">
              <w:rPr>
                <w:rFonts w:cs="Times New Roman" w:hint="eastAsia"/>
                <w:sz w:val="20"/>
                <w:szCs w:val="20"/>
              </w:rPr>
              <w:t xml:space="preserve"> </w:t>
            </w:r>
            <w:r w:rsidR="004E04A7">
              <w:rPr>
                <w:rFonts w:cs="Times New Roman" w:hint="eastAsia"/>
                <w:sz w:val="20"/>
                <w:szCs w:val="20"/>
              </w:rPr>
              <w:t>서비스</w:t>
            </w:r>
            <w:r w:rsidR="004E04A7">
              <w:rPr>
                <w:rFonts w:cs="Times New Roman" w:hint="eastAsia"/>
                <w:sz w:val="20"/>
                <w:szCs w:val="20"/>
              </w:rPr>
              <w:t xml:space="preserve"> </w:t>
            </w:r>
            <w:r w:rsidR="004E04A7">
              <w:rPr>
                <w:rFonts w:cs="Times New Roman" w:hint="eastAsia"/>
                <w:sz w:val="20"/>
                <w:szCs w:val="20"/>
              </w:rPr>
              <w:t>제공에</w:t>
            </w:r>
            <w:r w:rsidR="004E04A7">
              <w:rPr>
                <w:rFonts w:cs="Times New Roman" w:hint="eastAsia"/>
                <w:sz w:val="20"/>
                <w:szCs w:val="20"/>
              </w:rPr>
              <w:t xml:space="preserve"> </w:t>
            </w:r>
            <w:r w:rsidR="004E04A7">
              <w:rPr>
                <w:rFonts w:cs="Times New Roman" w:hint="eastAsia"/>
                <w:sz w:val="20"/>
                <w:szCs w:val="20"/>
              </w:rPr>
              <w:t>이용한다면</w:t>
            </w:r>
            <w:r w:rsidR="004E04A7">
              <w:rPr>
                <w:rFonts w:cs="Times New Roman" w:hint="eastAsia"/>
                <w:sz w:val="20"/>
                <w:szCs w:val="20"/>
              </w:rPr>
              <w:t xml:space="preserve">, </w:t>
            </w:r>
            <w:r w:rsidR="004E04A7">
              <w:rPr>
                <w:rFonts w:cs="Times New Roman" w:hint="eastAsia"/>
                <w:sz w:val="20"/>
                <w:szCs w:val="20"/>
              </w:rPr>
              <w:t>향후</w:t>
            </w:r>
            <w:r w:rsidR="004E04A7">
              <w:rPr>
                <w:rFonts w:cs="Times New Roman" w:hint="eastAsia"/>
                <w:sz w:val="20"/>
                <w:szCs w:val="20"/>
              </w:rPr>
              <w:t xml:space="preserve"> </w:t>
            </w:r>
            <w:r w:rsidR="004E04A7">
              <w:rPr>
                <w:rFonts w:cs="Times New Roman" w:hint="eastAsia"/>
                <w:sz w:val="20"/>
                <w:szCs w:val="20"/>
              </w:rPr>
              <w:t>규제기관의</w:t>
            </w:r>
            <w:r w:rsidR="004E04A7">
              <w:rPr>
                <w:rFonts w:cs="Times New Roman" w:hint="eastAsia"/>
                <w:sz w:val="20"/>
                <w:szCs w:val="20"/>
              </w:rPr>
              <w:t xml:space="preserve"> </w:t>
            </w:r>
            <w:r w:rsidR="004E04A7">
              <w:rPr>
                <w:rFonts w:cs="Times New Roman" w:hint="eastAsia"/>
                <w:sz w:val="20"/>
                <w:szCs w:val="20"/>
              </w:rPr>
              <w:t>문제제기</w:t>
            </w:r>
            <w:r w:rsidR="004E04A7">
              <w:rPr>
                <w:rFonts w:cs="Times New Roman" w:hint="eastAsia"/>
                <w:sz w:val="20"/>
                <w:szCs w:val="20"/>
              </w:rPr>
              <w:t xml:space="preserve"> </w:t>
            </w:r>
            <w:r w:rsidR="004E04A7">
              <w:rPr>
                <w:rFonts w:cs="Times New Roman" w:hint="eastAsia"/>
                <w:sz w:val="20"/>
                <w:szCs w:val="20"/>
              </w:rPr>
              <w:t>가능성을</w:t>
            </w:r>
            <w:r w:rsidR="004E04A7">
              <w:rPr>
                <w:rFonts w:cs="Times New Roman" w:hint="eastAsia"/>
                <w:sz w:val="20"/>
                <w:szCs w:val="20"/>
              </w:rPr>
              <w:t xml:space="preserve"> </w:t>
            </w:r>
            <w:r w:rsidR="004E04A7">
              <w:rPr>
                <w:rFonts w:cs="Times New Roman" w:hint="eastAsia"/>
                <w:sz w:val="20"/>
                <w:szCs w:val="20"/>
              </w:rPr>
              <w:t>보다</w:t>
            </w:r>
            <w:r w:rsidR="004E04A7">
              <w:rPr>
                <w:rFonts w:cs="Times New Roman" w:hint="eastAsia"/>
                <w:sz w:val="20"/>
                <w:szCs w:val="20"/>
              </w:rPr>
              <w:t xml:space="preserve"> </w:t>
            </w:r>
            <w:r w:rsidR="004E04A7">
              <w:rPr>
                <w:rFonts w:cs="Times New Roman" w:hint="eastAsia"/>
                <w:sz w:val="20"/>
                <w:szCs w:val="20"/>
              </w:rPr>
              <w:t>줄일</w:t>
            </w:r>
            <w:r w:rsidR="004E04A7">
              <w:rPr>
                <w:rFonts w:cs="Times New Roman" w:hint="eastAsia"/>
                <w:sz w:val="20"/>
                <w:szCs w:val="20"/>
              </w:rPr>
              <w:t xml:space="preserve"> </w:t>
            </w:r>
            <w:r w:rsidR="004E04A7">
              <w:rPr>
                <w:rFonts w:cs="Times New Roman" w:hint="eastAsia"/>
                <w:sz w:val="20"/>
                <w:szCs w:val="20"/>
              </w:rPr>
              <w:t>수</w:t>
            </w:r>
            <w:r w:rsidR="004E04A7">
              <w:rPr>
                <w:rFonts w:cs="Times New Roman" w:hint="eastAsia"/>
                <w:sz w:val="20"/>
                <w:szCs w:val="20"/>
              </w:rPr>
              <w:t xml:space="preserve"> </w:t>
            </w:r>
            <w:r w:rsidR="004E04A7">
              <w:rPr>
                <w:rFonts w:cs="Times New Roman" w:hint="eastAsia"/>
                <w:sz w:val="20"/>
                <w:szCs w:val="20"/>
              </w:rPr>
              <w:t>있을</w:t>
            </w:r>
            <w:r w:rsidR="004E04A7">
              <w:rPr>
                <w:rFonts w:cs="Times New Roman" w:hint="eastAsia"/>
                <w:sz w:val="20"/>
                <w:szCs w:val="20"/>
              </w:rPr>
              <w:t xml:space="preserve"> </w:t>
            </w:r>
            <w:r w:rsidR="004E04A7">
              <w:rPr>
                <w:rFonts w:cs="Times New Roman" w:hint="eastAsia"/>
                <w:sz w:val="20"/>
                <w:szCs w:val="20"/>
              </w:rPr>
              <w:t>것으로</w:t>
            </w:r>
            <w:r w:rsidR="004E04A7">
              <w:rPr>
                <w:rFonts w:cs="Times New Roman" w:hint="eastAsia"/>
                <w:sz w:val="20"/>
                <w:szCs w:val="20"/>
              </w:rPr>
              <w:t xml:space="preserve"> </w:t>
            </w:r>
            <w:r w:rsidR="004E04A7">
              <w:rPr>
                <w:rFonts w:cs="Times New Roman" w:hint="eastAsia"/>
                <w:sz w:val="20"/>
                <w:szCs w:val="20"/>
              </w:rPr>
              <w:t>사료됨</w:t>
            </w:r>
            <w:r w:rsidR="004E04A7">
              <w:rPr>
                <w:rFonts w:cs="Times New Roman" w:hint="eastAsia"/>
                <w:sz w:val="20"/>
                <w:szCs w:val="20"/>
              </w:rPr>
              <w:t xml:space="preserve">. </w:t>
            </w:r>
          </w:p>
        </w:tc>
        <w:tc>
          <w:tcPr>
            <w:tcW w:w="27" w:type="pct"/>
            <w:tcBorders>
              <w:top w:val="nil"/>
              <w:bottom w:val="nil"/>
            </w:tcBorders>
          </w:tcPr>
          <w:p w14:paraId="08AABFA9"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1987654D" w14:textId="27CE7022" w:rsidR="004E04A7" w:rsidRPr="009A2958" w:rsidRDefault="004E04A7" w:rsidP="004E04A7">
            <w:pPr>
              <w:widowControl/>
              <w:numPr>
                <w:ilvl w:val="0"/>
                <w:numId w:val="2"/>
              </w:numPr>
              <w:spacing w:after="120" w:line="276" w:lineRule="auto"/>
              <w:rPr>
                <w:rFonts w:cs="Times New Roman"/>
                <w:sz w:val="20"/>
                <w:szCs w:val="20"/>
              </w:rPr>
            </w:pPr>
            <w:r w:rsidRPr="009A2958">
              <w:rPr>
                <w:rFonts w:cs="Times New Roman"/>
                <w:sz w:val="20"/>
                <w:szCs w:val="20"/>
              </w:rPr>
              <w:t>위반사항에</w:t>
            </w:r>
            <w:r w:rsidRPr="009A2958">
              <w:rPr>
                <w:rFonts w:cs="Times New Roman"/>
                <w:sz w:val="20"/>
                <w:szCs w:val="20"/>
              </w:rPr>
              <w:t xml:space="preserve"> </w:t>
            </w:r>
            <w:r w:rsidRPr="009A2958">
              <w:rPr>
                <w:rFonts w:cs="Times New Roman"/>
                <w:sz w:val="20"/>
                <w:szCs w:val="20"/>
              </w:rPr>
              <w:t>대하여</w:t>
            </w:r>
            <w:r w:rsidRPr="009A2958">
              <w:rPr>
                <w:rFonts w:cs="Times New Roman"/>
                <w:sz w:val="20"/>
                <w:szCs w:val="20"/>
              </w:rPr>
              <w:t xml:space="preserve"> 3</w:t>
            </w:r>
            <w:r w:rsidRPr="009A2958">
              <w:rPr>
                <w:rFonts w:cs="Times New Roman"/>
                <w:sz w:val="20"/>
                <w:szCs w:val="20"/>
              </w:rPr>
              <w:t>천만원</w:t>
            </w:r>
            <w:r w:rsidRPr="009A2958">
              <w:rPr>
                <w:rFonts w:cs="Times New Roman"/>
                <w:sz w:val="20"/>
                <w:szCs w:val="20"/>
              </w:rPr>
              <w:t xml:space="preserve"> </w:t>
            </w:r>
            <w:r w:rsidRPr="009A2958">
              <w:rPr>
                <w:rFonts w:cs="Times New Roman"/>
                <w:sz w:val="20"/>
                <w:szCs w:val="20"/>
              </w:rPr>
              <w:t>이하</w:t>
            </w:r>
            <w:r w:rsidRPr="009A2958">
              <w:rPr>
                <w:rFonts w:cs="Times New Roman"/>
                <w:sz w:val="20"/>
                <w:szCs w:val="20"/>
              </w:rPr>
              <w:t xml:space="preserve"> </w:t>
            </w:r>
            <w:r w:rsidRPr="009A2958">
              <w:rPr>
                <w:rFonts w:cs="Times New Roman"/>
                <w:sz w:val="20"/>
                <w:szCs w:val="20"/>
              </w:rPr>
              <w:t>과태료가</w:t>
            </w:r>
            <w:r w:rsidRPr="009A2958">
              <w:rPr>
                <w:rFonts w:cs="Times New Roman"/>
                <w:sz w:val="20"/>
                <w:szCs w:val="20"/>
              </w:rPr>
              <w:t xml:space="preserve"> </w:t>
            </w:r>
            <w:r w:rsidRPr="009A2958">
              <w:rPr>
                <w:rFonts w:cs="Times New Roman"/>
                <w:sz w:val="20"/>
                <w:szCs w:val="20"/>
              </w:rPr>
              <w:t>부과될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있음</w:t>
            </w:r>
            <w:r w:rsidRPr="009A2958">
              <w:rPr>
                <w:rFonts w:cs="Times New Roman"/>
                <w:sz w:val="20"/>
                <w:szCs w:val="20"/>
              </w:rPr>
              <w:t>.</w:t>
            </w:r>
          </w:p>
        </w:tc>
      </w:tr>
      <w:tr w:rsidR="004E04A7" w:rsidRPr="009A2958" w14:paraId="4102B28A" w14:textId="77777777" w:rsidTr="00061A1F">
        <w:trPr>
          <w:trHeight w:val="132"/>
        </w:trPr>
        <w:tc>
          <w:tcPr>
            <w:tcW w:w="619" w:type="pct"/>
          </w:tcPr>
          <w:p w14:paraId="162AAD95" w14:textId="69133DF5" w:rsidR="004E04A7" w:rsidRPr="00250EEB" w:rsidRDefault="00253F26" w:rsidP="004E04A7">
            <w:pPr>
              <w:widowControl/>
              <w:spacing w:before="40" w:after="120" w:line="276" w:lineRule="auto"/>
              <w:jc w:val="center"/>
              <w:outlineLvl w:val="0"/>
              <w:rPr>
                <w:rFonts w:cs="Times New Roman"/>
                <w:b/>
                <w:color w:val="404040" w:themeColor="text1" w:themeTint="BF"/>
                <w:kern w:val="0"/>
                <w:sz w:val="20"/>
                <w:szCs w:val="20"/>
              </w:rPr>
            </w:pPr>
            <w:bookmarkStart w:id="172" w:name="_Toc108480439"/>
            <w:bookmarkStart w:id="173" w:name="_Toc108512995"/>
            <w:r w:rsidRPr="00253F26">
              <w:rPr>
                <w:rFonts w:cs="Times New Roman" w:hint="eastAsia"/>
                <w:b/>
                <w:color w:val="404040" w:themeColor="text1" w:themeTint="BF"/>
                <w:kern w:val="0"/>
                <w:sz w:val="20"/>
                <w:szCs w:val="20"/>
              </w:rPr>
              <w:lastRenderedPageBreak/>
              <w:t>개인정보</w:t>
            </w:r>
            <w:r w:rsidRPr="00253F26">
              <w:rPr>
                <w:rFonts w:cs="Times New Roman" w:hint="eastAsia"/>
                <w:b/>
                <w:color w:val="404040" w:themeColor="text1" w:themeTint="BF"/>
                <w:kern w:val="0"/>
                <w:sz w:val="20"/>
                <w:szCs w:val="20"/>
              </w:rPr>
              <w:t xml:space="preserve"> </w:t>
            </w:r>
            <w:r w:rsidRPr="00253F26">
              <w:rPr>
                <w:rFonts w:cs="Times New Roman" w:hint="eastAsia"/>
                <w:b/>
                <w:color w:val="404040" w:themeColor="text1" w:themeTint="BF"/>
                <w:kern w:val="0"/>
                <w:sz w:val="20"/>
                <w:szCs w:val="20"/>
              </w:rPr>
              <w:t>제</w:t>
            </w:r>
            <w:r w:rsidRPr="00253F26">
              <w:rPr>
                <w:rFonts w:cs="Times New Roman" w:hint="eastAsia"/>
                <w:b/>
                <w:color w:val="404040" w:themeColor="text1" w:themeTint="BF"/>
                <w:kern w:val="0"/>
                <w:sz w:val="20"/>
                <w:szCs w:val="20"/>
              </w:rPr>
              <w:t>3</w:t>
            </w:r>
            <w:r w:rsidRPr="00253F26">
              <w:rPr>
                <w:rFonts w:cs="Times New Roman" w:hint="eastAsia"/>
                <w:b/>
                <w:color w:val="404040" w:themeColor="text1" w:themeTint="BF"/>
                <w:kern w:val="0"/>
                <w:sz w:val="20"/>
                <w:szCs w:val="20"/>
              </w:rPr>
              <w:t>자</w:t>
            </w:r>
            <w:r w:rsidRPr="00253F26">
              <w:rPr>
                <w:rFonts w:cs="Times New Roman" w:hint="eastAsia"/>
                <w:b/>
                <w:color w:val="404040" w:themeColor="text1" w:themeTint="BF"/>
                <w:kern w:val="0"/>
                <w:sz w:val="20"/>
                <w:szCs w:val="20"/>
              </w:rPr>
              <w:t xml:space="preserve"> </w:t>
            </w:r>
            <w:r w:rsidRPr="00253F26">
              <w:rPr>
                <w:rFonts w:cs="Times New Roman" w:hint="eastAsia"/>
                <w:b/>
                <w:color w:val="404040" w:themeColor="text1" w:themeTint="BF"/>
                <w:kern w:val="0"/>
                <w:sz w:val="20"/>
                <w:szCs w:val="20"/>
              </w:rPr>
              <w:t>제공</w:t>
            </w:r>
            <w:r w:rsidRPr="00253F26">
              <w:rPr>
                <w:rFonts w:cs="Times New Roman" w:hint="eastAsia"/>
                <w:b/>
                <w:color w:val="404040" w:themeColor="text1" w:themeTint="BF"/>
                <w:kern w:val="0"/>
                <w:sz w:val="20"/>
                <w:szCs w:val="20"/>
              </w:rPr>
              <w:t xml:space="preserve"> </w:t>
            </w:r>
            <w:r w:rsidRPr="00253F26">
              <w:rPr>
                <w:rFonts w:cs="Times New Roman" w:hint="eastAsia"/>
                <w:b/>
                <w:color w:val="404040" w:themeColor="text1" w:themeTint="BF"/>
                <w:kern w:val="0"/>
                <w:sz w:val="20"/>
                <w:szCs w:val="20"/>
              </w:rPr>
              <w:t>절차의</w:t>
            </w:r>
            <w:r w:rsidRPr="00253F26">
              <w:rPr>
                <w:rFonts w:cs="Times New Roman" w:hint="eastAsia"/>
                <w:b/>
                <w:color w:val="404040" w:themeColor="text1" w:themeTint="BF"/>
                <w:kern w:val="0"/>
                <w:sz w:val="20"/>
                <w:szCs w:val="20"/>
              </w:rPr>
              <w:t xml:space="preserve"> </w:t>
            </w:r>
            <w:r w:rsidRPr="00253F26">
              <w:rPr>
                <w:rFonts w:cs="Times New Roman" w:hint="eastAsia"/>
                <w:b/>
                <w:color w:val="404040" w:themeColor="text1" w:themeTint="BF"/>
                <w:kern w:val="0"/>
                <w:sz w:val="20"/>
                <w:szCs w:val="20"/>
              </w:rPr>
              <w:t>문제점</w:t>
            </w:r>
            <w:bookmarkEnd w:id="172"/>
            <w:bookmarkEnd w:id="173"/>
          </w:p>
        </w:tc>
        <w:tc>
          <w:tcPr>
            <w:tcW w:w="26" w:type="pct"/>
            <w:tcBorders>
              <w:top w:val="nil"/>
              <w:bottom w:val="nil"/>
            </w:tcBorders>
          </w:tcPr>
          <w:p w14:paraId="7E51EE63"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28335430" w14:textId="050C14F6" w:rsidR="004E04A7" w:rsidRPr="009A2958" w:rsidRDefault="004E04A7" w:rsidP="00253F26">
            <w:pPr>
              <w:pStyle w:val="a8"/>
              <w:widowControl/>
              <w:numPr>
                <w:ilvl w:val="0"/>
                <w:numId w:val="2"/>
              </w:numPr>
              <w:spacing w:before="40" w:after="120" w:line="276" w:lineRule="auto"/>
              <w:rPr>
                <w:rFonts w:cs="Times New Roman"/>
                <w:sz w:val="20"/>
                <w:szCs w:val="20"/>
              </w:rPr>
            </w:pPr>
            <w:r w:rsidRPr="0097043D">
              <w:rPr>
                <w:rFonts w:cs="Times New Roman" w:hint="eastAsia"/>
                <w:sz w:val="20"/>
                <w:szCs w:val="20"/>
              </w:rPr>
              <w:t>대상회사가</w:t>
            </w:r>
            <w:r w:rsidRPr="0097043D">
              <w:rPr>
                <w:rFonts w:cs="Times New Roman" w:hint="eastAsia"/>
                <w:sz w:val="20"/>
                <w:szCs w:val="20"/>
              </w:rPr>
              <w:t xml:space="preserve"> </w:t>
            </w:r>
            <w:r w:rsidRPr="0097043D">
              <w:rPr>
                <w:rFonts w:cs="Times New Roman" w:hint="eastAsia"/>
                <w:sz w:val="20"/>
                <w:szCs w:val="20"/>
              </w:rPr>
              <w:t>정보주체로부터</w:t>
            </w:r>
            <w:r w:rsidRPr="0097043D">
              <w:rPr>
                <w:rFonts w:cs="Times New Roman" w:hint="eastAsia"/>
                <w:sz w:val="20"/>
                <w:szCs w:val="20"/>
              </w:rPr>
              <w:t xml:space="preserve"> </w:t>
            </w:r>
            <w:r w:rsidRPr="0097043D">
              <w:rPr>
                <w:rFonts w:cs="Times New Roman" w:hint="eastAsia"/>
                <w:sz w:val="20"/>
                <w:szCs w:val="20"/>
              </w:rPr>
              <w:t>징구하는</w:t>
            </w:r>
            <w:r w:rsidRPr="0097043D">
              <w:rPr>
                <w:rFonts w:cs="Times New Roman" w:hint="eastAsia"/>
                <w:sz w:val="20"/>
                <w:szCs w:val="20"/>
              </w:rPr>
              <w:t xml:space="preserve"> </w:t>
            </w:r>
            <w:r w:rsidRPr="0097043D">
              <w:rPr>
                <w:rFonts w:cs="Times New Roman" w:hint="eastAsia"/>
                <w:sz w:val="20"/>
                <w:szCs w:val="20"/>
              </w:rPr>
              <w:t>개인정보</w:t>
            </w:r>
            <w:r w:rsidRPr="0097043D">
              <w:rPr>
                <w:rFonts w:cs="Times New Roman" w:hint="eastAsia"/>
                <w:sz w:val="20"/>
                <w:szCs w:val="20"/>
              </w:rPr>
              <w:t xml:space="preserve"> </w:t>
            </w:r>
            <w:r w:rsidR="00FB58A5">
              <w:rPr>
                <w:rFonts w:cs="Times New Roman" w:hint="eastAsia"/>
                <w:sz w:val="20"/>
                <w:szCs w:val="20"/>
              </w:rPr>
              <w:t>처리동의서를</w:t>
            </w:r>
            <w:r w:rsidRPr="0097043D">
              <w:rPr>
                <w:rFonts w:cs="Times New Roman"/>
                <w:sz w:val="20"/>
                <w:szCs w:val="20"/>
              </w:rPr>
              <w:t xml:space="preserve"> </w:t>
            </w:r>
            <w:r w:rsidRPr="0097043D">
              <w:rPr>
                <w:rFonts w:cs="Times New Roman" w:hint="eastAsia"/>
                <w:sz w:val="20"/>
                <w:szCs w:val="20"/>
              </w:rPr>
              <w:t>제공</w:t>
            </w:r>
            <w:r w:rsidR="00FB58A5">
              <w:rPr>
                <w:rFonts w:cs="Times New Roman" w:hint="eastAsia"/>
                <w:sz w:val="20"/>
                <w:szCs w:val="20"/>
              </w:rPr>
              <w:t>받지</w:t>
            </w:r>
            <w:r w:rsidR="00FB58A5">
              <w:rPr>
                <w:rFonts w:cs="Times New Roman" w:hint="eastAsia"/>
                <w:sz w:val="20"/>
                <w:szCs w:val="20"/>
              </w:rPr>
              <w:t xml:space="preserve"> </w:t>
            </w:r>
            <w:r w:rsidR="00FB58A5">
              <w:rPr>
                <w:rFonts w:cs="Times New Roman" w:hint="eastAsia"/>
                <w:sz w:val="20"/>
                <w:szCs w:val="20"/>
              </w:rPr>
              <w:t>못하였으나</w:t>
            </w:r>
            <w:r>
              <w:rPr>
                <w:rFonts w:cs="Times New Roman"/>
                <w:sz w:val="20"/>
                <w:szCs w:val="20"/>
              </w:rPr>
              <w:t xml:space="preserve"> </w:t>
            </w:r>
            <w:r>
              <w:rPr>
                <w:rFonts w:cs="Times New Roman" w:hint="eastAsia"/>
                <w:sz w:val="20"/>
                <w:szCs w:val="20"/>
              </w:rPr>
              <w:t>다만</w:t>
            </w:r>
            <w:r>
              <w:rPr>
                <w:rFonts w:cs="Times New Roman" w:hint="eastAsia"/>
                <w:sz w:val="20"/>
                <w:szCs w:val="20"/>
              </w:rPr>
              <w:t>,</w:t>
            </w:r>
            <w:r w:rsidRPr="0097043D">
              <w:rPr>
                <w:rFonts w:cs="Times New Roman" w:hint="eastAsia"/>
                <w:sz w:val="20"/>
                <w:szCs w:val="20"/>
              </w:rPr>
              <w:t xml:space="preserve"> </w:t>
            </w:r>
            <w:r w:rsidRPr="0097043D">
              <w:rPr>
                <w:rFonts w:cs="Times New Roman" w:hint="eastAsia"/>
                <w:sz w:val="20"/>
                <w:szCs w:val="20"/>
              </w:rPr>
              <w:t>공개된</w:t>
            </w:r>
            <w:r w:rsidRPr="0097043D">
              <w:rPr>
                <w:rFonts w:cs="Times New Roman" w:hint="eastAsia"/>
                <w:sz w:val="20"/>
                <w:szCs w:val="20"/>
              </w:rPr>
              <w:t xml:space="preserve"> </w:t>
            </w:r>
            <w:r w:rsidRPr="0097043D">
              <w:rPr>
                <w:rFonts w:cs="Times New Roman" w:hint="eastAsia"/>
                <w:sz w:val="20"/>
                <w:szCs w:val="20"/>
              </w:rPr>
              <w:t>대상회사의</w:t>
            </w:r>
            <w:r w:rsidRPr="0097043D">
              <w:rPr>
                <w:rFonts w:cs="Times New Roman" w:hint="eastAsia"/>
                <w:sz w:val="20"/>
                <w:szCs w:val="20"/>
              </w:rPr>
              <w:t xml:space="preserve"> </w:t>
            </w:r>
            <w:r w:rsidRPr="0097043D">
              <w:rPr>
                <w:rFonts w:cs="Times New Roman" w:hint="eastAsia"/>
                <w:sz w:val="20"/>
                <w:szCs w:val="20"/>
              </w:rPr>
              <w:t>앱</w:t>
            </w:r>
            <w:r w:rsidRPr="0097043D">
              <w:rPr>
                <w:rFonts w:cs="Times New Roman" w:hint="eastAsia"/>
                <w:sz w:val="20"/>
                <w:szCs w:val="20"/>
              </w:rPr>
              <w:t>/</w:t>
            </w:r>
            <w:r w:rsidRPr="0097043D">
              <w:rPr>
                <w:rFonts w:cs="Times New Roman" w:hint="eastAsia"/>
                <w:sz w:val="20"/>
                <w:szCs w:val="20"/>
              </w:rPr>
              <w:t>웹사이트를</w:t>
            </w:r>
            <w:r w:rsidRPr="0097043D">
              <w:rPr>
                <w:rFonts w:cs="Times New Roman" w:hint="eastAsia"/>
                <w:sz w:val="20"/>
                <w:szCs w:val="20"/>
              </w:rPr>
              <w:t xml:space="preserve"> </w:t>
            </w:r>
            <w:r w:rsidRPr="0097043D">
              <w:rPr>
                <w:rFonts w:cs="Times New Roman" w:hint="eastAsia"/>
                <w:sz w:val="20"/>
                <w:szCs w:val="20"/>
              </w:rPr>
              <w:t>통해</w:t>
            </w:r>
            <w:r w:rsidRPr="0097043D">
              <w:rPr>
                <w:rFonts w:cs="Times New Roman" w:hint="eastAsia"/>
                <w:sz w:val="20"/>
                <w:szCs w:val="20"/>
              </w:rPr>
              <w:t xml:space="preserve"> </w:t>
            </w:r>
            <w:r w:rsidRPr="0097043D">
              <w:rPr>
                <w:rFonts w:cs="Times New Roman" w:hint="eastAsia"/>
                <w:sz w:val="20"/>
                <w:szCs w:val="20"/>
              </w:rPr>
              <w:t>확인한</w:t>
            </w:r>
            <w:r w:rsidRPr="0097043D">
              <w:rPr>
                <w:rFonts w:cs="Times New Roman" w:hint="eastAsia"/>
                <w:sz w:val="20"/>
                <w:szCs w:val="20"/>
              </w:rPr>
              <w:t xml:space="preserve"> </w:t>
            </w:r>
            <w:r w:rsidRPr="0097043D">
              <w:rPr>
                <w:rFonts w:cs="Times New Roman" w:hint="eastAsia"/>
                <w:sz w:val="20"/>
                <w:szCs w:val="20"/>
              </w:rPr>
              <w:t>결과</w:t>
            </w:r>
            <w:r w:rsidRPr="0097043D">
              <w:rPr>
                <w:rFonts w:cs="Times New Roman" w:hint="eastAsia"/>
                <w:sz w:val="20"/>
                <w:szCs w:val="20"/>
              </w:rPr>
              <w:t>,</w:t>
            </w:r>
            <w:r w:rsidR="00253F26">
              <w:rPr>
                <w:rFonts w:cs="Times New Roman"/>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sz w:val="20"/>
                <w:szCs w:val="20"/>
              </w:rPr>
              <w:t xml:space="preserve">T </w:t>
            </w:r>
            <w:r>
              <w:rPr>
                <w:rFonts w:cs="Times New Roman" w:hint="eastAsia"/>
                <w:sz w:val="20"/>
                <w:szCs w:val="20"/>
              </w:rPr>
              <w:t>앱을</w:t>
            </w:r>
            <w:r>
              <w:rPr>
                <w:rFonts w:cs="Times New Roman" w:hint="eastAsia"/>
                <w:sz w:val="20"/>
                <w:szCs w:val="20"/>
              </w:rPr>
              <w:t xml:space="preserve"> </w:t>
            </w:r>
            <w:r>
              <w:rPr>
                <w:rFonts w:cs="Times New Roman" w:hint="eastAsia"/>
                <w:sz w:val="20"/>
                <w:szCs w:val="20"/>
              </w:rPr>
              <w:t>통한</w:t>
            </w:r>
            <w:r>
              <w:rPr>
                <w:rFonts w:cs="Times New Roman" w:hint="eastAsia"/>
                <w:sz w:val="20"/>
                <w:szCs w:val="20"/>
              </w:rPr>
              <w:t xml:space="preserve"> </w:t>
            </w:r>
            <w:r>
              <w:rPr>
                <w:rFonts w:cs="Times New Roman" w:hint="eastAsia"/>
                <w:sz w:val="20"/>
                <w:szCs w:val="20"/>
              </w:rPr>
              <w:t>다음</w:t>
            </w:r>
            <w:r>
              <w:rPr>
                <w:rFonts w:cs="Times New Roman" w:hint="eastAsia"/>
                <w:sz w:val="20"/>
                <w:szCs w:val="20"/>
              </w:rPr>
              <w:t xml:space="preserve"> </w:t>
            </w:r>
            <w:r>
              <w:rPr>
                <w:rFonts w:cs="Times New Roman" w:hint="eastAsia"/>
                <w:sz w:val="20"/>
                <w:szCs w:val="20"/>
              </w:rPr>
              <w:t>각</w:t>
            </w:r>
            <w:r>
              <w:rPr>
                <w:rFonts w:cs="Times New Roman" w:hint="eastAsia"/>
                <w:sz w:val="20"/>
                <w:szCs w:val="20"/>
              </w:rPr>
              <w:t xml:space="preserve"> </w:t>
            </w:r>
            <w:r>
              <w:rPr>
                <w:rFonts w:cs="Times New Roman" w:hint="eastAsia"/>
                <w:sz w:val="20"/>
                <w:szCs w:val="20"/>
              </w:rPr>
              <w:t>제</w:t>
            </w:r>
            <w:r>
              <w:rPr>
                <w:rFonts w:cs="Times New Roman" w:hint="eastAsia"/>
                <w:sz w:val="20"/>
                <w:szCs w:val="20"/>
              </w:rPr>
              <w:t>3</w:t>
            </w:r>
            <w:r>
              <w:rPr>
                <w:rFonts w:cs="Times New Roman" w:hint="eastAsia"/>
                <w:sz w:val="20"/>
                <w:szCs w:val="20"/>
              </w:rPr>
              <w:t>자</w:t>
            </w:r>
            <w:r>
              <w:rPr>
                <w:rFonts w:cs="Times New Roman" w:hint="eastAsia"/>
                <w:sz w:val="20"/>
                <w:szCs w:val="20"/>
              </w:rPr>
              <w:t xml:space="preserve"> </w:t>
            </w:r>
            <w:r>
              <w:rPr>
                <w:rFonts w:cs="Times New Roman" w:hint="eastAsia"/>
                <w:sz w:val="20"/>
                <w:szCs w:val="20"/>
              </w:rPr>
              <w:t>제공동의를</w:t>
            </w:r>
            <w:r>
              <w:rPr>
                <w:rFonts w:cs="Times New Roman" w:hint="eastAsia"/>
                <w:sz w:val="20"/>
                <w:szCs w:val="20"/>
              </w:rPr>
              <w:t xml:space="preserve"> </w:t>
            </w:r>
            <w:r>
              <w:rPr>
                <w:rFonts w:cs="Times New Roman" w:hint="eastAsia"/>
                <w:sz w:val="20"/>
                <w:szCs w:val="20"/>
              </w:rPr>
              <w:t>받음에</w:t>
            </w:r>
            <w:r>
              <w:rPr>
                <w:rFonts w:cs="Times New Roman" w:hint="eastAsia"/>
                <w:sz w:val="20"/>
                <w:szCs w:val="20"/>
              </w:rPr>
              <w:t xml:space="preserve"> </w:t>
            </w:r>
            <w:r>
              <w:rPr>
                <w:rFonts w:cs="Times New Roman" w:hint="eastAsia"/>
                <w:sz w:val="20"/>
                <w:szCs w:val="20"/>
              </w:rPr>
              <w:t>있어</w:t>
            </w:r>
            <w:r>
              <w:rPr>
                <w:rFonts w:cs="Times New Roman" w:hint="eastAsia"/>
                <w:sz w:val="20"/>
                <w:szCs w:val="20"/>
              </w:rPr>
              <w:t xml:space="preserve"> </w:t>
            </w:r>
            <w:r>
              <w:rPr>
                <w:rFonts w:cs="Times New Roman" w:hint="eastAsia"/>
                <w:sz w:val="20"/>
                <w:szCs w:val="20"/>
              </w:rPr>
              <w:t>동의서상</w:t>
            </w:r>
            <w:r>
              <w:rPr>
                <w:rFonts w:cs="Times New Roman" w:hint="eastAsia"/>
                <w:sz w:val="20"/>
                <w:szCs w:val="20"/>
              </w:rPr>
              <w:t xml:space="preserve"> </w:t>
            </w:r>
            <w:r>
              <w:rPr>
                <w:rFonts w:cs="Times New Roman" w:hint="eastAsia"/>
                <w:sz w:val="20"/>
                <w:szCs w:val="20"/>
              </w:rPr>
              <w:t>별도</w:t>
            </w:r>
            <w:r>
              <w:rPr>
                <w:rFonts w:cs="Times New Roman" w:hint="eastAsia"/>
                <w:sz w:val="20"/>
                <w:szCs w:val="20"/>
              </w:rPr>
              <w:t xml:space="preserve"> </w:t>
            </w:r>
            <w:r>
              <w:rPr>
                <w:rFonts w:cs="Times New Roman" w:hint="eastAsia"/>
                <w:sz w:val="20"/>
                <w:szCs w:val="20"/>
              </w:rPr>
              <w:t>강조표시를</w:t>
            </w:r>
            <w:r>
              <w:rPr>
                <w:rFonts w:cs="Times New Roman" w:hint="eastAsia"/>
                <w:sz w:val="20"/>
                <w:szCs w:val="20"/>
              </w:rPr>
              <w:t xml:space="preserve"> </w:t>
            </w:r>
            <w:r>
              <w:rPr>
                <w:rFonts w:cs="Times New Roman" w:hint="eastAsia"/>
                <w:sz w:val="20"/>
                <w:szCs w:val="20"/>
              </w:rPr>
              <w:t>하지</w:t>
            </w:r>
            <w:r>
              <w:rPr>
                <w:rFonts w:cs="Times New Roman" w:hint="eastAsia"/>
                <w:sz w:val="20"/>
                <w:szCs w:val="20"/>
              </w:rPr>
              <w:t xml:space="preserve"> </w:t>
            </w:r>
            <w:r>
              <w:rPr>
                <w:rFonts w:cs="Times New Roman" w:hint="eastAsia"/>
                <w:sz w:val="20"/>
                <w:szCs w:val="20"/>
              </w:rPr>
              <w:t>아니함</w:t>
            </w:r>
            <w:r>
              <w:rPr>
                <w:rFonts w:cs="Times New Roman" w:hint="eastAsia"/>
                <w:sz w:val="20"/>
                <w:szCs w:val="20"/>
              </w:rPr>
              <w:t xml:space="preserve">: </w:t>
            </w:r>
            <w:r>
              <w:rPr>
                <w:rFonts w:cs="Times New Roman"/>
                <w:sz w:val="20"/>
                <w:szCs w:val="20"/>
              </w:rPr>
              <w:t xml:space="preserve">(i) </w:t>
            </w:r>
            <w:r>
              <w:rPr>
                <w:rFonts w:cs="Times New Roman" w:hint="eastAsia"/>
                <w:sz w:val="20"/>
                <w:szCs w:val="20"/>
              </w:rPr>
              <w:t>바이크</w:t>
            </w:r>
            <w:r>
              <w:rPr>
                <w:rFonts w:cs="Times New Roman"/>
                <w:sz w:val="20"/>
                <w:szCs w:val="20"/>
              </w:rPr>
              <w:t xml:space="preserve"> </w:t>
            </w:r>
            <w:r>
              <w:rPr>
                <w:rFonts w:cs="Times New Roman" w:hint="eastAsia"/>
                <w:sz w:val="20"/>
                <w:szCs w:val="20"/>
              </w:rPr>
              <w:t>보험가입을</w:t>
            </w:r>
            <w:r>
              <w:rPr>
                <w:rFonts w:cs="Times New Roman" w:hint="eastAsia"/>
                <w:sz w:val="20"/>
                <w:szCs w:val="20"/>
              </w:rPr>
              <w:t xml:space="preserve"> </w:t>
            </w:r>
            <w:r>
              <w:rPr>
                <w:rFonts w:cs="Times New Roman" w:hint="eastAsia"/>
                <w:sz w:val="20"/>
                <w:szCs w:val="20"/>
              </w:rPr>
              <w:t>위한</w:t>
            </w:r>
            <w:r>
              <w:rPr>
                <w:rFonts w:cs="Times New Roman" w:hint="eastAsia"/>
                <w:sz w:val="20"/>
                <w:szCs w:val="20"/>
              </w:rPr>
              <w:t xml:space="preserve"> </w:t>
            </w:r>
            <w:r>
              <w:rPr>
                <w:rFonts w:cs="Times New Roman" w:hint="eastAsia"/>
                <w:sz w:val="20"/>
                <w:szCs w:val="20"/>
              </w:rPr>
              <w:t>개인정보</w:t>
            </w:r>
            <w:r>
              <w:rPr>
                <w:rFonts w:cs="Times New Roman" w:hint="eastAsia"/>
                <w:sz w:val="20"/>
                <w:szCs w:val="20"/>
              </w:rPr>
              <w:t xml:space="preserve"> </w:t>
            </w:r>
            <w:r>
              <w:rPr>
                <w:rFonts w:cs="Times New Roman" w:hint="eastAsia"/>
                <w:sz w:val="20"/>
                <w:szCs w:val="20"/>
              </w:rPr>
              <w:t>제</w:t>
            </w:r>
            <w:r>
              <w:rPr>
                <w:rFonts w:cs="Times New Roman" w:hint="eastAsia"/>
                <w:sz w:val="20"/>
                <w:szCs w:val="20"/>
              </w:rPr>
              <w:t>3</w:t>
            </w:r>
            <w:r>
              <w:rPr>
                <w:rFonts w:cs="Times New Roman" w:hint="eastAsia"/>
                <w:sz w:val="20"/>
                <w:szCs w:val="20"/>
              </w:rPr>
              <w:t>자</w:t>
            </w:r>
            <w:r>
              <w:rPr>
                <w:rFonts w:cs="Times New Roman" w:hint="eastAsia"/>
                <w:sz w:val="20"/>
                <w:szCs w:val="20"/>
              </w:rPr>
              <w:t xml:space="preserve"> </w:t>
            </w:r>
            <w:r>
              <w:rPr>
                <w:rFonts w:cs="Times New Roman" w:hint="eastAsia"/>
                <w:sz w:val="20"/>
                <w:szCs w:val="20"/>
              </w:rPr>
              <w:t>제공</w:t>
            </w:r>
            <w:r>
              <w:rPr>
                <w:rFonts w:cs="Times New Roman" w:hint="eastAsia"/>
                <w:sz w:val="20"/>
                <w:szCs w:val="20"/>
              </w:rPr>
              <w:t xml:space="preserve"> </w:t>
            </w:r>
            <w:r>
              <w:rPr>
                <w:rFonts w:cs="Times New Roman" w:hint="eastAsia"/>
                <w:sz w:val="20"/>
                <w:szCs w:val="20"/>
              </w:rPr>
              <w:t>동의</w:t>
            </w:r>
            <w:r>
              <w:rPr>
                <w:rFonts w:cs="Times New Roman" w:hint="eastAsia"/>
                <w:sz w:val="20"/>
                <w:szCs w:val="20"/>
              </w:rPr>
              <w:t>,</w:t>
            </w:r>
            <w:r>
              <w:rPr>
                <w:rFonts w:cs="Times New Roman"/>
                <w:sz w:val="20"/>
                <w:szCs w:val="20"/>
              </w:rPr>
              <w:t xml:space="preserve"> (ii) </w:t>
            </w:r>
            <w:r>
              <w:rPr>
                <w:rFonts w:cs="Times New Roman" w:hint="eastAsia"/>
                <w:sz w:val="20"/>
                <w:szCs w:val="20"/>
              </w:rPr>
              <w:t>셔틀</w:t>
            </w:r>
            <w:r>
              <w:rPr>
                <w:rFonts w:cs="Times New Roman" w:hint="eastAsia"/>
                <w:sz w:val="20"/>
                <w:szCs w:val="20"/>
              </w:rPr>
              <w:t xml:space="preserve"> </w:t>
            </w:r>
            <w:r>
              <w:rPr>
                <w:rFonts w:cs="Times New Roman" w:hint="eastAsia"/>
                <w:sz w:val="20"/>
                <w:szCs w:val="20"/>
              </w:rPr>
              <w:t>이용을</w:t>
            </w:r>
            <w:r>
              <w:rPr>
                <w:rFonts w:cs="Times New Roman" w:hint="eastAsia"/>
                <w:sz w:val="20"/>
                <w:szCs w:val="20"/>
              </w:rPr>
              <w:t xml:space="preserve"> </w:t>
            </w:r>
            <w:r>
              <w:rPr>
                <w:rFonts w:cs="Times New Roman" w:hint="eastAsia"/>
                <w:sz w:val="20"/>
                <w:szCs w:val="20"/>
              </w:rPr>
              <w:t>위한</w:t>
            </w:r>
            <w:r>
              <w:rPr>
                <w:rFonts w:cs="Times New Roman" w:hint="eastAsia"/>
                <w:sz w:val="20"/>
                <w:szCs w:val="20"/>
              </w:rPr>
              <w:t xml:space="preserve"> </w:t>
            </w:r>
            <w:r>
              <w:rPr>
                <w:rFonts w:cs="Times New Roman" w:hint="eastAsia"/>
                <w:sz w:val="20"/>
                <w:szCs w:val="20"/>
              </w:rPr>
              <w:t>제휴운수사에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개인정보</w:t>
            </w:r>
            <w:r>
              <w:rPr>
                <w:rFonts w:cs="Times New Roman" w:hint="eastAsia"/>
                <w:sz w:val="20"/>
                <w:szCs w:val="20"/>
              </w:rPr>
              <w:t xml:space="preserve"> </w:t>
            </w:r>
            <w:r>
              <w:rPr>
                <w:rFonts w:cs="Times New Roman" w:hint="eastAsia"/>
                <w:sz w:val="20"/>
                <w:szCs w:val="20"/>
              </w:rPr>
              <w:t>제</w:t>
            </w:r>
            <w:r>
              <w:rPr>
                <w:rFonts w:cs="Times New Roman" w:hint="eastAsia"/>
                <w:sz w:val="20"/>
                <w:szCs w:val="20"/>
              </w:rPr>
              <w:t>3</w:t>
            </w:r>
            <w:r>
              <w:rPr>
                <w:rFonts w:cs="Times New Roman" w:hint="eastAsia"/>
                <w:sz w:val="20"/>
                <w:szCs w:val="20"/>
              </w:rPr>
              <w:t>자</w:t>
            </w:r>
            <w:r>
              <w:rPr>
                <w:rFonts w:cs="Times New Roman" w:hint="eastAsia"/>
                <w:sz w:val="20"/>
                <w:szCs w:val="20"/>
              </w:rPr>
              <w:t xml:space="preserve"> </w:t>
            </w:r>
            <w:r>
              <w:rPr>
                <w:rFonts w:cs="Times New Roman" w:hint="eastAsia"/>
                <w:sz w:val="20"/>
                <w:szCs w:val="20"/>
              </w:rPr>
              <w:t>제공</w:t>
            </w:r>
            <w:r>
              <w:rPr>
                <w:rFonts w:cs="Times New Roman" w:hint="eastAsia"/>
                <w:sz w:val="20"/>
                <w:szCs w:val="20"/>
              </w:rPr>
              <w:t xml:space="preserve"> </w:t>
            </w:r>
            <w:r>
              <w:rPr>
                <w:rFonts w:cs="Times New Roman" w:hint="eastAsia"/>
                <w:sz w:val="20"/>
                <w:szCs w:val="20"/>
              </w:rPr>
              <w:t>동의</w:t>
            </w:r>
            <w:r>
              <w:rPr>
                <w:rFonts w:cs="Times New Roman" w:hint="eastAsia"/>
                <w:sz w:val="20"/>
                <w:szCs w:val="20"/>
              </w:rPr>
              <w:t>,</w:t>
            </w:r>
            <w:r>
              <w:rPr>
                <w:rFonts w:cs="Times New Roman"/>
                <w:sz w:val="20"/>
                <w:szCs w:val="20"/>
              </w:rPr>
              <w:t xml:space="preserve"> (iii) </w:t>
            </w:r>
            <w:r>
              <w:rPr>
                <w:rFonts w:cs="Times New Roman" w:hint="eastAsia"/>
                <w:sz w:val="20"/>
                <w:szCs w:val="20"/>
              </w:rPr>
              <w:t>시외버스</w:t>
            </w:r>
            <w:r>
              <w:rPr>
                <w:rFonts w:cs="Times New Roman" w:hint="eastAsia"/>
                <w:sz w:val="20"/>
                <w:szCs w:val="20"/>
              </w:rPr>
              <w:t xml:space="preserve"> </w:t>
            </w:r>
            <w:r>
              <w:rPr>
                <w:rFonts w:cs="Times New Roman" w:hint="eastAsia"/>
                <w:sz w:val="20"/>
                <w:szCs w:val="20"/>
              </w:rPr>
              <w:t>이용을</w:t>
            </w:r>
            <w:r>
              <w:rPr>
                <w:rFonts w:cs="Times New Roman" w:hint="eastAsia"/>
                <w:sz w:val="20"/>
                <w:szCs w:val="20"/>
              </w:rPr>
              <w:t xml:space="preserve"> </w:t>
            </w:r>
            <w:r>
              <w:rPr>
                <w:rFonts w:cs="Times New Roman" w:hint="eastAsia"/>
                <w:sz w:val="20"/>
                <w:szCs w:val="20"/>
              </w:rPr>
              <w:t>위한</w:t>
            </w:r>
            <w:r>
              <w:rPr>
                <w:rFonts w:cs="Times New Roman" w:hint="eastAsia"/>
                <w:sz w:val="20"/>
                <w:szCs w:val="20"/>
              </w:rPr>
              <w:t xml:space="preserve"> </w:t>
            </w:r>
            <w:r>
              <w:rPr>
                <w:rFonts w:cs="Times New Roman" w:hint="eastAsia"/>
                <w:sz w:val="20"/>
                <w:szCs w:val="20"/>
              </w:rPr>
              <w:t>로카모빌리티</w:t>
            </w:r>
            <w:r w:rsidR="00AF4C22">
              <w:rPr>
                <w:rFonts w:cs="Times New Roman" w:hint="eastAsia"/>
                <w:sz w:val="20"/>
                <w:szCs w:val="20"/>
              </w:rPr>
              <w:t>㈜</w:t>
            </w:r>
            <w:r>
              <w:rPr>
                <w:rFonts w:cs="Times New Roman" w:hint="eastAsia"/>
                <w:sz w:val="20"/>
                <w:szCs w:val="20"/>
              </w:rPr>
              <w:t>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개인정보</w:t>
            </w:r>
            <w:r>
              <w:rPr>
                <w:rFonts w:cs="Times New Roman" w:hint="eastAsia"/>
                <w:sz w:val="20"/>
                <w:szCs w:val="20"/>
              </w:rPr>
              <w:t xml:space="preserve"> </w:t>
            </w:r>
            <w:r>
              <w:rPr>
                <w:rFonts w:cs="Times New Roman" w:hint="eastAsia"/>
                <w:sz w:val="20"/>
                <w:szCs w:val="20"/>
              </w:rPr>
              <w:t>제</w:t>
            </w:r>
            <w:r>
              <w:rPr>
                <w:rFonts w:cs="Times New Roman" w:hint="eastAsia"/>
                <w:sz w:val="20"/>
                <w:szCs w:val="20"/>
              </w:rPr>
              <w:t>3</w:t>
            </w:r>
            <w:r>
              <w:rPr>
                <w:rFonts w:cs="Times New Roman" w:hint="eastAsia"/>
                <w:sz w:val="20"/>
                <w:szCs w:val="20"/>
              </w:rPr>
              <w:t>자</w:t>
            </w:r>
            <w:r>
              <w:rPr>
                <w:rFonts w:cs="Times New Roman" w:hint="eastAsia"/>
                <w:sz w:val="20"/>
                <w:szCs w:val="20"/>
              </w:rPr>
              <w:t xml:space="preserve"> </w:t>
            </w:r>
            <w:r>
              <w:rPr>
                <w:rFonts w:cs="Times New Roman" w:hint="eastAsia"/>
                <w:sz w:val="20"/>
                <w:szCs w:val="20"/>
              </w:rPr>
              <w:t>제공</w:t>
            </w:r>
            <w:r>
              <w:rPr>
                <w:rFonts w:cs="Times New Roman" w:hint="eastAsia"/>
                <w:sz w:val="20"/>
                <w:szCs w:val="20"/>
              </w:rPr>
              <w:t xml:space="preserve"> </w:t>
            </w:r>
            <w:r>
              <w:rPr>
                <w:rFonts w:cs="Times New Roman" w:hint="eastAsia"/>
                <w:sz w:val="20"/>
                <w:szCs w:val="20"/>
              </w:rPr>
              <w:t>동의</w:t>
            </w:r>
            <w:r>
              <w:rPr>
                <w:rFonts w:cs="Times New Roman" w:hint="eastAsia"/>
                <w:sz w:val="20"/>
                <w:szCs w:val="20"/>
              </w:rPr>
              <w:t>.</w:t>
            </w:r>
          </w:p>
        </w:tc>
        <w:tc>
          <w:tcPr>
            <w:tcW w:w="26" w:type="pct"/>
            <w:tcBorders>
              <w:top w:val="nil"/>
              <w:bottom w:val="nil"/>
            </w:tcBorders>
          </w:tcPr>
          <w:p w14:paraId="5431719B"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43173822" w14:textId="77777777" w:rsidR="004E04A7" w:rsidRPr="008A17B8" w:rsidRDefault="004E04A7" w:rsidP="00194F67">
            <w:pPr>
              <w:pStyle w:val="a8"/>
              <w:widowControl/>
              <w:numPr>
                <w:ilvl w:val="0"/>
                <w:numId w:val="2"/>
              </w:numPr>
              <w:spacing w:before="40" w:after="120" w:line="269" w:lineRule="auto"/>
              <w:rPr>
                <w:rFonts w:cs="Times New Roman"/>
                <w:sz w:val="20"/>
                <w:szCs w:val="20"/>
              </w:rPr>
            </w:pPr>
            <w:r w:rsidRPr="00623557">
              <w:rPr>
                <w:rFonts w:hint="eastAsia"/>
                <w:sz w:val="20"/>
                <w:szCs w:val="20"/>
              </w:rPr>
              <w:t>개인정보보호법은</w:t>
            </w:r>
            <w:r w:rsidRPr="00623557">
              <w:rPr>
                <w:sz w:val="20"/>
                <w:szCs w:val="20"/>
              </w:rPr>
              <w:t xml:space="preserve"> ‘</w:t>
            </w:r>
            <w:r>
              <w:rPr>
                <w:rFonts w:hint="eastAsia"/>
                <w:sz w:val="20"/>
                <w:szCs w:val="20"/>
              </w:rPr>
              <w:t>개인정보를</w:t>
            </w:r>
            <w:r>
              <w:rPr>
                <w:rFonts w:hint="eastAsia"/>
                <w:sz w:val="20"/>
                <w:szCs w:val="20"/>
              </w:rPr>
              <w:t xml:space="preserve"> </w:t>
            </w:r>
            <w:r>
              <w:rPr>
                <w:rFonts w:hint="eastAsia"/>
                <w:sz w:val="20"/>
                <w:szCs w:val="20"/>
              </w:rPr>
              <w:t>제공받는</w:t>
            </w:r>
            <w:r>
              <w:rPr>
                <w:rFonts w:hint="eastAsia"/>
                <w:sz w:val="20"/>
                <w:szCs w:val="20"/>
              </w:rPr>
              <w:t xml:space="preserve"> </w:t>
            </w:r>
            <w:r>
              <w:rPr>
                <w:rFonts w:hint="eastAsia"/>
                <w:sz w:val="20"/>
                <w:szCs w:val="20"/>
              </w:rPr>
              <w:t>제</w:t>
            </w:r>
            <w:r>
              <w:rPr>
                <w:rFonts w:hint="eastAsia"/>
                <w:sz w:val="20"/>
                <w:szCs w:val="20"/>
              </w:rPr>
              <w:t>3</w:t>
            </w:r>
            <w:r>
              <w:rPr>
                <w:rFonts w:hint="eastAsia"/>
                <w:sz w:val="20"/>
                <w:szCs w:val="20"/>
              </w:rPr>
              <w:t>자</w:t>
            </w:r>
            <w:r>
              <w:rPr>
                <w:sz w:val="20"/>
                <w:szCs w:val="20"/>
              </w:rPr>
              <w:t xml:space="preserve">’ </w:t>
            </w:r>
            <w:r>
              <w:rPr>
                <w:rFonts w:hint="eastAsia"/>
                <w:sz w:val="20"/>
                <w:szCs w:val="20"/>
              </w:rPr>
              <w:t>등</w:t>
            </w:r>
            <w:r>
              <w:rPr>
                <w:rFonts w:hint="eastAsia"/>
                <w:sz w:val="20"/>
                <w:szCs w:val="20"/>
              </w:rPr>
              <w:t xml:space="preserve"> </w:t>
            </w:r>
            <w:r>
              <w:rPr>
                <w:rFonts w:hint="eastAsia"/>
                <w:sz w:val="20"/>
                <w:szCs w:val="20"/>
              </w:rPr>
              <w:t>일정</w:t>
            </w:r>
            <w:r>
              <w:rPr>
                <w:rFonts w:hint="eastAsia"/>
                <w:sz w:val="20"/>
                <w:szCs w:val="20"/>
              </w:rPr>
              <w:t xml:space="preserve"> </w:t>
            </w:r>
            <w:r>
              <w:rPr>
                <w:rFonts w:hint="eastAsia"/>
                <w:sz w:val="20"/>
                <w:szCs w:val="20"/>
              </w:rPr>
              <w:t>고지사항을</w:t>
            </w:r>
            <w:r w:rsidRPr="00623557">
              <w:rPr>
                <w:sz w:val="20"/>
                <w:szCs w:val="20"/>
              </w:rPr>
              <w:t xml:space="preserve"> </w:t>
            </w:r>
            <w:r>
              <w:rPr>
                <w:rFonts w:hint="eastAsia"/>
                <w:sz w:val="20"/>
                <w:szCs w:val="20"/>
              </w:rPr>
              <w:t>중요</w:t>
            </w:r>
            <w:r w:rsidRPr="00623557">
              <w:rPr>
                <w:rFonts w:hint="eastAsia"/>
                <w:sz w:val="20"/>
                <w:szCs w:val="20"/>
              </w:rPr>
              <w:t>사항으로</w:t>
            </w:r>
            <w:r w:rsidRPr="00623557">
              <w:rPr>
                <w:sz w:val="20"/>
                <w:szCs w:val="20"/>
              </w:rPr>
              <w:t xml:space="preserve"> </w:t>
            </w:r>
            <w:r w:rsidRPr="00623557">
              <w:rPr>
                <w:rFonts w:hint="eastAsia"/>
                <w:sz w:val="20"/>
                <w:szCs w:val="20"/>
              </w:rPr>
              <w:t>규정하여</w:t>
            </w:r>
            <w:r w:rsidRPr="00623557">
              <w:rPr>
                <w:sz w:val="20"/>
                <w:szCs w:val="20"/>
              </w:rPr>
              <w:t xml:space="preserve">, </w:t>
            </w:r>
            <w:r w:rsidRPr="00623557">
              <w:rPr>
                <w:rFonts w:hint="eastAsia"/>
                <w:sz w:val="20"/>
                <w:szCs w:val="20"/>
              </w:rPr>
              <w:t>해당</w:t>
            </w:r>
            <w:r w:rsidRPr="00623557">
              <w:rPr>
                <w:sz w:val="20"/>
                <w:szCs w:val="20"/>
              </w:rPr>
              <w:t xml:space="preserve"> </w:t>
            </w:r>
            <w:r w:rsidRPr="00623557">
              <w:rPr>
                <w:rFonts w:hint="eastAsia"/>
                <w:sz w:val="20"/>
                <w:szCs w:val="20"/>
              </w:rPr>
              <w:t>내용은</w:t>
            </w:r>
            <w:r w:rsidRPr="00623557">
              <w:rPr>
                <w:sz w:val="20"/>
                <w:szCs w:val="20"/>
              </w:rPr>
              <w:t xml:space="preserve"> (i) </w:t>
            </w:r>
            <w:r w:rsidRPr="00623557">
              <w:rPr>
                <w:rFonts w:hint="eastAsia"/>
                <w:sz w:val="20"/>
                <w:szCs w:val="20"/>
              </w:rPr>
              <w:t>최소</w:t>
            </w:r>
            <w:r w:rsidRPr="00623557">
              <w:rPr>
                <w:sz w:val="20"/>
                <w:szCs w:val="20"/>
              </w:rPr>
              <w:t xml:space="preserve"> 9</w:t>
            </w:r>
            <w:r w:rsidRPr="00623557">
              <w:rPr>
                <w:rFonts w:hint="eastAsia"/>
                <w:sz w:val="20"/>
                <w:szCs w:val="20"/>
              </w:rPr>
              <w:t>포인트</w:t>
            </w:r>
            <w:r w:rsidRPr="00623557">
              <w:rPr>
                <w:sz w:val="20"/>
                <w:szCs w:val="20"/>
              </w:rPr>
              <w:t xml:space="preserve"> </w:t>
            </w:r>
            <w:r w:rsidRPr="00623557">
              <w:rPr>
                <w:rFonts w:hint="eastAsia"/>
                <w:sz w:val="20"/>
                <w:szCs w:val="20"/>
              </w:rPr>
              <w:t>이상으로써</w:t>
            </w:r>
            <w:r w:rsidRPr="00623557">
              <w:rPr>
                <w:sz w:val="20"/>
                <w:szCs w:val="20"/>
              </w:rPr>
              <w:t xml:space="preserve"> </w:t>
            </w:r>
            <w:r w:rsidRPr="00623557">
              <w:rPr>
                <w:rFonts w:hint="eastAsia"/>
                <w:sz w:val="20"/>
                <w:szCs w:val="20"/>
              </w:rPr>
              <w:t>다른</w:t>
            </w:r>
            <w:r w:rsidRPr="00623557">
              <w:rPr>
                <w:sz w:val="20"/>
                <w:szCs w:val="20"/>
              </w:rPr>
              <w:t xml:space="preserve"> </w:t>
            </w:r>
            <w:r w:rsidRPr="00623557">
              <w:rPr>
                <w:rFonts w:hint="eastAsia"/>
                <w:sz w:val="20"/>
                <w:szCs w:val="20"/>
              </w:rPr>
              <w:t>내용보다</w:t>
            </w:r>
            <w:r w:rsidRPr="00623557">
              <w:rPr>
                <w:sz w:val="20"/>
                <w:szCs w:val="20"/>
              </w:rPr>
              <w:t xml:space="preserve"> 20% </w:t>
            </w:r>
            <w:r w:rsidRPr="00623557">
              <w:rPr>
                <w:rFonts w:hint="eastAsia"/>
                <w:sz w:val="20"/>
                <w:szCs w:val="20"/>
              </w:rPr>
              <w:t>이상</w:t>
            </w:r>
            <w:r w:rsidRPr="00623557">
              <w:rPr>
                <w:sz w:val="20"/>
                <w:szCs w:val="20"/>
              </w:rPr>
              <w:t xml:space="preserve"> </w:t>
            </w:r>
            <w:r w:rsidRPr="00623557">
              <w:rPr>
                <w:rFonts w:hint="eastAsia"/>
                <w:sz w:val="20"/>
                <w:szCs w:val="20"/>
              </w:rPr>
              <w:t>큰</w:t>
            </w:r>
            <w:r w:rsidRPr="00623557">
              <w:rPr>
                <w:sz w:val="20"/>
                <w:szCs w:val="20"/>
              </w:rPr>
              <w:t xml:space="preserve"> </w:t>
            </w:r>
            <w:r w:rsidRPr="00623557">
              <w:rPr>
                <w:rFonts w:hint="eastAsia"/>
                <w:sz w:val="20"/>
                <w:szCs w:val="20"/>
              </w:rPr>
              <w:t>크기</w:t>
            </w:r>
            <w:r w:rsidRPr="00623557">
              <w:rPr>
                <w:sz w:val="20"/>
                <w:szCs w:val="20"/>
              </w:rPr>
              <w:t xml:space="preserve"> </w:t>
            </w:r>
            <w:r w:rsidRPr="00623557">
              <w:rPr>
                <w:rFonts w:hint="eastAsia"/>
                <w:sz w:val="20"/>
                <w:szCs w:val="20"/>
              </w:rPr>
              <w:t>및</w:t>
            </w:r>
            <w:r w:rsidRPr="00623557">
              <w:rPr>
                <w:sz w:val="20"/>
                <w:szCs w:val="20"/>
              </w:rPr>
              <w:t xml:space="preserve"> (ii) </w:t>
            </w:r>
            <w:r w:rsidRPr="00623557">
              <w:rPr>
                <w:rFonts w:hint="eastAsia"/>
                <w:sz w:val="20"/>
                <w:szCs w:val="20"/>
              </w:rPr>
              <w:t>색깔</w:t>
            </w:r>
            <w:r w:rsidRPr="00623557">
              <w:rPr>
                <w:sz w:val="20"/>
                <w:szCs w:val="20"/>
              </w:rPr>
              <w:t xml:space="preserve">, </w:t>
            </w:r>
            <w:r w:rsidRPr="00623557">
              <w:rPr>
                <w:rFonts w:hint="eastAsia"/>
                <w:sz w:val="20"/>
                <w:szCs w:val="20"/>
              </w:rPr>
              <w:t>굵기</w:t>
            </w:r>
            <w:r w:rsidRPr="00623557">
              <w:rPr>
                <w:sz w:val="20"/>
                <w:szCs w:val="20"/>
              </w:rPr>
              <w:t xml:space="preserve"> </w:t>
            </w:r>
            <w:r w:rsidRPr="00623557">
              <w:rPr>
                <w:rFonts w:hint="eastAsia"/>
                <w:sz w:val="20"/>
                <w:szCs w:val="20"/>
              </w:rPr>
              <w:t>또는</w:t>
            </w:r>
            <w:r w:rsidRPr="00623557">
              <w:rPr>
                <w:sz w:val="20"/>
                <w:szCs w:val="20"/>
              </w:rPr>
              <w:t xml:space="preserve"> </w:t>
            </w:r>
            <w:r w:rsidRPr="00623557">
              <w:rPr>
                <w:rFonts w:hint="eastAsia"/>
                <w:sz w:val="20"/>
                <w:szCs w:val="20"/>
              </w:rPr>
              <w:t>밑줄</w:t>
            </w:r>
            <w:r w:rsidRPr="00623557">
              <w:rPr>
                <w:sz w:val="20"/>
                <w:szCs w:val="20"/>
              </w:rPr>
              <w:t xml:space="preserve"> </w:t>
            </w:r>
            <w:r w:rsidRPr="00623557">
              <w:rPr>
                <w:rFonts w:hint="eastAsia"/>
                <w:sz w:val="20"/>
                <w:szCs w:val="20"/>
              </w:rPr>
              <w:t>등을</w:t>
            </w:r>
            <w:r w:rsidRPr="00623557">
              <w:rPr>
                <w:sz w:val="20"/>
                <w:szCs w:val="20"/>
              </w:rPr>
              <w:t xml:space="preserve"> </w:t>
            </w:r>
            <w:r w:rsidRPr="00623557">
              <w:rPr>
                <w:rFonts w:hint="eastAsia"/>
                <w:sz w:val="20"/>
                <w:szCs w:val="20"/>
              </w:rPr>
              <w:t>통하여</w:t>
            </w:r>
            <w:r w:rsidRPr="00623557">
              <w:rPr>
                <w:sz w:val="20"/>
                <w:szCs w:val="20"/>
              </w:rPr>
              <w:t xml:space="preserve"> </w:t>
            </w:r>
            <w:r w:rsidRPr="00623557">
              <w:rPr>
                <w:rFonts w:hint="eastAsia"/>
                <w:sz w:val="20"/>
                <w:szCs w:val="20"/>
              </w:rPr>
              <w:t>명확하게</w:t>
            </w:r>
            <w:r w:rsidRPr="00623557">
              <w:rPr>
                <w:sz w:val="20"/>
                <w:szCs w:val="20"/>
              </w:rPr>
              <w:t xml:space="preserve"> </w:t>
            </w:r>
            <w:r w:rsidRPr="00623557">
              <w:rPr>
                <w:rFonts w:hint="eastAsia"/>
                <w:sz w:val="20"/>
                <w:szCs w:val="20"/>
              </w:rPr>
              <w:t>강조표시되어야</w:t>
            </w:r>
            <w:r w:rsidRPr="00623557">
              <w:rPr>
                <w:sz w:val="20"/>
                <w:szCs w:val="20"/>
              </w:rPr>
              <w:t xml:space="preserve"> </w:t>
            </w:r>
            <w:r w:rsidRPr="00623557">
              <w:rPr>
                <w:rFonts w:hint="eastAsia"/>
                <w:sz w:val="20"/>
                <w:szCs w:val="20"/>
              </w:rPr>
              <w:t>한다고</w:t>
            </w:r>
            <w:r w:rsidRPr="00623557">
              <w:rPr>
                <w:sz w:val="20"/>
                <w:szCs w:val="20"/>
              </w:rPr>
              <w:t xml:space="preserve"> </w:t>
            </w:r>
            <w:r w:rsidRPr="00623557">
              <w:rPr>
                <w:rFonts w:hint="eastAsia"/>
                <w:sz w:val="20"/>
                <w:szCs w:val="20"/>
              </w:rPr>
              <w:t>규정하고</w:t>
            </w:r>
            <w:r w:rsidRPr="00623557">
              <w:rPr>
                <w:sz w:val="20"/>
                <w:szCs w:val="20"/>
              </w:rPr>
              <w:t xml:space="preserve"> </w:t>
            </w:r>
            <w:r w:rsidRPr="00623557">
              <w:rPr>
                <w:rFonts w:hint="eastAsia"/>
                <w:sz w:val="20"/>
                <w:szCs w:val="20"/>
              </w:rPr>
              <w:t>있음</w:t>
            </w:r>
            <w:r w:rsidRPr="00623557">
              <w:rPr>
                <w:sz w:val="20"/>
                <w:szCs w:val="20"/>
              </w:rPr>
              <w:t>(</w:t>
            </w:r>
            <w:r w:rsidRPr="00623557">
              <w:rPr>
                <w:rFonts w:hint="eastAsia"/>
                <w:sz w:val="20"/>
                <w:szCs w:val="20"/>
              </w:rPr>
              <w:t>제</w:t>
            </w:r>
            <w:r w:rsidRPr="00623557">
              <w:rPr>
                <w:sz w:val="20"/>
                <w:szCs w:val="20"/>
              </w:rPr>
              <w:t>22</w:t>
            </w:r>
            <w:r w:rsidRPr="00623557">
              <w:rPr>
                <w:rFonts w:hint="eastAsia"/>
                <w:sz w:val="20"/>
                <w:szCs w:val="20"/>
              </w:rPr>
              <w:t>조</w:t>
            </w:r>
            <w:r w:rsidRPr="00623557">
              <w:rPr>
                <w:sz w:val="20"/>
                <w:szCs w:val="20"/>
              </w:rPr>
              <w:t xml:space="preserve"> </w:t>
            </w:r>
            <w:r w:rsidRPr="00623557">
              <w:rPr>
                <w:rFonts w:hint="eastAsia"/>
                <w:sz w:val="20"/>
                <w:szCs w:val="20"/>
              </w:rPr>
              <w:t>제</w:t>
            </w:r>
            <w:r w:rsidRPr="00623557">
              <w:rPr>
                <w:sz w:val="20"/>
                <w:szCs w:val="20"/>
              </w:rPr>
              <w:t>2</w:t>
            </w:r>
            <w:r w:rsidRPr="00623557">
              <w:rPr>
                <w:rFonts w:hint="eastAsia"/>
                <w:sz w:val="20"/>
                <w:szCs w:val="20"/>
              </w:rPr>
              <w:t>항</w:t>
            </w:r>
            <w:r w:rsidRPr="00623557">
              <w:rPr>
                <w:sz w:val="20"/>
                <w:szCs w:val="20"/>
              </w:rPr>
              <w:t xml:space="preserve">, </w:t>
            </w:r>
            <w:r w:rsidRPr="00623557">
              <w:rPr>
                <w:rFonts w:hint="eastAsia"/>
                <w:sz w:val="20"/>
                <w:szCs w:val="20"/>
              </w:rPr>
              <w:t>동</w:t>
            </w:r>
            <w:r w:rsidRPr="00623557">
              <w:rPr>
                <w:sz w:val="20"/>
                <w:szCs w:val="20"/>
              </w:rPr>
              <w:t xml:space="preserve"> </w:t>
            </w:r>
            <w:r w:rsidRPr="00623557">
              <w:rPr>
                <w:rFonts w:hint="eastAsia"/>
                <w:sz w:val="20"/>
                <w:szCs w:val="20"/>
              </w:rPr>
              <w:t>시행령</w:t>
            </w:r>
            <w:r w:rsidRPr="00623557">
              <w:rPr>
                <w:sz w:val="20"/>
                <w:szCs w:val="20"/>
              </w:rPr>
              <w:t xml:space="preserve"> </w:t>
            </w:r>
            <w:r w:rsidRPr="00623557">
              <w:rPr>
                <w:rFonts w:hint="eastAsia"/>
                <w:sz w:val="20"/>
                <w:szCs w:val="20"/>
              </w:rPr>
              <w:t>제</w:t>
            </w:r>
            <w:r w:rsidRPr="00623557">
              <w:rPr>
                <w:sz w:val="20"/>
                <w:szCs w:val="20"/>
              </w:rPr>
              <w:t>17</w:t>
            </w:r>
            <w:r w:rsidRPr="00623557">
              <w:rPr>
                <w:rFonts w:hint="eastAsia"/>
                <w:sz w:val="20"/>
                <w:szCs w:val="20"/>
              </w:rPr>
              <w:t>조</w:t>
            </w:r>
            <w:r w:rsidRPr="00623557">
              <w:rPr>
                <w:sz w:val="20"/>
                <w:szCs w:val="20"/>
              </w:rPr>
              <w:t xml:space="preserve"> </w:t>
            </w:r>
            <w:r w:rsidRPr="00623557">
              <w:rPr>
                <w:rFonts w:hint="eastAsia"/>
                <w:sz w:val="20"/>
                <w:szCs w:val="20"/>
              </w:rPr>
              <w:t>제</w:t>
            </w:r>
            <w:r w:rsidRPr="00623557">
              <w:rPr>
                <w:sz w:val="20"/>
                <w:szCs w:val="20"/>
              </w:rPr>
              <w:t>2</w:t>
            </w:r>
            <w:r w:rsidRPr="00623557">
              <w:rPr>
                <w:rFonts w:hint="eastAsia"/>
                <w:sz w:val="20"/>
                <w:szCs w:val="20"/>
              </w:rPr>
              <w:t>항</w:t>
            </w:r>
            <w:r w:rsidRPr="00623557">
              <w:rPr>
                <w:sz w:val="20"/>
                <w:szCs w:val="20"/>
              </w:rPr>
              <w:t xml:space="preserve">, </w:t>
            </w:r>
            <w:r w:rsidRPr="00623557">
              <w:rPr>
                <w:rFonts w:hint="eastAsia"/>
                <w:sz w:val="20"/>
                <w:szCs w:val="20"/>
              </w:rPr>
              <w:t>개인정보</w:t>
            </w:r>
            <w:r w:rsidRPr="00623557">
              <w:rPr>
                <w:sz w:val="20"/>
                <w:szCs w:val="20"/>
              </w:rPr>
              <w:t xml:space="preserve"> </w:t>
            </w:r>
            <w:r w:rsidRPr="00623557">
              <w:rPr>
                <w:rFonts w:hint="eastAsia"/>
                <w:sz w:val="20"/>
                <w:szCs w:val="20"/>
              </w:rPr>
              <w:t>처리</w:t>
            </w:r>
            <w:r w:rsidRPr="00623557">
              <w:rPr>
                <w:sz w:val="20"/>
                <w:szCs w:val="20"/>
              </w:rPr>
              <w:t xml:space="preserve"> </w:t>
            </w:r>
            <w:r w:rsidRPr="00623557">
              <w:rPr>
                <w:rFonts w:hint="eastAsia"/>
                <w:sz w:val="20"/>
                <w:szCs w:val="20"/>
              </w:rPr>
              <w:t>방법에</w:t>
            </w:r>
            <w:r w:rsidRPr="00623557">
              <w:rPr>
                <w:sz w:val="20"/>
                <w:szCs w:val="20"/>
              </w:rPr>
              <w:t xml:space="preserve"> </w:t>
            </w:r>
            <w:r w:rsidRPr="00623557">
              <w:rPr>
                <w:rFonts w:hint="eastAsia"/>
                <w:sz w:val="20"/>
                <w:szCs w:val="20"/>
              </w:rPr>
              <w:t>관한</w:t>
            </w:r>
            <w:r w:rsidRPr="00623557">
              <w:rPr>
                <w:sz w:val="20"/>
                <w:szCs w:val="20"/>
              </w:rPr>
              <w:t xml:space="preserve"> </w:t>
            </w:r>
            <w:r w:rsidRPr="00623557">
              <w:rPr>
                <w:rFonts w:hint="eastAsia"/>
                <w:sz w:val="20"/>
                <w:szCs w:val="20"/>
              </w:rPr>
              <w:t>고시</w:t>
            </w:r>
            <w:r w:rsidRPr="00623557">
              <w:rPr>
                <w:sz w:val="20"/>
                <w:szCs w:val="20"/>
              </w:rPr>
              <w:t xml:space="preserve"> </w:t>
            </w:r>
            <w:r w:rsidRPr="00623557">
              <w:rPr>
                <w:rFonts w:hint="eastAsia"/>
                <w:sz w:val="20"/>
                <w:szCs w:val="20"/>
              </w:rPr>
              <w:t>제</w:t>
            </w:r>
            <w:r w:rsidRPr="00623557">
              <w:rPr>
                <w:sz w:val="20"/>
                <w:szCs w:val="20"/>
              </w:rPr>
              <w:t>4</w:t>
            </w:r>
            <w:r w:rsidRPr="00623557">
              <w:rPr>
                <w:rFonts w:hint="eastAsia"/>
                <w:sz w:val="20"/>
                <w:szCs w:val="20"/>
              </w:rPr>
              <w:t>조</w:t>
            </w:r>
            <w:r w:rsidRPr="00623557">
              <w:rPr>
                <w:sz w:val="20"/>
                <w:szCs w:val="20"/>
              </w:rPr>
              <w:t xml:space="preserve">). </w:t>
            </w:r>
            <w:r w:rsidRPr="00623557">
              <w:rPr>
                <w:rFonts w:hint="eastAsia"/>
                <w:sz w:val="20"/>
                <w:szCs w:val="20"/>
              </w:rPr>
              <w:t>위</w:t>
            </w:r>
            <w:r w:rsidRPr="00623557">
              <w:rPr>
                <w:sz w:val="20"/>
                <w:szCs w:val="20"/>
              </w:rPr>
              <w:t xml:space="preserve"> </w:t>
            </w:r>
            <w:r w:rsidRPr="00623557">
              <w:rPr>
                <w:rFonts w:hint="eastAsia"/>
                <w:sz w:val="20"/>
                <w:szCs w:val="20"/>
              </w:rPr>
              <w:t>규정에</w:t>
            </w:r>
            <w:r w:rsidRPr="00623557">
              <w:rPr>
                <w:sz w:val="20"/>
                <w:szCs w:val="20"/>
              </w:rPr>
              <w:t xml:space="preserve"> </w:t>
            </w:r>
            <w:r w:rsidRPr="00623557">
              <w:rPr>
                <w:rFonts w:hint="eastAsia"/>
                <w:sz w:val="20"/>
                <w:szCs w:val="20"/>
              </w:rPr>
              <w:t>위반하여</w:t>
            </w:r>
            <w:r w:rsidRPr="00623557">
              <w:rPr>
                <w:sz w:val="20"/>
                <w:szCs w:val="20"/>
              </w:rPr>
              <w:t xml:space="preserve"> </w:t>
            </w:r>
            <w:r w:rsidRPr="00623557">
              <w:rPr>
                <w:rFonts w:hint="eastAsia"/>
                <w:sz w:val="20"/>
                <w:szCs w:val="20"/>
              </w:rPr>
              <w:t>강조표시되지</w:t>
            </w:r>
            <w:r w:rsidRPr="00623557">
              <w:rPr>
                <w:sz w:val="20"/>
                <w:szCs w:val="20"/>
              </w:rPr>
              <w:t xml:space="preserve"> </w:t>
            </w:r>
            <w:r w:rsidRPr="00623557">
              <w:rPr>
                <w:rFonts w:hint="eastAsia"/>
                <w:sz w:val="20"/>
                <w:szCs w:val="20"/>
              </w:rPr>
              <w:t>않은</w:t>
            </w:r>
            <w:r w:rsidRPr="00623557">
              <w:rPr>
                <w:sz w:val="20"/>
                <w:szCs w:val="20"/>
              </w:rPr>
              <w:t xml:space="preserve"> </w:t>
            </w:r>
            <w:r w:rsidRPr="00623557">
              <w:rPr>
                <w:rFonts w:hint="eastAsia"/>
                <w:sz w:val="20"/>
                <w:szCs w:val="20"/>
              </w:rPr>
              <w:t>동의서로</w:t>
            </w:r>
            <w:r w:rsidRPr="00623557">
              <w:rPr>
                <w:sz w:val="20"/>
                <w:szCs w:val="20"/>
              </w:rPr>
              <w:t xml:space="preserve"> </w:t>
            </w:r>
            <w:r w:rsidRPr="00623557">
              <w:rPr>
                <w:rFonts w:hint="eastAsia"/>
                <w:sz w:val="20"/>
                <w:szCs w:val="20"/>
              </w:rPr>
              <w:t>동의를</w:t>
            </w:r>
            <w:r w:rsidRPr="00623557">
              <w:rPr>
                <w:sz w:val="20"/>
                <w:szCs w:val="20"/>
              </w:rPr>
              <w:t xml:space="preserve"> </w:t>
            </w:r>
            <w:r w:rsidRPr="00623557">
              <w:rPr>
                <w:rFonts w:hint="eastAsia"/>
                <w:sz w:val="20"/>
                <w:szCs w:val="20"/>
              </w:rPr>
              <w:t>받는</w:t>
            </w:r>
            <w:r w:rsidRPr="00623557">
              <w:rPr>
                <w:sz w:val="20"/>
                <w:szCs w:val="20"/>
              </w:rPr>
              <w:t xml:space="preserve"> </w:t>
            </w:r>
            <w:r w:rsidRPr="00623557">
              <w:rPr>
                <w:rFonts w:hint="eastAsia"/>
                <w:sz w:val="20"/>
                <w:szCs w:val="20"/>
              </w:rPr>
              <w:t>경우</w:t>
            </w:r>
            <w:r w:rsidRPr="00623557">
              <w:rPr>
                <w:sz w:val="20"/>
                <w:szCs w:val="20"/>
              </w:rPr>
              <w:t>, 1</w:t>
            </w:r>
            <w:r w:rsidRPr="00623557">
              <w:rPr>
                <w:rFonts w:hint="eastAsia"/>
                <w:sz w:val="20"/>
                <w:szCs w:val="20"/>
              </w:rPr>
              <w:t>천만원</w:t>
            </w:r>
            <w:r w:rsidRPr="00623557">
              <w:rPr>
                <w:sz w:val="20"/>
                <w:szCs w:val="20"/>
              </w:rPr>
              <w:t xml:space="preserve"> </w:t>
            </w:r>
            <w:r w:rsidRPr="00623557">
              <w:rPr>
                <w:rFonts w:hint="eastAsia"/>
                <w:sz w:val="20"/>
                <w:szCs w:val="20"/>
              </w:rPr>
              <w:t>이하의</w:t>
            </w:r>
            <w:r w:rsidRPr="00623557">
              <w:rPr>
                <w:sz w:val="20"/>
                <w:szCs w:val="20"/>
              </w:rPr>
              <w:t xml:space="preserve"> </w:t>
            </w:r>
            <w:r w:rsidRPr="00623557">
              <w:rPr>
                <w:rFonts w:hint="eastAsia"/>
                <w:sz w:val="20"/>
                <w:szCs w:val="20"/>
              </w:rPr>
              <w:t>과태료가</w:t>
            </w:r>
            <w:r w:rsidRPr="00623557">
              <w:rPr>
                <w:sz w:val="20"/>
                <w:szCs w:val="20"/>
              </w:rPr>
              <w:t xml:space="preserve"> </w:t>
            </w:r>
            <w:r w:rsidRPr="00623557">
              <w:rPr>
                <w:rFonts w:hint="eastAsia"/>
                <w:sz w:val="20"/>
                <w:szCs w:val="20"/>
              </w:rPr>
              <w:t>부과될</w:t>
            </w:r>
            <w:r w:rsidRPr="00623557">
              <w:rPr>
                <w:sz w:val="20"/>
                <w:szCs w:val="20"/>
              </w:rPr>
              <w:t xml:space="preserve"> </w:t>
            </w:r>
            <w:r w:rsidRPr="00623557">
              <w:rPr>
                <w:rFonts w:hint="eastAsia"/>
                <w:sz w:val="20"/>
                <w:szCs w:val="20"/>
              </w:rPr>
              <w:t>수</w:t>
            </w:r>
            <w:r w:rsidRPr="00623557">
              <w:rPr>
                <w:sz w:val="20"/>
                <w:szCs w:val="20"/>
              </w:rPr>
              <w:t xml:space="preserve"> </w:t>
            </w:r>
            <w:r w:rsidRPr="00623557">
              <w:rPr>
                <w:rFonts w:hint="eastAsia"/>
                <w:sz w:val="20"/>
                <w:szCs w:val="20"/>
              </w:rPr>
              <w:t>있음</w:t>
            </w:r>
            <w:r w:rsidRPr="00623557">
              <w:rPr>
                <w:sz w:val="20"/>
                <w:szCs w:val="20"/>
              </w:rPr>
              <w:t>(</w:t>
            </w:r>
            <w:r w:rsidRPr="00623557">
              <w:rPr>
                <w:rFonts w:hint="eastAsia"/>
                <w:sz w:val="20"/>
                <w:szCs w:val="20"/>
              </w:rPr>
              <w:t>개인정보보호법</w:t>
            </w:r>
            <w:r w:rsidRPr="00623557">
              <w:rPr>
                <w:rFonts w:hint="eastAsia"/>
                <w:sz w:val="20"/>
                <w:szCs w:val="20"/>
              </w:rPr>
              <w:t xml:space="preserve"> </w:t>
            </w:r>
            <w:r w:rsidRPr="00623557">
              <w:rPr>
                <w:rFonts w:hint="eastAsia"/>
                <w:sz w:val="20"/>
                <w:szCs w:val="20"/>
              </w:rPr>
              <w:t>제</w:t>
            </w:r>
            <w:r w:rsidRPr="00623557">
              <w:rPr>
                <w:rFonts w:hint="eastAsia"/>
                <w:sz w:val="20"/>
                <w:szCs w:val="20"/>
              </w:rPr>
              <w:t>75</w:t>
            </w:r>
            <w:r w:rsidRPr="00623557">
              <w:rPr>
                <w:rFonts w:hint="eastAsia"/>
                <w:sz w:val="20"/>
                <w:szCs w:val="20"/>
              </w:rPr>
              <w:t>조</w:t>
            </w:r>
            <w:r w:rsidRPr="00623557">
              <w:rPr>
                <w:rFonts w:hint="eastAsia"/>
                <w:sz w:val="20"/>
                <w:szCs w:val="20"/>
              </w:rPr>
              <w:t xml:space="preserve"> </w:t>
            </w:r>
            <w:r w:rsidRPr="00623557">
              <w:rPr>
                <w:rFonts w:hint="eastAsia"/>
                <w:sz w:val="20"/>
                <w:szCs w:val="20"/>
              </w:rPr>
              <w:t>제</w:t>
            </w:r>
            <w:r w:rsidRPr="00623557">
              <w:rPr>
                <w:rFonts w:hint="eastAsia"/>
                <w:sz w:val="20"/>
                <w:szCs w:val="20"/>
              </w:rPr>
              <w:t>4</w:t>
            </w:r>
            <w:r w:rsidRPr="00623557">
              <w:rPr>
                <w:rFonts w:hint="eastAsia"/>
                <w:sz w:val="20"/>
                <w:szCs w:val="20"/>
              </w:rPr>
              <w:t>항</w:t>
            </w:r>
            <w:r w:rsidRPr="00623557">
              <w:rPr>
                <w:rFonts w:hint="eastAsia"/>
                <w:sz w:val="20"/>
                <w:szCs w:val="20"/>
              </w:rPr>
              <w:t xml:space="preserve"> </w:t>
            </w:r>
            <w:r w:rsidRPr="00623557">
              <w:rPr>
                <w:rFonts w:hint="eastAsia"/>
                <w:sz w:val="20"/>
                <w:szCs w:val="20"/>
              </w:rPr>
              <w:t>제</w:t>
            </w:r>
            <w:r w:rsidRPr="00623557">
              <w:rPr>
                <w:rFonts w:hint="eastAsia"/>
                <w:sz w:val="20"/>
                <w:szCs w:val="20"/>
              </w:rPr>
              <w:t>2</w:t>
            </w:r>
            <w:r w:rsidRPr="00623557">
              <w:rPr>
                <w:rFonts w:hint="eastAsia"/>
                <w:sz w:val="20"/>
                <w:szCs w:val="20"/>
              </w:rPr>
              <w:t>호</w:t>
            </w:r>
            <w:r>
              <w:rPr>
                <w:rFonts w:hint="eastAsia"/>
                <w:sz w:val="20"/>
                <w:szCs w:val="20"/>
              </w:rPr>
              <w:t>).</w:t>
            </w:r>
          </w:p>
          <w:p w14:paraId="07E01BAE" w14:textId="6CD14398" w:rsidR="004E04A7" w:rsidRPr="009A2958" w:rsidRDefault="004E04A7" w:rsidP="00194F67">
            <w:pPr>
              <w:pStyle w:val="a8"/>
              <w:widowControl/>
              <w:numPr>
                <w:ilvl w:val="0"/>
                <w:numId w:val="2"/>
              </w:numPr>
              <w:spacing w:before="40" w:after="60" w:line="269" w:lineRule="auto"/>
              <w:rPr>
                <w:rFonts w:cs="Times New Roman"/>
                <w:sz w:val="20"/>
                <w:szCs w:val="20"/>
              </w:rPr>
            </w:pPr>
            <w:r>
              <w:rPr>
                <w:rFonts w:hint="eastAsia"/>
                <w:sz w:val="20"/>
                <w:szCs w:val="20"/>
              </w:rPr>
              <w:t>다만</w:t>
            </w:r>
            <w:r>
              <w:rPr>
                <w:rFonts w:hint="eastAsia"/>
                <w:sz w:val="20"/>
                <w:szCs w:val="20"/>
              </w:rPr>
              <w:t xml:space="preserve">, </w:t>
            </w:r>
            <w:r>
              <w:rPr>
                <w:rFonts w:hint="eastAsia"/>
                <w:sz w:val="20"/>
                <w:szCs w:val="20"/>
              </w:rPr>
              <w:t>아직까지</w:t>
            </w:r>
            <w:r>
              <w:rPr>
                <w:rFonts w:hint="eastAsia"/>
                <w:sz w:val="20"/>
                <w:szCs w:val="20"/>
              </w:rPr>
              <w:t xml:space="preserve"> </w:t>
            </w:r>
            <w:r>
              <w:rPr>
                <w:rFonts w:hint="eastAsia"/>
                <w:sz w:val="20"/>
                <w:szCs w:val="20"/>
              </w:rPr>
              <w:t>위와</w:t>
            </w:r>
            <w:r>
              <w:rPr>
                <w:rFonts w:hint="eastAsia"/>
                <w:sz w:val="20"/>
                <w:szCs w:val="20"/>
              </w:rPr>
              <w:t xml:space="preserve"> </w:t>
            </w:r>
            <w:r>
              <w:rPr>
                <w:rFonts w:hint="eastAsia"/>
                <w:sz w:val="20"/>
                <w:szCs w:val="20"/>
              </w:rPr>
              <w:t>같은</w:t>
            </w:r>
            <w:r>
              <w:rPr>
                <w:rFonts w:hint="eastAsia"/>
                <w:sz w:val="20"/>
                <w:szCs w:val="20"/>
              </w:rPr>
              <w:t xml:space="preserve"> </w:t>
            </w:r>
            <w:r>
              <w:rPr>
                <w:rFonts w:hint="eastAsia"/>
                <w:sz w:val="20"/>
                <w:szCs w:val="20"/>
              </w:rPr>
              <w:t>강조표시</w:t>
            </w:r>
            <w:r>
              <w:rPr>
                <w:rFonts w:hint="eastAsia"/>
                <w:sz w:val="20"/>
                <w:szCs w:val="20"/>
              </w:rPr>
              <w:t xml:space="preserve"> </w:t>
            </w:r>
            <w:r>
              <w:rPr>
                <w:rFonts w:hint="eastAsia"/>
                <w:sz w:val="20"/>
                <w:szCs w:val="20"/>
              </w:rPr>
              <w:t>누락을</w:t>
            </w:r>
            <w:r>
              <w:rPr>
                <w:rFonts w:hint="eastAsia"/>
                <w:sz w:val="20"/>
                <w:szCs w:val="20"/>
              </w:rPr>
              <w:t xml:space="preserve"> </w:t>
            </w:r>
            <w:r>
              <w:rPr>
                <w:rFonts w:hint="eastAsia"/>
                <w:sz w:val="20"/>
                <w:szCs w:val="20"/>
              </w:rPr>
              <w:t>이유로</w:t>
            </w:r>
            <w:r>
              <w:rPr>
                <w:rFonts w:hint="eastAsia"/>
                <w:sz w:val="20"/>
                <w:szCs w:val="20"/>
              </w:rPr>
              <w:t xml:space="preserve"> </w:t>
            </w:r>
            <w:r>
              <w:rPr>
                <w:rFonts w:hint="eastAsia"/>
                <w:sz w:val="20"/>
                <w:szCs w:val="20"/>
              </w:rPr>
              <w:t>규제된</w:t>
            </w:r>
            <w:r>
              <w:rPr>
                <w:rFonts w:hint="eastAsia"/>
                <w:sz w:val="20"/>
                <w:szCs w:val="20"/>
              </w:rPr>
              <w:t xml:space="preserve"> </w:t>
            </w:r>
            <w:r>
              <w:rPr>
                <w:rFonts w:hint="eastAsia"/>
                <w:sz w:val="20"/>
                <w:szCs w:val="20"/>
              </w:rPr>
              <w:t>사례는</w:t>
            </w:r>
            <w:r>
              <w:rPr>
                <w:rFonts w:hint="eastAsia"/>
                <w:sz w:val="20"/>
                <w:szCs w:val="20"/>
              </w:rPr>
              <w:t xml:space="preserve"> </w:t>
            </w:r>
            <w:r>
              <w:rPr>
                <w:rFonts w:hint="eastAsia"/>
                <w:sz w:val="20"/>
                <w:szCs w:val="20"/>
              </w:rPr>
              <w:t>없다는</w:t>
            </w:r>
            <w:r>
              <w:rPr>
                <w:rFonts w:hint="eastAsia"/>
                <w:sz w:val="20"/>
                <w:szCs w:val="20"/>
              </w:rPr>
              <w:t xml:space="preserve"> </w:t>
            </w:r>
            <w:r>
              <w:rPr>
                <w:rFonts w:hint="eastAsia"/>
                <w:sz w:val="20"/>
                <w:szCs w:val="20"/>
              </w:rPr>
              <w:t>점에서</w:t>
            </w:r>
            <w:r>
              <w:rPr>
                <w:rFonts w:hint="eastAsia"/>
                <w:sz w:val="20"/>
                <w:szCs w:val="20"/>
              </w:rPr>
              <w:t>,</w:t>
            </w:r>
            <w:r>
              <w:rPr>
                <w:sz w:val="20"/>
                <w:szCs w:val="20"/>
              </w:rPr>
              <w:t xml:space="preserve"> </w:t>
            </w:r>
            <w:r>
              <w:rPr>
                <w:rFonts w:hint="eastAsia"/>
                <w:sz w:val="20"/>
                <w:szCs w:val="20"/>
              </w:rPr>
              <w:t>실제</w:t>
            </w:r>
            <w:r>
              <w:rPr>
                <w:rFonts w:hint="eastAsia"/>
                <w:sz w:val="20"/>
                <w:szCs w:val="20"/>
              </w:rPr>
              <w:t xml:space="preserve"> </w:t>
            </w:r>
            <w:r>
              <w:rPr>
                <w:rFonts w:hint="eastAsia"/>
                <w:sz w:val="20"/>
                <w:szCs w:val="20"/>
              </w:rPr>
              <w:t>과태료</w:t>
            </w:r>
            <w:r>
              <w:rPr>
                <w:rFonts w:hint="eastAsia"/>
                <w:sz w:val="20"/>
                <w:szCs w:val="20"/>
              </w:rPr>
              <w:t xml:space="preserve"> </w:t>
            </w:r>
            <w:r>
              <w:rPr>
                <w:rFonts w:hint="eastAsia"/>
                <w:sz w:val="20"/>
                <w:szCs w:val="20"/>
              </w:rPr>
              <w:t>부과가능성은</w:t>
            </w:r>
            <w:r>
              <w:rPr>
                <w:rFonts w:hint="eastAsia"/>
                <w:sz w:val="20"/>
                <w:szCs w:val="20"/>
              </w:rPr>
              <w:t xml:space="preserve"> </w:t>
            </w:r>
            <w:r>
              <w:rPr>
                <w:rFonts w:hint="eastAsia"/>
                <w:sz w:val="20"/>
                <w:szCs w:val="20"/>
              </w:rPr>
              <w:t>높지</w:t>
            </w:r>
            <w:r>
              <w:rPr>
                <w:rFonts w:hint="eastAsia"/>
                <w:sz w:val="20"/>
                <w:szCs w:val="20"/>
              </w:rPr>
              <w:t xml:space="preserve"> </w:t>
            </w:r>
            <w:r>
              <w:rPr>
                <w:rFonts w:hint="eastAsia"/>
                <w:sz w:val="20"/>
                <w:szCs w:val="20"/>
              </w:rPr>
              <w:t>않음</w:t>
            </w:r>
            <w:r>
              <w:rPr>
                <w:rFonts w:hint="eastAsia"/>
                <w:sz w:val="20"/>
                <w:szCs w:val="20"/>
              </w:rPr>
              <w:t>.</w:t>
            </w:r>
          </w:p>
        </w:tc>
        <w:tc>
          <w:tcPr>
            <w:tcW w:w="27" w:type="pct"/>
            <w:tcBorders>
              <w:top w:val="nil"/>
              <w:bottom w:val="nil"/>
            </w:tcBorders>
          </w:tcPr>
          <w:p w14:paraId="3B92A9EB"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048D6FB2" w14:textId="52F8ACD4" w:rsidR="004E04A7" w:rsidRPr="009A2958" w:rsidRDefault="00E204C2" w:rsidP="004E04A7">
            <w:pPr>
              <w:widowControl/>
              <w:numPr>
                <w:ilvl w:val="0"/>
                <w:numId w:val="2"/>
              </w:numPr>
              <w:spacing w:after="120" w:line="276" w:lineRule="auto"/>
              <w:rPr>
                <w:rFonts w:cs="Times New Roman"/>
                <w:sz w:val="20"/>
                <w:szCs w:val="20"/>
              </w:rPr>
            </w:pPr>
            <w:r>
              <w:rPr>
                <w:rFonts w:cs="Times New Roman" w:hint="eastAsia"/>
                <w:sz w:val="20"/>
                <w:szCs w:val="20"/>
              </w:rPr>
              <w:t>위반사항에</w:t>
            </w:r>
            <w:r>
              <w:rPr>
                <w:rFonts w:cs="Times New Roman" w:hint="eastAsia"/>
                <w:sz w:val="20"/>
                <w:szCs w:val="20"/>
              </w:rPr>
              <w:t xml:space="preserve"> </w:t>
            </w:r>
            <w:r>
              <w:rPr>
                <w:rFonts w:cs="Times New Roman" w:hint="eastAsia"/>
                <w:sz w:val="20"/>
                <w:szCs w:val="20"/>
              </w:rPr>
              <w:t>대하여</w:t>
            </w:r>
            <w:r>
              <w:rPr>
                <w:rFonts w:cs="Times New Roman" w:hint="eastAsia"/>
                <w:sz w:val="20"/>
                <w:szCs w:val="20"/>
              </w:rPr>
              <w:t xml:space="preserve"> </w:t>
            </w:r>
            <w:r w:rsidR="004E04A7">
              <w:rPr>
                <w:rFonts w:cs="Times New Roman" w:hint="eastAsia"/>
                <w:sz w:val="20"/>
                <w:szCs w:val="20"/>
              </w:rPr>
              <w:t>1</w:t>
            </w:r>
            <w:r w:rsidR="004E04A7">
              <w:rPr>
                <w:rFonts w:cs="Times New Roman" w:hint="eastAsia"/>
                <w:sz w:val="20"/>
                <w:szCs w:val="20"/>
              </w:rPr>
              <w:t>천만원</w:t>
            </w:r>
            <w:r w:rsidR="004E04A7">
              <w:rPr>
                <w:rFonts w:cs="Times New Roman" w:hint="eastAsia"/>
                <w:sz w:val="20"/>
                <w:szCs w:val="20"/>
              </w:rPr>
              <w:t xml:space="preserve"> </w:t>
            </w:r>
            <w:r w:rsidR="004E04A7">
              <w:rPr>
                <w:rFonts w:cs="Times New Roman" w:hint="eastAsia"/>
                <w:sz w:val="20"/>
                <w:szCs w:val="20"/>
              </w:rPr>
              <w:t>이하의</w:t>
            </w:r>
            <w:r w:rsidR="004E04A7">
              <w:rPr>
                <w:rFonts w:cs="Times New Roman" w:hint="eastAsia"/>
                <w:sz w:val="20"/>
                <w:szCs w:val="20"/>
              </w:rPr>
              <w:t xml:space="preserve"> </w:t>
            </w:r>
            <w:r w:rsidR="004E04A7">
              <w:rPr>
                <w:rFonts w:cs="Times New Roman" w:hint="eastAsia"/>
                <w:sz w:val="20"/>
                <w:szCs w:val="20"/>
              </w:rPr>
              <w:t>과태료가</w:t>
            </w:r>
            <w:r w:rsidR="004E04A7">
              <w:rPr>
                <w:rFonts w:cs="Times New Roman" w:hint="eastAsia"/>
                <w:sz w:val="20"/>
                <w:szCs w:val="20"/>
              </w:rPr>
              <w:t xml:space="preserve"> </w:t>
            </w:r>
            <w:r w:rsidR="004E04A7">
              <w:rPr>
                <w:rFonts w:cs="Times New Roman" w:hint="eastAsia"/>
                <w:sz w:val="20"/>
                <w:szCs w:val="20"/>
              </w:rPr>
              <w:t>부과될</w:t>
            </w:r>
            <w:r w:rsidR="004E04A7">
              <w:rPr>
                <w:rFonts w:cs="Times New Roman" w:hint="eastAsia"/>
                <w:sz w:val="20"/>
                <w:szCs w:val="20"/>
              </w:rPr>
              <w:t xml:space="preserve"> </w:t>
            </w:r>
            <w:r w:rsidR="004E04A7">
              <w:rPr>
                <w:rFonts w:cs="Times New Roman" w:hint="eastAsia"/>
                <w:sz w:val="20"/>
                <w:szCs w:val="20"/>
              </w:rPr>
              <w:t>수</w:t>
            </w:r>
            <w:r w:rsidR="004E04A7">
              <w:rPr>
                <w:rFonts w:cs="Times New Roman" w:hint="eastAsia"/>
                <w:sz w:val="20"/>
                <w:szCs w:val="20"/>
              </w:rPr>
              <w:t xml:space="preserve"> </w:t>
            </w:r>
            <w:r w:rsidR="004E04A7">
              <w:rPr>
                <w:rFonts w:cs="Times New Roman" w:hint="eastAsia"/>
                <w:sz w:val="20"/>
                <w:szCs w:val="20"/>
              </w:rPr>
              <w:t>있음</w:t>
            </w:r>
            <w:r w:rsidR="00253F26">
              <w:rPr>
                <w:rFonts w:hint="eastAsia"/>
                <w:sz w:val="20"/>
                <w:szCs w:val="20"/>
              </w:rPr>
              <w:t>(</w:t>
            </w:r>
            <w:r w:rsidR="00253F26">
              <w:rPr>
                <w:rFonts w:hint="eastAsia"/>
                <w:sz w:val="20"/>
                <w:szCs w:val="20"/>
              </w:rPr>
              <w:t>단</w:t>
            </w:r>
            <w:r w:rsidR="00253F26">
              <w:rPr>
                <w:rFonts w:hint="eastAsia"/>
                <w:sz w:val="20"/>
                <w:szCs w:val="20"/>
              </w:rPr>
              <w:t>,</w:t>
            </w:r>
            <w:r w:rsidR="00253F26">
              <w:rPr>
                <w:sz w:val="20"/>
                <w:szCs w:val="20"/>
              </w:rPr>
              <w:t xml:space="preserve"> </w:t>
            </w:r>
            <w:r w:rsidR="00253F26">
              <w:rPr>
                <w:rFonts w:hint="eastAsia"/>
                <w:sz w:val="20"/>
                <w:szCs w:val="20"/>
              </w:rPr>
              <w:t>시정이</w:t>
            </w:r>
            <w:r w:rsidR="00253F26">
              <w:rPr>
                <w:rFonts w:hint="eastAsia"/>
                <w:sz w:val="20"/>
                <w:szCs w:val="20"/>
              </w:rPr>
              <w:t xml:space="preserve"> </w:t>
            </w:r>
            <w:r w:rsidR="00253F26">
              <w:rPr>
                <w:rFonts w:hint="eastAsia"/>
                <w:sz w:val="20"/>
                <w:szCs w:val="20"/>
              </w:rPr>
              <w:t>이루어진다면</w:t>
            </w:r>
            <w:r w:rsidR="00253F26">
              <w:rPr>
                <w:rFonts w:hint="eastAsia"/>
                <w:sz w:val="20"/>
                <w:szCs w:val="20"/>
              </w:rPr>
              <w:t xml:space="preserve"> </w:t>
            </w:r>
            <w:r w:rsidR="00253F26">
              <w:rPr>
                <w:rFonts w:hint="eastAsia"/>
                <w:sz w:val="20"/>
                <w:szCs w:val="20"/>
              </w:rPr>
              <w:t>부과</w:t>
            </w:r>
            <w:r w:rsidR="00253F26">
              <w:rPr>
                <w:rFonts w:hint="eastAsia"/>
                <w:sz w:val="20"/>
                <w:szCs w:val="20"/>
              </w:rPr>
              <w:t xml:space="preserve"> </w:t>
            </w:r>
            <w:r w:rsidR="00253F26">
              <w:rPr>
                <w:rFonts w:hint="eastAsia"/>
                <w:sz w:val="20"/>
                <w:szCs w:val="20"/>
              </w:rPr>
              <w:t>가능성</w:t>
            </w:r>
            <w:r w:rsidR="00253F26">
              <w:rPr>
                <w:rFonts w:hint="eastAsia"/>
                <w:sz w:val="20"/>
                <w:szCs w:val="20"/>
              </w:rPr>
              <w:t xml:space="preserve"> </w:t>
            </w:r>
            <w:r w:rsidR="00253F26">
              <w:rPr>
                <w:rFonts w:hint="eastAsia"/>
                <w:sz w:val="20"/>
                <w:szCs w:val="20"/>
              </w:rPr>
              <w:t>낮음</w:t>
            </w:r>
            <w:r w:rsidR="00253F26">
              <w:rPr>
                <w:rFonts w:hint="eastAsia"/>
                <w:sz w:val="20"/>
                <w:szCs w:val="20"/>
              </w:rPr>
              <w:t>).</w:t>
            </w:r>
          </w:p>
        </w:tc>
      </w:tr>
      <w:tr w:rsidR="004E04A7" w:rsidRPr="009A2958" w14:paraId="225A971D" w14:textId="77777777" w:rsidTr="00061A1F">
        <w:trPr>
          <w:trHeight w:val="132"/>
        </w:trPr>
        <w:tc>
          <w:tcPr>
            <w:tcW w:w="619" w:type="pct"/>
          </w:tcPr>
          <w:p w14:paraId="6BEA14A2" w14:textId="5C72899B" w:rsidR="004E04A7" w:rsidRPr="00250EEB" w:rsidRDefault="004E04A7" w:rsidP="004E04A7">
            <w:pPr>
              <w:widowControl/>
              <w:spacing w:before="40" w:after="120" w:line="276" w:lineRule="auto"/>
              <w:jc w:val="center"/>
              <w:outlineLvl w:val="0"/>
              <w:rPr>
                <w:rFonts w:cs="Times New Roman"/>
                <w:b/>
                <w:color w:val="404040" w:themeColor="text1" w:themeTint="BF"/>
                <w:kern w:val="0"/>
                <w:sz w:val="20"/>
                <w:szCs w:val="20"/>
              </w:rPr>
            </w:pPr>
            <w:bookmarkStart w:id="174" w:name="_Toc108480440"/>
            <w:bookmarkStart w:id="175" w:name="_Toc108512996"/>
            <w:r w:rsidRPr="00250EEB">
              <w:rPr>
                <w:rFonts w:cs="Times New Roman"/>
                <w:b/>
                <w:color w:val="404040" w:themeColor="text1" w:themeTint="BF"/>
                <w:kern w:val="0"/>
                <w:sz w:val="20"/>
                <w:szCs w:val="20"/>
              </w:rPr>
              <w:t>개인정보</w:t>
            </w:r>
            <w:r w:rsidRPr="00250EEB">
              <w:rPr>
                <w:rFonts w:cs="Times New Roman"/>
                <w:b/>
                <w:color w:val="404040" w:themeColor="text1" w:themeTint="BF"/>
                <w:kern w:val="0"/>
                <w:sz w:val="20"/>
                <w:szCs w:val="20"/>
              </w:rPr>
              <w:t>·</w:t>
            </w:r>
            <w:r w:rsidRPr="00250EEB">
              <w:rPr>
                <w:rFonts w:cs="Times New Roman"/>
                <w:b/>
                <w:color w:val="404040" w:themeColor="text1" w:themeTint="BF"/>
                <w:kern w:val="0"/>
                <w:sz w:val="20"/>
                <w:szCs w:val="20"/>
              </w:rPr>
              <w:t>위치정보</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처리</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관련</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조사</w:t>
            </w:r>
            <w:bookmarkEnd w:id="174"/>
            <w:bookmarkEnd w:id="175"/>
          </w:p>
        </w:tc>
        <w:tc>
          <w:tcPr>
            <w:tcW w:w="26" w:type="pct"/>
            <w:tcBorders>
              <w:top w:val="nil"/>
              <w:bottom w:val="nil"/>
            </w:tcBorders>
          </w:tcPr>
          <w:p w14:paraId="0E266897"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112FFBBF" w14:textId="77777777" w:rsidR="004E04A7" w:rsidRPr="009A2958" w:rsidRDefault="004E04A7" w:rsidP="00194F67">
            <w:pPr>
              <w:pStyle w:val="a8"/>
              <w:widowControl/>
              <w:numPr>
                <w:ilvl w:val="0"/>
                <w:numId w:val="2"/>
              </w:numPr>
              <w:spacing w:before="40" w:after="120" w:line="266" w:lineRule="auto"/>
              <w:rPr>
                <w:rFonts w:cs="Times New Roman"/>
                <w:sz w:val="20"/>
                <w:szCs w:val="20"/>
              </w:rPr>
            </w:pPr>
            <w:r w:rsidRPr="009A2958">
              <w:rPr>
                <w:rFonts w:cs="Times New Roman"/>
                <w:sz w:val="20"/>
                <w:szCs w:val="20"/>
              </w:rPr>
              <w:t>대상회사는</w:t>
            </w:r>
            <w:r w:rsidRPr="009A2958">
              <w:rPr>
                <w:rFonts w:cs="Times New Roman"/>
                <w:sz w:val="20"/>
                <w:szCs w:val="20"/>
              </w:rPr>
              <w:t xml:space="preserve"> </w:t>
            </w:r>
            <w:r w:rsidRPr="009A2958">
              <w:rPr>
                <w:rFonts w:cs="Times New Roman"/>
                <w:sz w:val="20"/>
                <w:szCs w:val="20"/>
              </w:rPr>
              <w:t>최근</w:t>
            </w:r>
            <w:r w:rsidRPr="009A2958">
              <w:rPr>
                <w:rFonts w:cs="Times New Roman"/>
                <w:sz w:val="20"/>
                <w:szCs w:val="20"/>
              </w:rPr>
              <w:t xml:space="preserve"> 3</w:t>
            </w:r>
            <w:r w:rsidRPr="009A2958">
              <w:rPr>
                <w:rFonts w:cs="Times New Roman"/>
                <w:sz w:val="20"/>
                <w:szCs w:val="20"/>
              </w:rPr>
              <w:t>년간</w:t>
            </w:r>
            <w:r w:rsidRPr="009A2958">
              <w:rPr>
                <w:rFonts w:cs="Times New Roman"/>
                <w:sz w:val="20"/>
                <w:szCs w:val="20"/>
              </w:rPr>
              <w:t xml:space="preserve"> </w:t>
            </w:r>
            <w:r w:rsidRPr="009A2958">
              <w:rPr>
                <w:rFonts w:cs="Times New Roman"/>
                <w:sz w:val="20"/>
                <w:szCs w:val="20"/>
              </w:rPr>
              <w:t>개인정보</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위치정보</w:t>
            </w:r>
            <w:r w:rsidRPr="009A2958">
              <w:rPr>
                <w:rFonts w:cs="Times New Roman"/>
                <w:sz w:val="20"/>
                <w:szCs w:val="20"/>
              </w:rPr>
              <w:t xml:space="preserve"> </w:t>
            </w:r>
            <w:r w:rsidRPr="009A2958">
              <w:rPr>
                <w:rFonts w:cs="Times New Roman"/>
                <w:sz w:val="20"/>
                <w:szCs w:val="20"/>
              </w:rPr>
              <w:t>등과</w:t>
            </w:r>
            <w:r w:rsidRPr="009A2958">
              <w:rPr>
                <w:rFonts w:cs="Times New Roman"/>
                <w:sz w:val="20"/>
                <w:szCs w:val="20"/>
              </w:rPr>
              <w:t xml:space="preserve"> </w:t>
            </w:r>
            <w:r w:rsidRPr="009A2958">
              <w:rPr>
                <w:rFonts w:cs="Times New Roman"/>
                <w:sz w:val="20"/>
                <w:szCs w:val="20"/>
              </w:rPr>
              <w:t>관련하여</w:t>
            </w:r>
            <w:r w:rsidRPr="009A2958">
              <w:rPr>
                <w:rFonts w:cs="Times New Roman"/>
                <w:sz w:val="20"/>
                <w:szCs w:val="20"/>
              </w:rPr>
              <w:t xml:space="preserve"> </w:t>
            </w:r>
            <w:r w:rsidRPr="009A2958">
              <w:rPr>
                <w:rFonts w:cs="Times New Roman"/>
                <w:sz w:val="20"/>
                <w:szCs w:val="20"/>
              </w:rPr>
              <w:t>방송통신위원회</w:t>
            </w:r>
            <w:r w:rsidRPr="009A2958">
              <w:rPr>
                <w:rFonts w:cs="Times New Roman"/>
                <w:sz w:val="20"/>
                <w:szCs w:val="20"/>
              </w:rPr>
              <w:t xml:space="preserve"> </w:t>
            </w:r>
            <w:r w:rsidRPr="009A2958">
              <w:rPr>
                <w:rFonts w:cs="Times New Roman"/>
                <w:sz w:val="20"/>
                <w:szCs w:val="20"/>
              </w:rPr>
              <w:t>등으로부터</w:t>
            </w:r>
            <w:r w:rsidRPr="009A2958">
              <w:rPr>
                <w:rFonts w:cs="Times New Roman"/>
                <w:sz w:val="20"/>
                <w:szCs w:val="20"/>
              </w:rPr>
              <w:t xml:space="preserve"> 8</w:t>
            </w:r>
            <w:r w:rsidRPr="009A2958">
              <w:rPr>
                <w:rFonts w:cs="Times New Roman"/>
                <w:sz w:val="20"/>
                <w:szCs w:val="20"/>
              </w:rPr>
              <w:t>번의</w:t>
            </w:r>
            <w:r w:rsidRPr="009A2958">
              <w:rPr>
                <w:rFonts w:cs="Times New Roman"/>
                <w:sz w:val="20"/>
                <w:szCs w:val="20"/>
              </w:rPr>
              <w:t xml:space="preserve"> </w:t>
            </w:r>
            <w:r w:rsidRPr="009A2958">
              <w:rPr>
                <w:rFonts w:cs="Times New Roman"/>
                <w:sz w:val="20"/>
                <w:szCs w:val="20"/>
              </w:rPr>
              <w:t>조사를</w:t>
            </w:r>
            <w:r w:rsidRPr="009A2958">
              <w:rPr>
                <w:rFonts w:cs="Times New Roman"/>
                <w:sz w:val="20"/>
                <w:szCs w:val="20"/>
              </w:rPr>
              <w:t xml:space="preserve"> </w:t>
            </w:r>
            <w:r w:rsidRPr="009A2958">
              <w:rPr>
                <w:rFonts w:cs="Times New Roman"/>
                <w:sz w:val="20"/>
                <w:szCs w:val="20"/>
              </w:rPr>
              <w:t>받았으며</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중</w:t>
            </w:r>
            <w:r w:rsidRPr="009A2958">
              <w:rPr>
                <w:rFonts w:cs="Times New Roman"/>
                <w:sz w:val="20"/>
                <w:szCs w:val="20"/>
              </w:rPr>
              <w:t xml:space="preserve"> </w:t>
            </w:r>
            <w:r w:rsidRPr="009A2958">
              <w:rPr>
                <w:rFonts w:cs="Times New Roman"/>
                <w:sz w:val="20"/>
                <w:szCs w:val="20"/>
              </w:rPr>
              <w:t>개선권고를</w:t>
            </w:r>
            <w:r w:rsidRPr="009A2958">
              <w:rPr>
                <w:rFonts w:cs="Times New Roman"/>
                <w:sz w:val="20"/>
                <w:szCs w:val="20"/>
              </w:rPr>
              <w:t xml:space="preserve"> </w:t>
            </w:r>
            <w:r w:rsidRPr="009A2958">
              <w:rPr>
                <w:rFonts w:cs="Times New Roman"/>
                <w:sz w:val="20"/>
                <w:szCs w:val="20"/>
              </w:rPr>
              <w:t>받았거나</w:t>
            </w:r>
            <w:r w:rsidRPr="009A2958">
              <w:rPr>
                <w:rFonts w:cs="Times New Roman"/>
                <w:sz w:val="20"/>
                <w:szCs w:val="20"/>
              </w:rPr>
              <w:t xml:space="preserve"> </w:t>
            </w:r>
            <w:r w:rsidRPr="009A2958">
              <w:rPr>
                <w:rFonts w:cs="Times New Roman"/>
                <w:sz w:val="20"/>
                <w:szCs w:val="20"/>
              </w:rPr>
              <w:t>현재</w:t>
            </w:r>
            <w:r w:rsidRPr="009A2958">
              <w:rPr>
                <w:rFonts w:cs="Times New Roman"/>
                <w:sz w:val="20"/>
                <w:szCs w:val="20"/>
              </w:rPr>
              <w:t xml:space="preserve"> </w:t>
            </w:r>
            <w:r w:rsidRPr="009A2958">
              <w:rPr>
                <w:rFonts w:cs="Times New Roman"/>
                <w:sz w:val="20"/>
                <w:szCs w:val="20"/>
              </w:rPr>
              <w:t>진행</w:t>
            </w:r>
            <w:r w:rsidRPr="009A2958">
              <w:rPr>
                <w:rFonts w:cs="Times New Roman"/>
                <w:sz w:val="20"/>
                <w:szCs w:val="20"/>
              </w:rPr>
              <w:t xml:space="preserve"> </w:t>
            </w:r>
            <w:r w:rsidRPr="009A2958">
              <w:rPr>
                <w:rFonts w:cs="Times New Roman"/>
                <w:sz w:val="20"/>
                <w:szCs w:val="20"/>
              </w:rPr>
              <w:t>중인</w:t>
            </w:r>
            <w:r w:rsidRPr="009A2958">
              <w:rPr>
                <w:rFonts w:cs="Times New Roman"/>
                <w:sz w:val="20"/>
                <w:szCs w:val="20"/>
              </w:rPr>
              <w:t xml:space="preserve"> </w:t>
            </w:r>
            <w:r w:rsidRPr="009A2958">
              <w:rPr>
                <w:rFonts w:cs="Times New Roman"/>
                <w:sz w:val="20"/>
                <w:szCs w:val="20"/>
              </w:rPr>
              <w:t>조사</w:t>
            </w:r>
            <w:r w:rsidRPr="009A2958">
              <w:rPr>
                <w:rFonts w:cs="Times New Roman"/>
                <w:sz w:val="20"/>
                <w:szCs w:val="20"/>
              </w:rPr>
              <w:t xml:space="preserve"> </w:t>
            </w:r>
            <w:r w:rsidRPr="009A2958">
              <w:rPr>
                <w:rFonts w:cs="Times New Roman"/>
                <w:sz w:val="20"/>
                <w:szCs w:val="20"/>
              </w:rPr>
              <w:t>내역은</w:t>
            </w:r>
            <w:r w:rsidRPr="009A2958">
              <w:rPr>
                <w:rFonts w:cs="Times New Roman"/>
                <w:sz w:val="20"/>
                <w:szCs w:val="20"/>
              </w:rPr>
              <w:t xml:space="preserve"> </w:t>
            </w:r>
            <w:r w:rsidRPr="009A2958">
              <w:rPr>
                <w:rFonts w:cs="Times New Roman"/>
                <w:sz w:val="20"/>
                <w:szCs w:val="20"/>
              </w:rPr>
              <w:t>아래와</w:t>
            </w:r>
            <w:r w:rsidRPr="009A2958">
              <w:rPr>
                <w:rFonts w:cs="Times New Roman"/>
                <w:sz w:val="20"/>
                <w:szCs w:val="20"/>
              </w:rPr>
              <w:t xml:space="preserve"> </w:t>
            </w:r>
            <w:r w:rsidRPr="009A2958">
              <w:rPr>
                <w:rFonts w:cs="Times New Roman"/>
                <w:sz w:val="20"/>
                <w:szCs w:val="20"/>
              </w:rPr>
              <w:t>같음</w:t>
            </w:r>
            <w:r w:rsidRPr="009A2958">
              <w:rPr>
                <w:rFonts w:cs="Times New Roman"/>
                <w:sz w:val="20"/>
                <w:szCs w:val="20"/>
              </w:rPr>
              <w:t>.</w:t>
            </w:r>
          </w:p>
          <w:tbl>
            <w:tblPr>
              <w:tblStyle w:val="a5"/>
              <w:tblW w:w="5137" w:type="dxa"/>
              <w:tblCellMar>
                <w:left w:w="57" w:type="dxa"/>
                <w:right w:w="57" w:type="dxa"/>
              </w:tblCellMar>
              <w:tblLook w:val="04A0" w:firstRow="1" w:lastRow="0" w:firstColumn="1" w:lastColumn="0" w:noHBand="0" w:noVBand="1"/>
            </w:tblPr>
            <w:tblGrid>
              <w:gridCol w:w="609"/>
              <w:gridCol w:w="1477"/>
              <w:gridCol w:w="693"/>
              <w:gridCol w:w="1675"/>
              <w:gridCol w:w="683"/>
            </w:tblGrid>
            <w:tr w:rsidR="004E04A7" w:rsidRPr="00FA11FE" w14:paraId="5F2B0536" w14:textId="77777777" w:rsidTr="003C296E">
              <w:trPr>
                <w:trHeight w:val="20"/>
              </w:trPr>
              <w:tc>
                <w:tcPr>
                  <w:tcW w:w="609" w:type="dxa"/>
                  <w:shd w:val="clear" w:color="auto" w:fill="D9D9D9" w:themeFill="background1" w:themeFillShade="D9"/>
                  <w:vAlign w:val="center"/>
                </w:tcPr>
                <w:p w14:paraId="78D99797" w14:textId="77777777" w:rsidR="004E04A7" w:rsidRPr="00FA11FE" w:rsidRDefault="004E04A7" w:rsidP="004E04A7">
                  <w:pPr>
                    <w:pStyle w:val="a8"/>
                    <w:spacing w:before="40" w:after="40" w:line="240" w:lineRule="auto"/>
                    <w:ind w:left="0"/>
                    <w:jc w:val="center"/>
                    <w:rPr>
                      <w:rFonts w:cs="Times New Roman"/>
                      <w:b/>
                      <w:spacing w:val="-4"/>
                      <w:sz w:val="20"/>
                      <w:szCs w:val="20"/>
                    </w:rPr>
                  </w:pPr>
                  <w:r w:rsidRPr="00FA11FE">
                    <w:rPr>
                      <w:rFonts w:cs="Times New Roman"/>
                      <w:b/>
                      <w:spacing w:val="-4"/>
                      <w:sz w:val="20"/>
                    </w:rPr>
                    <w:t>일자</w:t>
                  </w:r>
                </w:p>
              </w:tc>
              <w:tc>
                <w:tcPr>
                  <w:tcW w:w="1477" w:type="dxa"/>
                  <w:shd w:val="clear" w:color="auto" w:fill="D9D9D9" w:themeFill="background1" w:themeFillShade="D9"/>
                  <w:vAlign w:val="center"/>
                </w:tcPr>
                <w:p w14:paraId="4E996774" w14:textId="77777777" w:rsidR="004E04A7" w:rsidRPr="00FA11FE" w:rsidRDefault="004E04A7" w:rsidP="004E04A7">
                  <w:pPr>
                    <w:pStyle w:val="a8"/>
                    <w:spacing w:before="40" w:after="40" w:line="240" w:lineRule="auto"/>
                    <w:ind w:left="0"/>
                    <w:jc w:val="center"/>
                    <w:rPr>
                      <w:rFonts w:cs="Times New Roman"/>
                      <w:b/>
                      <w:spacing w:val="-4"/>
                      <w:sz w:val="20"/>
                      <w:szCs w:val="20"/>
                    </w:rPr>
                  </w:pPr>
                  <w:r w:rsidRPr="00FA11FE">
                    <w:rPr>
                      <w:rFonts w:cs="Times New Roman"/>
                      <w:b/>
                      <w:spacing w:val="-4"/>
                      <w:sz w:val="20"/>
                    </w:rPr>
                    <w:t>조사내용</w:t>
                  </w:r>
                </w:p>
              </w:tc>
              <w:tc>
                <w:tcPr>
                  <w:tcW w:w="693" w:type="dxa"/>
                  <w:shd w:val="clear" w:color="auto" w:fill="D9D9D9" w:themeFill="background1" w:themeFillShade="D9"/>
                  <w:vAlign w:val="center"/>
                </w:tcPr>
                <w:p w14:paraId="6E22A0AF" w14:textId="77777777" w:rsidR="004E04A7" w:rsidRPr="00FA11FE" w:rsidRDefault="004E04A7" w:rsidP="004E04A7">
                  <w:pPr>
                    <w:pStyle w:val="a8"/>
                    <w:spacing w:before="40" w:after="40" w:line="240" w:lineRule="auto"/>
                    <w:ind w:left="0"/>
                    <w:jc w:val="center"/>
                    <w:rPr>
                      <w:rFonts w:cs="Times New Roman"/>
                      <w:b/>
                      <w:spacing w:val="-4"/>
                      <w:sz w:val="20"/>
                      <w:szCs w:val="20"/>
                    </w:rPr>
                  </w:pPr>
                  <w:r w:rsidRPr="00FA11FE">
                    <w:rPr>
                      <w:rFonts w:cs="Times New Roman"/>
                      <w:b/>
                      <w:spacing w:val="-4"/>
                      <w:sz w:val="20"/>
                    </w:rPr>
                    <w:t>조사</w:t>
                  </w:r>
                  <w:r w:rsidRPr="00FA11FE">
                    <w:rPr>
                      <w:rFonts w:cs="Times New Roman"/>
                      <w:b/>
                      <w:spacing w:val="-4"/>
                      <w:sz w:val="20"/>
                    </w:rPr>
                    <w:br/>
                  </w:r>
                  <w:r w:rsidRPr="00FA11FE">
                    <w:rPr>
                      <w:rFonts w:cs="Times New Roman"/>
                      <w:b/>
                      <w:spacing w:val="-4"/>
                      <w:sz w:val="20"/>
                    </w:rPr>
                    <w:lastRenderedPageBreak/>
                    <w:t>기관</w:t>
                  </w:r>
                </w:p>
              </w:tc>
              <w:tc>
                <w:tcPr>
                  <w:tcW w:w="1675" w:type="dxa"/>
                  <w:shd w:val="clear" w:color="auto" w:fill="D9D9D9" w:themeFill="background1" w:themeFillShade="D9"/>
                  <w:vAlign w:val="center"/>
                </w:tcPr>
                <w:p w14:paraId="417B47B8" w14:textId="7B8903C1" w:rsidR="004E04A7" w:rsidRPr="00FA11FE" w:rsidRDefault="004E04A7" w:rsidP="004E04A7">
                  <w:pPr>
                    <w:pStyle w:val="a8"/>
                    <w:spacing w:before="40" w:after="40" w:line="240" w:lineRule="auto"/>
                    <w:ind w:left="0"/>
                    <w:jc w:val="center"/>
                    <w:rPr>
                      <w:rFonts w:cs="Times New Roman"/>
                      <w:b/>
                      <w:spacing w:val="-4"/>
                      <w:sz w:val="20"/>
                      <w:szCs w:val="20"/>
                    </w:rPr>
                  </w:pPr>
                  <w:r w:rsidRPr="00FA11FE">
                    <w:rPr>
                      <w:rFonts w:cs="Times New Roman"/>
                      <w:b/>
                      <w:spacing w:val="-4"/>
                      <w:sz w:val="20"/>
                    </w:rPr>
                    <w:lastRenderedPageBreak/>
                    <w:t>조치</w:t>
                  </w:r>
                  <w:r w:rsidRPr="00FA11FE">
                    <w:rPr>
                      <w:rFonts w:cs="Times New Roman"/>
                      <w:b/>
                      <w:spacing w:val="-4"/>
                      <w:sz w:val="20"/>
                    </w:rPr>
                    <w:t xml:space="preserve"> </w:t>
                  </w:r>
                  <w:r w:rsidRPr="00FA11FE">
                    <w:rPr>
                      <w:rFonts w:cs="Times New Roman"/>
                      <w:b/>
                      <w:spacing w:val="-4"/>
                      <w:sz w:val="20"/>
                    </w:rPr>
                    <w:t>필요사항</w:t>
                  </w:r>
                  <w:r w:rsidR="00193CE6">
                    <w:rPr>
                      <w:rFonts w:cs="Times New Roman"/>
                      <w:b/>
                      <w:spacing w:val="-4"/>
                      <w:sz w:val="20"/>
                    </w:rPr>
                    <w:br/>
                  </w:r>
                  <w:r w:rsidRPr="00FA11FE">
                    <w:rPr>
                      <w:rFonts w:cs="Times New Roman"/>
                      <w:b/>
                      <w:spacing w:val="-4"/>
                      <w:sz w:val="20"/>
                    </w:rPr>
                    <w:lastRenderedPageBreak/>
                    <w:t>(</w:t>
                  </w:r>
                  <w:r w:rsidRPr="00FA11FE">
                    <w:rPr>
                      <w:rFonts w:cs="Times New Roman"/>
                      <w:b/>
                      <w:spacing w:val="-4"/>
                      <w:sz w:val="20"/>
                    </w:rPr>
                    <w:t>또는</w:t>
                  </w:r>
                  <w:r w:rsidRPr="00FA11FE">
                    <w:rPr>
                      <w:rFonts w:cs="Times New Roman"/>
                      <w:b/>
                      <w:spacing w:val="-4"/>
                      <w:sz w:val="20"/>
                    </w:rPr>
                    <w:t xml:space="preserve"> </w:t>
                  </w:r>
                  <w:r w:rsidRPr="00FA11FE">
                    <w:rPr>
                      <w:rFonts w:cs="Times New Roman"/>
                      <w:b/>
                      <w:spacing w:val="-4"/>
                      <w:sz w:val="20"/>
                    </w:rPr>
                    <w:t>진행경과</w:t>
                  </w:r>
                  <w:r w:rsidRPr="00FA11FE">
                    <w:rPr>
                      <w:rFonts w:cs="Times New Roman"/>
                      <w:b/>
                      <w:spacing w:val="-4"/>
                      <w:sz w:val="20"/>
                    </w:rPr>
                    <w:t>)</w:t>
                  </w:r>
                </w:p>
              </w:tc>
              <w:tc>
                <w:tcPr>
                  <w:tcW w:w="683" w:type="dxa"/>
                  <w:shd w:val="clear" w:color="auto" w:fill="D9D9D9" w:themeFill="background1" w:themeFillShade="D9"/>
                  <w:vAlign w:val="center"/>
                </w:tcPr>
                <w:p w14:paraId="317B3849" w14:textId="77777777" w:rsidR="004E04A7" w:rsidRPr="00FA11FE" w:rsidRDefault="004E04A7" w:rsidP="004E04A7">
                  <w:pPr>
                    <w:pStyle w:val="a8"/>
                    <w:spacing w:before="40" w:after="40" w:line="240" w:lineRule="auto"/>
                    <w:ind w:left="0"/>
                    <w:jc w:val="center"/>
                    <w:rPr>
                      <w:rFonts w:cs="Times New Roman"/>
                      <w:b/>
                      <w:spacing w:val="-4"/>
                      <w:sz w:val="20"/>
                      <w:szCs w:val="20"/>
                    </w:rPr>
                  </w:pPr>
                  <w:r w:rsidRPr="00FA11FE">
                    <w:rPr>
                      <w:rFonts w:cs="Times New Roman"/>
                      <w:b/>
                      <w:spacing w:val="-4"/>
                      <w:sz w:val="20"/>
                    </w:rPr>
                    <w:lastRenderedPageBreak/>
                    <w:t>결과</w:t>
                  </w:r>
                </w:p>
              </w:tc>
            </w:tr>
            <w:tr w:rsidR="004E04A7" w:rsidRPr="00FA11FE" w14:paraId="26382726" w14:textId="77777777" w:rsidTr="003C296E">
              <w:trPr>
                <w:trHeight w:val="20"/>
              </w:trPr>
              <w:tc>
                <w:tcPr>
                  <w:tcW w:w="609" w:type="dxa"/>
                  <w:vAlign w:val="center"/>
                </w:tcPr>
                <w:p w14:paraId="1073C768" w14:textId="77777777" w:rsidR="004E04A7" w:rsidRPr="00FA11FE" w:rsidRDefault="004E04A7" w:rsidP="004E04A7">
                  <w:pPr>
                    <w:pStyle w:val="a8"/>
                    <w:spacing w:before="40" w:after="40" w:line="240" w:lineRule="auto"/>
                    <w:ind w:left="0"/>
                    <w:jc w:val="center"/>
                    <w:rPr>
                      <w:rFonts w:cs="Times New Roman"/>
                      <w:spacing w:val="-4"/>
                      <w:sz w:val="20"/>
                      <w:szCs w:val="20"/>
                    </w:rPr>
                  </w:pPr>
                  <w:r w:rsidRPr="00FA11FE">
                    <w:rPr>
                      <w:rFonts w:cs="Times New Roman"/>
                      <w:spacing w:val="-4"/>
                      <w:sz w:val="20"/>
                    </w:rPr>
                    <w:t>2022. 2. 24. ~ 2022. 3. 2.</w:t>
                  </w:r>
                </w:p>
              </w:tc>
              <w:tc>
                <w:tcPr>
                  <w:tcW w:w="1477" w:type="dxa"/>
                  <w:vAlign w:val="center"/>
                </w:tcPr>
                <w:p w14:paraId="44B58BA4" w14:textId="77777777" w:rsidR="004E04A7" w:rsidRPr="00FA11FE" w:rsidRDefault="004E04A7" w:rsidP="004E04A7">
                  <w:pPr>
                    <w:pStyle w:val="a8"/>
                    <w:spacing w:before="40" w:after="40" w:line="240" w:lineRule="auto"/>
                    <w:ind w:left="0"/>
                    <w:rPr>
                      <w:rFonts w:cs="Times New Roman"/>
                      <w:spacing w:val="-4"/>
                      <w:sz w:val="20"/>
                      <w:szCs w:val="20"/>
                    </w:rPr>
                  </w:pPr>
                  <w:r w:rsidRPr="00FA11FE">
                    <w:rPr>
                      <w:rFonts w:cs="Times New Roman"/>
                      <w:spacing w:val="-4"/>
                      <w:sz w:val="20"/>
                    </w:rPr>
                    <w:t>광고성</w:t>
                  </w:r>
                  <w:r w:rsidRPr="00FA11FE">
                    <w:rPr>
                      <w:rFonts w:cs="Times New Roman"/>
                      <w:spacing w:val="-4"/>
                      <w:sz w:val="20"/>
                    </w:rPr>
                    <w:t xml:space="preserve"> </w:t>
                  </w:r>
                  <w:r w:rsidRPr="00FA11FE">
                    <w:rPr>
                      <w:rFonts w:cs="Times New Roman"/>
                      <w:spacing w:val="-4"/>
                      <w:sz w:val="20"/>
                    </w:rPr>
                    <w:t>알림톡</w:t>
                  </w:r>
                  <w:r w:rsidRPr="00FA11FE">
                    <w:rPr>
                      <w:rFonts w:cs="Times New Roman"/>
                      <w:spacing w:val="-4"/>
                      <w:sz w:val="20"/>
                    </w:rPr>
                    <w:t xml:space="preserve"> </w:t>
                  </w:r>
                  <w:r w:rsidRPr="00FA11FE">
                    <w:rPr>
                      <w:rFonts w:cs="Times New Roman"/>
                      <w:spacing w:val="-4"/>
                      <w:sz w:val="20"/>
                    </w:rPr>
                    <w:t>전송건에</w:t>
                  </w:r>
                  <w:r w:rsidRPr="00FA11FE">
                    <w:rPr>
                      <w:rFonts w:cs="Times New Roman"/>
                      <w:spacing w:val="-4"/>
                      <w:sz w:val="20"/>
                    </w:rPr>
                    <w:t xml:space="preserve"> </w:t>
                  </w:r>
                  <w:r w:rsidRPr="00FA11FE">
                    <w:rPr>
                      <w:rFonts w:cs="Times New Roman"/>
                      <w:spacing w:val="-4"/>
                      <w:sz w:val="20"/>
                    </w:rPr>
                    <w:t>대하여</w:t>
                  </w:r>
                  <w:r w:rsidRPr="00FA11FE">
                    <w:rPr>
                      <w:rFonts w:cs="Times New Roman"/>
                      <w:spacing w:val="-4"/>
                      <w:sz w:val="20"/>
                    </w:rPr>
                    <w:t xml:space="preserve"> </w:t>
                  </w:r>
                  <w:r w:rsidRPr="00FA11FE">
                    <w:rPr>
                      <w:rFonts w:cs="Times New Roman"/>
                      <w:spacing w:val="-4"/>
                      <w:sz w:val="20"/>
                    </w:rPr>
                    <w:t>법률위반</w:t>
                  </w:r>
                  <w:r w:rsidRPr="00FA11FE">
                    <w:rPr>
                      <w:rFonts w:cs="Times New Roman"/>
                      <w:spacing w:val="-4"/>
                      <w:sz w:val="20"/>
                    </w:rPr>
                    <w:t xml:space="preserve"> </w:t>
                  </w:r>
                  <w:r w:rsidRPr="00FA11FE">
                    <w:rPr>
                      <w:rFonts w:cs="Times New Roman"/>
                      <w:spacing w:val="-4"/>
                      <w:sz w:val="20"/>
                    </w:rPr>
                    <w:t>신고</w:t>
                  </w:r>
                  <w:r w:rsidRPr="00FA11FE">
                    <w:rPr>
                      <w:rFonts w:cs="Times New Roman"/>
                      <w:spacing w:val="-4"/>
                      <w:sz w:val="20"/>
                    </w:rPr>
                    <w:t xml:space="preserve"> </w:t>
                  </w:r>
                  <w:r w:rsidRPr="00FA11FE">
                    <w:rPr>
                      <w:rFonts w:cs="Times New Roman"/>
                      <w:spacing w:val="-4"/>
                      <w:sz w:val="20"/>
                    </w:rPr>
                    <w:t>접수</w:t>
                  </w:r>
                  <w:r w:rsidRPr="00FA11FE">
                    <w:rPr>
                      <w:rFonts w:cs="Times New Roman"/>
                      <w:spacing w:val="-4"/>
                      <w:sz w:val="20"/>
                    </w:rPr>
                    <w:t xml:space="preserve">, </w:t>
                  </w:r>
                  <w:r w:rsidRPr="00FA11FE">
                    <w:rPr>
                      <w:rFonts w:cs="Times New Roman"/>
                      <w:spacing w:val="-4"/>
                      <w:sz w:val="20"/>
                    </w:rPr>
                    <w:t>사실확인</w:t>
                  </w:r>
                  <w:r w:rsidRPr="00FA11FE">
                    <w:rPr>
                      <w:rFonts w:cs="Times New Roman"/>
                      <w:spacing w:val="-4"/>
                      <w:sz w:val="20"/>
                    </w:rPr>
                    <w:t xml:space="preserve"> </w:t>
                  </w:r>
                  <w:r w:rsidRPr="00FA11FE">
                    <w:rPr>
                      <w:rFonts w:cs="Times New Roman"/>
                      <w:spacing w:val="-4"/>
                      <w:sz w:val="20"/>
                    </w:rPr>
                    <w:t>요청</w:t>
                  </w:r>
                </w:p>
              </w:tc>
              <w:tc>
                <w:tcPr>
                  <w:tcW w:w="693" w:type="dxa"/>
                  <w:vAlign w:val="center"/>
                </w:tcPr>
                <w:p w14:paraId="03BAE886" w14:textId="77777777" w:rsidR="004E04A7" w:rsidRPr="00FA11FE" w:rsidRDefault="004E04A7" w:rsidP="004E04A7">
                  <w:pPr>
                    <w:pStyle w:val="a8"/>
                    <w:spacing w:before="40" w:after="40" w:line="240" w:lineRule="auto"/>
                    <w:ind w:left="0"/>
                    <w:jc w:val="center"/>
                    <w:rPr>
                      <w:rFonts w:cs="Times New Roman"/>
                      <w:spacing w:val="-4"/>
                      <w:sz w:val="20"/>
                      <w:szCs w:val="20"/>
                    </w:rPr>
                  </w:pPr>
                  <w:r w:rsidRPr="00FA11FE">
                    <w:rPr>
                      <w:rFonts w:cs="Times New Roman"/>
                      <w:spacing w:val="-4"/>
                      <w:sz w:val="20"/>
                    </w:rPr>
                    <w:t>한국인터넷진흥원</w:t>
                  </w:r>
                </w:p>
              </w:tc>
              <w:tc>
                <w:tcPr>
                  <w:tcW w:w="1675" w:type="dxa"/>
                  <w:vAlign w:val="center"/>
                </w:tcPr>
                <w:p w14:paraId="34771D45" w14:textId="77777777" w:rsidR="004E04A7" w:rsidRPr="00FA11FE" w:rsidRDefault="004E04A7" w:rsidP="004E04A7">
                  <w:pPr>
                    <w:pStyle w:val="a8"/>
                    <w:spacing w:before="40" w:after="40" w:line="240" w:lineRule="auto"/>
                    <w:ind w:left="0"/>
                    <w:rPr>
                      <w:rFonts w:cs="Times New Roman"/>
                      <w:spacing w:val="-4"/>
                      <w:sz w:val="20"/>
                      <w:szCs w:val="20"/>
                    </w:rPr>
                  </w:pPr>
                  <w:r w:rsidRPr="00FA11FE">
                    <w:rPr>
                      <w:rFonts w:cs="Times New Roman"/>
                      <w:spacing w:val="-4"/>
                      <w:sz w:val="20"/>
                    </w:rPr>
                    <w:t>광고</w:t>
                  </w:r>
                  <w:r w:rsidRPr="00FA11FE">
                    <w:rPr>
                      <w:rFonts w:cs="Times New Roman"/>
                      <w:spacing w:val="-4"/>
                      <w:sz w:val="20"/>
                    </w:rPr>
                    <w:t xml:space="preserve"> </w:t>
                  </w:r>
                  <w:r w:rsidRPr="00FA11FE">
                    <w:rPr>
                      <w:rFonts w:cs="Times New Roman"/>
                      <w:spacing w:val="-4"/>
                      <w:sz w:val="20"/>
                    </w:rPr>
                    <w:t>전송에</w:t>
                  </w:r>
                  <w:r w:rsidRPr="00FA11FE">
                    <w:rPr>
                      <w:rFonts w:cs="Times New Roman"/>
                      <w:spacing w:val="-4"/>
                      <w:sz w:val="20"/>
                    </w:rPr>
                    <w:t xml:space="preserve"> </w:t>
                  </w:r>
                  <w:r w:rsidRPr="00FA11FE">
                    <w:rPr>
                      <w:rFonts w:cs="Times New Roman"/>
                      <w:spacing w:val="-4"/>
                      <w:sz w:val="20"/>
                    </w:rPr>
                    <w:t>대한</w:t>
                  </w:r>
                  <w:r w:rsidRPr="00FA11FE">
                    <w:rPr>
                      <w:rFonts w:cs="Times New Roman"/>
                      <w:spacing w:val="-4"/>
                      <w:sz w:val="20"/>
                    </w:rPr>
                    <w:t xml:space="preserve"> </w:t>
                  </w:r>
                  <w:r w:rsidRPr="00FA11FE">
                    <w:rPr>
                      <w:rFonts w:cs="Times New Roman"/>
                      <w:spacing w:val="-4"/>
                      <w:sz w:val="20"/>
                    </w:rPr>
                    <w:t>사실확인서</w:t>
                  </w:r>
                  <w:r w:rsidRPr="00FA11FE">
                    <w:rPr>
                      <w:rFonts w:cs="Times New Roman"/>
                      <w:spacing w:val="-4"/>
                      <w:sz w:val="20"/>
                    </w:rPr>
                    <w:t xml:space="preserve"> </w:t>
                  </w:r>
                  <w:r w:rsidRPr="00FA11FE">
                    <w:rPr>
                      <w:rFonts w:cs="Times New Roman"/>
                      <w:spacing w:val="-4"/>
                      <w:sz w:val="20"/>
                    </w:rPr>
                    <w:t>등</w:t>
                  </w:r>
                  <w:r w:rsidRPr="00FA11FE">
                    <w:rPr>
                      <w:rFonts w:cs="Times New Roman"/>
                      <w:spacing w:val="-4"/>
                      <w:sz w:val="20"/>
                    </w:rPr>
                    <w:t xml:space="preserve"> </w:t>
                  </w:r>
                  <w:r w:rsidRPr="00FA11FE">
                    <w:rPr>
                      <w:rFonts w:cs="Times New Roman"/>
                      <w:spacing w:val="-4"/>
                      <w:sz w:val="20"/>
                    </w:rPr>
                    <w:t>소명</w:t>
                  </w:r>
                  <w:r w:rsidRPr="00FA11FE">
                    <w:rPr>
                      <w:rFonts w:cs="Times New Roman"/>
                      <w:spacing w:val="-4"/>
                      <w:sz w:val="20"/>
                    </w:rPr>
                    <w:t xml:space="preserve"> </w:t>
                  </w:r>
                  <w:r w:rsidRPr="00FA11FE">
                    <w:rPr>
                      <w:rFonts w:cs="Times New Roman"/>
                      <w:spacing w:val="-4"/>
                      <w:sz w:val="20"/>
                    </w:rPr>
                    <w:t>및</w:t>
                  </w:r>
                  <w:r w:rsidRPr="00FA11FE">
                    <w:rPr>
                      <w:rFonts w:cs="Times New Roman"/>
                      <w:spacing w:val="-4"/>
                      <w:sz w:val="20"/>
                    </w:rPr>
                    <w:t xml:space="preserve"> </w:t>
                  </w:r>
                  <w:r w:rsidRPr="00FA11FE">
                    <w:rPr>
                      <w:rFonts w:cs="Times New Roman"/>
                      <w:spacing w:val="-4"/>
                      <w:sz w:val="20"/>
                    </w:rPr>
                    <w:t>자료</w:t>
                  </w:r>
                  <w:r w:rsidRPr="00FA11FE">
                    <w:rPr>
                      <w:rFonts w:cs="Times New Roman"/>
                      <w:spacing w:val="-4"/>
                      <w:sz w:val="20"/>
                    </w:rPr>
                    <w:t xml:space="preserve"> </w:t>
                  </w:r>
                  <w:r w:rsidRPr="00FA11FE">
                    <w:rPr>
                      <w:rFonts w:cs="Times New Roman"/>
                      <w:spacing w:val="-4"/>
                      <w:sz w:val="20"/>
                    </w:rPr>
                    <w:t>제출</w:t>
                  </w:r>
                </w:p>
              </w:tc>
              <w:tc>
                <w:tcPr>
                  <w:tcW w:w="683" w:type="dxa"/>
                  <w:vAlign w:val="center"/>
                </w:tcPr>
                <w:p w14:paraId="58AAA992" w14:textId="77777777" w:rsidR="004E04A7" w:rsidRPr="00FA11FE" w:rsidRDefault="004E04A7" w:rsidP="004E04A7">
                  <w:pPr>
                    <w:pStyle w:val="a8"/>
                    <w:spacing w:before="40" w:after="40" w:line="240" w:lineRule="auto"/>
                    <w:ind w:left="0"/>
                    <w:jc w:val="center"/>
                    <w:rPr>
                      <w:rFonts w:cs="Times New Roman"/>
                      <w:spacing w:val="-4"/>
                      <w:sz w:val="20"/>
                      <w:szCs w:val="20"/>
                    </w:rPr>
                  </w:pPr>
                  <w:r w:rsidRPr="00FA11FE">
                    <w:rPr>
                      <w:rFonts w:cs="Times New Roman"/>
                      <w:spacing w:val="-4"/>
                      <w:sz w:val="20"/>
                    </w:rPr>
                    <w:t>법률</w:t>
                  </w:r>
                  <w:r w:rsidRPr="00FA11FE">
                    <w:rPr>
                      <w:rFonts w:cs="Times New Roman"/>
                      <w:spacing w:val="-4"/>
                      <w:sz w:val="20"/>
                    </w:rPr>
                    <w:br/>
                  </w:r>
                  <w:r w:rsidRPr="00FA11FE">
                    <w:rPr>
                      <w:rFonts w:cs="Times New Roman"/>
                      <w:spacing w:val="-4"/>
                      <w:sz w:val="20"/>
                    </w:rPr>
                    <w:t>계도</w:t>
                  </w:r>
                  <w:r w:rsidRPr="00FA11FE">
                    <w:rPr>
                      <w:rFonts w:cs="Times New Roman"/>
                      <w:spacing w:val="-4"/>
                      <w:sz w:val="20"/>
                    </w:rPr>
                    <w:br/>
                    <w:t>(</w:t>
                  </w:r>
                  <w:r w:rsidRPr="00FA11FE">
                    <w:rPr>
                      <w:rFonts w:cs="Times New Roman"/>
                      <w:spacing w:val="-4"/>
                      <w:sz w:val="20"/>
                    </w:rPr>
                    <w:t>개선</w:t>
                  </w:r>
                  <w:r w:rsidRPr="00FA11FE">
                    <w:rPr>
                      <w:rFonts w:cs="Times New Roman"/>
                      <w:spacing w:val="-4"/>
                      <w:sz w:val="20"/>
                    </w:rPr>
                    <w:br/>
                  </w:r>
                  <w:r w:rsidRPr="00FA11FE">
                    <w:rPr>
                      <w:rFonts w:cs="Times New Roman"/>
                      <w:spacing w:val="-4"/>
                      <w:sz w:val="20"/>
                    </w:rPr>
                    <w:t>권고</w:t>
                  </w:r>
                  <w:r w:rsidRPr="00FA11FE">
                    <w:rPr>
                      <w:rFonts w:cs="Times New Roman"/>
                      <w:spacing w:val="-4"/>
                      <w:sz w:val="20"/>
                    </w:rPr>
                    <w:t>)</w:t>
                  </w:r>
                </w:p>
              </w:tc>
            </w:tr>
            <w:tr w:rsidR="004E04A7" w:rsidRPr="00FA11FE" w14:paraId="7FF6CFD0" w14:textId="77777777" w:rsidTr="003C296E">
              <w:trPr>
                <w:trHeight w:val="20"/>
              </w:trPr>
              <w:tc>
                <w:tcPr>
                  <w:tcW w:w="609" w:type="dxa"/>
                  <w:vAlign w:val="center"/>
                </w:tcPr>
                <w:p w14:paraId="53429FDD" w14:textId="77777777" w:rsidR="004E04A7" w:rsidRPr="00FA11FE" w:rsidRDefault="004E04A7" w:rsidP="004E04A7">
                  <w:pPr>
                    <w:pStyle w:val="a8"/>
                    <w:spacing w:before="40" w:after="40" w:line="240" w:lineRule="auto"/>
                    <w:ind w:left="0"/>
                    <w:jc w:val="center"/>
                    <w:rPr>
                      <w:rFonts w:cs="Times New Roman"/>
                      <w:spacing w:val="-4"/>
                      <w:sz w:val="20"/>
                      <w:szCs w:val="20"/>
                    </w:rPr>
                  </w:pPr>
                  <w:r w:rsidRPr="00FA11FE">
                    <w:rPr>
                      <w:rFonts w:cs="Times New Roman"/>
                      <w:spacing w:val="-4"/>
                      <w:sz w:val="20"/>
                    </w:rPr>
                    <w:t>2022. 5. 12. ~ 2022. 5. 25.</w:t>
                  </w:r>
                </w:p>
              </w:tc>
              <w:tc>
                <w:tcPr>
                  <w:tcW w:w="1477" w:type="dxa"/>
                  <w:vAlign w:val="center"/>
                </w:tcPr>
                <w:p w14:paraId="3DFBD0EE" w14:textId="77777777" w:rsidR="004E04A7" w:rsidRPr="00FA11FE" w:rsidRDefault="004E04A7" w:rsidP="004E04A7">
                  <w:pPr>
                    <w:pStyle w:val="a8"/>
                    <w:spacing w:before="40" w:after="40" w:line="240" w:lineRule="auto"/>
                    <w:ind w:left="0"/>
                    <w:rPr>
                      <w:rFonts w:cs="Times New Roman"/>
                      <w:spacing w:val="-10"/>
                      <w:sz w:val="20"/>
                      <w:szCs w:val="20"/>
                    </w:rPr>
                  </w:pPr>
                  <w:r w:rsidRPr="00FA11FE">
                    <w:rPr>
                      <w:rFonts w:cs="Times New Roman"/>
                      <w:spacing w:val="-10"/>
                      <w:sz w:val="20"/>
                    </w:rPr>
                    <w:t>모빌리티</w:t>
                  </w:r>
                  <w:r w:rsidRPr="00FA11FE">
                    <w:rPr>
                      <w:rFonts w:cs="Times New Roman"/>
                      <w:spacing w:val="-10"/>
                      <w:sz w:val="20"/>
                    </w:rPr>
                    <w:t xml:space="preserve"> </w:t>
                  </w:r>
                  <w:r w:rsidRPr="00FA11FE">
                    <w:rPr>
                      <w:rFonts w:cs="Times New Roman"/>
                      <w:spacing w:val="-10"/>
                      <w:sz w:val="20"/>
                    </w:rPr>
                    <w:t>분야</w:t>
                  </w:r>
                  <w:r w:rsidRPr="00FA11FE">
                    <w:rPr>
                      <w:rFonts w:cs="Times New Roman"/>
                      <w:spacing w:val="-10"/>
                      <w:sz w:val="20"/>
                    </w:rPr>
                    <w:t xml:space="preserve"> </w:t>
                  </w:r>
                  <w:r w:rsidRPr="00FA11FE">
                    <w:rPr>
                      <w:rFonts w:cs="Times New Roman"/>
                      <w:spacing w:val="-10"/>
                      <w:sz w:val="20"/>
                    </w:rPr>
                    <w:t>개인정보</w:t>
                  </w:r>
                  <w:r w:rsidRPr="00FA11FE">
                    <w:rPr>
                      <w:rFonts w:cs="Times New Roman"/>
                      <w:spacing w:val="-10"/>
                      <w:sz w:val="20"/>
                    </w:rPr>
                    <w:t xml:space="preserve"> </w:t>
                  </w:r>
                  <w:r w:rsidRPr="00FA11FE">
                    <w:rPr>
                      <w:rFonts w:cs="Times New Roman"/>
                      <w:spacing w:val="-10"/>
                      <w:sz w:val="20"/>
                    </w:rPr>
                    <w:t>처리</w:t>
                  </w:r>
                  <w:r w:rsidRPr="00FA11FE">
                    <w:rPr>
                      <w:rFonts w:cs="Times New Roman"/>
                      <w:spacing w:val="-10"/>
                      <w:sz w:val="20"/>
                    </w:rPr>
                    <w:t xml:space="preserve"> </w:t>
                  </w:r>
                  <w:r w:rsidRPr="00FA11FE">
                    <w:rPr>
                      <w:rFonts w:cs="Times New Roman"/>
                      <w:spacing w:val="-10"/>
                      <w:sz w:val="20"/>
                    </w:rPr>
                    <w:t>현황분석을</w:t>
                  </w:r>
                  <w:r w:rsidRPr="00FA11FE">
                    <w:rPr>
                      <w:rFonts w:cs="Times New Roman"/>
                      <w:spacing w:val="-10"/>
                      <w:sz w:val="20"/>
                    </w:rPr>
                    <w:t xml:space="preserve"> </w:t>
                  </w:r>
                  <w:r w:rsidRPr="00FA11FE">
                    <w:rPr>
                      <w:rFonts w:cs="Times New Roman"/>
                      <w:spacing w:val="-10"/>
                      <w:sz w:val="20"/>
                    </w:rPr>
                    <w:t>위한</w:t>
                  </w:r>
                  <w:r w:rsidRPr="00FA11FE">
                    <w:rPr>
                      <w:rFonts w:cs="Times New Roman"/>
                      <w:spacing w:val="-10"/>
                      <w:sz w:val="20"/>
                    </w:rPr>
                    <w:t xml:space="preserve"> </w:t>
                  </w:r>
                  <w:r w:rsidRPr="00FA11FE">
                    <w:rPr>
                      <w:rFonts w:cs="Times New Roman"/>
                      <w:spacing w:val="-10"/>
                      <w:sz w:val="20"/>
                    </w:rPr>
                    <w:t>자료제출</w:t>
                  </w:r>
                  <w:r w:rsidRPr="00FA11FE">
                    <w:rPr>
                      <w:rFonts w:cs="Times New Roman"/>
                      <w:spacing w:val="-10"/>
                      <w:sz w:val="20"/>
                    </w:rPr>
                    <w:t xml:space="preserve"> </w:t>
                  </w:r>
                  <w:r w:rsidRPr="00FA11FE">
                    <w:rPr>
                      <w:rFonts w:cs="Times New Roman"/>
                      <w:spacing w:val="-10"/>
                      <w:sz w:val="20"/>
                    </w:rPr>
                    <w:t>요구</w:t>
                  </w:r>
                </w:p>
              </w:tc>
              <w:tc>
                <w:tcPr>
                  <w:tcW w:w="693" w:type="dxa"/>
                  <w:vAlign w:val="center"/>
                </w:tcPr>
                <w:p w14:paraId="008B06AB" w14:textId="77777777" w:rsidR="004E04A7" w:rsidRPr="00FA11FE" w:rsidRDefault="004E04A7" w:rsidP="004E04A7">
                  <w:pPr>
                    <w:pStyle w:val="a8"/>
                    <w:spacing w:before="40" w:after="40" w:line="240" w:lineRule="auto"/>
                    <w:ind w:left="0"/>
                    <w:jc w:val="center"/>
                    <w:rPr>
                      <w:rFonts w:cs="Times New Roman"/>
                      <w:spacing w:val="-4"/>
                      <w:sz w:val="20"/>
                      <w:szCs w:val="20"/>
                    </w:rPr>
                  </w:pPr>
                  <w:r w:rsidRPr="00FA11FE">
                    <w:rPr>
                      <w:rFonts w:cs="Times New Roman"/>
                      <w:spacing w:val="-4"/>
                      <w:sz w:val="20"/>
                    </w:rPr>
                    <w:t>개인정보보호위원회</w:t>
                  </w:r>
                </w:p>
              </w:tc>
              <w:tc>
                <w:tcPr>
                  <w:tcW w:w="1675" w:type="dxa"/>
                  <w:vAlign w:val="center"/>
                </w:tcPr>
                <w:p w14:paraId="708B772E" w14:textId="77777777" w:rsidR="004E04A7" w:rsidRPr="00FA11FE" w:rsidRDefault="004E04A7" w:rsidP="004E04A7">
                  <w:pPr>
                    <w:pStyle w:val="a8"/>
                    <w:spacing w:before="40" w:after="40" w:line="240" w:lineRule="auto"/>
                    <w:ind w:left="0"/>
                    <w:rPr>
                      <w:rFonts w:cs="Times New Roman"/>
                      <w:spacing w:val="-4"/>
                      <w:sz w:val="20"/>
                      <w:szCs w:val="20"/>
                    </w:rPr>
                  </w:pPr>
                  <w:r w:rsidRPr="00FA11FE">
                    <w:rPr>
                      <w:rFonts w:cs="Times New Roman"/>
                      <w:spacing w:val="-4"/>
                      <w:sz w:val="20"/>
                    </w:rPr>
                    <w:t>개인정보</w:t>
                  </w:r>
                  <w:r w:rsidRPr="00FA11FE">
                    <w:rPr>
                      <w:rFonts w:cs="Times New Roman"/>
                      <w:spacing w:val="-4"/>
                      <w:sz w:val="20"/>
                    </w:rPr>
                    <w:t xml:space="preserve"> </w:t>
                  </w:r>
                  <w:r w:rsidRPr="00FA11FE">
                    <w:rPr>
                      <w:rFonts w:cs="Times New Roman"/>
                      <w:spacing w:val="-4"/>
                      <w:sz w:val="20"/>
                    </w:rPr>
                    <w:t>처리과정</w:t>
                  </w:r>
                  <w:r w:rsidRPr="00FA11FE">
                    <w:rPr>
                      <w:rFonts w:cs="Times New Roman"/>
                      <w:spacing w:val="-4"/>
                      <w:sz w:val="20"/>
                    </w:rPr>
                    <w:t xml:space="preserve"> </w:t>
                  </w:r>
                  <w:r w:rsidRPr="00FA11FE">
                    <w:rPr>
                      <w:rFonts w:cs="Times New Roman"/>
                      <w:spacing w:val="-4"/>
                      <w:sz w:val="20"/>
                    </w:rPr>
                    <w:t>전반에</w:t>
                  </w:r>
                  <w:r w:rsidRPr="00FA11FE">
                    <w:rPr>
                      <w:rFonts w:cs="Times New Roman"/>
                      <w:spacing w:val="-4"/>
                      <w:sz w:val="20"/>
                    </w:rPr>
                    <w:t xml:space="preserve"> </w:t>
                  </w:r>
                  <w:r w:rsidRPr="00FA11FE">
                    <w:rPr>
                      <w:rFonts w:cs="Times New Roman"/>
                      <w:spacing w:val="-4"/>
                      <w:sz w:val="20"/>
                    </w:rPr>
                    <w:t>대한</w:t>
                  </w:r>
                  <w:r w:rsidRPr="00FA11FE">
                    <w:rPr>
                      <w:rFonts w:cs="Times New Roman"/>
                      <w:spacing w:val="-4"/>
                      <w:sz w:val="20"/>
                    </w:rPr>
                    <w:t xml:space="preserve"> </w:t>
                  </w:r>
                  <w:r w:rsidRPr="00FA11FE">
                    <w:rPr>
                      <w:rFonts w:cs="Times New Roman"/>
                      <w:spacing w:val="-4"/>
                      <w:sz w:val="20"/>
                    </w:rPr>
                    <w:t>자료</w:t>
                  </w:r>
                  <w:r w:rsidRPr="00FA11FE">
                    <w:rPr>
                      <w:rFonts w:cs="Times New Roman"/>
                      <w:spacing w:val="-4"/>
                      <w:sz w:val="20"/>
                    </w:rPr>
                    <w:t xml:space="preserve"> </w:t>
                  </w:r>
                  <w:r w:rsidRPr="00FA11FE">
                    <w:rPr>
                      <w:rFonts w:cs="Times New Roman"/>
                      <w:spacing w:val="-4"/>
                      <w:sz w:val="20"/>
                    </w:rPr>
                    <w:t>제출</w:t>
                  </w:r>
                </w:p>
              </w:tc>
              <w:tc>
                <w:tcPr>
                  <w:tcW w:w="683" w:type="dxa"/>
                  <w:vAlign w:val="center"/>
                </w:tcPr>
                <w:p w14:paraId="31680E3C" w14:textId="77777777" w:rsidR="004E04A7" w:rsidRPr="00FA11FE" w:rsidRDefault="004E04A7" w:rsidP="004E04A7">
                  <w:pPr>
                    <w:pStyle w:val="a8"/>
                    <w:spacing w:before="40" w:after="40" w:line="240" w:lineRule="auto"/>
                    <w:ind w:left="0"/>
                    <w:jc w:val="center"/>
                    <w:rPr>
                      <w:rFonts w:cs="Times New Roman"/>
                      <w:spacing w:val="-4"/>
                      <w:sz w:val="20"/>
                      <w:szCs w:val="20"/>
                    </w:rPr>
                  </w:pPr>
                  <w:r w:rsidRPr="00FA11FE">
                    <w:rPr>
                      <w:rFonts w:cs="Times New Roman"/>
                      <w:spacing w:val="-4"/>
                      <w:sz w:val="20"/>
                    </w:rPr>
                    <w:t>진행</w:t>
                  </w:r>
                  <w:r w:rsidRPr="00FA11FE">
                    <w:rPr>
                      <w:rFonts w:cs="Times New Roman"/>
                      <w:spacing w:val="-4"/>
                      <w:sz w:val="20"/>
                    </w:rPr>
                    <w:t xml:space="preserve"> </w:t>
                  </w:r>
                  <w:r w:rsidRPr="00FA11FE">
                    <w:rPr>
                      <w:rFonts w:cs="Times New Roman"/>
                      <w:spacing w:val="-4"/>
                      <w:sz w:val="20"/>
                    </w:rPr>
                    <w:t>중</w:t>
                  </w:r>
                </w:p>
              </w:tc>
            </w:tr>
            <w:tr w:rsidR="004E04A7" w:rsidRPr="00FA11FE" w14:paraId="4B70EFB0" w14:textId="77777777" w:rsidTr="003C296E">
              <w:trPr>
                <w:trHeight w:val="20"/>
              </w:trPr>
              <w:tc>
                <w:tcPr>
                  <w:tcW w:w="609" w:type="dxa"/>
                  <w:vAlign w:val="center"/>
                </w:tcPr>
                <w:p w14:paraId="3A8F4B5C" w14:textId="77777777" w:rsidR="004E04A7" w:rsidRPr="00FA11FE" w:rsidRDefault="004E04A7" w:rsidP="004E04A7">
                  <w:pPr>
                    <w:pStyle w:val="a8"/>
                    <w:spacing w:before="40" w:after="40" w:line="240" w:lineRule="auto"/>
                    <w:ind w:left="0"/>
                    <w:jc w:val="center"/>
                    <w:rPr>
                      <w:rFonts w:cs="Times New Roman"/>
                      <w:spacing w:val="-4"/>
                      <w:sz w:val="20"/>
                      <w:szCs w:val="20"/>
                    </w:rPr>
                  </w:pPr>
                  <w:r w:rsidRPr="00FA11FE">
                    <w:rPr>
                      <w:rFonts w:cs="Times New Roman"/>
                      <w:spacing w:val="-4"/>
                      <w:sz w:val="20"/>
                    </w:rPr>
                    <w:t>2022. 5. 12. ~ 2022. 6. 10.</w:t>
                  </w:r>
                </w:p>
              </w:tc>
              <w:tc>
                <w:tcPr>
                  <w:tcW w:w="1477" w:type="dxa"/>
                  <w:vAlign w:val="center"/>
                </w:tcPr>
                <w:p w14:paraId="264AD85F" w14:textId="77777777" w:rsidR="004E04A7" w:rsidRPr="00FA11FE" w:rsidRDefault="004E04A7" w:rsidP="004E04A7">
                  <w:pPr>
                    <w:pStyle w:val="a8"/>
                    <w:spacing w:before="40" w:after="40" w:line="240" w:lineRule="auto"/>
                    <w:ind w:left="0"/>
                    <w:rPr>
                      <w:rFonts w:cs="Times New Roman"/>
                      <w:spacing w:val="-4"/>
                      <w:sz w:val="20"/>
                      <w:szCs w:val="20"/>
                    </w:rPr>
                  </w:pPr>
                  <w:r w:rsidRPr="00FA11FE">
                    <w:rPr>
                      <w:rFonts w:cs="Times New Roman"/>
                      <w:spacing w:val="-4"/>
                      <w:sz w:val="20"/>
                    </w:rPr>
                    <w:t>위치정보사업자등의</w:t>
                  </w:r>
                  <w:r w:rsidRPr="00FA11FE">
                    <w:rPr>
                      <w:rFonts w:cs="Times New Roman"/>
                      <w:spacing w:val="-4"/>
                      <w:sz w:val="20"/>
                    </w:rPr>
                    <w:t xml:space="preserve"> </w:t>
                  </w:r>
                  <w:r w:rsidRPr="00FA11FE">
                    <w:rPr>
                      <w:rFonts w:cs="Times New Roman"/>
                      <w:spacing w:val="-4"/>
                      <w:sz w:val="20"/>
                    </w:rPr>
                    <w:t>위치정보법령</w:t>
                  </w:r>
                  <w:r w:rsidRPr="00FA11FE">
                    <w:rPr>
                      <w:rFonts w:cs="Times New Roman"/>
                      <w:spacing w:val="-4"/>
                      <w:sz w:val="20"/>
                    </w:rPr>
                    <w:t xml:space="preserve"> </w:t>
                  </w:r>
                  <w:r w:rsidRPr="00FA11FE">
                    <w:rPr>
                      <w:rFonts w:cs="Times New Roman"/>
                      <w:spacing w:val="-4"/>
                      <w:sz w:val="20"/>
                    </w:rPr>
                    <w:t>준수</w:t>
                  </w:r>
                  <w:r w:rsidRPr="00FA11FE">
                    <w:rPr>
                      <w:rFonts w:cs="Times New Roman"/>
                      <w:spacing w:val="-4"/>
                      <w:sz w:val="20"/>
                    </w:rPr>
                    <w:t xml:space="preserve"> </w:t>
                  </w:r>
                  <w:r w:rsidRPr="00FA11FE">
                    <w:rPr>
                      <w:rFonts w:cs="Times New Roman"/>
                      <w:spacing w:val="-4"/>
                      <w:sz w:val="20"/>
                    </w:rPr>
                    <w:t>여부</w:t>
                  </w:r>
                  <w:r w:rsidRPr="00FA11FE">
                    <w:rPr>
                      <w:rFonts w:cs="Times New Roman"/>
                      <w:spacing w:val="-4"/>
                      <w:sz w:val="20"/>
                    </w:rPr>
                    <w:t xml:space="preserve"> </w:t>
                  </w:r>
                  <w:r w:rsidRPr="00FA11FE">
                    <w:rPr>
                      <w:rFonts w:cs="Times New Roman"/>
                      <w:spacing w:val="-4"/>
                      <w:sz w:val="20"/>
                    </w:rPr>
                    <w:t>등을</w:t>
                  </w:r>
                  <w:r w:rsidRPr="00FA11FE">
                    <w:rPr>
                      <w:rFonts w:cs="Times New Roman"/>
                      <w:spacing w:val="-4"/>
                      <w:sz w:val="20"/>
                    </w:rPr>
                    <w:t xml:space="preserve"> </w:t>
                  </w:r>
                  <w:r w:rsidRPr="00FA11FE">
                    <w:rPr>
                      <w:rFonts w:cs="Times New Roman"/>
                      <w:spacing w:val="-4"/>
                      <w:sz w:val="20"/>
                    </w:rPr>
                    <w:t>점검</w:t>
                  </w:r>
                </w:p>
              </w:tc>
              <w:tc>
                <w:tcPr>
                  <w:tcW w:w="693" w:type="dxa"/>
                  <w:vAlign w:val="center"/>
                </w:tcPr>
                <w:p w14:paraId="205B8716" w14:textId="77777777" w:rsidR="004E04A7" w:rsidRPr="00FA11FE" w:rsidRDefault="004E04A7" w:rsidP="004E04A7">
                  <w:pPr>
                    <w:pStyle w:val="a8"/>
                    <w:spacing w:before="40" w:after="40" w:line="240" w:lineRule="auto"/>
                    <w:ind w:left="0"/>
                    <w:jc w:val="center"/>
                    <w:rPr>
                      <w:rFonts w:cs="Times New Roman"/>
                      <w:spacing w:val="-4"/>
                      <w:sz w:val="20"/>
                      <w:szCs w:val="20"/>
                    </w:rPr>
                  </w:pPr>
                  <w:r w:rsidRPr="00FA11FE">
                    <w:rPr>
                      <w:rFonts w:cs="Times New Roman"/>
                      <w:spacing w:val="-4"/>
                      <w:sz w:val="20"/>
                    </w:rPr>
                    <w:t>방송통신위원회</w:t>
                  </w:r>
                </w:p>
              </w:tc>
              <w:tc>
                <w:tcPr>
                  <w:tcW w:w="1675" w:type="dxa"/>
                  <w:vAlign w:val="center"/>
                </w:tcPr>
                <w:p w14:paraId="725A10E9" w14:textId="77777777" w:rsidR="004E04A7" w:rsidRPr="00FA11FE" w:rsidRDefault="004E04A7" w:rsidP="004E04A7">
                  <w:pPr>
                    <w:pStyle w:val="a8"/>
                    <w:spacing w:before="40" w:after="40" w:line="240" w:lineRule="auto"/>
                    <w:ind w:left="0"/>
                    <w:rPr>
                      <w:rFonts w:cs="Times New Roman"/>
                      <w:spacing w:val="-4"/>
                      <w:sz w:val="20"/>
                      <w:szCs w:val="20"/>
                    </w:rPr>
                  </w:pPr>
                  <w:r w:rsidRPr="00FA11FE">
                    <w:rPr>
                      <w:rFonts w:cs="Times New Roman"/>
                      <w:spacing w:val="-4"/>
                      <w:sz w:val="20"/>
                    </w:rPr>
                    <w:t>대상회사에서</w:t>
                  </w:r>
                  <w:r w:rsidRPr="00FA11FE">
                    <w:rPr>
                      <w:rFonts w:cs="Times New Roman"/>
                      <w:spacing w:val="-4"/>
                      <w:sz w:val="20"/>
                    </w:rPr>
                    <w:t xml:space="preserve"> </w:t>
                  </w:r>
                  <w:r w:rsidRPr="00FA11FE">
                    <w:rPr>
                      <w:rFonts w:cs="Times New Roman"/>
                      <w:spacing w:val="-4"/>
                      <w:sz w:val="20"/>
                    </w:rPr>
                    <w:t>서비스</w:t>
                  </w:r>
                  <w:r w:rsidRPr="00FA11FE">
                    <w:rPr>
                      <w:rFonts w:cs="Times New Roman"/>
                      <w:spacing w:val="-4"/>
                      <w:sz w:val="20"/>
                    </w:rPr>
                    <w:t xml:space="preserve"> </w:t>
                  </w:r>
                  <w:r w:rsidRPr="00FA11FE">
                    <w:rPr>
                      <w:rFonts w:cs="Times New Roman"/>
                      <w:spacing w:val="-4"/>
                      <w:sz w:val="20"/>
                    </w:rPr>
                    <w:t>중인</w:t>
                  </w:r>
                  <w:r w:rsidRPr="00FA11FE">
                    <w:rPr>
                      <w:rFonts w:cs="Times New Roman"/>
                      <w:spacing w:val="-4"/>
                      <w:sz w:val="20"/>
                    </w:rPr>
                    <w:t xml:space="preserve"> </w:t>
                  </w:r>
                  <w:r w:rsidRPr="00FA11FE">
                    <w:rPr>
                      <w:rFonts w:cs="Times New Roman"/>
                      <w:spacing w:val="-4"/>
                      <w:sz w:val="20"/>
                    </w:rPr>
                    <w:t>위치정보사업</w:t>
                  </w:r>
                  <w:r w:rsidRPr="00FA11FE">
                    <w:rPr>
                      <w:rFonts w:cs="Times New Roman"/>
                      <w:spacing w:val="-4"/>
                      <w:sz w:val="20"/>
                    </w:rPr>
                    <w:t xml:space="preserve">, </w:t>
                  </w:r>
                  <w:r w:rsidRPr="00FA11FE">
                    <w:rPr>
                      <w:rFonts w:cs="Times New Roman"/>
                      <w:spacing w:val="-4"/>
                      <w:sz w:val="20"/>
                    </w:rPr>
                    <w:t>위치기반서비스사업에</w:t>
                  </w:r>
                  <w:r w:rsidRPr="00FA11FE">
                    <w:rPr>
                      <w:rFonts w:cs="Times New Roman"/>
                      <w:spacing w:val="-4"/>
                      <w:sz w:val="20"/>
                    </w:rPr>
                    <w:t xml:space="preserve"> </w:t>
                  </w:r>
                  <w:r w:rsidRPr="00FA11FE">
                    <w:rPr>
                      <w:rFonts w:cs="Times New Roman"/>
                      <w:spacing w:val="-4"/>
                      <w:sz w:val="20"/>
                    </w:rPr>
                    <w:t>대한</w:t>
                  </w:r>
                  <w:r w:rsidRPr="00FA11FE">
                    <w:rPr>
                      <w:rFonts w:cs="Times New Roman"/>
                      <w:spacing w:val="-4"/>
                      <w:sz w:val="20"/>
                    </w:rPr>
                    <w:t xml:space="preserve"> </w:t>
                  </w:r>
                  <w:r w:rsidRPr="00FA11FE">
                    <w:rPr>
                      <w:rFonts w:cs="Times New Roman"/>
                      <w:spacing w:val="-4"/>
                      <w:sz w:val="20"/>
                    </w:rPr>
                    <w:t>전수</w:t>
                  </w:r>
                  <w:r w:rsidRPr="00FA11FE">
                    <w:rPr>
                      <w:rFonts w:cs="Times New Roman"/>
                      <w:spacing w:val="-4"/>
                      <w:sz w:val="20"/>
                    </w:rPr>
                    <w:t xml:space="preserve"> </w:t>
                  </w:r>
                  <w:r w:rsidRPr="00FA11FE">
                    <w:rPr>
                      <w:rFonts w:cs="Times New Roman"/>
                      <w:spacing w:val="-4"/>
                      <w:sz w:val="20"/>
                    </w:rPr>
                    <w:t>실태점검</w:t>
                  </w:r>
                  <w:r w:rsidRPr="00FA11FE">
                    <w:rPr>
                      <w:rFonts w:cs="Times New Roman"/>
                      <w:spacing w:val="-4"/>
                      <w:sz w:val="20"/>
                    </w:rPr>
                    <w:t xml:space="preserve"> </w:t>
                  </w:r>
                  <w:r w:rsidRPr="00FA11FE">
                    <w:rPr>
                      <w:rFonts w:cs="Times New Roman"/>
                      <w:spacing w:val="-4"/>
                      <w:sz w:val="20"/>
                    </w:rPr>
                    <w:t>자료</w:t>
                  </w:r>
                  <w:r w:rsidRPr="00FA11FE">
                    <w:rPr>
                      <w:rFonts w:cs="Times New Roman"/>
                      <w:spacing w:val="-4"/>
                      <w:sz w:val="20"/>
                    </w:rPr>
                    <w:t xml:space="preserve"> </w:t>
                  </w:r>
                  <w:r w:rsidRPr="00FA11FE">
                    <w:rPr>
                      <w:rFonts w:cs="Times New Roman"/>
                      <w:spacing w:val="-4"/>
                      <w:sz w:val="20"/>
                    </w:rPr>
                    <w:t>제출</w:t>
                  </w:r>
                </w:p>
              </w:tc>
              <w:tc>
                <w:tcPr>
                  <w:tcW w:w="683" w:type="dxa"/>
                  <w:vAlign w:val="center"/>
                </w:tcPr>
                <w:p w14:paraId="0447A426" w14:textId="77777777" w:rsidR="004E04A7" w:rsidRPr="00FA11FE" w:rsidRDefault="004E04A7" w:rsidP="004E04A7">
                  <w:pPr>
                    <w:pStyle w:val="a8"/>
                    <w:spacing w:before="40" w:after="40" w:line="240" w:lineRule="auto"/>
                    <w:ind w:left="0"/>
                    <w:jc w:val="center"/>
                    <w:rPr>
                      <w:rFonts w:cs="Times New Roman"/>
                      <w:spacing w:val="-4"/>
                      <w:sz w:val="20"/>
                      <w:szCs w:val="20"/>
                    </w:rPr>
                  </w:pPr>
                  <w:r w:rsidRPr="00FA11FE">
                    <w:rPr>
                      <w:rFonts w:cs="Times New Roman"/>
                      <w:spacing w:val="-4"/>
                      <w:sz w:val="20"/>
                    </w:rPr>
                    <w:t>진행</w:t>
                  </w:r>
                  <w:r w:rsidRPr="00FA11FE">
                    <w:rPr>
                      <w:rFonts w:cs="Times New Roman"/>
                      <w:spacing w:val="-4"/>
                      <w:sz w:val="20"/>
                    </w:rPr>
                    <w:t xml:space="preserve"> </w:t>
                  </w:r>
                  <w:r w:rsidRPr="00FA11FE">
                    <w:rPr>
                      <w:rFonts w:cs="Times New Roman"/>
                      <w:spacing w:val="-4"/>
                      <w:sz w:val="20"/>
                    </w:rPr>
                    <w:t>중</w:t>
                  </w:r>
                </w:p>
              </w:tc>
            </w:tr>
          </w:tbl>
          <w:p w14:paraId="24B4FE5D" w14:textId="4727CCC4" w:rsidR="004E04A7" w:rsidRPr="009A2958" w:rsidRDefault="004E04A7" w:rsidP="004E04A7">
            <w:pPr>
              <w:pStyle w:val="a8"/>
              <w:widowControl/>
              <w:spacing w:line="240" w:lineRule="auto"/>
              <w:ind w:left="0"/>
              <w:rPr>
                <w:rFonts w:cs="Times New Roman"/>
                <w:sz w:val="20"/>
                <w:szCs w:val="20"/>
              </w:rPr>
            </w:pPr>
            <w:r>
              <w:rPr>
                <w:rFonts w:cs="Times New Roman" w:hint="eastAsia"/>
                <w:sz w:val="20"/>
                <w:szCs w:val="20"/>
              </w:rPr>
              <w:t xml:space="preserve"> </w:t>
            </w:r>
          </w:p>
        </w:tc>
        <w:tc>
          <w:tcPr>
            <w:tcW w:w="26" w:type="pct"/>
            <w:tcBorders>
              <w:top w:val="nil"/>
              <w:bottom w:val="nil"/>
            </w:tcBorders>
          </w:tcPr>
          <w:p w14:paraId="4E8EF493"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323457E1" w14:textId="77777777" w:rsidR="004E04A7" w:rsidRPr="00A5180A" w:rsidRDefault="004E04A7" w:rsidP="004E04A7">
            <w:pPr>
              <w:pStyle w:val="a8"/>
              <w:widowControl/>
              <w:numPr>
                <w:ilvl w:val="0"/>
                <w:numId w:val="2"/>
              </w:numPr>
              <w:spacing w:before="40" w:after="120" w:line="276" w:lineRule="auto"/>
              <w:rPr>
                <w:rFonts w:cs="Times New Roman"/>
                <w:sz w:val="20"/>
                <w:szCs w:val="20"/>
              </w:rPr>
            </w:pPr>
            <w:r w:rsidRPr="00A5180A">
              <w:rPr>
                <w:rFonts w:cs="Times New Roman" w:hint="eastAsia"/>
                <w:sz w:val="20"/>
                <w:szCs w:val="20"/>
              </w:rPr>
              <w:t>한국인터넷진흥원의</w:t>
            </w:r>
            <w:r w:rsidRPr="00A5180A">
              <w:rPr>
                <w:rFonts w:cs="Times New Roman" w:hint="eastAsia"/>
                <w:sz w:val="20"/>
                <w:szCs w:val="20"/>
              </w:rPr>
              <w:t xml:space="preserve"> </w:t>
            </w:r>
            <w:r w:rsidRPr="00A5180A">
              <w:rPr>
                <w:rFonts w:cs="Times New Roman" w:hint="eastAsia"/>
                <w:sz w:val="20"/>
                <w:szCs w:val="20"/>
              </w:rPr>
              <w:t>조사의</w:t>
            </w:r>
            <w:r w:rsidRPr="00A5180A">
              <w:rPr>
                <w:rFonts w:cs="Times New Roman" w:hint="eastAsia"/>
                <w:sz w:val="20"/>
                <w:szCs w:val="20"/>
              </w:rPr>
              <w:t xml:space="preserve"> </w:t>
            </w:r>
            <w:r w:rsidRPr="00A5180A">
              <w:rPr>
                <w:rFonts w:cs="Times New Roman" w:hint="eastAsia"/>
                <w:sz w:val="20"/>
                <w:szCs w:val="20"/>
              </w:rPr>
              <w:t>경우</w:t>
            </w:r>
            <w:r w:rsidRPr="00A5180A">
              <w:rPr>
                <w:rFonts w:cs="Times New Roman" w:hint="eastAsia"/>
                <w:sz w:val="20"/>
                <w:szCs w:val="20"/>
              </w:rPr>
              <w:t xml:space="preserve"> </w:t>
            </w:r>
            <w:r w:rsidRPr="00A5180A">
              <w:rPr>
                <w:rFonts w:cs="Times New Roman" w:hint="eastAsia"/>
                <w:sz w:val="20"/>
                <w:szCs w:val="20"/>
              </w:rPr>
              <w:t>대상회사는</w:t>
            </w:r>
            <w:r w:rsidRPr="00A5180A">
              <w:rPr>
                <w:rFonts w:cs="Times New Roman" w:hint="eastAsia"/>
                <w:sz w:val="20"/>
                <w:szCs w:val="20"/>
              </w:rPr>
              <w:t xml:space="preserve"> </w:t>
            </w:r>
            <w:r w:rsidRPr="00A5180A">
              <w:rPr>
                <w:rFonts w:cs="Times New Roman" w:hint="eastAsia"/>
                <w:sz w:val="20"/>
                <w:szCs w:val="20"/>
              </w:rPr>
              <w:t>광고</w:t>
            </w:r>
            <w:r w:rsidRPr="00A5180A">
              <w:rPr>
                <w:rFonts w:cs="Times New Roman" w:hint="eastAsia"/>
                <w:sz w:val="20"/>
                <w:szCs w:val="20"/>
              </w:rPr>
              <w:t xml:space="preserve"> </w:t>
            </w:r>
            <w:r w:rsidRPr="00A5180A">
              <w:rPr>
                <w:rFonts w:cs="Times New Roman" w:hint="eastAsia"/>
                <w:sz w:val="20"/>
                <w:szCs w:val="20"/>
              </w:rPr>
              <w:t>표기의무사항</w:t>
            </w:r>
            <w:r w:rsidRPr="00A5180A">
              <w:rPr>
                <w:rFonts w:cs="Times New Roman" w:hint="eastAsia"/>
                <w:sz w:val="20"/>
                <w:szCs w:val="20"/>
              </w:rPr>
              <w:t xml:space="preserve"> </w:t>
            </w:r>
            <w:r w:rsidRPr="00A5180A">
              <w:rPr>
                <w:rFonts w:cs="Times New Roman" w:hint="eastAsia"/>
                <w:sz w:val="20"/>
                <w:szCs w:val="20"/>
              </w:rPr>
              <w:t>위반을</w:t>
            </w:r>
            <w:r w:rsidRPr="00A5180A">
              <w:rPr>
                <w:rFonts w:cs="Times New Roman" w:hint="eastAsia"/>
                <w:sz w:val="20"/>
                <w:szCs w:val="20"/>
              </w:rPr>
              <w:t xml:space="preserve"> </w:t>
            </w:r>
            <w:r w:rsidRPr="00A5180A">
              <w:rPr>
                <w:rFonts w:cs="Times New Roman" w:hint="eastAsia"/>
                <w:sz w:val="20"/>
                <w:szCs w:val="20"/>
              </w:rPr>
              <w:t>이유로</w:t>
            </w:r>
            <w:r w:rsidRPr="00A5180A">
              <w:rPr>
                <w:rFonts w:cs="Times New Roman" w:hint="eastAsia"/>
                <w:sz w:val="20"/>
                <w:szCs w:val="20"/>
              </w:rPr>
              <w:t xml:space="preserve"> </w:t>
            </w:r>
            <w:r w:rsidRPr="00A5180A">
              <w:rPr>
                <w:rFonts w:cs="Times New Roman" w:hint="eastAsia"/>
                <w:sz w:val="20"/>
                <w:szCs w:val="20"/>
              </w:rPr>
              <w:t>법률계도</w:t>
            </w:r>
            <w:r w:rsidRPr="00A5180A">
              <w:rPr>
                <w:rFonts w:cs="Times New Roman" w:hint="eastAsia"/>
                <w:sz w:val="20"/>
                <w:szCs w:val="20"/>
              </w:rPr>
              <w:t>(</w:t>
            </w:r>
            <w:r w:rsidRPr="00A5180A">
              <w:rPr>
                <w:rFonts w:cs="Times New Roman" w:hint="eastAsia"/>
                <w:sz w:val="20"/>
                <w:szCs w:val="20"/>
              </w:rPr>
              <w:t>개선권고</w:t>
            </w:r>
            <w:r w:rsidRPr="00A5180A">
              <w:rPr>
                <w:rFonts w:cs="Times New Roman" w:hint="eastAsia"/>
                <w:sz w:val="20"/>
                <w:szCs w:val="20"/>
              </w:rPr>
              <w:t>)</w:t>
            </w:r>
            <w:r w:rsidRPr="00A5180A">
              <w:rPr>
                <w:rFonts w:cs="Times New Roman" w:hint="eastAsia"/>
                <w:sz w:val="20"/>
                <w:szCs w:val="20"/>
              </w:rPr>
              <w:t>를</w:t>
            </w:r>
            <w:r w:rsidRPr="00A5180A">
              <w:rPr>
                <w:rFonts w:cs="Times New Roman" w:hint="eastAsia"/>
                <w:sz w:val="20"/>
                <w:szCs w:val="20"/>
              </w:rPr>
              <w:t xml:space="preserve"> </w:t>
            </w:r>
            <w:r w:rsidRPr="00A5180A">
              <w:rPr>
                <w:rFonts w:cs="Times New Roman" w:hint="eastAsia"/>
                <w:sz w:val="20"/>
                <w:szCs w:val="20"/>
              </w:rPr>
              <w:t>받은</w:t>
            </w:r>
            <w:r w:rsidRPr="00A5180A">
              <w:rPr>
                <w:rFonts w:cs="Times New Roman" w:hint="eastAsia"/>
                <w:sz w:val="20"/>
                <w:szCs w:val="20"/>
              </w:rPr>
              <w:t xml:space="preserve"> </w:t>
            </w:r>
            <w:r w:rsidRPr="00A5180A">
              <w:rPr>
                <w:rFonts w:cs="Times New Roman" w:hint="eastAsia"/>
                <w:sz w:val="20"/>
                <w:szCs w:val="20"/>
              </w:rPr>
              <w:t>것으로</w:t>
            </w:r>
            <w:r w:rsidRPr="00A5180A">
              <w:rPr>
                <w:rFonts w:cs="Times New Roman" w:hint="eastAsia"/>
                <w:sz w:val="20"/>
                <w:szCs w:val="20"/>
              </w:rPr>
              <w:t xml:space="preserve"> </w:t>
            </w:r>
            <w:r w:rsidRPr="00A5180A">
              <w:rPr>
                <w:rFonts w:cs="Times New Roman" w:hint="eastAsia"/>
                <w:sz w:val="20"/>
                <w:szCs w:val="20"/>
              </w:rPr>
              <w:t>확인됨</w:t>
            </w:r>
            <w:r w:rsidRPr="00A5180A">
              <w:rPr>
                <w:rFonts w:cs="Times New Roman" w:hint="eastAsia"/>
                <w:sz w:val="20"/>
                <w:szCs w:val="20"/>
              </w:rPr>
              <w:t>.</w:t>
            </w:r>
            <w:r w:rsidRPr="00A5180A">
              <w:rPr>
                <w:rFonts w:cs="Times New Roman"/>
                <w:sz w:val="20"/>
                <w:szCs w:val="20"/>
              </w:rPr>
              <w:t xml:space="preserve"> </w:t>
            </w:r>
            <w:r>
              <w:rPr>
                <w:rFonts w:cs="Times New Roman" w:hint="eastAsia"/>
                <w:sz w:val="20"/>
                <w:szCs w:val="20"/>
              </w:rPr>
              <w:t>다만</w:t>
            </w:r>
            <w:r>
              <w:rPr>
                <w:rFonts w:cs="Times New Roman" w:hint="eastAsia"/>
                <w:sz w:val="20"/>
                <w:szCs w:val="20"/>
              </w:rPr>
              <w:t>,</w:t>
            </w:r>
            <w:r>
              <w:rPr>
                <w:rFonts w:cs="Times New Roman"/>
                <w:sz w:val="20"/>
                <w:szCs w:val="20"/>
              </w:rPr>
              <w:t xml:space="preserve"> </w:t>
            </w:r>
            <w:r>
              <w:rPr>
                <w:rFonts w:cs="Times New Roman" w:hint="eastAsia"/>
                <w:sz w:val="20"/>
                <w:szCs w:val="20"/>
              </w:rPr>
              <w:t>이는</w:t>
            </w:r>
            <w:r>
              <w:rPr>
                <w:rFonts w:cs="Times New Roman" w:hint="eastAsia"/>
                <w:sz w:val="20"/>
                <w:szCs w:val="20"/>
              </w:rPr>
              <w:t xml:space="preserve"> </w:t>
            </w:r>
            <w:r w:rsidRPr="00A5180A">
              <w:rPr>
                <w:rFonts w:cs="Times New Roman" w:hint="eastAsia"/>
                <w:sz w:val="20"/>
                <w:szCs w:val="20"/>
              </w:rPr>
              <w:t>광고내용상</w:t>
            </w:r>
            <w:r w:rsidRPr="00A5180A">
              <w:rPr>
                <w:rFonts w:cs="Times New Roman" w:hint="eastAsia"/>
                <w:sz w:val="20"/>
                <w:szCs w:val="20"/>
              </w:rPr>
              <w:t xml:space="preserve"> </w:t>
            </w:r>
            <w:r w:rsidRPr="00A5180A">
              <w:rPr>
                <w:rFonts w:cs="Times New Roman" w:hint="eastAsia"/>
                <w:sz w:val="20"/>
                <w:szCs w:val="20"/>
              </w:rPr>
              <w:t>정보통신망법상</w:t>
            </w:r>
            <w:r w:rsidRPr="00A5180A">
              <w:rPr>
                <w:rFonts w:cs="Times New Roman" w:hint="eastAsia"/>
                <w:sz w:val="20"/>
                <w:szCs w:val="20"/>
              </w:rPr>
              <w:t xml:space="preserve"> </w:t>
            </w:r>
            <w:r w:rsidRPr="00A5180A">
              <w:rPr>
                <w:rFonts w:cs="Times New Roman" w:hint="eastAsia"/>
                <w:sz w:val="20"/>
                <w:szCs w:val="20"/>
              </w:rPr>
              <w:t>표기되어야</w:t>
            </w:r>
            <w:r w:rsidRPr="00A5180A">
              <w:rPr>
                <w:rFonts w:cs="Times New Roman" w:hint="eastAsia"/>
                <w:sz w:val="20"/>
                <w:szCs w:val="20"/>
              </w:rPr>
              <w:t xml:space="preserve"> </w:t>
            </w:r>
            <w:r w:rsidRPr="00A5180A">
              <w:rPr>
                <w:rFonts w:cs="Times New Roman" w:hint="eastAsia"/>
                <w:sz w:val="20"/>
                <w:szCs w:val="20"/>
              </w:rPr>
              <w:t>하는</w:t>
            </w:r>
            <w:r w:rsidRPr="00A5180A">
              <w:rPr>
                <w:rFonts w:cs="Times New Roman" w:hint="eastAsia"/>
                <w:sz w:val="20"/>
                <w:szCs w:val="20"/>
              </w:rPr>
              <w:t xml:space="preserve"> </w:t>
            </w:r>
            <w:r w:rsidRPr="00A5180A">
              <w:rPr>
                <w:rFonts w:cs="Times New Roman" w:hint="eastAsia"/>
                <w:sz w:val="20"/>
                <w:szCs w:val="20"/>
              </w:rPr>
              <w:t>사항이</w:t>
            </w:r>
            <w:r w:rsidRPr="00A5180A">
              <w:rPr>
                <w:rFonts w:cs="Times New Roman" w:hint="eastAsia"/>
                <w:sz w:val="20"/>
                <w:szCs w:val="20"/>
              </w:rPr>
              <w:t xml:space="preserve"> </w:t>
            </w:r>
            <w:r w:rsidRPr="00A5180A">
              <w:rPr>
                <w:rFonts w:cs="Times New Roman" w:hint="eastAsia"/>
                <w:sz w:val="20"/>
                <w:szCs w:val="20"/>
              </w:rPr>
              <w:t>단순</w:t>
            </w:r>
            <w:r w:rsidRPr="00A5180A">
              <w:rPr>
                <w:rFonts w:cs="Times New Roman" w:hint="eastAsia"/>
                <w:sz w:val="20"/>
                <w:szCs w:val="20"/>
              </w:rPr>
              <w:t xml:space="preserve"> </w:t>
            </w:r>
            <w:r w:rsidRPr="00A5180A">
              <w:rPr>
                <w:rFonts w:cs="Times New Roman" w:hint="eastAsia"/>
                <w:sz w:val="20"/>
                <w:szCs w:val="20"/>
              </w:rPr>
              <w:t>누락되</w:t>
            </w:r>
            <w:r w:rsidRPr="00A5180A">
              <w:rPr>
                <w:rFonts w:cs="Times New Roman" w:hint="eastAsia"/>
                <w:sz w:val="20"/>
                <w:szCs w:val="20"/>
              </w:rPr>
              <w:lastRenderedPageBreak/>
              <w:t>었던</w:t>
            </w:r>
            <w:r w:rsidRPr="00A5180A">
              <w:rPr>
                <w:rFonts w:cs="Times New Roman" w:hint="eastAsia"/>
                <w:sz w:val="20"/>
                <w:szCs w:val="20"/>
              </w:rPr>
              <w:t xml:space="preserve"> </w:t>
            </w:r>
            <w:r w:rsidRPr="00A5180A">
              <w:rPr>
                <w:rFonts w:cs="Times New Roman" w:hint="eastAsia"/>
                <w:sz w:val="20"/>
                <w:szCs w:val="20"/>
              </w:rPr>
              <w:t>사안으로</w:t>
            </w:r>
            <w:r w:rsidRPr="00A5180A">
              <w:rPr>
                <w:rFonts w:cs="Times New Roman" w:hint="eastAsia"/>
                <w:sz w:val="20"/>
                <w:szCs w:val="20"/>
              </w:rPr>
              <w:t>,</w:t>
            </w:r>
            <w:r w:rsidRPr="00A5180A">
              <w:rPr>
                <w:rFonts w:cs="Times New Roman"/>
                <w:sz w:val="20"/>
                <w:szCs w:val="20"/>
              </w:rPr>
              <w:t xml:space="preserve"> </w:t>
            </w:r>
            <w:r w:rsidRPr="00A5180A">
              <w:rPr>
                <w:rFonts w:cs="Times New Roman" w:hint="eastAsia"/>
                <w:sz w:val="20"/>
                <w:szCs w:val="20"/>
              </w:rPr>
              <w:t>이와</w:t>
            </w:r>
            <w:r w:rsidRPr="00A5180A">
              <w:rPr>
                <w:rFonts w:cs="Times New Roman" w:hint="eastAsia"/>
                <w:sz w:val="20"/>
                <w:szCs w:val="20"/>
              </w:rPr>
              <w:t xml:space="preserve"> </w:t>
            </w:r>
            <w:r w:rsidRPr="00A5180A">
              <w:rPr>
                <w:rFonts w:cs="Times New Roman" w:hint="eastAsia"/>
                <w:sz w:val="20"/>
                <w:szCs w:val="20"/>
              </w:rPr>
              <w:t>관련하여</w:t>
            </w:r>
            <w:r w:rsidRPr="00A5180A">
              <w:rPr>
                <w:rFonts w:cs="Times New Roman" w:hint="eastAsia"/>
                <w:sz w:val="20"/>
                <w:szCs w:val="20"/>
              </w:rPr>
              <w:t xml:space="preserve"> </w:t>
            </w:r>
            <w:r w:rsidRPr="00A5180A">
              <w:rPr>
                <w:rFonts w:cs="Times New Roman" w:hint="eastAsia"/>
                <w:sz w:val="20"/>
                <w:szCs w:val="20"/>
              </w:rPr>
              <w:t>대상회사에</w:t>
            </w:r>
            <w:r w:rsidRPr="00A5180A">
              <w:rPr>
                <w:rFonts w:cs="Times New Roman" w:hint="eastAsia"/>
                <w:sz w:val="20"/>
                <w:szCs w:val="20"/>
              </w:rPr>
              <w:t xml:space="preserve"> </w:t>
            </w:r>
            <w:r w:rsidRPr="00A5180A">
              <w:rPr>
                <w:rFonts w:cs="Times New Roman" w:hint="eastAsia"/>
                <w:sz w:val="20"/>
                <w:szCs w:val="20"/>
              </w:rPr>
              <w:t>추가적으로</w:t>
            </w:r>
            <w:r w:rsidRPr="00A5180A">
              <w:rPr>
                <w:rFonts w:cs="Times New Roman" w:hint="eastAsia"/>
                <w:sz w:val="20"/>
                <w:szCs w:val="20"/>
              </w:rPr>
              <w:t xml:space="preserve"> </w:t>
            </w:r>
            <w:r w:rsidRPr="00A5180A">
              <w:rPr>
                <w:rFonts w:cs="Times New Roman" w:hint="eastAsia"/>
                <w:sz w:val="20"/>
                <w:szCs w:val="20"/>
              </w:rPr>
              <w:t>불이익</w:t>
            </w:r>
            <w:r>
              <w:rPr>
                <w:rFonts w:cs="Times New Roman" w:hint="eastAsia"/>
                <w:sz w:val="20"/>
                <w:szCs w:val="20"/>
              </w:rPr>
              <w:t>이</w:t>
            </w:r>
            <w:r>
              <w:rPr>
                <w:rFonts w:cs="Times New Roman" w:hint="eastAsia"/>
                <w:sz w:val="20"/>
                <w:szCs w:val="20"/>
              </w:rPr>
              <w:t xml:space="preserve"> </w:t>
            </w:r>
            <w:r>
              <w:rPr>
                <w:rFonts w:cs="Times New Roman" w:hint="eastAsia"/>
                <w:sz w:val="20"/>
                <w:szCs w:val="20"/>
              </w:rPr>
              <w:t>발생할</w:t>
            </w:r>
            <w:r>
              <w:rPr>
                <w:rFonts w:cs="Times New Roman" w:hint="eastAsia"/>
                <w:sz w:val="20"/>
                <w:szCs w:val="20"/>
              </w:rPr>
              <w:t xml:space="preserve"> </w:t>
            </w:r>
            <w:r>
              <w:rPr>
                <w:rFonts w:cs="Times New Roman" w:hint="eastAsia"/>
                <w:sz w:val="20"/>
                <w:szCs w:val="20"/>
              </w:rPr>
              <w:t>가능성은</w:t>
            </w:r>
            <w:r>
              <w:rPr>
                <w:rFonts w:cs="Times New Roman" w:hint="eastAsia"/>
                <w:sz w:val="20"/>
                <w:szCs w:val="20"/>
              </w:rPr>
              <w:t xml:space="preserve"> </w:t>
            </w:r>
            <w:r>
              <w:rPr>
                <w:rFonts w:cs="Times New Roman" w:hint="eastAsia"/>
                <w:sz w:val="20"/>
                <w:szCs w:val="20"/>
              </w:rPr>
              <w:t>낮아</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w:t>
            </w:r>
          </w:p>
          <w:p w14:paraId="1D1C2D7B" w14:textId="74A61033" w:rsidR="004E04A7" w:rsidRPr="00A5180A" w:rsidRDefault="004E04A7" w:rsidP="004E04A7">
            <w:pPr>
              <w:pStyle w:val="a8"/>
              <w:widowControl/>
              <w:numPr>
                <w:ilvl w:val="0"/>
                <w:numId w:val="2"/>
              </w:numPr>
              <w:spacing w:before="40" w:after="120" w:line="276" w:lineRule="auto"/>
              <w:rPr>
                <w:rFonts w:cs="Times New Roman"/>
                <w:sz w:val="20"/>
                <w:szCs w:val="20"/>
              </w:rPr>
            </w:pPr>
            <w:r w:rsidRPr="00A5180A">
              <w:rPr>
                <w:rFonts w:cs="Times New Roman"/>
                <w:sz w:val="20"/>
                <w:szCs w:val="20"/>
              </w:rPr>
              <w:t>개인정보보호위원회의</w:t>
            </w:r>
            <w:r w:rsidRPr="00A5180A">
              <w:rPr>
                <w:rFonts w:cs="Times New Roman"/>
                <w:sz w:val="20"/>
                <w:szCs w:val="20"/>
              </w:rPr>
              <w:t xml:space="preserve"> </w:t>
            </w:r>
            <w:r w:rsidRPr="00A5180A">
              <w:rPr>
                <w:rFonts w:cs="Times New Roman"/>
                <w:sz w:val="20"/>
                <w:szCs w:val="20"/>
              </w:rPr>
              <w:t>자료제출</w:t>
            </w:r>
            <w:r w:rsidRPr="00A5180A">
              <w:rPr>
                <w:rFonts w:cs="Times New Roman"/>
                <w:sz w:val="20"/>
                <w:szCs w:val="20"/>
              </w:rPr>
              <w:t xml:space="preserve"> </w:t>
            </w:r>
            <w:r w:rsidRPr="00A5180A">
              <w:rPr>
                <w:rFonts w:cs="Times New Roman"/>
                <w:sz w:val="20"/>
                <w:szCs w:val="20"/>
              </w:rPr>
              <w:t>요구는</w:t>
            </w:r>
            <w:r w:rsidRPr="00A5180A">
              <w:rPr>
                <w:rFonts w:cs="Times New Roman"/>
                <w:sz w:val="20"/>
                <w:szCs w:val="20"/>
              </w:rPr>
              <w:t xml:space="preserve"> </w:t>
            </w:r>
            <w:r w:rsidRPr="00A5180A">
              <w:rPr>
                <w:rFonts w:cs="Times New Roman"/>
                <w:sz w:val="20"/>
                <w:szCs w:val="20"/>
              </w:rPr>
              <w:t>개인정보보호위원회가</w:t>
            </w:r>
            <w:r w:rsidRPr="00A5180A">
              <w:rPr>
                <w:rFonts w:cs="Times New Roman"/>
                <w:sz w:val="20"/>
                <w:szCs w:val="20"/>
              </w:rPr>
              <w:t xml:space="preserve"> 2022</w:t>
            </w:r>
            <w:r w:rsidRPr="00A5180A">
              <w:rPr>
                <w:rFonts w:cs="Times New Roman"/>
                <w:sz w:val="20"/>
                <w:szCs w:val="20"/>
              </w:rPr>
              <w:t>년</w:t>
            </w:r>
            <w:r w:rsidRPr="00A5180A">
              <w:rPr>
                <w:rFonts w:cs="Times New Roman"/>
                <w:sz w:val="20"/>
                <w:szCs w:val="20"/>
              </w:rPr>
              <w:t xml:space="preserve"> 5</w:t>
            </w:r>
            <w:r w:rsidRPr="00A5180A">
              <w:rPr>
                <w:rFonts w:cs="Times New Roman"/>
                <w:sz w:val="20"/>
                <w:szCs w:val="20"/>
              </w:rPr>
              <w:t>월에</w:t>
            </w:r>
            <w:r w:rsidRPr="00A5180A">
              <w:rPr>
                <w:rFonts w:cs="Times New Roman"/>
                <w:sz w:val="20"/>
                <w:szCs w:val="20"/>
              </w:rPr>
              <w:t xml:space="preserve"> </w:t>
            </w:r>
            <w:r w:rsidRPr="00A5180A">
              <w:rPr>
                <w:rFonts w:cs="Times New Roman"/>
                <w:sz w:val="20"/>
                <w:szCs w:val="20"/>
              </w:rPr>
              <w:t>발표한</w:t>
            </w:r>
            <w:r w:rsidRPr="00A5180A">
              <w:rPr>
                <w:rFonts w:cs="Times New Roman"/>
                <w:sz w:val="20"/>
                <w:szCs w:val="20"/>
              </w:rPr>
              <w:t xml:space="preserve"> </w:t>
            </w:r>
            <w:r w:rsidRPr="00A5180A">
              <w:rPr>
                <w:rFonts w:cs="Times New Roman"/>
                <w:sz w:val="20"/>
                <w:szCs w:val="20"/>
              </w:rPr>
              <w:t>온라인플랫폼</w:t>
            </w:r>
            <w:r w:rsidRPr="00A5180A">
              <w:rPr>
                <w:rFonts w:cs="Times New Roman"/>
                <w:sz w:val="20"/>
                <w:szCs w:val="20"/>
              </w:rPr>
              <w:t xml:space="preserve"> </w:t>
            </w:r>
            <w:r w:rsidRPr="00A5180A">
              <w:rPr>
                <w:rFonts w:cs="Times New Roman"/>
                <w:sz w:val="20"/>
                <w:szCs w:val="20"/>
              </w:rPr>
              <w:t>분야</w:t>
            </w:r>
            <w:r w:rsidRPr="00A5180A">
              <w:rPr>
                <w:rFonts w:cs="Times New Roman"/>
                <w:sz w:val="20"/>
                <w:szCs w:val="20"/>
              </w:rPr>
              <w:t xml:space="preserve"> </w:t>
            </w:r>
            <w:r w:rsidRPr="00A5180A">
              <w:rPr>
                <w:rFonts w:cs="Times New Roman"/>
                <w:sz w:val="20"/>
                <w:szCs w:val="20"/>
              </w:rPr>
              <w:t>개인정보</w:t>
            </w:r>
            <w:r w:rsidRPr="00A5180A">
              <w:rPr>
                <w:rFonts w:cs="Times New Roman"/>
                <w:sz w:val="20"/>
                <w:szCs w:val="20"/>
              </w:rPr>
              <w:t xml:space="preserve"> </w:t>
            </w:r>
            <w:r w:rsidRPr="00A5180A">
              <w:rPr>
                <w:rFonts w:cs="Times New Roman"/>
                <w:sz w:val="20"/>
                <w:szCs w:val="20"/>
              </w:rPr>
              <w:t>보호</w:t>
            </w:r>
            <w:r w:rsidRPr="00A5180A">
              <w:rPr>
                <w:rFonts w:cs="Times New Roman"/>
                <w:sz w:val="20"/>
                <w:szCs w:val="20"/>
              </w:rPr>
              <w:t xml:space="preserve"> ‘</w:t>
            </w:r>
            <w:r w:rsidRPr="00A5180A">
              <w:rPr>
                <w:rFonts w:cs="Times New Roman"/>
                <w:sz w:val="20"/>
                <w:szCs w:val="20"/>
              </w:rPr>
              <w:t>민관협력</w:t>
            </w:r>
            <w:r w:rsidRPr="00A5180A">
              <w:rPr>
                <w:rFonts w:cs="Times New Roman"/>
                <w:sz w:val="20"/>
                <w:szCs w:val="20"/>
              </w:rPr>
              <w:t xml:space="preserve"> </w:t>
            </w:r>
            <w:r w:rsidRPr="00A5180A">
              <w:rPr>
                <w:rFonts w:cs="Times New Roman"/>
                <w:sz w:val="20"/>
                <w:szCs w:val="20"/>
              </w:rPr>
              <w:t>자율규제</w:t>
            </w:r>
            <w:r w:rsidRPr="00A5180A">
              <w:rPr>
                <w:rFonts w:cs="Times New Roman"/>
                <w:sz w:val="20"/>
                <w:szCs w:val="20"/>
              </w:rPr>
              <w:t xml:space="preserve">’ </w:t>
            </w:r>
            <w:r w:rsidRPr="00A5180A">
              <w:rPr>
                <w:rFonts w:cs="Times New Roman"/>
                <w:sz w:val="20"/>
                <w:szCs w:val="20"/>
              </w:rPr>
              <w:t>추진계획의</w:t>
            </w:r>
            <w:r w:rsidRPr="00A5180A">
              <w:rPr>
                <w:rFonts w:cs="Times New Roman"/>
                <w:sz w:val="20"/>
                <w:szCs w:val="20"/>
              </w:rPr>
              <w:t xml:space="preserve"> </w:t>
            </w:r>
            <w:r w:rsidRPr="00A5180A">
              <w:rPr>
                <w:rFonts w:cs="Times New Roman"/>
                <w:sz w:val="20"/>
                <w:szCs w:val="20"/>
              </w:rPr>
              <w:t>일환으로서</w:t>
            </w:r>
            <w:r w:rsidRPr="00A5180A">
              <w:rPr>
                <w:rFonts w:cs="Times New Roman"/>
                <w:sz w:val="20"/>
                <w:szCs w:val="20"/>
              </w:rPr>
              <w:t xml:space="preserve"> </w:t>
            </w:r>
            <w:r w:rsidRPr="00A5180A">
              <w:rPr>
                <w:rFonts w:cs="Times New Roman"/>
                <w:sz w:val="20"/>
                <w:szCs w:val="20"/>
              </w:rPr>
              <w:t>단순</w:t>
            </w:r>
            <w:r w:rsidRPr="00A5180A">
              <w:rPr>
                <w:rFonts w:cs="Times New Roman"/>
                <w:sz w:val="20"/>
                <w:szCs w:val="20"/>
              </w:rPr>
              <w:t xml:space="preserve"> </w:t>
            </w:r>
            <w:r w:rsidRPr="00A5180A">
              <w:rPr>
                <w:rFonts w:cs="Times New Roman"/>
                <w:sz w:val="20"/>
                <w:szCs w:val="20"/>
              </w:rPr>
              <w:t>업계현황</w:t>
            </w:r>
            <w:r w:rsidRPr="00A5180A">
              <w:rPr>
                <w:rFonts w:cs="Times New Roman"/>
                <w:sz w:val="20"/>
                <w:szCs w:val="20"/>
              </w:rPr>
              <w:t xml:space="preserve"> </w:t>
            </w:r>
            <w:r w:rsidRPr="00A5180A">
              <w:rPr>
                <w:rFonts w:cs="Times New Roman"/>
                <w:sz w:val="20"/>
                <w:szCs w:val="20"/>
              </w:rPr>
              <w:t>파악을</w:t>
            </w:r>
            <w:r w:rsidRPr="00A5180A">
              <w:rPr>
                <w:rFonts w:cs="Times New Roman"/>
                <w:sz w:val="20"/>
                <w:szCs w:val="20"/>
              </w:rPr>
              <w:t xml:space="preserve"> </w:t>
            </w:r>
            <w:r w:rsidRPr="00A5180A">
              <w:rPr>
                <w:rFonts w:cs="Times New Roman"/>
                <w:sz w:val="20"/>
                <w:szCs w:val="20"/>
              </w:rPr>
              <w:t>위한</w:t>
            </w:r>
            <w:r w:rsidRPr="00A5180A">
              <w:rPr>
                <w:rFonts w:cs="Times New Roman"/>
                <w:sz w:val="20"/>
                <w:szCs w:val="20"/>
              </w:rPr>
              <w:t xml:space="preserve"> </w:t>
            </w:r>
            <w:r w:rsidRPr="00A5180A">
              <w:rPr>
                <w:rFonts w:cs="Times New Roman"/>
                <w:sz w:val="20"/>
                <w:szCs w:val="20"/>
              </w:rPr>
              <w:t>자료제출요구로</w:t>
            </w:r>
            <w:r>
              <w:rPr>
                <w:rFonts w:cs="Times New Roman" w:hint="eastAsia"/>
                <w:sz w:val="20"/>
                <w:szCs w:val="20"/>
              </w:rPr>
              <w:t>서</w:t>
            </w:r>
            <w:r w:rsidRPr="00A5180A">
              <w:rPr>
                <w:rFonts w:cs="Times New Roman"/>
                <w:sz w:val="20"/>
                <w:szCs w:val="20"/>
              </w:rPr>
              <w:t xml:space="preserve"> </w:t>
            </w:r>
            <w:r w:rsidRPr="00A5180A">
              <w:rPr>
                <w:rFonts w:cs="Times New Roman"/>
                <w:sz w:val="20"/>
                <w:szCs w:val="20"/>
              </w:rPr>
              <w:t>이로</w:t>
            </w:r>
            <w:r w:rsidRPr="00A5180A">
              <w:rPr>
                <w:rFonts w:cs="Times New Roman"/>
                <w:sz w:val="20"/>
                <w:szCs w:val="20"/>
              </w:rPr>
              <w:t xml:space="preserve"> </w:t>
            </w:r>
            <w:r w:rsidRPr="00A5180A">
              <w:rPr>
                <w:rFonts w:cs="Times New Roman"/>
                <w:sz w:val="20"/>
                <w:szCs w:val="20"/>
              </w:rPr>
              <w:t>인</w:t>
            </w:r>
            <w:r>
              <w:rPr>
                <w:rFonts w:cs="Times New Roman" w:hint="eastAsia"/>
                <w:sz w:val="20"/>
                <w:szCs w:val="20"/>
              </w:rPr>
              <w:t>해</w:t>
            </w:r>
            <w:r w:rsidRPr="00A5180A">
              <w:rPr>
                <w:rFonts w:cs="Times New Roman"/>
                <w:sz w:val="20"/>
                <w:szCs w:val="20"/>
              </w:rPr>
              <w:t xml:space="preserve"> </w:t>
            </w:r>
            <w:r w:rsidRPr="00A5180A">
              <w:rPr>
                <w:rFonts w:cs="Times New Roman"/>
                <w:sz w:val="20"/>
                <w:szCs w:val="20"/>
              </w:rPr>
              <w:t>대상회사에</w:t>
            </w:r>
            <w:r w:rsidRPr="00A5180A">
              <w:rPr>
                <w:rFonts w:cs="Times New Roman"/>
                <w:sz w:val="20"/>
                <w:szCs w:val="20"/>
              </w:rPr>
              <w:t xml:space="preserve"> </w:t>
            </w:r>
            <w:r>
              <w:rPr>
                <w:rFonts w:cs="Times New Roman" w:hint="eastAsia"/>
                <w:sz w:val="20"/>
                <w:szCs w:val="20"/>
              </w:rPr>
              <w:t>여하한</w:t>
            </w:r>
            <w:r w:rsidRPr="00A5180A">
              <w:rPr>
                <w:rFonts w:cs="Times New Roman"/>
                <w:sz w:val="20"/>
                <w:szCs w:val="20"/>
              </w:rPr>
              <w:t xml:space="preserve"> </w:t>
            </w:r>
            <w:r w:rsidRPr="00A5180A">
              <w:rPr>
                <w:rFonts w:cs="Times New Roman"/>
                <w:sz w:val="20"/>
                <w:szCs w:val="20"/>
              </w:rPr>
              <w:t>불이익</w:t>
            </w:r>
            <w:r>
              <w:rPr>
                <w:rFonts w:cs="Times New Roman" w:hint="eastAsia"/>
                <w:sz w:val="20"/>
                <w:szCs w:val="20"/>
              </w:rPr>
              <w:t>이</w:t>
            </w:r>
            <w:r>
              <w:rPr>
                <w:rFonts w:cs="Times New Roman" w:hint="eastAsia"/>
                <w:sz w:val="20"/>
                <w:szCs w:val="20"/>
              </w:rPr>
              <w:t xml:space="preserve"> </w:t>
            </w:r>
            <w:r>
              <w:rPr>
                <w:rFonts w:cs="Times New Roman" w:hint="eastAsia"/>
                <w:sz w:val="20"/>
                <w:szCs w:val="20"/>
              </w:rPr>
              <w:t>발생할</w:t>
            </w:r>
            <w:r>
              <w:rPr>
                <w:rFonts w:cs="Times New Roman" w:hint="eastAsia"/>
                <w:sz w:val="20"/>
                <w:szCs w:val="20"/>
              </w:rPr>
              <w:t xml:space="preserve"> </w:t>
            </w:r>
            <w:r>
              <w:rPr>
                <w:rFonts w:cs="Times New Roman" w:hint="eastAsia"/>
                <w:sz w:val="20"/>
                <w:szCs w:val="20"/>
              </w:rPr>
              <w:t>가능성은</w:t>
            </w:r>
            <w:r>
              <w:rPr>
                <w:rFonts w:cs="Times New Roman" w:hint="eastAsia"/>
                <w:sz w:val="20"/>
                <w:szCs w:val="20"/>
              </w:rPr>
              <w:t xml:space="preserve"> </w:t>
            </w:r>
            <w:r>
              <w:rPr>
                <w:rFonts w:cs="Times New Roman" w:hint="eastAsia"/>
                <w:sz w:val="20"/>
                <w:szCs w:val="20"/>
              </w:rPr>
              <w:t>낮아</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w:t>
            </w:r>
            <w:r w:rsidRPr="00A5180A">
              <w:rPr>
                <w:rFonts w:cs="Times New Roman"/>
                <w:sz w:val="20"/>
                <w:szCs w:val="20"/>
              </w:rPr>
              <w:t xml:space="preserve"> </w:t>
            </w:r>
            <w:r w:rsidRPr="00A5180A">
              <w:rPr>
                <w:rFonts w:cs="Times New Roman"/>
                <w:sz w:val="20"/>
                <w:szCs w:val="20"/>
              </w:rPr>
              <w:t>다만</w:t>
            </w:r>
            <w:r w:rsidRPr="00A5180A">
              <w:rPr>
                <w:rFonts w:cs="Times New Roman"/>
                <w:sz w:val="20"/>
                <w:szCs w:val="20"/>
              </w:rPr>
              <w:t xml:space="preserve"> </w:t>
            </w:r>
            <w:r w:rsidRPr="00A5180A">
              <w:rPr>
                <w:rFonts w:cs="Times New Roman"/>
                <w:sz w:val="20"/>
                <w:szCs w:val="20"/>
              </w:rPr>
              <w:t>개인정보보호위원회는</w:t>
            </w:r>
            <w:r w:rsidRPr="00A5180A">
              <w:rPr>
                <w:rFonts w:cs="Times New Roman"/>
                <w:sz w:val="20"/>
                <w:szCs w:val="20"/>
              </w:rPr>
              <w:t xml:space="preserve"> 2023</w:t>
            </w:r>
            <w:r w:rsidRPr="00A5180A">
              <w:rPr>
                <w:rFonts w:cs="Times New Roman"/>
                <w:sz w:val="20"/>
                <w:szCs w:val="20"/>
              </w:rPr>
              <w:t>년</w:t>
            </w:r>
            <w:r w:rsidRPr="00A5180A">
              <w:rPr>
                <w:rFonts w:cs="Times New Roman"/>
                <w:sz w:val="20"/>
                <w:szCs w:val="20"/>
              </w:rPr>
              <w:t xml:space="preserve"> </w:t>
            </w:r>
            <w:r w:rsidRPr="00A5180A">
              <w:rPr>
                <w:rFonts w:cs="Times New Roman"/>
                <w:sz w:val="20"/>
                <w:szCs w:val="20"/>
              </w:rPr>
              <w:t>이후</w:t>
            </w:r>
            <w:r w:rsidRPr="00A5180A">
              <w:rPr>
                <w:rFonts w:cs="Times New Roman"/>
                <w:sz w:val="20"/>
                <w:szCs w:val="20"/>
              </w:rPr>
              <w:t xml:space="preserve"> </w:t>
            </w:r>
            <w:r w:rsidRPr="00A5180A">
              <w:rPr>
                <w:rFonts w:cs="Times New Roman"/>
                <w:sz w:val="20"/>
                <w:szCs w:val="20"/>
              </w:rPr>
              <w:t>자율규약의</w:t>
            </w:r>
            <w:r w:rsidRPr="00A5180A">
              <w:rPr>
                <w:rFonts w:cs="Times New Roman"/>
                <w:sz w:val="20"/>
                <w:szCs w:val="20"/>
              </w:rPr>
              <w:t xml:space="preserve"> </w:t>
            </w:r>
            <w:r w:rsidRPr="00A5180A">
              <w:rPr>
                <w:rFonts w:cs="Times New Roman"/>
                <w:sz w:val="20"/>
                <w:szCs w:val="20"/>
              </w:rPr>
              <w:t>이행여부를</w:t>
            </w:r>
            <w:r w:rsidRPr="00A5180A">
              <w:rPr>
                <w:rFonts w:cs="Times New Roman"/>
                <w:sz w:val="20"/>
                <w:szCs w:val="20"/>
              </w:rPr>
              <w:t xml:space="preserve"> </w:t>
            </w:r>
            <w:r w:rsidRPr="00A5180A">
              <w:rPr>
                <w:rFonts w:cs="Times New Roman"/>
                <w:sz w:val="20"/>
                <w:szCs w:val="20"/>
              </w:rPr>
              <w:t>점검할</w:t>
            </w:r>
            <w:r w:rsidRPr="00A5180A">
              <w:rPr>
                <w:rFonts w:cs="Times New Roman"/>
                <w:sz w:val="20"/>
                <w:szCs w:val="20"/>
              </w:rPr>
              <w:t xml:space="preserve"> </w:t>
            </w:r>
            <w:r w:rsidRPr="00A5180A">
              <w:rPr>
                <w:rFonts w:cs="Times New Roman"/>
                <w:sz w:val="20"/>
                <w:szCs w:val="20"/>
              </w:rPr>
              <w:t>계획을</w:t>
            </w:r>
            <w:r w:rsidRPr="00A5180A">
              <w:rPr>
                <w:rFonts w:cs="Times New Roman"/>
                <w:sz w:val="20"/>
                <w:szCs w:val="20"/>
              </w:rPr>
              <w:t xml:space="preserve"> </w:t>
            </w:r>
            <w:r w:rsidRPr="00A5180A">
              <w:rPr>
                <w:rFonts w:cs="Times New Roman"/>
                <w:sz w:val="20"/>
                <w:szCs w:val="20"/>
              </w:rPr>
              <w:t>밝혔으므로</w:t>
            </w:r>
            <w:r w:rsidRPr="00A5180A">
              <w:rPr>
                <w:rFonts w:cs="Times New Roman"/>
                <w:sz w:val="20"/>
                <w:szCs w:val="20"/>
              </w:rPr>
              <w:t xml:space="preserve"> </w:t>
            </w:r>
            <w:r w:rsidRPr="00A5180A">
              <w:rPr>
                <w:rFonts w:cs="Times New Roman"/>
                <w:sz w:val="20"/>
                <w:szCs w:val="20"/>
              </w:rPr>
              <w:t>향후</w:t>
            </w:r>
            <w:r w:rsidRPr="00A5180A">
              <w:rPr>
                <w:rFonts w:cs="Times New Roman"/>
                <w:sz w:val="20"/>
                <w:szCs w:val="20"/>
              </w:rPr>
              <w:t xml:space="preserve"> </w:t>
            </w:r>
            <w:r w:rsidRPr="00A5180A">
              <w:rPr>
                <w:rFonts w:cs="Times New Roman"/>
                <w:sz w:val="20"/>
                <w:szCs w:val="20"/>
              </w:rPr>
              <w:t>진행상황을</w:t>
            </w:r>
            <w:r w:rsidRPr="00A5180A">
              <w:rPr>
                <w:rFonts w:cs="Times New Roman"/>
                <w:sz w:val="20"/>
                <w:szCs w:val="20"/>
              </w:rPr>
              <w:t xml:space="preserve"> </w:t>
            </w:r>
            <w:r w:rsidRPr="00A5180A">
              <w:rPr>
                <w:rFonts w:cs="Times New Roman"/>
                <w:sz w:val="20"/>
                <w:szCs w:val="20"/>
              </w:rPr>
              <w:t>계속</w:t>
            </w:r>
            <w:r w:rsidRPr="00A5180A">
              <w:rPr>
                <w:rFonts w:cs="Times New Roman"/>
                <w:sz w:val="20"/>
                <w:szCs w:val="20"/>
              </w:rPr>
              <w:t xml:space="preserve"> </w:t>
            </w:r>
            <w:r w:rsidRPr="00A5180A">
              <w:rPr>
                <w:rFonts w:cs="Times New Roman"/>
                <w:sz w:val="20"/>
                <w:szCs w:val="20"/>
              </w:rPr>
              <w:t>모니터링</w:t>
            </w:r>
            <w:r w:rsidRPr="00A5180A">
              <w:rPr>
                <w:rFonts w:cs="Times New Roman"/>
                <w:sz w:val="20"/>
                <w:szCs w:val="20"/>
              </w:rPr>
              <w:t xml:space="preserve"> </w:t>
            </w:r>
            <w:r w:rsidRPr="00A5180A">
              <w:rPr>
                <w:rFonts w:cs="Times New Roman"/>
                <w:sz w:val="20"/>
                <w:szCs w:val="20"/>
              </w:rPr>
              <w:t>할</w:t>
            </w:r>
            <w:r w:rsidRPr="00A5180A">
              <w:rPr>
                <w:rFonts w:cs="Times New Roman"/>
                <w:sz w:val="20"/>
                <w:szCs w:val="20"/>
              </w:rPr>
              <w:t xml:space="preserve"> </w:t>
            </w:r>
            <w:r w:rsidRPr="00A5180A">
              <w:rPr>
                <w:rFonts w:cs="Times New Roman"/>
                <w:sz w:val="20"/>
                <w:szCs w:val="20"/>
              </w:rPr>
              <w:t>필요성은</w:t>
            </w:r>
            <w:r w:rsidRPr="00A5180A">
              <w:rPr>
                <w:rFonts w:cs="Times New Roman"/>
                <w:sz w:val="20"/>
                <w:szCs w:val="20"/>
              </w:rPr>
              <w:t xml:space="preserve"> </w:t>
            </w:r>
            <w:r w:rsidRPr="00A5180A">
              <w:rPr>
                <w:rFonts w:cs="Times New Roman"/>
                <w:sz w:val="20"/>
                <w:szCs w:val="20"/>
              </w:rPr>
              <w:t>있음</w:t>
            </w:r>
            <w:r w:rsidR="001B59D7">
              <w:rPr>
                <w:rFonts w:cs="Times New Roman" w:hint="eastAsia"/>
                <w:sz w:val="20"/>
                <w:szCs w:val="20"/>
              </w:rPr>
              <w:t>.</w:t>
            </w:r>
          </w:p>
          <w:p w14:paraId="5D707086" w14:textId="591659FC" w:rsidR="004E04A7" w:rsidRPr="00A5180A" w:rsidRDefault="004E04A7" w:rsidP="00D308C6">
            <w:pPr>
              <w:pStyle w:val="a8"/>
              <w:widowControl/>
              <w:numPr>
                <w:ilvl w:val="0"/>
                <w:numId w:val="2"/>
              </w:numPr>
              <w:spacing w:before="40" w:after="120" w:line="276" w:lineRule="auto"/>
              <w:rPr>
                <w:rFonts w:cs="Times New Roman"/>
                <w:sz w:val="20"/>
                <w:szCs w:val="20"/>
              </w:rPr>
            </w:pPr>
            <w:r w:rsidRPr="00A5180A">
              <w:rPr>
                <w:rFonts w:cs="Times New Roman"/>
                <w:sz w:val="20"/>
                <w:szCs w:val="20"/>
              </w:rPr>
              <w:t>방송통신위원회의</w:t>
            </w:r>
            <w:r w:rsidRPr="00A5180A">
              <w:rPr>
                <w:rFonts w:cs="Times New Roman"/>
                <w:sz w:val="20"/>
                <w:szCs w:val="20"/>
              </w:rPr>
              <w:t xml:space="preserve"> </w:t>
            </w:r>
            <w:r w:rsidRPr="00A5180A">
              <w:rPr>
                <w:rFonts w:cs="Times New Roman"/>
                <w:sz w:val="20"/>
                <w:szCs w:val="20"/>
              </w:rPr>
              <w:t>실태점검의</w:t>
            </w:r>
            <w:r w:rsidRPr="00A5180A">
              <w:rPr>
                <w:rFonts w:cs="Times New Roman"/>
                <w:sz w:val="20"/>
                <w:szCs w:val="20"/>
              </w:rPr>
              <w:t xml:space="preserve"> </w:t>
            </w:r>
            <w:r w:rsidRPr="00A5180A">
              <w:rPr>
                <w:rFonts w:cs="Times New Roman"/>
                <w:sz w:val="20"/>
                <w:szCs w:val="20"/>
              </w:rPr>
              <w:t>경우</w:t>
            </w:r>
            <w:r w:rsidRPr="00A5180A">
              <w:rPr>
                <w:rFonts w:cs="Times New Roman"/>
                <w:sz w:val="20"/>
                <w:szCs w:val="20"/>
              </w:rPr>
              <w:t xml:space="preserve"> </w:t>
            </w:r>
            <w:r w:rsidRPr="00A5180A">
              <w:rPr>
                <w:rFonts w:cs="Times New Roman"/>
                <w:sz w:val="20"/>
                <w:szCs w:val="20"/>
              </w:rPr>
              <w:t>위치정보의</w:t>
            </w:r>
            <w:r w:rsidRPr="00A5180A">
              <w:rPr>
                <w:rFonts w:cs="Times New Roman"/>
                <w:sz w:val="20"/>
                <w:szCs w:val="20"/>
              </w:rPr>
              <w:t xml:space="preserve"> </w:t>
            </w:r>
            <w:r w:rsidRPr="00A5180A">
              <w:rPr>
                <w:rFonts w:cs="Times New Roman"/>
                <w:sz w:val="20"/>
                <w:szCs w:val="20"/>
              </w:rPr>
              <w:t>보호</w:t>
            </w:r>
            <w:r w:rsidRPr="00A5180A">
              <w:rPr>
                <w:rFonts w:cs="Times New Roman"/>
                <w:sz w:val="20"/>
                <w:szCs w:val="20"/>
              </w:rPr>
              <w:t xml:space="preserve"> </w:t>
            </w:r>
            <w:r w:rsidRPr="00A5180A">
              <w:rPr>
                <w:rFonts w:cs="Times New Roman"/>
                <w:sz w:val="20"/>
                <w:szCs w:val="20"/>
              </w:rPr>
              <w:t>및</w:t>
            </w:r>
            <w:r w:rsidRPr="00A5180A">
              <w:rPr>
                <w:rFonts w:cs="Times New Roman"/>
                <w:sz w:val="20"/>
                <w:szCs w:val="20"/>
              </w:rPr>
              <w:t xml:space="preserve"> </w:t>
            </w:r>
            <w:r w:rsidRPr="00A5180A">
              <w:rPr>
                <w:rFonts w:cs="Times New Roman"/>
                <w:sz w:val="20"/>
                <w:szCs w:val="20"/>
              </w:rPr>
              <w:t>이용</w:t>
            </w:r>
            <w:r w:rsidRPr="00A5180A">
              <w:rPr>
                <w:rFonts w:cs="Times New Roman"/>
                <w:sz w:val="20"/>
                <w:szCs w:val="20"/>
              </w:rPr>
              <w:t xml:space="preserve"> </w:t>
            </w:r>
            <w:r w:rsidRPr="00A5180A">
              <w:rPr>
                <w:rFonts w:cs="Times New Roman"/>
                <w:sz w:val="20"/>
                <w:szCs w:val="20"/>
              </w:rPr>
              <w:t>등에</w:t>
            </w:r>
            <w:r w:rsidRPr="00A5180A">
              <w:rPr>
                <w:rFonts w:cs="Times New Roman"/>
                <w:sz w:val="20"/>
                <w:szCs w:val="20"/>
              </w:rPr>
              <w:t xml:space="preserve"> </w:t>
            </w:r>
            <w:r w:rsidRPr="00A5180A">
              <w:rPr>
                <w:rFonts w:cs="Times New Roman"/>
                <w:sz w:val="20"/>
                <w:szCs w:val="20"/>
              </w:rPr>
              <w:t>관한</w:t>
            </w:r>
            <w:r w:rsidRPr="00A5180A">
              <w:rPr>
                <w:rFonts w:cs="Times New Roman"/>
                <w:sz w:val="20"/>
                <w:szCs w:val="20"/>
              </w:rPr>
              <w:t xml:space="preserve"> </w:t>
            </w:r>
            <w:r w:rsidRPr="00A5180A">
              <w:rPr>
                <w:rFonts w:cs="Times New Roman"/>
                <w:sz w:val="20"/>
                <w:szCs w:val="20"/>
              </w:rPr>
              <w:t>법률에</w:t>
            </w:r>
            <w:r w:rsidRPr="00A5180A">
              <w:rPr>
                <w:rFonts w:cs="Times New Roman"/>
                <w:sz w:val="20"/>
                <w:szCs w:val="20"/>
              </w:rPr>
              <w:t xml:space="preserve"> </w:t>
            </w:r>
            <w:r w:rsidRPr="00A5180A">
              <w:rPr>
                <w:rFonts w:cs="Times New Roman"/>
                <w:sz w:val="20"/>
                <w:szCs w:val="20"/>
              </w:rPr>
              <w:t>따른</w:t>
            </w:r>
            <w:r w:rsidRPr="00A5180A">
              <w:rPr>
                <w:rFonts w:cs="Times New Roman"/>
                <w:sz w:val="20"/>
                <w:szCs w:val="20"/>
              </w:rPr>
              <w:t xml:space="preserve"> </w:t>
            </w:r>
            <w:r w:rsidRPr="00A5180A">
              <w:rPr>
                <w:rFonts w:cs="Times New Roman"/>
                <w:sz w:val="20"/>
                <w:szCs w:val="20"/>
              </w:rPr>
              <w:t>정기실태점검의</w:t>
            </w:r>
            <w:r w:rsidRPr="00A5180A">
              <w:rPr>
                <w:rFonts w:cs="Times New Roman"/>
                <w:sz w:val="20"/>
                <w:szCs w:val="20"/>
              </w:rPr>
              <w:t xml:space="preserve"> </w:t>
            </w:r>
            <w:r w:rsidRPr="00A5180A">
              <w:rPr>
                <w:rFonts w:cs="Times New Roman"/>
                <w:sz w:val="20"/>
                <w:szCs w:val="20"/>
              </w:rPr>
              <w:t>일환으로</w:t>
            </w:r>
            <w:r w:rsidRPr="00A5180A">
              <w:rPr>
                <w:rFonts w:cs="Times New Roman"/>
                <w:sz w:val="20"/>
                <w:szCs w:val="20"/>
              </w:rPr>
              <w:t xml:space="preserve"> </w:t>
            </w:r>
            <w:r w:rsidRPr="00A5180A">
              <w:rPr>
                <w:rFonts w:cs="Times New Roman"/>
                <w:sz w:val="20"/>
                <w:szCs w:val="20"/>
              </w:rPr>
              <w:t>이해됨</w:t>
            </w:r>
            <w:r w:rsidRPr="00A5180A">
              <w:rPr>
                <w:rFonts w:cs="Times New Roman"/>
                <w:sz w:val="20"/>
                <w:szCs w:val="20"/>
              </w:rPr>
              <w:t xml:space="preserve">. </w:t>
            </w:r>
            <w:r w:rsidRPr="00A5180A">
              <w:rPr>
                <w:rFonts w:cs="Times New Roman"/>
                <w:sz w:val="20"/>
                <w:szCs w:val="20"/>
              </w:rPr>
              <w:t>방송통신위원회는</w:t>
            </w:r>
            <w:r w:rsidRPr="00A5180A">
              <w:rPr>
                <w:rFonts w:cs="Times New Roman"/>
                <w:sz w:val="20"/>
                <w:szCs w:val="20"/>
              </w:rPr>
              <w:t xml:space="preserve"> 2022</w:t>
            </w:r>
            <w:r w:rsidRPr="00A5180A">
              <w:rPr>
                <w:rFonts w:cs="Times New Roman"/>
                <w:sz w:val="20"/>
                <w:szCs w:val="20"/>
              </w:rPr>
              <w:t>년</w:t>
            </w:r>
            <w:r w:rsidRPr="00A5180A">
              <w:rPr>
                <w:rFonts w:cs="Times New Roman"/>
                <w:sz w:val="20"/>
                <w:szCs w:val="20"/>
              </w:rPr>
              <w:t xml:space="preserve"> 6</w:t>
            </w:r>
            <w:r w:rsidRPr="00A5180A">
              <w:rPr>
                <w:rFonts w:cs="Times New Roman"/>
                <w:sz w:val="20"/>
                <w:szCs w:val="20"/>
              </w:rPr>
              <w:t>월</w:t>
            </w:r>
            <w:r w:rsidRPr="00A5180A">
              <w:rPr>
                <w:rFonts w:cs="Times New Roman"/>
                <w:sz w:val="20"/>
                <w:szCs w:val="20"/>
              </w:rPr>
              <w:t xml:space="preserve"> 10</w:t>
            </w:r>
            <w:r w:rsidRPr="00A5180A">
              <w:rPr>
                <w:rFonts w:cs="Times New Roman"/>
                <w:sz w:val="20"/>
                <w:szCs w:val="20"/>
              </w:rPr>
              <w:t>일까지</w:t>
            </w:r>
            <w:r w:rsidRPr="00A5180A">
              <w:rPr>
                <w:rFonts w:cs="Times New Roman"/>
                <w:sz w:val="20"/>
                <w:szCs w:val="20"/>
              </w:rPr>
              <w:t xml:space="preserve"> </w:t>
            </w:r>
            <w:r w:rsidRPr="00A5180A">
              <w:rPr>
                <w:rFonts w:cs="Times New Roman"/>
                <w:sz w:val="20"/>
                <w:szCs w:val="20"/>
              </w:rPr>
              <w:t>제출된</w:t>
            </w:r>
            <w:r w:rsidRPr="00A5180A">
              <w:rPr>
                <w:rFonts w:cs="Times New Roman"/>
                <w:sz w:val="20"/>
                <w:szCs w:val="20"/>
              </w:rPr>
              <w:t xml:space="preserve"> </w:t>
            </w:r>
            <w:r w:rsidRPr="00A5180A">
              <w:rPr>
                <w:rFonts w:cs="Times New Roman"/>
                <w:sz w:val="20"/>
                <w:szCs w:val="20"/>
              </w:rPr>
              <w:t>자료를</w:t>
            </w:r>
            <w:r w:rsidRPr="00A5180A">
              <w:rPr>
                <w:rFonts w:cs="Times New Roman"/>
                <w:sz w:val="20"/>
                <w:szCs w:val="20"/>
              </w:rPr>
              <w:t xml:space="preserve"> </w:t>
            </w:r>
            <w:r w:rsidRPr="00A5180A">
              <w:rPr>
                <w:rFonts w:cs="Times New Roman"/>
                <w:sz w:val="20"/>
                <w:szCs w:val="20"/>
              </w:rPr>
              <w:t>분석하여</w:t>
            </w:r>
            <w:r w:rsidRPr="00A5180A">
              <w:rPr>
                <w:rFonts w:cs="Times New Roman"/>
                <w:sz w:val="20"/>
                <w:szCs w:val="20"/>
              </w:rPr>
              <w:t xml:space="preserve"> </w:t>
            </w:r>
            <w:r w:rsidRPr="00A5180A">
              <w:rPr>
                <w:rFonts w:cs="Times New Roman"/>
                <w:sz w:val="20"/>
                <w:szCs w:val="20"/>
              </w:rPr>
              <w:t>위반사항이</w:t>
            </w:r>
            <w:r w:rsidRPr="00A5180A">
              <w:rPr>
                <w:rFonts w:cs="Times New Roman"/>
                <w:sz w:val="20"/>
                <w:szCs w:val="20"/>
              </w:rPr>
              <w:t xml:space="preserve"> </w:t>
            </w:r>
            <w:r w:rsidRPr="00A5180A">
              <w:rPr>
                <w:rFonts w:cs="Times New Roman"/>
                <w:sz w:val="20"/>
                <w:szCs w:val="20"/>
              </w:rPr>
              <w:t>발견되는</w:t>
            </w:r>
            <w:r w:rsidRPr="00A5180A">
              <w:rPr>
                <w:rFonts w:cs="Times New Roman"/>
                <w:sz w:val="20"/>
                <w:szCs w:val="20"/>
              </w:rPr>
              <w:t xml:space="preserve"> </w:t>
            </w:r>
            <w:r w:rsidRPr="00A5180A">
              <w:rPr>
                <w:rFonts w:cs="Times New Roman"/>
                <w:sz w:val="20"/>
                <w:szCs w:val="20"/>
              </w:rPr>
              <w:t>경우</w:t>
            </w:r>
            <w:r w:rsidRPr="00A5180A">
              <w:rPr>
                <w:rFonts w:cs="Times New Roman"/>
                <w:sz w:val="20"/>
                <w:szCs w:val="20"/>
              </w:rPr>
              <w:t xml:space="preserve"> </w:t>
            </w:r>
            <w:r w:rsidRPr="00A5180A">
              <w:rPr>
                <w:rFonts w:cs="Times New Roman"/>
                <w:sz w:val="20"/>
                <w:szCs w:val="20"/>
              </w:rPr>
              <w:t>개선조치</w:t>
            </w:r>
            <w:r w:rsidRPr="00A5180A">
              <w:rPr>
                <w:rFonts w:cs="Times New Roman"/>
                <w:sz w:val="20"/>
                <w:szCs w:val="20"/>
              </w:rPr>
              <w:t xml:space="preserve"> </w:t>
            </w:r>
            <w:r w:rsidRPr="00A5180A">
              <w:rPr>
                <w:rFonts w:cs="Times New Roman"/>
                <w:sz w:val="20"/>
                <w:szCs w:val="20"/>
              </w:rPr>
              <w:t>요청</w:t>
            </w:r>
            <w:r w:rsidRPr="00A5180A">
              <w:rPr>
                <w:rFonts w:cs="Times New Roman"/>
                <w:sz w:val="20"/>
                <w:szCs w:val="20"/>
              </w:rPr>
              <w:t xml:space="preserve">, </w:t>
            </w:r>
            <w:r w:rsidRPr="00A5180A">
              <w:rPr>
                <w:rFonts w:cs="Times New Roman"/>
                <w:sz w:val="20"/>
                <w:szCs w:val="20"/>
              </w:rPr>
              <w:t>현장점검</w:t>
            </w:r>
            <w:r w:rsidRPr="00A5180A">
              <w:rPr>
                <w:rFonts w:cs="Times New Roman"/>
                <w:sz w:val="20"/>
                <w:szCs w:val="20"/>
              </w:rPr>
              <w:t xml:space="preserve"> </w:t>
            </w:r>
            <w:r w:rsidRPr="00A5180A">
              <w:rPr>
                <w:rFonts w:cs="Times New Roman"/>
                <w:sz w:val="20"/>
                <w:szCs w:val="20"/>
              </w:rPr>
              <w:t>등을</w:t>
            </w:r>
            <w:r w:rsidRPr="00A5180A">
              <w:rPr>
                <w:rFonts w:cs="Times New Roman"/>
                <w:sz w:val="20"/>
                <w:szCs w:val="20"/>
              </w:rPr>
              <w:t xml:space="preserve"> </w:t>
            </w:r>
            <w:r w:rsidRPr="00A5180A">
              <w:rPr>
                <w:rFonts w:cs="Times New Roman"/>
                <w:sz w:val="20"/>
                <w:szCs w:val="20"/>
              </w:rPr>
              <w:t>수행할</w:t>
            </w:r>
            <w:r w:rsidRPr="00A5180A">
              <w:rPr>
                <w:rFonts w:cs="Times New Roman"/>
                <w:sz w:val="20"/>
                <w:szCs w:val="20"/>
              </w:rPr>
              <w:t xml:space="preserve"> </w:t>
            </w:r>
            <w:r w:rsidRPr="00A5180A">
              <w:rPr>
                <w:rFonts w:cs="Times New Roman"/>
                <w:sz w:val="20"/>
                <w:szCs w:val="20"/>
              </w:rPr>
              <w:t>계획이라고</w:t>
            </w:r>
            <w:r w:rsidRPr="00A5180A">
              <w:rPr>
                <w:rFonts w:cs="Times New Roman"/>
                <w:sz w:val="20"/>
                <w:szCs w:val="20"/>
              </w:rPr>
              <w:t xml:space="preserve"> </w:t>
            </w:r>
            <w:r w:rsidRPr="00A5180A">
              <w:rPr>
                <w:rFonts w:cs="Times New Roman"/>
                <w:sz w:val="20"/>
                <w:szCs w:val="20"/>
              </w:rPr>
              <w:t>밝혔으므로</w:t>
            </w:r>
            <w:r w:rsidRPr="00A5180A">
              <w:rPr>
                <w:rFonts w:cs="Times New Roman"/>
                <w:sz w:val="20"/>
                <w:szCs w:val="20"/>
              </w:rPr>
              <w:t xml:space="preserve"> </w:t>
            </w:r>
            <w:r w:rsidRPr="00A5180A">
              <w:rPr>
                <w:rFonts w:cs="Times New Roman"/>
                <w:sz w:val="20"/>
                <w:szCs w:val="20"/>
              </w:rPr>
              <w:t>위</w:t>
            </w:r>
            <w:r w:rsidRPr="00A5180A">
              <w:rPr>
                <w:rFonts w:cs="Times New Roman"/>
                <w:sz w:val="20"/>
                <w:szCs w:val="20"/>
              </w:rPr>
              <w:t xml:space="preserve"> </w:t>
            </w:r>
            <w:r w:rsidRPr="00A5180A">
              <w:rPr>
                <w:rFonts w:cs="Times New Roman"/>
                <w:sz w:val="20"/>
                <w:szCs w:val="20"/>
              </w:rPr>
              <w:t>조사를</w:t>
            </w:r>
            <w:r w:rsidRPr="00A5180A">
              <w:rPr>
                <w:rFonts w:cs="Times New Roman"/>
                <w:sz w:val="20"/>
                <w:szCs w:val="20"/>
              </w:rPr>
              <w:t xml:space="preserve"> </w:t>
            </w:r>
            <w:r w:rsidRPr="00A5180A">
              <w:rPr>
                <w:rFonts w:cs="Times New Roman"/>
                <w:sz w:val="20"/>
                <w:szCs w:val="20"/>
              </w:rPr>
              <w:t>통해</w:t>
            </w:r>
            <w:r w:rsidRPr="00A5180A">
              <w:rPr>
                <w:rFonts w:cs="Times New Roman"/>
                <w:sz w:val="20"/>
                <w:szCs w:val="20"/>
              </w:rPr>
              <w:t xml:space="preserve"> </w:t>
            </w:r>
            <w:r w:rsidRPr="00A5180A">
              <w:rPr>
                <w:rFonts w:cs="Times New Roman"/>
                <w:sz w:val="20"/>
                <w:szCs w:val="20"/>
              </w:rPr>
              <w:t>위반</w:t>
            </w:r>
            <w:r w:rsidRPr="00A5180A">
              <w:rPr>
                <w:rFonts w:cs="Times New Roman"/>
                <w:sz w:val="20"/>
                <w:szCs w:val="20"/>
              </w:rPr>
              <w:t xml:space="preserve"> </w:t>
            </w:r>
            <w:r w:rsidRPr="00A5180A">
              <w:rPr>
                <w:rFonts w:cs="Times New Roman"/>
                <w:sz w:val="20"/>
                <w:szCs w:val="20"/>
              </w:rPr>
              <w:t>사항이</w:t>
            </w:r>
            <w:r w:rsidRPr="00A5180A">
              <w:rPr>
                <w:rFonts w:cs="Times New Roman"/>
                <w:sz w:val="20"/>
                <w:szCs w:val="20"/>
              </w:rPr>
              <w:t xml:space="preserve"> </w:t>
            </w:r>
            <w:r w:rsidRPr="00A5180A">
              <w:rPr>
                <w:rFonts w:cs="Times New Roman"/>
                <w:sz w:val="20"/>
                <w:szCs w:val="20"/>
              </w:rPr>
              <w:t>발견될</w:t>
            </w:r>
            <w:r w:rsidRPr="00A5180A">
              <w:rPr>
                <w:rFonts w:cs="Times New Roman"/>
                <w:sz w:val="20"/>
                <w:szCs w:val="20"/>
              </w:rPr>
              <w:t xml:space="preserve"> </w:t>
            </w:r>
            <w:r w:rsidRPr="00A5180A">
              <w:rPr>
                <w:rFonts w:cs="Times New Roman"/>
                <w:sz w:val="20"/>
                <w:szCs w:val="20"/>
              </w:rPr>
              <w:t>경우</w:t>
            </w:r>
            <w:r w:rsidRPr="00A5180A">
              <w:rPr>
                <w:rFonts w:cs="Times New Roman"/>
                <w:sz w:val="20"/>
                <w:szCs w:val="20"/>
              </w:rPr>
              <w:t xml:space="preserve"> </w:t>
            </w:r>
            <w:r w:rsidRPr="00A5180A">
              <w:rPr>
                <w:rFonts w:cs="Times New Roman"/>
                <w:sz w:val="20"/>
                <w:szCs w:val="20"/>
              </w:rPr>
              <w:t>제재처분</w:t>
            </w:r>
            <w:r w:rsidRPr="00A5180A">
              <w:rPr>
                <w:rFonts w:cs="Times New Roman"/>
                <w:sz w:val="20"/>
                <w:szCs w:val="20"/>
              </w:rPr>
              <w:t xml:space="preserve"> </w:t>
            </w:r>
            <w:r w:rsidRPr="00A5180A">
              <w:rPr>
                <w:rFonts w:cs="Times New Roman"/>
                <w:sz w:val="20"/>
                <w:szCs w:val="20"/>
              </w:rPr>
              <w:t>가능성을</w:t>
            </w:r>
            <w:r w:rsidRPr="00A5180A">
              <w:rPr>
                <w:rFonts w:cs="Times New Roman"/>
                <w:sz w:val="20"/>
                <w:szCs w:val="20"/>
              </w:rPr>
              <w:t xml:space="preserve"> </w:t>
            </w:r>
            <w:r w:rsidRPr="00A5180A">
              <w:rPr>
                <w:rFonts w:cs="Times New Roman"/>
                <w:sz w:val="20"/>
                <w:szCs w:val="20"/>
              </w:rPr>
              <w:t>배제할</w:t>
            </w:r>
            <w:r w:rsidRPr="00A5180A">
              <w:rPr>
                <w:rFonts w:cs="Times New Roman"/>
                <w:sz w:val="20"/>
                <w:szCs w:val="20"/>
              </w:rPr>
              <w:t xml:space="preserve"> </w:t>
            </w:r>
            <w:r w:rsidRPr="00A5180A">
              <w:rPr>
                <w:rFonts w:cs="Times New Roman"/>
                <w:sz w:val="20"/>
                <w:szCs w:val="20"/>
              </w:rPr>
              <w:t>수</w:t>
            </w:r>
            <w:r w:rsidRPr="00A5180A">
              <w:rPr>
                <w:rFonts w:cs="Times New Roman"/>
                <w:sz w:val="20"/>
                <w:szCs w:val="20"/>
              </w:rPr>
              <w:t xml:space="preserve"> </w:t>
            </w:r>
            <w:r w:rsidRPr="00A5180A">
              <w:rPr>
                <w:rFonts w:cs="Times New Roman"/>
                <w:sz w:val="20"/>
                <w:szCs w:val="20"/>
              </w:rPr>
              <w:t>없음</w:t>
            </w:r>
            <w:r w:rsidRPr="00A5180A">
              <w:rPr>
                <w:rFonts w:cs="Times New Roman"/>
                <w:sz w:val="20"/>
                <w:szCs w:val="20"/>
              </w:rPr>
              <w:t>.</w:t>
            </w:r>
            <w:r>
              <w:rPr>
                <w:rFonts w:cs="Times New Roman"/>
                <w:sz w:val="20"/>
                <w:szCs w:val="20"/>
              </w:rPr>
              <w:t xml:space="preserve"> </w:t>
            </w:r>
          </w:p>
        </w:tc>
        <w:tc>
          <w:tcPr>
            <w:tcW w:w="27" w:type="pct"/>
            <w:tcBorders>
              <w:top w:val="nil"/>
              <w:bottom w:val="nil"/>
            </w:tcBorders>
          </w:tcPr>
          <w:p w14:paraId="3D99BC1E"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4DD292E7" w14:textId="173E296E" w:rsidR="004E04A7" w:rsidRPr="009A2958" w:rsidRDefault="004E04A7" w:rsidP="00253F26">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sidR="001B59D7">
              <w:rPr>
                <w:rFonts w:cs="Times New Roman" w:hint="eastAsia"/>
                <w:sz w:val="20"/>
                <w:szCs w:val="20"/>
              </w:rPr>
              <w:t>.</w:t>
            </w:r>
          </w:p>
        </w:tc>
      </w:tr>
      <w:tr w:rsidR="004E04A7" w:rsidRPr="009A2958" w14:paraId="6E5444B3" w14:textId="77777777" w:rsidTr="00061A1F">
        <w:trPr>
          <w:trHeight w:val="132"/>
        </w:trPr>
        <w:tc>
          <w:tcPr>
            <w:tcW w:w="619" w:type="pct"/>
          </w:tcPr>
          <w:p w14:paraId="75AE0E37" w14:textId="20154503" w:rsidR="004E04A7" w:rsidRPr="00250EEB" w:rsidRDefault="004E04A7" w:rsidP="00B957C1">
            <w:pPr>
              <w:widowControl/>
              <w:wordWrap/>
              <w:spacing w:before="40" w:after="120" w:line="276" w:lineRule="auto"/>
              <w:jc w:val="center"/>
              <w:outlineLvl w:val="0"/>
              <w:rPr>
                <w:rFonts w:cs="Times New Roman"/>
                <w:b/>
                <w:color w:val="404040" w:themeColor="text1" w:themeTint="BF"/>
                <w:kern w:val="0"/>
                <w:sz w:val="20"/>
                <w:szCs w:val="20"/>
              </w:rPr>
            </w:pPr>
            <w:bookmarkStart w:id="176" w:name="_Toc108480441"/>
            <w:bookmarkStart w:id="177" w:name="_Toc108512997"/>
            <w:r w:rsidRPr="00250D41">
              <w:rPr>
                <w:rFonts w:cs="Times New Roman" w:hint="eastAsia"/>
                <w:b/>
                <w:color w:val="404040" w:themeColor="text1" w:themeTint="BF"/>
                <w:kern w:val="0"/>
                <w:sz w:val="20"/>
                <w:szCs w:val="20"/>
              </w:rPr>
              <w:t>개인정보</w:t>
            </w:r>
            <w:r w:rsidRPr="00250D41">
              <w:rPr>
                <w:rFonts w:cs="Times New Roman" w:hint="eastAsia"/>
                <w:b/>
                <w:color w:val="404040" w:themeColor="text1" w:themeTint="BF"/>
                <w:kern w:val="0"/>
                <w:sz w:val="20"/>
                <w:szCs w:val="20"/>
              </w:rPr>
              <w:t xml:space="preserve"> </w:t>
            </w:r>
            <w:r w:rsidRPr="00250D41">
              <w:rPr>
                <w:rFonts w:cs="Times New Roman" w:hint="eastAsia"/>
                <w:b/>
                <w:color w:val="404040" w:themeColor="text1" w:themeTint="BF"/>
                <w:kern w:val="0"/>
                <w:sz w:val="20"/>
                <w:szCs w:val="20"/>
              </w:rPr>
              <w:t>처리</w:t>
            </w:r>
            <w:r w:rsidRPr="00250D41">
              <w:rPr>
                <w:rFonts w:cs="Times New Roman" w:hint="eastAsia"/>
                <w:b/>
                <w:color w:val="404040" w:themeColor="text1" w:themeTint="BF"/>
                <w:kern w:val="0"/>
                <w:sz w:val="20"/>
                <w:szCs w:val="20"/>
              </w:rPr>
              <w:t xml:space="preserve"> </w:t>
            </w:r>
            <w:r w:rsidRPr="00250D41">
              <w:rPr>
                <w:rFonts w:cs="Times New Roman" w:hint="eastAsia"/>
                <w:b/>
                <w:color w:val="404040" w:themeColor="text1" w:themeTint="BF"/>
                <w:kern w:val="0"/>
                <w:sz w:val="20"/>
                <w:szCs w:val="20"/>
              </w:rPr>
              <w:t>위탁계약서</w:t>
            </w:r>
            <w:r w:rsidRPr="00250D41">
              <w:rPr>
                <w:rFonts w:cs="Times New Roman" w:hint="eastAsia"/>
                <w:b/>
                <w:color w:val="404040" w:themeColor="text1" w:themeTint="BF"/>
                <w:kern w:val="0"/>
                <w:sz w:val="20"/>
                <w:szCs w:val="20"/>
              </w:rPr>
              <w:t xml:space="preserve"> </w:t>
            </w:r>
            <w:r w:rsidRPr="00250D41">
              <w:rPr>
                <w:rFonts w:cs="Times New Roman" w:hint="eastAsia"/>
                <w:b/>
                <w:color w:val="404040" w:themeColor="text1" w:themeTint="BF"/>
                <w:kern w:val="0"/>
                <w:sz w:val="20"/>
                <w:szCs w:val="20"/>
              </w:rPr>
              <w:t>내용</w:t>
            </w:r>
            <w:r w:rsidRPr="00250D41">
              <w:rPr>
                <w:rFonts w:cs="Times New Roman" w:hint="eastAsia"/>
                <w:b/>
                <w:color w:val="404040" w:themeColor="text1" w:themeTint="BF"/>
                <w:kern w:val="0"/>
                <w:sz w:val="20"/>
                <w:szCs w:val="20"/>
              </w:rPr>
              <w:t xml:space="preserve"> </w:t>
            </w:r>
            <w:r w:rsidRPr="00250D41">
              <w:rPr>
                <w:rFonts w:cs="Times New Roman" w:hint="eastAsia"/>
                <w:b/>
                <w:color w:val="404040" w:themeColor="text1" w:themeTint="BF"/>
                <w:kern w:val="0"/>
                <w:sz w:val="20"/>
                <w:szCs w:val="20"/>
              </w:rPr>
              <w:t>미비</w:t>
            </w:r>
            <w:bookmarkEnd w:id="176"/>
            <w:bookmarkEnd w:id="177"/>
          </w:p>
        </w:tc>
        <w:tc>
          <w:tcPr>
            <w:tcW w:w="26" w:type="pct"/>
            <w:tcBorders>
              <w:top w:val="nil"/>
              <w:bottom w:val="nil"/>
            </w:tcBorders>
          </w:tcPr>
          <w:p w14:paraId="31644CB1"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3D554140" w14:textId="6EF991B8" w:rsidR="004E04A7"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w:t>
            </w:r>
            <w:r w:rsidR="00310DC0">
              <w:rPr>
                <w:rFonts w:cs="Times New Roman" w:hint="eastAsia"/>
                <w:sz w:val="20"/>
                <w:szCs w:val="20"/>
              </w:rPr>
              <w:t>㈜</w:t>
            </w:r>
            <w:r>
              <w:rPr>
                <w:rFonts w:cs="Times New Roman" w:hint="eastAsia"/>
                <w:sz w:val="20"/>
                <w:szCs w:val="20"/>
              </w:rPr>
              <w:t>케이드라이브</w:t>
            </w:r>
            <w:r>
              <w:rPr>
                <w:rFonts w:cs="Times New Roman" w:hint="eastAsia"/>
                <w:sz w:val="20"/>
                <w:szCs w:val="20"/>
              </w:rPr>
              <w:t xml:space="preserve"> </w:t>
            </w:r>
            <w:r>
              <w:rPr>
                <w:rFonts w:cs="Times New Roman" w:hint="eastAsia"/>
                <w:sz w:val="20"/>
                <w:szCs w:val="20"/>
              </w:rPr>
              <w:t>등</w:t>
            </w:r>
            <w:r>
              <w:rPr>
                <w:rFonts w:cs="Times New Roman" w:hint="eastAsia"/>
                <w:sz w:val="20"/>
                <w:szCs w:val="20"/>
              </w:rPr>
              <w:t xml:space="preserve"> </w:t>
            </w:r>
            <w:r>
              <w:rPr>
                <w:rFonts w:cs="Times New Roman" w:hint="eastAsia"/>
                <w:sz w:val="20"/>
                <w:szCs w:val="20"/>
              </w:rPr>
              <w:t>다수의</w:t>
            </w:r>
            <w:r>
              <w:rPr>
                <w:rFonts w:cs="Times New Roman" w:hint="eastAsia"/>
                <w:sz w:val="20"/>
                <w:szCs w:val="20"/>
              </w:rPr>
              <w:t xml:space="preserve"> </w:t>
            </w:r>
            <w:r>
              <w:rPr>
                <w:rFonts w:cs="Times New Roman" w:hint="eastAsia"/>
                <w:sz w:val="20"/>
                <w:szCs w:val="20"/>
              </w:rPr>
              <w:t>수탁자에게</w:t>
            </w:r>
            <w:r>
              <w:rPr>
                <w:rFonts w:cs="Times New Roman" w:hint="eastAsia"/>
                <w:sz w:val="20"/>
                <w:szCs w:val="20"/>
              </w:rPr>
              <w:t xml:space="preserve"> </w:t>
            </w:r>
            <w:r>
              <w:rPr>
                <w:rFonts w:cs="Times New Roman" w:hint="eastAsia"/>
                <w:sz w:val="20"/>
                <w:szCs w:val="20"/>
              </w:rPr>
              <w:t>개인정보</w:t>
            </w:r>
            <w:r>
              <w:rPr>
                <w:rFonts w:cs="Times New Roman" w:hint="eastAsia"/>
                <w:sz w:val="20"/>
                <w:szCs w:val="20"/>
              </w:rPr>
              <w:t xml:space="preserve"> </w:t>
            </w:r>
            <w:r>
              <w:rPr>
                <w:rFonts w:cs="Times New Roman" w:hint="eastAsia"/>
                <w:sz w:val="20"/>
                <w:szCs w:val="20"/>
              </w:rPr>
              <w:t>처리업무를</w:t>
            </w:r>
            <w:r>
              <w:rPr>
                <w:rFonts w:cs="Times New Roman" w:hint="eastAsia"/>
                <w:sz w:val="20"/>
                <w:szCs w:val="20"/>
              </w:rPr>
              <w:t xml:space="preserve"> </w:t>
            </w:r>
            <w:r>
              <w:rPr>
                <w:rFonts w:cs="Times New Roman" w:hint="eastAsia"/>
                <w:sz w:val="20"/>
                <w:szCs w:val="20"/>
              </w:rPr>
              <w:t>위탁하면서</w:t>
            </w:r>
            <w:r>
              <w:rPr>
                <w:rFonts w:cs="Times New Roman" w:hint="eastAsia"/>
                <w:sz w:val="20"/>
                <w:szCs w:val="20"/>
              </w:rPr>
              <w:t xml:space="preserve"> </w:t>
            </w:r>
            <w:r>
              <w:rPr>
                <w:rFonts w:cs="Times New Roman"/>
                <w:sz w:val="20"/>
                <w:szCs w:val="20"/>
              </w:rPr>
              <w:t xml:space="preserve">(i) </w:t>
            </w:r>
            <w:r>
              <w:rPr>
                <w:rFonts w:cs="Times New Roman" w:hint="eastAsia"/>
                <w:sz w:val="20"/>
                <w:szCs w:val="20"/>
              </w:rPr>
              <w:t>법정사항이</w:t>
            </w:r>
            <w:r>
              <w:rPr>
                <w:rFonts w:cs="Times New Roman" w:hint="eastAsia"/>
                <w:sz w:val="20"/>
                <w:szCs w:val="20"/>
              </w:rPr>
              <w:t xml:space="preserve"> </w:t>
            </w:r>
            <w:r>
              <w:rPr>
                <w:rFonts w:cs="Times New Roman" w:hint="eastAsia"/>
                <w:sz w:val="20"/>
                <w:szCs w:val="20"/>
              </w:rPr>
              <w:t>포함된</w:t>
            </w:r>
            <w:r>
              <w:rPr>
                <w:rFonts w:cs="Times New Roman" w:hint="eastAsia"/>
                <w:sz w:val="20"/>
                <w:szCs w:val="20"/>
              </w:rPr>
              <w:t xml:space="preserve"> </w:t>
            </w:r>
            <w:r>
              <w:rPr>
                <w:rFonts w:cs="Times New Roman" w:hint="eastAsia"/>
                <w:sz w:val="20"/>
                <w:szCs w:val="20"/>
              </w:rPr>
              <w:t>위탁운영계약서를</w:t>
            </w:r>
            <w:r>
              <w:rPr>
                <w:rFonts w:cs="Times New Roman" w:hint="eastAsia"/>
                <w:sz w:val="20"/>
                <w:szCs w:val="20"/>
              </w:rPr>
              <w:t xml:space="preserve"> </w:t>
            </w:r>
            <w:r>
              <w:rPr>
                <w:rFonts w:cs="Times New Roman" w:hint="eastAsia"/>
                <w:sz w:val="20"/>
                <w:szCs w:val="20"/>
              </w:rPr>
              <w:t>체결하고</w:t>
            </w:r>
            <w:r>
              <w:rPr>
                <w:rFonts w:cs="Times New Roman" w:hint="eastAsia"/>
                <w:sz w:val="20"/>
                <w:szCs w:val="20"/>
              </w:rPr>
              <w:t xml:space="preserve"> </w:t>
            </w:r>
            <w:r>
              <w:rPr>
                <w:rFonts w:cs="Times New Roman" w:hint="eastAsia"/>
                <w:sz w:val="20"/>
                <w:szCs w:val="20"/>
              </w:rPr>
              <w:t>있고</w:t>
            </w:r>
            <w:r>
              <w:rPr>
                <w:rFonts w:cs="Times New Roman" w:hint="eastAsia"/>
                <w:sz w:val="20"/>
                <w:szCs w:val="20"/>
              </w:rPr>
              <w:t>,</w:t>
            </w:r>
            <w:r>
              <w:rPr>
                <w:rFonts w:cs="Times New Roman"/>
                <w:sz w:val="20"/>
                <w:szCs w:val="20"/>
              </w:rPr>
              <w:t xml:space="preserve"> (ii) </w:t>
            </w:r>
            <w:r>
              <w:rPr>
                <w:rFonts w:cs="Times New Roman" w:hint="eastAsia"/>
                <w:sz w:val="20"/>
                <w:szCs w:val="20"/>
              </w:rPr>
              <w:t>수탁자</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업무를</w:t>
            </w:r>
            <w:r>
              <w:rPr>
                <w:rFonts w:cs="Times New Roman" w:hint="eastAsia"/>
                <w:sz w:val="20"/>
                <w:szCs w:val="20"/>
              </w:rPr>
              <w:t xml:space="preserve"> </w:t>
            </w:r>
            <w:r>
              <w:rPr>
                <w:rFonts w:cs="Times New Roman" w:hint="eastAsia"/>
                <w:sz w:val="20"/>
                <w:szCs w:val="20"/>
              </w:rPr>
              <w:t>개인정보처리방침에</w:t>
            </w:r>
            <w:r>
              <w:rPr>
                <w:rFonts w:cs="Times New Roman" w:hint="eastAsia"/>
                <w:sz w:val="20"/>
                <w:szCs w:val="20"/>
              </w:rPr>
              <w:t xml:space="preserve"> </w:t>
            </w:r>
            <w:r>
              <w:rPr>
                <w:rFonts w:cs="Times New Roman" w:hint="eastAsia"/>
                <w:sz w:val="20"/>
                <w:szCs w:val="20"/>
              </w:rPr>
              <w:t>공개하고</w:t>
            </w:r>
            <w:r>
              <w:rPr>
                <w:rFonts w:cs="Times New Roman" w:hint="eastAsia"/>
                <w:sz w:val="20"/>
                <w:szCs w:val="20"/>
              </w:rPr>
              <w:t xml:space="preserve"> </w:t>
            </w:r>
            <w:r>
              <w:rPr>
                <w:rFonts w:cs="Times New Roman" w:hint="eastAsia"/>
                <w:sz w:val="20"/>
                <w:szCs w:val="20"/>
              </w:rPr>
              <w:t>있으며</w:t>
            </w:r>
            <w:r>
              <w:rPr>
                <w:rFonts w:cs="Times New Roman" w:hint="eastAsia"/>
                <w:sz w:val="20"/>
                <w:szCs w:val="20"/>
              </w:rPr>
              <w:t>,</w:t>
            </w:r>
            <w:r>
              <w:rPr>
                <w:rFonts w:cs="Times New Roman"/>
                <w:sz w:val="20"/>
                <w:szCs w:val="20"/>
              </w:rPr>
              <w:t xml:space="preserve"> (iii)</w:t>
            </w:r>
            <w:r>
              <w:rPr>
                <w:rFonts w:cs="Times New Roman" w:hint="eastAsia"/>
                <w:sz w:val="20"/>
                <w:szCs w:val="20"/>
              </w:rPr>
              <w:t xml:space="preserve"> </w:t>
            </w:r>
            <w:r>
              <w:rPr>
                <w:rFonts w:cs="Times New Roman" w:hint="eastAsia"/>
                <w:sz w:val="20"/>
                <w:szCs w:val="20"/>
              </w:rPr>
              <w:t>수탁자에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관리감독</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교육을</w:t>
            </w:r>
            <w:r>
              <w:rPr>
                <w:rFonts w:cs="Times New Roman" w:hint="eastAsia"/>
                <w:sz w:val="20"/>
                <w:szCs w:val="20"/>
              </w:rPr>
              <w:t xml:space="preserve"> </w:t>
            </w:r>
            <w:r>
              <w:rPr>
                <w:rFonts w:cs="Times New Roman" w:hint="eastAsia"/>
                <w:sz w:val="20"/>
                <w:szCs w:val="20"/>
              </w:rPr>
              <w:t>수행하고</w:t>
            </w:r>
            <w:r>
              <w:rPr>
                <w:rFonts w:cs="Times New Roman" w:hint="eastAsia"/>
                <w:sz w:val="20"/>
                <w:szCs w:val="20"/>
              </w:rPr>
              <w:t xml:space="preserve"> </w:t>
            </w:r>
            <w:r w:rsidR="00E204C2">
              <w:rPr>
                <w:rFonts w:cs="Times New Roman" w:hint="eastAsia"/>
                <w:sz w:val="20"/>
                <w:szCs w:val="20"/>
              </w:rPr>
              <w:t>있음</w:t>
            </w:r>
            <w:r w:rsidR="00E204C2">
              <w:rPr>
                <w:rFonts w:cs="Times New Roman" w:hint="eastAsia"/>
                <w:sz w:val="20"/>
                <w:szCs w:val="20"/>
              </w:rPr>
              <w:t>.</w:t>
            </w:r>
            <w:r>
              <w:rPr>
                <w:rFonts w:cs="Times New Roman"/>
                <w:sz w:val="20"/>
                <w:szCs w:val="20"/>
              </w:rPr>
              <w:t xml:space="preserve"> </w:t>
            </w:r>
          </w:p>
          <w:p w14:paraId="6FDEEDC0" w14:textId="55877E1A" w:rsidR="004E04A7" w:rsidRPr="009A2958" w:rsidRDefault="004E04A7" w:rsidP="00224B5F">
            <w:pPr>
              <w:pStyle w:val="a8"/>
              <w:widowControl/>
              <w:numPr>
                <w:ilvl w:val="0"/>
                <w:numId w:val="2"/>
              </w:numPr>
              <w:spacing w:before="40" w:after="120" w:line="276" w:lineRule="auto"/>
              <w:rPr>
                <w:rFonts w:cs="Times New Roman"/>
                <w:sz w:val="20"/>
                <w:szCs w:val="20"/>
              </w:rPr>
            </w:pPr>
            <w:r>
              <w:rPr>
                <w:rFonts w:cs="Times New Roman" w:hint="eastAsia"/>
                <w:sz w:val="20"/>
                <w:szCs w:val="20"/>
              </w:rPr>
              <w:t>그런데</w:t>
            </w:r>
            <w:r>
              <w:rPr>
                <w:rFonts w:cs="Times New Roman" w:hint="eastAsia"/>
                <w:sz w:val="20"/>
                <w:szCs w:val="20"/>
              </w:rPr>
              <w:t>,</w:t>
            </w:r>
            <w:r>
              <w:rPr>
                <w:rFonts w:cs="Times New Roman"/>
                <w:sz w:val="20"/>
                <w:szCs w:val="20"/>
              </w:rPr>
              <w:t xml:space="preserve"> </w:t>
            </w:r>
            <w:r>
              <w:rPr>
                <w:rFonts w:cs="Times New Roman" w:hint="eastAsia"/>
                <w:sz w:val="20"/>
                <w:szCs w:val="20"/>
              </w:rPr>
              <w:t>대상회사가</w:t>
            </w:r>
            <w:r>
              <w:rPr>
                <w:rFonts w:cs="Times New Roman"/>
                <w:sz w:val="20"/>
                <w:szCs w:val="20"/>
              </w:rPr>
              <w:t xml:space="preserve"> </w:t>
            </w:r>
            <w:r>
              <w:rPr>
                <w:rFonts w:cs="Times New Roman" w:hint="eastAsia"/>
                <w:sz w:val="20"/>
                <w:szCs w:val="20"/>
              </w:rPr>
              <w:t>㈜카카오와</w:t>
            </w:r>
            <w:r>
              <w:rPr>
                <w:rFonts w:cs="Times New Roman" w:hint="eastAsia"/>
                <w:sz w:val="20"/>
                <w:szCs w:val="20"/>
              </w:rPr>
              <w:t xml:space="preserve"> </w:t>
            </w:r>
            <w:r>
              <w:rPr>
                <w:rFonts w:cs="Times New Roman" w:hint="eastAsia"/>
                <w:sz w:val="20"/>
                <w:szCs w:val="20"/>
              </w:rPr>
              <w:t>체결한</w:t>
            </w:r>
            <w:r>
              <w:rPr>
                <w:rFonts w:cs="Times New Roman" w:hint="eastAsia"/>
                <w:sz w:val="20"/>
                <w:szCs w:val="20"/>
              </w:rPr>
              <w:t xml:space="preserve"> </w:t>
            </w:r>
            <w:r>
              <w:rPr>
                <w:rFonts w:cs="Times New Roman"/>
                <w:sz w:val="20"/>
                <w:szCs w:val="20"/>
              </w:rPr>
              <w:t xml:space="preserve">(i) </w:t>
            </w:r>
            <w:r>
              <w:rPr>
                <w:rFonts w:cs="Times New Roman" w:hint="eastAsia"/>
                <w:sz w:val="20"/>
                <w:szCs w:val="20"/>
              </w:rPr>
              <w:t>인프라</w:t>
            </w:r>
            <w:r>
              <w:rPr>
                <w:rFonts w:cs="Times New Roman" w:hint="eastAsia"/>
                <w:sz w:val="20"/>
                <w:szCs w:val="20"/>
              </w:rPr>
              <w:t xml:space="preserve"> </w:t>
            </w:r>
            <w:r>
              <w:rPr>
                <w:rFonts w:cs="Times New Roman" w:hint="eastAsia"/>
                <w:sz w:val="20"/>
                <w:szCs w:val="20"/>
              </w:rPr>
              <w:t>서비스</w:t>
            </w:r>
            <w:r>
              <w:rPr>
                <w:rFonts w:cs="Times New Roman" w:hint="eastAsia"/>
                <w:sz w:val="20"/>
                <w:szCs w:val="20"/>
              </w:rPr>
              <w:t xml:space="preserve"> </w:t>
            </w:r>
            <w:r>
              <w:rPr>
                <w:rFonts w:cs="Times New Roman" w:hint="eastAsia"/>
                <w:sz w:val="20"/>
                <w:szCs w:val="20"/>
              </w:rPr>
              <w:t>제공계약</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sz w:val="20"/>
                <w:szCs w:val="20"/>
              </w:rPr>
              <w:t xml:space="preserve">(ii) </w:t>
            </w:r>
            <w:r>
              <w:rPr>
                <w:rFonts w:cs="Times New Roman" w:hint="eastAsia"/>
                <w:sz w:val="20"/>
                <w:szCs w:val="20"/>
              </w:rPr>
              <w:t>사내정보시스템</w:t>
            </w:r>
            <w:r>
              <w:rPr>
                <w:rFonts w:cs="Times New Roman" w:hint="eastAsia"/>
                <w:sz w:val="20"/>
                <w:szCs w:val="20"/>
              </w:rPr>
              <w:t>/</w:t>
            </w:r>
            <w:r>
              <w:rPr>
                <w:rFonts w:cs="Times New Roman" w:hint="eastAsia"/>
                <w:sz w:val="20"/>
                <w:szCs w:val="20"/>
              </w:rPr>
              <w:t>쉐어드</w:t>
            </w:r>
            <w:r>
              <w:rPr>
                <w:rFonts w:cs="Times New Roman" w:hint="eastAsia"/>
                <w:sz w:val="20"/>
                <w:szCs w:val="20"/>
              </w:rPr>
              <w:t xml:space="preserve"> </w:t>
            </w:r>
            <w:r>
              <w:rPr>
                <w:rFonts w:cs="Times New Roman" w:hint="eastAsia"/>
                <w:sz w:val="20"/>
                <w:szCs w:val="20"/>
              </w:rPr>
              <w:t>서비스의</w:t>
            </w:r>
            <w:r>
              <w:rPr>
                <w:rFonts w:cs="Times New Roman" w:hint="eastAsia"/>
                <w:sz w:val="20"/>
                <w:szCs w:val="20"/>
              </w:rPr>
              <w:t xml:space="preserve"> </w:t>
            </w:r>
            <w:r>
              <w:rPr>
                <w:rFonts w:cs="Times New Roman" w:hint="eastAsia"/>
                <w:sz w:val="20"/>
                <w:szCs w:val="20"/>
              </w:rPr>
              <w:t>제공</w:t>
            </w:r>
            <w:r>
              <w:rPr>
                <w:rFonts w:cs="Times New Roman" w:hint="eastAsia"/>
                <w:sz w:val="20"/>
                <w:szCs w:val="20"/>
              </w:rPr>
              <w:t xml:space="preserve"> </w:t>
            </w:r>
            <w:r>
              <w:rPr>
                <w:rFonts w:cs="Times New Roman" w:hint="eastAsia"/>
                <w:sz w:val="20"/>
                <w:szCs w:val="20"/>
              </w:rPr>
              <w:t>등을</w:t>
            </w:r>
            <w:r>
              <w:rPr>
                <w:rFonts w:cs="Times New Roman" w:hint="eastAsia"/>
                <w:sz w:val="20"/>
                <w:szCs w:val="20"/>
              </w:rPr>
              <w:t xml:space="preserve"> </w:t>
            </w:r>
            <w:r>
              <w:rPr>
                <w:rFonts w:cs="Times New Roman" w:hint="eastAsia"/>
                <w:sz w:val="20"/>
                <w:szCs w:val="20"/>
              </w:rPr>
              <w:t>위한</w:t>
            </w:r>
            <w:r>
              <w:rPr>
                <w:rFonts w:cs="Times New Roman" w:hint="eastAsia"/>
                <w:sz w:val="20"/>
                <w:szCs w:val="20"/>
              </w:rPr>
              <w:t xml:space="preserve"> </w:t>
            </w:r>
            <w:r>
              <w:rPr>
                <w:rFonts w:cs="Times New Roman" w:hint="eastAsia"/>
                <w:sz w:val="20"/>
                <w:szCs w:val="20"/>
              </w:rPr>
              <w:t>사업제휴계약상으로는</w:t>
            </w:r>
            <w:r>
              <w:rPr>
                <w:rFonts w:cs="Times New Roman" w:hint="eastAsia"/>
                <w:sz w:val="20"/>
                <w:szCs w:val="20"/>
              </w:rPr>
              <w:t xml:space="preserve"> </w:t>
            </w:r>
            <w:r>
              <w:rPr>
                <w:rFonts w:cs="Times New Roman" w:hint="eastAsia"/>
                <w:sz w:val="20"/>
                <w:szCs w:val="20"/>
              </w:rPr>
              <w:t>개인정보보</w:t>
            </w:r>
            <w:r>
              <w:rPr>
                <w:rFonts w:cs="Times New Roman" w:hint="eastAsia"/>
                <w:sz w:val="20"/>
                <w:szCs w:val="20"/>
              </w:rPr>
              <w:lastRenderedPageBreak/>
              <w:t>호법</w:t>
            </w:r>
            <w:r>
              <w:rPr>
                <w:rFonts w:cs="Times New Roman" w:hint="eastAsia"/>
                <w:sz w:val="20"/>
                <w:szCs w:val="20"/>
              </w:rPr>
              <w:t xml:space="preserve"> </w:t>
            </w:r>
            <w:r>
              <w:rPr>
                <w:rFonts w:cs="Times New Roman" w:hint="eastAsia"/>
                <w:sz w:val="20"/>
                <w:szCs w:val="20"/>
              </w:rPr>
              <w:t>제</w:t>
            </w:r>
            <w:r>
              <w:rPr>
                <w:rFonts w:cs="Times New Roman" w:hint="eastAsia"/>
                <w:sz w:val="20"/>
                <w:szCs w:val="20"/>
              </w:rPr>
              <w:t>2</w:t>
            </w:r>
            <w:r>
              <w:rPr>
                <w:rFonts w:cs="Times New Roman"/>
                <w:sz w:val="20"/>
                <w:szCs w:val="20"/>
              </w:rPr>
              <w:t>6</w:t>
            </w:r>
            <w:r>
              <w:rPr>
                <w:rFonts w:cs="Times New Roman" w:hint="eastAsia"/>
                <w:sz w:val="20"/>
                <w:szCs w:val="20"/>
              </w:rPr>
              <w:t>조</w:t>
            </w:r>
            <w:r>
              <w:rPr>
                <w:rFonts w:cs="Times New Roman" w:hint="eastAsia"/>
                <w:sz w:val="20"/>
                <w:szCs w:val="20"/>
              </w:rPr>
              <w:t xml:space="preserve"> </w:t>
            </w:r>
            <w:r>
              <w:rPr>
                <w:rFonts w:cs="Times New Roman" w:hint="eastAsia"/>
                <w:sz w:val="20"/>
                <w:szCs w:val="20"/>
              </w:rPr>
              <w:t>제</w:t>
            </w:r>
            <w:r>
              <w:rPr>
                <w:rFonts w:cs="Times New Roman" w:hint="eastAsia"/>
                <w:sz w:val="20"/>
                <w:szCs w:val="20"/>
              </w:rPr>
              <w:t>1</w:t>
            </w:r>
            <w:r>
              <w:rPr>
                <w:rFonts w:cs="Times New Roman" w:hint="eastAsia"/>
                <w:sz w:val="20"/>
                <w:szCs w:val="20"/>
              </w:rPr>
              <w:t>항이</w:t>
            </w:r>
            <w:r>
              <w:rPr>
                <w:rFonts w:cs="Times New Roman" w:hint="eastAsia"/>
                <w:sz w:val="20"/>
                <w:szCs w:val="20"/>
              </w:rPr>
              <w:t xml:space="preserve"> </w:t>
            </w:r>
            <w:r>
              <w:rPr>
                <w:rFonts w:cs="Times New Roman" w:hint="eastAsia"/>
                <w:sz w:val="20"/>
                <w:szCs w:val="20"/>
              </w:rPr>
              <w:t>요구하고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법정요구사항</w:t>
            </w:r>
            <w:r w:rsidR="00224B5F">
              <w:rPr>
                <w:rFonts w:cs="Times New Roman" w:hint="eastAsia"/>
                <w:sz w:val="20"/>
                <w:szCs w:val="20"/>
              </w:rPr>
              <w:t>이</w:t>
            </w:r>
            <w:r>
              <w:rPr>
                <w:rFonts w:cs="Times New Roman" w:hint="eastAsia"/>
                <w:sz w:val="20"/>
                <w:szCs w:val="20"/>
              </w:rPr>
              <w:t xml:space="preserve"> </w:t>
            </w:r>
            <w:r>
              <w:rPr>
                <w:rFonts w:cs="Times New Roman" w:hint="eastAsia"/>
                <w:sz w:val="20"/>
                <w:szCs w:val="20"/>
              </w:rPr>
              <w:t>누락되어</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tc>
        <w:tc>
          <w:tcPr>
            <w:tcW w:w="26" w:type="pct"/>
            <w:tcBorders>
              <w:top w:val="nil"/>
              <w:bottom w:val="nil"/>
            </w:tcBorders>
          </w:tcPr>
          <w:p w14:paraId="5653DB94"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6FEE4F0B" w14:textId="2899CF75" w:rsidR="004E04A7" w:rsidRPr="00E86663"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개인정보</w:t>
            </w:r>
            <w:r>
              <w:rPr>
                <w:rFonts w:cs="Times New Roman" w:hint="eastAsia"/>
                <w:sz w:val="20"/>
                <w:szCs w:val="20"/>
              </w:rPr>
              <w:t xml:space="preserve"> </w:t>
            </w:r>
            <w:r>
              <w:rPr>
                <w:rFonts w:cs="Times New Roman" w:hint="eastAsia"/>
                <w:sz w:val="20"/>
                <w:szCs w:val="20"/>
              </w:rPr>
              <w:t>처리위탁이</w:t>
            </w:r>
            <w:r>
              <w:rPr>
                <w:rFonts w:cs="Times New Roman" w:hint="eastAsia"/>
                <w:sz w:val="20"/>
                <w:szCs w:val="20"/>
              </w:rPr>
              <w:t xml:space="preserve"> </w:t>
            </w:r>
            <w:r>
              <w:rPr>
                <w:rFonts w:cs="Times New Roman" w:hint="eastAsia"/>
                <w:sz w:val="20"/>
                <w:szCs w:val="20"/>
              </w:rPr>
              <w:t>이루어지는</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sidRPr="00E86663">
              <w:rPr>
                <w:rFonts w:cs="Times New Roman" w:hint="eastAsia"/>
                <w:sz w:val="20"/>
                <w:szCs w:val="20"/>
              </w:rPr>
              <w:t>위탁자는</w:t>
            </w:r>
            <w:r w:rsidRPr="00E86663">
              <w:rPr>
                <w:rFonts w:cs="Times New Roman" w:hint="eastAsia"/>
                <w:sz w:val="20"/>
                <w:szCs w:val="20"/>
              </w:rPr>
              <w:t xml:space="preserve"> (i) </w:t>
            </w:r>
            <w:r w:rsidRPr="00E86663">
              <w:rPr>
                <w:rFonts w:cs="Times New Roman" w:hint="eastAsia"/>
                <w:sz w:val="20"/>
                <w:szCs w:val="20"/>
              </w:rPr>
              <w:t>수탁자와</w:t>
            </w:r>
            <w:r w:rsidRPr="00E86663">
              <w:rPr>
                <w:rFonts w:cs="Times New Roman" w:hint="eastAsia"/>
                <w:sz w:val="20"/>
                <w:szCs w:val="20"/>
              </w:rPr>
              <w:t xml:space="preserve"> </w:t>
            </w:r>
            <w:r w:rsidR="00364EA6" w:rsidRPr="00364EA6">
              <w:rPr>
                <w:rFonts w:cs="Times New Roman" w:hint="eastAsia"/>
                <w:sz w:val="20"/>
                <w:szCs w:val="20"/>
              </w:rPr>
              <w:t>위탁업무의</w:t>
            </w:r>
            <w:r w:rsidR="00364EA6" w:rsidRPr="00364EA6">
              <w:rPr>
                <w:rFonts w:cs="Times New Roman" w:hint="eastAsia"/>
                <w:sz w:val="20"/>
                <w:szCs w:val="20"/>
              </w:rPr>
              <w:t xml:space="preserve"> </w:t>
            </w:r>
            <w:r w:rsidR="00364EA6" w:rsidRPr="00364EA6">
              <w:rPr>
                <w:rFonts w:cs="Times New Roman" w:hint="eastAsia"/>
                <w:sz w:val="20"/>
                <w:szCs w:val="20"/>
              </w:rPr>
              <w:t>목적</w:t>
            </w:r>
            <w:r w:rsidR="00364EA6" w:rsidRPr="00364EA6">
              <w:rPr>
                <w:rFonts w:cs="Times New Roman" w:hint="eastAsia"/>
                <w:sz w:val="20"/>
                <w:szCs w:val="20"/>
              </w:rPr>
              <w:t xml:space="preserve"> </w:t>
            </w:r>
            <w:r w:rsidR="00364EA6" w:rsidRPr="00364EA6">
              <w:rPr>
                <w:rFonts w:cs="Times New Roman" w:hint="eastAsia"/>
                <w:sz w:val="20"/>
                <w:szCs w:val="20"/>
              </w:rPr>
              <w:t>및</w:t>
            </w:r>
            <w:r w:rsidR="00364EA6" w:rsidRPr="00364EA6">
              <w:rPr>
                <w:rFonts w:cs="Times New Roman" w:hint="eastAsia"/>
                <w:sz w:val="20"/>
                <w:szCs w:val="20"/>
              </w:rPr>
              <w:t xml:space="preserve"> </w:t>
            </w:r>
            <w:r w:rsidR="00364EA6" w:rsidRPr="00364EA6">
              <w:rPr>
                <w:rFonts w:cs="Times New Roman" w:hint="eastAsia"/>
                <w:sz w:val="20"/>
                <w:szCs w:val="20"/>
              </w:rPr>
              <w:t>범위를</w:t>
            </w:r>
            <w:r w:rsidR="00364EA6" w:rsidRPr="00364EA6">
              <w:rPr>
                <w:rFonts w:cs="Times New Roman" w:hint="eastAsia"/>
                <w:sz w:val="20"/>
                <w:szCs w:val="20"/>
              </w:rPr>
              <w:t xml:space="preserve"> </w:t>
            </w:r>
            <w:r w:rsidR="00364EA6" w:rsidRPr="00364EA6">
              <w:rPr>
                <w:rFonts w:cs="Times New Roman" w:hint="eastAsia"/>
                <w:sz w:val="20"/>
                <w:szCs w:val="20"/>
              </w:rPr>
              <w:t>포함한</w:t>
            </w:r>
            <w:r w:rsidR="00364EA6" w:rsidRPr="00364EA6">
              <w:rPr>
                <w:rFonts w:cs="Times New Roman" w:hint="eastAsia"/>
                <w:sz w:val="20"/>
                <w:szCs w:val="20"/>
              </w:rPr>
              <w:t xml:space="preserve"> </w:t>
            </w:r>
            <w:r w:rsidRPr="00E86663">
              <w:rPr>
                <w:rFonts w:cs="Times New Roman" w:hint="eastAsia"/>
                <w:sz w:val="20"/>
                <w:szCs w:val="20"/>
              </w:rPr>
              <w:t>법정사항</w:t>
            </w:r>
            <w:r>
              <w:rPr>
                <w:rFonts w:cs="Times New Roman" w:hint="eastAsia"/>
                <w:sz w:val="20"/>
                <w:szCs w:val="20"/>
              </w:rPr>
              <w:t>(</w:t>
            </w:r>
            <w:r>
              <w:rPr>
                <w:rFonts w:cs="Times New Roman" w:hint="eastAsia"/>
                <w:sz w:val="20"/>
                <w:szCs w:val="20"/>
              </w:rPr>
              <w:t>개인정보보호법</w:t>
            </w:r>
            <w:r>
              <w:rPr>
                <w:rFonts w:cs="Times New Roman" w:hint="eastAsia"/>
                <w:sz w:val="20"/>
                <w:szCs w:val="20"/>
              </w:rPr>
              <w:t xml:space="preserve"> </w:t>
            </w:r>
            <w:r>
              <w:rPr>
                <w:rFonts w:cs="Times New Roman" w:hint="eastAsia"/>
                <w:sz w:val="20"/>
                <w:szCs w:val="20"/>
              </w:rPr>
              <w:t>제</w:t>
            </w:r>
            <w:r>
              <w:rPr>
                <w:rFonts w:cs="Times New Roman" w:hint="eastAsia"/>
                <w:sz w:val="20"/>
                <w:szCs w:val="20"/>
              </w:rPr>
              <w:t>2</w:t>
            </w:r>
            <w:r>
              <w:rPr>
                <w:rFonts w:cs="Times New Roman"/>
                <w:sz w:val="20"/>
                <w:szCs w:val="20"/>
              </w:rPr>
              <w:t>6</w:t>
            </w:r>
            <w:r>
              <w:rPr>
                <w:rFonts w:cs="Times New Roman" w:hint="eastAsia"/>
                <w:sz w:val="20"/>
                <w:szCs w:val="20"/>
              </w:rPr>
              <w:t>조</w:t>
            </w:r>
            <w:r>
              <w:rPr>
                <w:rFonts w:cs="Times New Roman" w:hint="eastAsia"/>
                <w:sz w:val="20"/>
                <w:szCs w:val="20"/>
              </w:rPr>
              <w:t xml:space="preserve"> </w:t>
            </w:r>
            <w:r>
              <w:rPr>
                <w:rFonts w:cs="Times New Roman" w:hint="eastAsia"/>
                <w:sz w:val="20"/>
                <w:szCs w:val="20"/>
              </w:rPr>
              <w:t>제</w:t>
            </w:r>
            <w:r>
              <w:rPr>
                <w:rFonts w:cs="Times New Roman" w:hint="eastAsia"/>
                <w:sz w:val="20"/>
                <w:szCs w:val="20"/>
              </w:rPr>
              <w:t>1</w:t>
            </w:r>
            <w:r>
              <w:rPr>
                <w:rFonts w:cs="Times New Roman" w:hint="eastAsia"/>
                <w:sz w:val="20"/>
                <w:szCs w:val="20"/>
              </w:rPr>
              <w:t>항</w:t>
            </w:r>
            <w:r>
              <w:rPr>
                <w:rFonts w:cs="Times New Roman" w:hint="eastAsia"/>
                <w:sz w:val="20"/>
                <w:szCs w:val="20"/>
              </w:rPr>
              <w:t xml:space="preserve"> </w:t>
            </w:r>
            <w:r>
              <w:rPr>
                <w:rFonts w:cs="Times New Roman" w:hint="eastAsia"/>
                <w:sz w:val="20"/>
                <w:szCs w:val="20"/>
              </w:rPr>
              <w:t>각</w:t>
            </w:r>
            <w:r>
              <w:rPr>
                <w:rFonts w:cs="Times New Roman" w:hint="eastAsia"/>
                <w:sz w:val="20"/>
                <w:szCs w:val="20"/>
              </w:rPr>
              <w:t xml:space="preserve"> </w:t>
            </w:r>
            <w:r>
              <w:rPr>
                <w:rFonts w:cs="Times New Roman" w:hint="eastAsia"/>
                <w:sz w:val="20"/>
                <w:szCs w:val="20"/>
              </w:rPr>
              <w:t>호</w:t>
            </w:r>
            <w:r>
              <w:rPr>
                <w:rFonts w:cs="Times New Roman" w:hint="eastAsia"/>
                <w:sz w:val="20"/>
                <w:szCs w:val="20"/>
              </w:rPr>
              <w:t xml:space="preserve">, </w:t>
            </w:r>
            <w:r>
              <w:rPr>
                <w:rFonts w:cs="Times New Roman" w:hint="eastAsia"/>
                <w:sz w:val="20"/>
                <w:szCs w:val="20"/>
              </w:rPr>
              <w:t>동법</w:t>
            </w:r>
            <w:r>
              <w:rPr>
                <w:rFonts w:cs="Times New Roman" w:hint="eastAsia"/>
                <w:sz w:val="20"/>
                <w:szCs w:val="20"/>
              </w:rPr>
              <w:t xml:space="preserve"> </w:t>
            </w:r>
            <w:r>
              <w:rPr>
                <w:rFonts w:cs="Times New Roman" w:hint="eastAsia"/>
                <w:sz w:val="20"/>
                <w:szCs w:val="20"/>
              </w:rPr>
              <w:t>시행령</w:t>
            </w:r>
            <w:r>
              <w:rPr>
                <w:rFonts w:cs="Times New Roman" w:hint="eastAsia"/>
                <w:sz w:val="20"/>
                <w:szCs w:val="20"/>
              </w:rPr>
              <w:t xml:space="preserve"> </w:t>
            </w:r>
            <w:r>
              <w:rPr>
                <w:rFonts w:cs="Times New Roman" w:hint="eastAsia"/>
                <w:sz w:val="20"/>
                <w:szCs w:val="20"/>
              </w:rPr>
              <w:t>제</w:t>
            </w:r>
            <w:r>
              <w:rPr>
                <w:rFonts w:cs="Times New Roman" w:hint="eastAsia"/>
                <w:sz w:val="20"/>
                <w:szCs w:val="20"/>
              </w:rPr>
              <w:t>2</w:t>
            </w:r>
            <w:r>
              <w:rPr>
                <w:rFonts w:cs="Times New Roman"/>
                <w:sz w:val="20"/>
                <w:szCs w:val="20"/>
              </w:rPr>
              <w:t>8</w:t>
            </w:r>
            <w:r>
              <w:rPr>
                <w:rFonts w:cs="Times New Roman" w:hint="eastAsia"/>
                <w:sz w:val="20"/>
                <w:szCs w:val="20"/>
              </w:rPr>
              <w:t>조</w:t>
            </w:r>
            <w:r>
              <w:rPr>
                <w:rFonts w:cs="Times New Roman" w:hint="eastAsia"/>
                <w:sz w:val="20"/>
                <w:szCs w:val="20"/>
              </w:rPr>
              <w:t xml:space="preserve"> </w:t>
            </w:r>
            <w:r>
              <w:rPr>
                <w:rFonts w:cs="Times New Roman" w:hint="eastAsia"/>
                <w:sz w:val="20"/>
                <w:szCs w:val="20"/>
              </w:rPr>
              <w:t>제</w:t>
            </w:r>
            <w:r>
              <w:rPr>
                <w:rFonts w:cs="Times New Roman" w:hint="eastAsia"/>
                <w:sz w:val="20"/>
                <w:szCs w:val="20"/>
              </w:rPr>
              <w:t>1</w:t>
            </w:r>
            <w:r>
              <w:rPr>
                <w:rFonts w:cs="Times New Roman" w:hint="eastAsia"/>
                <w:sz w:val="20"/>
                <w:szCs w:val="20"/>
              </w:rPr>
              <w:t>항</w:t>
            </w:r>
            <w:r>
              <w:rPr>
                <w:rFonts w:cs="Times New Roman" w:hint="eastAsia"/>
                <w:sz w:val="20"/>
                <w:szCs w:val="20"/>
              </w:rPr>
              <w:t xml:space="preserve"> </w:t>
            </w:r>
            <w:r>
              <w:rPr>
                <w:rFonts w:cs="Times New Roman" w:hint="eastAsia"/>
                <w:sz w:val="20"/>
                <w:szCs w:val="20"/>
              </w:rPr>
              <w:t>각</w:t>
            </w:r>
            <w:r>
              <w:rPr>
                <w:rFonts w:cs="Times New Roman" w:hint="eastAsia"/>
                <w:sz w:val="20"/>
                <w:szCs w:val="20"/>
              </w:rPr>
              <w:t xml:space="preserve"> </w:t>
            </w:r>
            <w:r>
              <w:rPr>
                <w:rFonts w:cs="Times New Roman" w:hint="eastAsia"/>
                <w:sz w:val="20"/>
                <w:szCs w:val="20"/>
              </w:rPr>
              <w:t>호</w:t>
            </w:r>
            <w:r>
              <w:rPr>
                <w:rFonts w:cs="Times New Roman" w:hint="eastAsia"/>
                <w:sz w:val="20"/>
                <w:szCs w:val="20"/>
              </w:rPr>
              <w:t>)</w:t>
            </w:r>
            <w:r w:rsidRPr="00E86663">
              <w:rPr>
                <w:rFonts w:cs="Times New Roman" w:hint="eastAsia"/>
                <w:sz w:val="20"/>
                <w:szCs w:val="20"/>
              </w:rPr>
              <w:t>이</w:t>
            </w:r>
            <w:r w:rsidRPr="00E86663">
              <w:rPr>
                <w:rFonts w:cs="Times New Roman" w:hint="eastAsia"/>
                <w:sz w:val="20"/>
                <w:szCs w:val="20"/>
              </w:rPr>
              <w:t xml:space="preserve"> </w:t>
            </w:r>
            <w:r w:rsidRPr="00E86663">
              <w:rPr>
                <w:rFonts w:cs="Times New Roman" w:hint="eastAsia"/>
                <w:sz w:val="20"/>
                <w:szCs w:val="20"/>
              </w:rPr>
              <w:t>포함된</w:t>
            </w:r>
            <w:r w:rsidRPr="00E86663">
              <w:rPr>
                <w:rFonts w:cs="Times New Roman" w:hint="eastAsia"/>
                <w:sz w:val="20"/>
                <w:szCs w:val="20"/>
              </w:rPr>
              <w:t xml:space="preserve"> </w:t>
            </w:r>
            <w:r>
              <w:rPr>
                <w:rFonts w:cs="Times New Roman" w:hint="eastAsia"/>
                <w:sz w:val="20"/>
                <w:szCs w:val="20"/>
              </w:rPr>
              <w:t>서면을</w:t>
            </w:r>
            <w:r w:rsidRPr="00E86663">
              <w:rPr>
                <w:rFonts w:cs="Times New Roman" w:hint="eastAsia"/>
                <w:sz w:val="20"/>
                <w:szCs w:val="20"/>
              </w:rPr>
              <w:t xml:space="preserve"> </w:t>
            </w:r>
            <w:r w:rsidRPr="00E86663">
              <w:rPr>
                <w:rFonts w:cs="Times New Roman" w:hint="eastAsia"/>
                <w:sz w:val="20"/>
                <w:szCs w:val="20"/>
              </w:rPr>
              <w:t>통해</w:t>
            </w:r>
            <w:r w:rsidRPr="00E86663">
              <w:rPr>
                <w:rFonts w:cs="Times New Roman" w:hint="eastAsia"/>
                <w:sz w:val="20"/>
                <w:szCs w:val="20"/>
              </w:rPr>
              <w:t xml:space="preserve"> </w:t>
            </w:r>
            <w:r w:rsidRPr="00E86663">
              <w:rPr>
                <w:rFonts w:cs="Times New Roman" w:hint="eastAsia"/>
                <w:sz w:val="20"/>
                <w:szCs w:val="20"/>
              </w:rPr>
              <w:t>개인정보</w:t>
            </w:r>
            <w:r w:rsidRPr="00E86663">
              <w:rPr>
                <w:rFonts w:cs="Times New Roman" w:hint="eastAsia"/>
                <w:sz w:val="20"/>
                <w:szCs w:val="20"/>
              </w:rPr>
              <w:t xml:space="preserve"> </w:t>
            </w:r>
            <w:r w:rsidRPr="00E86663">
              <w:rPr>
                <w:rFonts w:cs="Times New Roman" w:hint="eastAsia"/>
                <w:sz w:val="20"/>
                <w:szCs w:val="20"/>
              </w:rPr>
              <w:t>처리를</w:t>
            </w:r>
            <w:r w:rsidRPr="00E86663">
              <w:rPr>
                <w:rFonts w:cs="Times New Roman" w:hint="eastAsia"/>
                <w:sz w:val="20"/>
                <w:szCs w:val="20"/>
              </w:rPr>
              <w:t xml:space="preserve"> </w:t>
            </w:r>
            <w:r w:rsidRPr="00E86663">
              <w:rPr>
                <w:rFonts w:cs="Times New Roman" w:hint="eastAsia"/>
                <w:sz w:val="20"/>
                <w:szCs w:val="20"/>
              </w:rPr>
              <w:t>위탁하여야</w:t>
            </w:r>
            <w:r w:rsidRPr="00E86663">
              <w:rPr>
                <w:rFonts w:cs="Times New Roman" w:hint="eastAsia"/>
                <w:sz w:val="20"/>
                <w:szCs w:val="20"/>
              </w:rPr>
              <w:t xml:space="preserve"> </w:t>
            </w:r>
            <w:r w:rsidRPr="00E86663">
              <w:rPr>
                <w:rFonts w:cs="Times New Roman" w:hint="eastAsia"/>
                <w:sz w:val="20"/>
                <w:szCs w:val="20"/>
              </w:rPr>
              <w:t>하고</w:t>
            </w:r>
            <w:r w:rsidRPr="00E86663">
              <w:rPr>
                <w:rFonts w:cs="Times New Roman" w:hint="eastAsia"/>
                <w:sz w:val="20"/>
                <w:szCs w:val="20"/>
              </w:rPr>
              <w:t xml:space="preserve">, (ii) </w:t>
            </w:r>
            <w:r w:rsidRPr="00E86663">
              <w:rPr>
                <w:rFonts w:cs="Times New Roman" w:hint="eastAsia"/>
                <w:sz w:val="20"/>
                <w:szCs w:val="20"/>
              </w:rPr>
              <w:t>수탁자</w:t>
            </w:r>
            <w:r w:rsidRPr="00E86663">
              <w:rPr>
                <w:rFonts w:cs="Times New Roman" w:hint="eastAsia"/>
                <w:sz w:val="20"/>
                <w:szCs w:val="20"/>
              </w:rPr>
              <w:t xml:space="preserve"> </w:t>
            </w:r>
            <w:r w:rsidRPr="00E86663">
              <w:rPr>
                <w:rFonts w:cs="Times New Roman" w:hint="eastAsia"/>
                <w:sz w:val="20"/>
                <w:szCs w:val="20"/>
              </w:rPr>
              <w:t>및</w:t>
            </w:r>
            <w:r w:rsidRPr="00E86663">
              <w:rPr>
                <w:rFonts w:cs="Times New Roman" w:hint="eastAsia"/>
                <w:sz w:val="20"/>
                <w:szCs w:val="20"/>
              </w:rPr>
              <w:t xml:space="preserve"> </w:t>
            </w:r>
            <w:r w:rsidRPr="00E86663">
              <w:rPr>
                <w:rFonts w:cs="Times New Roman" w:hint="eastAsia"/>
                <w:sz w:val="20"/>
                <w:szCs w:val="20"/>
              </w:rPr>
              <w:t>관련</w:t>
            </w:r>
            <w:r w:rsidRPr="00E86663">
              <w:rPr>
                <w:rFonts w:cs="Times New Roman" w:hint="eastAsia"/>
                <w:sz w:val="20"/>
                <w:szCs w:val="20"/>
              </w:rPr>
              <w:t xml:space="preserve"> </w:t>
            </w:r>
            <w:r w:rsidRPr="00E86663">
              <w:rPr>
                <w:rFonts w:cs="Times New Roman" w:hint="eastAsia"/>
                <w:sz w:val="20"/>
                <w:szCs w:val="20"/>
              </w:rPr>
              <w:t>업무를</w:t>
            </w:r>
            <w:r w:rsidRPr="00E86663">
              <w:rPr>
                <w:rFonts w:cs="Times New Roman" w:hint="eastAsia"/>
                <w:sz w:val="20"/>
                <w:szCs w:val="20"/>
              </w:rPr>
              <w:t xml:space="preserve"> </w:t>
            </w:r>
            <w:r w:rsidRPr="00E86663">
              <w:rPr>
                <w:rFonts w:cs="Times New Roman" w:hint="eastAsia"/>
                <w:sz w:val="20"/>
                <w:szCs w:val="20"/>
              </w:rPr>
              <w:t>개인정보</w:t>
            </w:r>
            <w:r w:rsidRPr="00E86663">
              <w:rPr>
                <w:rFonts w:cs="Times New Roman" w:hint="eastAsia"/>
                <w:sz w:val="20"/>
                <w:szCs w:val="20"/>
              </w:rPr>
              <w:t xml:space="preserve"> </w:t>
            </w:r>
            <w:r w:rsidRPr="00E86663">
              <w:rPr>
                <w:rFonts w:cs="Times New Roman" w:hint="eastAsia"/>
                <w:sz w:val="20"/>
                <w:szCs w:val="20"/>
              </w:rPr>
              <w:t>처리방침에</w:t>
            </w:r>
            <w:r w:rsidRPr="00E86663">
              <w:rPr>
                <w:rFonts w:cs="Times New Roman" w:hint="eastAsia"/>
                <w:sz w:val="20"/>
                <w:szCs w:val="20"/>
              </w:rPr>
              <w:t xml:space="preserve"> </w:t>
            </w:r>
            <w:r w:rsidRPr="00E86663">
              <w:rPr>
                <w:rFonts w:cs="Times New Roman" w:hint="eastAsia"/>
                <w:sz w:val="20"/>
                <w:szCs w:val="20"/>
              </w:rPr>
              <w:t>공개하여야</w:t>
            </w:r>
            <w:r w:rsidRPr="00E86663">
              <w:rPr>
                <w:rFonts w:cs="Times New Roman" w:hint="eastAsia"/>
                <w:sz w:val="20"/>
                <w:szCs w:val="20"/>
              </w:rPr>
              <w:t xml:space="preserve"> </w:t>
            </w:r>
            <w:r w:rsidRPr="00E86663">
              <w:rPr>
                <w:rFonts w:cs="Times New Roman" w:hint="eastAsia"/>
                <w:sz w:val="20"/>
                <w:szCs w:val="20"/>
              </w:rPr>
              <w:t>하며</w:t>
            </w:r>
            <w:r w:rsidRPr="00E86663">
              <w:rPr>
                <w:rFonts w:cs="Times New Roman" w:hint="eastAsia"/>
                <w:sz w:val="20"/>
                <w:szCs w:val="20"/>
              </w:rPr>
              <w:t xml:space="preserve">, (iii) </w:t>
            </w:r>
            <w:r w:rsidRPr="00E86663">
              <w:rPr>
                <w:rFonts w:cs="Times New Roman" w:hint="eastAsia"/>
                <w:sz w:val="20"/>
                <w:szCs w:val="20"/>
              </w:rPr>
              <w:t>수탁자에</w:t>
            </w:r>
            <w:r w:rsidRPr="00E86663">
              <w:rPr>
                <w:rFonts w:cs="Times New Roman" w:hint="eastAsia"/>
                <w:sz w:val="20"/>
                <w:szCs w:val="20"/>
              </w:rPr>
              <w:t xml:space="preserve"> </w:t>
            </w:r>
            <w:r w:rsidRPr="00E86663">
              <w:rPr>
                <w:rFonts w:cs="Times New Roman" w:hint="eastAsia"/>
                <w:sz w:val="20"/>
                <w:szCs w:val="20"/>
              </w:rPr>
              <w:t>대한</w:t>
            </w:r>
            <w:r w:rsidRPr="00E86663">
              <w:rPr>
                <w:rFonts w:cs="Times New Roman" w:hint="eastAsia"/>
                <w:sz w:val="20"/>
                <w:szCs w:val="20"/>
              </w:rPr>
              <w:t xml:space="preserve"> </w:t>
            </w:r>
            <w:r w:rsidRPr="00E86663">
              <w:rPr>
                <w:rFonts w:cs="Times New Roman" w:hint="eastAsia"/>
                <w:sz w:val="20"/>
                <w:szCs w:val="20"/>
              </w:rPr>
              <w:t>관리감독의무를</w:t>
            </w:r>
            <w:r w:rsidRPr="00E86663">
              <w:rPr>
                <w:rFonts w:cs="Times New Roman" w:hint="eastAsia"/>
                <w:sz w:val="20"/>
                <w:szCs w:val="20"/>
              </w:rPr>
              <w:t xml:space="preserve"> </w:t>
            </w:r>
            <w:r w:rsidRPr="00E86663">
              <w:rPr>
                <w:rFonts w:cs="Times New Roman" w:hint="eastAsia"/>
                <w:sz w:val="20"/>
                <w:szCs w:val="20"/>
              </w:rPr>
              <w:t>부담함</w:t>
            </w:r>
            <w:r w:rsidRPr="00E86663">
              <w:rPr>
                <w:rFonts w:cs="Times New Roman" w:hint="eastAsia"/>
                <w:sz w:val="20"/>
                <w:szCs w:val="20"/>
              </w:rPr>
              <w:t>.</w:t>
            </w:r>
          </w:p>
          <w:p w14:paraId="5BB6D686" w14:textId="4F664A63" w:rsidR="004E04A7" w:rsidRPr="00E204C2" w:rsidRDefault="004E04A7" w:rsidP="00342A90">
            <w:pPr>
              <w:pStyle w:val="a8"/>
              <w:widowControl/>
              <w:numPr>
                <w:ilvl w:val="0"/>
                <w:numId w:val="2"/>
              </w:numPr>
              <w:spacing w:before="40" w:after="120" w:line="276" w:lineRule="auto"/>
              <w:rPr>
                <w:rFonts w:cs="Times New Roman"/>
                <w:sz w:val="20"/>
                <w:szCs w:val="20"/>
              </w:rPr>
            </w:pPr>
            <w:r w:rsidRPr="00E204C2">
              <w:rPr>
                <w:rFonts w:cs="Times New Roman" w:hint="eastAsia"/>
                <w:sz w:val="20"/>
                <w:szCs w:val="20"/>
              </w:rPr>
              <w:lastRenderedPageBreak/>
              <w:t>대</w:t>
            </w:r>
            <w:r w:rsidRPr="000D62B1">
              <w:rPr>
                <w:rFonts w:cs="Times New Roman" w:hint="eastAsia"/>
                <w:spacing w:val="-4"/>
                <w:sz w:val="20"/>
                <w:szCs w:val="20"/>
              </w:rPr>
              <w:t>상회사의</w:t>
            </w:r>
            <w:r w:rsidRPr="000D62B1">
              <w:rPr>
                <w:rFonts w:cs="Times New Roman" w:hint="eastAsia"/>
                <w:spacing w:val="-4"/>
                <w:sz w:val="20"/>
                <w:szCs w:val="20"/>
              </w:rPr>
              <w:t xml:space="preserve"> </w:t>
            </w:r>
            <w:r w:rsidRPr="000D62B1">
              <w:rPr>
                <w:rFonts w:cs="Times New Roman" w:hint="eastAsia"/>
                <w:spacing w:val="-4"/>
                <w:sz w:val="20"/>
                <w:szCs w:val="20"/>
              </w:rPr>
              <w:t>답변에</w:t>
            </w:r>
            <w:r w:rsidRPr="000D62B1">
              <w:rPr>
                <w:rFonts w:cs="Times New Roman" w:hint="eastAsia"/>
                <w:spacing w:val="-4"/>
                <w:sz w:val="20"/>
                <w:szCs w:val="20"/>
              </w:rPr>
              <w:t xml:space="preserve"> </w:t>
            </w:r>
            <w:r w:rsidRPr="000D62B1">
              <w:rPr>
                <w:rFonts w:cs="Times New Roman" w:hint="eastAsia"/>
                <w:spacing w:val="-4"/>
                <w:sz w:val="20"/>
                <w:szCs w:val="20"/>
              </w:rPr>
              <w:t>따르면</w:t>
            </w:r>
            <w:r w:rsidRPr="000D62B1">
              <w:rPr>
                <w:rFonts w:cs="Times New Roman" w:hint="eastAsia"/>
                <w:spacing w:val="-4"/>
                <w:sz w:val="20"/>
                <w:szCs w:val="20"/>
              </w:rPr>
              <w:t>,</w:t>
            </w:r>
            <w:r w:rsidRPr="000D62B1">
              <w:rPr>
                <w:rFonts w:cs="Times New Roman"/>
                <w:spacing w:val="-4"/>
                <w:sz w:val="20"/>
                <w:szCs w:val="20"/>
              </w:rPr>
              <w:t xml:space="preserve"> </w:t>
            </w:r>
            <w:r w:rsidRPr="000D62B1">
              <w:rPr>
                <w:rFonts w:cs="Times New Roman" w:hint="eastAsia"/>
                <w:spacing w:val="-4"/>
                <w:sz w:val="20"/>
                <w:szCs w:val="20"/>
              </w:rPr>
              <w:t>대상회사는</w:t>
            </w:r>
            <w:r w:rsidRPr="000D62B1">
              <w:rPr>
                <w:rFonts w:cs="Times New Roman" w:hint="eastAsia"/>
                <w:spacing w:val="-4"/>
                <w:sz w:val="20"/>
                <w:szCs w:val="20"/>
              </w:rPr>
              <w:t xml:space="preserve"> </w:t>
            </w:r>
            <w:r w:rsidRPr="000D62B1">
              <w:rPr>
                <w:rFonts w:cs="Times New Roman" w:hint="eastAsia"/>
                <w:spacing w:val="-4"/>
                <w:sz w:val="20"/>
                <w:szCs w:val="20"/>
              </w:rPr>
              <w:t>개인정보</w:t>
            </w:r>
            <w:r w:rsidRPr="000D62B1">
              <w:rPr>
                <w:rFonts w:cs="Times New Roman" w:hint="eastAsia"/>
                <w:spacing w:val="-4"/>
                <w:sz w:val="20"/>
                <w:szCs w:val="20"/>
              </w:rPr>
              <w:t xml:space="preserve"> </w:t>
            </w:r>
            <w:r w:rsidRPr="000D62B1">
              <w:rPr>
                <w:rFonts w:cs="Times New Roman" w:hint="eastAsia"/>
                <w:spacing w:val="-4"/>
                <w:sz w:val="20"/>
                <w:szCs w:val="20"/>
              </w:rPr>
              <w:t>처리</w:t>
            </w:r>
            <w:r w:rsidRPr="000D62B1">
              <w:rPr>
                <w:rFonts w:cs="Times New Roman" w:hint="eastAsia"/>
                <w:spacing w:val="-4"/>
                <w:sz w:val="20"/>
                <w:szCs w:val="20"/>
              </w:rPr>
              <w:t xml:space="preserve"> </w:t>
            </w:r>
            <w:r w:rsidRPr="000D62B1">
              <w:rPr>
                <w:rFonts w:cs="Times New Roman" w:hint="eastAsia"/>
                <w:spacing w:val="-4"/>
                <w:sz w:val="20"/>
                <w:szCs w:val="20"/>
              </w:rPr>
              <w:t>위탁과</w:t>
            </w:r>
            <w:r w:rsidRPr="000D62B1">
              <w:rPr>
                <w:rFonts w:cs="Times New Roman" w:hint="eastAsia"/>
                <w:spacing w:val="-4"/>
                <w:sz w:val="20"/>
                <w:szCs w:val="20"/>
              </w:rPr>
              <w:t xml:space="preserve"> </w:t>
            </w:r>
            <w:r w:rsidRPr="000D62B1">
              <w:rPr>
                <w:rFonts w:cs="Times New Roman" w:hint="eastAsia"/>
                <w:spacing w:val="-4"/>
                <w:sz w:val="20"/>
                <w:szCs w:val="20"/>
              </w:rPr>
              <w:t>관련한</w:t>
            </w:r>
            <w:r w:rsidRPr="000D62B1">
              <w:rPr>
                <w:rFonts w:cs="Times New Roman" w:hint="eastAsia"/>
                <w:spacing w:val="-4"/>
                <w:sz w:val="20"/>
                <w:szCs w:val="20"/>
              </w:rPr>
              <w:t xml:space="preserve"> </w:t>
            </w:r>
            <w:r w:rsidRPr="000D62B1">
              <w:rPr>
                <w:rFonts w:cs="Times New Roman" w:hint="eastAsia"/>
                <w:spacing w:val="-4"/>
                <w:sz w:val="20"/>
                <w:szCs w:val="20"/>
              </w:rPr>
              <w:t>제반</w:t>
            </w:r>
            <w:r w:rsidRPr="000D62B1">
              <w:rPr>
                <w:rFonts w:cs="Times New Roman" w:hint="eastAsia"/>
                <w:spacing w:val="-4"/>
                <w:sz w:val="20"/>
                <w:szCs w:val="20"/>
              </w:rPr>
              <w:t xml:space="preserve"> </w:t>
            </w:r>
            <w:r w:rsidRPr="000D62B1">
              <w:rPr>
                <w:rFonts w:cs="Times New Roman" w:hint="eastAsia"/>
                <w:spacing w:val="-4"/>
                <w:sz w:val="20"/>
                <w:szCs w:val="20"/>
              </w:rPr>
              <w:t>의무를</w:t>
            </w:r>
            <w:r w:rsidRPr="000D62B1">
              <w:rPr>
                <w:rFonts w:cs="Times New Roman" w:hint="eastAsia"/>
                <w:spacing w:val="-4"/>
                <w:sz w:val="20"/>
                <w:szCs w:val="20"/>
              </w:rPr>
              <w:t xml:space="preserve"> </w:t>
            </w:r>
            <w:r w:rsidRPr="000D62B1">
              <w:rPr>
                <w:rFonts w:cs="Times New Roman" w:hint="eastAsia"/>
                <w:spacing w:val="-4"/>
                <w:sz w:val="20"/>
                <w:szCs w:val="20"/>
              </w:rPr>
              <w:t>대체로</w:t>
            </w:r>
            <w:r w:rsidRPr="000D62B1">
              <w:rPr>
                <w:rFonts w:cs="Times New Roman" w:hint="eastAsia"/>
                <w:spacing w:val="-4"/>
                <w:sz w:val="20"/>
                <w:szCs w:val="20"/>
              </w:rPr>
              <w:t xml:space="preserve"> </w:t>
            </w:r>
            <w:r w:rsidRPr="000D62B1">
              <w:rPr>
                <w:rFonts w:cs="Times New Roman" w:hint="eastAsia"/>
                <w:spacing w:val="-4"/>
                <w:sz w:val="20"/>
                <w:szCs w:val="20"/>
              </w:rPr>
              <w:t>준수하고</w:t>
            </w:r>
            <w:r w:rsidRPr="000D62B1">
              <w:rPr>
                <w:rFonts w:cs="Times New Roman" w:hint="eastAsia"/>
                <w:spacing w:val="-4"/>
                <w:sz w:val="20"/>
                <w:szCs w:val="20"/>
              </w:rPr>
              <w:t xml:space="preserve"> </w:t>
            </w:r>
            <w:r w:rsidRPr="000D62B1">
              <w:rPr>
                <w:rFonts w:cs="Times New Roman" w:hint="eastAsia"/>
                <w:spacing w:val="-4"/>
                <w:sz w:val="20"/>
                <w:szCs w:val="20"/>
              </w:rPr>
              <w:t>있는</w:t>
            </w:r>
            <w:r w:rsidRPr="000D62B1">
              <w:rPr>
                <w:rFonts w:cs="Times New Roman" w:hint="eastAsia"/>
                <w:spacing w:val="-4"/>
                <w:sz w:val="20"/>
                <w:szCs w:val="20"/>
              </w:rPr>
              <w:t xml:space="preserve"> </w:t>
            </w:r>
            <w:r w:rsidRPr="000D62B1">
              <w:rPr>
                <w:rFonts w:cs="Times New Roman" w:hint="eastAsia"/>
                <w:spacing w:val="-4"/>
                <w:sz w:val="20"/>
                <w:szCs w:val="20"/>
              </w:rPr>
              <w:t>것으로</w:t>
            </w:r>
            <w:r w:rsidRPr="000D62B1">
              <w:rPr>
                <w:rFonts w:cs="Times New Roman" w:hint="eastAsia"/>
                <w:spacing w:val="-4"/>
                <w:sz w:val="20"/>
                <w:szCs w:val="20"/>
              </w:rPr>
              <w:t xml:space="preserve"> </w:t>
            </w:r>
            <w:r w:rsidR="00E204C2" w:rsidRPr="000D62B1">
              <w:rPr>
                <w:rFonts w:cs="Times New Roman" w:hint="eastAsia"/>
                <w:spacing w:val="-4"/>
                <w:sz w:val="20"/>
                <w:szCs w:val="20"/>
              </w:rPr>
              <w:t>이해되나</w:t>
            </w:r>
            <w:r w:rsidR="00E204C2" w:rsidRPr="000D62B1">
              <w:rPr>
                <w:rFonts w:cs="Times New Roman" w:hint="eastAsia"/>
                <w:spacing w:val="-4"/>
                <w:sz w:val="20"/>
                <w:szCs w:val="20"/>
              </w:rPr>
              <w:t xml:space="preserve">, </w:t>
            </w:r>
            <w:r w:rsidRPr="000D62B1">
              <w:rPr>
                <w:rFonts w:cs="Times New Roman" w:hint="eastAsia"/>
                <w:spacing w:val="-4"/>
                <w:sz w:val="20"/>
                <w:szCs w:val="20"/>
              </w:rPr>
              <w:t>대상회사와</w:t>
            </w:r>
            <w:r w:rsidRPr="000D62B1">
              <w:rPr>
                <w:rFonts w:cs="Times New Roman" w:hint="eastAsia"/>
                <w:spacing w:val="-4"/>
                <w:sz w:val="20"/>
                <w:szCs w:val="20"/>
              </w:rPr>
              <w:t xml:space="preserve"> </w:t>
            </w:r>
            <w:r w:rsidRPr="000D62B1">
              <w:rPr>
                <w:rFonts w:cs="Times New Roman" w:hint="eastAsia"/>
                <w:spacing w:val="-4"/>
                <w:sz w:val="20"/>
                <w:szCs w:val="20"/>
              </w:rPr>
              <w:t>㈜카카오</w:t>
            </w:r>
            <w:r w:rsidRPr="000D62B1">
              <w:rPr>
                <w:rFonts w:cs="Times New Roman" w:hint="eastAsia"/>
                <w:spacing w:val="-4"/>
                <w:sz w:val="20"/>
                <w:szCs w:val="20"/>
              </w:rPr>
              <w:t xml:space="preserve"> </w:t>
            </w:r>
            <w:r w:rsidRPr="000D62B1">
              <w:rPr>
                <w:rFonts w:cs="Times New Roman" w:hint="eastAsia"/>
                <w:spacing w:val="-4"/>
                <w:sz w:val="20"/>
                <w:szCs w:val="20"/>
              </w:rPr>
              <w:t>사이의</w:t>
            </w:r>
            <w:r w:rsidRPr="000D62B1">
              <w:rPr>
                <w:rFonts w:cs="Times New Roman" w:hint="eastAsia"/>
                <w:spacing w:val="-4"/>
                <w:sz w:val="20"/>
                <w:szCs w:val="20"/>
              </w:rPr>
              <w:t xml:space="preserve"> </w:t>
            </w:r>
            <w:r w:rsidRPr="000D62B1">
              <w:rPr>
                <w:rFonts w:cs="Times New Roman"/>
                <w:spacing w:val="-4"/>
                <w:sz w:val="20"/>
                <w:szCs w:val="20"/>
              </w:rPr>
              <w:t xml:space="preserve">(i) </w:t>
            </w:r>
            <w:r w:rsidRPr="000D62B1">
              <w:rPr>
                <w:rFonts w:cs="Times New Roman" w:hint="eastAsia"/>
                <w:spacing w:val="-4"/>
                <w:sz w:val="20"/>
                <w:szCs w:val="20"/>
              </w:rPr>
              <w:t>인프라</w:t>
            </w:r>
            <w:r w:rsidRPr="000D62B1">
              <w:rPr>
                <w:rFonts w:cs="Times New Roman" w:hint="eastAsia"/>
                <w:spacing w:val="-4"/>
                <w:sz w:val="20"/>
                <w:szCs w:val="20"/>
              </w:rPr>
              <w:t xml:space="preserve"> </w:t>
            </w:r>
            <w:r w:rsidRPr="000D62B1">
              <w:rPr>
                <w:rFonts w:cs="Times New Roman" w:hint="eastAsia"/>
                <w:spacing w:val="-4"/>
                <w:sz w:val="20"/>
                <w:szCs w:val="20"/>
              </w:rPr>
              <w:t>서비스</w:t>
            </w:r>
            <w:r w:rsidRPr="000D62B1">
              <w:rPr>
                <w:rFonts w:cs="Times New Roman" w:hint="eastAsia"/>
                <w:spacing w:val="-4"/>
                <w:sz w:val="20"/>
                <w:szCs w:val="20"/>
              </w:rPr>
              <w:t xml:space="preserve"> </w:t>
            </w:r>
            <w:r w:rsidRPr="000D62B1">
              <w:rPr>
                <w:rFonts w:cs="Times New Roman" w:hint="eastAsia"/>
                <w:spacing w:val="-4"/>
                <w:sz w:val="20"/>
                <w:szCs w:val="20"/>
              </w:rPr>
              <w:t>제공계약의</w:t>
            </w:r>
            <w:r w:rsidRPr="000D62B1">
              <w:rPr>
                <w:rFonts w:cs="Times New Roman" w:hint="eastAsia"/>
                <w:spacing w:val="-4"/>
                <w:sz w:val="20"/>
                <w:szCs w:val="20"/>
              </w:rPr>
              <w:t xml:space="preserve"> </w:t>
            </w:r>
            <w:r w:rsidRPr="000D62B1">
              <w:rPr>
                <w:rFonts w:cs="Times New Roman" w:hint="eastAsia"/>
                <w:spacing w:val="-4"/>
                <w:sz w:val="20"/>
                <w:szCs w:val="20"/>
              </w:rPr>
              <w:t>경우</w:t>
            </w:r>
            <w:r w:rsidRPr="000D62B1">
              <w:rPr>
                <w:rFonts w:cs="Times New Roman" w:hint="eastAsia"/>
                <w:spacing w:val="-4"/>
                <w:sz w:val="20"/>
                <w:szCs w:val="20"/>
              </w:rPr>
              <w:t>,</w:t>
            </w:r>
            <w:r w:rsidRPr="000D62B1">
              <w:rPr>
                <w:rFonts w:cs="Times New Roman"/>
                <w:spacing w:val="-4"/>
                <w:sz w:val="20"/>
                <w:szCs w:val="20"/>
              </w:rPr>
              <w:t xml:space="preserve"> DB</w:t>
            </w:r>
            <w:r w:rsidRPr="000D62B1">
              <w:rPr>
                <w:rFonts w:cs="Times New Roman" w:hint="eastAsia"/>
                <w:spacing w:val="-4"/>
                <w:sz w:val="20"/>
                <w:szCs w:val="20"/>
              </w:rPr>
              <w:t>관리라는</w:t>
            </w:r>
            <w:r w:rsidRPr="000D62B1">
              <w:rPr>
                <w:rFonts w:cs="Times New Roman" w:hint="eastAsia"/>
                <w:spacing w:val="-4"/>
                <w:sz w:val="20"/>
                <w:szCs w:val="20"/>
              </w:rPr>
              <w:t xml:space="preserve"> </w:t>
            </w:r>
            <w:r w:rsidRPr="000D62B1">
              <w:rPr>
                <w:rFonts w:cs="Times New Roman" w:hint="eastAsia"/>
                <w:spacing w:val="-4"/>
                <w:sz w:val="20"/>
                <w:szCs w:val="20"/>
              </w:rPr>
              <w:t>개인정보</w:t>
            </w:r>
            <w:r w:rsidRPr="000D62B1">
              <w:rPr>
                <w:rFonts w:cs="Times New Roman" w:hint="eastAsia"/>
                <w:spacing w:val="-4"/>
                <w:sz w:val="20"/>
                <w:szCs w:val="20"/>
              </w:rPr>
              <w:t xml:space="preserve"> </w:t>
            </w:r>
            <w:r w:rsidRPr="000D62B1">
              <w:rPr>
                <w:rFonts w:cs="Times New Roman" w:hint="eastAsia"/>
                <w:spacing w:val="-4"/>
                <w:sz w:val="20"/>
                <w:szCs w:val="20"/>
              </w:rPr>
              <w:t>보관</w:t>
            </w:r>
            <w:r w:rsidRPr="000D62B1">
              <w:rPr>
                <w:rFonts w:cs="Times New Roman" w:hint="eastAsia"/>
                <w:spacing w:val="-4"/>
                <w:sz w:val="20"/>
                <w:szCs w:val="20"/>
              </w:rPr>
              <w:t xml:space="preserve"> </w:t>
            </w:r>
            <w:r w:rsidRPr="000D62B1">
              <w:rPr>
                <w:rFonts w:cs="Times New Roman" w:hint="eastAsia"/>
                <w:spacing w:val="-4"/>
                <w:sz w:val="20"/>
                <w:szCs w:val="20"/>
              </w:rPr>
              <w:t>업무를</w:t>
            </w:r>
            <w:r w:rsidRPr="000D62B1">
              <w:rPr>
                <w:rFonts w:cs="Times New Roman" w:hint="eastAsia"/>
                <w:spacing w:val="-4"/>
                <w:sz w:val="20"/>
                <w:szCs w:val="20"/>
              </w:rPr>
              <w:t xml:space="preserve"> </w:t>
            </w:r>
            <w:r w:rsidRPr="000D62B1">
              <w:rPr>
                <w:rFonts w:cs="Times New Roman" w:hint="eastAsia"/>
                <w:spacing w:val="-4"/>
                <w:sz w:val="20"/>
                <w:szCs w:val="20"/>
              </w:rPr>
              <w:t>위탁하고</w:t>
            </w:r>
            <w:r w:rsidRPr="000D62B1">
              <w:rPr>
                <w:rFonts w:cs="Times New Roman" w:hint="eastAsia"/>
                <w:spacing w:val="-4"/>
                <w:sz w:val="20"/>
                <w:szCs w:val="20"/>
              </w:rPr>
              <w:t xml:space="preserve"> </w:t>
            </w:r>
            <w:r w:rsidRPr="000D62B1">
              <w:rPr>
                <w:rFonts w:cs="Times New Roman" w:hint="eastAsia"/>
                <w:spacing w:val="-4"/>
                <w:sz w:val="20"/>
                <w:szCs w:val="20"/>
              </w:rPr>
              <w:t>있으므로</w:t>
            </w:r>
            <w:r w:rsidRPr="000D62B1">
              <w:rPr>
                <w:rFonts w:cs="Times New Roman" w:hint="eastAsia"/>
                <w:spacing w:val="-4"/>
                <w:sz w:val="20"/>
                <w:szCs w:val="20"/>
              </w:rPr>
              <w:t xml:space="preserve"> </w:t>
            </w:r>
            <w:r w:rsidRPr="000D62B1">
              <w:rPr>
                <w:rFonts w:cs="Times New Roman" w:hint="eastAsia"/>
                <w:spacing w:val="-4"/>
                <w:sz w:val="20"/>
                <w:szCs w:val="20"/>
              </w:rPr>
              <w:t>이</w:t>
            </w:r>
            <w:r w:rsidRPr="000D62B1">
              <w:rPr>
                <w:rFonts w:cs="Times New Roman" w:hint="eastAsia"/>
                <w:spacing w:val="-4"/>
                <w:sz w:val="20"/>
                <w:szCs w:val="20"/>
              </w:rPr>
              <w:t xml:space="preserve"> </w:t>
            </w:r>
            <w:r w:rsidRPr="000D62B1">
              <w:rPr>
                <w:rFonts w:cs="Times New Roman" w:hint="eastAsia"/>
                <w:spacing w:val="-4"/>
                <w:sz w:val="20"/>
                <w:szCs w:val="20"/>
              </w:rPr>
              <w:t>경우에도</w:t>
            </w:r>
            <w:r w:rsidRPr="000D62B1">
              <w:rPr>
                <w:rFonts w:cs="Times New Roman" w:hint="eastAsia"/>
                <w:spacing w:val="-4"/>
                <w:sz w:val="20"/>
                <w:szCs w:val="20"/>
              </w:rPr>
              <w:t xml:space="preserve"> </w:t>
            </w:r>
            <w:r w:rsidRPr="000D62B1">
              <w:rPr>
                <w:rFonts w:cs="Times New Roman" w:hint="eastAsia"/>
                <w:spacing w:val="-4"/>
                <w:sz w:val="20"/>
                <w:szCs w:val="20"/>
              </w:rPr>
              <w:t>개인정보</w:t>
            </w:r>
            <w:r w:rsidRPr="000D62B1">
              <w:rPr>
                <w:rFonts w:cs="Times New Roman" w:hint="eastAsia"/>
                <w:spacing w:val="-4"/>
                <w:sz w:val="20"/>
                <w:szCs w:val="20"/>
              </w:rPr>
              <w:t xml:space="preserve"> </w:t>
            </w:r>
            <w:r w:rsidRPr="000D62B1">
              <w:rPr>
                <w:rFonts w:cs="Times New Roman" w:hint="eastAsia"/>
                <w:spacing w:val="-4"/>
                <w:sz w:val="20"/>
                <w:szCs w:val="20"/>
              </w:rPr>
              <w:t>처리행위</w:t>
            </w:r>
            <w:r w:rsidRPr="000D62B1">
              <w:rPr>
                <w:rFonts w:cs="Times New Roman" w:hint="eastAsia"/>
                <w:spacing w:val="-4"/>
                <w:sz w:val="20"/>
                <w:szCs w:val="20"/>
              </w:rPr>
              <w:t xml:space="preserve"> </w:t>
            </w:r>
            <w:r w:rsidRPr="000D62B1">
              <w:rPr>
                <w:rFonts w:cs="Times New Roman" w:hint="eastAsia"/>
                <w:spacing w:val="-4"/>
                <w:sz w:val="20"/>
                <w:szCs w:val="20"/>
              </w:rPr>
              <w:t>자체의</w:t>
            </w:r>
            <w:r w:rsidRPr="000D62B1">
              <w:rPr>
                <w:rFonts w:cs="Times New Roman" w:hint="eastAsia"/>
                <w:spacing w:val="-4"/>
                <w:sz w:val="20"/>
                <w:szCs w:val="20"/>
              </w:rPr>
              <w:t xml:space="preserve"> </w:t>
            </w:r>
            <w:r w:rsidRPr="000D62B1">
              <w:rPr>
                <w:rFonts w:cs="Times New Roman" w:hint="eastAsia"/>
                <w:spacing w:val="-4"/>
                <w:sz w:val="20"/>
                <w:szCs w:val="20"/>
              </w:rPr>
              <w:t>위탁이</w:t>
            </w:r>
            <w:r w:rsidRPr="000D62B1">
              <w:rPr>
                <w:rFonts w:cs="Times New Roman" w:hint="eastAsia"/>
                <w:spacing w:val="-4"/>
                <w:sz w:val="20"/>
                <w:szCs w:val="20"/>
              </w:rPr>
              <w:t xml:space="preserve"> </w:t>
            </w:r>
            <w:r w:rsidRPr="000D62B1">
              <w:rPr>
                <w:rFonts w:cs="Times New Roman" w:hint="eastAsia"/>
                <w:spacing w:val="-4"/>
                <w:sz w:val="20"/>
                <w:szCs w:val="20"/>
              </w:rPr>
              <w:t>있는</w:t>
            </w:r>
            <w:r w:rsidRPr="000D62B1">
              <w:rPr>
                <w:rFonts w:cs="Times New Roman" w:hint="eastAsia"/>
                <w:spacing w:val="-4"/>
                <w:sz w:val="20"/>
                <w:szCs w:val="20"/>
              </w:rPr>
              <w:t xml:space="preserve"> </w:t>
            </w:r>
            <w:r w:rsidRPr="000D62B1">
              <w:rPr>
                <w:rFonts w:cs="Times New Roman" w:hint="eastAsia"/>
                <w:spacing w:val="-4"/>
                <w:sz w:val="20"/>
                <w:szCs w:val="20"/>
              </w:rPr>
              <w:t>것으로</w:t>
            </w:r>
            <w:r w:rsidRPr="000D62B1">
              <w:rPr>
                <w:rFonts w:cs="Times New Roman" w:hint="eastAsia"/>
                <w:spacing w:val="-4"/>
                <w:sz w:val="20"/>
                <w:szCs w:val="20"/>
              </w:rPr>
              <w:t xml:space="preserve"> </w:t>
            </w:r>
            <w:r w:rsidRPr="000D62B1">
              <w:rPr>
                <w:rFonts w:cs="Times New Roman" w:hint="eastAsia"/>
                <w:spacing w:val="-4"/>
                <w:sz w:val="20"/>
                <w:szCs w:val="20"/>
              </w:rPr>
              <w:t>해석하여야</w:t>
            </w:r>
            <w:r w:rsidRPr="000D62B1">
              <w:rPr>
                <w:rFonts w:cs="Times New Roman" w:hint="eastAsia"/>
                <w:spacing w:val="-4"/>
                <w:sz w:val="20"/>
                <w:szCs w:val="20"/>
              </w:rPr>
              <w:t xml:space="preserve"> </w:t>
            </w:r>
            <w:r w:rsidRPr="000D62B1">
              <w:rPr>
                <w:rFonts w:cs="Times New Roman" w:hint="eastAsia"/>
                <w:spacing w:val="-4"/>
                <w:sz w:val="20"/>
                <w:szCs w:val="20"/>
              </w:rPr>
              <w:t>하고</w:t>
            </w:r>
            <w:r w:rsidRPr="000D62B1">
              <w:rPr>
                <w:rFonts w:cs="Times New Roman" w:hint="eastAsia"/>
                <w:spacing w:val="-4"/>
                <w:sz w:val="20"/>
                <w:szCs w:val="20"/>
              </w:rPr>
              <w:t>,</w:t>
            </w:r>
            <w:r w:rsidRPr="000D62B1">
              <w:rPr>
                <w:rFonts w:cs="Times New Roman"/>
                <w:spacing w:val="-4"/>
                <w:sz w:val="20"/>
                <w:szCs w:val="20"/>
              </w:rPr>
              <w:t xml:space="preserve"> (ii) </w:t>
            </w:r>
            <w:r w:rsidRPr="000D62B1">
              <w:rPr>
                <w:rFonts w:cs="Times New Roman" w:hint="eastAsia"/>
                <w:spacing w:val="-4"/>
                <w:sz w:val="20"/>
                <w:szCs w:val="20"/>
              </w:rPr>
              <w:t>사업제휴계약서상</w:t>
            </w:r>
            <w:r w:rsidRPr="000D62B1">
              <w:rPr>
                <w:rFonts w:cs="Times New Roman" w:hint="eastAsia"/>
                <w:spacing w:val="-4"/>
                <w:sz w:val="20"/>
                <w:szCs w:val="20"/>
              </w:rPr>
              <w:t xml:space="preserve"> </w:t>
            </w:r>
            <w:r w:rsidRPr="000D62B1">
              <w:rPr>
                <w:rFonts w:cs="Times New Roman" w:hint="eastAsia"/>
                <w:spacing w:val="-4"/>
                <w:sz w:val="20"/>
                <w:szCs w:val="20"/>
              </w:rPr>
              <w:t>사내정보시스템</w:t>
            </w:r>
            <w:r w:rsidRPr="000D62B1">
              <w:rPr>
                <w:rFonts w:cs="Times New Roman" w:hint="eastAsia"/>
                <w:spacing w:val="-4"/>
                <w:sz w:val="20"/>
                <w:szCs w:val="20"/>
              </w:rPr>
              <w:t>/</w:t>
            </w:r>
            <w:r w:rsidRPr="000D62B1">
              <w:rPr>
                <w:rFonts w:cs="Times New Roman" w:hint="eastAsia"/>
                <w:spacing w:val="-4"/>
                <w:sz w:val="20"/>
                <w:szCs w:val="20"/>
              </w:rPr>
              <w:t>쉐어드</w:t>
            </w:r>
            <w:r w:rsidRPr="000D62B1">
              <w:rPr>
                <w:rFonts w:cs="Times New Roman" w:hint="eastAsia"/>
                <w:spacing w:val="-4"/>
                <w:sz w:val="20"/>
                <w:szCs w:val="20"/>
              </w:rPr>
              <w:t xml:space="preserve"> </w:t>
            </w:r>
            <w:r w:rsidRPr="000D62B1">
              <w:rPr>
                <w:rFonts w:cs="Times New Roman" w:hint="eastAsia"/>
                <w:spacing w:val="-4"/>
                <w:sz w:val="20"/>
                <w:szCs w:val="20"/>
              </w:rPr>
              <w:t>서비스의</w:t>
            </w:r>
            <w:r w:rsidRPr="000D62B1">
              <w:rPr>
                <w:rFonts w:cs="Times New Roman" w:hint="eastAsia"/>
                <w:spacing w:val="-4"/>
                <w:sz w:val="20"/>
                <w:szCs w:val="20"/>
              </w:rPr>
              <w:t xml:space="preserve"> </w:t>
            </w:r>
            <w:r w:rsidRPr="000D62B1">
              <w:rPr>
                <w:rFonts w:cs="Times New Roman" w:hint="eastAsia"/>
                <w:spacing w:val="-4"/>
                <w:sz w:val="20"/>
                <w:szCs w:val="20"/>
              </w:rPr>
              <w:t>제공을</w:t>
            </w:r>
            <w:r w:rsidRPr="000D62B1">
              <w:rPr>
                <w:rFonts w:cs="Times New Roman" w:hint="eastAsia"/>
                <w:spacing w:val="-4"/>
                <w:sz w:val="20"/>
                <w:szCs w:val="20"/>
              </w:rPr>
              <w:t xml:space="preserve"> </w:t>
            </w:r>
            <w:r w:rsidRPr="000D62B1">
              <w:rPr>
                <w:rFonts w:cs="Times New Roman" w:hint="eastAsia"/>
                <w:spacing w:val="-4"/>
                <w:sz w:val="20"/>
                <w:szCs w:val="20"/>
              </w:rPr>
              <w:t>위하여서는</w:t>
            </w:r>
            <w:r w:rsidRPr="000D62B1">
              <w:rPr>
                <w:rFonts w:cs="Times New Roman" w:hint="eastAsia"/>
                <w:spacing w:val="-4"/>
                <w:sz w:val="20"/>
                <w:szCs w:val="20"/>
              </w:rPr>
              <w:t xml:space="preserve"> </w:t>
            </w:r>
            <w:r w:rsidRPr="000D62B1">
              <w:rPr>
                <w:rFonts w:cs="Times New Roman" w:hint="eastAsia"/>
                <w:spacing w:val="-4"/>
                <w:sz w:val="20"/>
                <w:szCs w:val="20"/>
              </w:rPr>
              <w:t>개인정보</w:t>
            </w:r>
            <w:r w:rsidRPr="000D62B1">
              <w:rPr>
                <w:rFonts w:cs="Times New Roman" w:hint="eastAsia"/>
                <w:spacing w:val="-4"/>
                <w:sz w:val="20"/>
                <w:szCs w:val="20"/>
              </w:rPr>
              <w:t xml:space="preserve"> </w:t>
            </w:r>
            <w:r w:rsidRPr="000D62B1">
              <w:rPr>
                <w:rFonts w:cs="Times New Roman" w:hint="eastAsia"/>
                <w:spacing w:val="-4"/>
                <w:sz w:val="20"/>
                <w:szCs w:val="20"/>
              </w:rPr>
              <w:t>처리가</w:t>
            </w:r>
            <w:r w:rsidRPr="000D62B1">
              <w:rPr>
                <w:rFonts w:cs="Times New Roman" w:hint="eastAsia"/>
                <w:spacing w:val="-4"/>
                <w:sz w:val="20"/>
                <w:szCs w:val="20"/>
              </w:rPr>
              <w:t xml:space="preserve"> </w:t>
            </w:r>
            <w:r w:rsidRPr="000D62B1">
              <w:rPr>
                <w:rFonts w:cs="Times New Roman" w:hint="eastAsia"/>
                <w:spacing w:val="-4"/>
                <w:sz w:val="20"/>
                <w:szCs w:val="20"/>
              </w:rPr>
              <w:t>수반될</w:t>
            </w:r>
            <w:r w:rsidRPr="000D62B1">
              <w:rPr>
                <w:rFonts w:cs="Times New Roman" w:hint="eastAsia"/>
                <w:spacing w:val="-4"/>
                <w:sz w:val="20"/>
                <w:szCs w:val="20"/>
              </w:rPr>
              <w:t xml:space="preserve"> </w:t>
            </w:r>
            <w:r w:rsidRPr="000D62B1">
              <w:rPr>
                <w:rFonts w:cs="Times New Roman" w:hint="eastAsia"/>
                <w:spacing w:val="-4"/>
                <w:sz w:val="20"/>
                <w:szCs w:val="20"/>
              </w:rPr>
              <w:t>수밖에</w:t>
            </w:r>
            <w:r w:rsidRPr="000D62B1">
              <w:rPr>
                <w:rFonts w:cs="Times New Roman" w:hint="eastAsia"/>
                <w:spacing w:val="-4"/>
                <w:sz w:val="20"/>
                <w:szCs w:val="20"/>
              </w:rPr>
              <w:t xml:space="preserve"> </w:t>
            </w:r>
            <w:r w:rsidRPr="000D62B1">
              <w:rPr>
                <w:rFonts w:cs="Times New Roman" w:hint="eastAsia"/>
                <w:spacing w:val="-4"/>
                <w:sz w:val="20"/>
                <w:szCs w:val="20"/>
              </w:rPr>
              <w:t>없다는</w:t>
            </w:r>
            <w:r w:rsidRPr="000D62B1">
              <w:rPr>
                <w:rFonts w:cs="Times New Roman" w:hint="eastAsia"/>
                <w:spacing w:val="-4"/>
                <w:sz w:val="20"/>
                <w:szCs w:val="20"/>
              </w:rPr>
              <w:t xml:space="preserve"> </w:t>
            </w:r>
            <w:r w:rsidRPr="000D62B1">
              <w:rPr>
                <w:rFonts w:cs="Times New Roman" w:hint="eastAsia"/>
                <w:spacing w:val="-4"/>
                <w:sz w:val="20"/>
                <w:szCs w:val="20"/>
              </w:rPr>
              <w:t>점에서</w:t>
            </w:r>
            <w:r w:rsidRPr="000D62B1">
              <w:rPr>
                <w:rFonts w:cs="Times New Roman" w:hint="eastAsia"/>
                <w:spacing w:val="-4"/>
                <w:sz w:val="20"/>
                <w:szCs w:val="20"/>
              </w:rPr>
              <w:t xml:space="preserve"> </w:t>
            </w:r>
            <w:r w:rsidRPr="000D62B1">
              <w:rPr>
                <w:rFonts w:cs="Times New Roman" w:hint="eastAsia"/>
                <w:spacing w:val="-4"/>
                <w:sz w:val="20"/>
                <w:szCs w:val="20"/>
              </w:rPr>
              <w:t>역시</w:t>
            </w:r>
            <w:r w:rsidRPr="000D62B1">
              <w:rPr>
                <w:rFonts w:cs="Times New Roman" w:hint="eastAsia"/>
                <w:spacing w:val="-4"/>
                <w:sz w:val="20"/>
                <w:szCs w:val="20"/>
              </w:rPr>
              <w:t xml:space="preserve"> </w:t>
            </w:r>
            <w:r w:rsidRPr="000D62B1">
              <w:rPr>
                <w:rFonts w:cs="Times New Roman" w:hint="eastAsia"/>
                <w:spacing w:val="-4"/>
                <w:sz w:val="20"/>
                <w:szCs w:val="20"/>
              </w:rPr>
              <w:t>개인정보</w:t>
            </w:r>
            <w:r w:rsidRPr="000D62B1">
              <w:rPr>
                <w:rFonts w:cs="Times New Roman" w:hint="eastAsia"/>
                <w:spacing w:val="-4"/>
                <w:sz w:val="20"/>
                <w:szCs w:val="20"/>
              </w:rPr>
              <w:t xml:space="preserve"> </w:t>
            </w:r>
            <w:r w:rsidRPr="000D62B1">
              <w:rPr>
                <w:rFonts w:cs="Times New Roman" w:hint="eastAsia"/>
                <w:spacing w:val="-4"/>
                <w:sz w:val="20"/>
                <w:szCs w:val="20"/>
              </w:rPr>
              <w:t>처리위탁이</w:t>
            </w:r>
            <w:r w:rsidRPr="000D62B1">
              <w:rPr>
                <w:rFonts w:cs="Times New Roman" w:hint="eastAsia"/>
                <w:spacing w:val="-4"/>
                <w:sz w:val="20"/>
                <w:szCs w:val="20"/>
              </w:rPr>
              <w:t xml:space="preserve"> </w:t>
            </w:r>
            <w:r w:rsidRPr="000D62B1">
              <w:rPr>
                <w:rFonts w:cs="Times New Roman" w:hint="eastAsia"/>
                <w:spacing w:val="-4"/>
                <w:sz w:val="20"/>
                <w:szCs w:val="20"/>
              </w:rPr>
              <w:t>있는</w:t>
            </w:r>
            <w:r w:rsidRPr="000D62B1">
              <w:rPr>
                <w:rFonts w:cs="Times New Roman" w:hint="eastAsia"/>
                <w:spacing w:val="-4"/>
                <w:sz w:val="20"/>
                <w:szCs w:val="20"/>
              </w:rPr>
              <w:t xml:space="preserve"> </w:t>
            </w:r>
            <w:r w:rsidRPr="000D62B1">
              <w:rPr>
                <w:rFonts w:cs="Times New Roman" w:hint="eastAsia"/>
                <w:spacing w:val="-4"/>
                <w:sz w:val="20"/>
                <w:szCs w:val="20"/>
              </w:rPr>
              <w:t>것으로</w:t>
            </w:r>
            <w:r w:rsidRPr="000D62B1">
              <w:rPr>
                <w:rFonts w:cs="Times New Roman" w:hint="eastAsia"/>
                <w:spacing w:val="-4"/>
                <w:sz w:val="20"/>
                <w:szCs w:val="20"/>
              </w:rPr>
              <w:t xml:space="preserve"> </w:t>
            </w:r>
            <w:r w:rsidRPr="000D62B1">
              <w:rPr>
                <w:rFonts w:cs="Times New Roman" w:hint="eastAsia"/>
                <w:spacing w:val="-4"/>
                <w:sz w:val="20"/>
                <w:szCs w:val="20"/>
              </w:rPr>
              <w:t>해석하여야</w:t>
            </w:r>
            <w:r w:rsidRPr="000D62B1">
              <w:rPr>
                <w:rFonts w:cs="Times New Roman" w:hint="eastAsia"/>
                <w:spacing w:val="-4"/>
                <w:sz w:val="20"/>
                <w:szCs w:val="20"/>
              </w:rPr>
              <w:t xml:space="preserve"> </w:t>
            </w:r>
            <w:r w:rsidRPr="000D62B1">
              <w:rPr>
                <w:rFonts w:cs="Times New Roman" w:hint="eastAsia"/>
                <w:spacing w:val="-4"/>
                <w:sz w:val="20"/>
                <w:szCs w:val="20"/>
              </w:rPr>
              <w:t>할</w:t>
            </w:r>
            <w:r w:rsidRPr="000D62B1">
              <w:rPr>
                <w:rFonts w:cs="Times New Roman" w:hint="eastAsia"/>
                <w:spacing w:val="-4"/>
                <w:sz w:val="20"/>
                <w:szCs w:val="20"/>
              </w:rPr>
              <w:t xml:space="preserve"> </w:t>
            </w:r>
            <w:r w:rsidRPr="000D62B1">
              <w:rPr>
                <w:rFonts w:cs="Times New Roman" w:hint="eastAsia"/>
                <w:spacing w:val="-4"/>
                <w:sz w:val="20"/>
                <w:szCs w:val="20"/>
              </w:rPr>
              <w:t>것임에도</w:t>
            </w:r>
            <w:r w:rsidRPr="000D62B1">
              <w:rPr>
                <w:rFonts w:cs="Times New Roman" w:hint="eastAsia"/>
                <w:spacing w:val="-4"/>
                <w:sz w:val="20"/>
                <w:szCs w:val="20"/>
              </w:rPr>
              <w:t>,</w:t>
            </w:r>
            <w:r w:rsidRPr="000D62B1">
              <w:rPr>
                <w:rFonts w:cs="Times New Roman"/>
                <w:spacing w:val="-4"/>
                <w:sz w:val="20"/>
                <w:szCs w:val="20"/>
              </w:rPr>
              <w:t xml:space="preserve"> </w:t>
            </w:r>
            <w:r w:rsidRPr="000D62B1">
              <w:rPr>
                <w:rFonts w:cs="Times New Roman" w:hint="eastAsia"/>
                <w:spacing w:val="-4"/>
                <w:sz w:val="20"/>
                <w:szCs w:val="20"/>
              </w:rPr>
              <w:t>위</w:t>
            </w:r>
            <w:r w:rsidRPr="000D62B1">
              <w:rPr>
                <w:rFonts w:cs="Times New Roman" w:hint="eastAsia"/>
                <w:spacing w:val="-4"/>
                <w:sz w:val="20"/>
                <w:szCs w:val="20"/>
              </w:rPr>
              <w:t xml:space="preserve"> </w:t>
            </w:r>
            <w:r w:rsidRPr="000D62B1">
              <w:rPr>
                <w:rFonts w:cs="Times New Roman"/>
                <w:spacing w:val="-4"/>
                <w:sz w:val="20"/>
                <w:szCs w:val="20"/>
              </w:rPr>
              <w:t>(i), (ii)</w:t>
            </w:r>
            <w:r w:rsidRPr="000D62B1">
              <w:rPr>
                <w:rFonts w:cs="Times New Roman" w:hint="eastAsia"/>
                <w:spacing w:val="-4"/>
                <w:sz w:val="20"/>
                <w:szCs w:val="20"/>
              </w:rPr>
              <w:t>의</w:t>
            </w:r>
            <w:r w:rsidRPr="000D62B1">
              <w:rPr>
                <w:rFonts w:cs="Times New Roman" w:hint="eastAsia"/>
                <w:spacing w:val="-4"/>
                <w:sz w:val="20"/>
                <w:szCs w:val="20"/>
              </w:rPr>
              <w:t xml:space="preserve"> </w:t>
            </w:r>
            <w:r w:rsidRPr="000D62B1">
              <w:rPr>
                <w:rFonts w:cs="Times New Roman" w:hint="eastAsia"/>
                <w:spacing w:val="-4"/>
                <w:sz w:val="20"/>
                <w:szCs w:val="20"/>
              </w:rPr>
              <w:t>계약서에는</w:t>
            </w:r>
            <w:r w:rsidRPr="000D62B1">
              <w:rPr>
                <w:rFonts w:cs="Times New Roman" w:hint="eastAsia"/>
                <w:spacing w:val="-4"/>
                <w:sz w:val="20"/>
                <w:szCs w:val="20"/>
              </w:rPr>
              <w:t xml:space="preserve"> </w:t>
            </w:r>
            <w:r w:rsidRPr="000D62B1">
              <w:rPr>
                <w:rFonts w:cs="Times New Roman" w:hint="eastAsia"/>
                <w:spacing w:val="-4"/>
                <w:sz w:val="20"/>
                <w:szCs w:val="20"/>
              </w:rPr>
              <w:t>위탁업무의</w:t>
            </w:r>
            <w:r w:rsidRPr="000D62B1">
              <w:rPr>
                <w:rFonts w:cs="Times New Roman" w:hint="eastAsia"/>
                <w:spacing w:val="-4"/>
                <w:sz w:val="20"/>
                <w:szCs w:val="20"/>
              </w:rPr>
              <w:t xml:space="preserve"> </w:t>
            </w:r>
            <w:r w:rsidRPr="000D62B1">
              <w:rPr>
                <w:rFonts w:cs="Times New Roman" w:hint="eastAsia"/>
                <w:spacing w:val="-4"/>
                <w:sz w:val="20"/>
                <w:szCs w:val="20"/>
              </w:rPr>
              <w:t>목적</w:t>
            </w:r>
            <w:r w:rsidRPr="000D62B1">
              <w:rPr>
                <w:rFonts w:cs="Times New Roman" w:hint="eastAsia"/>
                <w:spacing w:val="-4"/>
                <w:sz w:val="20"/>
                <w:szCs w:val="20"/>
              </w:rPr>
              <w:t xml:space="preserve"> </w:t>
            </w:r>
            <w:r w:rsidRPr="000D62B1">
              <w:rPr>
                <w:rFonts w:cs="Times New Roman" w:hint="eastAsia"/>
                <w:spacing w:val="-4"/>
                <w:sz w:val="20"/>
                <w:szCs w:val="20"/>
              </w:rPr>
              <w:t>및</w:t>
            </w:r>
            <w:r w:rsidRPr="000D62B1">
              <w:rPr>
                <w:rFonts w:cs="Times New Roman" w:hint="eastAsia"/>
                <w:spacing w:val="-4"/>
                <w:sz w:val="20"/>
                <w:szCs w:val="20"/>
              </w:rPr>
              <w:t xml:space="preserve"> </w:t>
            </w:r>
            <w:r w:rsidRPr="000D62B1">
              <w:rPr>
                <w:rFonts w:cs="Times New Roman" w:hint="eastAsia"/>
                <w:spacing w:val="-4"/>
                <w:sz w:val="20"/>
                <w:szCs w:val="20"/>
              </w:rPr>
              <w:t>범위</w:t>
            </w:r>
            <w:r w:rsidRPr="000D62B1">
              <w:rPr>
                <w:rFonts w:cs="Times New Roman" w:hint="eastAsia"/>
                <w:spacing w:val="-4"/>
                <w:sz w:val="20"/>
                <w:szCs w:val="20"/>
              </w:rPr>
              <w:t xml:space="preserve"> </w:t>
            </w:r>
            <w:r w:rsidRPr="000D62B1">
              <w:rPr>
                <w:rFonts w:cs="Times New Roman" w:hint="eastAsia"/>
                <w:spacing w:val="-4"/>
                <w:sz w:val="20"/>
                <w:szCs w:val="20"/>
              </w:rPr>
              <w:t>등</w:t>
            </w:r>
            <w:r w:rsidRPr="000D62B1">
              <w:rPr>
                <w:rFonts w:cs="Times New Roman" w:hint="eastAsia"/>
                <w:spacing w:val="-4"/>
                <w:sz w:val="20"/>
                <w:szCs w:val="20"/>
              </w:rPr>
              <w:t xml:space="preserve"> </w:t>
            </w:r>
            <w:r w:rsidRPr="000D62B1">
              <w:rPr>
                <w:rFonts w:cs="Times New Roman" w:hint="eastAsia"/>
                <w:spacing w:val="-4"/>
                <w:sz w:val="20"/>
                <w:szCs w:val="20"/>
              </w:rPr>
              <w:t>개인정보보호법</w:t>
            </w:r>
            <w:r w:rsidRPr="000D62B1">
              <w:rPr>
                <w:rFonts w:cs="Times New Roman" w:hint="eastAsia"/>
                <w:spacing w:val="-4"/>
                <w:sz w:val="20"/>
                <w:szCs w:val="20"/>
              </w:rPr>
              <w:t xml:space="preserve"> </w:t>
            </w:r>
            <w:r w:rsidRPr="000D62B1">
              <w:rPr>
                <w:rFonts w:cs="Times New Roman" w:hint="eastAsia"/>
                <w:spacing w:val="-4"/>
                <w:sz w:val="20"/>
                <w:szCs w:val="20"/>
              </w:rPr>
              <w:t>제</w:t>
            </w:r>
            <w:r w:rsidRPr="000D62B1">
              <w:rPr>
                <w:rFonts w:cs="Times New Roman" w:hint="eastAsia"/>
                <w:spacing w:val="-4"/>
                <w:sz w:val="20"/>
                <w:szCs w:val="20"/>
              </w:rPr>
              <w:t>2</w:t>
            </w:r>
            <w:r w:rsidRPr="000D62B1">
              <w:rPr>
                <w:rFonts w:cs="Times New Roman"/>
                <w:spacing w:val="-4"/>
                <w:sz w:val="20"/>
                <w:szCs w:val="20"/>
              </w:rPr>
              <w:t>6</w:t>
            </w:r>
            <w:r w:rsidRPr="000D62B1">
              <w:rPr>
                <w:rFonts w:cs="Times New Roman" w:hint="eastAsia"/>
                <w:spacing w:val="-4"/>
                <w:sz w:val="20"/>
                <w:szCs w:val="20"/>
              </w:rPr>
              <w:t>조</w:t>
            </w:r>
            <w:r w:rsidRPr="000D62B1">
              <w:rPr>
                <w:rFonts w:cs="Times New Roman" w:hint="eastAsia"/>
                <w:spacing w:val="-4"/>
                <w:sz w:val="20"/>
                <w:szCs w:val="20"/>
              </w:rPr>
              <w:t xml:space="preserve"> </w:t>
            </w:r>
            <w:r w:rsidRPr="000D62B1">
              <w:rPr>
                <w:rFonts w:cs="Times New Roman" w:hint="eastAsia"/>
                <w:spacing w:val="-4"/>
                <w:sz w:val="20"/>
                <w:szCs w:val="20"/>
              </w:rPr>
              <w:t>제</w:t>
            </w:r>
            <w:r w:rsidRPr="000D62B1">
              <w:rPr>
                <w:rFonts w:cs="Times New Roman" w:hint="eastAsia"/>
                <w:spacing w:val="-4"/>
                <w:sz w:val="20"/>
                <w:szCs w:val="20"/>
              </w:rPr>
              <w:t>1</w:t>
            </w:r>
            <w:r w:rsidRPr="000D62B1">
              <w:rPr>
                <w:rFonts w:cs="Times New Roman" w:hint="eastAsia"/>
                <w:spacing w:val="-4"/>
                <w:sz w:val="20"/>
                <w:szCs w:val="20"/>
              </w:rPr>
              <w:t>항</w:t>
            </w:r>
            <w:r w:rsidRPr="000D62B1">
              <w:rPr>
                <w:rFonts w:cs="Times New Roman" w:hint="eastAsia"/>
                <w:spacing w:val="-4"/>
                <w:sz w:val="20"/>
                <w:szCs w:val="20"/>
              </w:rPr>
              <w:t xml:space="preserve"> </w:t>
            </w:r>
            <w:r w:rsidRPr="000D62B1">
              <w:rPr>
                <w:rFonts w:cs="Times New Roman" w:hint="eastAsia"/>
                <w:spacing w:val="-4"/>
                <w:sz w:val="20"/>
                <w:szCs w:val="20"/>
              </w:rPr>
              <w:t>각</w:t>
            </w:r>
            <w:r w:rsidRPr="000D62B1">
              <w:rPr>
                <w:rFonts w:cs="Times New Roman" w:hint="eastAsia"/>
                <w:spacing w:val="-4"/>
                <w:sz w:val="20"/>
                <w:szCs w:val="20"/>
              </w:rPr>
              <w:t xml:space="preserve"> </w:t>
            </w:r>
            <w:r w:rsidRPr="000D62B1">
              <w:rPr>
                <w:rFonts w:cs="Times New Roman" w:hint="eastAsia"/>
                <w:spacing w:val="-4"/>
                <w:sz w:val="20"/>
                <w:szCs w:val="20"/>
              </w:rPr>
              <w:t>호</w:t>
            </w:r>
            <w:r w:rsidRPr="000D62B1">
              <w:rPr>
                <w:rFonts w:cs="Times New Roman" w:hint="eastAsia"/>
                <w:spacing w:val="-4"/>
                <w:sz w:val="20"/>
                <w:szCs w:val="20"/>
              </w:rPr>
              <w:t xml:space="preserve">, </w:t>
            </w:r>
            <w:r w:rsidRPr="000D62B1">
              <w:rPr>
                <w:rFonts w:cs="Times New Roman" w:hint="eastAsia"/>
                <w:spacing w:val="-4"/>
                <w:sz w:val="20"/>
                <w:szCs w:val="20"/>
              </w:rPr>
              <w:t>동법</w:t>
            </w:r>
            <w:r w:rsidRPr="000D62B1">
              <w:rPr>
                <w:rFonts w:cs="Times New Roman" w:hint="eastAsia"/>
                <w:spacing w:val="-4"/>
                <w:sz w:val="20"/>
                <w:szCs w:val="20"/>
              </w:rPr>
              <w:t xml:space="preserve"> </w:t>
            </w:r>
            <w:r w:rsidRPr="000D62B1">
              <w:rPr>
                <w:rFonts w:cs="Times New Roman" w:hint="eastAsia"/>
                <w:spacing w:val="-4"/>
                <w:sz w:val="20"/>
                <w:szCs w:val="20"/>
              </w:rPr>
              <w:t>시행령</w:t>
            </w:r>
            <w:r w:rsidRPr="000D62B1">
              <w:rPr>
                <w:rFonts w:cs="Times New Roman" w:hint="eastAsia"/>
                <w:spacing w:val="-4"/>
                <w:sz w:val="20"/>
                <w:szCs w:val="20"/>
              </w:rPr>
              <w:t xml:space="preserve"> </w:t>
            </w:r>
            <w:r w:rsidRPr="000D62B1">
              <w:rPr>
                <w:rFonts w:cs="Times New Roman" w:hint="eastAsia"/>
                <w:spacing w:val="-4"/>
                <w:sz w:val="20"/>
                <w:szCs w:val="20"/>
              </w:rPr>
              <w:t>제</w:t>
            </w:r>
            <w:r w:rsidRPr="000D62B1">
              <w:rPr>
                <w:rFonts w:cs="Times New Roman" w:hint="eastAsia"/>
                <w:spacing w:val="-4"/>
                <w:sz w:val="20"/>
                <w:szCs w:val="20"/>
              </w:rPr>
              <w:t>2</w:t>
            </w:r>
            <w:r w:rsidRPr="000D62B1">
              <w:rPr>
                <w:rFonts w:cs="Times New Roman"/>
                <w:spacing w:val="-4"/>
                <w:sz w:val="20"/>
                <w:szCs w:val="20"/>
              </w:rPr>
              <w:t>8</w:t>
            </w:r>
            <w:r w:rsidRPr="000D62B1">
              <w:rPr>
                <w:rFonts w:cs="Times New Roman" w:hint="eastAsia"/>
                <w:spacing w:val="-4"/>
                <w:sz w:val="20"/>
                <w:szCs w:val="20"/>
              </w:rPr>
              <w:t>조</w:t>
            </w:r>
            <w:r w:rsidRPr="000D62B1">
              <w:rPr>
                <w:rFonts w:cs="Times New Roman" w:hint="eastAsia"/>
                <w:spacing w:val="-4"/>
                <w:sz w:val="20"/>
                <w:szCs w:val="20"/>
              </w:rPr>
              <w:t xml:space="preserve"> </w:t>
            </w:r>
            <w:r w:rsidRPr="000D62B1">
              <w:rPr>
                <w:rFonts w:cs="Times New Roman" w:hint="eastAsia"/>
                <w:spacing w:val="-4"/>
                <w:sz w:val="20"/>
                <w:szCs w:val="20"/>
              </w:rPr>
              <w:t>제</w:t>
            </w:r>
            <w:r w:rsidRPr="000D62B1">
              <w:rPr>
                <w:rFonts w:cs="Times New Roman" w:hint="eastAsia"/>
                <w:spacing w:val="-4"/>
                <w:sz w:val="20"/>
                <w:szCs w:val="20"/>
              </w:rPr>
              <w:t>1</w:t>
            </w:r>
            <w:r w:rsidRPr="000D62B1">
              <w:rPr>
                <w:rFonts w:cs="Times New Roman" w:hint="eastAsia"/>
                <w:spacing w:val="-4"/>
                <w:sz w:val="20"/>
                <w:szCs w:val="20"/>
              </w:rPr>
              <w:t>항</w:t>
            </w:r>
            <w:r w:rsidRPr="000D62B1">
              <w:rPr>
                <w:rFonts w:cs="Times New Roman" w:hint="eastAsia"/>
                <w:spacing w:val="-4"/>
                <w:sz w:val="20"/>
                <w:szCs w:val="20"/>
              </w:rPr>
              <w:t xml:space="preserve"> </w:t>
            </w:r>
            <w:r w:rsidRPr="000D62B1">
              <w:rPr>
                <w:rFonts w:cs="Times New Roman" w:hint="eastAsia"/>
                <w:spacing w:val="-4"/>
                <w:sz w:val="20"/>
                <w:szCs w:val="20"/>
              </w:rPr>
              <w:t>각</w:t>
            </w:r>
            <w:r w:rsidRPr="000D62B1">
              <w:rPr>
                <w:rFonts w:cs="Times New Roman" w:hint="eastAsia"/>
                <w:spacing w:val="-4"/>
                <w:sz w:val="20"/>
                <w:szCs w:val="20"/>
              </w:rPr>
              <w:t xml:space="preserve"> </w:t>
            </w:r>
            <w:r w:rsidRPr="000D62B1">
              <w:rPr>
                <w:rFonts w:cs="Times New Roman" w:hint="eastAsia"/>
                <w:spacing w:val="-4"/>
                <w:sz w:val="20"/>
                <w:szCs w:val="20"/>
              </w:rPr>
              <w:t>호의</w:t>
            </w:r>
            <w:r w:rsidRPr="000D62B1">
              <w:rPr>
                <w:rFonts w:cs="Times New Roman" w:hint="eastAsia"/>
                <w:spacing w:val="-4"/>
                <w:sz w:val="20"/>
                <w:szCs w:val="20"/>
              </w:rPr>
              <w:t xml:space="preserve"> </w:t>
            </w:r>
            <w:r w:rsidRPr="000D62B1">
              <w:rPr>
                <w:rFonts w:cs="Times New Roman" w:hint="eastAsia"/>
                <w:spacing w:val="-4"/>
                <w:sz w:val="20"/>
                <w:szCs w:val="20"/>
              </w:rPr>
              <w:t>법정사항들이</w:t>
            </w:r>
            <w:r w:rsidRPr="000D62B1">
              <w:rPr>
                <w:rFonts w:cs="Times New Roman" w:hint="eastAsia"/>
                <w:spacing w:val="-4"/>
                <w:sz w:val="20"/>
                <w:szCs w:val="20"/>
              </w:rPr>
              <w:t xml:space="preserve"> </w:t>
            </w:r>
            <w:r w:rsidRPr="000D62B1">
              <w:rPr>
                <w:rFonts w:cs="Times New Roman" w:hint="eastAsia"/>
                <w:spacing w:val="-4"/>
                <w:sz w:val="20"/>
                <w:szCs w:val="20"/>
              </w:rPr>
              <w:t>전부</w:t>
            </w:r>
            <w:r w:rsidRPr="000D62B1">
              <w:rPr>
                <w:rFonts w:cs="Times New Roman" w:hint="eastAsia"/>
                <w:spacing w:val="-4"/>
                <w:sz w:val="20"/>
                <w:szCs w:val="20"/>
              </w:rPr>
              <w:t xml:space="preserve"> </w:t>
            </w:r>
            <w:r w:rsidRPr="000D62B1">
              <w:rPr>
                <w:rFonts w:cs="Times New Roman" w:hint="eastAsia"/>
                <w:spacing w:val="-4"/>
                <w:sz w:val="20"/>
                <w:szCs w:val="20"/>
              </w:rPr>
              <w:t>포함되어</w:t>
            </w:r>
            <w:r w:rsidRPr="000D62B1">
              <w:rPr>
                <w:rFonts w:cs="Times New Roman" w:hint="eastAsia"/>
                <w:spacing w:val="-4"/>
                <w:sz w:val="20"/>
                <w:szCs w:val="20"/>
              </w:rPr>
              <w:t xml:space="preserve"> </w:t>
            </w:r>
            <w:r w:rsidRPr="000D62B1">
              <w:rPr>
                <w:rFonts w:cs="Times New Roman" w:hint="eastAsia"/>
                <w:spacing w:val="-4"/>
                <w:sz w:val="20"/>
                <w:szCs w:val="20"/>
              </w:rPr>
              <w:t>있지</w:t>
            </w:r>
            <w:r w:rsidRPr="000D62B1">
              <w:rPr>
                <w:rFonts w:cs="Times New Roman" w:hint="eastAsia"/>
                <w:spacing w:val="-4"/>
                <w:sz w:val="20"/>
                <w:szCs w:val="20"/>
              </w:rPr>
              <w:t xml:space="preserve"> </w:t>
            </w:r>
            <w:r w:rsidRPr="000D62B1">
              <w:rPr>
                <w:rFonts w:cs="Times New Roman" w:hint="eastAsia"/>
                <w:spacing w:val="-4"/>
                <w:sz w:val="20"/>
                <w:szCs w:val="20"/>
              </w:rPr>
              <w:t>않음</w:t>
            </w:r>
            <w:r w:rsidRPr="000D62B1">
              <w:rPr>
                <w:rFonts w:cs="Times New Roman" w:hint="eastAsia"/>
                <w:spacing w:val="-4"/>
                <w:sz w:val="20"/>
                <w:szCs w:val="20"/>
              </w:rPr>
              <w:t>.</w:t>
            </w:r>
          </w:p>
          <w:p w14:paraId="6A1BAE48" w14:textId="53DAD880" w:rsidR="004E04A7" w:rsidRPr="000D62B1" w:rsidRDefault="00E204C2" w:rsidP="004E04A7">
            <w:pPr>
              <w:pStyle w:val="a8"/>
              <w:widowControl/>
              <w:numPr>
                <w:ilvl w:val="0"/>
                <w:numId w:val="2"/>
              </w:numPr>
              <w:spacing w:before="40" w:after="120" w:line="276" w:lineRule="auto"/>
              <w:rPr>
                <w:rFonts w:cs="Times New Roman"/>
                <w:spacing w:val="-2"/>
                <w:sz w:val="20"/>
                <w:szCs w:val="20"/>
              </w:rPr>
            </w:pPr>
            <w:r w:rsidRPr="000D62B1">
              <w:rPr>
                <w:rFonts w:cs="Times New Roman" w:hint="eastAsia"/>
                <w:spacing w:val="-2"/>
                <w:sz w:val="20"/>
                <w:szCs w:val="20"/>
              </w:rPr>
              <w:t>이러한</w:t>
            </w:r>
            <w:r w:rsidRPr="000D62B1">
              <w:rPr>
                <w:rFonts w:cs="Times New Roman" w:hint="eastAsia"/>
                <w:spacing w:val="-2"/>
                <w:sz w:val="20"/>
                <w:szCs w:val="20"/>
              </w:rPr>
              <w:t xml:space="preserve"> </w:t>
            </w:r>
            <w:r w:rsidR="004E04A7" w:rsidRPr="000D62B1">
              <w:rPr>
                <w:rFonts w:cs="Times New Roman" w:hint="eastAsia"/>
                <w:spacing w:val="-2"/>
                <w:sz w:val="20"/>
                <w:szCs w:val="20"/>
              </w:rPr>
              <w:t>위반사항에</w:t>
            </w:r>
            <w:r w:rsidR="004E04A7" w:rsidRPr="000D62B1">
              <w:rPr>
                <w:rFonts w:cs="Times New Roman"/>
                <w:spacing w:val="-2"/>
                <w:sz w:val="20"/>
                <w:szCs w:val="20"/>
              </w:rPr>
              <w:t xml:space="preserve"> </w:t>
            </w:r>
            <w:r w:rsidR="004E04A7" w:rsidRPr="000D62B1">
              <w:rPr>
                <w:rFonts w:cs="Times New Roman" w:hint="eastAsia"/>
                <w:spacing w:val="-2"/>
                <w:sz w:val="20"/>
                <w:szCs w:val="20"/>
              </w:rPr>
              <w:t>대하여</w:t>
            </w:r>
            <w:r w:rsidR="004E04A7" w:rsidRPr="000D62B1">
              <w:rPr>
                <w:rFonts w:cs="Times New Roman"/>
                <w:spacing w:val="-2"/>
                <w:sz w:val="20"/>
                <w:szCs w:val="20"/>
              </w:rPr>
              <w:t xml:space="preserve"> 1</w:t>
            </w:r>
            <w:r w:rsidR="004E04A7" w:rsidRPr="000D62B1">
              <w:rPr>
                <w:rFonts w:cs="Times New Roman" w:hint="eastAsia"/>
                <w:spacing w:val="-2"/>
                <w:sz w:val="20"/>
                <w:szCs w:val="20"/>
              </w:rPr>
              <w:t>천만원</w:t>
            </w:r>
            <w:r w:rsidR="004E04A7" w:rsidRPr="000D62B1">
              <w:rPr>
                <w:rFonts w:cs="Times New Roman"/>
                <w:spacing w:val="-2"/>
                <w:sz w:val="20"/>
                <w:szCs w:val="20"/>
              </w:rPr>
              <w:t xml:space="preserve"> </w:t>
            </w:r>
            <w:r w:rsidR="004E04A7" w:rsidRPr="000D62B1">
              <w:rPr>
                <w:rFonts w:cs="Times New Roman" w:hint="eastAsia"/>
                <w:spacing w:val="-2"/>
                <w:sz w:val="20"/>
                <w:szCs w:val="20"/>
              </w:rPr>
              <w:t>이하의</w:t>
            </w:r>
            <w:r w:rsidR="004E04A7" w:rsidRPr="000D62B1">
              <w:rPr>
                <w:rFonts w:cs="Times New Roman"/>
                <w:spacing w:val="-2"/>
                <w:sz w:val="20"/>
                <w:szCs w:val="20"/>
              </w:rPr>
              <w:t xml:space="preserve"> </w:t>
            </w:r>
            <w:r w:rsidR="004E04A7" w:rsidRPr="000D62B1">
              <w:rPr>
                <w:rFonts w:cs="Times New Roman" w:hint="eastAsia"/>
                <w:spacing w:val="-2"/>
                <w:sz w:val="20"/>
                <w:szCs w:val="20"/>
              </w:rPr>
              <w:t>과태료가</w:t>
            </w:r>
            <w:r w:rsidR="004E04A7" w:rsidRPr="000D62B1">
              <w:rPr>
                <w:rFonts w:cs="Times New Roman"/>
                <w:spacing w:val="-2"/>
                <w:sz w:val="20"/>
                <w:szCs w:val="20"/>
              </w:rPr>
              <w:t xml:space="preserve"> </w:t>
            </w:r>
            <w:r w:rsidR="004E04A7" w:rsidRPr="000D62B1">
              <w:rPr>
                <w:rFonts w:cs="Times New Roman" w:hint="eastAsia"/>
                <w:spacing w:val="-2"/>
                <w:sz w:val="20"/>
                <w:szCs w:val="20"/>
              </w:rPr>
              <w:t>부과될</w:t>
            </w:r>
            <w:r w:rsidR="004E04A7" w:rsidRPr="000D62B1">
              <w:rPr>
                <w:rFonts w:cs="Times New Roman"/>
                <w:spacing w:val="-2"/>
                <w:sz w:val="20"/>
                <w:szCs w:val="20"/>
              </w:rPr>
              <w:t xml:space="preserve"> </w:t>
            </w:r>
            <w:r w:rsidR="004E04A7" w:rsidRPr="000D62B1">
              <w:rPr>
                <w:rFonts w:cs="Times New Roman" w:hint="eastAsia"/>
                <w:spacing w:val="-2"/>
                <w:sz w:val="20"/>
                <w:szCs w:val="20"/>
              </w:rPr>
              <w:t>수</w:t>
            </w:r>
            <w:r w:rsidR="004E04A7" w:rsidRPr="000D62B1">
              <w:rPr>
                <w:rFonts w:cs="Times New Roman"/>
                <w:spacing w:val="-2"/>
                <w:sz w:val="20"/>
                <w:szCs w:val="20"/>
              </w:rPr>
              <w:t xml:space="preserve"> </w:t>
            </w:r>
            <w:r w:rsidR="004E04A7" w:rsidRPr="000D62B1">
              <w:rPr>
                <w:rFonts w:cs="Times New Roman" w:hint="eastAsia"/>
                <w:spacing w:val="-2"/>
                <w:sz w:val="20"/>
                <w:szCs w:val="20"/>
              </w:rPr>
              <w:t>있으나</w:t>
            </w:r>
            <w:r w:rsidR="004E04A7" w:rsidRPr="000D62B1">
              <w:rPr>
                <w:rFonts w:cs="Times New Roman"/>
                <w:spacing w:val="-2"/>
                <w:sz w:val="20"/>
                <w:szCs w:val="20"/>
              </w:rPr>
              <w:t>(</w:t>
            </w:r>
            <w:r w:rsidR="004E04A7" w:rsidRPr="000D62B1">
              <w:rPr>
                <w:rFonts w:cs="Times New Roman" w:hint="eastAsia"/>
                <w:spacing w:val="-2"/>
                <w:sz w:val="20"/>
                <w:szCs w:val="20"/>
              </w:rPr>
              <w:t>개인정보보호법</w:t>
            </w:r>
            <w:r w:rsidR="004E04A7" w:rsidRPr="000D62B1">
              <w:rPr>
                <w:rFonts w:cs="Times New Roman"/>
                <w:spacing w:val="-2"/>
                <w:sz w:val="20"/>
                <w:szCs w:val="20"/>
              </w:rPr>
              <w:t xml:space="preserve"> </w:t>
            </w:r>
            <w:r w:rsidR="004E04A7" w:rsidRPr="000D62B1">
              <w:rPr>
                <w:rFonts w:cs="Times New Roman" w:hint="eastAsia"/>
                <w:spacing w:val="-2"/>
                <w:sz w:val="20"/>
                <w:szCs w:val="20"/>
              </w:rPr>
              <w:t>제</w:t>
            </w:r>
            <w:r w:rsidR="004E04A7" w:rsidRPr="000D62B1">
              <w:rPr>
                <w:rFonts w:cs="Times New Roman"/>
                <w:spacing w:val="-2"/>
                <w:sz w:val="20"/>
                <w:szCs w:val="20"/>
              </w:rPr>
              <w:t>75</w:t>
            </w:r>
            <w:r w:rsidR="004E04A7" w:rsidRPr="000D62B1">
              <w:rPr>
                <w:rFonts w:cs="Times New Roman" w:hint="eastAsia"/>
                <w:spacing w:val="-2"/>
                <w:sz w:val="20"/>
                <w:szCs w:val="20"/>
              </w:rPr>
              <w:t>조</w:t>
            </w:r>
            <w:r w:rsidR="004E04A7" w:rsidRPr="000D62B1">
              <w:rPr>
                <w:rFonts w:cs="Times New Roman"/>
                <w:spacing w:val="-2"/>
                <w:sz w:val="20"/>
                <w:szCs w:val="20"/>
              </w:rPr>
              <w:t xml:space="preserve"> </w:t>
            </w:r>
            <w:r w:rsidR="004E04A7" w:rsidRPr="000D62B1">
              <w:rPr>
                <w:rFonts w:cs="Times New Roman" w:hint="eastAsia"/>
                <w:spacing w:val="-2"/>
                <w:sz w:val="20"/>
                <w:szCs w:val="20"/>
              </w:rPr>
              <w:t>제</w:t>
            </w:r>
            <w:r w:rsidR="004E04A7" w:rsidRPr="000D62B1">
              <w:rPr>
                <w:rFonts w:cs="Times New Roman"/>
                <w:spacing w:val="-2"/>
                <w:sz w:val="20"/>
                <w:szCs w:val="20"/>
              </w:rPr>
              <w:t>4</w:t>
            </w:r>
            <w:r w:rsidR="004E04A7" w:rsidRPr="000D62B1">
              <w:rPr>
                <w:rFonts w:cs="Times New Roman" w:hint="eastAsia"/>
                <w:spacing w:val="-2"/>
                <w:sz w:val="20"/>
                <w:szCs w:val="20"/>
              </w:rPr>
              <w:t>항</w:t>
            </w:r>
            <w:r w:rsidR="004E04A7" w:rsidRPr="000D62B1">
              <w:rPr>
                <w:rFonts w:cs="Times New Roman"/>
                <w:spacing w:val="-2"/>
                <w:sz w:val="20"/>
                <w:szCs w:val="20"/>
              </w:rPr>
              <w:t xml:space="preserve"> </w:t>
            </w:r>
            <w:r w:rsidR="004E04A7" w:rsidRPr="000D62B1">
              <w:rPr>
                <w:rFonts w:cs="Times New Roman" w:hint="eastAsia"/>
                <w:spacing w:val="-2"/>
                <w:sz w:val="20"/>
                <w:szCs w:val="20"/>
              </w:rPr>
              <w:t>제</w:t>
            </w:r>
            <w:r w:rsidR="004E04A7" w:rsidRPr="000D62B1">
              <w:rPr>
                <w:rFonts w:cs="Times New Roman"/>
                <w:spacing w:val="-2"/>
                <w:sz w:val="20"/>
                <w:szCs w:val="20"/>
              </w:rPr>
              <w:t>4</w:t>
            </w:r>
            <w:r w:rsidR="004E04A7" w:rsidRPr="000D62B1">
              <w:rPr>
                <w:rFonts w:cs="Times New Roman" w:hint="eastAsia"/>
                <w:spacing w:val="-2"/>
                <w:sz w:val="20"/>
                <w:szCs w:val="20"/>
              </w:rPr>
              <w:t>호</w:t>
            </w:r>
            <w:r w:rsidR="004E04A7" w:rsidRPr="000D62B1">
              <w:rPr>
                <w:rFonts w:cs="Times New Roman"/>
                <w:spacing w:val="-2"/>
                <w:sz w:val="20"/>
                <w:szCs w:val="20"/>
              </w:rPr>
              <w:t xml:space="preserve">), </w:t>
            </w:r>
            <w:r w:rsidR="004E04A7" w:rsidRPr="000D62B1">
              <w:rPr>
                <w:rFonts w:cs="Times New Roman" w:hint="eastAsia"/>
                <w:spacing w:val="-2"/>
                <w:sz w:val="20"/>
                <w:szCs w:val="20"/>
              </w:rPr>
              <w:t>선제적으로</w:t>
            </w:r>
            <w:r w:rsidR="004E04A7" w:rsidRPr="000D62B1">
              <w:rPr>
                <w:rFonts w:cs="Times New Roman" w:hint="eastAsia"/>
                <w:spacing w:val="-2"/>
                <w:sz w:val="20"/>
                <w:szCs w:val="20"/>
              </w:rPr>
              <w:t xml:space="preserve"> </w:t>
            </w:r>
            <w:r w:rsidR="004E04A7" w:rsidRPr="000D62B1">
              <w:rPr>
                <w:rFonts w:cs="Times New Roman" w:hint="eastAsia"/>
                <w:spacing w:val="-2"/>
                <w:sz w:val="20"/>
                <w:szCs w:val="20"/>
              </w:rPr>
              <w:t>㈜카카오와의</w:t>
            </w:r>
            <w:r w:rsidR="004E04A7" w:rsidRPr="000D62B1">
              <w:rPr>
                <w:rFonts w:cs="Times New Roman" w:hint="eastAsia"/>
                <w:spacing w:val="-2"/>
                <w:sz w:val="20"/>
                <w:szCs w:val="20"/>
              </w:rPr>
              <w:t xml:space="preserve"> </w:t>
            </w:r>
            <w:r w:rsidR="004E04A7" w:rsidRPr="000D62B1">
              <w:rPr>
                <w:rFonts w:cs="Times New Roman" w:hint="eastAsia"/>
                <w:spacing w:val="-2"/>
                <w:sz w:val="20"/>
                <w:szCs w:val="20"/>
              </w:rPr>
              <w:t>관계에서</w:t>
            </w:r>
            <w:r w:rsidR="004E04A7" w:rsidRPr="000D62B1">
              <w:rPr>
                <w:rFonts w:cs="Times New Roman" w:hint="eastAsia"/>
                <w:spacing w:val="-2"/>
                <w:sz w:val="20"/>
                <w:szCs w:val="20"/>
              </w:rPr>
              <w:t xml:space="preserve"> </w:t>
            </w:r>
            <w:r w:rsidR="004E04A7" w:rsidRPr="000D62B1">
              <w:rPr>
                <w:rFonts w:cs="Times New Roman" w:hint="eastAsia"/>
                <w:spacing w:val="-2"/>
                <w:sz w:val="20"/>
                <w:szCs w:val="20"/>
              </w:rPr>
              <w:t>계약서의</w:t>
            </w:r>
            <w:r w:rsidR="004E04A7" w:rsidRPr="000D62B1">
              <w:rPr>
                <w:rFonts w:cs="Times New Roman" w:hint="eastAsia"/>
                <w:spacing w:val="-2"/>
                <w:sz w:val="20"/>
                <w:szCs w:val="20"/>
              </w:rPr>
              <w:t xml:space="preserve"> </w:t>
            </w:r>
            <w:r w:rsidR="004E04A7" w:rsidRPr="000D62B1">
              <w:rPr>
                <w:rFonts w:cs="Times New Roman" w:hint="eastAsia"/>
                <w:spacing w:val="-2"/>
                <w:sz w:val="20"/>
                <w:szCs w:val="20"/>
              </w:rPr>
              <w:t>내용을</w:t>
            </w:r>
            <w:r w:rsidR="004E04A7" w:rsidRPr="000D62B1">
              <w:rPr>
                <w:rFonts w:cs="Times New Roman" w:hint="eastAsia"/>
                <w:spacing w:val="-2"/>
                <w:sz w:val="20"/>
                <w:szCs w:val="20"/>
              </w:rPr>
              <w:t xml:space="preserve"> </w:t>
            </w:r>
            <w:r w:rsidR="004E04A7" w:rsidRPr="000D62B1">
              <w:rPr>
                <w:rFonts w:cs="Times New Roman" w:hint="eastAsia"/>
                <w:spacing w:val="-2"/>
                <w:sz w:val="20"/>
                <w:szCs w:val="20"/>
              </w:rPr>
              <w:t>보완한다면</w:t>
            </w:r>
            <w:r w:rsidR="004E04A7" w:rsidRPr="000D62B1">
              <w:rPr>
                <w:rFonts w:cs="Times New Roman" w:hint="eastAsia"/>
                <w:spacing w:val="-2"/>
                <w:sz w:val="20"/>
                <w:szCs w:val="20"/>
              </w:rPr>
              <w:t xml:space="preserve"> </w:t>
            </w:r>
            <w:r w:rsidR="004E04A7" w:rsidRPr="000D62B1">
              <w:rPr>
                <w:rFonts w:cs="Times New Roman" w:hint="eastAsia"/>
                <w:spacing w:val="-2"/>
                <w:sz w:val="20"/>
                <w:szCs w:val="20"/>
              </w:rPr>
              <w:t>과태료</w:t>
            </w:r>
            <w:r w:rsidR="004E04A7" w:rsidRPr="000D62B1">
              <w:rPr>
                <w:rFonts w:cs="Times New Roman" w:hint="eastAsia"/>
                <w:spacing w:val="-2"/>
                <w:sz w:val="20"/>
                <w:szCs w:val="20"/>
              </w:rPr>
              <w:t xml:space="preserve"> </w:t>
            </w:r>
            <w:r w:rsidR="004E04A7" w:rsidRPr="000D62B1">
              <w:rPr>
                <w:rFonts w:cs="Times New Roman" w:hint="eastAsia"/>
                <w:spacing w:val="-2"/>
                <w:sz w:val="20"/>
                <w:szCs w:val="20"/>
              </w:rPr>
              <w:t>부과가능성은</w:t>
            </w:r>
            <w:r w:rsidR="004E04A7" w:rsidRPr="000D62B1">
              <w:rPr>
                <w:rFonts w:cs="Times New Roman" w:hint="eastAsia"/>
                <w:spacing w:val="-2"/>
                <w:sz w:val="20"/>
                <w:szCs w:val="20"/>
              </w:rPr>
              <w:t xml:space="preserve"> </w:t>
            </w:r>
            <w:r w:rsidR="004E04A7" w:rsidRPr="000D62B1">
              <w:rPr>
                <w:rFonts w:cs="Times New Roman" w:hint="eastAsia"/>
                <w:spacing w:val="-2"/>
                <w:sz w:val="20"/>
                <w:szCs w:val="20"/>
              </w:rPr>
              <w:t>높지</w:t>
            </w:r>
            <w:r w:rsidR="004E04A7" w:rsidRPr="000D62B1">
              <w:rPr>
                <w:rFonts w:cs="Times New Roman" w:hint="eastAsia"/>
                <w:spacing w:val="-2"/>
                <w:sz w:val="20"/>
                <w:szCs w:val="20"/>
              </w:rPr>
              <w:t xml:space="preserve"> </w:t>
            </w:r>
            <w:r w:rsidR="004E04A7" w:rsidRPr="000D62B1">
              <w:rPr>
                <w:rFonts w:cs="Times New Roman" w:hint="eastAsia"/>
                <w:spacing w:val="-2"/>
                <w:sz w:val="20"/>
                <w:szCs w:val="20"/>
              </w:rPr>
              <w:t>않음</w:t>
            </w:r>
            <w:r w:rsidR="004E04A7" w:rsidRPr="000D62B1">
              <w:rPr>
                <w:rFonts w:cs="Times New Roman" w:hint="eastAsia"/>
                <w:spacing w:val="-2"/>
                <w:sz w:val="20"/>
                <w:szCs w:val="20"/>
              </w:rPr>
              <w:t>.</w:t>
            </w:r>
          </w:p>
        </w:tc>
        <w:tc>
          <w:tcPr>
            <w:tcW w:w="27" w:type="pct"/>
            <w:tcBorders>
              <w:top w:val="nil"/>
              <w:bottom w:val="nil"/>
            </w:tcBorders>
          </w:tcPr>
          <w:p w14:paraId="42F9E11D"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073DF107" w14:textId="4898133D" w:rsidR="004E04A7"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위반사항에</w:t>
            </w:r>
            <w:r>
              <w:rPr>
                <w:rFonts w:cs="Times New Roman" w:hint="eastAsia"/>
                <w:sz w:val="20"/>
                <w:szCs w:val="20"/>
              </w:rPr>
              <w:t xml:space="preserve"> </w:t>
            </w:r>
            <w:r>
              <w:rPr>
                <w:rFonts w:cs="Times New Roman" w:hint="eastAsia"/>
                <w:sz w:val="20"/>
                <w:szCs w:val="20"/>
              </w:rPr>
              <w:t>대하여</w:t>
            </w:r>
            <w:r>
              <w:rPr>
                <w:rFonts w:cs="Times New Roman" w:hint="eastAsia"/>
                <w:sz w:val="20"/>
                <w:szCs w:val="20"/>
              </w:rPr>
              <w:t xml:space="preserve"> </w:t>
            </w:r>
            <w:r>
              <w:rPr>
                <w:rFonts w:cs="Times New Roman"/>
                <w:sz w:val="20"/>
                <w:szCs w:val="20"/>
              </w:rPr>
              <w:t>1</w:t>
            </w:r>
            <w:r>
              <w:rPr>
                <w:rFonts w:cs="Times New Roman" w:hint="eastAsia"/>
                <w:sz w:val="20"/>
                <w:szCs w:val="20"/>
              </w:rPr>
              <w:t>천만원</w:t>
            </w:r>
            <w:r>
              <w:rPr>
                <w:rFonts w:cs="Times New Roman" w:hint="eastAsia"/>
                <w:sz w:val="20"/>
                <w:szCs w:val="20"/>
              </w:rPr>
              <w:t xml:space="preserve"> </w:t>
            </w:r>
            <w:r>
              <w:rPr>
                <w:rFonts w:cs="Times New Roman" w:hint="eastAsia"/>
                <w:sz w:val="20"/>
                <w:szCs w:val="20"/>
              </w:rPr>
              <w:t>이하의</w:t>
            </w:r>
            <w:r>
              <w:rPr>
                <w:rFonts w:cs="Times New Roman" w:hint="eastAsia"/>
                <w:sz w:val="20"/>
                <w:szCs w:val="20"/>
              </w:rPr>
              <w:t xml:space="preserve"> </w:t>
            </w:r>
            <w:r>
              <w:rPr>
                <w:rFonts w:cs="Times New Roman" w:hint="eastAsia"/>
                <w:sz w:val="20"/>
                <w:szCs w:val="20"/>
              </w:rPr>
              <w:t>과태료가</w:t>
            </w:r>
            <w:r>
              <w:rPr>
                <w:rFonts w:cs="Times New Roman" w:hint="eastAsia"/>
                <w:sz w:val="20"/>
                <w:szCs w:val="20"/>
              </w:rPr>
              <w:t xml:space="preserve"> </w:t>
            </w:r>
            <w:r>
              <w:rPr>
                <w:rFonts w:cs="Times New Roman" w:hint="eastAsia"/>
                <w:sz w:val="20"/>
                <w:szCs w:val="20"/>
              </w:rPr>
              <w:t>부과될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있음</w:t>
            </w:r>
            <w:r w:rsidR="00E204C2">
              <w:rPr>
                <w:rFonts w:hint="eastAsia"/>
                <w:sz w:val="20"/>
                <w:szCs w:val="20"/>
              </w:rPr>
              <w:t>(</w:t>
            </w:r>
            <w:r w:rsidR="00E204C2">
              <w:rPr>
                <w:rFonts w:hint="eastAsia"/>
                <w:sz w:val="20"/>
                <w:szCs w:val="20"/>
              </w:rPr>
              <w:t>단</w:t>
            </w:r>
            <w:r w:rsidR="00E204C2">
              <w:rPr>
                <w:rFonts w:hint="eastAsia"/>
                <w:sz w:val="20"/>
                <w:szCs w:val="20"/>
              </w:rPr>
              <w:t>,</w:t>
            </w:r>
            <w:r w:rsidR="00E204C2">
              <w:rPr>
                <w:sz w:val="20"/>
                <w:szCs w:val="20"/>
              </w:rPr>
              <w:t xml:space="preserve"> </w:t>
            </w:r>
            <w:r w:rsidR="00E204C2">
              <w:rPr>
                <w:rFonts w:hint="eastAsia"/>
                <w:sz w:val="20"/>
                <w:szCs w:val="20"/>
              </w:rPr>
              <w:t>시정이</w:t>
            </w:r>
            <w:r w:rsidR="00E204C2">
              <w:rPr>
                <w:rFonts w:hint="eastAsia"/>
                <w:sz w:val="20"/>
                <w:szCs w:val="20"/>
              </w:rPr>
              <w:t xml:space="preserve"> </w:t>
            </w:r>
            <w:r w:rsidR="00E204C2">
              <w:rPr>
                <w:rFonts w:hint="eastAsia"/>
                <w:sz w:val="20"/>
                <w:szCs w:val="20"/>
              </w:rPr>
              <w:t>이루어진다면</w:t>
            </w:r>
            <w:r w:rsidR="00E204C2">
              <w:rPr>
                <w:rFonts w:hint="eastAsia"/>
                <w:sz w:val="20"/>
                <w:szCs w:val="20"/>
              </w:rPr>
              <w:t xml:space="preserve"> </w:t>
            </w:r>
            <w:r w:rsidR="00E204C2">
              <w:rPr>
                <w:rFonts w:hint="eastAsia"/>
                <w:sz w:val="20"/>
                <w:szCs w:val="20"/>
              </w:rPr>
              <w:t>부과</w:t>
            </w:r>
            <w:r w:rsidR="00E204C2">
              <w:rPr>
                <w:rFonts w:hint="eastAsia"/>
                <w:sz w:val="20"/>
                <w:szCs w:val="20"/>
              </w:rPr>
              <w:t xml:space="preserve"> </w:t>
            </w:r>
            <w:r w:rsidR="00E204C2">
              <w:rPr>
                <w:rFonts w:hint="eastAsia"/>
                <w:sz w:val="20"/>
                <w:szCs w:val="20"/>
              </w:rPr>
              <w:t>가능성</w:t>
            </w:r>
            <w:r w:rsidR="00E204C2">
              <w:rPr>
                <w:rFonts w:hint="eastAsia"/>
                <w:sz w:val="20"/>
                <w:szCs w:val="20"/>
              </w:rPr>
              <w:t xml:space="preserve"> </w:t>
            </w:r>
            <w:r w:rsidR="00E204C2">
              <w:rPr>
                <w:rFonts w:hint="eastAsia"/>
                <w:sz w:val="20"/>
                <w:szCs w:val="20"/>
              </w:rPr>
              <w:t>낮음</w:t>
            </w:r>
            <w:r w:rsidR="00E204C2">
              <w:rPr>
                <w:rFonts w:hint="eastAsia"/>
                <w:sz w:val="20"/>
                <w:szCs w:val="20"/>
              </w:rPr>
              <w:t>).</w:t>
            </w:r>
          </w:p>
        </w:tc>
      </w:tr>
      <w:tr w:rsidR="004E04A7" w:rsidRPr="00AA0FD5" w14:paraId="2A3D0B63" w14:textId="77777777" w:rsidTr="00061A1F">
        <w:trPr>
          <w:trHeight w:val="132"/>
        </w:trPr>
        <w:tc>
          <w:tcPr>
            <w:tcW w:w="619" w:type="pct"/>
          </w:tcPr>
          <w:p w14:paraId="0863FC4B" w14:textId="6BCA4B22" w:rsidR="004E04A7" w:rsidRPr="00250EEB" w:rsidRDefault="004E04A7" w:rsidP="004E04A7">
            <w:pPr>
              <w:widowControl/>
              <w:spacing w:before="40" w:after="120" w:line="276" w:lineRule="auto"/>
              <w:jc w:val="center"/>
              <w:outlineLvl w:val="0"/>
              <w:rPr>
                <w:rFonts w:cs="Times New Roman"/>
                <w:b/>
                <w:color w:val="404040" w:themeColor="text1" w:themeTint="BF"/>
                <w:kern w:val="0"/>
                <w:sz w:val="20"/>
                <w:szCs w:val="20"/>
              </w:rPr>
            </w:pPr>
            <w:bookmarkStart w:id="178" w:name="_Toc108480442"/>
            <w:bookmarkStart w:id="179" w:name="_Toc108512998"/>
            <w:r w:rsidRPr="00E204C2">
              <w:rPr>
                <w:rFonts w:cs="Times New Roman" w:hint="eastAsia"/>
                <w:b/>
                <w:color w:val="404040" w:themeColor="text1" w:themeTint="BF"/>
                <w:kern w:val="0"/>
                <w:sz w:val="20"/>
                <w:szCs w:val="20"/>
              </w:rPr>
              <w:t>임직원의</w:t>
            </w:r>
            <w:r w:rsidRPr="00E204C2">
              <w:rPr>
                <w:rFonts w:cs="Times New Roman"/>
                <w:b/>
                <w:color w:val="404040" w:themeColor="text1" w:themeTint="BF"/>
                <w:kern w:val="0"/>
                <w:sz w:val="20"/>
                <w:szCs w:val="20"/>
              </w:rPr>
              <w:br/>
            </w:r>
            <w:r w:rsidRPr="00E204C2">
              <w:rPr>
                <w:rFonts w:cs="Times New Roman" w:hint="eastAsia"/>
                <w:b/>
                <w:color w:val="404040" w:themeColor="text1" w:themeTint="BF"/>
                <w:kern w:val="0"/>
                <w:sz w:val="20"/>
                <w:szCs w:val="20"/>
              </w:rPr>
              <w:t>개인정보보호</w:t>
            </w:r>
            <w:bookmarkEnd w:id="178"/>
            <w:bookmarkEnd w:id="179"/>
          </w:p>
        </w:tc>
        <w:tc>
          <w:tcPr>
            <w:tcW w:w="26" w:type="pct"/>
            <w:tcBorders>
              <w:top w:val="nil"/>
              <w:bottom w:val="nil"/>
            </w:tcBorders>
          </w:tcPr>
          <w:p w14:paraId="7ED28B08"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5E46BFFC" w14:textId="77777777" w:rsidR="004E04A7" w:rsidRPr="00B03556" w:rsidRDefault="004E04A7" w:rsidP="000D62B1">
            <w:pPr>
              <w:pStyle w:val="a8"/>
              <w:widowControl/>
              <w:numPr>
                <w:ilvl w:val="0"/>
                <w:numId w:val="2"/>
              </w:numPr>
              <w:spacing w:before="40" w:after="60" w:line="264" w:lineRule="auto"/>
              <w:rPr>
                <w:rFonts w:cs="Times New Roman"/>
                <w:sz w:val="20"/>
                <w:szCs w:val="20"/>
              </w:rPr>
            </w:pPr>
            <w:r w:rsidRPr="00B03556">
              <w:rPr>
                <w:rFonts w:cs="Times New Roman" w:hint="eastAsia"/>
                <w:sz w:val="20"/>
                <w:szCs w:val="20"/>
              </w:rPr>
              <w:t>대상회사는</w:t>
            </w:r>
            <w:r w:rsidRPr="00B03556">
              <w:rPr>
                <w:rFonts w:cs="Times New Roman" w:hint="eastAsia"/>
                <w:sz w:val="20"/>
                <w:szCs w:val="20"/>
              </w:rPr>
              <w:t xml:space="preserve"> </w:t>
            </w:r>
            <w:r w:rsidRPr="00B03556">
              <w:rPr>
                <w:rFonts w:cs="Times New Roman" w:hint="eastAsia"/>
                <w:sz w:val="20"/>
                <w:szCs w:val="20"/>
              </w:rPr>
              <w:t>임직원으로부터</w:t>
            </w:r>
            <w:r w:rsidRPr="00B03556">
              <w:rPr>
                <w:rFonts w:cs="Times New Roman" w:hint="eastAsia"/>
                <w:sz w:val="20"/>
                <w:szCs w:val="20"/>
              </w:rPr>
              <w:t xml:space="preserve"> </w:t>
            </w:r>
            <w:r w:rsidRPr="00B03556">
              <w:rPr>
                <w:rFonts w:cs="Times New Roman" w:hint="eastAsia"/>
                <w:sz w:val="20"/>
                <w:szCs w:val="20"/>
              </w:rPr>
              <w:t>별도로</w:t>
            </w:r>
            <w:r w:rsidRPr="00B03556">
              <w:rPr>
                <w:rFonts w:cs="Times New Roman" w:hint="eastAsia"/>
                <w:sz w:val="20"/>
                <w:szCs w:val="20"/>
              </w:rPr>
              <w:t xml:space="preserve"> </w:t>
            </w:r>
            <w:r w:rsidRPr="00B03556">
              <w:rPr>
                <w:rFonts w:cs="Times New Roman" w:hint="eastAsia"/>
                <w:sz w:val="20"/>
                <w:szCs w:val="20"/>
              </w:rPr>
              <w:t>개인정보</w:t>
            </w:r>
            <w:r w:rsidRPr="00B03556">
              <w:rPr>
                <w:rFonts w:cs="Times New Roman" w:hint="eastAsia"/>
                <w:sz w:val="20"/>
                <w:szCs w:val="20"/>
              </w:rPr>
              <w:t xml:space="preserve"> </w:t>
            </w:r>
            <w:r w:rsidRPr="00B03556">
              <w:rPr>
                <w:rFonts w:cs="Times New Roman" w:hint="eastAsia"/>
                <w:sz w:val="20"/>
                <w:szCs w:val="20"/>
              </w:rPr>
              <w:t>수집</w:t>
            </w:r>
            <w:r w:rsidRPr="00B03556">
              <w:rPr>
                <w:rFonts w:ascii="바탕체" w:hAnsi="바탕체" w:cs="Times New Roman" w:hint="eastAsia"/>
                <w:sz w:val="20"/>
                <w:szCs w:val="20"/>
              </w:rPr>
              <w:t>∙</w:t>
            </w:r>
            <w:r w:rsidRPr="00B03556">
              <w:rPr>
                <w:rFonts w:cs="Times New Roman" w:hint="eastAsia"/>
                <w:sz w:val="20"/>
                <w:szCs w:val="20"/>
              </w:rPr>
              <w:t>이용</w:t>
            </w:r>
            <w:r w:rsidRPr="00B03556">
              <w:rPr>
                <w:rFonts w:cs="Times New Roman" w:hint="eastAsia"/>
                <w:sz w:val="20"/>
                <w:szCs w:val="20"/>
              </w:rPr>
              <w:t xml:space="preserve"> </w:t>
            </w:r>
            <w:r w:rsidRPr="00B03556">
              <w:rPr>
                <w:rFonts w:cs="Times New Roman" w:hint="eastAsia"/>
                <w:sz w:val="20"/>
                <w:szCs w:val="20"/>
              </w:rPr>
              <w:t>동의서를</w:t>
            </w:r>
            <w:r w:rsidRPr="00B03556">
              <w:rPr>
                <w:rFonts w:cs="Times New Roman" w:hint="eastAsia"/>
                <w:sz w:val="20"/>
                <w:szCs w:val="20"/>
              </w:rPr>
              <w:t xml:space="preserve"> </w:t>
            </w:r>
            <w:r w:rsidRPr="00B03556">
              <w:rPr>
                <w:rFonts w:cs="Times New Roman" w:hint="eastAsia"/>
                <w:sz w:val="20"/>
                <w:szCs w:val="20"/>
              </w:rPr>
              <w:t>징구하고</w:t>
            </w:r>
            <w:r w:rsidRPr="00B03556">
              <w:rPr>
                <w:rFonts w:cs="Times New Roman" w:hint="eastAsia"/>
                <w:sz w:val="20"/>
                <w:szCs w:val="20"/>
              </w:rPr>
              <w:t xml:space="preserve"> </w:t>
            </w:r>
            <w:r w:rsidRPr="00B03556">
              <w:rPr>
                <w:rFonts w:cs="Times New Roman" w:hint="eastAsia"/>
                <w:sz w:val="20"/>
                <w:szCs w:val="20"/>
              </w:rPr>
              <w:t>있으나</w:t>
            </w:r>
            <w:r w:rsidRPr="00B03556">
              <w:rPr>
                <w:rFonts w:cs="Times New Roman" w:hint="eastAsia"/>
                <w:sz w:val="20"/>
                <w:szCs w:val="20"/>
              </w:rPr>
              <w:t>,</w:t>
            </w:r>
            <w:r w:rsidRPr="00B03556">
              <w:rPr>
                <w:rFonts w:cs="Times New Roman"/>
                <w:sz w:val="20"/>
                <w:szCs w:val="20"/>
              </w:rPr>
              <w:t xml:space="preserve"> </w:t>
            </w:r>
            <w:r w:rsidRPr="00B03556">
              <w:rPr>
                <w:rFonts w:cs="Times New Roman" w:hint="eastAsia"/>
                <w:sz w:val="20"/>
                <w:szCs w:val="20"/>
              </w:rPr>
              <w:t>제공된</w:t>
            </w:r>
            <w:r w:rsidRPr="00B03556">
              <w:rPr>
                <w:rFonts w:cs="Times New Roman" w:hint="eastAsia"/>
                <w:sz w:val="20"/>
                <w:szCs w:val="20"/>
              </w:rPr>
              <w:t xml:space="preserve"> </w:t>
            </w:r>
            <w:r w:rsidRPr="00B03556">
              <w:rPr>
                <w:rFonts w:cs="Times New Roman" w:hint="eastAsia"/>
                <w:sz w:val="20"/>
                <w:szCs w:val="20"/>
              </w:rPr>
              <w:t>동의서상으로</w:t>
            </w:r>
            <w:r w:rsidRPr="00B03556">
              <w:rPr>
                <w:rFonts w:cs="Times New Roman" w:hint="eastAsia"/>
                <w:sz w:val="20"/>
                <w:szCs w:val="20"/>
              </w:rPr>
              <w:t xml:space="preserve"> </w:t>
            </w:r>
            <w:r w:rsidRPr="00B03556">
              <w:rPr>
                <w:rFonts w:cs="Times New Roman" w:hint="eastAsia"/>
                <w:sz w:val="20"/>
                <w:szCs w:val="20"/>
              </w:rPr>
              <w:t>다음과</w:t>
            </w:r>
            <w:r w:rsidRPr="00B03556">
              <w:rPr>
                <w:rFonts w:cs="Times New Roman" w:hint="eastAsia"/>
                <w:sz w:val="20"/>
                <w:szCs w:val="20"/>
              </w:rPr>
              <w:t xml:space="preserve"> </w:t>
            </w:r>
            <w:r w:rsidRPr="00B03556">
              <w:rPr>
                <w:rFonts w:cs="Times New Roman" w:hint="eastAsia"/>
                <w:sz w:val="20"/>
                <w:szCs w:val="20"/>
              </w:rPr>
              <w:t>같은</w:t>
            </w:r>
            <w:r w:rsidRPr="00B03556">
              <w:rPr>
                <w:rFonts w:cs="Times New Roman" w:hint="eastAsia"/>
                <w:sz w:val="20"/>
                <w:szCs w:val="20"/>
              </w:rPr>
              <w:t xml:space="preserve"> </w:t>
            </w:r>
            <w:r w:rsidRPr="00B03556">
              <w:rPr>
                <w:rFonts w:cs="Times New Roman" w:hint="eastAsia"/>
                <w:sz w:val="20"/>
                <w:szCs w:val="20"/>
              </w:rPr>
              <w:t>미비점이</w:t>
            </w:r>
            <w:r w:rsidRPr="00B03556">
              <w:rPr>
                <w:rFonts w:cs="Times New Roman" w:hint="eastAsia"/>
                <w:sz w:val="20"/>
                <w:szCs w:val="20"/>
              </w:rPr>
              <w:t xml:space="preserve"> </w:t>
            </w:r>
            <w:r w:rsidRPr="00B03556">
              <w:rPr>
                <w:rFonts w:cs="Times New Roman" w:hint="eastAsia"/>
                <w:sz w:val="20"/>
                <w:szCs w:val="20"/>
              </w:rPr>
              <w:t>발견됨</w:t>
            </w:r>
            <w:r w:rsidRPr="00B03556">
              <w:rPr>
                <w:rFonts w:cs="Times New Roman" w:hint="eastAsia"/>
                <w:sz w:val="20"/>
                <w:szCs w:val="20"/>
              </w:rPr>
              <w:t>.</w:t>
            </w:r>
          </w:p>
          <w:tbl>
            <w:tblPr>
              <w:tblStyle w:val="a5"/>
              <w:tblW w:w="4843" w:type="dxa"/>
              <w:tblInd w:w="284" w:type="dxa"/>
              <w:tblCellMar>
                <w:left w:w="57" w:type="dxa"/>
                <w:right w:w="57" w:type="dxa"/>
              </w:tblCellMar>
              <w:tblLook w:val="04A0" w:firstRow="1" w:lastRow="0" w:firstColumn="1" w:lastColumn="0" w:noHBand="0" w:noVBand="1"/>
            </w:tblPr>
            <w:tblGrid>
              <w:gridCol w:w="1335"/>
              <w:gridCol w:w="3508"/>
            </w:tblGrid>
            <w:tr w:rsidR="004E04A7" w:rsidRPr="00FA11FE" w14:paraId="46E7F9BF" w14:textId="77777777" w:rsidTr="003C296E">
              <w:trPr>
                <w:trHeight w:val="20"/>
              </w:trPr>
              <w:tc>
                <w:tcPr>
                  <w:tcW w:w="1378" w:type="pct"/>
                  <w:shd w:val="clear" w:color="auto" w:fill="D9D9D9" w:themeFill="background1" w:themeFillShade="D9"/>
                  <w:vAlign w:val="center"/>
                </w:tcPr>
                <w:p w14:paraId="5B4001A9" w14:textId="77777777" w:rsidR="004E04A7" w:rsidRPr="00FA11FE" w:rsidRDefault="004E04A7" w:rsidP="004E04A7">
                  <w:pPr>
                    <w:pStyle w:val="a8"/>
                    <w:spacing w:before="40" w:after="40" w:line="240" w:lineRule="auto"/>
                    <w:ind w:left="0"/>
                    <w:jc w:val="center"/>
                    <w:rPr>
                      <w:rFonts w:cs="Times New Roman"/>
                      <w:b/>
                      <w:spacing w:val="-4"/>
                      <w:sz w:val="20"/>
                      <w:szCs w:val="20"/>
                    </w:rPr>
                  </w:pPr>
                  <w:r>
                    <w:rPr>
                      <w:rFonts w:cs="Times New Roman" w:hint="eastAsia"/>
                      <w:b/>
                      <w:spacing w:val="-4"/>
                      <w:sz w:val="20"/>
                    </w:rPr>
                    <w:t>항목</w:t>
                  </w:r>
                </w:p>
              </w:tc>
              <w:tc>
                <w:tcPr>
                  <w:tcW w:w="3622" w:type="pct"/>
                  <w:shd w:val="clear" w:color="auto" w:fill="D9D9D9" w:themeFill="background1" w:themeFillShade="D9"/>
                  <w:vAlign w:val="center"/>
                </w:tcPr>
                <w:p w14:paraId="418C8570" w14:textId="77777777" w:rsidR="004E04A7" w:rsidRPr="00FA11FE" w:rsidRDefault="004E04A7" w:rsidP="004E04A7">
                  <w:pPr>
                    <w:pStyle w:val="a8"/>
                    <w:spacing w:before="40" w:after="40" w:line="240" w:lineRule="auto"/>
                    <w:ind w:left="0"/>
                    <w:jc w:val="center"/>
                    <w:rPr>
                      <w:rFonts w:cs="Times New Roman"/>
                      <w:b/>
                      <w:spacing w:val="-4"/>
                      <w:sz w:val="20"/>
                      <w:szCs w:val="20"/>
                    </w:rPr>
                  </w:pPr>
                  <w:r w:rsidRPr="00FA11FE">
                    <w:rPr>
                      <w:rFonts w:cs="Times New Roman"/>
                      <w:b/>
                      <w:spacing w:val="-4"/>
                      <w:sz w:val="20"/>
                    </w:rPr>
                    <w:t>내용</w:t>
                  </w:r>
                </w:p>
              </w:tc>
            </w:tr>
            <w:tr w:rsidR="004E04A7" w:rsidRPr="00FA11FE" w14:paraId="0CF97612" w14:textId="77777777" w:rsidTr="003C296E">
              <w:trPr>
                <w:trHeight w:val="20"/>
              </w:trPr>
              <w:tc>
                <w:tcPr>
                  <w:tcW w:w="1378" w:type="pct"/>
                  <w:vAlign w:val="center"/>
                </w:tcPr>
                <w:p w14:paraId="4C64E8FB" w14:textId="77777777" w:rsidR="004E04A7" w:rsidRPr="00584263" w:rsidRDefault="004E04A7" w:rsidP="00BC1077">
                  <w:pPr>
                    <w:pStyle w:val="a8"/>
                    <w:spacing w:before="40" w:after="40" w:line="240" w:lineRule="exact"/>
                    <w:ind w:left="0"/>
                    <w:jc w:val="center"/>
                    <w:rPr>
                      <w:rFonts w:cs="Times New Roman"/>
                      <w:b/>
                      <w:spacing w:val="-4"/>
                      <w:sz w:val="20"/>
                      <w:szCs w:val="20"/>
                    </w:rPr>
                  </w:pPr>
                  <w:r w:rsidRPr="00584263">
                    <w:rPr>
                      <w:rFonts w:hint="eastAsia"/>
                      <w:b/>
                      <w:sz w:val="20"/>
                    </w:rPr>
                    <w:t>근로계약유지에</w:t>
                  </w:r>
                  <w:r w:rsidRPr="00584263">
                    <w:rPr>
                      <w:rFonts w:hint="eastAsia"/>
                      <w:b/>
                      <w:sz w:val="20"/>
                    </w:rPr>
                    <w:t xml:space="preserve"> </w:t>
                  </w:r>
                  <w:r w:rsidRPr="00584263">
                    <w:rPr>
                      <w:rFonts w:hint="eastAsia"/>
                      <w:b/>
                      <w:sz w:val="20"/>
                    </w:rPr>
                    <w:t>불필요한</w:t>
                  </w:r>
                  <w:r w:rsidRPr="00584263">
                    <w:rPr>
                      <w:rFonts w:hint="eastAsia"/>
                      <w:b/>
                      <w:sz w:val="20"/>
                    </w:rPr>
                    <w:t xml:space="preserve"> </w:t>
                  </w:r>
                  <w:r w:rsidRPr="00584263">
                    <w:rPr>
                      <w:rFonts w:hint="eastAsia"/>
                      <w:b/>
                      <w:sz w:val="20"/>
                    </w:rPr>
                    <w:t>정보의</w:t>
                  </w:r>
                  <w:r w:rsidRPr="00584263">
                    <w:rPr>
                      <w:rFonts w:hint="eastAsia"/>
                      <w:b/>
                      <w:sz w:val="20"/>
                    </w:rPr>
                    <w:t xml:space="preserve"> </w:t>
                  </w:r>
                  <w:r w:rsidRPr="00584263">
                    <w:rPr>
                      <w:rFonts w:hint="eastAsia"/>
                      <w:b/>
                      <w:sz w:val="20"/>
                    </w:rPr>
                    <w:t>필수적</w:t>
                  </w:r>
                  <w:r w:rsidRPr="00584263">
                    <w:rPr>
                      <w:rFonts w:hint="eastAsia"/>
                      <w:b/>
                      <w:sz w:val="20"/>
                    </w:rPr>
                    <w:t xml:space="preserve"> </w:t>
                  </w:r>
                  <w:r w:rsidRPr="00584263">
                    <w:rPr>
                      <w:rFonts w:hint="eastAsia"/>
                      <w:b/>
                      <w:sz w:val="20"/>
                    </w:rPr>
                    <w:t>수집</w:t>
                  </w:r>
                </w:p>
              </w:tc>
              <w:tc>
                <w:tcPr>
                  <w:tcW w:w="3622" w:type="pct"/>
                  <w:vAlign w:val="center"/>
                </w:tcPr>
                <w:p w14:paraId="564AC1CB" w14:textId="77777777" w:rsidR="004E04A7" w:rsidRPr="00584263" w:rsidRDefault="004E04A7" w:rsidP="00BC1077">
                  <w:pPr>
                    <w:pStyle w:val="a8"/>
                    <w:spacing w:before="40" w:after="40" w:line="240" w:lineRule="exact"/>
                    <w:ind w:left="0"/>
                    <w:rPr>
                      <w:rFonts w:cs="Times New Roman"/>
                      <w:spacing w:val="-4"/>
                      <w:sz w:val="20"/>
                      <w:szCs w:val="20"/>
                    </w:rPr>
                  </w:pPr>
                  <w:r>
                    <w:rPr>
                      <w:rFonts w:hint="eastAsia"/>
                      <w:sz w:val="20"/>
                    </w:rPr>
                    <w:t>결혼여부</w:t>
                  </w:r>
                  <w:r w:rsidRPr="00584263">
                    <w:rPr>
                      <w:rFonts w:hint="eastAsia"/>
                      <w:sz w:val="20"/>
                    </w:rPr>
                    <w:t xml:space="preserve"> </w:t>
                  </w:r>
                  <w:r w:rsidRPr="00584263">
                    <w:rPr>
                      <w:rFonts w:hint="eastAsia"/>
                      <w:sz w:val="20"/>
                    </w:rPr>
                    <w:t>및</w:t>
                  </w:r>
                  <w:r w:rsidRPr="00584263">
                    <w:rPr>
                      <w:rFonts w:hint="eastAsia"/>
                      <w:sz w:val="20"/>
                    </w:rPr>
                    <w:t xml:space="preserve"> </w:t>
                  </w:r>
                  <w:r w:rsidRPr="00584263">
                    <w:rPr>
                      <w:rFonts w:hint="eastAsia"/>
                      <w:sz w:val="20"/>
                    </w:rPr>
                    <w:t>가족사항</w:t>
                  </w:r>
                  <w:r w:rsidRPr="00584263">
                    <w:rPr>
                      <w:rFonts w:hint="eastAsia"/>
                      <w:sz w:val="20"/>
                    </w:rPr>
                    <w:t>(</w:t>
                  </w:r>
                  <w:r w:rsidRPr="00584263">
                    <w:rPr>
                      <w:rFonts w:hint="eastAsia"/>
                      <w:sz w:val="20"/>
                    </w:rPr>
                    <w:t>관계</w:t>
                  </w:r>
                  <w:r w:rsidRPr="00584263">
                    <w:rPr>
                      <w:rFonts w:hint="eastAsia"/>
                      <w:sz w:val="20"/>
                    </w:rPr>
                    <w:t xml:space="preserve">, </w:t>
                  </w:r>
                  <w:r w:rsidRPr="00584263">
                    <w:rPr>
                      <w:rFonts w:hint="eastAsia"/>
                      <w:sz w:val="20"/>
                    </w:rPr>
                    <w:t>성명</w:t>
                  </w:r>
                  <w:r w:rsidRPr="00584263">
                    <w:rPr>
                      <w:rFonts w:hint="eastAsia"/>
                      <w:sz w:val="20"/>
                    </w:rPr>
                    <w:t xml:space="preserve">, </w:t>
                  </w:r>
                  <w:r w:rsidRPr="00584263">
                    <w:rPr>
                      <w:rFonts w:hint="eastAsia"/>
                      <w:sz w:val="20"/>
                    </w:rPr>
                    <w:t>생년월일</w:t>
                  </w:r>
                  <w:r w:rsidRPr="00584263">
                    <w:rPr>
                      <w:rFonts w:hint="eastAsia"/>
                      <w:sz w:val="20"/>
                    </w:rPr>
                    <w:t xml:space="preserve">, </w:t>
                  </w:r>
                  <w:r w:rsidRPr="00584263">
                    <w:rPr>
                      <w:rFonts w:hint="eastAsia"/>
                      <w:sz w:val="20"/>
                    </w:rPr>
                    <w:t>동거여부</w:t>
                  </w:r>
                  <w:r w:rsidRPr="00584263">
                    <w:rPr>
                      <w:rFonts w:hint="eastAsia"/>
                      <w:sz w:val="20"/>
                    </w:rPr>
                    <w:t xml:space="preserve">, </w:t>
                  </w:r>
                  <w:r w:rsidRPr="00584263">
                    <w:rPr>
                      <w:rFonts w:hint="eastAsia"/>
                      <w:sz w:val="20"/>
                    </w:rPr>
                    <w:t>직업</w:t>
                  </w:r>
                  <w:r w:rsidRPr="00584263">
                    <w:rPr>
                      <w:rFonts w:hint="eastAsia"/>
                      <w:sz w:val="20"/>
                    </w:rPr>
                    <w:t>)</w:t>
                  </w:r>
                  <w:r w:rsidRPr="00584263">
                    <w:rPr>
                      <w:rFonts w:hint="eastAsia"/>
                      <w:sz w:val="20"/>
                    </w:rPr>
                    <w:t>을</w:t>
                  </w:r>
                  <w:r w:rsidRPr="00584263">
                    <w:rPr>
                      <w:rFonts w:hint="eastAsia"/>
                      <w:sz w:val="20"/>
                    </w:rPr>
                    <w:t xml:space="preserve"> </w:t>
                  </w:r>
                  <w:r w:rsidRPr="00584263">
                    <w:rPr>
                      <w:rFonts w:hint="eastAsia"/>
                      <w:sz w:val="20"/>
                    </w:rPr>
                    <w:t>필수수집항목으로</w:t>
                  </w:r>
                  <w:r w:rsidRPr="00584263">
                    <w:rPr>
                      <w:rFonts w:hint="eastAsia"/>
                      <w:sz w:val="20"/>
                    </w:rPr>
                    <w:t xml:space="preserve"> </w:t>
                  </w:r>
                  <w:r w:rsidRPr="00584263">
                    <w:rPr>
                      <w:rFonts w:hint="eastAsia"/>
                      <w:sz w:val="20"/>
                    </w:rPr>
                    <w:t>수집</w:t>
                  </w:r>
                </w:p>
              </w:tc>
            </w:tr>
            <w:tr w:rsidR="004E04A7" w:rsidRPr="00FA11FE" w14:paraId="77B2E118" w14:textId="77777777" w:rsidTr="003C296E">
              <w:trPr>
                <w:trHeight w:val="20"/>
              </w:trPr>
              <w:tc>
                <w:tcPr>
                  <w:tcW w:w="1378" w:type="pct"/>
                  <w:vAlign w:val="center"/>
                </w:tcPr>
                <w:p w14:paraId="5933448A" w14:textId="77777777" w:rsidR="004E04A7" w:rsidRPr="00584263" w:rsidRDefault="004E04A7" w:rsidP="00BC1077">
                  <w:pPr>
                    <w:pStyle w:val="a8"/>
                    <w:spacing w:before="40" w:after="40" w:line="240" w:lineRule="exact"/>
                    <w:ind w:left="0"/>
                    <w:jc w:val="center"/>
                    <w:rPr>
                      <w:rFonts w:cs="Times New Roman"/>
                      <w:b/>
                      <w:spacing w:val="-4"/>
                      <w:sz w:val="20"/>
                      <w:szCs w:val="20"/>
                    </w:rPr>
                  </w:pPr>
                  <w:r w:rsidRPr="00584263">
                    <w:rPr>
                      <w:rFonts w:hint="eastAsia"/>
                      <w:b/>
                      <w:sz w:val="20"/>
                    </w:rPr>
                    <w:t>개인정보</w:t>
                  </w:r>
                  <w:r w:rsidRPr="00584263">
                    <w:rPr>
                      <w:rFonts w:hint="eastAsia"/>
                      <w:b/>
                      <w:sz w:val="20"/>
                    </w:rPr>
                    <w:t xml:space="preserve"> </w:t>
                  </w:r>
                  <w:r w:rsidRPr="00584263">
                    <w:rPr>
                      <w:rFonts w:hint="eastAsia"/>
                      <w:b/>
                      <w:sz w:val="20"/>
                    </w:rPr>
                    <w:t>처리</w:t>
                  </w:r>
                  <w:r w:rsidRPr="00584263">
                    <w:rPr>
                      <w:rFonts w:hint="eastAsia"/>
                      <w:b/>
                      <w:sz w:val="20"/>
                    </w:rPr>
                    <w:t xml:space="preserve"> </w:t>
                  </w:r>
                  <w:r w:rsidRPr="00584263">
                    <w:rPr>
                      <w:rFonts w:hint="eastAsia"/>
                      <w:b/>
                      <w:sz w:val="20"/>
                    </w:rPr>
                    <w:t>동의</w:t>
                  </w:r>
                  <w:r w:rsidRPr="00584263">
                    <w:rPr>
                      <w:rFonts w:hint="eastAsia"/>
                      <w:b/>
                      <w:sz w:val="20"/>
                    </w:rPr>
                    <w:t xml:space="preserve"> </w:t>
                  </w:r>
                  <w:r w:rsidRPr="00584263">
                    <w:rPr>
                      <w:rFonts w:hint="eastAsia"/>
                      <w:b/>
                      <w:sz w:val="20"/>
                    </w:rPr>
                    <w:t>관련</w:t>
                  </w:r>
                  <w:r w:rsidRPr="00584263">
                    <w:rPr>
                      <w:rFonts w:hint="eastAsia"/>
                      <w:b/>
                      <w:sz w:val="20"/>
                    </w:rPr>
                    <w:t xml:space="preserve"> </w:t>
                  </w:r>
                  <w:r w:rsidRPr="00584263">
                    <w:rPr>
                      <w:rFonts w:hint="eastAsia"/>
                      <w:b/>
                      <w:sz w:val="20"/>
                    </w:rPr>
                    <w:t>법정고지사항</w:t>
                  </w:r>
                  <w:r w:rsidRPr="00584263">
                    <w:rPr>
                      <w:rFonts w:hint="eastAsia"/>
                      <w:b/>
                      <w:sz w:val="20"/>
                    </w:rPr>
                    <w:t xml:space="preserve"> </w:t>
                  </w:r>
                  <w:r w:rsidRPr="00584263">
                    <w:rPr>
                      <w:rFonts w:hint="eastAsia"/>
                      <w:b/>
                      <w:sz w:val="20"/>
                    </w:rPr>
                    <w:lastRenderedPageBreak/>
                    <w:t>미비</w:t>
                  </w:r>
                </w:p>
              </w:tc>
              <w:tc>
                <w:tcPr>
                  <w:tcW w:w="3622" w:type="pct"/>
                  <w:vAlign w:val="center"/>
                </w:tcPr>
                <w:p w14:paraId="1ED93E39" w14:textId="2C6E69CF" w:rsidR="004E04A7" w:rsidRPr="00E204C2" w:rsidRDefault="004E04A7" w:rsidP="00BC1077">
                  <w:pPr>
                    <w:pStyle w:val="a8"/>
                    <w:numPr>
                      <w:ilvl w:val="0"/>
                      <w:numId w:val="3"/>
                    </w:numPr>
                    <w:spacing w:before="40" w:after="40" w:line="240" w:lineRule="exact"/>
                    <w:ind w:left="170" w:hanging="170"/>
                    <w:rPr>
                      <w:sz w:val="20"/>
                    </w:rPr>
                  </w:pPr>
                  <w:r w:rsidRPr="00E204C2">
                    <w:rPr>
                      <w:rFonts w:hint="eastAsia"/>
                      <w:sz w:val="20"/>
                    </w:rPr>
                    <w:lastRenderedPageBreak/>
                    <w:t>동의거부권의</w:t>
                  </w:r>
                  <w:r w:rsidRPr="00E204C2">
                    <w:rPr>
                      <w:rFonts w:hint="eastAsia"/>
                      <w:sz w:val="20"/>
                    </w:rPr>
                    <w:t xml:space="preserve"> </w:t>
                  </w:r>
                  <w:r w:rsidRPr="00E204C2">
                    <w:rPr>
                      <w:rFonts w:hint="eastAsia"/>
                      <w:sz w:val="20"/>
                    </w:rPr>
                    <w:t>존재</w:t>
                  </w:r>
                  <w:r w:rsidRPr="00E204C2">
                    <w:rPr>
                      <w:rFonts w:hint="eastAsia"/>
                      <w:sz w:val="20"/>
                    </w:rPr>
                    <w:t xml:space="preserve"> </w:t>
                  </w:r>
                  <w:r w:rsidRPr="00E204C2">
                    <w:rPr>
                      <w:rFonts w:hint="eastAsia"/>
                      <w:sz w:val="20"/>
                    </w:rPr>
                    <w:t>및</w:t>
                  </w:r>
                  <w:r w:rsidRPr="00E204C2">
                    <w:rPr>
                      <w:rFonts w:hint="eastAsia"/>
                      <w:sz w:val="20"/>
                    </w:rPr>
                    <w:t xml:space="preserve"> </w:t>
                  </w:r>
                  <w:r w:rsidRPr="00E204C2">
                    <w:rPr>
                      <w:rFonts w:hint="eastAsia"/>
                      <w:sz w:val="20"/>
                    </w:rPr>
                    <w:t>동의거부시</w:t>
                  </w:r>
                  <w:r w:rsidRPr="00E204C2">
                    <w:rPr>
                      <w:rFonts w:hint="eastAsia"/>
                      <w:sz w:val="20"/>
                    </w:rPr>
                    <w:t xml:space="preserve"> </w:t>
                  </w:r>
                  <w:r w:rsidRPr="00E204C2">
                    <w:rPr>
                      <w:rFonts w:hint="eastAsia"/>
                      <w:sz w:val="20"/>
                    </w:rPr>
                    <w:t>불이익</w:t>
                  </w:r>
                  <w:r w:rsidRPr="00E204C2">
                    <w:rPr>
                      <w:sz w:val="20"/>
                    </w:rPr>
                    <w:t xml:space="preserve"> </w:t>
                  </w:r>
                  <w:r w:rsidRPr="00E204C2">
                    <w:rPr>
                      <w:rFonts w:hint="eastAsia"/>
                      <w:sz w:val="20"/>
                    </w:rPr>
                    <w:t>미고지</w:t>
                  </w:r>
                </w:p>
                <w:p w14:paraId="0F34CD41" w14:textId="0D8DB771" w:rsidR="004E04A7" w:rsidRPr="00E670C6" w:rsidRDefault="004E04A7" w:rsidP="00BC1077">
                  <w:pPr>
                    <w:pStyle w:val="a8"/>
                    <w:numPr>
                      <w:ilvl w:val="0"/>
                      <w:numId w:val="3"/>
                    </w:numPr>
                    <w:spacing w:before="40" w:after="40" w:line="240" w:lineRule="exact"/>
                    <w:ind w:left="170" w:hanging="170"/>
                    <w:rPr>
                      <w:rFonts w:cs="Times New Roman"/>
                      <w:spacing w:val="-10"/>
                      <w:sz w:val="20"/>
                      <w:szCs w:val="20"/>
                    </w:rPr>
                  </w:pPr>
                  <w:r w:rsidRPr="00E670C6">
                    <w:rPr>
                      <w:rFonts w:hint="eastAsia"/>
                      <w:sz w:val="20"/>
                    </w:rPr>
                    <w:t>비공개된</w:t>
                  </w:r>
                  <w:r w:rsidRPr="00E670C6">
                    <w:rPr>
                      <w:rFonts w:hint="eastAsia"/>
                      <w:sz w:val="20"/>
                    </w:rPr>
                    <w:t xml:space="preserve"> </w:t>
                  </w:r>
                  <w:r w:rsidRPr="00E670C6">
                    <w:rPr>
                      <w:rFonts w:hint="eastAsia"/>
                      <w:sz w:val="20"/>
                    </w:rPr>
                    <w:t>장소인</w:t>
                  </w:r>
                  <w:r w:rsidRPr="00E670C6">
                    <w:rPr>
                      <w:rFonts w:hint="eastAsia"/>
                      <w:sz w:val="20"/>
                    </w:rPr>
                    <w:t xml:space="preserve"> </w:t>
                  </w:r>
                  <w:r w:rsidRPr="00E670C6">
                    <w:rPr>
                      <w:rFonts w:hint="eastAsia"/>
                      <w:sz w:val="20"/>
                    </w:rPr>
                    <w:t>사무실</w:t>
                  </w:r>
                  <w:r w:rsidRPr="00E670C6">
                    <w:rPr>
                      <w:rFonts w:hint="eastAsia"/>
                      <w:sz w:val="20"/>
                    </w:rPr>
                    <w:t xml:space="preserve"> </w:t>
                  </w:r>
                  <w:r w:rsidRPr="00E670C6">
                    <w:rPr>
                      <w:rFonts w:hint="eastAsia"/>
                      <w:sz w:val="20"/>
                    </w:rPr>
                    <w:t>내</w:t>
                  </w:r>
                  <w:r w:rsidRPr="00E670C6">
                    <w:rPr>
                      <w:rFonts w:hint="eastAsia"/>
                      <w:sz w:val="20"/>
                    </w:rPr>
                    <w:t xml:space="preserve"> </w:t>
                  </w:r>
                  <w:r w:rsidRPr="00E670C6">
                    <w:rPr>
                      <w:rFonts w:hint="eastAsia"/>
                      <w:sz w:val="20"/>
                    </w:rPr>
                    <w:t>설치된</w:t>
                  </w:r>
                  <w:r w:rsidRPr="00E670C6">
                    <w:rPr>
                      <w:rFonts w:hint="eastAsia"/>
                      <w:sz w:val="20"/>
                    </w:rPr>
                    <w:t xml:space="preserve"> </w:t>
                  </w:r>
                  <w:r w:rsidRPr="00E670C6">
                    <w:rPr>
                      <w:rFonts w:hint="eastAsia"/>
                      <w:sz w:val="20"/>
                    </w:rPr>
                    <w:lastRenderedPageBreak/>
                    <w:t>CCTV</w:t>
                  </w:r>
                  <w:r w:rsidRPr="00E670C6">
                    <w:rPr>
                      <w:rFonts w:hint="eastAsia"/>
                      <w:sz w:val="20"/>
                    </w:rPr>
                    <w:t>를</w:t>
                  </w:r>
                  <w:r w:rsidRPr="00E670C6">
                    <w:rPr>
                      <w:rFonts w:hint="eastAsia"/>
                      <w:sz w:val="20"/>
                    </w:rPr>
                    <w:t xml:space="preserve"> </w:t>
                  </w:r>
                  <w:r w:rsidRPr="00E670C6">
                    <w:rPr>
                      <w:rFonts w:hint="eastAsia"/>
                      <w:sz w:val="20"/>
                    </w:rPr>
                    <w:t>통해</w:t>
                  </w:r>
                  <w:r w:rsidRPr="00E670C6">
                    <w:rPr>
                      <w:rFonts w:hint="eastAsia"/>
                      <w:sz w:val="20"/>
                    </w:rPr>
                    <w:t xml:space="preserve"> </w:t>
                  </w:r>
                  <w:r w:rsidRPr="00E670C6">
                    <w:rPr>
                      <w:rFonts w:hint="eastAsia"/>
                      <w:sz w:val="20"/>
                    </w:rPr>
                    <w:t>개인영상정보를</w:t>
                  </w:r>
                  <w:r w:rsidRPr="00E670C6">
                    <w:rPr>
                      <w:rFonts w:hint="eastAsia"/>
                      <w:sz w:val="20"/>
                    </w:rPr>
                    <w:t xml:space="preserve"> </w:t>
                  </w:r>
                  <w:r w:rsidRPr="00E670C6">
                    <w:rPr>
                      <w:rFonts w:hint="eastAsia"/>
                      <w:sz w:val="20"/>
                    </w:rPr>
                    <w:t>수집하면서도</w:t>
                  </w:r>
                  <w:r w:rsidRPr="00E670C6">
                    <w:rPr>
                      <w:rFonts w:hint="eastAsia"/>
                      <w:sz w:val="20"/>
                    </w:rPr>
                    <w:t xml:space="preserve"> </w:t>
                  </w:r>
                  <w:r w:rsidRPr="00E670C6">
                    <w:rPr>
                      <w:rFonts w:hint="eastAsia"/>
                      <w:sz w:val="20"/>
                    </w:rPr>
                    <w:t>동의서상</w:t>
                  </w:r>
                  <w:r w:rsidRPr="00E670C6">
                    <w:rPr>
                      <w:rFonts w:hint="eastAsia"/>
                      <w:sz w:val="20"/>
                    </w:rPr>
                    <w:t xml:space="preserve"> </w:t>
                  </w:r>
                  <w:r w:rsidRPr="00E670C6">
                    <w:rPr>
                      <w:rFonts w:hint="eastAsia"/>
                      <w:sz w:val="20"/>
                    </w:rPr>
                    <w:t>개인영상정보를</w:t>
                  </w:r>
                  <w:r w:rsidRPr="00E670C6">
                    <w:rPr>
                      <w:rFonts w:hint="eastAsia"/>
                      <w:sz w:val="20"/>
                    </w:rPr>
                    <w:t xml:space="preserve"> </w:t>
                  </w:r>
                  <w:r w:rsidRPr="00E670C6">
                    <w:rPr>
                      <w:rFonts w:hint="eastAsia"/>
                      <w:sz w:val="20"/>
                    </w:rPr>
                    <w:t>그</w:t>
                  </w:r>
                  <w:r w:rsidRPr="00E670C6">
                    <w:rPr>
                      <w:rFonts w:hint="eastAsia"/>
                      <w:sz w:val="20"/>
                    </w:rPr>
                    <w:t xml:space="preserve"> </w:t>
                  </w:r>
                  <w:r w:rsidRPr="00E670C6">
                    <w:rPr>
                      <w:rFonts w:hint="eastAsia"/>
                      <w:sz w:val="20"/>
                    </w:rPr>
                    <w:t>수집정보로</w:t>
                  </w:r>
                  <w:r w:rsidRPr="00E670C6">
                    <w:rPr>
                      <w:rFonts w:hint="eastAsia"/>
                      <w:sz w:val="20"/>
                    </w:rPr>
                    <w:t xml:space="preserve"> </w:t>
                  </w:r>
                  <w:r>
                    <w:rPr>
                      <w:rFonts w:hint="eastAsia"/>
                      <w:sz w:val="20"/>
                    </w:rPr>
                    <w:t>미</w:t>
                  </w:r>
                  <w:r w:rsidRPr="00E670C6">
                    <w:rPr>
                      <w:rFonts w:hint="eastAsia"/>
                      <w:sz w:val="20"/>
                    </w:rPr>
                    <w:t>기재</w:t>
                  </w:r>
                </w:p>
              </w:tc>
            </w:tr>
            <w:tr w:rsidR="004E04A7" w:rsidRPr="00FA11FE" w14:paraId="6CC2ED75" w14:textId="77777777" w:rsidTr="003C296E">
              <w:trPr>
                <w:trHeight w:val="20"/>
              </w:trPr>
              <w:tc>
                <w:tcPr>
                  <w:tcW w:w="1378" w:type="pct"/>
                  <w:vAlign w:val="center"/>
                </w:tcPr>
                <w:p w14:paraId="2472558C" w14:textId="369243F4" w:rsidR="004E04A7" w:rsidRPr="00584263" w:rsidRDefault="004E04A7" w:rsidP="00BC1077">
                  <w:pPr>
                    <w:pStyle w:val="a8"/>
                    <w:spacing w:before="40" w:after="40" w:line="240" w:lineRule="exact"/>
                    <w:ind w:left="0"/>
                    <w:jc w:val="center"/>
                    <w:rPr>
                      <w:rFonts w:cs="Times New Roman"/>
                      <w:b/>
                      <w:spacing w:val="-4"/>
                      <w:sz w:val="20"/>
                      <w:szCs w:val="20"/>
                    </w:rPr>
                  </w:pPr>
                  <w:r w:rsidRPr="000D62B1">
                    <w:rPr>
                      <w:rFonts w:hint="eastAsia"/>
                      <w:b/>
                      <w:sz w:val="20"/>
                    </w:rPr>
                    <w:lastRenderedPageBreak/>
                    <w:t>선택동의항목에</w:t>
                  </w:r>
                  <w:r w:rsidRPr="00584263">
                    <w:rPr>
                      <w:rFonts w:hint="eastAsia"/>
                      <w:b/>
                      <w:sz w:val="20"/>
                    </w:rPr>
                    <w:t xml:space="preserve"> </w:t>
                  </w:r>
                  <w:r w:rsidRPr="00584263">
                    <w:rPr>
                      <w:rFonts w:hint="eastAsia"/>
                      <w:b/>
                      <w:sz w:val="20"/>
                    </w:rPr>
                    <w:t>대한</w:t>
                  </w:r>
                  <w:r w:rsidRPr="00584263">
                    <w:rPr>
                      <w:rFonts w:hint="eastAsia"/>
                      <w:b/>
                      <w:sz w:val="20"/>
                    </w:rPr>
                    <w:t xml:space="preserve"> </w:t>
                  </w:r>
                  <w:r w:rsidRPr="00584263">
                    <w:rPr>
                      <w:rFonts w:hint="eastAsia"/>
                      <w:b/>
                      <w:sz w:val="20"/>
                    </w:rPr>
                    <w:t>별도</w:t>
                  </w:r>
                  <w:r w:rsidRPr="00584263">
                    <w:rPr>
                      <w:rFonts w:hint="eastAsia"/>
                      <w:b/>
                      <w:sz w:val="20"/>
                    </w:rPr>
                    <w:t xml:space="preserve"> </w:t>
                  </w:r>
                  <w:r w:rsidRPr="00584263">
                    <w:rPr>
                      <w:rFonts w:hint="eastAsia"/>
                      <w:b/>
                      <w:sz w:val="20"/>
                    </w:rPr>
                    <w:t>동의절차</w:t>
                  </w:r>
                  <w:r w:rsidRPr="00584263">
                    <w:rPr>
                      <w:rFonts w:hint="eastAsia"/>
                      <w:b/>
                      <w:sz w:val="20"/>
                    </w:rPr>
                    <w:t xml:space="preserve"> </w:t>
                  </w:r>
                  <w:r w:rsidR="000D62B1">
                    <w:rPr>
                      <w:b/>
                      <w:sz w:val="20"/>
                    </w:rPr>
                    <w:br/>
                  </w:r>
                  <w:r w:rsidRPr="00584263">
                    <w:rPr>
                      <w:rFonts w:hint="eastAsia"/>
                      <w:b/>
                      <w:sz w:val="20"/>
                    </w:rPr>
                    <w:t>누락</w:t>
                  </w:r>
                </w:p>
              </w:tc>
              <w:tc>
                <w:tcPr>
                  <w:tcW w:w="3622" w:type="pct"/>
                  <w:vAlign w:val="center"/>
                </w:tcPr>
                <w:p w14:paraId="5148B134" w14:textId="77777777" w:rsidR="004E04A7" w:rsidRPr="00584263" w:rsidRDefault="004E04A7" w:rsidP="00BC1077">
                  <w:pPr>
                    <w:pStyle w:val="a8"/>
                    <w:spacing w:before="40" w:after="40" w:line="240" w:lineRule="exact"/>
                    <w:ind w:left="0"/>
                    <w:rPr>
                      <w:rFonts w:cs="Times New Roman"/>
                      <w:spacing w:val="-4"/>
                      <w:sz w:val="20"/>
                      <w:szCs w:val="20"/>
                    </w:rPr>
                  </w:pPr>
                  <w:r>
                    <w:rPr>
                      <w:sz w:val="20"/>
                    </w:rPr>
                    <w:t>‘</w:t>
                  </w:r>
                  <w:r w:rsidRPr="00584263">
                    <w:rPr>
                      <w:rFonts w:hint="eastAsia"/>
                      <w:sz w:val="20"/>
                    </w:rPr>
                    <w:t>병역사항</w:t>
                  </w:r>
                  <w:r w:rsidRPr="00584263">
                    <w:rPr>
                      <w:rFonts w:hint="eastAsia"/>
                      <w:sz w:val="20"/>
                    </w:rPr>
                    <w:t xml:space="preserve">, </w:t>
                  </w:r>
                  <w:r w:rsidRPr="00584263">
                    <w:rPr>
                      <w:rFonts w:hint="eastAsia"/>
                      <w:sz w:val="20"/>
                    </w:rPr>
                    <w:t>경력사항</w:t>
                  </w:r>
                  <w:r w:rsidRPr="00584263">
                    <w:rPr>
                      <w:rFonts w:hint="eastAsia"/>
                      <w:sz w:val="20"/>
                    </w:rPr>
                    <w:t xml:space="preserve">, </w:t>
                  </w:r>
                  <w:r w:rsidRPr="00584263">
                    <w:rPr>
                      <w:rFonts w:hint="eastAsia"/>
                      <w:sz w:val="20"/>
                    </w:rPr>
                    <w:t>교육훈련</w:t>
                  </w:r>
                  <w:r w:rsidRPr="00584263">
                    <w:rPr>
                      <w:rFonts w:hint="eastAsia"/>
                      <w:sz w:val="20"/>
                    </w:rPr>
                    <w:t xml:space="preserve">, </w:t>
                  </w:r>
                  <w:r w:rsidRPr="00584263">
                    <w:rPr>
                      <w:rFonts w:hint="eastAsia"/>
                      <w:sz w:val="20"/>
                    </w:rPr>
                    <w:t>자격증보유현황</w:t>
                  </w:r>
                  <w:r w:rsidRPr="00584263">
                    <w:rPr>
                      <w:rFonts w:hint="eastAsia"/>
                      <w:sz w:val="20"/>
                    </w:rPr>
                    <w:t xml:space="preserve">, </w:t>
                  </w:r>
                  <w:r w:rsidRPr="00584263">
                    <w:rPr>
                      <w:rFonts w:hint="eastAsia"/>
                      <w:sz w:val="20"/>
                    </w:rPr>
                    <w:t>보훈구분</w:t>
                  </w:r>
                  <w:r w:rsidRPr="00584263">
                    <w:rPr>
                      <w:rFonts w:hint="eastAsia"/>
                      <w:sz w:val="20"/>
                    </w:rPr>
                    <w:t xml:space="preserve">, </w:t>
                  </w:r>
                  <w:r w:rsidRPr="00584263">
                    <w:rPr>
                      <w:rFonts w:hint="eastAsia"/>
                      <w:sz w:val="20"/>
                    </w:rPr>
                    <w:t>본인소유</w:t>
                  </w:r>
                  <w:r w:rsidRPr="00584263">
                    <w:rPr>
                      <w:rFonts w:hint="eastAsia"/>
                      <w:sz w:val="20"/>
                    </w:rPr>
                    <w:t xml:space="preserve"> </w:t>
                  </w:r>
                  <w:r w:rsidRPr="00584263">
                    <w:rPr>
                      <w:rFonts w:hint="eastAsia"/>
                      <w:sz w:val="20"/>
                    </w:rPr>
                    <w:t>차량</w:t>
                  </w:r>
                  <w:r w:rsidRPr="00584263">
                    <w:rPr>
                      <w:rFonts w:hint="eastAsia"/>
                      <w:sz w:val="20"/>
                    </w:rPr>
                    <w:t xml:space="preserve"> </w:t>
                  </w:r>
                  <w:r>
                    <w:rPr>
                      <w:rFonts w:hint="eastAsia"/>
                      <w:sz w:val="20"/>
                    </w:rPr>
                    <w:t>현황</w:t>
                  </w:r>
                  <w:r>
                    <w:rPr>
                      <w:sz w:val="20"/>
                    </w:rPr>
                    <w:t>’</w:t>
                  </w:r>
                  <w:r w:rsidRPr="00584263">
                    <w:rPr>
                      <w:rFonts w:hint="eastAsia"/>
                      <w:sz w:val="20"/>
                    </w:rPr>
                    <w:t>은</w:t>
                  </w:r>
                  <w:r w:rsidRPr="00584263">
                    <w:rPr>
                      <w:rFonts w:hint="eastAsia"/>
                      <w:sz w:val="20"/>
                    </w:rPr>
                    <w:t xml:space="preserve"> </w:t>
                  </w:r>
                  <w:r w:rsidRPr="00584263">
                    <w:rPr>
                      <w:rFonts w:hint="eastAsia"/>
                      <w:sz w:val="20"/>
                    </w:rPr>
                    <w:t>선택항목으로서</w:t>
                  </w:r>
                  <w:r w:rsidRPr="00584263">
                    <w:rPr>
                      <w:rFonts w:hint="eastAsia"/>
                      <w:sz w:val="20"/>
                    </w:rPr>
                    <w:t xml:space="preserve"> </w:t>
                  </w:r>
                  <w:r w:rsidRPr="00584263">
                    <w:rPr>
                      <w:rFonts w:hint="eastAsia"/>
                      <w:sz w:val="20"/>
                    </w:rPr>
                    <w:t>수집한다고</w:t>
                  </w:r>
                  <w:r w:rsidRPr="00584263">
                    <w:rPr>
                      <w:rFonts w:hint="eastAsia"/>
                      <w:sz w:val="20"/>
                    </w:rPr>
                    <w:t xml:space="preserve"> </w:t>
                  </w:r>
                  <w:r w:rsidRPr="00584263">
                    <w:rPr>
                      <w:rFonts w:hint="eastAsia"/>
                      <w:sz w:val="20"/>
                    </w:rPr>
                    <w:t>동의서상</w:t>
                  </w:r>
                  <w:r w:rsidRPr="00584263">
                    <w:rPr>
                      <w:rFonts w:hint="eastAsia"/>
                      <w:sz w:val="20"/>
                    </w:rPr>
                    <w:t xml:space="preserve"> </w:t>
                  </w:r>
                  <w:r w:rsidRPr="00584263">
                    <w:rPr>
                      <w:rFonts w:hint="eastAsia"/>
                      <w:sz w:val="20"/>
                    </w:rPr>
                    <w:t>적시하면서도</w:t>
                  </w:r>
                  <w:r w:rsidRPr="00584263">
                    <w:rPr>
                      <w:rFonts w:hint="eastAsia"/>
                      <w:sz w:val="20"/>
                    </w:rPr>
                    <w:t xml:space="preserve">, </w:t>
                  </w:r>
                  <w:r w:rsidRPr="00584263">
                    <w:rPr>
                      <w:rFonts w:hint="eastAsia"/>
                      <w:sz w:val="20"/>
                    </w:rPr>
                    <w:t>선택동의항목</w:t>
                  </w:r>
                  <w:r w:rsidRPr="00584263">
                    <w:rPr>
                      <w:rFonts w:hint="eastAsia"/>
                      <w:sz w:val="20"/>
                    </w:rPr>
                    <w:t xml:space="preserve"> </w:t>
                  </w:r>
                  <w:r w:rsidRPr="00584263">
                    <w:rPr>
                      <w:rFonts w:hint="eastAsia"/>
                      <w:sz w:val="20"/>
                    </w:rPr>
                    <w:t>수집여부에</w:t>
                  </w:r>
                  <w:r w:rsidRPr="00584263">
                    <w:rPr>
                      <w:rFonts w:hint="eastAsia"/>
                      <w:sz w:val="20"/>
                    </w:rPr>
                    <w:t xml:space="preserve"> </w:t>
                  </w:r>
                  <w:r w:rsidRPr="00584263">
                    <w:rPr>
                      <w:rFonts w:hint="eastAsia"/>
                      <w:sz w:val="20"/>
                    </w:rPr>
                    <w:t>대한</w:t>
                  </w:r>
                  <w:r w:rsidRPr="00584263">
                    <w:rPr>
                      <w:rFonts w:hint="eastAsia"/>
                      <w:sz w:val="20"/>
                    </w:rPr>
                    <w:t xml:space="preserve"> </w:t>
                  </w:r>
                  <w:r w:rsidRPr="00584263">
                    <w:rPr>
                      <w:rFonts w:hint="eastAsia"/>
                      <w:sz w:val="20"/>
                    </w:rPr>
                    <w:t>동의여부를</w:t>
                  </w:r>
                  <w:r w:rsidRPr="00584263">
                    <w:rPr>
                      <w:rFonts w:hint="eastAsia"/>
                      <w:sz w:val="20"/>
                    </w:rPr>
                    <w:t xml:space="preserve"> </w:t>
                  </w:r>
                  <w:r w:rsidRPr="00584263">
                    <w:rPr>
                      <w:rFonts w:hint="eastAsia"/>
                      <w:sz w:val="20"/>
                    </w:rPr>
                    <w:t>표시할</w:t>
                  </w:r>
                  <w:r w:rsidRPr="00584263">
                    <w:rPr>
                      <w:rFonts w:hint="eastAsia"/>
                      <w:sz w:val="20"/>
                    </w:rPr>
                    <w:t xml:space="preserve"> </w:t>
                  </w:r>
                  <w:r w:rsidRPr="00584263">
                    <w:rPr>
                      <w:rFonts w:hint="eastAsia"/>
                      <w:sz w:val="20"/>
                    </w:rPr>
                    <w:t>수</w:t>
                  </w:r>
                  <w:r w:rsidRPr="00584263">
                    <w:rPr>
                      <w:rFonts w:hint="eastAsia"/>
                      <w:sz w:val="20"/>
                    </w:rPr>
                    <w:t xml:space="preserve"> </w:t>
                  </w:r>
                  <w:r w:rsidRPr="00584263">
                    <w:rPr>
                      <w:rFonts w:hint="eastAsia"/>
                      <w:sz w:val="20"/>
                    </w:rPr>
                    <w:t>있는</w:t>
                  </w:r>
                  <w:r w:rsidRPr="00584263">
                    <w:rPr>
                      <w:rFonts w:hint="eastAsia"/>
                      <w:sz w:val="20"/>
                    </w:rPr>
                    <w:t xml:space="preserve"> </w:t>
                  </w:r>
                  <w:r>
                    <w:rPr>
                      <w:rFonts w:hint="eastAsia"/>
                      <w:sz w:val="20"/>
                    </w:rPr>
                    <w:t>수단</w:t>
                  </w:r>
                  <w:r>
                    <w:rPr>
                      <w:rFonts w:hint="eastAsia"/>
                      <w:sz w:val="20"/>
                    </w:rPr>
                    <w:t xml:space="preserve"> </w:t>
                  </w:r>
                  <w:r>
                    <w:rPr>
                      <w:rFonts w:hint="eastAsia"/>
                      <w:sz w:val="20"/>
                    </w:rPr>
                    <w:t>미</w:t>
                  </w:r>
                  <w:r w:rsidRPr="00584263">
                    <w:rPr>
                      <w:rFonts w:hint="eastAsia"/>
                      <w:sz w:val="20"/>
                    </w:rPr>
                    <w:t>제공</w:t>
                  </w:r>
                  <w:r w:rsidRPr="00584263">
                    <w:rPr>
                      <w:rFonts w:hint="eastAsia"/>
                      <w:sz w:val="20"/>
                    </w:rPr>
                    <w:t xml:space="preserve"> </w:t>
                  </w:r>
                </w:p>
              </w:tc>
            </w:tr>
            <w:tr w:rsidR="004E04A7" w:rsidRPr="00FA11FE" w14:paraId="07FC1092" w14:textId="77777777" w:rsidTr="003C296E">
              <w:trPr>
                <w:trHeight w:val="20"/>
              </w:trPr>
              <w:tc>
                <w:tcPr>
                  <w:tcW w:w="1378" w:type="pct"/>
                  <w:vAlign w:val="center"/>
                </w:tcPr>
                <w:p w14:paraId="0D1C8BFB" w14:textId="1EB04DAD" w:rsidR="004E04A7" w:rsidRPr="00584263" w:rsidRDefault="004E04A7" w:rsidP="00BC1077">
                  <w:pPr>
                    <w:pStyle w:val="a8"/>
                    <w:spacing w:before="40" w:after="40" w:line="240" w:lineRule="exact"/>
                    <w:ind w:left="-57" w:right="-57"/>
                    <w:jc w:val="center"/>
                    <w:rPr>
                      <w:rFonts w:cs="Times New Roman"/>
                      <w:b/>
                      <w:spacing w:val="-4"/>
                      <w:sz w:val="20"/>
                    </w:rPr>
                  </w:pPr>
                  <w:r w:rsidRPr="00584263">
                    <w:rPr>
                      <w:rFonts w:hint="eastAsia"/>
                      <w:b/>
                      <w:sz w:val="20"/>
                    </w:rPr>
                    <w:t>중요사항의</w:t>
                  </w:r>
                  <w:r w:rsidRPr="00584263">
                    <w:rPr>
                      <w:rFonts w:hint="eastAsia"/>
                      <w:b/>
                      <w:sz w:val="20"/>
                    </w:rPr>
                    <w:t xml:space="preserve"> </w:t>
                  </w:r>
                  <w:r w:rsidR="000D62B1">
                    <w:rPr>
                      <w:b/>
                      <w:sz w:val="20"/>
                    </w:rPr>
                    <w:br/>
                  </w:r>
                  <w:r w:rsidRPr="000D62B1">
                    <w:rPr>
                      <w:rFonts w:hint="eastAsia"/>
                      <w:b/>
                      <w:spacing w:val="-6"/>
                      <w:sz w:val="20"/>
                    </w:rPr>
                    <w:t>강조표시</w:t>
                  </w:r>
                  <w:r w:rsidRPr="000D62B1">
                    <w:rPr>
                      <w:rFonts w:hint="eastAsia"/>
                      <w:b/>
                      <w:spacing w:val="-6"/>
                      <w:sz w:val="20"/>
                    </w:rPr>
                    <w:t xml:space="preserve"> </w:t>
                  </w:r>
                  <w:r w:rsidRPr="000D62B1">
                    <w:rPr>
                      <w:rFonts w:hint="eastAsia"/>
                      <w:b/>
                      <w:spacing w:val="-6"/>
                      <w:sz w:val="20"/>
                    </w:rPr>
                    <w:t>누락</w:t>
                  </w:r>
                </w:p>
              </w:tc>
              <w:tc>
                <w:tcPr>
                  <w:tcW w:w="3622" w:type="pct"/>
                  <w:vAlign w:val="center"/>
                </w:tcPr>
                <w:p w14:paraId="1B32D402" w14:textId="77777777" w:rsidR="004E04A7" w:rsidRPr="00584263" w:rsidRDefault="004E04A7" w:rsidP="00BC1077">
                  <w:pPr>
                    <w:pStyle w:val="a8"/>
                    <w:spacing w:before="40" w:after="40" w:line="240" w:lineRule="exact"/>
                    <w:ind w:left="0"/>
                    <w:rPr>
                      <w:rFonts w:cs="Times New Roman"/>
                      <w:spacing w:val="-4"/>
                      <w:sz w:val="20"/>
                    </w:rPr>
                  </w:pPr>
                  <w:r>
                    <w:rPr>
                      <w:rFonts w:hint="eastAsia"/>
                      <w:sz w:val="20"/>
                    </w:rPr>
                    <w:t>대상회사가</w:t>
                  </w:r>
                  <w:r w:rsidRPr="00584263">
                    <w:rPr>
                      <w:rFonts w:hint="eastAsia"/>
                      <w:sz w:val="20"/>
                    </w:rPr>
                    <w:t xml:space="preserve"> </w:t>
                  </w:r>
                  <w:r w:rsidRPr="00584263">
                    <w:rPr>
                      <w:rFonts w:hint="eastAsia"/>
                      <w:sz w:val="20"/>
                    </w:rPr>
                    <w:t>임직원으로부터</w:t>
                  </w:r>
                  <w:r w:rsidRPr="00584263">
                    <w:rPr>
                      <w:rFonts w:hint="eastAsia"/>
                      <w:sz w:val="20"/>
                    </w:rPr>
                    <w:t xml:space="preserve"> </w:t>
                  </w:r>
                  <w:r w:rsidRPr="00584263">
                    <w:rPr>
                      <w:rFonts w:hint="eastAsia"/>
                      <w:sz w:val="20"/>
                    </w:rPr>
                    <w:t>징구하는</w:t>
                  </w:r>
                  <w:r w:rsidRPr="00584263">
                    <w:rPr>
                      <w:rFonts w:hint="eastAsia"/>
                      <w:sz w:val="20"/>
                    </w:rPr>
                    <w:t xml:space="preserve"> </w:t>
                  </w:r>
                  <w:r w:rsidRPr="00584263">
                    <w:rPr>
                      <w:rFonts w:hint="eastAsia"/>
                      <w:sz w:val="20"/>
                    </w:rPr>
                    <w:t>동의서상으로는</w:t>
                  </w:r>
                  <w:r w:rsidRPr="00584263">
                    <w:rPr>
                      <w:rFonts w:hint="eastAsia"/>
                      <w:sz w:val="20"/>
                    </w:rPr>
                    <w:t xml:space="preserve"> </w:t>
                  </w:r>
                  <w:r w:rsidRPr="00584263">
                    <w:rPr>
                      <w:rFonts w:hint="eastAsia"/>
                      <w:sz w:val="20"/>
                    </w:rPr>
                    <w:t>별도</w:t>
                  </w:r>
                  <w:r w:rsidRPr="00584263">
                    <w:rPr>
                      <w:rFonts w:hint="eastAsia"/>
                      <w:sz w:val="20"/>
                    </w:rPr>
                    <w:t xml:space="preserve"> </w:t>
                  </w:r>
                  <w:r w:rsidRPr="00584263">
                    <w:rPr>
                      <w:rFonts w:hint="eastAsia"/>
                      <w:sz w:val="20"/>
                    </w:rPr>
                    <w:t>강조표시된</w:t>
                  </w:r>
                  <w:r w:rsidRPr="00584263">
                    <w:rPr>
                      <w:rFonts w:hint="eastAsia"/>
                      <w:sz w:val="20"/>
                    </w:rPr>
                    <w:t xml:space="preserve"> </w:t>
                  </w:r>
                  <w:r w:rsidRPr="00584263">
                    <w:rPr>
                      <w:rFonts w:hint="eastAsia"/>
                      <w:sz w:val="20"/>
                    </w:rPr>
                    <w:t>내용이</w:t>
                  </w:r>
                  <w:r w:rsidRPr="00584263">
                    <w:rPr>
                      <w:rFonts w:hint="eastAsia"/>
                      <w:sz w:val="20"/>
                    </w:rPr>
                    <w:t xml:space="preserve"> </w:t>
                  </w:r>
                  <w:r w:rsidRPr="00584263">
                    <w:rPr>
                      <w:rFonts w:hint="eastAsia"/>
                      <w:sz w:val="20"/>
                    </w:rPr>
                    <w:t>없음</w:t>
                  </w:r>
                  <w:r w:rsidRPr="00584263">
                    <w:rPr>
                      <w:rFonts w:hint="eastAsia"/>
                      <w:sz w:val="20"/>
                    </w:rPr>
                    <w:t>.</w:t>
                  </w:r>
                </w:p>
              </w:tc>
            </w:tr>
          </w:tbl>
          <w:p w14:paraId="6E2C9E2D" w14:textId="585CADCF" w:rsidR="004E04A7" w:rsidRPr="009A2958" w:rsidRDefault="000D62B1" w:rsidP="000D62B1">
            <w:pPr>
              <w:pStyle w:val="a8"/>
              <w:widowControl/>
              <w:spacing w:line="240" w:lineRule="auto"/>
              <w:ind w:left="0"/>
              <w:rPr>
                <w:rFonts w:cs="Times New Roman"/>
                <w:sz w:val="20"/>
                <w:szCs w:val="20"/>
              </w:rPr>
            </w:pPr>
            <w:r>
              <w:rPr>
                <w:rFonts w:cs="Times New Roman" w:hint="eastAsia"/>
                <w:sz w:val="20"/>
                <w:szCs w:val="20"/>
              </w:rPr>
              <w:t xml:space="preserve"> </w:t>
            </w:r>
          </w:p>
        </w:tc>
        <w:tc>
          <w:tcPr>
            <w:tcW w:w="26" w:type="pct"/>
            <w:tcBorders>
              <w:top w:val="nil"/>
              <w:bottom w:val="nil"/>
            </w:tcBorders>
          </w:tcPr>
          <w:p w14:paraId="40BD1052"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3027E9E4" w14:textId="77DE1A50" w:rsidR="004E04A7" w:rsidRPr="00A5180A" w:rsidRDefault="004E04A7" w:rsidP="00E204C2">
            <w:pPr>
              <w:pStyle w:val="a8"/>
              <w:widowControl/>
              <w:numPr>
                <w:ilvl w:val="0"/>
                <w:numId w:val="2"/>
              </w:numPr>
              <w:spacing w:before="40" w:after="120" w:line="276" w:lineRule="auto"/>
              <w:rPr>
                <w:rFonts w:cs="Times New Roman"/>
                <w:sz w:val="20"/>
                <w:szCs w:val="20"/>
              </w:rPr>
            </w:pPr>
            <w:r>
              <w:rPr>
                <w:rFonts w:cs="Times New Roman" w:hint="eastAsia"/>
                <w:sz w:val="20"/>
                <w:szCs w:val="20"/>
              </w:rPr>
              <w:t>각</w:t>
            </w:r>
            <w:r>
              <w:rPr>
                <w:rFonts w:cs="Times New Roman" w:hint="eastAsia"/>
                <w:sz w:val="20"/>
                <w:szCs w:val="20"/>
              </w:rPr>
              <w:t xml:space="preserve"> </w:t>
            </w:r>
            <w:r>
              <w:rPr>
                <w:rFonts w:cs="Times New Roman" w:hint="eastAsia"/>
                <w:sz w:val="20"/>
                <w:szCs w:val="20"/>
              </w:rPr>
              <w:t>위반사항에</w:t>
            </w:r>
            <w:r>
              <w:rPr>
                <w:rFonts w:cs="Times New Roman" w:hint="eastAsia"/>
                <w:sz w:val="20"/>
                <w:szCs w:val="20"/>
              </w:rPr>
              <w:t xml:space="preserve"> </w:t>
            </w:r>
            <w:r>
              <w:rPr>
                <w:rFonts w:cs="Times New Roman" w:hint="eastAsia"/>
                <w:sz w:val="20"/>
                <w:szCs w:val="20"/>
              </w:rPr>
              <w:t>대하여서는</w:t>
            </w:r>
            <w:r>
              <w:rPr>
                <w:rFonts w:cs="Times New Roman" w:hint="eastAsia"/>
                <w:sz w:val="20"/>
                <w:szCs w:val="20"/>
              </w:rPr>
              <w:t xml:space="preserve"> </w:t>
            </w:r>
            <w:r>
              <w:rPr>
                <w:rFonts w:cs="Times New Roman" w:hint="eastAsia"/>
                <w:sz w:val="20"/>
                <w:szCs w:val="20"/>
              </w:rPr>
              <w:t>개인정보보호법에</w:t>
            </w:r>
            <w:r>
              <w:rPr>
                <w:rFonts w:cs="Times New Roman" w:hint="eastAsia"/>
                <w:sz w:val="20"/>
                <w:szCs w:val="20"/>
              </w:rPr>
              <w:t xml:space="preserve"> </w:t>
            </w:r>
            <w:r>
              <w:rPr>
                <w:rFonts w:cs="Times New Roman" w:hint="eastAsia"/>
                <w:sz w:val="20"/>
                <w:szCs w:val="20"/>
              </w:rPr>
              <w:t>따라</w:t>
            </w:r>
            <w:r>
              <w:rPr>
                <w:rFonts w:cs="Times New Roman" w:hint="eastAsia"/>
                <w:sz w:val="20"/>
                <w:szCs w:val="20"/>
              </w:rPr>
              <w:t xml:space="preserve"> </w:t>
            </w:r>
            <w:r>
              <w:rPr>
                <w:rFonts w:cs="Times New Roman" w:hint="eastAsia"/>
                <w:sz w:val="20"/>
                <w:szCs w:val="20"/>
              </w:rPr>
              <w:t>과태료가</w:t>
            </w:r>
            <w:r>
              <w:rPr>
                <w:rFonts w:cs="Times New Roman" w:hint="eastAsia"/>
                <w:sz w:val="20"/>
                <w:szCs w:val="20"/>
              </w:rPr>
              <w:t xml:space="preserve"> </w:t>
            </w:r>
            <w:r>
              <w:rPr>
                <w:rFonts w:cs="Times New Roman" w:hint="eastAsia"/>
                <w:sz w:val="20"/>
                <w:szCs w:val="20"/>
              </w:rPr>
              <w:t>각각</w:t>
            </w:r>
            <w:r>
              <w:rPr>
                <w:rFonts w:cs="Times New Roman" w:hint="eastAsia"/>
                <w:sz w:val="20"/>
                <w:szCs w:val="20"/>
              </w:rPr>
              <w:t xml:space="preserve"> </w:t>
            </w:r>
            <w:r>
              <w:rPr>
                <w:rFonts w:cs="Times New Roman" w:hint="eastAsia"/>
                <w:sz w:val="20"/>
                <w:szCs w:val="20"/>
              </w:rPr>
              <w:t>부과될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sidR="00E204C2">
              <w:rPr>
                <w:rFonts w:cs="Times New Roman" w:hint="eastAsia"/>
                <w:sz w:val="20"/>
                <w:szCs w:val="20"/>
              </w:rPr>
              <w:t>있으나</w:t>
            </w:r>
            <w:r w:rsidR="00E204C2">
              <w:rPr>
                <w:rFonts w:cs="Times New Roman" w:hint="eastAsia"/>
                <w:sz w:val="20"/>
                <w:szCs w:val="20"/>
              </w:rPr>
              <w:t xml:space="preserve">, </w:t>
            </w:r>
            <w:r w:rsidRPr="00697AC0">
              <w:rPr>
                <w:rFonts w:cs="Times New Roman" w:hint="eastAsia"/>
                <w:sz w:val="20"/>
                <w:szCs w:val="20"/>
              </w:rPr>
              <w:t>지금까지의</w:t>
            </w:r>
            <w:r w:rsidRPr="00697AC0">
              <w:rPr>
                <w:rFonts w:cs="Times New Roman" w:hint="eastAsia"/>
                <w:sz w:val="20"/>
                <w:szCs w:val="20"/>
              </w:rPr>
              <w:t xml:space="preserve"> </w:t>
            </w:r>
            <w:r w:rsidRPr="00697AC0">
              <w:rPr>
                <w:rFonts w:cs="Times New Roman" w:hint="eastAsia"/>
                <w:sz w:val="20"/>
                <w:szCs w:val="20"/>
              </w:rPr>
              <w:t>규제실무를</w:t>
            </w:r>
            <w:r w:rsidRPr="00697AC0">
              <w:rPr>
                <w:rFonts w:cs="Times New Roman" w:hint="eastAsia"/>
                <w:sz w:val="20"/>
                <w:szCs w:val="20"/>
              </w:rPr>
              <w:t xml:space="preserve"> </w:t>
            </w:r>
            <w:r w:rsidRPr="00697AC0">
              <w:rPr>
                <w:rFonts w:cs="Times New Roman" w:hint="eastAsia"/>
                <w:sz w:val="20"/>
                <w:szCs w:val="20"/>
              </w:rPr>
              <w:t>고려하였을</w:t>
            </w:r>
            <w:r w:rsidRPr="00697AC0">
              <w:rPr>
                <w:rFonts w:cs="Times New Roman" w:hint="eastAsia"/>
                <w:sz w:val="20"/>
                <w:szCs w:val="20"/>
              </w:rPr>
              <w:t xml:space="preserve"> </w:t>
            </w:r>
            <w:r w:rsidRPr="00697AC0">
              <w:rPr>
                <w:rFonts w:cs="Times New Roman" w:hint="eastAsia"/>
                <w:sz w:val="20"/>
                <w:szCs w:val="20"/>
              </w:rPr>
              <w:t>때</w:t>
            </w:r>
            <w:r w:rsidRPr="00697AC0">
              <w:rPr>
                <w:rFonts w:cs="Times New Roman" w:hint="eastAsia"/>
                <w:sz w:val="20"/>
                <w:szCs w:val="20"/>
              </w:rPr>
              <w:t xml:space="preserve"> </w:t>
            </w:r>
            <w:r w:rsidRPr="00697AC0">
              <w:rPr>
                <w:rFonts w:cs="Times New Roman" w:hint="eastAsia"/>
                <w:sz w:val="20"/>
                <w:szCs w:val="20"/>
              </w:rPr>
              <w:t>선제적으로</w:t>
            </w:r>
            <w:r w:rsidRPr="00697AC0">
              <w:rPr>
                <w:rFonts w:cs="Times New Roman" w:hint="eastAsia"/>
                <w:sz w:val="20"/>
                <w:szCs w:val="20"/>
              </w:rPr>
              <w:t xml:space="preserve"> </w:t>
            </w:r>
            <w:r w:rsidRPr="00697AC0">
              <w:rPr>
                <w:rFonts w:cs="Times New Roman" w:hint="eastAsia"/>
                <w:sz w:val="20"/>
                <w:szCs w:val="20"/>
              </w:rPr>
              <w:t>동의서를</w:t>
            </w:r>
            <w:r w:rsidRPr="00697AC0">
              <w:rPr>
                <w:rFonts w:cs="Times New Roman" w:hint="eastAsia"/>
                <w:sz w:val="20"/>
                <w:szCs w:val="20"/>
              </w:rPr>
              <w:t xml:space="preserve"> </w:t>
            </w:r>
            <w:r w:rsidRPr="00697AC0">
              <w:rPr>
                <w:rFonts w:cs="Times New Roman" w:hint="eastAsia"/>
                <w:sz w:val="20"/>
                <w:szCs w:val="20"/>
              </w:rPr>
              <w:t>개정하여</w:t>
            </w:r>
            <w:r w:rsidRPr="00697AC0">
              <w:rPr>
                <w:rFonts w:cs="Times New Roman" w:hint="eastAsia"/>
                <w:sz w:val="20"/>
                <w:szCs w:val="20"/>
              </w:rPr>
              <w:t xml:space="preserve"> </w:t>
            </w:r>
            <w:r w:rsidRPr="00697AC0">
              <w:rPr>
                <w:rFonts w:cs="Times New Roman" w:hint="eastAsia"/>
                <w:sz w:val="20"/>
                <w:szCs w:val="20"/>
              </w:rPr>
              <w:t>미비점을</w:t>
            </w:r>
            <w:r w:rsidRPr="00697AC0">
              <w:rPr>
                <w:rFonts w:cs="Times New Roman" w:hint="eastAsia"/>
                <w:sz w:val="20"/>
                <w:szCs w:val="20"/>
              </w:rPr>
              <w:t xml:space="preserve"> </w:t>
            </w:r>
            <w:r w:rsidRPr="00697AC0">
              <w:rPr>
                <w:rFonts w:cs="Times New Roman" w:hint="eastAsia"/>
                <w:sz w:val="20"/>
                <w:szCs w:val="20"/>
              </w:rPr>
              <w:t>개선한다면</w:t>
            </w:r>
            <w:r w:rsidRPr="00697AC0">
              <w:rPr>
                <w:rFonts w:cs="Times New Roman" w:hint="eastAsia"/>
                <w:sz w:val="20"/>
                <w:szCs w:val="20"/>
              </w:rPr>
              <w:t xml:space="preserve"> </w:t>
            </w:r>
            <w:r w:rsidRPr="00697AC0">
              <w:rPr>
                <w:rFonts w:cs="Times New Roman" w:hint="eastAsia"/>
                <w:sz w:val="20"/>
                <w:szCs w:val="20"/>
              </w:rPr>
              <w:t>실제</w:t>
            </w:r>
            <w:r w:rsidRPr="00697AC0">
              <w:rPr>
                <w:rFonts w:cs="Times New Roman" w:hint="eastAsia"/>
                <w:sz w:val="20"/>
                <w:szCs w:val="20"/>
              </w:rPr>
              <w:t xml:space="preserve"> </w:t>
            </w:r>
            <w:r w:rsidRPr="00697AC0">
              <w:rPr>
                <w:rFonts w:cs="Times New Roman" w:hint="eastAsia"/>
                <w:sz w:val="20"/>
                <w:szCs w:val="20"/>
              </w:rPr>
              <w:t>과태료</w:t>
            </w:r>
            <w:r w:rsidRPr="00697AC0">
              <w:rPr>
                <w:rFonts w:cs="Times New Roman" w:hint="eastAsia"/>
                <w:sz w:val="20"/>
                <w:szCs w:val="20"/>
              </w:rPr>
              <w:t xml:space="preserve"> </w:t>
            </w:r>
            <w:r w:rsidRPr="00697AC0">
              <w:rPr>
                <w:rFonts w:cs="Times New Roman" w:hint="eastAsia"/>
                <w:sz w:val="20"/>
                <w:szCs w:val="20"/>
              </w:rPr>
              <w:t>부과가능성은</w:t>
            </w:r>
            <w:r w:rsidRPr="00697AC0">
              <w:rPr>
                <w:rFonts w:cs="Times New Roman" w:hint="eastAsia"/>
                <w:sz w:val="20"/>
                <w:szCs w:val="20"/>
              </w:rPr>
              <w:t xml:space="preserve"> </w:t>
            </w:r>
            <w:r w:rsidRPr="00697AC0">
              <w:rPr>
                <w:rFonts w:cs="Times New Roman" w:hint="eastAsia"/>
                <w:sz w:val="20"/>
                <w:szCs w:val="20"/>
              </w:rPr>
              <w:t>높지</w:t>
            </w:r>
            <w:r w:rsidRPr="00697AC0">
              <w:rPr>
                <w:rFonts w:cs="Times New Roman" w:hint="eastAsia"/>
                <w:sz w:val="20"/>
                <w:szCs w:val="20"/>
              </w:rPr>
              <w:t xml:space="preserve"> </w:t>
            </w:r>
            <w:r w:rsidRPr="00697AC0">
              <w:rPr>
                <w:rFonts w:cs="Times New Roman" w:hint="eastAsia"/>
                <w:sz w:val="20"/>
                <w:szCs w:val="20"/>
              </w:rPr>
              <w:t>않음</w:t>
            </w:r>
            <w:r>
              <w:rPr>
                <w:rFonts w:cs="Times New Roman" w:hint="eastAsia"/>
                <w:sz w:val="20"/>
                <w:szCs w:val="20"/>
              </w:rPr>
              <w:t xml:space="preserve">. </w:t>
            </w:r>
          </w:p>
        </w:tc>
        <w:tc>
          <w:tcPr>
            <w:tcW w:w="27" w:type="pct"/>
            <w:tcBorders>
              <w:top w:val="nil"/>
              <w:bottom w:val="nil"/>
            </w:tcBorders>
          </w:tcPr>
          <w:p w14:paraId="064489FA"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0DD376C2" w14:textId="77777777" w:rsidR="004E04A7" w:rsidRPr="00E204C2" w:rsidRDefault="00E204C2" w:rsidP="00E204C2">
            <w:pPr>
              <w:pStyle w:val="a8"/>
              <w:widowControl/>
              <w:numPr>
                <w:ilvl w:val="0"/>
                <w:numId w:val="2"/>
              </w:numPr>
              <w:spacing w:before="40" w:after="120" w:line="276" w:lineRule="auto"/>
              <w:rPr>
                <w:rFonts w:cs="Times New Roman"/>
                <w:sz w:val="20"/>
                <w:szCs w:val="20"/>
              </w:rPr>
            </w:pPr>
            <w:r>
              <w:rPr>
                <w:rFonts w:cs="Times New Roman" w:hint="eastAsia"/>
                <w:sz w:val="20"/>
                <w:szCs w:val="20"/>
              </w:rPr>
              <w:t>각</w:t>
            </w:r>
            <w:r>
              <w:rPr>
                <w:rFonts w:cs="Times New Roman" w:hint="eastAsia"/>
                <w:sz w:val="20"/>
                <w:szCs w:val="20"/>
              </w:rPr>
              <w:t xml:space="preserve"> </w:t>
            </w:r>
            <w:r>
              <w:rPr>
                <w:rFonts w:cs="Times New Roman" w:hint="eastAsia"/>
                <w:sz w:val="20"/>
                <w:szCs w:val="20"/>
              </w:rPr>
              <w:t>위반사항에</w:t>
            </w:r>
            <w:r>
              <w:rPr>
                <w:rFonts w:cs="Times New Roman" w:hint="eastAsia"/>
                <w:sz w:val="20"/>
                <w:szCs w:val="20"/>
              </w:rPr>
              <w:t xml:space="preserve"> </w:t>
            </w:r>
            <w:r>
              <w:rPr>
                <w:rFonts w:cs="Times New Roman" w:hint="eastAsia"/>
                <w:sz w:val="20"/>
                <w:szCs w:val="20"/>
              </w:rPr>
              <w:t>대하여</w:t>
            </w:r>
            <w:r>
              <w:rPr>
                <w:rFonts w:cs="Times New Roman" w:hint="eastAsia"/>
                <w:sz w:val="20"/>
                <w:szCs w:val="20"/>
              </w:rPr>
              <w:t xml:space="preserve"> </w:t>
            </w:r>
            <w:r>
              <w:rPr>
                <w:rFonts w:cs="Times New Roman" w:hint="eastAsia"/>
                <w:sz w:val="20"/>
                <w:szCs w:val="20"/>
              </w:rPr>
              <w:t>다음의</w:t>
            </w:r>
            <w:r>
              <w:rPr>
                <w:rFonts w:cs="Times New Roman" w:hint="eastAsia"/>
                <w:sz w:val="20"/>
                <w:szCs w:val="20"/>
              </w:rPr>
              <w:t xml:space="preserve"> </w:t>
            </w:r>
            <w:r>
              <w:rPr>
                <w:rFonts w:cs="Times New Roman" w:hint="eastAsia"/>
                <w:sz w:val="20"/>
                <w:szCs w:val="20"/>
              </w:rPr>
              <w:t>과태료가</w:t>
            </w:r>
            <w:r>
              <w:rPr>
                <w:rFonts w:cs="Times New Roman" w:hint="eastAsia"/>
                <w:sz w:val="20"/>
                <w:szCs w:val="20"/>
              </w:rPr>
              <w:t xml:space="preserve"> </w:t>
            </w:r>
            <w:r>
              <w:rPr>
                <w:rFonts w:cs="Times New Roman" w:hint="eastAsia"/>
                <w:sz w:val="20"/>
                <w:szCs w:val="20"/>
              </w:rPr>
              <w:t>부과될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있음</w:t>
            </w:r>
            <w:r>
              <w:rPr>
                <w:rFonts w:hint="eastAsia"/>
                <w:sz w:val="20"/>
                <w:szCs w:val="20"/>
              </w:rPr>
              <w:t>(</w:t>
            </w:r>
            <w:r>
              <w:rPr>
                <w:rFonts w:hint="eastAsia"/>
                <w:sz w:val="20"/>
                <w:szCs w:val="20"/>
              </w:rPr>
              <w:t>단</w:t>
            </w:r>
            <w:r>
              <w:rPr>
                <w:rFonts w:hint="eastAsia"/>
                <w:sz w:val="20"/>
                <w:szCs w:val="20"/>
              </w:rPr>
              <w:t>,</w:t>
            </w:r>
            <w:r>
              <w:rPr>
                <w:sz w:val="20"/>
                <w:szCs w:val="20"/>
              </w:rPr>
              <w:t xml:space="preserve"> </w:t>
            </w:r>
            <w:r>
              <w:rPr>
                <w:rFonts w:hint="eastAsia"/>
                <w:sz w:val="20"/>
                <w:szCs w:val="20"/>
              </w:rPr>
              <w:t>시정이</w:t>
            </w:r>
            <w:r>
              <w:rPr>
                <w:rFonts w:hint="eastAsia"/>
                <w:sz w:val="20"/>
                <w:szCs w:val="20"/>
              </w:rPr>
              <w:t xml:space="preserve"> </w:t>
            </w:r>
            <w:r>
              <w:rPr>
                <w:rFonts w:hint="eastAsia"/>
                <w:sz w:val="20"/>
                <w:szCs w:val="20"/>
              </w:rPr>
              <w:t>이루어진다면</w:t>
            </w:r>
            <w:r>
              <w:rPr>
                <w:rFonts w:hint="eastAsia"/>
                <w:sz w:val="20"/>
                <w:szCs w:val="20"/>
              </w:rPr>
              <w:t xml:space="preserve"> </w:t>
            </w:r>
            <w:r>
              <w:rPr>
                <w:rFonts w:hint="eastAsia"/>
                <w:sz w:val="20"/>
                <w:szCs w:val="20"/>
              </w:rPr>
              <w:t>부과</w:t>
            </w:r>
            <w:r>
              <w:rPr>
                <w:rFonts w:hint="eastAsia"/>
                <w:sz w:val="20"/>
                <w:szCs w:val="20"/>
              </w:rPr>
              <w:t xml:space="preserve"> </w:t>
            </w:r>
            <w:r>
              <w:rPr>
                <w:rFonts w:hint="eastAsia"/>
                <w:sz w:val="20"/>
                <w:szCs w:val="20"/>
              </w:rPr>
              <w:t>가능성</w:t>
            </w:r>
            <w:r>
              <w:rPr>
                <w:rFonts w:hint="eastAsia"/>
                <w:sz w:val="20"/>
                <w:szCs w:val="20"/>
              </w:rPr>
              <w:t xml:space="preserve"> </w:t>
            </w:r>
            <w:r>
              <w:rPr>
                <w:rFonts w:hint="eastAsia"/>
                <w:sz w:val="20"/>
                <w:szCs w:val="20"/>
              </w:rPr>
              <w:t>낮음</w:t>
            </w:r>
            <w:r>
              <w:rPr>
                <w:rFonts w:hint="eastAsia"/>
                <w:sz w:val="20"/>
                <w:szCs w:val="20"/>
              </w:rPr>
              <w:t>).</w:t>
            </w:r>
          </w:p>
          <w:p w14:paraId="27EBAFB8" w14:textId="5488C866" w:rsidR="00E204C2" w:rsidRDefault="00E204C2" w:rsidP="00E204C2">
            <w:pPr>
              <w:pStyle w:val="a8"/>
              <w:widowControl/>
              <w:numPr>
                <w:ilvl w:val="0"/>
                <w:numId w:val="3"/>
              </w:numPr>
              <w:spacing w:before="40" w:after="120" w:line="276" w:lineRule="auto"/>
              <w:rPr>
                <w:rFonts w:cs="Times New Roman"/>
                <w:sz w:val="20"/>
                <w:szCs w:val="20"/>
              </w:rPr>
            </w:pPr>
            <w:r>
              <w:rPr>
                <w:rFonts w:cs="Times New Roman" w:hint="eastAsia"/>
                <w:sz w:val="20"/>
                <w:szCs w:val="20"/>
              </w:rPr>
              <w:t>근로계약유지에</w:t>
            </w:r>
            <w:r>
              <w:rPr>
                <w:rFonts w:cs="Times New Roman" w:hint="eastAsia"/>
                <w:sz w:val="20"/>
                <w:szCs w:val="20"/>
              </w:rPr>
              <w:t xml:space="preserve"> </w:t>
            </w:r>
            <w:r>
              <w:rPr>
                <w:rFonts w:cs="Times New Roman" w:hint="eastAsia"/>
                <w:sz w:val="20"/>
                <w:szCs w:val="20"/>
              </w:rPr>
              <w:t>불필요한</w:t>
            </w:r>
            <w:r>
              <w:rPr>
                <w:rFonts w:cs="Times New Roman" w:hint="eastAsia"/>
                <w:sz w:val="20"/>
                <w:szCs w:val="20"/>
              </w:rPr>
              <w:t xml:space="preserve"> </w:t>
            </w:r>
            <w:r>
              <w:rPr>
                <w:rFonts w:cs="Times New Roman" w:hint="eastAsia"/>
                <w:sz w:val="20"/>
                <w:szCs w:val="20"/>
              </w:rPr>
              <w:t>정보의</w:t>
            </w:r>
            <w:r>
              <w:rPr>
                <w:rFonts w:cs="Times New Roman" w:hint="eastAsia"/>
                <w:sz w:val="20"/>
                <w:szCs w:val="20"/>
              </w:rPr>
              <w:t xml:space="preserve"> </w:t>
            </w:r>
            <w:r>
              <w:rPr>
                <w:rFonts w:cs="Times New Roman" w:hint="eastAsia"/>
                <w:sz w:val="20"/>
                <w:szCs w:val="20"/>
              </w:rPr>
              <w:t>필수수집</w:t>
            </w:r>
            <w:r>
              <w:rPr>
                <w:rFonts w:cs="Times New Roman" w:hint="eastAsia"/>
                <w:sz w:val="20"/>
                <w:szCs w:val="20"/>
              </w:rPr>
              <w:t xml:space="preserve">: </w:t>
            </w:r>
            <w:r>
              <w:rPr>
                <w:rFonts w:cs="Times New Roman"/>
                <w:sz w:val="20"/>
                <w:szCs w:val="20"/>
              </w:rPr>
              <w:t>3</w:t>
            </w:r>
            <w:r>
              <w:rPr>
                <w:rFonts w:cs="Times New Roman" w:hint="eastAsia"/>
                <w:sz w:val="20"/>
                <w:szCs w:val="20"/>
              </w:rPr>
              <w:t>천만원</w:t>
            </w:r>
            <w:r>
              <w:rPr>
                <w:rFonts w:cs="Times New Roman" w:hint="eastAsia"/>
                <w:sz w:val="20"/>
                <w:szCs w:val="20"/>
              </w:rPr>
              <w:t xml:space="preserve"> </w:t>
            </w:r>
            <w:r>
              <w:rPr>
                <w:rFonts w:cs="Times New Roman" w:hint="eastAsia"/>
                <w:sz w:val="20"/>
                <w:szCs w:val="20"/>
              </w:rPr>
              <w:t>이하의</w:t>
            </w:r>
            <w:r>
              <w:rPr>
                <w:rFonts w:cs="Times New Roman" w:hint="eastAsia"/>
                <w:sz w:val="20"/>
                <w:szCs w:val="20"/>
              </w:rPr>
              <w:t xml:space="preserve"> </w:t>
            </w:r>
            <w:r>
              <w:rPr>
                <w:rFonts w:cs="Times New Roman" w:hint="eastAsia"/>
                <w:sz w:val="20"/>
                <w:szCs w:val="20"/>
              </w:rPr>
              <w:t>과태료</w:t>
            </w:r>
          </w:p>
          <w:p w14:paraId="17C0DCD8" w14:textId="603C4F74" w:rsidR="00E204C2" w:rsidRDefault="00E204C2" w:rsidP="00E204C2">
            <w:pPr>
              <w:pStyle w:val="a8"/>
              <w:widowControl/>
              <w:numPr>
                <w:ilvl w:val="0"/>
                <w:numId w:val="3"/>
              </w:numPr>
              <w:spacing w:before="40" w:after="120" w:line="276" w:lineRule="auto"/>
              <w:rPr>
                <w:rFonts w:cs="Times New Roman"/>
                <w:sz w:val="20"/>
                <w:szCs w:val="20"/>
              </w:rPr>
            </w:pPr>
            <w:r>
              <w:rPr>
                <w:rFonts w:cs="Times New Roman" w:hint="eastAsia"/>
                <w:sz w:val="20"/>
                <w:szCs w:val="20"/>
              </w:rPr>
              <w:lastRenderedPageBreak/>
              <w:t>법정고지사항</w:t>
            </w:r>
            <w:r>
              <w:rPr>
                <w:rFonts w:cs="Times New Roman" w:hint="eastAsia"/>
                <w:sz w:val="20"/>
                <w:szCs w:val="20"/>
              </w:rPr>
              <w:t xml:space="preserve"> </w:t>
            </w:r>
            <w:r>
              <w:rPr>
                <w:rFonts w:cs="Times New Roman" w:hint="eastAsia"/>
                <w:sz w:val="20"/>
                <w:szCs w:val="20"/>
              </w:rPr>
              <w:t>미비</w:t>
            </w:r>
            <w:r>
              <w:rPr>
                <w:rFonts w:cs="Times New Roman" w:hint="eastAsia"/>
                <w:sz w:val="20"/>
                <w:szCs w:val="20"/>
              </w:rPr>
              <w:t>:</w:t>
            </w:r>
            <w:r>
              <w:rPr>
                <w:rFonts w:cs="Times New Roman"/>
                <w:sz w:val="20"/>
                <w:szCs w:val="20"/>
              </w:rPr>
              <w:t xml:space="preserve"> 3</w:t>
            </w:r>
            <w:r w:rsidRPr="00B34351">
              <w:rPr>
                <w:rFonts w:cs="Times New Roman" w:hint="eastAsia"/>
                <w:sz w:val="20"/>
                <w:szCs w:val="20"/>
              </w:rPr>
              <w:t>천만원</w:t>
            </w:r>
            <w:r w:rsidRPr="00B34351">
              <w:rPr>
                <w:rFonts w:cs="Times New Roman" w:hint="eastAsia"/>
                <w:sz w:val="20"/>
                <w:szCs w:val="20"/>
              </w:rPr>
              <w:t xml:space="preserve"> </w:t>
            </w:r>
            <w:r w:rsidRPr="00B34351">
              <w:rPr>
                <w:rFonts w:cs="Times New Roman" w:hint="eastAsia"/>
                <w:sz w:val="20"/>
                <w:szCs w:val="20"/>
              </w:rPr>
              <w:t>이하</w:t>
            </w:r>
          </w:p>
          <w:p w14:paraId="5CE50A62" w14:textId="31CAEB1F" w:rsidR="00E204C2" w:rsidRDefault="00E204C2" w:rsidP="00E204C2">
            <w:pPr>
              <w:pStyle w:val="a8"/>
              <w:widowControl/>
              <w:numPr>
                <w:ilvl w:val="0"/>
                <w:numId w:val="3"/>
              </w:numPr>
              <w:spacing w:before="40" w:after="120" w:line="276" w:lineRule="auto"/>
              <w:rPr>
                <w:rFonts w:cs="Times New Roman"/>
                <w:sz w:val="20"/>
                <w:szCs w:val="20"/>
              </w:rPr>
            </w:pPr>
            <w:r>
              <w:rPr>
                <w:rFonts w:cs="Times New Roman" w:hint="eastAsia"/>
                <w:sz w:val="20"/>
                <w:szCs w:val="20"/>
              </w:rPr>
              <w:t>선택동의항목에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별도</w:t>
            </w:r>
            <w:r>
              <w:rPr>
                <w:rFonts w:cs="Times New Roman" w:hint="eastAsia"/>
                <w:sz w:val="20"/>
                <w:szCs w:val="20"/>
              </w:rPr>
              <w:t xml:space="preserve"> </w:t>
            </w:r>
            <w:r>
              <w:rPr>
                <w:rFonts w:cs="Times New Roman" w:hint="eastAsia"/>
                <w:sz w:val="20"/>
                <w:szCs w:val="20"/>
              </w:rPr>
              <w:t>동의절차</w:t>
            </w:r>
            <w:r>
              <w:rPr>
                <w:rFonts w:cs="Times New Roman" w:hint="eastAsia"/>
                <w:sz w:val="20"/>
                <w:szCs w:val="20"/>
              </w:rPr>
              <w:t xml:space="preserve"> </w:t>
            </w:r>
            <w:r>
              <w:rPr>
                <w:rFonts w:cs="Times New Roman" w:hint="eastAsia"/>
                <w:sz w:val="20"/>
                <w:szCs w:val="20"/>
              </w:rPr>
              <w:t>누락</w:t>
            </w:r>
            <w:r>
              <w:rPr>
                <w:rFonts w:cs="Times New Roman" w:hint="eastAsia"/>
                <w:sz w:val="20"/>
                <w:szCs w:val="20"/>
              </w:rPr>
              <w:t>:</w:t>
            </w:r>
            <w:r>
              <w:rPr>
                <w:rFonts w:cs="Times New Roman"/>
                <w:sz w:val="20"/>
                <w:szCs w:val="20"/>
              </w:rPr>
              <w:t xml:space="preserve"> </w:t>
            </w:r>
            <w:r w:rsidRPr="00B34351">
              <w:rPr>
                <w:rFonts w:cs="Times New Roman" w:hint="eastAsia"/>
                <w:sz w:val="20"/>
                <w:szCs w:val="20"/>
              </w:rPr>
              <w:t>1</w:t>
            </w:r>
            <w:r w:rsidRPr="00B34351">
              <w:rPr>
                <w:rFonts w:cs="Times New Roman" w:hint="eastAsia"/>
                <w:sz w:val="20"/>
                <w:szCs w:val="20"/>
              </w:rPr>
              <w:t>천만원</w:t>
            </w:r>
            <w:r w:rsidRPr="00B34351">
              <w:rPr>
                <w:rFonts w:cs="Times New Roman" w:hint="eastAsia"/>
                <w:sz w:val="20"/>
                <w:szCs w:val="20"/>
              </w:rPr>
              <w:t xml:space="preserve"> </w:t>
            </w:r>
            <w:r w:rsidRPr="00B34351">
              <w:rPr>
                <w:rFonts w:cs="Times New Roman" w:hint="eastAsia"/>
                <w:sz w:val="20"/>
                <w:szCs w:val="20"/>
              </w:rPr>
              <w:t>이하</w:t>
            </w:r>
          </w:p>
          <w:p w14:paraId="0E6DED80" w14:textId="00EA34E6" w:rsidR="00E204C2" w:rsidRPr="009A2958" w:rsidRDefault="00E204C2" w:rsidP="00E204C2">
            <w:pPr>
              <w:pStyle w:val="a8"/>
              <w:widowControl/>
              <w:numPr>
                <w:ilvl w:val="0"/>
                <w:numId w:val="3"/>
              </w:numPr>
              <w:spacing w:before="40" w:after="120" w:line="276" w:lineRule="auto"/>
              <w:rPr>
                <w:rFonts w:cs="Times New Roman"/>
                <w:sz w:val="20"/>
                <w:szCs w:val="20"/>
              </w:rPr>
            </w:pPr>
            <w:r>
              <w:rPr>
                <w:rFonts w:cs="Times New Roman" w:hint="eastAsia"/>
                <w:sz w:val="20"/>
                <w:szCs w:val="20"/>
              </w:rPr>
              <w:t>중요사항에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강조표시</w:t>
            </w:r>
            <w:r>
              <w:rPr>
                <w:rFonts w:cs="Times New Roman" w:hint="eastAsia"/>
                <w:sz w:val="20"/>
                <w:szCs w:val="20"/>
              </w:rPr>
              <w:t xml:space="preserve"> </w:t>
            </w:r>
            <w:r>
              <w:rPr>
                <w:rFonts w:cs="Times New Roman" w:hint="eastAsia"/>
                <w:sz w:val="20"/>
                <w:szCs w:val="20"/>
              </w:rPr>
              <w:t>누락</w:t>
            </w:r>
            <w:r>
              <w:rPr>
                <w:rFonts w:cs="Times New Roman" w:hint="eastAsia"/>
                <w:sz w:val="20"/>
                <w:szCs w:val="20"/>
              </w:rPr>
              <w:t xml:space="preserve">: </w:t>
            </w:r>
            <w:r w:rsidRPr="00B34351">
              <w:rPr>
                <w:rFonts w:cs="Times New Roman" w:hint="eastAsia"/>
                <w:sz w:val="20"/>
                <w:szCs w:val="20"/>
              </w:rPr>
              <w:t>1</w:t>
            </w:r>
            <w:r w:rsidRPr="00B34351">
              <w:rPr>
                <w:rFonts w:cs="Times New Roman" w:hint="eastAsia"/>
                <w:sz w:val="20"/>
                <w:szCs w:val="20"/>
              </w:rPr>
              <w:t>천만원</w:t>
            </w:r>
            <w:r w:rsidRPr="00B34351">
              <w:rPr>
                <w:rFonts w:cs="Times New Roman" w:hint="eastAsia"/>
                <w:sz w:val="20"/>
                <w:szCs w:val="20"/>
              </w:rPr>
              <w:t xml:space="preserve"> </w:t>
            </w:r>
            <w:r w:rsidRPr="00B34351">
              <w:rPr>
                <w:rFonts w:cs="Times New Roman" w:hint="eastAsia"/>
                <w:sz w:val="20"/>
                <w:szCs w:val="20"/>
              </w:rPr>
              <w:t>이하</w:t>
            </w:r>
          </w:p>
        </w:tc>
      </w:tr>
      <w:tr w:rsidR="004E04A7" w:rsidRPr="00AA0FD5" w14:paraId="1763DA9C" w14:textId="77777777" w:rsidTr="00061A1F">
        <w:trPr>
          <w:trHeight w:val="132"/>
        </w:trPr>
        <w:tc>
          <w:tcPr>
            <w:tcW w:w="619" w:type="pct"/>
          </w:tcPr>
          <w:p w14:paraId="07F43FA1" w14:textId="6EB5DB6A" w:rsidR="004E04A7" w:rsidRPr="00E83A76" w:rsidRDefault="004E04A7" w:rsidP="004E04A7">
            <w:pPr>
              <w:widowControl/>
              <w:spacing w:before="40" w:after="120" w:line="276" w:lineRule="auto"/>
              <w:jc w:val="center"/>
              <w:outlineLvl w:val="0"/>
              <w:rPr>
                <w:rFonts w:cs="Times New Roman"/>
                <w:b/>
                <w:color w:val="404040" w:themeColor="text1" w:themeTint="BF"/>
                <w:kern w:val="0"/>
                <w:sz w:val="20"/>
                <w:szCs w:val="20"/>
                <w:highlight w:val="yellow"/>
              </w:rPr>
            </w:pPr>
            <w:bookmarkStart w:id="180" w:name="_Toc108480443"/>
            <w:bookmarkStart w:id="181" w:name="_Toc108512999"/>
            <w:r w:rsidRPr="00A54FCF">
              <w:rPr>
                <w:rFonts w:cs="Times New Roman" w:hint="eastAsia"/>
                <w:b/>
                <w:color w:val="404040" w:themeColor="text1" w:themeTint="BF"/>
                <w:kern w:val="0"/>
                <w:sz w:val="20"/>
                <w:szCs w:val="20"/>
              </w:rPr>
              <w:lastRenderedPageBreak/>
              <w:t>신규서비스</w:t>
            </w:r>
            <w:r w:rsidRPr="00A54FCF">
              <w:rPr>
                <w:rFonts w:cs="Times New Roman" w:hint="eastAsia"/>
                <w:b/>
                <w:color w:val="404040" w:themeColor="text1" w:themeTint="BF"/>
                <w:kern w:val="0"/>
                <w:sz w:val="20"/>
                <w:szCs w:val="20"/>
              </w:rPr>
              <w:t xml:space="preserve"> </w:t>
            </w:r>
            <w:r w:rsidRPr="00A54FCF">
              <w:rPr>
                <w:rFonts w:cs="Times New Roman" w:hint="eastAsia"/>
                <w:b/>
                <w:color w:val="404040" w:themeColor="text1" w:themeTint="BF"/>
                <w:kern w:val="0"/>
                <w:sz w:val="20"/>
                <w:szCs w:val="20"/>
              </w:rPr>
              <w:t>개발을</w:t>
            </w:r>
            <w:r w:rsidRPr="00A54FCF">
              <w:rPr>
                <w:rFonts w:cs="Times New Roman" w:hint="eastAsia"/>
                <w:b/>
                <w:color w:val="404040" w:themeColor="text1" w:themeTint="BF"/>
                <w:kern w:val="0"/>
                <w:sz w:val="20"/>
                <w:szCs w:val="20"/>
              </w:rPr>
              <w:t xml:space="preserve"> </w:t>
            </w:r>
            <w:r w:rsidRPr="00A54FCF">
              <w:rPr>
                <w:rFonts w:cs="Times New Roman" w:hint="eastAsia"/>
                <w:b/>
                <w:color w:val="404040" w:themeColor="text1" w:themeTint="BF"/>
                <w:kern w:val="0"/>
                <w:sz w:val="20"/>
                <w:szCs w:val="20"/>
              </w:rPr>
              <w:t>위한</w:t>
            </w:r>
            <w:r w:rsidRPr="00A54FCF">
              <w:rPr>
                <w:rFonts w:cs="Times New Roman" w:hint="eastAsia"/>
                <w:b/>
                <w:color w:val="404040" w:themeColor="text1" w:themeTint="BF"/>
                <w:kern w:val="0"/>
                <w:sz w:val="20"/>
                <w:szCs w:val="20"/>
              </w:rPr>
              <w:t xml:space="preserve"> </w:t>
            </w:r>
            <w:r w:rsidRPr="00A54FCF">
              <w:rPr>
                <w:rFonts w:cs="Times New Roman" w:hint="eastAsia"/>
                <w:b/>
                <w:color w:val="404040" w:themeColor="text1" w:themeTint="BF"/>
                <w:kern w:val="0"/>
                <w:sz w:val="20"/>
                <w:szCs w:val="20"/>
              </w:rPr>
              <w:t>개인</w:t>
            </w:r>
            <w:r w:rsidRPr="00A54FCF">
              <w:rPr>
                <w:rFonts w:cs="Times New Roman" w:hint="eastAsia"/>
                <w:b/>
                <w:color w:val="404040" w:themeColor="text1" w:themeTint="BF"/>
                <w:kern w:val="0"/>
                <w:sz w:val="20"/>
                <w:szCs w:val="20"/>
              </w:rPr>
              <w:t>(</w:t>
            </w:r>
            <w:r w:rsidRPr="00A54FCF">
              <w:rPr>
                <w:rFonts w:cs="Times New Roman" w:hint="eastAsia"/>
                <w:b/>
                <w:color w:val="404040" w:themeColor="text1" w:themeTint="BF"/>
                <w:kern w:val="0"/>
                <w:sz w:val="20"/>
                <w:szCs w:val="20"/>
              </w:rPr>
              <w:t>위치</w:t>
            </w:r>
            <w:r w:rsidRPr="00A54FCF">
              <w:rPr>
                <w:rFonts w:cs="Times New Roman" w:hint="eastAsia"/>
                <w:b/>
                <w:color w:val="404040" w:themeColor="text1" w:themeTint="BF"/>
                <w:kern w:val="0"/>
                <w:sz w:val="20"/>
                <w:szCs w:val="20"/>
              </w:rPr>
              <w:t>)</w:t>
            </w:r>
            <w:r w:rsidR="0011296B">
              <w:rPr>
                <w:rFonts w:cs="Times New Roman"/>
                <w:b/>
                <w:color w:val="404040" w:themeColor="text1" w:themeTint="BF"/>
                <w:kern w:val="0"/>
                <w:sz w:val="20"/>
                <w:szCs w:val="20"/>
              </w:rPr>
              <w:br/>
            </w:r>
            <w:r w:rsidRPr="00A54FCF">
              <w:rPr>
                <w:rFonts w:cs="Times New Roman" w:hint="eastAsia"/>
                <w:b/>
                <w:color w:val="404040" w:themeColor="text1" w:themeTint="BF"/>
                <w:kern w:val="0"/>
                <w:sz w:val="20"/>
                <w:szCs w:val="20"/>
              </w:rPr>
              <w:t>정보의</w:t>
            </w:r>
            <w:r w:rsidRPr="00A54FCF">
              <w:rPr>
                <w:rFonts w:cs="Times New Roman" w:hint="eastAsia"/>
                <w:b/>
                <w:color w:val="404040" w:themeColor="text1" w:themeTint="BF"/>
                <w:kern w:val="0"/>
                <w:sz w:val="20"/>
                <w:szCs w:val="20"/>
              </w:rPr>
              <w:t xml:space="preserve"> </w:t>
            </w:r>
            <w:r w:rsidRPr="00A54FCF">
              <w:rPr>
                <w:rFonts w:cs="Times New Roman" w:hint="eastAsia"/>
                <w:b/>
                <w:color w:val="404040" w:themeColor="text1" w:themeTint="BF"/>
                <w:kern w:val="0"/>
                <w:sz w:val="20"/>
                <w:szCs w:val="20"/>
              </w:rPr>
              <w:t>활용</w:t>
            </w:r>
            <w:bookmarkEnd w:id="180"/>
            <w:bookmarkEnd w:id="181"/>
          </w:p>
        </w:tc>
        <w:tc>
          <w:tcPr>
            <w:tcW w:w="26" w:type="pct"/>
            <w:tcBorders>
              <w:top w:val="nil"/>
              <w:bottom w:val="nil"/>
            </w:tcBorders>
          </w:tcPr>
          <w:p w14:paraId="4039B218"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70B63A38" w14:textId="50D2D90D" w:rsidR="004E04A7"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공개된</w:t>
            </w:r>
            <w:r>
              <w:rPr>
                <w:rFonts w:cs="Times New Roman" w:hint="eastAsia"/>
                <w:sz w:val="20"/>
                <w:szCs w:val="20"/>
              </w:rPr>
              <w:t xml:space="preserve"> </w:t>
            </w:r>
            <w:r>
              <w:rPr>
                <w:rFonts w:cs="Times New Roman" w:hint="eastAsia"/>
                <w:sz w:val="20"/>
                <w:szCs w:val="20"/>
              </w:rPr>
              <w:t>자료에</w:t>
            </w:r>
            <w:r>
              <w:rPr>
                <w:rFonts w:cs="Times New Roman" w:hint="eastAsia"/>
                <w:sz w:val="20"/>
                <w:szCs w:val="20"/>
              </w:rPr>
              <w:t xml:space="preserve"> </w:t>
            </w:r>
            <w:r>
              <w:rPr>
                <w:rFonts w:cs="Times New Roman" w:hint="eastAsia"/>
                <w:sz w:val="20"/>
                <w:szCs w:val="20"/>
              </w:rPr>
              <w:t>따르면</w:t>
            </w:r>
            <w:r>
              <w:rPr>
                <w:rFonts w:cs="Times New Roman" w:hint="eastAsia"/>
                <w:sz w:val="20"/>
                <w:szCs w:val="20"/>
              </w:rPr>
              <w:t>,</w:t>
            </w:r>
            <w:r>
              <w:rPr>
                <w:rFonts w:cs="Times New Roman"/>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현재</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T </w:t>
            </w:r>
            <w:r>
              <w:rPr>
                <w:rFonts w:cs="Times New Roman" w:hint="eastAsia"/>
                <w:sz w:val="20"/>
                <w:szCs w:val="20"/>
              </w:rPr>
              <w:t>앱</w:t>
            </w:r>
            <w:r>
              <w:rPr>
                <w:rFonts w:cs="Times New Roman" w:hint="eastAsia"/>
                <w:sz w:val="20"/>
                <w:szCs w:val="20"/>
              </w:rPr>
              <w:t>,</w:t>
            </w:r>
            <w:r>
              <w:rPr>
                <w:rFonts w:cs="Times New Roman"/>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sz w:val="20"/>
                <w:szCs w:val="20"/>
              </w:rPr>
              <w:t xml:space="preserve">T </w:t>
            </w:r>
            <w:r>
              <w:rPr>
                <w:rFonts w:cs="Times New Roman" w:hint="eastAsia"/>
                <w:sz w:val="20"/>
                <w:szCs w:val="20"/>
              </w:rPr>
              <w:t>픽커</w:t>
            </w:r>
            <w:r>
              <w:rPr>
                <w:rFonts w:cs="Times New Roman" w:hint="eastAsia"/>
                <w:sz w:val="20"/>
                <w:szCs w:val="20"/>
              </w:rPr>
              <w:t xml:space="preserve"> </w:t>
            </w:r>
            <w:r>
              <w:rPr>
                <w:rFonts w:cs="Times New Roman" w:hint="eastAsia"/>
                <w:sz w:val="20"/>
                <w:szCs w:val="20"/>
              </w:rPr>
              <w:t>앱</w:t>
            </w:r>
            <w:r>
              <w:rPr>
                <w:rFonts w:cs="Times New Roman" w:hint="eastAsia"/>
                <w:sz w:val="20"/>
                <w:szCs w:val="20"/>
              </w:rPr>
              <w:t>,</w:t>
            </w:r>
            <w:r>
              <w:rPr>
                <w:rFonts w:cs="Times New Roman"/>
                <w:sz w:val="20"/>
                <w:szCs w:val="20"/>
              </w:rPr>
              <w:t xml:space="preserve"> </w:t>
            </w:r>
            <w:r>
              <w:rPr>
                <w:rFonts w:cs="Times New Roman" w:hint="eastAsia"/>
                <w:sz w:val="20"/>
                <w:szCs w:val="20"/>
              </w:rPr>
              <w:t>카카오</w:t>
            </w:r>
            <w:r>
              <w:rPr>
                <w:rFonts w:hint="eastAsia"/>
              </w:rPr>
              <w:t xml:space="preserve"> </w:t>
            </w:r>
            <w:r w:rsidRPr="009355B3">
              <w:rPr>
                <w:rFonts w:cs="Times New Roman" w:hint="eastAsia"/>
                <w:sz w:val="20"/>
                <w:szCs w:val="20"/>
              </w:rPr>
              <w:t>택시기사용</w:t>
            </w:r>
            <w:r w:rsidRPr="009355B3">
              <w:rPr>
                <w:rFonts w:cs="Times New Roman" w:hint="eastAsia"/>
                <w:sz w:val="20"/>
                <w:szCs w:val="20"/>
              </w:rPr>
              <w:t xml:space="preserve"> </w:t>
            </w:r>
            <w:r w:rsidRPr="00982F9C">
              <w:rPr>
                <w:rFonts w:cs="Times New Roman" w:hint="eastAsia"/>
                <w:sz w:val="20"/>
                <w:szCs w:val="20"/>
              </w:rPr>
              <w:t>앱</w:t>
            </w:r>
            <w:r>
              <w:rPr>
                <w:rFonts w:cs="Times New Roman" w:hint="eastAsia"/>
                <w:sz w:val="20"/>
                <w:szCs w:val="20"/>
              </w:rPr>
              <w:t>상으로</w:t>
            </w:r>
            <w:r>
              <w:rPr>
                <w:rFonts w:cs="Times New Roman" w:hint="eastAsia"/>
                <w:sz w:val="20"/>
                <w:szCs w:val="20"/>
              </w:rPr>
              <w:t xml:space="preserve"> </w:t>
            </w:r>
            <w:r>
              <w:rPr>
                <w:rFonts w:cs="Times New Roman" w:hint="eastAsia"/>
                <w:sz w:val="20"/>
                <w:szCs w:val="20"/>
              </w:rPr>
              <w:t>개인</w:t>
            </w:r>
            <w:r>
              <w:rPr>
                <w:rFonts w:cs="Times New Roman" w:hint="eastAsia"/>
                <w:sz w:val="20"/>
                <w:szCs w:val="20"/>
              </w:rPr>
              <w:t>(</w:t>
            </w:r>
            <w:r>
              <w:rPr>
                <w:rFonts w:cs="Times New Roman" w:hint="eastAsia"/>
                <w:sz w:val="20"/>
                <w:szCs w:val="20"/>
              </w:rPr>
              <w:t>위치</w:t>
            </w:r>
            <w:r>
              <w:rPr>
                <w:rFonts w:cs="Times New Roman" w:hint="eastAsia"/>
                <w:sz w:val="20"/>
                <w:szCs w:val="20"/>
              </w:rPr>
              <w:t>)</w:t>
            </w:r>
            <w:r>
              <w:rPr>
                <w:rFonts w:cs="Times New Roman" w:hint="eastAsia"/>
                <w:sz w:val="20"/>
                <w:szCs w:val="20"/>
              </w:rPr>
              <w:t>정보가</w:t>
            </w:r>
            <w:r>
              <w:rPr>
                <w:rFonts w:cs="Times New Roman" w:hint="eastAsia"/>
                <w:sz w:val="20"/>
                <w:szCs w:val="20"/>
              </w:rPr>
              <w:t xml:space="preserve"> </w:t>
            </w:r>
            <w:r>
              <w:rPr>
                <w:rFonts w:cs="Times New Roman" w:hint="eastAsia"/>
                <w:sz w:val="20"/>
                <w:szCs w:val="20"/>
              </w:rPr>
              <w:t>신규서비스</w:t>
            </w:r>
            <w:r>
              <w:rPr>
                <w:rFonts w:cs="Times New Roman" w:hint="eastAsia"/>
                <w:sz w:val="20"/>
                <w:szCs w:val="20"/>
              </w:rPr>
              <w:t xml:space="preserve"> </w:t>
            </w:r>
            <w:r>
              <w:rPr>
                <w:rFonts w:cs="Times New Roman" w:hint="eastAsia"/>
                <w:sz w:val="20"/>
                <w:szCs w:val="20"/>
              </w:rPr>
              <w:t>개발을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사용된다는</w:t>
            </w:r>
            <w:r>
              <w:rPr>
                <w:rFonts w:cs="Times New Roman" w:hint="eastAsia"/>
                <w:sz w:val="20"/>
                <w:szCs w:val="20"/>
              </w:rPr>
              <w:t xml:space="preserve"> </w:t>
            </w:r>
            <w:r>
              <w:rPr>
                <w:rFonts w:cs="Times New Roman" w:hint="eastAsia"/>
                <w:sz w:val="20"/>
                <w:szCs w:val="20"/>
              </w:rPr>
              <w:t>점은</w:t>
            </w:r>
            <w:r>
              <w:rPr>
                <w:rFonts w:cs="Times New Roman" w:hint="eastAsia"/>
                <w:sz w:val="20"/>
                <w:szCs w:val="20"/>
              </w:rPr>
              <w:t xml:space="preserve"> </w:t>
            </w:r>
            <w:r>
              <w:rPr>
                <w:rFonts w:cs="Times New Roman" w:hint="eastAsia"/>
                <w:sz w:val="20"/>
                <w:szCs w:val="20"/>
              </w:rPr>
              <w:t>필수수집목적으로</w:t>
            </w:r>
            <w:r>
              <w:rPr>
                <w:rFonts w:cs="Times New Roman" w:hint="eastAsia"/>
                <w:sz w:val="20"/>
                <w:szCs w:val="20"/>
              </w:rPr>
              <w:t xml:space="preserve"> </w:t>
            </w:r>
            <w:r>
              <w:rPr>
                <w:rFonts w:cs="Times New Roman" w:hint="eastAsia"/>
                <w:sz w:val="20"/>
                <w:szCs w:val="20"/>
              </w:rPr>
              <w:t>기재되어</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00721BD0" w14:textId="19E4756D" w:rsidR="004E04A7" w:rsidRPr="00B03556"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다만</w:t>
            </w:r>
            <w:r>
              <w:rPr>
                <w:rFonts w:cs="Times New Roman" w:hint="eastAsia"/>
                <w:sz w:val="20"/>
                <w:szCs w:val="20"/>
              </w:rPr>
              <w:t>,</w:t>
            </w:r>
            <w:r>
              <w:rPr>
                <w:rFonts w:cs="Times New Roman"/>
                <w:sz w:val="20"/>
                <w:szCs w:val="20"/>
              </w:rPr>
              <w:t xml:space="preserve"> </w:t>
            </w:r>
            <w:r>
              <w:rPr>
                <w:rFonts w:cs="Times New Roman" w:hint="eastAsia"/>
                <w:sz w:val="20"/>
                <w:szCs w:val="20"/>
              </w:rPr>
              <w:t>(i</w:t>
            </w:r>
            <w:r>
              <w:rPr>
                <w:rFonts w:cs="Times New Roman"/>
                <w:sz w:val="20"/>
                <w:szCs w:val="20"/>
              </w:rPr>
              <w:t>)</w:t>
            </w:r>
            <w:r w:rsidRPr="0077193F">
              <w:rPr>
                <w:rFonts w:cs="Times New Roman" w:hint="eastAsia"/>
                <w:sz w:val="20"/>
                <w:szCs w:val="20"/>
              </w:rPr>
              <w:t xml:space="preserve"> </w:t>
            </w:r>
            <w:r w:rsidRPr="0077193F">
              <w:rPr>
                <w:rFonts w:cs="Times New Roman" w:hint="eastAsia"/>
                <w:sz w:val="20"/>
                <w:szCs w:val="20"/>
              </w:rPr>
              <w:t>카카오</w:t>
            </w:r>
            <w:r w:rsidRPr="0077193F">
              <w:rPr>
                <w:rFonts w:cs="Times New Roman" w:hint="eastAsia"/>
                <w:sz w:val="20"/>
                <w:szCs w:val="20"/>
              </w:rPr>
              <w:t xml:space="preserve"> T </w:t>
            </w:r>
            <w:r w:rsidRPr="0077193F">
              <w:rPr>
                <w:rFonts w:cs="Times New Roman" w:hint="eastAsia"/>
                <w:sz w:val="20"/>
                <w:szCs w:val="20"/>
              </w:rPr>
              <w:t>대리</w:t>
            </w:r>
            <w:r w:rsidRPr="0077193F">
              <w:rPr>
                <w:rFonts w:cs="Times New Roman" w:hint="eastAsia"/>
                <w:sz w:val="20"/>
                <w:szCs w:val="20"/>
              </w:rPr>
              <w:t xml:space="preserve"> </w:t>
            </w:r>
            <w:r w:rsidRPr="0077193F">
              <w:rPr>
                <w:rFonts w:cs="Times New Roman" w:hint="eastAsia"/>
                <w:sz w:val="20"/>
                <w:szCs w:val="20"/>
              </w:rPr>
              <w:t>앱</w:t>
            </w:r>
            <w:r w:rsidRPr="0077193F">
              <w:rPr>
                <w:rFonts w:cs="Times New Roman" w:hint="eastAsia"/>
                <w:sz w:val="20"/>
                <w:szCs w:val="20"/>
              </w:rPr>
              <w:t xml:space="preserve"> </w:t>
            </w:r>
            <w:r w:rsidRPr="0077193F">
              <w:rPr>
                <w:rFonts w:cs="Times New Roman" w:hint="eastAsia"/>
                <w:sz w:val="20"/>
                <w:szCs w:val="20"/>
              </w:rPr>
              <w:t>및</w:t>
            </w:r>
            <w:r w:rsidRPr="0077193F">
              <w:rPr>
                <w:rFonts w:cs="Times New Roman" w:hint="eastAsia"/>
                <w:sz w:val="20"/>
                <w:szCs w:val="20"/>
              </w:rPr>
              <w:t xml:space="preserve"> </w:t>
            </w:r>
            <w:r>
              <w:rPr>
                <w:rFonts w:cs="Times New Roman"/>
                <w:sz w:val="20"/>
                <w:szCs w:val="20"/>
              </w:rPr>
              <w:t xml:space="preserve">(ii) </w:t>
            </w:r>
            <w:r w:rsidRPr="0077193F">
              <w:rPr>
                <w:rFonts w:cs="Times New Roman" w:hint="eastAsia"/>
                <w:sz w:val="20"/>
                <w:szCs w:val="20"/>
              </w:rPr>
              <w:t>카카오</w:t>
            </w:r>
            <w:r w:rsidRPr="0077193F">
              <w:rPr>
                <w:rFonts w:cs="Times New Roman" w:hint="eastAsia"/>
                <w:sz w:val="20"/>
                <w:szCs w:val="20"/>
              </w:rPr>
              <w:t xml:space="preserve"> T </w:t>
            </w:r>
            <w:r w:rsidRPr="0077193F">
              <w:rPr>
                <w:rFonts w:cs="Times New Roman" w:hint="eastAsia"/>
                <w:sz w:val="20"/>
                <w:szCs w:val="20"/>
              </w:rPr>
              <w:t>대리기사용</w:t>
            </w:r>
            <w:r w:rsidRPr="0077193F">
              <w:rPr>
                <w:rFonts w:cs="Times New Roman" w:hint="eastAsia"/>
                <w:sz w:val="20"/>
                <w:szCs w:val="20"/>
              </w:rPr>
              <w:t xml:space="preserve"> </w:t>
            </w:r>
            <w:r>
              <w:rPr>
                <w:rFonts w:cs="Times New Roman" w:hint="eastAsia"/>
                <w:sz w:val="20"/>
                <w:szCs w:val="20"/>
              </w:rPr>
              <w:t>앱의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w:t>
            </w:r>
            <w:r>
              <w:rPr>
                <w:rFonts w:cs="Times New Roman"/>
                <w:sz w:val="20"/>
                <w:szCs w:val="20"/>
              </w:rPr>
              <w:t xml:space="preserve"> </w:t>
            </w:r>
            <w:r>
              <w:rPr>
                <w:rFonts w:cs="Times New Roman" w:hint="eastAsia"/>
                <w:sz w:val="20"/>
                <w:szCs w:val="20"/>
              </w:rPr>
              <w:t>정보주체의</w:t>
            </w:r>
            <w:r>
              <w:rPr>
                <w:rFonts w:cs="Times New Roman" w:hint="eastAsia"/>
                <w:sz w:val="20"/>
                <w:szCs w:val="20"/>
              </w:rPr>
              <w:t xml:space="preserve"> </w:t>
            </w:r>
            <w:r>
              <w:rPr>
                <w:rFonts w:cs="Times New Roman" w:hint="eastAsia"/>
                <w:sz w:val="20"/>
                <w:szCs w:val="20"/>
              </w:rPr>
              <w:t>개인</w:t>
            </w:r>
            <w:r>
              <w:rPr>
                <w:rFonts w:cs="Times New Roman" w:hint="eastAsia"/>
                <w:sz w:val="20"/>
                <w:szCs w:val="20"/>
              </w:rPr>
              <w:t>(</w:t>
            </w:r>
            <w:r>
              <w:rPr>
                <w:rFonts w:cs="Times New Roman" w:hint="eastAsia"/>
                <w:sz w:val="20"/>
                <w:szCs w:val="20"/>
              </w:rPr>
              <w:t>위치</w:t>
            </w:r>
            <w:r>
              <w:rPr>
                <w:rFonts w:cs="Times New Roman" w:hint="eastAsia"/>
                <w:sz w:val="20"/>
                <w:szCs w:val="20"/>
              </w:rPr>
              <w:t>)</w:t>
            </w:r>
            <w:r>
              <w:rPr>
                <w:rFonts w:cs="Times New Roman" w:hint="eastAsia"/>
                <w:sz w:val="20"/>
                <w:szCs w:val="20"/>
              </w:rPr>
              <w:t>정보가</w:t>
            </w:r>
            <w:r>
              <w:rPr>
                <w:rFonts w:cs="Times New Roman" w:hint="eastAsia"/>
                <w:sz w:val="20"/>
                <w:szCs w:val="20"/>
              </w:rPr>
              <w:t xml:space="preserve"> </w:t>
            </w:r>
            <w:r>
              <w:rPr>
                <w:rFonts w:cs="Times New Roman" w:hint="eastAsia"/>
                <w:sz w:val="20"/>
                <w:szCs w:val="20"/>
              </w:rPr>
              <w:t>신규서비스</w:t>
            </w:r>
            <w:r>
              <w:rPr>
                <w:rFonts w:cs="Times New Roman" w:hint="eastAsia"/>
                <w:sz w:val="20"/>
                <w:szCs w:val="20"/>
              </w:rPr>
              <w:t xml:space="preserve"> </w:t>
            </w:r>
            <w:r>
              <w:rPr>
                <w:rFonts w:cs="Times New Roman" w:hint="eastAsia"/>
                <w:sz w:val="20"/>
                <w:szCs w:val="20"/>
              </w:rPr>
              <w:t>개발을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이용될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있다는</w:t>
            </w:r>
            <w:r>
              <w:rPr>
                <w:rFonts w:cs="Times New Roman" w:hint="eastAsia"/>
                <w:sz w:val="20"/>
                <w:szCs w:val="20"/>
              </w:rPr>
              <w:t xml:space="preserve"> </w:t>
            </w:r>
            <w:r w:rsidRPr="0077193F">
              <w:rPr>
                <w:rFonts w:cs="Times New Roman" w:hint="eastAsia"/>
                <w:sz w:val="20"/>
                <w:szCs w:val="20"/>
              </w:rPr>
              <w:t>점은</w:t>
            </w:r>
            <w:r w:rsidRPr="0077193F">
              <w:rPr>
                <w:rFonts w:cs="Times New Roman" w:hint="eastAsia"/>
                <w:sz w:val="20"/>
                <w:szCs w:val="20"/>
              </w:rPr>
              <w:t xml:space="preserve"> </w:t>
            </w:r>
            <w:r w:rsidRPr="0077193F">
              <w:rPr>
                <w:rFonts w:cs="Times New Roman" w:hint="eastAsia"/>
                <w:sz w:val="20"/>
                <w:szCs w:val="20"/>
              </w:rPr>
              <w:t>고지되어</w:t>
            </w:r>
            <w:r w:rsidRPr="0077193F">
              <w:rPr>
                <w:rFonts w:cs="Times New Roman" w:hint="eastAsia"/>
                <w:sz w:val="20"/>
                <w:szCs w:val="20"/>
              </w:rPr>
              <w:t xml:space="preserve"> </w:t>
            </w:r>
            <w:r w:rsidRPr="0077193F">
              <w:rPr>
                <w:rFonts w:cs="Times New Roman" w:hint="eastAsia"/>
                <w:sz w:val="20"/>
                <w:szCs w:val="20"/>
              </w:rPr>
              <w:t>있지</w:t>
            </w:r>
            <w:r w:rsidRPr="0077193F">
              <w:rPr>
                <w:rFonts w:cs="Times New Roman" w:hint="eastAsia"/>
                <w:sz w:val="20"/>
                <w:szCs w:val="20"/>
              </w:rPr>
              <w:t xml:space="preserve"> </w:t>
            </w:r>
            <w:r w:rsidRPr="0077193F">
              <w:rPr>
                <w:rFonts w:cs="Times New Roman" w:hint="eastAsia"/>
                <w:sz w:val="20"/>
                <w:szCs w:val="20"/>
              </w:rPr>
              <w:t>아니함</w:t>
            </w:r>
            <w:r w:rsidRPr="0077193F">
              <w:rPr>
                <w:rFonts w:cs="Times New Roman" w:hint="eastAsia"/>
                <w:sz w:val="20"/>
                <w:szCs w:val="20"/>
              </w:rPr>
              <w:t>.</w:t>
            </w:r>
            <w:r>
              <w:rPr>
                <w:rFonts w:cs="Times New Roman"/>
                <w:sz w:val="20"/>
                <w:szCs w:val="20"/>
              </w:rPr>
              <w:t xml:space="preserve"> </w:t>
            </w:r>
            <w:r>
              <w:rPr>
                <w:rFonts w:cs="Times New Roman" w:hint="eastAsia"/>
                <w:sz w:val="20"/>
                <w:szCs w:val="20"/>
              </w:rPr>
              <w:t>또한</w:t>
            </w:r>
            <w:r>
              <w:rPr>
                <w:rFonts w:cs="Times New Roman" w:hint="eastAsia"/>
                <w:sz w:val="20"/>
                <w:szCs w:val="20"/>
              </w:rPr>
              <w:t xml:space="preserve">, </w:t>
            </w:r>
            <w:r>
              <w:rPr>
                <w:rFonts w:cs="Times New Roman" w:hint="eastAsia"/>
                <w:sz w:val="20"/>
                <w:szCs w:val="20"/>
              </w:rPr>
              <w:t>카카오내비</w:t>
            </w:r>
            <w:r>
              <w:rPr>
                <w:rFonts w:cs="Times New Roman" w:hint="eastAsia"/>
                <w:sz w:val="20"/>
                <w:szCs w:val="20"/>
              </w:rPr>
              <w:t xml:space="preserve"> </w:t>
            </w:r>
            <w:r>
              <w:rPr>
                <w:rFonts w:cs="Times New Roman" w:hint="eastAsia"/>
                <w:sz w:val="20"/>
                <w:szCs w:val="20"/>
              </w:rPr>
              <w:t>앱의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w:t>
            </w:r>
            <w:r>
              <w:rPr>
                <w:rFonts w:cs="Times New Roman"/>
                <w:sz w:val="20"/>
                <w:szCs w:val="20"/>
              </w:rPr>
              <w:t xml:space="preserve"> “</w:t>
            </w:r>
            <w:r>
              <w:rPr>
                <w:rFonts w:cs="Times New Roman" w:hint="eastAsia"/>
                <w:sz w:val="20"/>
                <w:szCs w:val="20"/>
              </w:rPr>
              <w:t>서비스</w:t>
            </w:r>
            <w:r>
              <w:rPr>
                <w:rFonts w:cs="Times New Roman" w:hint="eastAsia"/>
                <w:sz w:val="20"/>
                <w:szCs w:val="20"/>
              </w:rPr>
              <w:t xml:space="preserve"> </w:t>
            </w:r>
            <w:r>
              <w:rPr>
                <w:rFonts w:cs="Times New Roman" w:hint="eastAsia"/>
                <w:sz w:val="20"/>
                <w:szCs w:val="20"/>
              </w:rPr>
              <w:t>품질개선</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통계분석</w:t>
            </w:r>
            <w:r>
              <w:rPr>
                <w:rFonts w:cs="Times New Roman" w:hint="eastAsia"/>
                <w:sz w:val="20"/>
                <w:szCs w:val="20"/>
              </w:rPr>
              <w:t>/</w:t>
            </w:r>
            <w:r>
              <w:rPr>
                <w:rFonts w:cs="Times New Roman" w:hint="eastAsia"/>
                <w:sz w:val="20"/>
                <w:szCs w:val="20"/>
              </w:rPr>
              <w:t>활용</w:t>
            </w:r>
            <w:r>
              <w:rPr>
                <w:rFonts w:cs="Times New Roman" w:hint="eastAsia"/>
                <w:sz w:val="20"/>
                <w:szCs w:val="20"/>
              </w:rPr>
              <w:t xml:space="preserve"> </w:t>
            </w:r>
            <w:r>
              <w:rPr>
                <w:rFonts w:cs="Times New Roman" w:hint="eastAsia"/>
                <w:sz w:val="20"/>
                <w:szCs w:val="20"/>
              </w:rPr>
              <w:t>즐겨찾기</w:t>
            </w:r>
            <w:r>
              <w:rPr>
                <w:rFonts w:cs="Times New Roman" w:hint="eastAsia"/>
                <w:sz w:val="20"/>
                <w:szCs w:val="20"/>
              </w:rPr>
              <w:t xml:space="preserve"> </w:t>
            </w:r>
            <w:r>
              <w:rPr>
                <w:rFonts w:cs="Times New Roman" w:hint="eastAsia"/>
                <w:sz w:val="20"/>
                <w:szCs w:val="20"/>
              </w:rPr>
              <w:t>서비스</w:t>
            </w:r>
            <w:r>
              <w:rPr>
                <w:rFonts w:cs="Times New Roman" w:hint="eastAsia"/>
                <w:sz w:val="20"/>
                <w:szCs w:val="20"/>
              </w:rPr>
              <w:t xml:space="preserve"> </w:t>
            </w:r>
            <w:r>
              <w:rPr>
                <w:rFonts w:cs="Times New Roman" w:hint="eastAsia"/>
                <w:sz w:val="20"/>
                <w:szCs w:val="20"/>
              </w:rPr>
              <w:t>이관</w:t>
            </w:r>
            <w:r>
              <w:rPr>
                <w:rFonts w:cs="Times New Roman" w:hint="eastAsia"/>
                <w:sz w:val="20"/>
                <w:szCs w:val="20"/>
              </w:rPr>
              <w:t>,</w:t>
            </w:r>
            <w:r>
              <w:rPr>
                <w:rFonts w:cs="Times New Roman"/>
                <w:sz w:val="20"/>
                <w:szCs w:val="20"/>
              </w:rPr>
              <w:t xml:space="preserve"> </w:t>
            </w:r>
            <w:r>
              <w:rPr>
                <w:rFonts w:cs="Times New Roman" w:hint="eastAsia"/>
                <w:sz w:val="20"/>
                <w:szCs w:val="20"/>
              </w:rPr>
              <w:t>통신사별</w:t>
            </w:r>
            <w:r>
              <w:rPr>
                <w:rFonts w:cs="Times New Roman" w:hint="eastAsia"/>
                <w:sz w:val="20"/>
                <w:szCs w:val="20"/>
              </w:rPr>
              <w:t xml:space="preserve"> </w:t>
            </w:r>
            <w:r>
              <w:rPr>
                <w:rFonts w:cs="Times New Roman" w:hint="eastAsia"/>
                <w:sz w:val="20"/>
                <w:szCs w:val="20"/>
              </w:rPr>
              <w:t>혜택</w:t>
            </w:r>
            <w:r>
              <w:rPr>
                <w:rFonts w:cs="Times New Roman" w:hint="eastAsia"/>
                <w:sz w:val="20"/>
                <w:szCs w:val="20"/>
              </w:rPr>
              <w:t xml:space="preserve"> </w:t>
            </w:r>
            <w:r>
              <w:rPr>
                <w:rFonts w:cs="Times New Roman" w:hint="eastAsia"/>
                <w:sz w:val="20"/>
                <w:szCs w:val="20"/>
              </w:rPr>
              <w:t>제공</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알림</w:t>
            </w:r>
            <w:r>
              <w:rPr>
                <w:rFonts w:cs="Times New Roman"/>
                <w:sz w:val="20"/>
                <w:szCs w:val="20"/>
              </w:rPr>
              <w:t>”</w:t>
            </w:r>
            <w:r>
              <w:rPr>
                <w:rFonts w:cs="Times New Roman" w:hint="eastAsia"/>
                <w:sz w:val="20"/>
                <w:szCs w:val="20"/>
              </w:rPr>
              <w:t>을</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필수수집목적으로</w:t>
            </w:r>
            <w:r>
              <w:rPr>
                <w:rFonts w:cs="Times New Roman" w:hint="eastAsia"/>
                <w:sz w:val="20"/>
                <w:szCs w:val="20"/>
              </w:rPr>
              <w:t xml:space="preserve"> </w:t>
            </w:r>
            <w:r>
              <w:rPr>
                <w:rFonts w:cs="Times New Roman" w:hint="eastAsia"/>
                <w:sz w:val="20"/>
                <w:szCs w:val="20"/>
              </w:rPr>
              <w:t>기재하고</w:t>
            </w:r>
            <w:r>
              <w:rPr>
                <w:rFonts w:cs="Times New Roman" w:hint="eastAsia"/>
                <w:sz w:val="20"/>
                <w:szCs w:val="20"/>
              </w:rPr>
              <w:t xml:space="preserve"> </w:t>
            </w:r>
            <w:r>
              <w:rPr>
                <w:rFonts w:cs="Times New Roman" w:hint="eastAsia"/>
                <w:sz w:val="20"/>
                <w:szCs w:val="20"/>
              </w:rPr>
              <w:t>있을</w:t>
            </w:r>
            <w:r>
              <w:rPr>
                <w:rFonts w:cs="Times New Roman" w:hint="eastAsia"/>
                <w:sz w:val="20"/>
                <w:szCs w:val="20"/>
              </w:rPr>
              <w:t xml:space="preserve"> </w:t>
            </w:r>
            <w:r>
              <w:rPr>
                <w:rFonts w:cs="Times New Roman" w:hint="eastAsia"/>
                <w:sz w:val="20"/>
                <w:szCs w:val="20"/>
              </w:rPr>
              <w:t>뿐</w:t>
            </w:r>
            <w:r>
              <w:rPr>
                <w:rFonts w:cs="Times New Roman" w:hint="eastAsia"/>
                <w:sz w:val="20"/>
                <w:szCs w:val="20"/>
              </w:rPr>
              <w:t xml:space="preserve">, </w:t>
            </w:r>
            <w:r>
              <w:rPr>
                <w:rFonts w:cs="Times New Roman" w:hint="eastAsia"/>
                <w:sz w:val="20"/>
                <w:szCs w:val="20"/>
              </w:rPr>
              <w:t>명시적으로</w:t>
            </w:r>
            <w:r>
              <w:rPr>
                <w:rFonts w:cs="Times New Roman" w:hint="eastAsia"/>
                <w:sz w:val="20"/>
                <w:szCs w:val="20"/>
              </w:rPr>
              <w:t xml:space="preserve"> </w:t>
            </w:r>
            <w:r>
              <w:rPr>
                <w:rFonts w:cs="Times New Roman" w:hint="eastAsia"/>
                <w:sz w:val="20"/>
                <w:szCs w:val="20"/>
              </w:rPr>
              <w:t>신규서비스</w:t>
            </w:r>
            <w:r>
              <w:rPr>
                <w:rFonts w:cs="Times New Roman" w:hint="eastAsia"/>
                <w:sz w:val="20"/>
                <w:szCs w:val="20"/>
              </w:rPr>
              <w:t xml:space="preserve"> </w:t>
            </w:r>
            <w:r>
              <w:rPr>
                <w:rFonts w:cs="Times New Roman" w:hint="eastAsia"/>
                <w:sz w:val="20"/>
                <w:szCs w:val="20"/>
              </w:rPr>
              <w:t>개발을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개인</w:t>
            </w:r>
            <w:r>
              <w:rPr>
                <w:rFonts w:cs="Times New Roman" w:hint="eastAsia"/>
                <w:sz w:val="20"/>
                <w:szCs w:val="20"/>
              </w:rPr>
              <w:t>(</w:t>
            </w:r>
            <w:r>
              <w:rPr>
                <w:rFonts w:cs="Times New Roman" w:hint="eastAsia"/>
                <w:sz w:val="20"/>
                <w:szCs w:val="20"/>
              </w:rPr>
              <w:t>위치</w:t>
            </w:r>
            <w:r>
              <w:rPr>
                <w:rFonts w:cs="Times New Roman" w:hint="eastAsia"/>
                <w:sz w:val="20"/>
                <w:szCs w:val="20"/>
              </w:rPr>
              <w:t>)</w:t>
            </w:r>
            <w:r>
              <w:rPr>
                <w:rFonts w:cs="Times New Roman" w:hint="eastAsia"/>
                <w:sz w:val="20"/>
                <w:szCs w:val="20"/>
              </w:rPr>
              <w:t>정보가</w:t>
            </w:r>
            <w:r>
              <w:rPr>
                <w:rFonts w:cs="Times New Roman" w:hint="eastAsia"/>
                <w:sz w:val="20"/>
                <w:szCs w:val="20"/>
              </w:rPr>
              <w:t xml:space="preserve"> </w:t>
            </w:r>
            <w:r>
              <w:rPr>
                <w:rFonts w:cs="Times New Roman" w:hint="eastAsia"/>
                <w:sz w:val="20"/>
                <w:szCs w:val="20"/>
              </w:rPr>
              <w:t>이용될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있다는</w:t>
            </w:r>
            <w:r>
              <w:rPr>
                <w:rFonts w:cs="Times New Roman" w:hint="eastAsia"/>
                <w:sz w:val="20"/>
                <w:szCs w:val="20"/>
              </w:rPr>
              <w:t xml:space="preserve"> </w:t>
            </w:r>
            <w:r>
              <w:rPr>
                <w:rFonts w:cs="Times New Roman" w:hint="eastAsia"/>
                <w:sz w:val="20"/>
                <w:szCs w:val="20"/>
              </w:rPr>
              <w:t>점은</w:t>
            </w:r>
            <w:r>
              <w:rPr>
                <w:rFonts w:cs="Times New Roman" w:hint="eastAsia"/>
                <w:sz w:val="20"/>
                <w:szCs w:val="20"/>
              </w:rPr>
              <w:t xml:space="preserve"> </w:t>
            </w:r>
            <w:r>
              <w:rPr>
                <w:rFonts w:cs="Times New Roman" w:hint="eastAsia"/>
                <w:sz w:val="20"/>
                <w:szCs w:val="20"/>
              </w:rPr>
              <w:t>고지되고</w:t>
            </w:r>
            <w:r>
              <w:rPr>
                <w:rFonts w:cs="Times New Roman" w:hint="eastAsia"/>
                <w:sz w:val="20"/>
                <w:szCs w:val="20"/>
              </w:rPr>
              <w:t xml:space="preserve"> </w:t>
            </w:r>
            <w:r>
              <w:rPr>
                <w:rFonts w:cs="Times New Roman" w:hint="eastAsia"/>
                <w:sz w:val="20"/>
                <w:szCs w:val="20"/>
              </w:rPr>
              <w:t>있지</w:t>
            </w:r>
            <w:r>
              <w:rPr>
                <w:rFonts w:cs="Times New Roman" w:hint="eastAsia"/>
                <w:sz w:val="20"/>
                <w:szCs w:val="20"/>
              </w:rPr>
              <w:t xml:space="preserve"> </w:t>
            </w:r>
            <w:r>
              <w:rPr>
                <w:rFonts w:cs="Times New Roman" w:hint="eastAsia"/>
                <w:sz w:val="20"/>
                <w:szCs w:val="20"/>
              </w:rPr>
              <w:t>아니함</w:t>
            </w:r>
            <w:r>
              <w:rPr>
                <w:rFonts w:cs="Times New Roman" w:hint="eastAsia"/>
                <w:sz w:val="20"/>
                <w:szCs w:val="20"/>
              </w:rPr>
              <w:t xml:space="preserve">. </w:t>
            </w:r>
          </w:p>
        </w:tc>
        <w:tc>
          <w:tcPr>
            <w:tcW w:w="26" w:type="pct"/>
            <w:tcBorders>
              <w:top w:val="nil"/>
              <w:bottom w:val="nil"/>
            </w:tcBorders>
          </w:tcPr>
          <w:p w14:paraId="34A1ACEA"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0E0EC870" w14:textId="77777777" w:rsidR="004E04A7"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신규서비스</w:t>
            </w:r>
            <w:r>
              <w:rPr>
                <w:rFonts w:cs="Times New Roman" w:hint="eastAsia"/>
                <w:sz w:val="20"/>
                <w:szCs w:val="20"/>
              </w:rPr>
              <w:t xml:space="preserve"> </w:t>
            </w:r>
            <w:r>
              <w:rPr>
                <w:rFonts w:cs="Times New Roman" w:hint="eastAsia"/>
                <w:sz w:val="20"/>
                <w:szCs w:val="20"/>
              </w:rPr>
              <w:t>개발에</w:t>
            </w:r>
            <w:r>
              <w:rPr>
                <w:rFonts w:cs="Times New Roman" w:hint="eastAsia"/>
                <w:sz w:val="20"/>
                <w:szCs w:val="20"/>
              </w:rPr>
              <w:t xml:space="preserve"> </w:t>
            </w:r>
            <w:r>
              <w:rPr>
                <w:rFonts w:cs="Times New Roman" w:hint="eastAsia"/>
                <w:sz w:val="20"/>
                <w:szCs w:val="20"/>
              </w:rPr>
              <w:t>대하여</w:t>
            </w:r>
            <w:r>
              <w:rPr>
                <w:rFonts w:cs="Times New Roman" w:hint="eastAsia"/>
                <w:sz w:val="20"/>
                <w:szCs w:val="20"/>
              </w:rPr>
              <w:t xml:space="preserve"> </w:t>
            </w:r>
            <w:r>
              <w:rPr>
                <w:rFonts w:cs="Times New Roman" w:hint="eastAsia"/>
                <w:sz w:val="20"/>
                <w:szCs w:val="20"/>
              </w:rPr>
              <w:t>동의를</w:t>
            </w:r>
            <w:r>
              <w:rPr>
                <w:rFonts w:cs="Times New Roman" w:hint="eastAsia"/>
                <w:sz w:val="20"/>
                <w:szCs w:val="20"/>
              </w:rPr>
              <w:t xml:space="preserve"> </w:t>
            </w:r>
            <w:r>
              <w:rPr>
                <w:rFonts w:cs="Times New Roman" w:hint="eastAsia"/>
                <w:sz w:val="20"/>
                <w:szCs w:val="20"/>
              </w:rPr>
              <w:t>획득한</w:t>
            </w:r>
            <w:r>
              <w:rPr>
                <w:rFonts w:cs="Times New Roman" w:hint="eastAsia"/>
                <w:sz w:val="20"/>
                <w:szCs w:val="20"/>
              </w:rPr>
              <w:t xml:space="preserve"> </w:t>
            </w:r>
            <w:r>
              <w:rPr>
                <w:rFonts w:cs="Times New Roman" w:hint="eastAsia"/>
                <w:sz w:val="20"/>
                <w:szCs w:val="20"/>
              </w:rPr>
              <w:t>앱상</w:t>
            </w:r>
            <w:r>
              <w:rPr>
                <w:rFonts w:cs="Times New Roman" w:hint="eastAsia"/>
                <w:sz w:val="20"/>
                <w:szCs w:val="20"/>
              </w:rPr>
              <w:t xml:space="preserve"> </w:t>
            </w:r>
            <w:r>
              <w:rPr>
                <w:rFonts w:cs="Times New Roman" w:hint="eastAsia"/>
                <w:sz w:val="20"/>
                <w:szCs w:val="20"/>
              </w:rPr>
              <w:t>수집된</w:t>
            </w:r>
            <w:r>
              <w:rPr>
                <w:rFonts w:cs="Times New Roman" w:hint="eastAsia"/>
                <w:sz w:val="20"/>
                <w:szCs w:val="20"/>
              </w:rPr>
              <w:t xml:space="preserve"> </w:t>
            </w:r>
            <w:r>
              <w:rPr>
                <w:rFonts w:cs="Times New Roman" w:hint="eastAsia"/>
                <w:sz w:val="20"/>
                <w:szCs w:val="20"/>
              </w:rPr>
              <w:t>개인</w:t>
            </w:r>
            <w:r>
              <w:rPr>
                <w:rFonts w:cs="Times New Roman" w:hint="eastAsia"/>
                <w:sz w:val="20"/>
                <w:szCs w:val="20"/>
              </w:rPr>
              <w:t>(</w:t>
            </w:r>
            <w:r>
              <w:rPr>
                <w:rFonts w:cs="Times New Roman" w:hint="eastAsia"/>
                <w:sz w:val="20"/>
                <w:szCs w:val="20"/>
              </w:rPr>
              <w:t>위치</w:t>
            </w:r>
            <w:r>
              <w:rPr>
                <w:rFonts w:cs="Times New Roman" w:hint="eastAsia"/>
                <w:sz w:val="20"/>
                <w:szCs w:val="20"/>
              </w:rPr>
              <w:t>)</w:t>
            </w:r>
            <w:r>
              <w:rPr>
                <w:rFonts w:cs="Times New Roman" w:hint="eastAsia"/>
                <w:sz w:val="20"/>
                <w:szCs w:val="20"/>
              </w:rPr>
              <w:t>정보를</w:t>
            </w:r>
            <w:r>
              <w:rPr>
                <w:rFonts w:cs="Times New Roman" w:hint="eastAsia"/>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목적으로</w:t>
            </w:r>
            <w:r>
              <w:rPr>
                <w:rFonts w:cs="Times New Roman" w:hint="eastAsia"/>
                <w:sz w:val="20"/>
                <w:szCs w:val="20"/>
              </w:rPr>
              <w:t xml:space="preserve"> </w:t>
            </w:r>
            <w:r>
              <w:rPr>
                <w:rFonts w:cs="Times New Roman" w:hint="eastAsia"/>
                <w:sz w:val="20"/>
                <w:szCs w:val="20"/>
              </w:rPr>
              <w:t>사용하는</w:t>
            </w:r>
            <w:r>
              <w:rPr>
                <w:rFonts w:cs="Times New Roman" w:hint="eastAsia"/>
                <w:sz w:val="20"/>
                <w:szCs w:val="20"/>
              </w:rPr>
              <w:t xml:space="preserve"> </w:t>
            </w:r>
            <w:r>
              <w:rPr>
                <w:rFonts w:cs="Times New Roman" w:hint="eastAsia"/>
                <w:sz w:val="20"/>
                <w:szCs w:val="20"/>
              </w:rPr>
              <w:t>것은</w:t>
            </w:r>
            <w:r>
              <w:rPr>
                <w:rFonts w:cs="Times New Roman" w:hint="eastAsia"/>
                <w:sz w:val="20"/>
                <w:szCs w:val="20"/>
              </w:rPr>
              <w:t xml:space="preserve"> </w:t>
            </w:r>
            <w:r>
              <w:rPr>
                <w:rFonts w:cs="Times New Roman" w:hint="eastAsia"/>
                <w:sz w:val="20"/>
                <w:szCs w:val="20"/>
              </w:rPr>
              <w:t>가능할</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판단됨</w:t>
            </w:r>
            <w:r>
              <w:rPr>
                <w:rFonts w:cs="Times New Roman" w:hint="eastAsia"/>
                <w:sz w:val="20"/>
                <w:szCs w:val="20"/>
              </w:rPr>
              <w:t>.</w:t>
            </w:r>
            <w:r>
              <w:rPr>
                <w:rFonts w:cs="Times New Roman"/>
                <w:sz w:val="20"/>
                <w:szCs w:val="20"/>
              </w:rPr>
              <w:t xml:space="preserve"> </w:t>
            </w:r>
            <w:r>
              <w:rPr>
                <w:rFonts w:cs="Times New Roman" w:hint="eastAsia"/>
                <w:sz w:val="20"/>
                <w:szCs w:val="20"/>
              </w:rPr>
              <w:t>다만</w:t>
            </w:r>
            <w:r>
              <w:rPr>
                <w:rFonts w:cs="Times New Roman" w:hint="eastAsia"/>
                <w:sz w:val="20"/>
                <w:szCs w:val="20"/>
              </w:rPr>
              <w:t>,</w:t>
            </w:r>
            <w:r>
              <w:rPr>
                <w:rFonts w:cs="Times New Roman"/>
                <w:sz w:val="20"/>
                <w:szCs w:val="20"/>
              </w:rPr>
              <w:t xml:space="preserve"> </w:t>
            </w:r>
            <w:r>
              <w:rPr>
                <w:rFonts w:cs="Times New Roman" w:hint="eastAsia"/>
                <w:sz w:val="20"/>
                <w:szCs w:val="20"/>
              </w:rPr>
              <w:t>다음</w:t>
            </w:r>
            <w:r>
              <w:rPr>
                <w:rFonts w:cs="Times New Roman" w:hint="eastAsia"/>
                <w:sz w:val="20"/>
                <w:szCs w:val="20"/>
              </w:rPr>
              <w:t xml:space="preserve"> </w:t>
            </w:r>
            <w:r>
              <w:rPr>
                <w:rFonts w:cs="Times New Roman" w:hint="eastAsia"/>
                <w:sz w:val="20"/>
                <w:szCs w:val="20"/>
              </w:rPr>
              <w:t>각</w:t>
            </w:r>
            <w:r>
              <w:rPr>
                <w:rFonts w:cs="Times New Roman" w:hint="eastAsia"/>
                <w:sz w:val="20"/>
                <w:szCs w:val="20"/>
              </w:rPr>
              <w:t xml:space="preserve"> </w:t>
            </w:r>
            <w:r>
              <w:rPr>
                <w:rFonts w:cs="Times New Roman" w:hint="eastAsia"/>
                <w:sz w:val="20"/>
                <w:szCs w:val="20"/>
              </w:rPr>
              <w:t>사항에는</w:t>
            </w:r>
            <w:r>
              <w:rPr>
                <w:rFonts w:cs="Times New Roman" w:hint="eastAsia"/>
                <w:sz w:val="20"/>
                <w:szCs w:val="20"/>
              </w:rPr>
              <w:t xml:space="preserve"> </w:t>
            </w:r>
            <w:r>
              <w:rPr>
                <w:rFonts w:cs="Times New Roman" w:hint="eastAsia"/>
                <w:sz w:val="20"/>
                <w:szCs w:val="20"/>
              </w:rPr>
              <w:t>유의할</w:t>
            </w:r>
            <w:r>
              <w:rPr>
                <w:rFonts w:cs="Times New Roman" w:hint="eastAsia"/>
                <w:sz w:val="20"/>
                <w:szCs w:val="20"/>
              </w:rPr>
              <w:t xml:space="preserve"> </w:t>
            </w:r>
            <w:r>
              <w:rPr>
                <w:rFonts w:cs="Times New Roman" w:hint="eastAsia"/>
                <w:sz w:val="20"/>
                <w:szCs w:val="20"/>
              </w:rPr>
              <w:t>필요가</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 xml:space="preserve">. </w:t>
            </w:r>
          </w:p>
          <w:p w14:paraId="682C3971" w14:textId="2CE449F3" w:rsidR="004E04A7" w:rsidRDefault="004E04A7" w:rsidP="004E04A7">
            <w:pPr>
              <w:pStyle w:val="a8"/>
              <w:widowControl/>
              <w:numPr>
                <w:ilvl w:val="0"/>
                <w:numId w:val="3"/>
              </w:numPr>
              <w:spacing w:before="40" w:after="120" w:line="276" w:lineRule="auto"/>
              <w:rPr>
                <w:rFonts w:cs="Times New Roman"/>
                <w:sz w:val="20"/>
                <w:szCs w:val="20"/>
              </w:rPr>
            </w:pPr>
            <w:r>
              <w:rPr>
                <w:rFonts w:cs="Times New Roman" w:hint="eastAsia"/>
                <w:sz w:val="20"/>
                <w:szCs w:val="20"/>
              </w:rPr>
              <w:t>개인정보보호위원회는</w:t>
            </w:r>
            <w:r>
              <w:rPr>
                <w:rFonts w:cs="Times New Roman" w:hint="eastAsia"/>
                <w:sz w:val="20"/>
                <w:szCs w:val="20"/>
              </w:rPr>
              <w:t xml:space="preserve"> </w:t>
            </w:r>
            <w:r>
              <w:rPr>
                <w:rFonts w:cs="Times New Roman" w:hint="eastAsia"/>
                <w:sz w:val="20"/>
                <w:szCs w:val="20"/>
              </w:rPr>
              <w:t>소위</w:t>
            </w:r>
            <w:r>
              <w:rPr>
                <w:rFonts w:cs="Times New Roman" w:hint="eastAsia"/>
                <w:sz w:val="20"/>
                <w:szCs w:val="20"/>
              </w:rPr>
              <w:t xml:space="preserve"> </w:t>
            </w:r>
            <w:r>
              <w:rPr>
                <w:rFonts w:cs="Times New Roman"/>
                <w:sz w:val="20"/>
                <w:szCs w:val="20"/>
              </w:rPr>
              <w:t>‘</w:t>
            </w:r>
            <w:r>
              <w:rPr>
                <w:rFonts w:cs="Times New Roman" w:hint="eastAsia"/>
                <w:sz w:val="20"/>
                <w:szCs w:val="20"/>
              </w:rPr>
              <w:t>이루다</w:t>
            </w:r>
            <w:r>
              <w:rPr>
                <w:rFonts w:cs="Times New Roman"/>
                <w:sz w:val="20"/>
                <w:szCs w:val="20"/>
              </w:rPr>
              <w:t xml:space="preserve">’ </w:t>
            </w:r>
            <w:r>
              <w:rPr>
                <w:rFonts w:cs="Times New Roman" w:hint="eastAsia"/>
                <w:sz w:val="20"/>
                <w:szCs w:val="20"/>
              </w:rPr>
              <w:t>사건에서</w:t>
            </w:r>
            <w:r>
              <w:rPr>
                <w:rFonts w:cs="Times New Roman" w:hint="eastAsia"/>
                <w:sz w:val="20"/>
                <w:szCs w:val="20"/>
              </w:rPr>
              <w:t xml:space="preserve">, </w:t>
            </w:r>
            <w:r>
              <w:rPr>
                <w:rFonts w:cs="Times New Roman" w:hint="eastAsia"/>
                <w:sz w:val="20"/>
                <w:szCs w:val="20"/>
              </w:rPr>
              <w:t>회사가</w:t>
            </w:r>
            <w:r>
              <w:rPr>
                <w:rFonts w:cs="Times New Roman" w:hint="eastAsia"/>
                <w:sz w:val="20"/>
                <w:szCs w:val="20"/>
              </w:rPr>
              <w:t xml:space="preserve"> </w:t>
            </w:r>
            <w:r>
              <w:rPr>
                <w:rFonts w:cs="Times New Roman" w:hint="eastAsia"/>
                <w:sz w:val="20"/>
                <w:szCs w:val="20"/>
              </w:rPr>
              <w:t>연애</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서비스를</w:t>
            </w:r>
            <w:r>
              <w:rPr>
                <w:rFonts w:cs="Times New Roman" w:hint="eastAsia"/>
                <w:sz w:val="20"/>
                <w:szCs w:val="20"/>
              </w:rPr>
              <w:t xml:space="preserve"> </w:t>
            </w:r>
            <w:r>
              <w:rPr>
                <w:rFonts w:cs="Times New Roman" w:hint="eastAsia"/>
                <w:sz w:val="20"/>
                <w:szCs w:val="20"/>
              </w:rPr>
              <w:t>제공하는</w:t>
            </w:r>
            <w:r>
              <w:rPr>
                <w:rFonts w:cs="Times New Roman" w:hint="eastAsia"/>
                <w:sz w:val="20"/>
                <w:szCs w:val="20"/>
              </w:rPr>
              <w:t xml:space="preserve"> </w:t>
            </w:r>
            <w:r>
              <w:rPr>
                <w:rFonts w:cs="Times New Roman"/>
                <w:sz w:val="20"/>
                <w:szCs w:val="20"/>
              </w:rPr>
              <w:t>‘</w:t>
            </w:r>
            <w:r>
              <w:rPr>
                <w:rFonts w:cs="Times New Roman" w:hint="eastAsia"/>
                <w:sz w:val="20"/>
                <w:szCs w:val="20"/>
              </w:rPr>
              <w:t>텍</w:t>
            </w:r>
            <w:r w:rsidR="009712D6">
              <w:rPr>
                <w:rFonts w:cs="Times New Roman" w:hint="eastAsia"/>
                <w:sz w:val="20"/>
                <w:szCs w:val="20"/>
              </w:rPr>
              <w:t>스트</w:t>
            </w:r>
            <w:r w:rsidR="009712D6">
              <w:rPr>
                <w:rFonts w:cs="Times New Roman" w:hint="eastAsia"/>
                <w:sz w:val="20"/>
                <w:szCs w:val="20"/>
              </w:rPr>
              <w:t xml:space="preserve"> </w:t>
            </w:r>
            <w:r w:rsidR="009712D6">
              <w:rPr>
                <w:rFonts w:cs="Times New Roman" w:hint="eastAsia"/>
                <w:sz w:val="20"/>
                <w:szCs w:val="20"/>
              </w:rPr>
              <w:t>앱</w:t>
            </w:r>
            <w:r>
              <w:rPr>
                <w:rFonts w:cs="Times New Roman"/>
                <w:sz w:val="20"/>
                <w:szCs w:val="20"/>
              </w:rPr>
              <w:t>’</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sz w:val="20"/>
                <w:szCs w:val="20"/>
              </w:rPr>
              <w:t>‘</w:t>
            </w:r>
            <w:r>
              <w:rPr>
                <w:rFonts w:cs="Times New Roman" w:hint="eastAsia"/>
                <w:sz w:val="20"/>
                <w:szCs w:val="20"/>
              </w:rPr>
              <w:t>연애의</w:t>
            </w:r>
            <w:r>
              <w:rPr>
                <w:rFonts w:cs="Times New Roman" w:hint="eastAsia"/>
                <w:sz w:val="20"/>
                <w:szCs w:val="20"/>
              </w:rPr>
              <w:t xml:space="preserve"> </w:t>
            </w:r>
            <w:r>
              <w:rPr>
                <w:rFonts w:cs="Times New Roman" w:hint="eastAsia"/>
                <w:sz w:val="20"/>
                <w:szCs w:val="20"/>
              </w:rPr>
              <w:t>과학</w:t>
            </w:r>
            <w:r>
              <w:rPr>
                <w:rFonts w:cs="Times New Roman" w:hint="eastAsia"/>
                <w:sz w:val="20"/>
                <w:szCs w:val="20"/>
              </w:rPr>
              <w:t xml:space="preserve"> </w:t>
            </w:r>
            <w:r>
              <w:rPr>
                <w:rFonts w:cs="Times New Roman" w:hint="eastAsia"/>
                <w:sz w:val="20"/>
                <w:szCs w:val="20"/>
              </w:rPr>
              <w:t>앱</w:t>
            </w:r>
            <w:r w:rsidR="009712D6">
              <w:rPr>
                <w:rFonts w:cs="Times New Roman"/>
                <w:sz w:val="20"/>
                <w:szCs w:val="20"/>
              </w:rPr>
              <w:t>’</w:t>
            </w:r>
            <w:r>
              <w:rPr>
                <w:rFonts w:cs="Times New Roman" w:hint="eastAsia"/>
                <w:sz w:val="20"/>
                <w:szCs w:val="20"/>
              </w:rPr>
              <w:t>의</w:t>
            </w:r>
            <w:r>
              <w:rPr>
                <w:rFonts w:cs="Times New Roman" w:hint="eastAsia"/>
                <w:sz w:val="20"/>
                <w:szCs w:val="20"/>
              </w:rPr>
              <w:t xml:space="preserve"> </w:t>
            </w:r>
            <w:r>
              <w:rPr>
                <w:rFonts w:cs="Times New Roman" w:hint="eastAsia"/>
                <w:sz w:val="20"/>
                <w:szCs w:val="20"/>
              </w:rPr>
              <w:t>이용자로부터</w:t>
            </w:r>
            <w:r>
              <w:rPr>
                <w:rFonts w:cs="Times New Roman" w:hint="eastAsia"/>
                <w:sz w:val="20"/>
                <w:szCs w:val="20"/>
              </w:rPr>
              <w:t xml:space="preserve"> </w:t>
            </w:r>
            <w:r>
              <w:rPr>
                <w:rFonts w:cs="Times New Roman" w:hint="eastAsia"/>
                <w:sz w:val="20"/>
                <w:szCs w:val="20"/>
              </w:rPr>
              <w:t>카카오톡</w:t>
            </w:r>
            <w:r>
              <w:rPr>
                <w:rFonts w:cs="Times New Roman" w:hint="eastAsia"/>
                <w:sz w:val="20"/>
                <w:szCs w:val="20"/>
              </w:rPr>
              <w:t xml:space="preserve"> </w:t>
            </w:r>
            <w:r>
              <w:rPr>
                <w:rFonts w:cs="Times New Roman" w:hint="eastAsia"/>
                <w:sz w:val="20"/>
                <w:szCs w:val="20"/>
              </w:rPr>
              <w:t>대화를</w:t>
            </w:r>
            <w:r>
              <w:rPr>
                <w:rFonts w:cs="Times New Roman" w:hint="eastAsia"/>
                <w:sz w:val="20"/>
                <w:szCs w:val="20"/>
              </w:rPr>
              <w:t xml:space="preserve"> </w:t>
            </w:r>
            <w:r>
              <w:rPr>
                <w:rFonts w:cs="Times New Roman" w:hint="eastAsia"/>
                <w:sz w:val="20"/>
                <w:szCs w:val="20"/>
              </w:rPr>
              <w:t>수집함에</w:t>
            </w:r>
            <w:r>
              <w:rPr>
                <w:rFonts w:cs="Times New Roman" w:hint="eastAsia"/>
                <w:sz w:val="20"/>
                <w:szCs w:val="20"/>
              </w:rPr>
              <w:t xml:space="preserve"> </w:t>
            </w:r>
            <w:r>
              <w:rPr>
                <w:rFonts w:cs="Times New Roman" w:hint="eastAsia"/>
                <w:sz w:val="20"/>
                <w:szCs w:val="20"/>
              </w:rPr>
              <w:t>있어</w:t>
            </w:r>
            <w:r>
              <w:rPr>
                <w:rFonts w:cs="Times New Roman" w:hint="eastAsia"/>
                <w:sz w:val="20"/>
                <w:szCs w:val="20"/>
              </w:rPr>
              <w:t xml:space="preserve"> </w:t>
            </w:r>
            <w:r>
              <w:rPr>
                <w:rFonts w:cs="Times New Roman"/>
                <w:sz w:val="20"/>
                <w:szCs w:val="20"/>
              </w:rPr>
              <w:t>‘</w:t>
            </w:r>
            <w:r>
              <w:rPr>
                <w:rFonts w:cs="Times New Roman" w:hint="eastAsia"/>
                <w:sz w:val="20"/>
                <w:szCs w:val="20"/>
              </w:rPr>
              <w:t>신규서비스</w:t>
            </w:r>
            <w:r>
              <w:rPr>
                <w:rFonts w:cs="Times New Roman" w:hint="eastAsia"/>
                <w:sz w:val="20"/>
                <w:szCs w:val="20"/>
              </w:rPr>
              <w:t xml:space="preserve"> </w:t>
            </w:r>
            <w:r>
              <w:rPr>
                <w:rFonts w:cs="Times New Roman" w:hint="eastAsia"/>
                <w:sz w:val="20"/>
                <w:szCs w:val="20"/>
              </w:rPr>
              <w:t>개발</w:t>
            </w:r>
            <w:r>
              <w:rPr>
                <w:rFonts w:cs="Times New Roman"/>
                <w:sz w:val="20"/>
                <w:szCs w:val="20"/>
              </w:rPr>
              <w:t xml:space="preserve">’ </w:t>
            </w:r>
            <w:r>
              <w:rPr>
                <w:rFonts w:cs="Times New Roman" w:hint="eastAsia"/>
                <w:sz w:val="20"/>
                <w:szCs w:val="20"/>
              </w:rPr>
              <w:t>목적을</w:t>
            </w:r>
            <w:r>
              <w:rPr>
                <w:rFonts w:cs="Times New Roman" w:hint="eastAsia"/>
                <w:sz w:val="20"/>
                <w:szCs w:val="20"/>
              </w:rPr>
              <w:t xml:space="preserve"> </w:t>
            </w:r>
            <w:r>
              <w:rPr>
                <w:rFonts w:cs="Times New Roman" w:hint="eastAsia"/>
                <w:sz w:val="20"/>
                <w:szCs w:val="20"/>
              </w:rPr>
              <w:t>위한</w:t>
            </w:r>
            <w:r>
              <w:rPr>
                <w:rFonts w:cs="Times New Roman" w:hint="eastAsia"/>
                <w:sz w:val="20"/>
                <w:szCs w:val="20"/>
              </w:rPr>
              <w:t xml:space="preserve"> </w:t>
            </w:r>
            <w:r>
              <w:rPr>
                <w:rFonts w:cs="Times New Roman" w:hint="eastAsia"/>
                <w:sz w:val="20"/>
                <w:szCs w:val="20"/>
              </w:rPr>
              <w:t>개인정보</w:t>
            </w:r>
            <w:r>
              <w:rPr>
                <w:rFonts w:cs="Times New Roman" w:hint="eastAsia"/>
                <w:sz w:val="20"/>
                <w:szCs w:val="20"/>
              </w:rPr>
              <w:t xml:space="preserve"> </w:t>
            </w:r>
            <w:r>
              <w:rPr>
                <w:rFonts w:cs="Times New Roman" w:hint="eastAsia"/>
                <w:sz w:val="20"/>
                <w:szCs w:val="20"/>
              </w:rPr>
              <w:t>이용에</w:t>
            </w:r>
            <w:r>
              <w:rPr>
                <w:rFonts w:cs="Times New Roman" w:hint="eastAsia"/>
                <w:sz w:val="20"/>
                <w:szCs w:val="20"/>
              </w:rPr>
              <w:t xml:space="preserve"> </w:t>
            </w:r>
            <w:r>
              <w:rPr>
                <w:rFonts w:cs="Times New Roman" w:hint="eastAsia"/>
                <w:sz w:val="20"/>
                <w:szCs w:val="20"/>
              </w:rPr>
              <w:t>동의를</w:t>
            </w:r>
            <w:r>
              <w:rPr>
                <w:rFonts w:cs="Times New Roman" w:hint="eastAsia"/>
                <w:sz w:val="20"/>
                <w:szCs w:val="20"/>
              </w:rPr>
              <w:t xml:space="preserve"> </w:t>
            </w:r>
            <w:r>
              <w:rPr>
                <w:rFonts w:cs="Times New Roman" w:hint="eastAsia"/>
                <w:sz w:val="20"/>
                <w:szCs w:val="20"/>
              </w:rPr>
              <w:t>받았다고</w:t>
            </w:r>
            <w:r>
              <w:rPr>
                <w:rFonts w:cs="Times New Roman" w:hint="eastAsia"/>
                <w:sz w:val="20"/>
                <w:szCs w:val="20"/>
              </w:rPr>
              <w:t xml:space="preserve"> </w:t>
            </w:r>
            <w:r>
              <w:rPr>
                <w:rFonts w:cs="Times New Roman" w:hint="eastAsia"/>
                <w:sz w:val="20"/>
                <w:szCs w:val="20"/>
              </w:rPr>
              <w:t>하더라도</w:t>
            </w:r>
            <w:r>
              <w:rPr>
                <w:rFonts w:cs="Times New Roman" w:hint="eastAsia"/>
                <w:sz w:val="20"/>
                <w:szCs w:val="20"/>
              </w:rPr>
              <w:t>,</w:t>
            </w:r>
            <w:r>
              <w:rPr>
                <w:rFonts w:cs="Times New Roman"/>
                <w:sz w:val="20"/>
                <w:szCs w:val="20"/>
              </w:rPr>
              <w:t xml:space="preserve"> </w:t>
            </w:r>
            <w:r>
              <w:rPr>
                <w:rFonts w:cs="Times New Roman" w:hint="eastAsia"/>
                <w:sz w:val="20"/>
                <w:szCs w:val="20"/>
              </w:rPr>
              <w:t>이용자가</w:t>
            </w:r>
            <w:r>
              <w:rPr>
                <w:rFonts w:cs="Times New Roman" w:hint="eastAsia"/>
                <w:sz w:val="20"/>
                <w:szCs w:val="20"/>
              </w:rPr>
              <w:t xml:space="preserve"> </w:t>
            </w:r>
            <w:r>
              <w:rPr>
                <w:rFonts w:cs="Times New Roman" w:hint="eastAsia"/>
                <w:sz w:val="20"/>
                <w:szCs w:val="20"/>
              </w:rPr>
              <w:t>위</w:t>
            </w:r>
            <w:r>
              <w:rPr>
                <w:rFonts w:cs="Times New Roman" w:hint="eastAsia"/>
                <w:sz w:val="20"/>
                <w:szCs w:val="20"/>
              </w:rPr>
              <w:t xml:space="preserve"> </w:t>
            </w:r>
            <w:r>
              <w:rPr>
                <w:rFonts w:cs="Times New Roman" w:hint="eastAsia"/>
                <w:sz w:val="20"/>
                <w:szCs w:val="20"/>
              </w:rPr>
              <w:t>각</w:t>
            </w:r>
            <w:r>
              <w:rPr>
                <w:rFonts w:cs="Times New Roman" w:hint="eastAsia"/>
                <w:sz w:val="20"/>
                <w:szCs w:val="20"/>
              </w:rPr>
              <w:t xml:space="preserve"> </w:t>
            </w:r>
            <w:r>
              <w:rPr>
                <w:rFonts w:cs="Times New Roman" w:hint="eastAsia"/>
                <w:sz w:val="20"/>
                <w:szCs w:val="20"/>
              </w:rPr>
              <w:t>앱과</w:t>
            </w:r>
            <w:r>
              <w:rPr>
                <w:rFonts w:cs="Times New Roman" w:hint="eastAsia"/>
                <w:sz w:val="20"/>
                <w:szCs w:val="20"/>
              </w:rPr>
              <w:t xml:space="preserve"> </w:t>
            </w:r>
            <w:r>
              <w:rPr>
                <w:rFonts w:cs="Times New Roman" w:hint="eastAsia"/>
                <w:sz w:val="20"/>
                <w:szCs w:val="20"/>
              </w:rPr>
              <w:t>서비스</w:t>
            </w:r>
            <w:r>
              <w:rPr>
                <w:rFonts w:cs="Times New Roman" w:hint="eastAsia"/>
                <w:sz w:val="20"/>
                <w:szCs w:val="20"/>
              </w:rPr>
              <w:t xml:space="preserve"> </w:t>
            </w:r>
            <w:r>
              <w:rPr>
                <w:rFonts w:cs="Times New Roman" w:hint="eastAsia"/>
                <w:sz w:val="20"/>
                <w:szCs w:val="20"/>
              </w:rPr>
              <w:t>성격</w:t>
            </w:r>
            <w:r>
              <w:rPr>
                <w:rFonts w:cs="Times New Roman" w:hint="eastAsia"/>
                <w:sz w:val="20"/>
                <w:szCs w:val="20"/>
              </w:rPr>
              <w:t xml:space="preserve">, </w:t>
            </w:r>
            <w:r>
              <w:rPr>
                <w:rFonts w:cs="Times New Roman" w:hint="eastAsia"/>
                <w:sz w:val="20"/>
                <w:szCs w:val="20"/>
              </w:rPr>
              <w:t>기반</w:t>
            </w:r>
            <w:r>
              <w:rPr>
                <w:rFonts w:cs="Times New Roman" w:hint="eastAsia"/>
                <w:sz w:val="20"/>
                <w:szCs w:val="20"/>
              </w:rPr>
              <w:t xml:space="preserve"> </w:t>
            </w:r>
            <w:r>
              <w:rPr>
                <w:rFonts w:cs="Times New Roman" w:hint="eastAsia"/>
                <w:sz w:val="20"/>
                <w:szCs w:val="20"/>
              </w:rPr>
              <w:t>플랫폼</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이용대상이</w:t>
            </w:r>
            <w:r>
              <w:rPr>
                <w:rFonts w:cs="Times New Roman" w:hint="eastAsia"/>
                <w:sz w:val="20"/>
                <w:szCs w:val="20"/>
              </w:rPr>
              <w:t xml:space="preserve"> </w:t>
            </w:r>
            <w:r>
              <w:rPr>
                <w:rFonts w:cs="Times New Roman" w:hint="eastAsia"/>
                <w:sz w:val="20"/>
                <w:szCs w:val="20"/>
              </w:rPr>
              <w:t>본질적으로</w:t>
            </w:r>
            <w:r>
              <w:rPr>
                <w:rFonts w:cs="Times New Roman" w:hint="eastAsia"/>
                <w:sz w:val="20"/>
                <w:szCs w:val="20"/>
              </w:rPr>
              <w:t xml:space="preserve"> </w:t>
            </w:r>
            <w:r>
              <w:rPr>
                <w:rFonts w:cs="Times New Roman" w:hint="eastAsia"/>
                <w:sz w:val="20"/>
                <w:szCs w:val="20"/>
              </w:rPr>
              <w:t>다른</w:t>
            </w:r>
            <w:r>
              <w:rPr>
                <w:rFonts w:cs="Times New Roman" w:hint="eastAsia"/>
                <w:sz w:val="20"/>
                <w:szCs w:val="20"/>
              </w:rPr>
              <w:t xml:space="preserve"> </w:t>
            </w:r>
            <w:r>
              <w:rPr>
                <w:rFonts w:cs="Times New Roman"/>
                <w:sz w:val="20"/>
                <w:szCs w:val="20"/>
              </w:rPr>
              <w:t>‘</w:t>
            </w:r>
            <w:r>
              <w:rPr>
                <w:rFonts w:cs="Times New Roman" w:hint="eastAsia"/>
                <w:sz w:val="20"/>
                <w:szCs w:val="20"/>
              </w:rPr>
              <w:t>이루다</w:t>
            </w:r>
            <w:r>
              <w:rPr>
                <w:rFonts w:cs="Times New Roman"/>
                <w:sz w:val="20"/>
                <w:szCs w:val="20"/>
              </w:rPr>
              <w:t>’</w:t>
            </w:r>
            <w:r>
              <w:rPr>
                <w:rFonts w:cs="Times New Roman" w:hint="eastAsia"/>
                <w:sz w:val="20"/>
                <w:szCs w:val="20"/>
              </w:rPr>
              <w:t>라는</w:t>
            </w:r>
            <w:r>
              <w:rPr>
                <w:rFonts w:cs="Times New Roman" w:hint="eastAsia"/>
                <w:sz w:val="20"/>
                <w:szCs w:val="20"/>
              </w:rPr>
              <w:t xml:space="preserve"> </w:t>
            </w:r>
            <w:r>
              <w:rPr>
                <w:rFonts w:cs="Times New Roman" w:hint="eastAsia"/>
                <w:sz w:val="20"/>
                <w:szCs w:val="20"/>
              </w:rPr>
              <w:t>페이스북</w:t>
            </w:r>
            <w:r>
              <w:rPr>
                <w:rFonts w:cs="Times New Roman" w:hint="eastAsia"/>
                <w:sz w:val="20"/>
                <w:szCs w:val="20"/>
              </w:rPr>
              <w:t xml:space="preserve"> </w:t>
            </w:r>
            <w:r>
              <w:rPr>
                <w:rFonts w:cs="Times New Roman" w:hint="eastAsia"/>
                <w:sz w:val="20"/>
                <w:szCs w:val="20"/>
              </w:rPr>
              <w:t>기반의</w:t>
            </w:r>
            <w:r>
              <w:rPr>
                <w:rFonts w:cs="Times New Roman" w:hint="eastAsia"/>
                <w:sz w:val="20"/>
                <w:szCs w:val="20"/>
              </w:rPr>
              <w:t xml:space="preserve"> </w:t>
            </w:r>
            <w:r>
              <w:rPr>
                <w:rFonts w:cs="Times New Roman"/>
                <w:sz w:val="20"/>
                <w:szCs w:val="20"/>
              </w:rPr>
              <w:t xml:space="preserve">AI </w:t>
            </w:r>
            <w:r>
              <w:rPr>
                <w:rFonts w:cs="Times New Roman" w:hint="eastAsia"/>
                <w:sz w:val="20"/>
                <w:szCs w:val="20"/>
              </w:rPr>
              <w:t>챗봇</w:t>
            </w:r>
            <w:r>
              <w:rPr>
                <w:rFonts w:cs="Times New Roman" w:hint="eastAsia"/>
                <w:sz w:val="20"/>
                <w:szCs w:val="20"/>
              </w:rPr>
              <w:t xml:space="preserve"> </w:t>
            </w:r>
            <w:r>
              <w:rPr>
                <w:rFonts w:cs="Times New Roman" w:hint="eastAsia"/>
                <w:sz w:val="20"/>
                <w:szCs w:val="20"/>
              </w:rPr>
              <w:t>서비스</w:t>
            </w:r>
            <w:r>
              <w:rPr>
                <w:rFonts w:cs="Times New Roman" w:hint="eastAsia"/>
                <w:sz w:val="20"/>
                <w:szCs w:val="20"/>
              </w:rPr>
              <w:t xml:space="preserve"> </w:t>
            </w:r>
            <w:r>
              <w:rPr>
                <w:rFonts w:cs="Times New Roman" w:hint="eastAsia"/>
                <w:sz w:val="20"/>
                <w:szCs w:val="20"/>
              </w:rPr>
              <w:t>개발</w:t>
            </w:r>
            <w:r w:rsidRPr="00E07BF4">
              <w:rPr>
                <w:rFonts w:cs="Times New Roman" w:hint="eastAsia"/>
                <w:sz w:val="20"/>
                <w:szCs w:val="20"/>
              </w:rPr>
              <w:t>·운영에</w:t>
            </w:r>
            <w:r>
              <w:rPr>
                <w:rFonts w:cs="Times New Roman" w:hint="eastAsia"/>
                <w:sz w:val="20"/>
                <w:szCs w:val="20"/>
              </w:rPr>
              <w:t xml:space="preserve"> </w:t>
            </w:r>
            <w:r>
              <w:rPr>
                <w:rFonts w:cs="Times New Roman" w:hint="eastAsia"/>
                <w:sz w:val="20"/>
                <w:szCs w:val="20"/>
              </w:rPr>
              <w:t>자신의</w:t>
            </w:r>
            <w:r>
              <w:rPr>
                <w:rFonts w:cs="Times New Roman" w:hint="eastAsia"/>
                <w:sz w:val="20"/>
                <w:szCs w:val="20"/>
              </w:rPr>
              <w:t xml:space="preserve"> </w:t>
            </w:r>
            <w:r>
              <w:rPr>
                <w:rFonts w:cs="Times New Roman" w:hint="eastAsia"/>
                <w:sz w:val="20"/>
                <w:szCs w:val="20"/>
              </w:rPr>
              <w:t>대화내용이</w:t>
            </w:r>
            <w:r>
              <w:rPr>
                <w:rFonts w:cs="Times New Roman" w:hint="eastAsia"/>
                <w:sz w:val="20"/>
                <w:szCs w:val="20"/>
              </w:rPr>
              <w:t xml:space="preserve"> </w:t>
            </w:r>
            <w:r>
              <w:rPr>
                <w:rFonts w:cs="Times New Roman" w:hint="eastAsia"/>
                <w:sz w:val="20"/>
                <w:szCs w:val="20"/>
              </w:rPr>
              <w:t>이용될</w:t>
            </w:r>
            <w:r>
              <w:rPr>
                <w:rFonts w:cs="Times New Roman" w:hint="eastAsia"/>
                <w:sz w:val="20"/>
                <w:szCs w:val="20"/>
              </w:rPr>
              <w:t xml:space="preserve"> </w:t>
            </w:r>
            <w:r>
              <w:rPr>
                <w:rFonts w:cs="Times New Roman" w:hint="eastAsia"/>
                <w:sz w:val="20"/>
                <w:szCs w:val="20"/>
              </w:rPr>
              <w:t>것을</w:t>
            </w:r>
            <w:r>
              <w:rPr>
                <w:rFonts w:cs="Times New Roman" w:hint="eastAsia"/>
                <w:sz w:val="20"/>
                <w:szCs w:val="20"/>
              </w:rPr>
              <w:t xml:space="preserve"> </w:t>
            </w:r>
            <w:r>
              <w:rPr>
                <w:rFonts w:cs="Times New Roman" w:hint="eastAsia"/>
                <w:sz w:val="20"/>
                <w:szCs w:val="20"/>
              </w:rPr>
              <w:t>예상할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있다고</w:t>
            </w:r>
            <w:r>
              <w:rPr>
                <w:rFonts w:cs="Times New Roman" w:hint="eastAsia"/>
                <w:sz w:val="20"/>
                <w:szCs w:val="20"/>
              </w:rPr>
              <w:t xml:space="preserve"> </w:t>
            </w:r>
            <w:r>
              <w:rPr>
                <w:rFonts w:cs="Times New Roman" w:hint="eastAsia"/>
                <w:sz w:val="20"/>
                <w:szCs w:val="20"/>
              </w:rPr>
              <w:t>보기</w:t>
            </w:r>
            <w:r>
              <w:rPr>
                <w:rFonts w:cs="Times New Roman" w:hint="eastAsia"/>
                <w:sz w:val="20"/>
                <w:szCs w:val="20"/>
              </w:rPr>
              <w:t xml:space="preserve"> </w:t>
            </w:r>
            <w:r>
              <w:rPr>
                <w:rFonts w:cs="Times New Roman" w:hint="eastAsia"/>
                <w:sz w:val="20"/>
                <w:szCs w:val="20"/>
              </w:rPr>
              <w:t>어렵다면서</w:t>
            </w:r>
            <w:r>
              <w:rPr>
                <w:rFonts w:cs="Times New Roman" w:hint="eastAsia"/>
                <w:sz w:val="20"/>
                <w:szCs w:val="20"/>
              </w:rPr>
              <w:t>,</w:t>
            </w:r>
            <w:r>
              <w:rPr>
                <w:rFonts w:cs="Times New Roman"/>
                <w:sz w:val="20"/>
                <w:szCs w:val="20"/>
              </w:rPr>
              <w:t xml:space="preserve"> </w:t>
            </w:r>
            <w:r>
              <w:rPr>
                <w:rFonts w:cs="Times New Roman" w:hint="eastAsia"/>
                <w:sz w:val="20"/>
                <w:szCs w:val="20"/>
              </w:rPr>
              <w:t>이와</w:t>
            </w:r>
            <w:r>
              <w:rPr>
                <w:rFonts w:cs="Times New Roman" w:hint="eastAsia"/>
                <w:sz w:val="20"/>
                <w:szCs w:val="20"/>
              </w:rPr>
              <w:t xml:space="preserve"> </w:t>
            </w:r>
            <w:r>
              <w:rPr>
                <w:rFonts w:cs="Times New Roman" w:hint="eastAsia"/>
                <w:sz w:val="20"/>
                <w:szCs w:val="20"/>
              </w:rPr>
              <w:t>같이</w:t>
            </w:r>
            <w:r>
              <w:rPr>
                <w:rFonts w:cs="Times New Roman" w:hint="eastAsia"/>
                <w:sz w:val="20"/>
                <w:szCs w:val="20"/>
              </w:rPr>
              <w:t xml:space="preserve"> </w:t>
            </w:r>
            <w:r>
              <w:rPr>
                <w:rFonts w:cs="Times New Roman"/>
                <w:sz w:val="20"/>
                <w:szCs w:val="20"/>
              </w:rPr>
              <w:t>‘</w:t>
            </w:r>
            <w:r>
              <w:rPr>
                <w:rFonts w:cs="Times New Roman" w:hint="eastAsia"/>
                <w:sz w:val="20"/>
                <w:szCs w:val="20"/>
              </w:rPr>
              <w:t>이루다</w:t>
            </w:r>
            <w:r>
              <w:rPr>
                <w:rFonts w:cs="Times New Roman"/>
                <w:sz w:val="20"/>
                <w:szCs w:val="20"/>
              </w:rPr>
              <w:t>’</w:t>
            </w:r>
            <w:r>
              <w:rPr>
                <w:rFonts w:cs="Times New Roman" w:hint="eastAsia"/>
                <w:sz w:val="20"/>
                <w:szCs w:val="20"/>
              </w:rPr>
              <w:t>라는</w:t>
            </w:r>
            <w:r>
              <w:rPr>
                <w:rFonts w:cs="Times New Roman" w:hint="eastAsia"/>
                <w:sz w:val="20"/>
                <w:szCs w:val="20"/>
              </w:rPr>
              <w:t xml:space="preserve"> </w:t>
            </w:r>
            <w:r>
              <w:rPr>
                <w:rFonts w:cs="Times New Roman" w:hint="eastAsia"/>
                <w:sz w:val="20"/>
                <w:szCs w:val="20"/>
              </w:rPr>
              <w:t>신규서비스</w:t>
            </w:r>
            <w:r>
              <w:rPr>
                <w:rFonts w:cs="Times New Roman"/>
                <w:sz w:val="20"/>
                <w:szCs w:val="20"/>
              </w:rPr>
              <w:t xml:space="preserve"> </w:t>
            </w:r>
            <w:r>
              <w:rPr>
                <w:rFonts w:cs="Times New Roman" w:hint="eastAsia"/>
                <w:sz w:val="20"/>
                <w:szCs w:val="20"/>
              </w:rPr>
              <w:t>개발을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개인정보</w:t>
            </w:r>
            <w:r>
              <w:rPr>
                <w:rFonts w:cs="Times New Roman" w:hint="eastAsia"/>
                <w:sz w:val="20"/>
                <w:szCs w:val="20"/>
              </w:rPr>
              <w:lastRenderedPageBreak/>
              <w:t>를</w:t>
            </w:r>
            <w:r>
              <w:rPr>
                <w:rFonts w:cs="Times New Roman" w:hint="eastAsia"/>
                <w:sz w:val="20"/>
                <w:szCs w:val="20"/>
              </w:rPr>
              <w:t xml:space="preserve"> </w:t>
            </w:r>
            <w:r>
              <w:rPr>
                <w:rFonts w:cs="Times New Roman" w:hint="eastAsia"/>
                <w:sz w:val="20"/>
                <w:szCs w:val="20"/>
              </w:rPr>
              <w:t>이용한</w:t>
            </w:r>
            <w:r>
              <w:rPr>
                <w:rFonts w:cs="Times New Roman" w:hint="eastAsia"/>
                <w:sz w:val="20"/>
                <w:szCs w:val="20"/>
              </w:rPr>
              <w:t xml:space="preserve"> </w:t>
            </w:r>
            <w:r>
              <w:rPr>
                <w:rFonts w:cs="Times New Roman" w:hint="eastAsia"/>
                <w:sz w:val="20"/>
                <w:szCs w:val="20"/>
              </w:rPr>
              <w:t>것은</w:t>
            </w:r>
            <w:r>
              <w:rPr>
                <w:rFonts w:cs="Times New Roman" w:hint="eastAsia"/>
                <w:sz w:val="20"/>
                <w:szCs w:val="20"/>
              </w:rPr>
              <w:t xml:space="preserve"> </w:t>
            </w:r>
            <w:r>
              <w:rPr>
                <w:rFonts w:cs="Times New Roman" w:hint="eastAsia"/>
                <w:sz w:val="20"/>
                <w:szCs w:val="20"/>
              </w:rPr>
              <w:t>동의</w:t>
            </w:r>
            <w:r>
              <w:rPr>
                <w:rFonts w:cs="Times New Roman" w:hint="eastAsia"/>
                <w:sz w:val="20"/>
                <w:szCs w:val="20"/>
              </w:rPr>
              <w:t xml:space="preserve"> </w:t>
            </w:r>
            <w:r>
              <w:rPr>
                <w:rFonts w:cs="Times New Roman" w:hint="eastAsia"/>
                <w:sz w:val="20"/>
                <w:szCs w:val="20"/>
              </w:rPr>
              <w:t>범위를</w:t>
            </w:r>
            <w:r>
              <w:rPr>
                <w:rFonts w:cs="Times New Roman" w:hint="eastAsia"/>
                <w:sz w:val="20"/>
                <w:szCs w:val="20"/>
              </w:rPr>
              <w:t xml:space="preserve"> </w:t>
            </w:r>
            <w:r>
              <w:rPr>
                <w:rFonts w:cs="Times New Roman" w:hint="eastAsia"/>
                <w:sz w:val="20"/>
                <w:szCs w:val="20"/>
              </w:rPr>
              <w:t>벗어난</w:t>
            </w:r>
            <w:r>
              <w:rPr>
                <w:rFonts w:cs="Times New Roman" w:hint="eastAsia"/>
                <w:sz w:val="20"/>
                <w:szCs w:val="20"/>
              </w:rPr>
              <w:t xml:space="preserve"> </w:t>
            </w:r>
            <w:r>
              <w:rPr>
                <w:rFonts w:cs="Times New Roman" w:hint="eastAsia"/>
                <w:sz w:val="20"/>
                <w:szCs w:val="20"/>
              </w:rPr>
              <w:t>목적</w:t>
            </w:r>
            <w:r>
              <w:rPr>
                <w:rFonts w:cs="Times New Roman" w:hint="eastAsia"/>
                <w:sz w:val="20"/>
                <w:szCs w:val="20"/>
              </w:rPr>
              <w:t xml:space="preserve"> </w:t>
            </w:r>
            <w:r>
              <w:rPr>
                <w:rFonts w:cs="Times New Roman" w:hint="eastAsia"/>
                <w:sz w:val="20"/>
                <w:szCs w:val="20"/>
              </w:rPr>
              <w:t>외</w:t>
            </w:r>
            <w:r>
              <w:rPr>
                <w:rFonts w:cs="Times New Roman" w:hint="eastAsia"/>
                <w:sz w:val="20"/>
                <w:szCs w:val="20"/>
              </w:rPr>
              <w:t xml:space="preserve"> </w:t>
            </w:r>
            <w:r>
              <w:rPr>
                <w:rFonts w:cs="Times New Roman" w:hint="eastAsia"/>
                <w:sz w:val="20"/>
                <w:szCs w:val="20"/>
              </w:rPr>
              <w:t>이용이라고</w:t>
            </w:r>
            <w:r>
              <w:rPr>
                <w:rFonts w:cs="Times New Roman" w:hint="eastAsia"/>
                <w:sz w:val="20"/>
                <w:szCs w:val="20"/>
              </w:rPr>
              <w:t xml:space="preserve"> </w:t>
            </w:r>
            <w:r>
              <w:rPr>
                <w:rFonts w:cs="Times New Roman" w:hint="eastAsia"/>
                <w:sz w:val="20"/>
                <w:szCs w:val="20"/>
              </w:rPr>
              <w:t>판단한</w:t>
            </w:r>
            <w:r>
              <w:rPr>
                <w:rFonts w:cs="Times New Roman" w:hint="eastAsia"/>
                <w:sz w:val="20"/>
                <w:szCs w:val="20"/>
              </w:rPr>
              <w:t xml:space="preserve"> </w:t>
            </w:r>
            <w:r>
              <w:rPr>
                <w:rFonts w:cs="Times New Roman" w:hint="eastAsia"/>
                <w:sz w:val="20"/>
                <w:szCs w:val="20"/>
              </w:rPr>
              <w:t>바</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r>
              <w:rPr>
                <w:rFonts w:cs="Times New Roman"/>
                <w:sz w:val="20"/>
                <w:szCs w:val="20"/>
              </w:rPr>
              <w:t xml:space="preserve"> </w:t>
            </w:r>
          </w:p>
          <w:p w14:paraId="03A48C35" w14:textId="6F8CD8B8" w:rsidR="004E04A7" w:rsidRDefault="004E04A7" w:rsidP="004E04A7">
            <w:pPr>
              <w:pStyle w:val="a8"/>
              <w:widowControl/>
              <w:numPr>
                <w:ilvl w:val="0"/>
                <w:numId w:val="3"/>
              </w:numPr>
              <w:spacing w:before="40" w:after="120" w:line="276" w:lineRule="auto"/>
              <w:rPr>
                <w:rFonts w:cs="Times New Roman"/>
                <w:sz w:val="20"/>
                <w:szCs w:val="20"/>
              </w:rPr>
            </w:pPr>
            <w:r>
              <w:rPr>
                <w:rFonts w:cs="Times New Roman" w:hint="eastAsia"/>
                <w:sz w:val="20"/>
                <w:szCs w:val="20"/>
              </w:rPr>
              <w:t>위와</w:t>
            </w:r>
            <w:r>
              <w:rPr>
                <w:rFonts w:cs="Times New Roman" w:hint="eastAsia"/>
                <w:sz w:val="20"/>
                <w:szCs w:val="20"/>
              </w:rPr>
              <w:t xml:space="preserve"> </w:t>
            </w:r>
            <w:r>
              <w:rPr>
                <w:rFonts w:cs="Times New Roman" w:hint="eastAsia"/>
                <w:sz w:val="20"/>
                <w:szCs w:val="20"/>
              </w:rPr>
              <w:t>같은</w:t>
            </w:r>
            <w:r>
              <w:rPr>
                <w:rFonts w:cs="Times New Roman" w:hint="eastAsia"/>
                <w:sz w:val="20"/>
                <w:szCs w:val="20"/>
              </w:rPr>
              <w:t xml:space="preserve"> </w:t>
            </w:r>
            <w:r>
              <w:rPr>
                <w:rFonts w:cs="Times New Roman" w:hint="eastAsia"/>
                <w:sz w:val="20"/>
                <w:szCs w:val="20"/>
              </w:rPr>
              <w:t>개인정보보호위원회의</w:t>
            </w:r>
            <w:r>
              <w:rPr>
                <w:rFonts w:cs="Times New Roman" w:hint="eastAsia"/>
                <w:sz w:val="20"/>
                <w:szCs w:val="20"/>
              </w:rPr>
              <w:t xml:space="preserve"> </w:t>
            </w:r>
            <w:r>
              <w:rPr>
                <w:rFonts w:cs="Times New Roman" w:hint="eastAsia"/>
                <w:sz w:val="20"/>
                <w:szCs w:val="20"/>
              </w:rPr>
              <w:t>입장을</w:t>
            </w:r>
            <w:r>
              <w:rPr>
                <w:rFonts w:cs="Times New Roman" w:hint="eastAsia"/>
                <w:sz w:val="20"/>
                <w:szCs w:val="20"/>
              </w:rPr>
              <w:t xml:space="preserve"> </w:t>
            </w:r>
            <w:r>
              <w:rPr>
                <w:rFonts w:cs="Times New Roman" w:hint="eastAsia"/>
                <w:sz w:val="20"/>
                <w:szCs w:val="20"/>
              </w:rPr>
              <w:t>고려하여</w:t>
            </w:r>
            <w:r>
              <w:rPr>
                <w:rFonts w:cs="Times New Roman" w:hint="eastAsia"/>
                <w:sz w:val="20"/>
                <w:szCs w:val="20"/>
              </w:rPr>
              <w:t xml:space="preserve"> </w:t>
            </w:r>
            <w:r>
              <w:rPr>
                <w:rFonts w:cs="Times New Roman" w:hint="eastAsia"/>
                <w:sz w:val="20"/>
                <w:szCs w:val="20"/>
              </w:rPr>
              <w:t>보았을</w:t>
            </w:r>
            <w:r>
              <w:rPr>
                <w:rFonts w:cs="Times New Roman" w:hint="eastAsia"/>
                <w:sz w:val="20"/>
                <w:szCs w:val="20"/>
              </w:rPr>
              <w:t xml:space="preserve"> </w:t>
            </w:r>
            <w:r>
              <w:rPr>
                <w:rFonts w:cs="Times New Roman" w:hint="eastAsia"/>
                <w:sz w:val="20"/>
                <w:szCs w:val="20"/>
              </w:rPr>
              <w:t>때</w:t>
            </w:r>
            <w:r>
              <w:rPr>
                <w:rFonts w:cs="Times New Roman" w:hint="eastAsia"/>
                <w:sz w:val="20"/>
                <w:szCs w:val="20"/>
              </w:rPr>
              <w:t>,</w:t>
            </w:r>
            <w:r>
              <w:rPr>
                <w:rFonts w:cs="Times New Roman"/>
                <w:sz w:val="20"/>
                <w:szCs w:val="20"/>
              </w:rPr>
              <w:t xml:space="preserve"> </w:t>
            </w:r>
            <w:r>
              <w:rPr>
                <w:rFonts w:cs="Times New Roman" w:hint="eastAsia"/>
                <w:sz w:val="20"/>
                <w:szCs w:val="20"/>
              </w:rPr>
              <w:t>대상회사</w:t>
            </w:r>
            <w:r w:rsidR="00310DC0">
              <w:rPr>
                <w:rFonts w:cs="Times New Roman" w:hint="eastAsia"/>
                <w:sz w:val="20"/>
                <w:szCs w:val="20"/>
              </w:rPr>
              <w:t>가</w:t>
            </w:r>
            <w:r>
              <w:rPr>
                <w:rFonts w:cs="Times New Roman" w:hint="eastAsia"/>
                <w:sz w:val="20"/>
                <w:szCs w:val="20"/>
              </w:rPr>
              <w:t xml:space="preserve"> </w:t>
            </w:r>
            <w:r>
              <w:rPr>
                <w:rFonts w:cs="Times New Roman" w:hint="eastAsia"/>
                <w:sz w:val="20"/>
                <w:szCs w:val="20"/>
              </w:rPr>
              <w:t>수집한</w:t>
            </w:r>
            <w:r>
              <w:rPr>
                <w:rFonts w:cs="Times New Roman" w:hint="eastAsia"/>
                <w:sz w:val="20"/>
                <w:szCs w:val="20"/>
              </w:rPr>
              <w:t xml:space="preserve"> </w:t>
            </w:r>
            <w:r>
              <w:rPr>
                <w:rFonts w:cs="Times New Roman" w:hint="eastAsia"/>
                <w:sz w:val="20"/>
                <w:szCs w:val="20"/>
              </w:rPr>
              <w:t>개인정보를</w:t>
            </w:r>
            <w:r>
              <w:rPr>
                <w:rFonts w:cs="Times New Roman" w:hint="eastAsia"/>
                <w:sz w:val="20"/>
                <w:szCs w:val="20"/>
              </w:rPr>
              <w:t xml:space="preserve"> </w:t>
            </w:r>
            <w:r>
              <w:rPr>
                <w:rFonts w:cs="Times New Roman" w:hint="eastAsia"/>
                <w:sz w:val="20"/>
                <w:szCs w:val="20"/>
              </w:rPr>
              <w:t>모빌리티</w:t>
            </w:r>
            <w:r>
              <w:rPr>
                <w:rFonts w:cs="Times New Roman" w:hint="eastAsia"/>
                <w:sz w:val="20"/>
                <w:szCs w:val="20"/>
              </w:rPr>
              <w:t xml:space="preserve"> </w:t>
            </w:r>
            <w:r>
              <w:rPr>
                <w:rFonts w:cs="Times New Roman" w:hint="eastAsia"/>
                <w:sz w:val="20"/>
                <w:szCs w:val="20"/>
              </w:rPr>
              <w:t>사업과</w:t>
            </w:r>
            <w:r>
              <w:rPr>
                <w:rFonts w:cs="Times New Roman" w:hint="eastAsia"/>
                <w:sz w:val="20"/>
                <w:szCs w:val="20"/>
              </w:rPr>
              <w:t xml:space="preserve"> </w:t>
            </w:r>
            <w:r>
              <w:rPr>
                <w:rFonts w:cs="Times New Roman" w:hint="eastAsia"/>
                <w:sz w:val="20"/>
                <w:szCs w:val="20"/>
              </w:rPr>
              <w:t>무관한</w:t>
            </w:r>
            <w:r>
              <w:rPr>
                <w:rFonts w:cs="Times New Roman" w:hint="eastAsia"/>
                <w:sz w:val="20"/>
                <w:szCs w:val="20"/>
              </w:rPr>
              <w:t xml:space="preserve"> </w:t>
            </w:r>
            <w:r>
              <w:rPr>
                <w:rFonts w:cs="Times New Roman" w:hint="eastAsia"/>
                <w:sz w:val="20"/>
                <w:szCs w:val="20"/>
              </w:rPr>
              <w:t>전혀</w:t>
            </w:r>
            <w:r>
              <w:rPr>
                <w:rFonts w:cs="Times New Roman" w:hint="eastAsia"/>
                <w:sz w:val="20"/>
                <w:szCs w:val="20"/>
              </w:rPr>
              <w:t xml:space="preserve"> </w:t>
            </w:r>
            <w:r>
              <w:rPr>
                <w:rFonts w:cs="Times New Roman" w:hint="eastAsia"/>
                <w:sz w:val="20"/>
                <w:szCs w:val="20"/>
              </w:rPr>
              <w:t>별개의</w:t>
            </w:r>
            <w:r>
              <w:rPr>
                <w:rFonts w:cs="Times New Roman" w:hint="eastAsia"/>
                <w:sz w:val="20"/>
                <w:szCs w:val="20"/>
              </w:rPr>
              <w:t xml:space="preserve"> </w:t>
            </w:r>
            <w:r>
              <w:rPr>
                <w:rFonts w:cs="Times New Roman" w:hint="eastAsia"/>
                <w:sz w:val="20"/>
                <w:szCs w:val="20"/>
              </w:rPr>
              <w:t>서비스</w:t>
            </w:r>
            <w:r>
              <w:rPr>
                <w:rFonts w:cs="Times New Roman" w:hint="eastAsia"/>
                <w:sz w:val="20"/>
                <w:szCs w:val="20"/>
              </w:rPr>
              <w:t xml:space="preserve"> </w:t>
            </w:r>
            <w:r>
              <w:rPr>
                <w:rFonts w:cs="Times New Roman" w:hint="eastAsia"/>
                <w:sz w:val="20"/>
                <w:szCs w:val="20"/>
              </w:rPr>
              <w:t>개발을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정보가</w:t>
            </w:r>
            <w:r>
              <w:rPr>
                <w:rFonts w:cs="Times New Roman" w:hint="eastAsia"/>
                <w:sz w:val="20"/>
                <w:szCs w:val="20"/>
              </w:rPr>
              <w:t xml:space="preserve"> </w:t>
            </w:r>
            <w:r>
              <w:rPr>
                <w:rFonts w:cs="Times New Roman" w:hint="eastAsia"/>
                <w:sz w:val="20"/>
                <w:szCs w:val="20"/>
              </w:rPr>
              <w:t>사용되지</w:t>
            </w:r>
            <w:r>
              <w:rPr>
                <w:rFonts w:cs="Times New Roman" w:hint="eastAsia"/>
                <w:sz w:val="20"/>
                <w:szCs w:val="20"/>
              </w:rPr>
              <w:t xml:space="preserve"> </w:t>
            </w:r>
            <w:r>
              <w:rPr>
                <w:rFonts w:cs="Times New Roman" w:hint="eastAsia"/>
                <w:sz w:val="20"/>
                <w:szCs w:val="20"/>
              </w:rPr>
              <w:t>않도록</w:t>
            </w:r>
            <w:r>
              <w:rPr>
                <w:rFonts w:cs="Times New Roman" w:hint="eastAsia"/>
                <w:sz w:val="20"/>
                <w:szCs w:val="20"/>
              </w:rPr>
              <w:t xml:space="preserve"> </w:t>
            </w:r>
            <w:r>
              <w:rPr>
                <w:rFonts w:cs="Times New Roman" w:hint="eastAsia"/>
                <w:sz w:val="20"/>
                <w:szCs w:val="20"/>
              </w:rPr>
              <w:t>유의할</w:t>
            </w:r>
            <w:r>
              <w:rPr>
                <w:rFonts w:cs="Times New Roman" w:hint="eastAsia"/>
                <w:sz w:val="20"/>
                <w:szCs w:val="20"/>
              </w:rPr>
              <w:t xml:space="preserve"> </w:t>
            </w:r>
            <w:r>
              <w:rPr>
                <w:rFonts w:cs="Times New Roman" w:hint="eastAsia"/>
                <w:sz w:val="20"/>
                <w:szCs w:val="20"/>
              </w:rPr>
              <w:t>필요</w:t>
            </w:r>
            <w:r>
              <w:rPr>
                <w:rFonts w:cs="Times New Roman" w:hint="eastAsia"/>
                <w:sz w:val="20"/>
                <w:szCs w:val="20"/>
              </w:rPr>
              <w:t xml:space="preserve"> </w:t>
            </w:r>
            <w:r>
              <w:rPr>
                <w:rFonts w:cs="Times New Roman" w:hint="eastAsia"/>
                <w:sz w:val="20"/>
                <w:szCs w:val="20"/>
              </w:rPr>
              <w:t>있음</w:t>
            </w:r>
            <w:r>
              <w:rPr>
                <w:rFonts w:cs="Times New Roman"/>
                <w:sz w:val="20"/>
                <w:szCs w:val="20"/>
              </w:rPr>
              <w:t>(</w:t>
            </w:r>
            <w:r>
              <w:rPr>
                <w:rFonts w:cs="Times New Roman" w:hint="eastAsia"/>
                <w:sz w:val="20"/>
                <w:szCs w:val="20"/>
              </w:rPr>
              <w:t>다만</w:t>
            </w:r>
            <w:r>
              <w:rPr>
                <w:rFonts w:cs="Times New Roman" w:hint="eastAsia"/>
                <w:sz w:val="20"/>
                <w:szCs w:val="20"/>
              </w:rPr>
              <w:t>,</w:t>
            </w:r>
            <w:r>
              <w:rPr>
                <w:rFonts w:cs="Times New Roman"/>
                <w:sz w:val="20"/>
                <w:szCs w:val="20"/>
              </w:rPr>
              <w:t xml:space="preserve"> </w:t>
            </w:r>
            <w:r>
              <w:rPr>
                <w:rFonts w:cs="Times New Roman" w:hint="eastAsia"/>
                <w:sz w:val="20"/>
                <w:szCs w:val="20"/>
              </w:rPr>
              <w:t>Maas</w:t>
            </w:r>
            <w:r>
              <w:rPr>
                <w:rFonts w:cs="Times New Roman"/>
                <w:sz w:val="20"/>
                <w:szCs w:val="20"/>
              </w:rPr>
              <w:t xml:space="preserve"> </w:t>
            </w:r>
            <w:r>
              <w:rPr>
                <w:rFonts w:cs="Times New Roman" w:hint="eastAsia"/>
                <w:sz w:val="20"/>
                <w:szCs w:val="20"/>
              </w:rPr>
              <w:t>서비스</w:t>
            </w:r>
            <w:r>
              <w:rPr>
                <w:rFonts w:cs="Times New Roman" w:hint="eastAsia"/>
                <w:sz w:val="20"/>
                <w:szCs w:val="20"/>
              </w:rPr>
              <w:t xml:space="preserve"> </w:t>
            </w:r>
            <w:r>
              <w:rPr>
                <w:rFonts w:cs="Times New Roman" w:hint="eastAsia"/>
                <w:sz w:val="20"/>
                <w:szCs w:val="20"/>
              </w:rPr>
              <w:t>개발</w:t>
            </w:r>
            <w:r>
              <w:rPr>
                <w:rFonts w:cs="Times New Roman" w:hint="eastAsia"/>
                <w:sz w:val="20"/>
                <w:szCs w:val="20"/>
              </w:rPr>
              <w:t xml:space="preserve"> </w:t>
            </w:r>
            <w:r>
              <w:rPr>
                <w:rFonts w:cs="Times New Roman" w:hint="eastAsia"/>
                <w:sz w:val="20"/>
                <w:szCs w:val="20"/>
              </w:rPr>
              <w:t>등</w:t>
            </w:r>
            <w:r>
              <w:rPr>
                <w:rFonts w:cs="Times New Roman" w:hint="eastAsia"/>
                <w:sz w:val="20"/>
                <w:szCs w:val="20"/>
              </w:rPr>
              <w:t xml:space="preserve"> </w:t>
            </w:r>
            <w:r>
              <w:rPr>
                <w:rFonts w:cs="Times New Roman" w:hint="eastAsia"/>
                <w:sz w:val="20"/>
                <w:szCs w:val="20"/>
              </w:rPr>
              <w:t>모빌리티</w:t>
            </w:r>
            <w:r>
              <w:rPr>
                <w:rFonts w:cs="Times New Roman" w:hint="eastAsia"/>
                <w:sz w:val="20"/>
                <w:szCs w:val="20"/>
              </w:rPr>
              <w:t xml:space="preserve"> </w:t>
            </w:r>
            <w:r>
              <w:rPr>
                <w:rFonts w:cs="Times New Roman" w:hint="eastAsia"/>
                <w:sz w:val="20"/>
                <w:szCs w:val="20"/>
              </w:rPr>
              <w:t>사업과</w:t>
            </w:r>
            <w:r>
              <w:rPr>
                <w:rFonts w:cs="Times New Roman" w:hint="eastAsia"/>
                <w:sz w:val="20"/>
                <w:szCs w:val="20"/>
              </w:rPr>
              <w:t xml:space="preserve"> </w:t>
            </w:r>
            <w:r>
              <w:rPr>
                <w:rFonts w:cs="Times New Roman" w:hint="eastAsia"/>
                <w:sz w:val="20"/>
                <w:szCs w:val="20"/>
              </w:rPr>
              <w:t>관련한</w:t>
            </w:r>
            <w:r>
              <w:rPr>
                <w:rFonts w:cs="Times New Roman" w:hint="eastAsia"/>
                <w:sz w:val="20"/>
                <w:szCs w:val="20"/>
              </w:rPr>
              <w:t xml:space="preserve"> </w:t>
            </w:r>
            <w:r>
              <w:rPr>
                <w:rFonts w:cs="Times New Roman" w:hint="eastAsia"/>
                <w:sz w:val="20"/>
                <w:szCs w:val="20"/>
              </w:rPr>
              <w:t>서비스</w:t>
            </w:r>
            <w:r>
              <w:rPr>
                <w:rFonts w:cs="Times New Roman" w:hint="eastAsia"/>
                <w:sz w:val="20"/>
                <w:szCs w:val="20"/>
              </w:rPr>
              <w:t xml:space="preserve"> </w:t>
            </w:r>
            <w:r>
              <w:rPr>
                <w:rFonts w:cs="Times New Roman" w:hint="eastAsia"/>
                <w:sz w:val="20"/>
                <w:szCs w:val="20"/>
              </w:rPr>
              <w:t>개발은</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동의</w:t>
            </w:r>
            <w:r>
              <w:rPr>
                <w:rFonts w:cs="Times New Roman" w:hint="eastAsia"/>
                <w:sz w:val="20"/>
                <w:szCs w:val="20"/>
              </w:rPr>
              <w:t xml:space="preserve"> </w:t>
            </w:r>
            <w:r>
              <w:rPr>
                <w:rFonts w:cs="Times New Roman" w:hint="eastAsia"/>
                <w:sz w:val="20"/>
                <w:szCs w:val="20"/>
              </w:rPr>
              <w:t>범위</w:t>
            </w:r>
            <w:r>
              <w:rPr>
                <w:rFonts w:cs="Times New Roman" w:hint="eastAsia"/>
                <w:sz w:val="20"/>
                <w:szCs w:val="20"/>
              </w:rPr>
              <w:t xml:space="preserve"> </w:t>
            </w:r>
            <w:r>
              <w:rPr>
                <w:rFonts w:cs="Times New Roman" w:hint="eastAsia"/>
                <w:sz w:val="20"/>
                <w:szCs w:val="20"/>
              </w:rPr>
              <w:t>내로</w:t>
            </w:r>
            <w:r>
              <w:rPr>
                <w:rFonts w:cs="Times New Roman" w:hint="eastAsia"/>
                <w:sz w:val="20"/>
                <w:szCs w:val="20"/>
              </w:rPr>
              <w:t xml:space="preserve"> </w:t>
            </w:r>
            <w:r>
              <w:rPr>
                <w:rFonts w:cs="Times New Roman" w:hint="eastAsia"/>
                <w:sz w:val="20"/>
                <w:szCs w:val="20"/>
              </w:rPr>
              <w:t>해석하는</w:t>
            </w:r>
            <w:r>
              <w:rPr>
                <w:rFonts w:cs="Times New Roman" w:hint="eastAsia"/>
                <w:sz w:val="20"/>
                <w:szCs w:val="20"/>
              </w:rPr>
              <w:t xml:space="preserve"> </w:t>
            </w:r>
            <w:r>
              <w:rPr>
                <w:rFonts w:cs="Times New Roman" w:hint="eastAsia"/>
                <w:sz w:val="20"/>
                <w:szCs w:val="20"/>
              </w:rPr>
              <w:t>것이</w:t>
            </w:r>
            <w:r>
              <w:rPr>
                <w:rFonts w:cs="Times New Roman" w:hint="eastAsia"/>
                <w:sz w:val="20"/>
                <w:szCs w:val="20"/>
              </w:rPr>
              <w:t xml:space="preserve"> </w:t>
            </w:r>
            <w:r>
              <w:rPr>
                <w:rFonts w:cs="Times New Roman" w:hint="eastAsia"/>
                <w:sz w:val="20"/>
                <w:szCs w:val="20"/>
              </w:rPr>
              <w:t>합리적일</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판단됨</w:t>
            </w:r>
            <w:r>
              <w:rPr>
                <w:rFonts w:cs="Times New Roman"/>
                <w:sz w:val="20"/>
                <w:szCs w:val="20"/>
              </w:rPr>
              <w:t>)</w:t>
            </w:r>
            <w:r w:rsidR="00342A90">
              <w:rPr>
                <w:rFonts w:cs="Times New Roman"/>
                <w:sz w:val="20"/>
                <w:szCs w:val="20"/>
              </w:rPr>
              <w:t>.</w:t>
            </w:r>
          </w:p>
          <w:p w14:paraId="3973693F" w14:textId="60314F79" w:rsidR="004E04A7" w:rsidRDefault="004E04A7" w:rsidP="00342A90">
            <w:pPr>
              <w:pStyle w:val="a8"/>
              <w:widowControl/>
              <w:numPr>
                <w:ilvl w:val="0"/>
                <w:numId w:val="2"/>
              </w:numPr>
              <w:spacing w:before="40" w:after="120" w:line="276" w:lineRule="auto"/>
              <w:rPr>
                <w:rFonts w:cs="Times New Roman"/>
                <w:sz w:val="20"/>
                <w:szCs w:val="20"/>
              </w:rPr>
            </w:pPr>
            <w:r>
              <w:rPr>
                <w:rFonts w:cs="Times New Roman" w:hint="eastAsia"/>
                <w:sz w:val="20"/>
                <w:szCs w:val="20"/>
              </w:rPr>
              <w:t>카카오</w:t>
            </w:r>
            <w:r>
              <w:rPr>
                <w:rFonts w:cs="Times New Roman" w:hint="eastAsia"/>
                <w:sz w:val="20"/>
                <w:szCs w:val="20"/>
              </w:rPr>
              <w:t xml:space="preserve"> T</w:t>
            </w:r>
            <w:r>
              <w:rPr>
                <w:rFonts w:cs="Times New Roman"/>
                <w:sz w:val="20"/>
                <w:szCs w:val="20"/>
              </w:rPr>
              <w:t xml:space="preserve"> </w:t>
            </w:r>
            <w:r>
              <w:rPr>
                <w:rFonts w:cs="Times New Roman" w:hint="eastAsia"/>
                <w:sz w:val="20"/>
                <w:szCs w:val="20"/>
              </w:rPr>
              <w:t>대리</w:t>
            </w:r>
            <w:r>
              <w:rPr>
                <w:rFonts w:cs="Times New Roman" w:hint="eastAsia"/>
                <w:sz w:val="20"/>
                <w:szCs w:val="20"/>
              </w:rPr>
              <w:t xml:space="preserve"> </w:t>
            </w:r>
            <w:r>
              <w:rPr>
                <w:rFonts w:cs="Times New Roman" w:hint="eastAsia"/>
                <w:sz w:val="20"/>
                <w:szCs w:val="20"/>
              </w:rPr>
              <w:t>앱</w:t>
            </w:r>
            <w:r w:rsidR="00342A90">
              <w:rPr>
                <w:rFonts w:cs="Times New Roman" w:hint="eastAsia"/>
                <w:sz w:val="20"/>
                <w:szCs w:val="20"/>
              </w:rPr>
              <w:t>,</w:t>
            </w:r>
            <w:r>
              <w:rPr>
                <w:rFonts w:cs="Times New Roman"/>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sz w:val="20"/>
                <w:szCs w:val="20"/>
              </w:rPr>
              <w:t>T</w:t>
            </w:r>
            <w:r>
              <w:rPr>
                <w:rFonts w:cs="Times New Roman" w:hint="eastAsia"/>
                <w:sz w:val="20"/>
                <w:szCs w:val="20"/>
              </w:rPr>
              <w:t>대리기사용</w:t>
            </w:r>
            <w:r>
              <w:rPr>
                <w:rFonts w:cs="Times New Roman" w:hint="eastAsia"/>
                <w:sz w:val="20"/>
                <w:szCs w:val="20"/>
              </w:rPr>
              <w:t xml:space="preserve"> </w:t>
            </w:r>
            <w:r>
              <w:rPr>
                <w:rFonts w:cs="Times New Roman" w:hint="eastAsia"/>
                <w:sz w:val="20"/>
                <w:szCs w:val="20"/>
              </w:rPr>
              <w:t>앱</w:t>
            </w:r>
            <w:r>
              <w:rPr>
                <w:rFonts w:cs="Times New Roman" w:hint="eastAsia"/>
                <w:sz w:val="20"/>
                <w:szCs w:val="20"/>
              </w:rPr>
              <w:t xml:space="preserve">, </w:t>
            </w:r>
            <w:r>
              <w:rPr>
                <w:rFonts w:cs="Times New Roman" w:hint="eastAsia"/>
                <w:sz w:val="20"/>
                <w:szCs w:val="20"/>
              </w:rPr>
              <w:t>카카오내비</w:t>
            </w:r>
            <w:r>
              <w:rPr>
                <w:rFonts w:cs="Times New Roman" w:hint="eastAsia"/>
                <w:sz w:val="20"/>
                <w:szCs w:val="20"/>
              </w:rPr>
              <w:t xml:space="preserve"> </w:t>
            </w:r>
            <w:r>
              <w:rPr>
                <w:rFonts w:cs="Times New Roman" w:hint="eastAsia"/>
                <w:sz w:val="20"/>
                <w:szCs w:val="20"/>
              </w:rPr>
              <w:t>앱</w:t>
            </w:r>
            <w:r>
              <w:rPr>
                <w:rFonts w:cs="Times New Roman" w:hint="eastAsia"/>
                <w:sz w:val="20"/>
                <w:szCs w:val="20"/>
              </w:rPr>
              <w:t xml:space="preserve"> </w:t>
            </w:r>
            <w:r>
              <w:rPr>
                <w:rFonts w:cs="Times New Roman" w:hint="eastAsia"/>
                <w:sz w:val="20"/>
                <w:szCs w:val="20"/>
              </w:rPr>
              <w:t>이용자의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동의문구상</w:t>
            </w:r>
            <w:r>
              <w:rPr>
                <w:rFonts w:cs="Times New Roman" w:hint="eastAsia"/>
                <w:sz w:val="20"/>
                <w:szCs w:val="20"/>
              </w:rPr>
              <w:t xml:space="preserve"> </w:t>
            </w:r>
            <w:r>
              <w:rPr>
                <w:rFonts w:cs="Times New Roman" w:hint="eastAsia"/>
                <w:sz w:val="20"/>
                <w:szCs w:val="20"/>
              </w:rPr>
              <w:t>신규서비스</w:t>
            </w:r>
            <w:r>
              <w:rPr>
                <w:rFonts w:cs="Times New Roman" w:hint="eastAsia"/>
                <w:sz w:val="20"/>
                <w:szCs w:val="20"/>
              </w:rPr>
              <w:t xml:space="preserve"> </w:t>
            </w:r>
            <w:r>
              <w:rPr>
                <w:rFonts w:cs="Times New Roman" w:hint="eastAsia"/>
                <w:sz w:val="20"/>
                <w:szCs w:val="20"/>
              </w:rPr>
              <w:t>개발을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본인의</w:t>
            </w:r>
            <w:r>
              <w:rPr>
                <w:rFonts w:cs="Times New Roman" w:hint="eastAsia"/>
                <w:sz w:val="20"/>
                <w:szCs w:val="20"/>
              </w:rPr>
              <w:t xml:space="preserve"> </w:t>
            </w:r>
            <w:r>
              <w:rPr>
                <w:rFonts w:cs="Times New Roman" w:hint="eastAsia"/>
                <w:sz w:val="20"/>
                <w:szCs w:val="20"/>
              </w:rPr>
              <w:t>개인정보가</w:t>
            </w:r>
            <w:r>
              <w:rPr>
                <w:rFonts w:cs="Times New Roman" w:hint="eastAsia"/>
                <w:sz w:val="20"/>
                <w:szCs w:val="20"/>
              </w:rPr>
              <w:t xml:space="preserve"> </w:t>
            </w:r>
            <w:r>
              <w:rPr>
                <w:rFonts w:cs="Times New Roman" w:hint="eastAsia"/>
                <w:sz w:val="20"/>
                <w:szCs w:val="20"/>
              </w:rPr>
              <w:t>이용될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있다는</w:t>
            </w:r>
            <w:r>
              <w:rPr>
                <w:rFonts w:cs="Times New Roman" w:hint="eastAsia"/>
                <w:sz w:val="20"/>
                <w:szCs w:val="20"/>
              </w:rPr>
              <w:t xml:space="preserve"> </w:t>
            </w:r>
            <w:r>
              <w:rPr>
                <w:rFonts w:cs="Times New Roman" w:hint="eastAsia"/>
                <w:sz w:val="20"/>
                <w:szCs w:val="20"/>
              </w:rPr>
              <w:t>점을</w:t>
            </w:r>
            <w:r>
              <w:rPr>
                <w:rFonts w:cs="Times New Roman" w:hint="eastAsia"/>
                <w:sz w:val="20"/>
                <w:szCs w:val="20"/>
              </w:rPr>
              <w:t xml:space="preserve"> </w:t>
            </w:r>
            <w:r>
              <w:rPr>
                <w:rFonts w:cs="Times New Roman" w:hint="eastAsia"/>
                <w:sz w:val="20"/>
                <w:szCs w:val="20"/>
              </w:rPr>
              <w:t>예측하기는</w:t>
            </w:r>
            <w:r>
              <w:rPr>
                <w:rFonts w:cs="Times New Roman" w:hint="eastAsia"/>
                <w:sz w:val="20"/>
                <w:szCs w:val="20"/>
              </w:rPr>
              <w:t xml:space="preserve"> </w:t>
            </w:r>
            <w:r>
              <w:rPr>
                <w:rFonts w:cs="Times New Roman" w:hint="eastAsia"/>
                <w:sz w:val="20"/>
                <w:szCs w:val="20"/>
              </w:rPr>
              <w:t>어려울</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예상됨</w:t>
            </w:r>
            <w:r>
              <w:rPr>
                <w:rFonts w:cs="Times New Roman" w:hint="eastAsia"/>
                <w:sz w:val="20"/>
                <w:szCs w:val="20"/>
              </w:rPr>
              <w:t>.</w:t>
            </w:r>
            <w:r>
              <w:rPr>
                <w:rFonts w:cs="Times New Roman"/>
                <w:sz w:val="20"/>
                <w:szCs w:val="20"/>
              </w:rPr>
              <w:t xml:space="preserve"> </w:t>
            </w:r>
            <w:r>
              <w:rPr>
                <w:rFonts w:cs="Times New Roman" w:hint="eastAsia"/>
                <w:sz w:val="20"/>
                <w:szCs w:val="20"/>
              </w:rPr>
              <w:t>따라서</w:t>
            </w:r>
            <w:r>
              <w:rPr>
                <w:rFonts w:cs="Times New Roman" w:hint="eastAsia"/>
                <w:sz w:val="20"/>
                <w:szCs w:val="20"/>
              </w:rPr>
              <w:t xml:space="preserve">, </w:t>
            </w:r>
            <w:r>
              <w:rPr>
                <w:rFonts w:cs="Times New Roman" w:hint="eastAsia"/>
                <w:sz w:val="20"/>
                <w:szCs w:val="20"/>
              </w:rPr>
              <w:t>향후</w:t>
            </w:r>
            <w:r>
              <w:rPr>
                <w:rFonts w:cs="Times New Roman" w:hint="eastAsia"/>
                <w:sz w:val="20"/>
                <w:szCs w:val="20"/>
              </w:rPr>
              <w:t xml:space="preserve"> </w:t>
            </w:r>
            <w:r>
              <w:rPr>
                <w:rFonts w:cs="Times New Roman" w:hint="eastAsia"/>
                <w:sz w:val="20"/>
                <w:szCs w:val="20"/>
              </w:rPr>
              <w:t>신규서비스</w:t>
            </w:r>
            <w:r>
              <w:rPr>
                <w:rFonts w:cs="Times New Roman" w:hint="eastAsia"/>
                <w:sz w:val="20"/>
                <w:szCs w:val="20"/>
              </w:rPr>
              <w:t xml:space="preserve"> </w:t>
            </w:r>
            <w:r>
              <w:rPr>
                <w:rFonts w:cs="Times New Roman" w:hint="eastAsia"/>
                <w:sz w:val="20"/>
                <w:szCs w:val="20"/>
              </w:rPr>
              <w:t>개발을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위</w:t>
            </w:r>
            <w:r>
              <w:rPr>
                <w:rFonts w:cs="Times New Roman" w:hint="eastAsia"/>
                <w:sz w:val="20"/>
                <w:szCs w:val="20"/>
              </w:rPr>
              <w:t xml:space="preserve"> </w:t>
            </w:r>
            <w:r>
              <w:rPr>
                <w:rFonts w:cs="Times New Roman" w:hint="eastAsia"/>
                <w:sz w:val="20"/>
                <w:szCs w:val="20"/>
              </w:rPr>
              <w:t>각</w:t>
            </w:r>
            <w:r>
              <w:rPr>
                <w:rFonts w:cs="Times New Roman" w:hint="eastAsia"/>
                <w:sz w:val="20"/>
                <w:szCs w:val="20"/>
              </w:rPr>
              <w:t xml:space="preserve"> </w:t>
            </w:r>
            <w:r>
              <w:rPr>
                <w:rFonts w:cs="Times New Roman" w:hint="eastAsia"/>
                <w:sz w:val="20"/>
                <w:szCs w:val="20"/>
              </w:rPr>
              <w:t>앱을</w:t>
            </w:r>
            <w:r>
              <w:rPr>
                <w:rFonts w:cs="Times New Roman" w:hint="eastAsia"/>
                <w:sz w:val="20"/>
                <w:szCs w:val="20"/>
              </w:rPr>
              <w:t xml:space="preserve"> </w:t>
            </w:r>
            <w:r>
              <w:rPr>
                <w:rFonts w:cs="Times New Roman" w:hint="eastAsia"/>
                <w:sz w:val="20"/>
                <w:szCs w:val="20"/>
              </w:rPr>
              <w:t>통해</w:t>
            </w:r>
            <w:r>
              <w:rPr>
                <w:rFonts w:cs="Times New Roman" w:hint="eastAsia"/>
                <w:sz w:val="20"/>
                <w:szCs w:val="20"/>
              </w:rPr>
              <w:t xml:space="preserve"> </w:t>
            </w:r>
            <w:r>
              <w:rPr>
                <w:rFonts w:cs="Times New Roman" w:hint="eastAsia"/>
                <w:sz w:val="20"/>
                <w:szCs w:val="20"/>
              </w:rPr>
              <w:t>수집된</w:t>
            </w:r>
            <w:r>
              <w:rPr>
                <w:rFonts w:cs="Times New Roman" w:hint="eastAsia"/>
                <w:sz w:val="20"/>
                <w:szCs w:val="20"/>
              </w:rPr>
              <w:t xml:space="preserve"> </w:t>
            </w:r>
            <w:r>
              <w:rPr>
                <w:rFonts w:cs="Times New Roman" w:hint="eastAsia"/>
                <w:sz w:val="20"/>
                <w:szCs w:val="20"/>
              </w:rPr>
              <w:t>개인</w:t>
            </w:r>
            <w:r>
              <w:rPr>
                <w:rFonts w:cs="Times New Roman" w:hint="eastAsia"/>
                <w:sz w:val="20"/>
                <w:szCs w:val="20"/>
              </w:rPr>
              <w:t>(</w:t>
            </w:r>
            <w:r>
              <w:rPr>
                <w:rFonts w:cs="Times New Roman" w:hint="eastAsia"/>
                <w:sz w:val="20"/>
                <w:szCs w:val="20"/>
              </w:rPr>
              <w:t>위치</w:t>
            </w:r>
            <w:r>
              <w:rPr>
                <w:rFonts w:cs="Times New Roman" w:hint="eastAsia"/>
                <w:sz w:val="20"/>
                <w:szCs w:val="20"/>
              </w:rPr>
              <w:t>)</w:t>
            </w:r>
            <w:r>
              <w:rPr>
                <w:rFonts w:cs="Times New Roman" w:hint="eastAsia"/>
                <w:sz w:val="20"/>
                <w:szCs w:val="20"/>
              </w:rPr>
              <w:t>정보까지</w:t>
            </w:r>
            <w:r>
              <w:rPr>
                <w:rFonts w:cs="Times New Roman" w:hint="eastAsia"/>
                <w:sz w:val="20"/>
                <w:szCs w:val="20"/>
              </w:rPr>
              <w:t xml:space="preserve"> </w:t>
            </w:r>
            <w:r>
              <w:rPr>
                <w:rFonts w:cs="Times New Roman" w:hint="eastAsia"/>
                <w:sz w:val="20"/>
                <w:szCs w:val="20"/>
              </w:rPr>
              <w:t>활용하고자</w:t>
            </w:r>
            <w:r>
              <w:rPr>
                <w:rFonts w:cs="Times New Roman" w:hint="eastAsia"/>
                <w:sz w:val="20"/>
                <w:szCs w:val="20"/>
              </w:rPr>
              <w:t xml:space="preserve"> </w:t>
            </w:r>
            <w:r>
              <w:rPr>
                <w:rFonts w:cs="Times New Roman" w:hint="eastAsia"/>
                <w:sz w:val="20"/>
                <w:szCs w:val="20"/>
              </w:rPr>
              <w:t>하는</w:t>
            </w:r>
            <w:r>
              <w:rPr>
                <w:rFonts w:cs="Times New Roman" w:hint="eastAsia"/>
                <w:sz w:val="20"/>
                <w:szCs w:val="20"/>
              </w:rPr>
              <w:t xml:space="preserve"> </w:t>
            </w:r>
            <w:r>
              <w:rPr>
                <w:rFonts w:cs="Times New Roman" w:hint="eastAsia"/>
                <w:sz w:val="20"/>
                <w:szCs w:val="20"/>
              </w:rPr>
              <w:t>경우라면</w:t>
            </w:r>
            <w:r>
              <w:rPr>
                <w:rFonts w:cs="Times New Roman" w:hint="eastAsia"/>
                <w:sz w:val="20"/>
                <w:szCs w:val="20"/>
              </w:rPr>
              <w:t xml:space="preserve"> </w:t>
            </w:r>
            <w:r>
              <w:rPr>
                <w:rFonts w:cs="Times New Roman" w:hint="eastAsia"/>
                <w:sz w:val="20"/>
                <w:szCs w:val="20"/>
              </w:rPr>
              <w:t>현재</w:t>
            </w:r>
            <w:r>
              <w:rPr>
                <w:rFonts w:cs="Times New Roman" w:hint="eastAsia"/>
                <w:sz w:val="20"/>
                <w:szCs w:val="20"/>
              </w:rPr>
              <w:t xml:space="preserve"> </w:t>
            </w:r>
            <w:r>
              <w:rPr>
                <w:rFonts w:cs="Times New Roman" w:hint="eastAsia"/>
                <w:sz w:val="20"/>
                <w:szCs w:val="20"/>
              </w:rPr>
              <w:t>동의서</w:t>
            </w:r>
            <w:r>
              <w:rPr>
                <w:rFonts w:cs="Times New Roman" w:hint="eastAsia"/>
                <w:sz w:val="20"/>
                <w:szCs w:val="20"/>
              </w:rPr>
              <w:t xml:space="preserve"> </w:t>
            </w:r>
            <w:r>
              <w:rPr>
                <w:rFonts w:cs="Times New Roman" w:hint="eastAsia"/>
                <w:sz w:val="20"/>
                <w:szCs w:val="20"/>
              </w:rPr>
              <w:t>문구를</w:t>
            </w:r>
            <w:r>
              <w:rPr>
                <w:rFonts w:cs="Times New Roman" w:hint="eastAsia"/>
                <w:sz w:val="20"/>
                <w:szCs w:val="20"/>
              </w:rPr>
              <w:t xml:space="preserve"> </w:t>
            </w:r>
            <w:r>
              <w:rPr>
                <w:rFonts w:cs="Times New Roman" w:hint="eastAsia"/>
                <w:sz w:val="20"/>
                <w:szCs w:val="20"/>
              </w:rPr>
              <w:t>보완하여</w:t>
            </w:r>
            <w:r>
              <w:rPr>
                <w:rFonts w:cs="Times New Roman" w:hint="eastAsia"/>
                <w:sz w:val="20"/>
                <w:szCs w:val="20"/>
              </w:rPr>
              <w:t xml:space="preserve"> </w:t>
            </w:r>
            <w:r>
              <w:rPr>
                <w:rFonts w:cs="Times New Roman" w:hint="eastAsia"/>
                <w:sz w:val="20"/>
                <w:szCs w:val="20"/>
              </w:rPr>
              <w:t>명시적으로</w:t>
            </w:r>
            <w:r>
              <w:rPr>
                <w:rFonts w:cs="Times New Roman" w:hint="eastAsia"/>
                <w:sz w:val="20"/>
                <w:szCs w:val="20"/>
              </w:rPr>
              <w:t xml:space="preserve"> </w:t>
            </w:r>
            <w:r>
              <w:rPr>
                <w:rFonts w:cs="Times New Roman"/>
                <w:sz w:val="20"/>
                <w:szCs w:val="20"/>
              </w:rPr>
              <w:t>‘</w:t>
            </w:r>
            <w:r>
              <w:rPr>
                <w:rFonts w:cs="Times New Roman" w:hint="eastAsia"/>
                <w:sz w:val="20"/>
                <w:szCs w:val="20"/>
              </w:rPr>
              <w:t>신규서비스</w:t>
            </w:r>
            <w:r>
              <w:rPr>
                <w:rFonts w:cs="Times New Roman" w:hint="eastAsia"/>
                <w:sz w:val="20"/>
                <w:szCs w:val="20"/>
              </w:rPr>
              <w:t xml:space="preserve"> </w:t>
            </w:r>
            <w:r>
              <w:rPr>
                <w:rFonts w:cs="Times New Roman" w:hint="eastAsia"/>
                <w:sz w:val="20"/>
                <w:szCs w:val="20"/>
              </w:rPr>
              <w:t>개발</w:t>
            </w:r>
            <w:r>
              <w:rPr>
                <w:rFonts w:cs="Times New Roman"/>
                <w:sz w:val="20"/>
                <w:szCs w:val="20"/>
              </w:rPr>
              <w:t>’</w:t>
            </w:r>
            <w:r>
              <w:rPr>
                <w:rFonts w:cs="Times New Roman" w:hint="eastAsia"/>
                <w:sz w:val="20"/>
                <w:szCs w:val="20"/>
              </w:rPr>
              <w:t>을</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이용목적으로</w:t>
            </w:r>
            <w:r>
              <w:rPr>
                <w:rFonts w:cs="Times New Roman" w:hint="eastAsia"/>
                <w:sz w:val="20"/>
                <w:szCs w:val="20"/>
              </w:rPr>
              <w:t xml:space="preserve"> </w:t>
            </w:r>
            <w:r>
              <w:rPr>
                <w:rFonts w:cs="Times New Roman" w:hint="eastAsia"/>
                <w:sz w:val="20"/>
                <w:szCs w:val="20"/>
              </w:rPr>
              <w:t>나열할</w:t>
            </w:r>
            <w:r>
              <w:rPr>
                <w:rFonts w:cs="Times New Roman" w:hint="eastAsia"/>
                <w:sz w:val="20"/>
                <w:szCs w:val="20"/>
              </w:rPr>
              <w:t xml:space="preserve"> </w:t>
            </w:r>
            <w:r>
              <w:rPr>
                <w:rFonts w:cs="Times New Roman" w:hint="eastAsia"/>
                <w:sz w:val="20"/>
                <w:szCs w:val="20"/>
              </w:rPr>
              <w:t>필요가</w:t>
            </w:r>
            <w:r>
              <w:rPr>
                <w:rFonts w:cs="Times New Roman" w:hint="eastAsia"/>
                <w:sz w:val="20"/>
                <w:szCs w:val="20"/>
              </w:rPr>
              <w:t xml:space="preserve"> </w:t>
            </w:r>
            <w:r>
              <w:rPr>
                <w:rFonts w:cs="Times New Roman" w:hint="eastAsia"/>
                <w:sz w:val="20"/>
                <w:szCs w:val="20"/>
              </w:rPr>
              <w:t>있을</w:t>
            </w:r>
            <w:r>
              <w:rPr>
                <w:rFonts w:cs="Times New Roman" w:hint="eastAsia"/>
                <w:sz w:val="20"/>
                <w:szCs w:val="20"/>
              </w:rPr>
              <w:t xml:space="preserve"> </w:t>
            </w:r>
            <w:r>
              <w:rPr>
                <w:rFonts w:cs="Times New Roman" w:hint="eastAsia"/>
                <w:sz w:val="20"/>
                <w:szCs w:val="20"/>
              </w:rPr>
              <w:t>것임</w:t>
            </w:r>
            <w:r>
              <w:rPr>
                <w:rFonts w:cs="Times New Roman" w:hint="eastAsia"/>
                <w:sz w:val="20"/>
                <w:szCs w:val="20"/>
              </w:rPr>
              <w:t>.</w:t>
            </w:r>
            <w:r>
              <w:rPr>
                <w:rFonts w:cs="Times New Roman"/>
                <w:sz w:val="20"/>
                <w:szCs w:val="20"/>
              </w:rPr>
              <w:t xml:space="preserve"> </w:t>
            </w:r>
          </w:p>
        </w:tc>
        <w:tc>
          <w:tcPr>
            <w:tcW w:w="27" w:type="pct"/>
            <w:tcBorders>
              <w:top w:val="nil"/>
              <w:bottom w:val="nil"/>
            </w:tcBorders>
          </w:tcPr>
          <w:p w14:paraId="1B996BDF"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67CBFADD" w14:textId="0B67C922" w:rsidR="004E04A7" w:rsidRDefault="004E04A7" w:rsidP="00342A90">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sidR="001B59D7">
              <w:rPr>
                <w:rFonts w:cs="Times New Roman" w:hint="eastAsia"/>
                <w:sz w:val="20"/>
                <w:szCs w:val="20"/>
              </w:rPr>
              <w:t>.</w:t>
            </w:r>
          </w:p>
        </w:tc>
      </w:tr>
      <w:tr w:rsidR="004E04A7" w:rsidRPr="00AA0FD5" w14:paraId="436C67CF" w14:textId="77777777" w:rsidTr="00061A1F">
        <w:trPr>
          <w:trHeight w:val="132"/>
        </w:trPr>
        <w:tc>
          <w:tcPr>
            <w:tcW w:w="619" w:type="pct"/>
          </w:tcPr>
          <w:p w14:paraId="02EA9E2D" w14:textId="67F4DBAF" w:rsidR="004E04A7" w:rsidRPr="002B558B" w:rsidRDefault="004E04A7" w:rsidP="004E04A7">
            <w:pPr>
              <w:widowControl/>
              <w:spacing w:before="40" w:after="120" w:line="276" w:lineRule="auto"/>
              <w:jc w:val="center"/>
              <w:outlineLvl w:val="0"/>
              <w:rPr>
                <w:rFonts w:cs="Times New Roman"/>
                <w:b/>
                <w:color w:val="404040" w:themeColor="text1" w:themeTint="BF"/>
                <w:kern w:val="0"/>
                <w:sz w:val="20"/>
                <w:szCs w:val="20"/>
              </w:rPr>
            </w:pPr>
            <w:bookmarkStart w:id="182" w:name="_Toc108480444"/>
            <w:bookmarkStart w:id="183" w:name="_Toc108513000"/>
            <w:r w:rsidRPr="002B558B">
              <w:rPr>
                <w:rFonts w:cs="Times New Roman" w:hint="eastAsia"/>
                <w:b/>
                <w:color w:val="404040" w:themeColor="text1" w:themeTint="BF"/>
                <w:kern w:val="0"/>
                <w:sz w:val="20"/>
                <w:szCs w:val="20"/>
              </w:rPr>
              <w:t>지식재산권</w:t>
            </w:r>
            <w:r w:rsidRPr="002B558B">
              <w:rPr>
                <w:rFonts w:cs="Times New Roman" w:hint="eastAsia"/>
                <w:b/>
                <w:color w:val="404040" w:themeColor="text1" w:themeTint="BF"/>
                <w:kern w:val="0"/>
                <w:sz w:val="20"/>
                <w:szCs w:val="20"/>
              </w:rPr>
              <w:t xml:space="preserve"> </w:t>
            </w:r>
            <w:r w:rsidRPr="002B558B">
              <w:rPr>
                <w:rFonts w:cs="Times New Roman" w:hint="eastAsia"/>
                <w:b/>
                <w:color w:val="404040" w:themeColor="text1" w:themeTint="BF"/>
                <w:kern w:val="0"/>
                <w:sz w:val="20"/>
                <w:szCs w:val="20"/>
              </w:rPr>
              <w:t>현황</w:t>
            </w:r>
            <w:bookmarkEnd w:id="182"/>
            <w:bookmarkEnd w:id="183"/>
          </w:p>
        </w:tc>
        <w:tc>
          <w:tcPr>
            <w:tcW w:w="26" w:type="pct"/>
            <w:tcBorders>
              <w:top w:val="nil"/>
              <w:bottom w:val="nil"/>
            </w:tcBorders>
          </w:tcPr>
          <w:p w14:paraId="7DC2C337"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107175F2" w14:textId="3C222868" w:rsidR="004E04A7" w:rsidRPr="00E33FF0"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자료</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자체조사</w:t>
            </w:r>
            <w:r>
              <w:rPr>
                <w:rFonts w:cs="Times New Roman" w:hint="eastAsia"/>
                <w:sz w:val="20"/>
                <w:szCs w:val="20"/>
              </w:rPr>
              <w:t xml:space="preserve"> </w:t>
            </w:r>
            <w:r>
              <w:rPr>
                <w:rFonts w:cs="Times New Roman" w:hint="eastAsia"/>
                <w:sz w:val="20"/>
                <w:szCs w:val="20"/>
              </w:rPr>
              <w:t>결과에</w:t>
            </w:r>
            <w:r>
              <w:rPr>
                <w:rFonts w:cs="Times New Roman" w:hint="eastAsia"/>
                <w:sz w:val="20"/>
                <w:szCs w:val="20"/>
              </w:rPr>
              <w:t xml:space="preserve"> </w:t>
            </w:r>
            <w:r>
              <w:rPr>
                <w:rFonts w:cs="Times New Roman" w:hint="eastAsia"/>
                <w:sz w:val="20"/>
                <w:szCs w:val="20"/>
              </w:rPr>
              <w:t>의하면</w:t>
            </w:r>
            <w:r>
              <w:rPr>
                <w:rFonts w:cs="Times New Roman" w:hint="eastAsia"/>
                <w:sz w:val="20"/>
                <w:szCs w:val="20"/>
              </w:rPr>
              <w:t>,</w:t>
            </w:r>
            <w:r>
              <w:rPr>
                <w:rFonts w:cs="Times New Roman"/>
                <w:sz w:val="20"/>
                <w:szCs w:val="20"/>
              </w:rPr>
              <w:t xml:space="preserve"> </w:t>
            </w:r>
            <w:r w:rsidRPr="00A54FCF">
              <w:rPr>
                <w:rFonts w:cs="Times New Roman" w:hint="eastAsia"/>
                <w:sz w:val="20"/>
                <w:szCs w:val="20"/>
              </w:rPr>
              <w:t>현재</w:t>
            </w:r>
            <w:r w:rsidRPr="00A54FCF">
              <w:rPr>
                <w:rFonts w:cs="Times New Roman"/>
                <w:sz w:val="20"/>
                <w:szCs w:val="20"/>
              </w:rPr>
              <w:t xml:space="preserve"> </w:t>
            </w:r>
            <w:r w:rsidRPr="00A54FCF">
              <w:rPr>
                <w:rFonts w:cs="Times New Roman" w:hint="eastAsia"/>
                <w:sz w:val="20"/>
                <w:szCs w:val="20"/>
              </w:rPr>
              <w:t>대상회사가</w:t>
            </w:r>
            <w:r w:rsidRPr="00A54FCF">
              <w:rPr>
                <w:rFonts w:cs="Times New Roman"/>
                <w:sz w:val="20"/>
                <w:szCs w:val="20"/>
              </w:rPr>
              <w:t xml:space="preserve"> </w:t>
            </w:r>
            <w:r w:rsidRPr="00A54FCF">
              <w:rPr>
                <w:rFonts w:cs="Times New Roman" w:hint="eastAsia"/>
                <w:sz w:val="20"/>
                <w:szCs w:val="20"/>
              </w:rPr>
              <w:t>보유하고</w:t>
            </w:r>
            <w:r w:rsidRPr="00A54FCF">
              <w:rPr>
                <w:rFonts w:cs="Times New Roman"/>
                <w:sz w:val="20"/>
                <w:szCs w:val="20"/>
              </w:rPr>
              <w:t xml:space="preserve"> </w:t>
            </w:r>
            <w:r w:rsidRPr="00A54FCF">
              <w:rPr>
                <w:rFonts w:cs="Times New Roman" w:hint="eastAsia"/>
                <w:sz w:val="20"/>
                <w:szCs w:val="20"/>
              </w:rPr>
              <w:t>있는</w:t>
            </w:r>
            <w:r w:rsidRPr="00A54FCF">
              <w:rPr>
                <w:rFonts w:cs="Times New Roman" w:hint="eastAsia"/>
                <w:sz w:val="20"/>
                <w:szCs w:val="20"/>
              </w:rPr>
              <w:t xml:space="preserve"> </w:t>
            </w:r>
            <w:r w:rsidRPr="00A54FCF">
              <w:rPr>
                <w:rFonts w:cs="Times New Roman" w:hint="eastAsia"/>
                <w:sz w:val="20"/>
                <w:szCs w:val="20"/>
              </w:rPr>
              <w:t>지식재산권</w:t>
            </w:r>
            <w:r w:rsidRPr="00A54FCF">
              <w:rPr>
                <w:rFonts w:cs="Times New Roman"/>
                <w:sz w:val="20"/>
                <w:szCs w:val="20"/>
              </w:rPr>
              <w:t xml:space="preserve"> </w:t>
            </w:r>
            <w:r w:rsidRPr="00A54FCF">
              <w:rPr>
                <w:rFonts w:cs="Times New Roman" w:hint="eastAsia"/>
                <w:sz w:val="20"/>
                <w:szCs w:val="20"/>
              </w:rPr>
              <w:t>현황은</w:t>
            </w:r>
            <w:r w:rsidRPr="00A54FCF">
              <w:rPr>
                <w:rFonts w:cs="Times New Roman"/>
                <w:sz w:val="20"/>
                <w:szCs w:val="20"/>
              </w:rPr>
              <w:t xml:space="preserve"> </w:t>
            </w:r>
            <w:r w:rsidRPr="00A54FCF">
              <w:rPr>
                <w:rFonts w:cs="Times New Roman" w:hint="eastAsia"/>
                <w:sz w:val="20"/>
                <w:szCs w:val="20"/>
              </w:rPr>
              <w:t>아래와</w:t>
            </w:r>
            <w:r w:rsidRPr="00A54FCF">
              <w:rPr>
                <w:rFonts w:cs="Times New Roman"/>
                <w:sz w:val="20"/>
                <w:szCs w:val="20"/>
              </w:rPr>
              <w:t xml:space="preserve"> </w:t>
            </w:r>
            <w:r w:rsidRPr="00A54FCF">
              <w:rPr>
                <w:rFonts w:cs="Times New Roman" w:hint="eastAsia"/>
                <w:sz w:val="20"/>
                <w:szCs w:val="20"/>
              </w:rPr>
              <w:t>같음</w:t>
            </w:r>
            <w:r w:rsidRPr="00A54FCF">
              <w:rPr>
                <w:rFonts w:cs="Times New Roman"/>
                <w:sz w:val="20"/>
                <w:szCs w:val="20"/>
              </w:rPr>
              <w:t xml:space="preserve">. </w:t>
            </w:r>
            <w:r w:rsidRPr="00A54FCF">
              <w:rPr>
                <w:rFonts w:cs="Times New Roman" w:hint="eastAsia"/>
                <w:sz w:val="20"/>
                <w:szCs w:val="20"/>
              </w:rPr>
              <w:t>구체적인</w:t>
            </w:r>
            <w:r w:rsidRPr="00A54FCF">
              <w:rPr>
                <w:rFonts w:cs="Times New Roman"/>
                <w:sz w:val="20"/>
                <w:szCs w:val="20"/>
              </w:rPr>
              <w:t xml:space="preserve"> </w:t>
            </w:r>
            <w:r w:rsidR="0049307C">
              <w:rPr>
                <w:rFonts w:cs="Times New Roman" w:hint="eastAsia"/>
                <w:sz w:val="20"/>
                <w:szCs w:val="20"/>
              </w:rPr>
              <w:t>내역</w:t>
            </w:r>
            <w:r w:rsidRPr="00A54FCF">
              <w:rPr>
                <w:rFonts w:cs="Times New Roman" w:hint="eastAsia"/>
                <w:sz w:val="20"/>
                <w:szCs w:val="20"/>
              </w:rPr>
              <w:t>은</w:t>
            </w:r>
            <w:r w:rsidRPr="00A54FCF">
              <w:rPr>
                <w:rFonts w:cs="Times New Roman"/>
                <w:sz w:val="20"/>
                <w:szCs w:val="20"/>
              </w:rPr>
              <w:t xml:space="preserve"> </w:t>
            </w:r>
            <w:r w:rsidRPr="0049307C">
              <w:rPr>
                <w:rFonts w:cs="Times New Roman" w:hint="eastAsia"/>
                <w:b/>
                <w:sz w:val="20"/>
                <w:szCs w:val="20"/>
                <w:u w:val="single"/>
              </w:rPr>
              <w:t>별</w:t>
            </w:r>
            <w:r w:rsidR="0049307C" w:rsidRPr="0049307C">
              <w:rPr>
                <w:rFonts w:cs="Times New Roman" w:hint="eastAsia"/>
                <w:b/>
                <w:sz w:val="20"/>
                <w:szCs w:val="20"/>
                <w:u w:val="single"/>
              </w:rPr>
              <w:t>첨</w:t>
            </w:r>
            <w:r w:rsidR="0049307C" w:rsidRPr="0049307C">
              <w:rPr>
                <w:rFonts w:cs="Times New Roman" w:hint="eastAsia"/>
                <w:b/>
                <w:sz w:val="20"/>
                <w:szCs w:val="20"/>
                <w:u w:val="single"/>
              </w:rPr>
              <w:t xml:space="preserve"> </w:t>
            </w:r>
            <w:r w:rsidR="00571510" w:rsidRPr="0049307C">
              <w:rPr>
                <w:rFonts w:cs="Times New Roman"/>
                <w:b/>
                <w:sz w:val="20"/>
                <w:szCs w:val="20"/>
                <w:u w:val="single"/>
              </w:rPr>
              <w:t>1</w:t>
            </w:r>
            <w:del w:id="184" w:author="jaechang.yoo" w:date="2022-07-17T17:26:00Z">
              <w:r w:rsidR="00571510" w:rsidDel="00FC3CE1">
                <w:rPr>
                  <w:rFonts w:cs="Times New Roman"/>
                  <w:b/>
                  <w:sz w:val="20"/>
                  <w:szCs w:val="20"/>
                  <w:u w:val="single"/>
                </w:rPr>
                <w:delText>1</w:delText>
              </w:r>
            </w:del>
            <w:ins w:id="185" w:author="jaechang.yoo" w:date="2022-07-17T17:26:00Z">
              <w:r w:rsidR="00FC3CE1">
                <w:rPr>
                  <w:rFonts w:cs="Times New Roman"/>
                  <w:b/>
                  <w:sz w:val="20"/>
                  <w:szCs w:val="20"/>
                  <w:u w:val="single"/>
                </w:rPr>
                <w:t>2</w:t>
              </w:r>
            </w:ins>
            <w:r w:rsidR="0049307C" w:rsidRPr="0049307C">
              <w:rPr>
                <w:rFonts w:cs="Times New Roman"/>
                <w:b/>
                <w:sz w:val="20"/>
                <w:szCs w:val="20"/>
                <w:u w:val="single"/>
              </w:rPr>
              <w:t xml:space="preserve">. </w:t>
            </w:r>
            <w:r w:rsidR="0049307C" w:rsidRPr="0049307C">
              <w:rPr>
                <w:rFonts w:cs="Times New Roman" w:hint="eastAsia"/>
                <w:b/>
                <w:sz w:val="20"/>
                <w:szCs w:val="20"/>
                <w:u w:val="single"/>
              </w:rPr>
              <w:t>지식재산권</w:t>
            </w:r>
            <w:r w:rsidR="0049307C" w:rsidRPr="0049307C">
              <w:rPr>
                <w:rFonts w:cs="Times New Roman" w:hint="eastAsia"/>
                <w:b/>
                <w:sz w:val="20"/>
                <w:szCs w:val="20"/>
                <w:u w:val="single"/>
              </w:rPr>
              <w:t xml:space="preserve"> </w:t>
            </w:r>
            <w:r w:rsidR="0049307C" w:rsidRPr="0049307C">
              <w:rPr>
                <w:rFonts w:cs="Times New Roman" w:hint="eastAsia"/>
                <w:b/>
                <w:sz w:val="20"/>
                <w:szCs w:val="20"/>
                <w:u w:val="single"/>
              </w:rPr>
              <w:t>현황</w:t>
            </w:r>
            <w:r w:rsidRPr="00A54FCF">
              <w:rPr>
                <w:rFonts w:cs="Times New Roman"/>
                <w:sz w:val="20"/>
                <w:szCs w:val="20"/>
              </w:rPr>
              <w:t xml:space="preserve"> </w:t>
            </w:r>
            <w:r w:rsidRPr="00A54FCF">
              <w:rPr>
                <w:rFonts w:cs="Times New Roman" w:hint="eastAsia"/>
                <w:sz w:val="20"/>
                <w:szCs w:val="20"/>
              </w:rPr>
              <w:t>참조</w:t>
            </w:r>
            <w:r w:rsidRPr="00A54FCF">
              <w:rPr>
                <w:rFonts w:cs="Times New Roman"/>
                <w:sz w:val="20"/>
                <w:szCs w:val="20"/>
              </w:rPr>
              <w:t>.</w:t>
            </w:r>
          </w:p>
          <w:tbl>
            <w:tblPr>
              <w:tblStyle w:val="a5"/>
              <w:tblW w:w="4874" w:type="dxa"/>
              <w:tblInd w:w="284" w:type="dxa"/>
              <w:tblCellMar>
                <w:top w:w="57" w:type="dxa"/>
                <w:left w:w="85" w:type="dxa"/>
                <w:bottom w:w="57" w:type="dxa"/>
                <w:right w:w="85" w:type="dxa"/>
              </w:tblCellMar>
              <w:tblLook w:val="04A0" w:firstRow="1" w:lastRow="0" w:firstColumn="1" w:lastColumn="0" w:noHBand="0" w:noVBand="1"/>
            </w:tblPr>
            <w:tblGrid>
              <w:gridCol w:w="696"/>
              <w:gridCol w:w="696"/>
              <w:gridCol w:w="696"/>
              <w:gridCol w:w="697"/>
              <w:gridCol w:w="696"/>
              <w:gridCol w:w="696"/>
              <w:gridCol w:w="697"/>
            </w:tblGrid>
            <w:tr w:rsidR="004E04A7" w:rsidRPr="0049307C" w14:paraId="30DC68BC" w14:textId="77777777" w:rsidTr="003C296E">
              <w:trPr>
                <w:trHeight w:val="21"/>
              </w:trPr>
              <w:tc>
                <w:tcPr>
                  <w:tcW w:w="696" w:type="dxa"/>
                  <w:shd w:val="clear" w:color="auto" w:fill="D9D9D9" w:themeFill="background1" w:themeFillShade="D9"/>
                  <w:vAlign w:val="center"/>
                </w:tcPr>
                <w:p w14:paraId="6BC69084" w14:textId="77777777" w:rsidR="004E04A7" w:rsidRPr="0049307C" w:rsidRDefault="004E04A7" w:rsidP="004E04A7">
                  <w:pPr>
                    <w:spacing w:line="240" w:lineRule="atLeast"/>
                    <w:jc w:val="center"/>
                    <w:rPr>
                      <w:b/>
                      <w:sz w:val="20"/>
                      <w:szCs w:val="20"/>
                    </w:rPr>
                  </w:pPr>
                  <w:r w:rsidRPr="0049307C">
                    <w:rPr>
                      <w:rFonts w:hint="eastAsia"/>
                      <w:b/>
                      <w:sz w:val="20"/>
                      <w:szCs w:val="20"/>
                    </w:rPr>
                    <w:t>구분</w:t>
                  </w:r>
                </w:p>
              </w:tc>
              <w:tc>
                <w:tcPr>
                  <w:tcW w:w="696" w:type="dxa"/>
                  <w:shd w:val="clear" w:color="auto" w:fill="D9D9D9" w:themeFill="background1" w:themeFillShade="D9"/>
                  <w:vAlign w:val="center"/>
                </w:tcPr>
                <w:p w14:paraId="3BA2FC5C" w14:textId="77777777" w:rsidR="004E04A7" w:rsidRPr="0049307C" w:rsidRDefault="004E04A7" w:rsidP="004E04A7">
                  <w:pPr>
                    <w:spacing w:line="240" w:lineRule="atLeast"/>
                    <w:jc w:val="center"/>
                    <w:rPr>
                      <w:b/>
                      <w:sz w:val="20"/>
                      <w:szCs w:val="20"/>
                    </w:rPr>
                  </w:pPr>
                  <w:r w:rsidRPr="0049307C">
                    <w:rPr>
                      <w:rFonts w:hint="eastAsia"/>
                      <w:b/>
                      <w:sz w:val="20"/>
                      <w:szCs w:val="20"/>
                    </w:rPr>
                    <w:t>특허</w:t>
                  </w:r>
                </w:p>
              </w:tc>
              <w:tc>
                <w:tcPr>
                  <w:tcW w:w="696" w:type="dxa"/>
                  <w:shd w:val="clear" w:color="auto" w:fill="D9D9D9" w:themeFill="background1" w:themeFillShade="D9"/>
                  <w:vAlign w:val="center"/>
                </w:tcPr>
                <w:p w14:paraId="76B8182E" w14:textId="77777777" w:rsidR="004E04A7" w:rsidRPr="0049307C" w:rsidRDefault="004E04A7" w:rsidP="004E04A7">
                  <w:pPr>
                    <w:spacing w:line="240" w:lineRule="atLeast"/>
                    <w:jc w:val="center"/>
                    <w:rPr>
                      <w:b/>
                      <w:sz w:val="20"/>
                      <w:szCs w:val="20"/>
                    </w:rPr>
                  </w:pPr>
                  <w:r w:rsidRPr="0049307C">
                    <w:rPr>
                      <w:rFonts w:hint="eastAsia"/>
                      <w:b/>
                      <w:sz w:val="20"/>
                      <w:szCs w:val="20"/>
                    </w:rPr>
                    <w:t>실용</w:t>
                  </w:r>
                </w:p>
                <w:p w14:paraId="0F8496D9" w14:textId="77777777" w:rsidR="004E04A7" w:rsidRPr="0049307C" w:rsidRDefault="004E04A7" w:rsidP="004E04A7">
                  <w:pPr>
                    <w:spacing w:line="240" w:lineRule="atLeast"/>
                    <w:jc w:val="center"/>
                    <w:rPr>
                      <w:b/>
                      <w:sz w:val="20"/>
                      <w:szCs w:val="20"/>
                    </w:rPr>
                  </w:pPr>
                  <w:r w:rsidRPr="0049307C">
                    <w:rPr>
                      <w:rFonts w:hint="eastAsia"/>
                      <w:b/>
                      <w:sz w:val="20"/>
                      <w:szCs w:val="20"/>
                    </w:rPr>
                    <w:t>신안</w:t>
                  </w:r>
                </w:p>
              </w:tc>
              <w:tc>
                <w:tcPr>
                  <w:tcW w:w="697" w:type="dxa"/>
                  <w:shd w:val="clear" w:color="auto" w:fill="D9D9D9" w:themeFill="background1" w:themeFillShade="D9"/>
                  <w:vAlign w:val="center"/>
                </w:tcPr>
                <w:p w14:paraId="6C9BB94D" w14:textId="77777777" w:rsidR="004E04A7" w:rsidRPr="0049307C" w:rsidRDefault="004E04A7" w:rsidP="004E04A7">
                  <w:pPr>
                    <w:spacing w:line="240" w:lineRule="atLeast"/>
                    <w:jc w:val="center"/>
                    <w:rPr>
                      <w:b/>
                      <w:spacing w:val="-4"/>
                      <w:sz w:val="20"/>
                      <w:szCs w:val="20"/>
                    </w:rPr>
                  </w:pPr>
                  <w:r w:rsidRPr="0049307C">
                    <w:rPr>
                      <w:rFonts w:hint="eastAsia"/>
                      <w:b/>
                      <w:spacing w:val="-4"/>
                      <w:sz w:val="20"/>
                      <w:szCs w:val="20"/>
                    </w:rPr>
                    <w:t>디자인</w:t>
                  </w:r>
                </w:p>
              </w:tc>
              <w:tc>
                <w:tcPr>
                  <w:tcW w:w="696" w:type="dxa"/>
                  <w:shd w:val="clear" w:color="auto" w:fill="D9D9D9" w:themeFill="background1" w:themeFillShade="D9"/>
                  <w:vAlign w:val="center"/>
                </w:tcPr>
                <w:p w14:paraId="2D20C133" w14:textId="77777777" w:rsidR="004E04A7" w:rsidRPr="0049307C" w:rsidRDefault="004E04A7" w:rsidP="004E04A7">
                  <w:pPr>
                    <w:spacing w:line="240" w:lineRule="atLeast"/>
                    <w:jc w:val="center"/>
                    <w:rPr>
                      <w:b/>
                      <w:sz w:val="20"/>
                      <w:szCs w:val="20"/>
                    </w:rPr>
                  </w:pPr>
                  <w:r w:rsidRPr="0049307C">
                    <w:rPr>
                      <w:rFonts w:hint="eastAsia"/>
                      <w:b/>
                      <w:sz w:val="20"/>
                      <w:szCs w:val="20"/>
                    </w:rPr>
                    <w:t>상표</w:t>
                  </w:r>
                </w:p>
              </w:tc>
              <w:tc>
                <w:tcPr>
                  <w:tcW w:w="696" w:type="dxa"/>
                  <w:shd w:val="clear" w:color="auto" w:fill="D9D9D9" w:themeFill="background1" w:themeFillShade="D9"/>
                  <w:vAlign w:val="center"/>
                </w:tcPr>
                <w:p w14:paraId="5CA08FAD" w14:textId="77777777" w:rsidR="004E04A7" w:rsidRPr="0049307C" w:rsidRDefault="004E04A7" w:rsidP="004E04A7">
                  <w:pPr>
                    <w:spacing w:line="240" w:lineRule="atLeast"/>
                    <w:jc w:val="center"/>
                    <w:rPr>
                      <w:b/>
                      <w:spacing w:val="-4"/>
                      <w:sz w:val="20"/>
                      <w:szCs w:val="20"/>
                    </w:rPr>
                  </w:pPr>
                  <w:r w:rsidRPr="0049307C">
                    <w:rPr>
                      <w:rFonts w:hint="eastAsia"/>
                      <w:b/>
                      <w:spacing w:val="-4"/>
                      <w:sz w:val="20"/>
                      <w:szCs w:val="20"/>
                    </w:rPr>
                    <w:t>저작권</w:t>
                  </w:r>
                </w:p>
              </w:tc>
              <w:tc>
                <w:tcPr>
                  <w:tcW w:w="697" w:type="dxa"/>
                  <w:shd w:val="clear" w:color="auto" w:fill="D9D9D9" w:themeFill="background1" w:themeFillShade="D9"/>
                  <w:vAlign w:val="center"/>
                </w:tcPr>
                <w:p w14:paraId="16B4CAFF" w14:textId="77777777" w:rsidR="004E04A7" w:rsidRPr="0049307C" w:rsidRDefault="004E04A7" w:rsidP="004E04A7">
                  <w:pPr>
                    <w:spacing w:line="240" w:lineRule="atLeast"/>
                    <w:jc w:val="center"/>
                    <w:rPr>
                      <w:b/>
                      <w:spacing w:val="-4"/>
                      <w:sz w:val="20"/>
                      <w:szCs w:val="20"/>
                    </w:rPr>
                  </w:pPr>
                  <w:r w:rsidRPr="0049307C">
                    <w:rPr>
                      <w:rFonts w:hint="eastAsia"/>
                      <w:b/>
                      <w:spacing w:val="-4"/>
                      <w:sz w:val="20"/>
                      <w:szCs w:val="20"/>
                    </w:rPr>
                    <w:t>도메인</w:t>
                  </w:r>
                </w:p>
              </w:tc>
            </w:tr>
            <w:tr w:rsidR="004E04A7" w:rsidRPr="0049307C" w14:paraId="5C83186F" w14:textId="77777777" w:rsidTr="003C296E">
              <w:trPr>
                <w:trHeight w:val="21"/>
              </w:trPr>
              <w:tc>
                <w:tcPr>
                  <w:tcW w:w="696" w:type="dxa"/>
                  <w:vAlign w:val="center"/>
                </w:tcPr>
                <w:p w14:paraId="12AAD4CF" w14:textId="77777777" w:rsidR="004E04A7" w:rsidRPr="0049307C" w:rsidRDefault="004E04A7" w:rsidP="004E04A7">
                  <w:pPr>
                    <w:spacing w:line="240" w:lineRule="atLeast"/>
                    <w:jc w:val="center"/>
                    <w:rPr>
                      <w:sz w:val="20"/>
                      <w:szCs w:val="20"/>
                    </w:rPr>
                  </w:pPr>
                  <w:r w:rsidRPr="0049307C">
                    <w:rPr>
                      <w:rFonts w:hint="eastAsia"/>
                      <w:sz w:val="20"/>
                      <w:szCs w:val="20"/>
                    </w:rPr>
                    <w:t>등록</w:t>
                  </w:r>
                </w:p>
              </w:tc>
              <w:tc>
                <w:tcPr>
                  <w:tcW w:w="696" w:type="dxa"/>
                  <w:tcBorders>
                    <w:bottom w:val="single" w:sz="4" w:space="0" w:color="auto"/>
                  </w:tcBorders>
                  <w:vAlign w:val="center"/>
                </w:tcPr>
                <w:p w14:paraId="3EB2BAE1" w14:textId="77777777" w:rsidR="004E04A7" w:rsidRPr="0049307C" w:rsidRDefault="004E04A7" w:rsidP="004E04A7">
                  <w:pPr>
                    <w:spacing w:line="240" w:lineRule="atLeast"/>
                    <w:jc w:val="right"/>
                    <w:rPr>
                      <w:sz w:val="20"/>
                      <w:szCs w:val="20"/>
                    </w:rPr>
                  </w:pPr>
                  <w:r w:rsidRPr="0049307C">
                    <w:rPr>
                      <w:sz w:val="20"/>
                      <w:szCs w:val="20"/>
                    </w:rPr>
                    <w:t>47</w:t>
                  </w:r>
                </w:p>
              </w:tc>
              <w:tc>
                <w:tcPr>
                  <w:tcW w:w="696" w:type="dxa"/>
                  <w:vAlign w:val="center"/>
                </w:tcPr>
                <w:p w14:paraId="69B80D9F" w14:textId="77777777" w:rsidR="004E04A7" w:rsidRPr="0049307C" w:rsidRDefault="004E04A7" w:rsidP="004E04A7">
                  <w:pPr>
                    <w:spacing w:line="240" w:lineRule="atLeast"/>
                    <w:jc w:val="right"/>
                    <w:rPr>
                      <w:sz w:val="20"/>
                      <w:szCs w:val="20"/>
                    </w:rPr>
                  </w:pPr>
                  <w:r w:rsidRPr="0049307C">
                    <w:rPr>
                      <w:rFonts w:hint="eastAsia"/>
                      <w:sz w:val="20"/>
                      <w:szCs w:val="20"/>
                    </w:rPr>
                    <w:t>1</w:t>
                  </w:r>
                </w:p>
              </w:tc>
              <w:tc>
                <w:tcPr>
                  <w:tcW w:w="697" w:type="dxa"/>
                  <w:vAlign w:val="center"/>
                </w:tcPr>
                <w:p w14:paraId="54EF7C54" w14:textId="77777777" w:rsidR="004E04A7" w:rsidRPr="0049307C" w:rsidRDefault="004E04A7" w:rsidP="004E04A7">
                  <w:pPr>
                    <w:spacing w:line="240" w:lineRule="atLeast"/>
                    <w:jc w:val="right"/>
                    <w:rPr>
                      <w:sz w:val="20"/>
                      <w:szCs w:val="20"/>
                    </w:rPr>
                  </w:pPr>
                  <w:r w:rsidRPr="0049307C">
                    <w:rPr>
                      <w:sz w:val="20"/>
                      <w:szCs w:val="20"/>
                    </w:rPr>
                    <w:t>22</w:t>
                  </w:r>
                </w:p>
              </w:tc>
              <w:tc>
                <w:tcPr>
                  <w:tcW w:w="696" w:type="dxa"/>
                  <w:vAlign w:val="center"/>
                </w:tcPr>
                <w:p w14:paraId="02818E1E" w14:textId="77777777" w:rsidR="004E04A7" w:rsidRPr="0049307C" w:rsidRDefault="004E04A7" w:rsidP="004E04A7">
                  <w:pPr>
                    <w:spacing w:line="240" w:lineRule="atLeast"/>
                    <w:jc w:val="right"/>
                    <w:rPr>
                      <w:sz w:val="20"/>
                      <w:szCs w:val="20"/>
                    </w:rPr>
                  </w:pPr>
                  <w:r w:rsidRPr="0049307C">
                    <w:rPr>
                      <w:sz w:val="20"/>
                      <w:szCs w:val="20"/>
                    </w:rPr>
                    <w:t>13</w:t>
                  </w:r>
                </w:p>
              </w:tc>
              <w:tc>
                <w:tcPr>
                  <w:tcW w:w="696" w:type="dxa"/>
                  <w:vAlign w:val="center"/>
                </w:tcPr>
                <w:p w14:paraId="3F35C215" w14:textId="77777777" w:rsidR="004E04A7" w:rsidRPr="0049307C" w:rsidRDefault="004E04A7" w:rsidP="004E04A7">
                  <w:pPr>
                    <w:spacing w:line="240" w:lineRule="atLeast"/>
                    <w:jc w:val="right"/>
                    <w:rPr>
                      <w:sz w:val="20"/>
                      <w:szCs w:val="20"/>
                    </w:rPr>
                  </w:pPr>
                  <w:r w:rsidRPr="0049307C">
                    <w:rPr>
                      <w:sz w:val="20"/>
                      <w:szCs w:val="20"/>
                    </w:rPr>
                    <w:t>10</w:t>
                  </w:r>
                </w:p>
              </w:tc>
              <w:tc>
                <w:tcPr>
                  <w:tcW w:w="697" w:type="dxa"/>
                  <w:vAlign w:val="center"/>
                </w:tcPr>
                <w:p w14:paraId="0C63676B" w14:textId="77777777" w:rsidR="004E04A7" w:rsidRPr="0049307C" w:rsidRDefault="004E04A7" w:rsidP="004E04A7">
                  <w:pPr>
                    <w:spacing w:line="240" w:lineRule="atLeast"/>
                    <w:jc w:val="right"/>
                    <w:rPr>
                      <w:sz w:val="20"/>
                      <w:szCs w:val="20"/>
                    </w:rPr>
                  </w:pPr>
                  <w:r w:rsidRPr="0049307C">
                    <w:rPr>
                      <w:rFonts w:hint="eastAsia"/>
                      <w:sz w:val="20"/>
                      <w:szCs w:val="20"/>
                    </w:rPr>
                    <w:t>10</w:t>
                  </w:r>
                </w:p>
              </w:tc>
            </w:tr>
            <w:tr w:rsidR="004E04A7" w:rsidRPr="0049307C" w14:paraId="4A73F9B4" w14:textId="77777777" w:rsidTr="003C296E">
              <w:trPr>
                <w:trHeight w:val="21"/>
              </w:trPr>
              <w:tc>
                <w:tcPr>
                  <w:tcW w:w="696" w:type="dxa"/>
                  <w:vAlign w:val="center"/>
                </w:tcPr>
                <w:p w14:paraId="2C4D4CBE" w14:textId="77777777" w:rsidR="004E04A7" w:rsidRPr="0049307C" w:rsidRDefault="004E04A7" w:rsidP="004E04A7">
                  <w:pPr>
                    <w:spacing w:line="240" w:lineRule="atLeast"/>
                    <w:jc w:val="center"/>
                    <w:rPr>
                      <w:sz w:val="20"/>
                      <w:szCs w:val="20"/>
                    </w:rPr>
                  </w:pPr>
                  <w:r w:rsidRPr="0049307C">
                    <w:rPr>
                      <w:rFonts w:hint="eastAsia"/>
                      <w:sz w:val="20"/>
                      <w:szCs w:val="20"/>
                    </w:rPr>
                    <w:t>출원</w:t>
                  </w:r>
                </w:p>
              </w:tc>
              <w:tc>
                <w:tcPr>
                  <w:tcW w:w="696" w:type="dxa"/>
                  <w:shd w:val="clear" w:color="auto" w:fill="auto"/>
                  <w:vAlign w:val="center"/>
                </w:tcPr>
                <w:p w14:paraId="2C85D683" w14:textId="77777777" w:rsidR="004E04A7" w:rsidRPr="0049307C" w:rsidRDefault="004E04A7" w:rsidP="004E04A7">
                  <w:pPr>
                    <w:spacing w:line="240" w:lineRule="atLeast"/>
                    <w:jc w:val="right"/>
                    <w:rPr>
                      <w:sz w:val="20"/>
                      <w:szCs w:val="20"/>
                    </w:rPr>
                  </w:pPr>
                  <w:r w:rsidRPr="0049307C">
                    <w:rPr>
                      <w:sz w:val="20"/>
                      <w:szCs w:val="20"/>
                    </w:rPr>
                    <w:t>25</w:t>
                  </w:r>
                </w:p>
              </w:tc>
              <w:tc>
                <w:tcPr>
                  <w:tcW w:w="696" w:type="dxa"/>
                  <w:vAlign w:val="center"/>
                </w:tcPr>
                <w:p w14:paraId="25832FFD" w14:textId="77777777" w:rsidR="004E04A7" w:rsidRPr="0049307C" w:rsidRDefault="004E04A7" w:rsidP="004E04A7">
                  <w:pPr>
                    <w:spacing w:line="240" w:lineRule="atLeast"/>
                    <w:jc w:val="right"/>
                    <w:rPr>
                      <w:sz w:val="20"/>
                      <w:szCs w:val="20"/>
                    </w:rPr>
                  </w:pPr>
                  <w:r w:rsidRPr="0049307C">
                    <w:rPr>
                      <w:sz w:val="20"/>
                      <w:szCs w:val="20"/>
                    </w:rPr>
                    <w:t>0</w:t>
                  </w:r>
                </w:p>
              </w:tc>
              <w:tc>
                <w:tcPr>
                  <w:tcW w:w="697" w:type="dxa"/>
                  <w:vAlign w:val="center"/>
                </w:tcPr>
                <w:p w14:paraId="34D4D2EE" w14:textId="77777777" w:rsidR="004E04A7" w:rsidRPr="0049307C" w:rsidRDefault="004E04A7" w:rsidP="004E04A7">
                  <w:pPr>
                    <w:spacing w:line="240" w:lineRule="atLeast"/>
                    <w:jc w:val="right"/>
                    <w:rPr>
                      <w:sz w:val="20"/>
                      <w:szCs w:val="20"/>
                    </w:rPr>
                  </w:pPr>
                  <w:r w:rsidRPr="0049307C">
                    <w:rPr>
                      <w:rFonts w:hint="eastAsia"/>
                      <w:sz w:val="20"/>
                      <w:szCs w:val="20"/>
                    </w:rPr>
                    <w:t>23</w:t>
                  </w:r>
                </w:p>
              </w:tc>
              <w:tc>
                <w:tcPr>
                  <w:tcW w:w="696" w:type="dxa"/>
                  <w:vAlign w:val="center"/>
                </w:tcPr>
                <w:p w14:paraId="63ACBC04" w14:textId="77777777" w:rsidR="004E04A7" w:rsidRPr="0049307C" w:rsidRDefault="004E04A7" w:rsidP="004E04A7">
                  <w:pPr>
                    <w:spacing w:line="240" w:lineRule="atLeast"/>
                    <w:jc w:val="right"/>
                    <w:rPr>
                      <w:sz w:val="20"/>
                      <w:szCs w:val="20"/>
                    </w:rPr>
                  </w:pPr>
                  <w:r w:rsidRPr="0049307C">
                    <w:rPr>
                      <w:rFonts w:hint="eastAsia"/>
                      <w:sz w:val="20"/>
                      <w:szCs w:val="20"/>
                    </w:rPr>
                    <w:t>24</w:t>
                  </w:r>
                </w:p>
              </w:tc>
              <w:tc>
                <w:tcPr>
                  <w:tcW w:w="696" w:type="dxa"/>
                  <w:vAlign w:val="center"/>
                </w:tcPr>
                <w:p w14:paraId="74B5D132" w14:textId="77777777" w:rsidR="004E04A7" w:rsidRPr="0049307C" w:rsidRDefault="004E04A7" w:rsidP="004E04A7">
                  <w:pPr>
                    <w:spacing w:line="240" w:lineRule="atLeast"/>
                    <w:jc w:val="right"/>
                    <w:rPr>
                      <w:sz w:val="20"/>
                      <w:szCs w:val="20"/>
                    </w:rPr>
                  </w:pPr>
                  <w:r w:rsidRPr="0049307C">
                    <w:rPr>
                      <w:sz w:val="20"/>
                      <w:szCs w:val="20"/>
                    </w:rPr>
                    <w:t>0</w:t>
                  </w:r>
                </w:p>
              </w:tc>
              <w:tc>
                <w:tcPr>
                  <w:tcW w:w="697" w:type="dxa"/>
                  <w:vAlign w:val="center"/>
                </w:tcPr>
                <w:p w14:paraId="7E277301" w14:textId="77777777" w:rsidR="004E04A7" w:rsidRPr="0049307C" w:rsidRDefault="004E04A7" w:rsidP="004E04A7">
                  <w:pPr>
                    <w:spacing w:line="240" w:lineRule="atLeast"/>
                    <w:jc w:val="right"/>
                    <w:rPr>
                      <w:sz w:val="20"/>
                      <w:szCs w:val="20"/>
                    </w:rPr>
                  </w:pPr>
                  <w:r w:rsidRPr="0049307C">
                    <w:rPr>
                      <w:sz w:val="20"/>
                      <w:szCs w:val="20"/>
                    </w:rPr>
                    <w:t>-</w:t>
                  </w:r>
                </w:p>
              </w:tc>
            </w:tr>
            <w:tr w:rsidR="004E04A7" w:rsidRPr="0049307C" w14:paraId="74403D31" w14:textId="77777777" w:rsidTr="003C296E">
              <w:trPr>
                <w:trHeight w:val="21"/>
              </w:trPr>
              <w:tc>
                <w:tcPr>
                  <w:tcW w:w="696" w:type="dxa"/>
                  <w:vAlign w:val="center"/>
                </w:tcPr>
                <w:p w14:paraId="5E3F5078" w14:textId="77777777" w:rsidR="004E04A7" w:rsidRPr="0049307C" w:rsidRDefault="004E04A7" w:rsidP="004E04A7">
                  <w:pPr>
                    <w:spacing w:line="240" w:lineRule="atLeast"/>
                    <w:jc w:val="center"/>
                    <w:rPr>
                      <w:b/>
                      <w:sz w:val="20"/>
                      <w:szCs w:val="20"/>
                    </w:rPr>
                  </w:pPr>
                  <w:r w:rsidRPr="0049307C">
                    <w:rPr>
                      <w:rFonts w:hint="eastAsia"/>
                      <w:b/>
                      <w:sz w:val="20"/>
                      <w:szCs w:val="20"/>
                    </w:rPr>
                    <w:t>합계</w:t>
                  </w:r>
                </w:p>
              </w:tc>
              <w:tc>
                <w:tcPr>
                  <w:tcW w:w="696" w:type="dxa"/>
                  <w:vAlign w:val="center"/>
                </w:tcPr>
                <w:p w14:paraId="3DFF02E1" w14:textId="77777777" w:rsidR="004E04A7" w:rsidRPr="0049307C" w:rsidRDefault="004E04A7" w:rsidP="004E04A7">
                  <w:pPr>
                    <w:spacing w:line="240" w:lineRule="atLeast"/>
                    <w:jc w:val="right"/>
                    <w:rPr>
                      <w:b/>
                      <w:sz w:val="20"/>
                      <w:szCs w:val="20"/>
                    </w:rPr>
                  </w:pPr>
                  <w:r w:rsidRPr="0049307C">
                    <w:rPr>
                      <w:b/>
                      <w:sz w:val="20"/>
                      <w:szCs w:val="20"/>
                    </w:rPr>
                    <w:t>72</w:t>
                  </w:r>
                </w:p>
              </w:tc>
              <w:tc>
                <w:tcPr>
                  <w:tcW w:w="696" w:type="dxa"/>
                  <w:vAlign w:val="center"/>
                </w:tcPr>
                <w:p w14:paraId="7B1E522B" w14:textId="77777777" w:rsidR="004E04A7" w:rsidRPr="0049307C" w:rsidRDefault="004E04A7" w:rsidP="004E04A7">
                  <w:pPr>
                    <w:spacing w:line="240" w:lineRule="atLeast"/>
                    <w:jc w:val="right"/>
                    <w:rPr>
                      <w:b/>
                      <w:sz w:val="20"/>
                      <w:szCs w:val="20"/>
                    </w:rPr>
                  </w:pPr>
                  <w:r w:rsidRPr="0049307C">
                    <w:rPr>
                      <w:b/>
                      <w:sz w:val="20"/>
                      <w:szCs w:val="20"/>
                    </w:rPr>
                    <w:t>1</w:t>
                  </w:r>
                </w:p>
              </w:tc>
              <w:tc>
                <w:tcPr>
                  <w:tcW w:w="697" w:type="dxa"/>
                  <w:vAlign w:val="center"/>
                </w:tcPr>
                <w:p w14:paraId="5543330E" w14:textId="77777777" w:rsidR="004E04A7" w:rsidRPr="0049307C" w:rsidRDefault="004E04A7" w:rsidP="004E04A7">
                  <w:pPr>
                    <w:spacing w:line="240" w:lineRule="atLeast"/>
                    <w:jc w:val="right"/>
                    <w:rPr>
                      <w:b/>
                      <w:sz w:val="20"/>
                      <w:szCs w:val="20"/>
                    </w:rPr>
                  </w:pPr>
                  <w:r w:rsidRPr="0049307C">
                    <w:rPr>
                      <w:b/>
                      <w:sz w:val="20"/>
                      <w:szCs w:val="20"/>
                    </w:rPr>
                    <w:t>45</w:t>
                  </w:r>
                </w:p>
              </w:tc>
              <w:tc>
                <w:tcPr>
                  <w:tcW w:w="696" w:type="dxa"/>
                  <w:vAlign w:val="center"/>
                </w:tcPr>
                <w:p w14:paraId="0E0A8E9C" w14:textId="77777777" w:rsidR="004E04A7" w:rsidRPr="0049307C" w:rsidRDefault="004E04A7" w:rsidP="004E04A7">
                  <w:pPr>
                    <w:spacing w:line="240" w:lineRule="atLeast"/>
                    <w:jc w:val="right"/>
                    <w:rPr>
                      <w:b/>
                      <w:sz w:val="20"/>
                      <w:szCs w:val="20"/>
                    </w:rPr>
                  </w:pPr>
                  <w:r w:rsidRPr="0049307C">
                    <w:rPr>
                      <w:rFonts w:hint="eastAsia"/>
                      <w:b/>
                      <w:sz w:val="20"/>
                      <w:szCs w:val="20"/>
                    </w:rPr>
                    <w:t>37</w:t>
                  </w:r>
                </w:p>
              </w:tc>
              <w:tc>
                <w:tcPr>
                  <w:tcW w:w="696" w:type="dxa"/>
                  <w:vAlign w:val="center"/>
                </w:tcPr>
                <w:p w14:paraId="460DA713" w14:textId="77777777" w:rsidR="004E04A7" w:rsidRPr="0049307C" w:rsidRDefault="004E04A7" w:rsidP="004E04A7">
                  <w:pPr>
                    <w:spacing w:line="240" w:lineRule="atLeast"/>
                    <w:jc w:val="right"/>
                    <w:rPr>
                      <w:b/>
                      <w:sz w:val="20"/>
                      <w:szCs w:val="20"/>
                    </w:rPr>
                  </w:pPr>
                  <w:r w:rsidRPr="0049307C">
                    <w:rPr>
                      <w:b/>
                      <w:sz w:val="20"/>
                      <w:szCs w:val="20"/>
                    </w:rPr>
                    <w:t>10</w:t>
                  </w:r>
                </w:p>
              </w:tc>
              <w:tc>
                <w:tcPr>
                  <w:tcW w:w="697" w:type="dxa"/>
                  <w:vAlign w:val="center"/>
                </w:tcPr>
                <w:p w14:paraId="14CF6AC8" w14:textId="77777777" w:rsidR="004E04A7" w:rsidRPr="0049307C" w:rsidRDefault="004E04A7" w:rsidP="004E04A7">
                  <w:pPr>
                    <w:spacing w:line="240" w:lineRule="atLeast"/>
                    <w:jc w:val="right"/>
                    <w:rPr>
                      <w:b/>
                      <w:sz w:val="20"/>
                      <w:szCs w:val="20"/>
                    </w:rPr>
                  </w:pPr>
                  <w:r w:rsidRPr="0049307C">
                    <w:rPr>
                      <w:rFonts w:hint="eastAsia"/>
                      <w:b/>
                      <w:sz w:val="20"/>
                      <w:szCs w:val="20"/>
                    </w:rPr>
                    <w:t>10</w:t>
                  </w:r>
                </w:p>
              </w:tc>
            </w:tr>
          </w:tbl>
          <w:p w14:paraId="59CA8173" w14:textId="6D0E6702" w:rsidR="004E04A7" w:rsidRPr="00B70990" w:rsidRDefault="004E04A7" w:rsidP="00FD057B">
            <w:pPr>
              <w:pStyle w:val="a8"/>
              <w:widowControl/>
              <w:numPr>
                <w:ilvl w:val="0"/>
                <w:numId w:val="2"/>
              </w:numPr>
              <w:spacing w:before="160" w:after="120" w:line="276" w:lineRule="auto"/>
              <w:rPr>
                <w:rFonts w:cs="Times New Roman"/>
                <w:spacing w:val="-4"/>
                <w:sz w:val="20"/>
                <w:szCs w:val="20"/>
              </w:rPr>
            </w:pPr>
            <w:r w:rsidRPr="00B70990">
              <w:rPr>
                <w:rFonts w:cs="Times New Roman" w:hint="eastAsia"/>
                <w:spacing w:val="-4"/>
                <w:sz w:val="20"/>
                <w:szCs w:val="20"/>
              </w:rPr>
              <w:lastRenderedPageBreak/>
              <w:t>현재</w:t>
            </w:r>
            <w:r w:rsidRPr="00B70990">
              <w:rPr>
                <w:rFonts w:cs="Times New Roman" w:hint="eastAsia"/>
                <w:spacing w:val="-4"/>
                <w:sz w:val="20"/>
                <w:szCs w:val="20"/>
              </w:rPr>
              <w:t xml:space="preserve"> </w:t>
            </w:r>
            <w:r w:rsidRPr="00B70990">
              <w:rPr>
                <w:rFonts w:cs="Times New Roman" w:hint="eastAsia"/>
                <w:spacing w:val="-4"/>
                <w:sz w:val="20"/>
                <w:szCs w:val="20"/>
              </w:rPr>
              <w:t>대상회사의</w:t>
            </w:r>
            <w:r w:rsidRPr="00B70990">
              <w:rPr>
                <w:rFonts w:cs="Times New Roman" w:hint="eastAsia"/>
                <w:spacing w:val="-4"/>
                <w:sz w:val="20"/>
                <w:szCs w:val="20"/>
              </w:rPr>
              <w:t xml:space="preserve"> </w:t>
            </w:r>
            <w:r w:rsidRPr="00B70990">
              <w:rPr>
                <w:rFonts w:cs="Times New Roman" w:hint="eastAsia"/>
                <w:spacing w:val="-4"/>
                <w:sz w:val="20"/>
                <w:szCs w:val="20"/>
              </w:rPr>
              <w:t>자회사가</w:t>
            </w:r>
            <w:r w:rsidRPr="00B70990">
              <w:rPr>
                <w:rFonts w:cs="Times New Roman" w:hint="eastAsia"/>
                <w:spacing w:val="-4"/>
                <w:sz w:val="20"/>
                <w:szCs w:val="20"/>
              </w:rPr>
              <w:t xml:space="preserve"> </w:t>
            </w:r>
            <w:r w:rsidRPr="00B70990">
              <w:rPr>
                <w:rFonts w:cs="Times New Roman" w:hint="eastAsia"/>
                <w:spacing w:val="-4"/>
                <w:sz w:val="20"/>
                <w:szCs w:val="20"/>
              </w:rPr>
              <w:t>보유하고</w:t>
            </w:r>
            <w:r w:rsidRPr="00B70990">
              <w:rPr>
                <w:rFonts w:cs="Times New Roman" w:hint="eastAsia"/>
                <w:spacing w:val="-4"/>
                <w:sz w:val="20"/>
                <w:szCs w:val="20"/>
              </w:rPr>
              <w:t xml:space="preserve"> </w:t>
            </w:r>
            <w:r w:rsidRPr="00B70990">
              <w:rPr>
                <w:rFonts w:cs="Times New Roman" w:hint="eastAsia"/>
                <w:spacing w:val="-4"/>
                <w:sz w:val="20"/>
                <w:szCs w:val="20"/>
              </w:rPr>
              <w:t>있는</w:t>
            </w:r>
            <w:r w:rsidRPr="00B70990">
              <w:rPr>
                <w:rFonts w:cs="Times New Roman" w:hint="eastAsia"/>
                <w:spacing w:val="-4"/>
                <w:sz w:val="20"/>
                <w:szCs w:val="20"/>
              </w:rPr>
              <w:t xml:space="preserve"> </w:t>
            </w:r>
            <w:r w:rsidRPr="00B70990">
              <w:rPr>
                <w:rFonts w:cs="Times New Roman" w:hint="eastAsia"/>
                <w:spacing w:val="-4"/>
                <w:sz w:val="20"/>
                <w:szCs w:val="20"/>
              </w:rPr>
              <w:t>지식재산권</w:t>
            </w:r>
            <w:r w:rsidRPr="00B70990">
              <w:rPr>
                <w:rFonts w:cs="Times New Roman" w:hint="eastAsia"/>
                <w:spacing w:val="-4"/>
                <w:sz w:val="20"/>
                <w:szCs w:val="20"/>
              </w:rPr>
              <w:t xml:space="preserve"> </w:t>
            </w:r>
            <w:r w:rsidRPr="00B70990">
              <w:rPr>
                <w:rFonts w:cs="Times New Roman" w:hint="eastAsia"/>
                <w:spacing w:val="-4"/>
                <w:sz w:val="20"/>
                <w:szCs w:val="20"/>
              </w:rPr>
              <w:t>현황</w:t>
            </w:r>
            <w:r w:rsidRPr="00B70990">
              <w:rPr>
                <w:rFonts w:cs="Times New Roman" w:hint="eastAsia"/>
                <w:spacing w:val="-4"/>
                <w:sz w:val="20"/>
                <w:szCs w:val="20"/>
              </w:rPr>
              <w:t>(</w:t>
            </w:r>
            <w:r w:rsidRPr="00B70990">
              <w:rPr>
                <w:rFonts w:cs="Times New Roman" w:hint="eastAsia"/>
                <w:spacing w:val="-4"/>
                <w:sz w:val="20"/>
                <w:szCs w:val="20"/>
              </w:rPr>
              <w:t>출원</w:t>
            </w:r>
            <w:r w:rsidRPr="00B70990">
              <w:rPr>
                <w:rFonts w:cs="Times New Roman" w:hint="eastAsia"/>
                <w:spacing w:val="-4"/>
                <w:sz w:val="20"/>
                <w:szCs w:val="20"/>
              </w:rPr>
              <w:t xml:space="preserve"> </w:t>
            </w:r>
            <w:r w:rsidRPr="00B70990">
              <w:rPr>
                <w:rFonts w:cs="Times New Roman" w:hint="eastAsia"/>
                <w:spacing w:val="-4"/>
                <w:sz w:val="20"/>
                <w:szCs w:val="20"/>
              </w:rPr>
              <w:t>및</w:t>
            </w:r>
            <w:r w:rsidRPr="00B70990">
              <w:rPr>
                <w:rFonts w:cs="Times New Roman" w:hint="eastAsia"/>
                <w:spacing w:val="-4"/>
                <w:sz w:val="20"/>
                <w:szCs w:val="20"/>
              </w:rPr>
              <w:t xml:space="preserve"> </w:t>
            </w:r>
            <w:r w:rsidRPr="00B70990">
              <w:rPr>
                <w:rFonts w:cs="Times New Roman" w:hint="eastAsia"/>
                <w:spacing w:val="-4"/>
                <w:sz w:val="20"/>
                <w:szCs w:val="20"/>
              </w:rPr>
              <w:t>등록</w:t>
            </w:r>
            <w:r w:rsidRPr="00B70990">
              <w:rPr>
                <w:rFonts w:cs="Times New Roman" w:hint="eastAsia"/>
                <w:spacing w:val="-4"/>
                <w:sz w:val="20"/>
                <w:szCs w:val="20"/>
              </w:rPr>
              <w:t>)</w:t>
            </w:r>
            <w:r w:rsidRPr="00B70990">
              <w:rPr>
                <w:rFonts w:cs="Times New Roman" w:hint="eastAsia"/>
                <w:spacing w:val="-4"/>
                <w:sz w:val="20"/>
                <w:szCs w:val="20"/>
              </w:rPr>
              <w:t>은</w:t>
            </w:r>
            <w:r w:rsidRPr="00B70990">
              <w:rPr>
                <w:rFonts w:cs="Times New Roman" w:hint="eastAsia"/>
                <w:spacing w:val="-4"/>
                <w:sz w:val="20"/>
                <w:szCs w:val="20"/>
              </w:rPr>
              <w:t xml:space="preserve"> </w:t>
            </w:r>
            <w:r w:rsidRPr="00B70990">
              <w:rPr>
                <w:rFonts w:cs="Times New Roman" w:hint="eastAsia"/>
                <w:spacing w:val="-4"/>
                <w:sz w:val="20"/>
                <w:szCs w:val="20"/>
              </w:rPr>
              <w:t>아래와</w:t>
            </w:r>
            <w:r w:rsidRPr="00B70990">
              <w:rPr>
                <w:rFonts w:cs="Times New Roman" w:hint="eastAsia"/>
                <w:spacing w:val="-4"/>
                <w:sz w:val="20"/>
                <w:szCs w:val="20"/>
              </w:rPr>
              <w:t xml:space="preserve"> </w:t>
            </w:r>
            <w:r w:rsidRPr="00B70990">
              <w:rPr>
                <w:rFonts w:cs="Times New Roman" w:hint="eastAsia"/>
                <w:spacing w:val="-4"/>
                <w:sz w:val="20"/>
                <w:szCs w:val="20"/>
              </w:rPr>
              <w:t>같음</w:t>
            </w:r>
            <w:r w:rsidRPr="00B70990">
              <w:rPr>
                <w:rFonts w:cs="Times New Roman" w:hint="eastAsia"/>
                <w:spacing w:val="-4"/>
                <w:sz w:val="20"/>
                <w:szCs w:val="20"/>
              </w:rPr>
              <w:t>.</w:t>
            </w:r>
            <w:r w:rsidRPr="00B70990">
              <w:rPr>
                <w:rFonts w:cs="Times New Roman"/>
                <w:spacing w:val="-4"/>
                <w:sz w:val="20"/>
                <w:szCs w:val="20"/>
              </w:rPr>
              <w:t xml:space="preserve"> </w:t>
            </w:r>
            <w:r w:rsidR="00AF4C22">
              <w:rPr>
                <w:rFonts w:cs="Times New Roman" w:hint="eastAsia"/>
                <w:spacing w:val="-4"/>
                <w:sz w:val="20"/>
                <w:szCs w:val="20"/>
              </w:rPr>
              <w:t>T</w:t>
            </w:r>
            <w:r w:rsidR="00AF4C22">
              <w:rPr>
                <w:rFonts w:cs="Times New Roman"/>
                <w:spacing w:val="-4"/>
                <w:sz w:val="20"/>
                <w:szCs w:val="20"/>
              </w:rPr>
              <w:t>J</w:t>
            </w:r>
            <w:r w:rsidRPr="00B70990">
              <w:rPr>
                <w:rFonts w:cs="Times New Roman" w:hint="eastAsia"/>
                <w:spacing w:val="-4"/>
                <w:sz w:val="20"/>
                <w:szCs w:val="20"/>
              </w:rPr>
              <w:t xml:space="preserve"> </w:t>
            </w:r>
            <w:r w:rsidRPr="00B70990">
              <w:rPr>
                <w:rFonts w:cs="Times New Roman" w:hint="eastAsia"/>
                <w:spacing w:val="-4"/>
                <w:sz w:val="20"/>
                <w:szCs w:val="20"/>
              </w:rPr>
              <w:t>및</w:t>
            </w:r>
            <w:r w:rsidRPr="00B70990">
              <w:rPr>
                <w:rFonts w:cs="Times New Roman" w:hint="eastAsia"/>
                <w:spacing w:val="-4"/>
                <w:sz w:val="20"/>
                <w:szCs w:val="20"/>
              </w:rPr>
              <w:t xml:space="preserve"> </w:t>
            </w:r>
            <w:r w:rsidR="00AF4C22">
              <w:rPr>
                <w:rFonts w:cs="Times New Roman" w:hint="eastAsia"/>
                <w:spacing w:val="-4"/>
                <w:sz w:val="20"/>
                <w:szCs w:val="20"/>
              </w:rPr>
              <w:t>K</w:t>
            </w:r>
            <w:r w:rsidR="00AF4C22">
              <w:rPr>
                <w:rFonts w:cs="Times New Roman"/>
                <w:spacing w:val="-4"/>
                <w:sz w:val="20"/>
                <w:szCs w:val="20"/>
              </w:rPr>
              <w:t>MPNS</w:t>
            </w:r>
            <w:r w:rsidRPr="00B70990">
              <w:rPr>
                <w:rFonts w:cs="Times New Roman" w:hint="eastAsia"/>
                <w:spacing w:val="-4"/>
                <w:sz w:val="20"/>
                <w:szCs w:val="20"/>
              </w:rPr>
              <w:t>는</w:t>
            </w:r>
            <w:r w:rsidRPr="00B70990">
              <w:rPr>
                <w:rFonts w:cs="Times New Roman" w:hint="eastAsia"/>
                <w:spacing w:val="-4"/>
                <w:sz w:val="20"/>
                <w:szCs w:val="20"/>
              </w:rPr>
              <w:t xml:space="preserve"> </w:t>
            </w:r>
            <w:r w:rsidRPr="00B70990">
              <w:rPr>
                <w:rFonts w:cs="Times New Roman" w:hint="eastAsia"/>
                <w:spacing w:val="-4"/>
                <w:sz w:val="20"/>
                <w:szCs w:val="20"/>
              </w:rPr>
              <w:t>보유</w:t>
            </w:r>
            <w:r w:rsidRPr="00B70990">
              <w:rPr>
                <w:rFonts w:cs="Times New Roman" w:hint="eastAsia"/>
                <w:spacing w:val="-4"/>
                <w:sz w:val="20"/>
                <w:szCs w:val="20"/>
              </w:rPr>
              <w:t xml:space="preserve"> </w:t>
            </w:r>
            <w:r w:rsidRPr="00B70990">
              <w:rPr>
                <w:rFonts w:cs="Times New Roman" w:hint="eastAsia"/>
                <w:spacing w:val="-4"/>
                <w:sz w:val="20"/>
                <w:szCs w:val="20"/>
              </w:rPr>
              <w:t>중인</w:t>
            </w:r>
            <w:r w:rsidRPr="00B70990">
              <w:rPr>
                <w:rFonts w:cs="Times New Roman" w:hint="eastAsia"/>
                <w:spacing w:val="-4"/>
                <w:sz w:val="20"/>
                <w:szCs w:val="20"/>
              </w:rPr>
              <w:t xml:space="preserve"> </w:t>
            </w:r>
            <w:r w:rsidRPr="00B70990">
              <w:rPr>
                <w:rFonts w:cs="Times New Roman" w:hint="eastAsia"/>
                <w:spacing w:val="-4"/>
                <w:sz w:val="20"/>
                <w:szCs w:val="20"/>
              </w:rPr>
              <w:t>지식재산권이</w:t>
            </w:r>
            <w:r w:rsidRPr="00B70990">
              <w:rPr>
                <w:rFonts w:cs="Times New Roman" w:hint="eastAsia"/>
                <w:spacing w:val="-4"/>
                <w:sz w:val="20"/>
                <w:szCs w:val="20"/>
              </w:rPr>
              <w:t xml:space="preserve"> </w:t>
            </w:r>
            <w:r w:rsidRPr="00B70990">
              <w:rPr>
                <w:rFonts w:cs="Times New Roman" w:hint="eastAsia"/>
                <w:spacing w:val="-4"/>
                <w:sz w:val="20"/>
                <w:szCs w:val="20"/>
              </w:rPr>
              <w:t>없는</w:t>
            </w:r>
            <w:r w:rsidRPr="00B70990">
              <w:rPr>
                <w:rFonts w:cs="Times New Roman" w:hint="eastAsia"/>
                <w:spacing w:val="-4"/>
                <w:sz w:val="20"/>
                <w:szCs w:val="20"/>
              </w:rPr>
              <w:t xml:space="preserve"> </w:t>
            </w:r>
            <w:r w:rsidRPr="00B70990">
              <w:rPr>
                <w:rFonts w:cs="Times New Roman" w:hint="eastAsia"/>
                <w:spacing w:val="-4"/>
                <w:sz w:val="20"/>
                <w:szCs w:val="20"/>
              </w:rPr>
              <w:t>것으로</w:t>
            </w:r>
            <w:r w:rsidRPr="00B70990">
              <w:rPr>
                <w:rFonts w:cs="Times New Roman" w:hint="eastAsia"/>
                <w:spacing w:val="-4"/>
                <w:sz w:val="20"/>
                <w:szCs w:val="20"/>
              </w:rPr>
              <w:t xml:space="preserve"> </w:t>
            </w:r>
            <w:r w:rsidRPr="00B70990">
              <w:rPr>
                <w:rFonts w:cs="Times New Roman" w:hint="eastAsia"/>
                <w:spacing w:val="-4"/>
                <w:sz w:val="20"/>
                <w:szCs w:val="20"/>
              </w:rPr>
              <w:t>확인됨</w:t>
            </w:r>
            <w:r w:rsidRPr="00B70990">
              <w:rPr>
                <w:rFonts w:cs="Times New Roman" w:hint="eastAsia"/>
                <w:spacing w:val="-4"/>
                <w:sz w:val="20"/>
                <w:szCs w:val="20"/>
              </w:rPr>
              <w:t>.</w:t>
            </w:r>
            <w:r w:rsidRPr="00B70990">
              <w:rPr>
                <w:rFonts w:cs="Times New Roman"/>
                <w:spacing w:val="-4"/>
                <w:sz w:val="20"/>
                <w:szCs w:val="20"/>
              </w:rPr>
              <w:t xml:space="preserve"> </w:t>
            </w:r>
            <w:r w:rsidRPr="00B70990">
              <w:rPr>
                <w:rFonts w:cs="Times New Roman" w:hint="eastAsia"/>
                <w:spacing w:val="-4"/>
                <w:sz w:val="20"/>
                <w:szCs w:val="20"/>
              </w:rPr>
              <w:t>구체적인</w:t>
            </w:r>
            <w:r w:rsidRPr="00B70990">
              <w:rPr>
                <w:rFonts w:cs="Times New Roman"/>
                <w:spacing w:val="-4"/>
                <w:sz w:val="20"/>
                <w:szCs w:val="20"/>
              </w:rPr>
              <w:t xml:space="preserve"> </w:t>
            </w:r>
            <w:r w:rsidR="0049307C">
              <w:rPr>
                <w:rFonts w:cs="Times New Roman" w:hint="eastAsia"/>
                <w:spacing w:val="-4"/>
                <w:sz w:val="20"/>
                <w:szCs w:val="20"/>
              </w:rPr>
              <w:t>내역</w:t>
            </w:r>
            <w:r w:rsidRPr="00B70990">
              <w:rPr>
                <w:rFonts w:cs="Times New Roman" w:hint="eastAsia"/>
                <w:spacing w:val="-4"/>
                <w:sz w:val="20"/>
                <w:szCs w:val="20"/>
              </w:rPr>
              <w:t>은</w:t>
            </w:r>
            <w:r w:rsidRPr="00B70990">
              <w:rPr>
                <w:rFonts w:cs="Times New Roman"/>
                <w:spacing w:val="-4"/>
                <w:sz w:val="20"/>
                <w:szCs w:val="20"/>
              </w:rPr>
              <w:t xml:space="preserve"> </w:t>
            </w:r>
            <w:r w:rsidR="0049307C" w:rsidRPr="0049307C">
              <w:rPr>
                <w:rFonts w:cs="Times New Roman" w:hint="eastAsia"/>
                <w:b/>
                <w:sz w:val="20"/>
                <w:szCs w:val="20"/>
                <w:u w:val="single"/>
              </w:rPr>
              <w:t>별첨</w:t>
            </w:r>
            <w:r w:rsidR="0049307C" w:rsidRPr="0049307C">
              <w:rPr>
                <w:rFonts w:cs="Times New Roman" w:hint="eastAsia"/>
                <w:b/>
                <w:sz w:val="20"/>
                <w:szCs w:val="20"/>
                <w:u w:val="single"/>
              </w:rPr>
              <w:t xml:space="preserve"> </w:t>
            </w:r>
            <w:r w:rsidR="00571510" w:rsidRPr="0049307C">
              <w:rPr>
                <w:rFonts w:cs="Times New Roman"/>
                <w:b/>
                <w:sz w:val="20"/>
                <w:szCs w:val="20"/>
                <w:u w:val="single"/>
              </w:rPr>
              <w:t>1</w:t>
            </w:r>
            <w:del w:id="186" w:author="jaechang.yoo" w:date="2022-07-17T17:26:00Z">
              <w:r w:rsidR="00571510" w:rsidDel="00FC3CE1">
                <w:rPr>
                  <w:rFonts w:cs="Times New Roman"/>
                  <w:b/>
                  <w:sz w:val="20"/>
                  <w:szCs w:val="20"/>
                  <w:u w:val="single"/>
                </w:rPr>
                <w:delText>1</w:delText>
              </w:r>
            </w:del>
            <w:ins w:id="187" w:author="jaechang.yoo" w:date="2022-07-17T17:26:00Z">
              <w:r w:rsidR="00FC3CE1">
                <w:rPr>
                  <w:rFonts w:cs="Times New Roman"/>
                  <w:b/>
                  <w:sz w:val="20"/>
                  <w:szCs w:val="20"/>
                  <w:u w:val="single"/>
                </w:rPr>
                <w:t>2</w:t>
              </w:r>
            </w:ins>
            <w:r w:rsidR="0049307C" w:rsidRPr="0049307C">
              <w:rPr>
                <w:rFonts w:cs="Times New Roman"/>
                <w:b/>
                <w:sz w:val="20"/>
                <w:szCs w:val="20"/>
                <w:u w:val="single"/>
              </w:rPr>
              <w:t xml:space="preserve">. </w:t>
            </w:r>
            <w:r w:rsidR="0049307C" w:rsidRPr="0049307C">
              <w:rPr>
                <w:rFonts w:cs="Times New Roman" w:hint="eastAsia"/>
                <w:b/>
                <w:sz w:val="20"/>
                <w:szCs w:val="20"/>
                <w:u w:val="single"/>
              </w:rPr>
              <w:t>지식재산권</w:t>
            </w:r>
            <w:r w:rsidR="0049307C" w:rsidRPr="0049307C">
              <w:rPr>
                <w:rFonts w:cs="Times New Roman" w:hint="eastAsia"/>
                <w:b/>
                <w:sz w:val="20"/>
                <w:szCs w:val="20"/>
                <w:u w:val="single"/>
              </w:rPr>
              <w:t xml:space="preserve"> </w:t>
            </w:r>
            <w:r w:rsidR="0049307C" w:rsidRPr="0049307C">
              <w:rPr>
                <w:rFonts w:cs="Times New Roman" w:hint="eastAsia"/>
                <w:b/>
                <w:sz w:val="20"/>
                <w:szCs w:val="20"/>
                <w:u w:val="single"/>
              </w:rPr>
              <w:t>현황</w:t>
            </w:r>
            <w:r w:rsidR="0049307C">
              <w:rPr>
                <w:rFonts w:cs="Times New Roman"/>
                <w:spacing w:val="-4"/>
                <w:sz w:val="20"/>
                <w:szCs w:val="20"/>
              </w:rPr>
              <w:t xml:space="preserve"> </w:t>
            </w:r>
            <w:r w:rsidRPr="00B70990">
              <w:rPr>
                <w:rFonts w:cs="Times New Roman" w:hint="eastAsia"/>
                <w:spacing w:val="-4"/>
                <w:sz w:val="20"/>
                <w:szCs w:val="20"/>
              </w:rPr>
              <w:t>참조</w:t>
            </w:r>
            <w:r w:rsidRPr="00B70990">
              <w:rPr>
                <w:rFonts w:cs="Times New Roman"/>
                <w:spacing w:val="-4"/>
                <w:sz w:val="20"/>
                <w:szCs w:val="20"/>
              </w:rPr>
              <w:t>.</w:t>
            </w:r>
          </w:p>
          <w:tbl>
            <w:tblPr>
              <w:tblStyle w:val="a5"/>
              <w:tblW w:w="4874" w:type="dxa"/>
              <w:tblInd w:w="284" w:type="dxa"/>
              <w:tblCellMar>
                <w:top w:w="57" w:type="dxa"/>
                <w:left w:w="85" w:type="dxa"/>
                <w:bottom w:w="57" w:type="dxa"/>
                <w:right w:w="85" w:type="dxa"/>
              </w:tblCellMar>
              <w:tblLook w:val="04A0" w:firstRow="1" w:lastRow="0" w:firstColumn="1" w:lastColumn="0" w:noHBand="0" w:noVBand="1"/>
            </w:tblPr>
            <w:tblGrid>
              <w:gridCol w:w="1302"/>
              <w:gridCol w:w="714"/>
              <w:gridCol w:w="714"/>
              <w:gridCol w:w="715"/>
              <w:gridCol w:w="714"/>
              <w:gridCol w:w="715"/>
            </w:tblGrid>
            <w:tr w:rsidR="004E04A7" w:rsidRPr="0049307C" w14:paraId="3911C225" w14:textId="77777777" w:rsidTr="003C296E">
              <w:trPr>
                <w:trHeight w:val="21"/>
              </w:trPr>
              <w:tc>
                <w:tcPr>
                  <w:tcW w:w="1302" w:type="dxa"/>
                  <w:shd w:val="clear" w:color="auto" w:fill="D9D9D9" w:themeFill="background1" w:themeFillShade="D9"/>
                  <w:vAlign w:val="center"/>
                </w:tcPr>
                <w:p w14:paraId="48D5063F" w14:textId="77777777" w:rsidR="004E04A7" w:rsidRPr="0049307C" w:rsidRDefault="004E04A7" w:rsidP="004E04A7">
                  <w:pPr>
                    <w:spacing w:line="240" w:lineRule="atLeast"/>
                    <w:jc w:val="center"/>
                    <w:rPr>
                      <w:b/>
                      <w:sz w:val="20"/>
                      <w:szCs w:val="20"/>
                    </w:rPr>
                  </w:pPr>
                  <w:r w:rsidRPr="0049307C">
                    <w:rPr>
                      <w:rFonts w:hint="eastAsia"/>
                      <w:b/>
                      <w:sz w:val="20"/>
                      <w:szCs w:val="20"/>
                    </w:rPr>
                    <w:t>구분</w:t>
                  </w:r>
                </w:p>
              </w:tc>
              <w:tc>
                <w:tcPr>
                  <w:tcW w:w="714" w:type="dxa"/>
                  <w:shd w:val="clear" w:color="auto" w:fill="D9D9D9" w:themeFill="background1" w:themeFillShade="D9"/>
                  <w:vAlign w:val="center"/>
                </w:tcPr>
                <w:p w14:paraId="2F5D8730" w14:textId="77777777" w:rsidR="004E04A7" w:rsidRPr="0049307C" w:rsidRDefault="004E04A7" w:rsidP="004E04A7">
                  <w:pPr>
                    <w:spacing w:line="240" w:lineRule="atLeast"/>
                    <w:jc w:val="center"/>
                    <w:rPr>
                      <w:b/>
                      <w:sz w:val="20"/>
                      <w:szCs w:val="20"/>
                    </w:rPr>
                  </w:pPr>
                  <w:r w:rsidRPr="0049307C">
                    <w:rPr>
                      <w:rFonts w:hint="eastAsia"/>
                      <w:b/>
                      <w:sz w:val="20"/>
                      <w:szCs w:val="20"/>
                    </w:rPr>
                    <w:t>특허</w:t>
                  </w:r>
                </w:p>
              </w:tc>
              <w:tc>
                <w:tcPr>
                  <w:tcW w:w="714" w:type="dxa"/>
                  <w:shd w:val="clear" w:color="auto" w:fill="D9D9D9" w:themeFill="background1" w:themeFillShade="D9"/>
                  <w:vAlign w:val="center"/>
                </w:tcPr>
                <w:p w14:paraId="32181049" w14:textId="77777777" w:rsidR="004E04A7" w:rsidRPr="0049307C" w:rsidRDefault="004E04A7" w:rsidP="004E04A7">
                  <w:pPr>
                    <w:spacing w:line="240" w:lineRule="atLeast"/>
                    <w:jc w:val="center"/>
                    <w:rPr>
                      <w:b/>
                      <w:sz w:val="20"/>
                      <w:szCs w:val="20"/>
                    </w:rPr>
                  </w:pPr>
                  <w:r w:rsidRPr="0049307C">
                    <w:rPr>
                      <w:rFonts w:hint="eastAsia"/>
                      <w:b/>
                      <w:sz w:val="20"/>
                      <w:szCs w:val="20"/>
                    </w:rPr>
                    <w:t>디자인</w:t>
                  </w:r>
                </w:p>
              </w:tc>
              <w:tc>
                <w:tcPr>
                  <w:tcW w:w="715" w:type="dxa"/>
                  <w:shd w:val="clear" w:color="auto" w:fill="D9D9D9" w:themeFill="background1" w:themeFillShade="D9"/>
                  <w:vAlign w:val="center"/>
                </w:tcPr>
                <w:p w14:paraId="60357DCF" w14:textId="77777777" w:rsidR="004E04A7" w:rsidRPr="0049307C" w:rsidRDefault="004E04A7" w:rsidP="004E04A7">
                  <w:pPr>
                    <w:spacing w:line="240" w:lineRule="atLeast"/>
                    <w:jc w:val="center"/>
                    <w:rPr>
                      <w:b/>
                      <w:sz w:val="20"/>
                      <w:szCs w:val="20"/>
                    </w:rPr>
                  </w:pPr>
                  <w:r w:rsidRPr="0049307C">
                    <w:rPr>
                      <w:rFonts w:hint="eastAsia"/>
                      <w:b/>
                      <w:sz w:val="20"/>
                      <w:szCs w:val="20"/>
                    </w:rPr>
                    <w:t>상표</w:t>
                  </w:r>
                </w:p>
              </w:tc>
              <w:tc>
                <w:tcPr>
                  <w:tcW w:w="714" w:type="dxa"/>
                  <w:shd w:val="clear" w:color="auto" w:fill="D9D9D9" w:themeFill="background1" w:themeFillShade="D9"/>
                  <w:vAlign w:val="center"/>
                </w:tcPr>
                <w:p w14:paraId="7F285E5D" w14:textId="77777777" w:rsidR="004E04A7" w:rsidRPr="0049307C" w:rsidRDefault="004E04A7" w:rsidP="004E04A7">
                  <w:pPr>
                    <w:spacing w:line="240" w:lineRule="atLeast"/>
                    <w:jc w:val="center"/>
                    <w:rPr>
                      <w:b/>
                      <w:sz w:val="20"/>
                      <w:szCs w:val="20"/>
                    </w:rPr>
                  </w:pPr>
                  <w:r w:rsidRPr="0049307C">
                    <w:rPr>
                      <w:rFonts w:hint="eastAsia"/>
                      <w:b/>
                      <w:sz w:val="20"/>
                      <w:szCs w:val="20"/>
                    </w:rPr>
                    <w:t>저작권</w:t>
                  </w:r>
                </w:p>
              </w:tc>
              <w:tc>
                <w:tcPr>
                  <w:tcW w:w="715" w:type="dxa"/>
                  <w:shd w:val="clear" w:color="auto" w:fill="D9D9D9" w:themeFill="background1" w:themeFillShade="D9"/>
                  <w:vAlign w:val="center"/>
                </w:tcPr>
                <w:p w14:paraId="4AB912C4" w14:textId="77777777" w:rsidR="004E04A7" w:rsidRPr="0049307C" w:rsidRDefault="004E04A7" w:rsidP="004E04A7">
                  <w:pPr>
                    <w:spacing w:line="240" w:lineRule="atLeast"/>
                    <w:jc w:val="center"/>
                    <w:rPr>
                      <w:b/>
                      <w:sz w:val="20"/>
                      <w:szCs w:val="20"/>
                    </w:rPr>
                  </w:pPr>
                  <w:r w:rsidRPr="0049307C">
                    <w:rPr>
                      <w:rFonts w:hint="eastAsia"/>
                      <w:b/>
                      <w:sz w:val="20"/>
                      <w:szCs w:val="20"/>
                    </w:rPr>
                    <w:t>도메인</w:t>
                  </w:r>
                </w:p>
              </w:tc>
            </w:tr>
            <w:tr w:rsidR="004E04A7" w:rsidRPr="0049307C" w14:paraId="4DFD2E78" w14:textId="77777777" w:rsidTr="003C296E">
              <w:trPr>
                <w:trHeight w:val="21"/>
              </w:trPr>
              <w:tc>
                <w:tcPr>
                  <w:tcW w:w="1302" w:type="dxa"/>
                  <w:vAlign w:val="center"/>
                </w:tcPr>
                <w:p w14:paraId="7951D037" w14:textId="52CF7E46" w:rsidR="004E04A7" w:rsidRPr="0049307C" w:rsidRDefault="00F0526D" w:rsidP="004E04A7">
                  <w:pPr>
                    <w:spacing w:line="240" w:lineRule="atLeast"/>
                    <w:jc w:val="center"/>
                    <w:rPr>
                      <w:sz w:val="20"/>
                      <w:szCs w:val="20"/>
                    </w:rPr>
                  </w:pPr>
                  <w:r>
                    <w:rPr>
                      <w:rFonts w:hint="eastAsia"/>
                      <w:sz w:val="20"/>
                      <w:szCs w:val="20"/>
                    </w:rPr>
                    <w:t>㈜</w:t>
                  </w:r>
                  <w:r w:rsidR="004E04A7" w:rsidRPr="0049307C">
                    <w:rPr>
                      <w:rFonts w:hint="eastAsia"/>
                      <w:sz w:val="20"/>
                      <w:szCs w:val="20"/>
                    </w:rPr>
                    <w:t>케이엠솔루션</w:t>
                  </w:r>
                </w:p>
              </w:tc>
              <w:tc>
                <w:tcPr>
                  <w:tcW w:w="714" w:type="dxa"/>
                  <w:tcBorders>
                    <w:bottom w:val="single" w:sz="4" w:space="0" w:color="auto"/>
                  </w:tcBorders>
                  <w:vAlign w:val="center"/>
                </w:tcPr>
                <w:p w14:paraId="52ADD8D2"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4" w:type="dxa"/>
                  <w:vAlign w:val="center"/>
                </w:tcPr>
                <w:p w14:paraId="7263E074"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5" w:type="dxa"/>
                  <w:vAlign w:val="center"/>
                </w:tcPr>
                <w:p w14:paraId="7CA6BF1E" w14:textId="77777777" w:rsidR="004E04A7" w:rsidRPr="0049307C" w:rsidRDefault="004E04A7" w:rsidP="004E04A7">
                  <w:pPr>
                    <w:spacing w:line="240" w:lineRule="atLeast"/>
                    <w:jc w:val="right"/>
                    <w:rPr>
                      <w:sz w:val="20"/>
                      <w:szCs w:val="20"/>
                    </w:rPr>
                  </w:pPr>
                  <w:r w:rsidRPr="0049307C">
                    <w:rPr>
                      <w:rFonts w:hint="eastAsia"/>
                      <w:sz w:val="20"/>
                      <w:szCs w:val="20"/>
                    </w:rPr>
                    <w:t>1</w:t>
                  </w:r>
                </w:p>
              </w:tc>
              <w:tc>
                <w:tcPr>
                  <w:tcW w:w="714" w:type="dxa"/>
                  <w:vAlign w:val="center"/>
                </w:tcPr>
                <w:p w14:paraId="23FEE134"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5" w:type="dxa"/>
                  <w:vAlign w:val="center"/>
                </w:tcPr>
                <w:p w14:paraId="041252BF" w14:textId="77777777" w:rsidR="004E04A7" w:rsidRPr="0049307C" w:rsidRDefault="004E04A7" w:rsidP="004E04A7">
                  <w:pPr>
                    <w:spacing w:line="240" w:lineRule="atLeast"/>
                    <w:jc w:val="right"/>
                    <w:rPr>
                      <w:sz w:val="20"/>
                      <w:szCs w:val="20"/>
                    </w:rPr>
                  </w:pPr>
                  <w:r w:rsidRPr="0049307C">
                    <w:rPr>
                      <w:rFonts w:hint="eastAsia"/>
                      <w:sz w:val="20"/>
                      <w:szCs w:val="20"/>
                    </w:rPr>
                    <w:t>2</w:t>
                  </w:r>
                </w:p>
              </w:tc>
            </w:tr>
            <w:tr w:rsidR="004E04A7" w:rsidRPr="0049307C" w14:paraId="16825B56" w14:textId="77777777" w:rsidTr="003C296E">
              <w:trPr>
                <w:trHeight w:val="21"/>
              </w:trPr>
              <w:tc>
                <w:tcPr>
                  <w:tcW w:w="1302" w:type="dxa"/>
                  <w:vAlign w:val="center"/>
                </w:tcPr>
                <w:p w14:paraId="04EC9D92" w14:textId="365997B7" w:rsidR="004E04A7" w:rsidRPr="0049307C" w:rsidRDefault="00F0526D" w:rsidP="004E04A7">
                  <w:pPr>
                    <w:spacing w:line="240" w:lineRule="atLeast"/>
                    <w:jc w:val="center"/>
                    <w:rPr>
                      <w:sz w:val="20"/>
                      <w:szCs w:val="20"/>
                    </w:rPr>
                  </w:pPr>
                  <w:r>
                    <w:rPr>
                      <w:rFonts w:hint="eastAsia"/>
                      <w:sz w:val="20"/>
                      <w:szCs w:val="20"/>
                    </w:rPr>
                    <w:t>㈜</w:t>
                  </w:r>
                  <w:r w:rsidR="004E04A7" w:rsidRPr="0049307C">
                    <w:rPr>
                      <w:rFonts w:hint="eastAsia"/>
                      <w:sz w:val="20"/>
                      <w:szCs w:val="20"/>
                    </w:rPr>
                    <w:t>씨엠엔피</w:t>
                  </w:r>
                </w:p>
              </w:tc>
              <w:tc>
                <w:tcPr>
                  <w:tcW w:w="714" w:type="dxa"/>
                  <w:tcBorders>
                    <w:bottom w:val="single" w:sz="4" w:space="0" w:color="auto"/>
                  </w:tcBorders>
                  <w:vAlign w:val="center"/>
                </w:tcPr>
                <w:p w14:paraId="046593B4"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4" w:type="dxa"/>
                  <w:vAlign w:val="center"/>
                </w:tcPr>
                <w:p w14:paraId="47E01391"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5" w:type="dxa"/>
                  <w:vAlign w:val="center"/>
                </w:tcPr>
                <w:p w14:paraId="7A5B7DD6" w14:textId="77777777" w:rsidR="004E04A7" w:rsidRPr="0049307C" w:rsidRDefault="004E04A7" w:rsidP="004E04A7">
                  <w:pPr>
                    <w:spacing w:line="240" w:lineRule="atLeast"/>
                    <w:jc w:val="right"/>
                    <w:rPr>
                      <w:sz w:val="20"/>
                      <w:szCs w:val="20"/>
                    </w:rPr>
                  </w:pPr>
                  <w:r w:rsidRPr="0049307C">
                    <w:rPr>
                      <w:rFonts w:hint="eastAsia"/>
                      <w:sz w:val="20"/>
                      <w:szCs w:val="20"/>
                    </w:rPr>
                    <w:t>6</w:t>
                  </w:r>
                </w:p>
              </w:tc>
              <w:tc>
                <w:tcPr>
                  <w:tcW w:w="714" w:type="dxa"/>
                  <w:vAlign w:val="center"/>
                </w:tcPr>
                <w:p w14:paraId="22F7649E"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5" w:type="dxa"/>
                  <w:vAlign w:val="center"/>
                </w:tcPr>
                <w:p w14:paraId="07DBCE34" w14:textId="77777777" w:rsidR="004E04A7" w:rsidRPr="0049307C" w:rsidRDefault="004E04A7" w:rsidP="004E04A7">
                  <w:pPr>
                    <w:spacing w:line="240" w:lineRule="atLeast"/>
                    <w:jc w:val="right"/>
                    <w:rPr>
                      <w:sz w:val="20"/>
                      <w:szCs w:val="20"/>
                    </w:rPr>
                  </w:pPr>
                  <w:r w:rsidRPr="0049307C">
                    <w:rPr>
                      <w:rFonts w:hint="eastAsia"/>
                      <w:sz w:val="20"/>
                      <w:szCs w:val="20"/>
                    </w:rPr>
                    <w:t>4</w:t>
                  </w:r>
                </w:p>
              </w:tc>
            </w:tr>
            <w:tr w:rsidR="004E04A7" w:rsidRPr="0049307C" w14:paraId="6C5BED1D" w14:textId="77777777" w:rsidTr="003C296E">
              <w:trPr>
                <w:trHeight w:val="21"/>
              </w:trPr>
              <w:tc>
                <w:tcPr>
                  <w:tcW w:w="1302" w:type="dxa"/>
                  <w:vAlign w:val="center"/>
                </w:tcPr>
                <w:p w14:paraId="21F6BFCC" w14:textId="6C2168E6" w:rsidR="004E04A7" w:rsidRPr="0049307C" w:rsidRDefault="00F0526D" w:rsidP="004E04A7">
                  <w:pPr>
                    <w:spacing w:line="240" w:lineRule="atLeast"/>
                    <w:jc w:val="center"/>
                    <w:rPr>
                      <w:sz w:val="20"/>
                      <w:szCs w:val="20"/>
                    </w:rPr>
                  </w:pPr>
                  <w:r>
                    <w:rPr>
                      <w:rFonts w:hint="eastAsia"/>
                      <w:sz w:val="20"/>
                      <w:szCs w:val="20"/>
                    </w:rPr>
                    <w:t>㈜</w:t>
                  </w:r>
                  <w:r w:rsidR="004E04A7" w:rsidRPr="0049307C">
                    <w:rPr>
                      <w:rFonts w:hint="eastAsia"/>
                      <w:sz w:val="20"/>
                      <w:szCs w:val="20"/>
                    </w:rPr>
                    <w:t>알에스솔루션</w:t>
                  </w:r>
                  <w:r>
                    <w:rPr>
                      <w:rFonts w:hint="eastAsia"/>
                      <w:sz w:val="20"/>
                      <w:szCs w:val="20"/>
                    </w:rPr>
                    <w:t>즈</w:t>
                  </w:r>
                </w:p>
              </w:tc>
              <w:tc>
                <w:tcPr>
                  <w:tcW w:w="714" w:type="dxa"/>
                  <w:tcBorders>
                    <w:bottom w:val="single" w:sz="4" w:space="0" w:color="auto"/>
                  </w:tcBorders>
                  <w:vAlign w:val="center"/>
                </w:tcPr>
                <w:p w14:paraId="1228A883" w14:textId="77777777" w:rsidR="004E04A7" w:rsidRPr="0049307C" w:rsidRDefault="004E04A7" w:rsidP="004E04A7">
                  <w:pPr>
                    <w:spacing w:line="240" w:lineRule="atLeast"/>
                    <w:jc w:val="right"/>
                    <w:rPr>
                      <w:sz w:val="20"/>
                      <w:szCs w:val="20"/>
                    </w:rPr>
                  </w:pPr>
                  <w:r w:rsidRPr="0049307C">
                    <w:rPr>
                      <w:rFonts w:hint="eastAsia"/>
                      <w:sz w:val="20"/>
                      <w:szCs w:val="20"/>
                    </w:rPr>
                    <w:t>2</w:t>
                  </w:r>
                </w:p>
              </w:tc>
              <w:tc>
                <w:tcPr>
                  <w:tcW w:w="714" w:type="dxa"/>
                  <w:vAlign w:val="center"/>
                </w:tcPr>
                <w:p w14:paraId="3CD5744B"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5" w:type="dxa"/>
                  <w:vAlign w:val="center"/>
                </w:tcPr>
                <w:p w14:paraId="63DB3EC1"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4" w:type="dxa"/>
                  <w:vAlign w:val="center"/>
                </w:tcPr>
                <w:p w14:paraId="6D036653" w14:textId="77777777" w:rsidR="004E04A7" w:rsidRPr="0049307C" w:rsidRDefault="004E04A7" w:rsidP="004E04A7">
                  <w:pPr>
                    <w:spacing w:line="240" w:lineRule="atLeast"/>
                    <w:jc w:val="right"/>
                    <w:rPr>
                      <w:sz w:val="20"/>
                      <w:szCs w:val="20"/>
                    </w:rPr>
                  </w:pPr>
                  <w:r w:rsidRPr="0049307C">
                    <w:rPr>
                      <w:rFonts w:hint="eastAsia"/>
                      <w:sz w:val="20"/>
                      <w:szCs w:val="20"/>
                    </w:rPr>
                    <w:t>1</w:t>
                  </w:r>
                </w:p>
              </w:tc>
              <w:tc>
                <w:tcPr>
                  <w:tcW w:w="715" w:type="dxa"/>
                  <w:vAlign w:val="center"/>
                </w:tcPr>
                <w:p w14:paraId="367973CA" w14:textId="77777777" w:rsidR="004E04A7" w:rsidRPr="0049307C" w:rsidRDefault="004E04A7" w:rsidP="004E04A7">
                  <w:pPr>
                    <w:spacing w:line="240" w:lineRule="atLeast"/>
                    <w:jc w:val="right"/>
                    <w:rPr>
                      <w:sz w:val="20"/>
                      <w:szCs w:val="20"/>
                    </w:rPr>
                  </w:pPr>
                  <w:r w:rsidRPr="0049307C">
                    <w:rPr>
                      <w:rFonts w:hint="eastAsia"/>
                      <w:sz w:val="20"/>
                      <w:szCs w:val="20"/>
                    </w:rPr>
                    <w:t>1</w:t>
                  </w:r>
                </w:p>
              </w:tc>
            </w:tr>
            <w:tr w:rsidR="004E04A7" w:rsidRPr="0049307C" w14:paraId="617451D1" w14:textId="77777777" w:rsidTr="003C296E">
              <w:trPr>
                <w:trHeight w:val="21"/>
              </w:trPr>
              <w:tc>
                <w:tcPr>
                  <w:tcW w:w="1302" w:type="dxa"/>
                  <w:vAlign w:val="center"/>
                </w:tcPr>
                <w:p w14:paraId="1DA45E7C" w14:textId="72A6B656" w:rsidR="004E04A7" w:rsidRPr="0049307C" w:rsidRDefault="00F0526D" w:rsidP="004E04A7">
                  <w:pPr>
                    <w:spacing w:line="240" w:lineRule="atLeast"/>
                    <w:jc w:val="center"/>
                    <w:rPr>
                      <w:sz w:val="20"/>
                      <w:szCs w:val="20"/>
                    </w:rPr>
                  </w:pPr>
                  <w:r>
                    <w:rPr>
                      <w:rFonts w:hint="eastAsia"/>
                      <w:sz w:val="20"/>
                      <w:szCs w:val="20"/>
                    </w:rPr>
                    <w:t>㈜</w:t>
                  </w:r>
                  <w:r w:rsidR="004E04A7" w:rsidRPr="0049307C">
                    <w:rPr>
                      <w:rFonts w:hint="eastAsia"/>
                      <w:sz w:val="20"/>
                      <w:szCs w:val="20"/>
                    </w:rPr>
                    <w:t>위드</w:t>
                  </w:r>
                  <w:r>
                    <w:rPr>
                      <w:rFonts w:hint="eastAsia"/>
                      <w:sz w:val="20"/>
                      <w:szCs w:val="20"/>
                    </w:rPr>
                    <w:t>원</w:t>
                  </w:r>
                  <w:r w:rsidR="004E04A7" w:rsidRPr="0049307C">
                    <w:rPr>
                      <w:rFonts w:hint="eastAsia"/>
                      <w:sz w:val="20"/>
                      <w:szCs w:val="20"/>
                    </w:rPr>
                    <w:t>스</w:t>
                  </w:r>
                </w:p>
              </w:tc>
              <w:tc>
                <w:tcPr>
                  <w:tcW w:w="714" w:type="dxa"/>
                  <w:shd w:val="clear" w:color="auto" w:fill="auto"/>
                  <w:vAlign w:val="center"/>
                </w:tcPr>
                <w:p w14:paraId="45C972B8"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4" w:type="dxa"/>
                  <w:vAlign w:val="center"/>
                </w:tcPr>
                <w:p w14:paraId="5C42D51C"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5" w:type="dxa"/>
                  <w:vAlign w:val="center"/>
                </w:tcPr>
                <w:p w14:paraId="0AF66BF7" w14:textId="77777777" w:rsidR="004E04A7" w:rsidRPr="0049307C" w:rsidRDefault="004E04A7" w:rsidP="004E04A7">
                  <w:pPr>
                    <w:spacing w:line="240" w:lineRule="atLeast"/>
                    <w:jc w:val="right"/>
                    <w:rPr>
                      <w:sz w:val="20"/>
                      <w:szCs w:val="20"/>
                    </w:rPr>
                  </w:pPr>
                  <w:r w:rsidRPr="0049307C">
                    <w:rPr>
                      <w:rFonts w:hint="eastAsia"/>
                      <w:sz w:val="20"/>
                      <w:szCs w:val="20"/>
                    </w:rPr>
                    <w:t>1</w:t>
                  </w:r>
                </w:p>
              </w:tc>
              <w:tc>
                <w:tcPr>
                  <w:tcW w:w="714" w:type="dxa"/>
                  <w:vAlign w:val="center"/>
                </w:tcPr>
                <w:p w14:paraId="2A989F93"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5" w:type="dxa"/>
                  <w:vAlign w:val="center"/>
                </w:tcPr>
                <w:p w14:paraId="3C2E90C3" w14:textId="77777777" w:rsidR="004E04A7" w:rsidRPr="0049307C" w:rsidRDefault="004E04A7" w:rsidP="004E04A7">
                  <w:pPr>
                    <w:spacing w:line="240" w:lineRule="atLeast"/>
                    <w:jc w:val="right"/>
                    <w:rPr>
                      <w:sz w:val="20"/>
                      <w:szCs w:val="20"/>
                    </w:rPr>
                  </w:pPr>
                  <w:r w:rsidRPr="0049307C">
                    <w:rPr>
                      <w:rFonts w:hint="eastAsia"/>
                      <w:sz w:val="20"/>
                      <w:szCs w:val="20"/>
                    </w:rPr>
                    <w:t>1</w:t>
                  </w:r>
                </w:p>
              </w:tc>
            </w:tr>
            <w:tr w:rsidR="004E04A7" w:rsidRPr="0049307C" w14:paraId="7F28FBFA" w14:textId="77777777" w:rsidTr="003C296E">
              <w:trPr>
                <w:trHeight w:val="21"/>
              </w:trPr>
              <w:tc>
                <w:tcPr>
                  <w:tcW w:w="1302" w:type="dxa"/>
                  <w:vAlign w:val="center"/>
                </w:tcPr>
                <w:p w14:paraId="4673BBFB" w14:textId="01507C9C" w:rsidR="004E04A7" w:rsidRPr="0049307C" w:rsidRDefault="00F0526D" w:rsidP="004E04A7">
                  <w:pPr>
                    <w:spacing w:line="240" w:lineRule="atLeast"/>
                    <w:jc w:val="center"/>
                    <w:rPr>
                      <w:sz w:val="20"/>
                      <w:szCs w:val="20"/>
                    </w:rPr>
                  </w:pPr>
                  <w:r>
                    <w:rPr>
                      <w:rFonts w:hint="eastAsia"/>
                      <w:sz w:val="20"/>
                      <w:szCs w:val="20"/>
                    </w:rPr>
                    <w:t>㈜</w:t>
                  </w:r>
                  <w:r w:rsidR="004E04A7" w:rsidRPr="0049307C">
                    <w:rPr>
                      <w:rFonts w:hint="eastAsia"/>
                      <w:sz w:val="20"/>
                      <w:szCs w:val="20"/>
                    </w:rPr>
                    <w:t>케이드라이브</w:t>
                  </w:r>
                </w:p>
              </w:tc>
              <w:tc>
                <w:tcPr>
                  <w:tcW w:w="714" w:type="dxa"/>
                  <w:vAlign w:val="center"/>
                </w:tcPr>
                <w:p w14:paraId="60FF6C17"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4" w:type="dxa"/>
                  <w:vAlign w:val="center"/>
                </w:tcPr>
                <w:p w14:paraId="41E29B60" w14:textId="77777777" w:rsidR="004E04A7" w:rsidRPr="0049307C" w:rsidRDefault="004E04A7" w:rsidP="004E04A7">
                  <w:pPr>
                    <w:spacing w:line="240" w:lineRule="atLeast"/>
                    <w:jc w:val="right"/>
                    <w:rPr>
                      <w:sz w:val="20"/>
                      <w:szCs w:val="20"/>
                    </w:rPr>
                  </w:pPr>
                  <w:r w:rsidRPr="0049307C">
                    <w:rPr>
                      <w:rFonts w:hint="eastAsia"/>
                      <w:sz w:val="20"/>
                      <w:szCs w:val="20"/>
                    </w:rPr>
                    <w:t>3</w:t>
                  </w:r>
                </w:p>
              </w:tc>
              <w:tc>
                <w:tcPr>
                  <w:tcW w:w="715" w:type="dxa"/>
                  <w:vAlign w:val="center"/>
                </w:tcPr>
                <w:p w14:paraId="2D6F96BB" w14:textId="77777777" w:rsidR="004E04A7" w:rsidRPr="0049307C" w:rsidRDefault="004E04A7" w:rsidP="004E04A7">
                  <w:pPr>
                    <w:spacing w:line="240" w:lineRule="atLeast"/>
                    <w:jc w:val="right"/>
                    <w:rPr>
                      <w:sz w:val="20"/>
                      <w:szCs w:val="20"/>
                    </w:rPr>
                  </w:pPr>
                  <w:r w:rsidRPr="0049307C">
                    <w:rPr>
                      <w:rFonts w:hint="eastAsia"/>
                      <w:sz w:val="20"/>
                      <w:szCs w:val="20"/>
                    </w:rPr>
                    <w:t>57</w:t>
                  </w:r>
                </w:p>
              </w:tc>
              <w:tc>
                <w:tcPr>
                  <w:tcW w:w="714" w:type="dxa"/>
                  <w:vAlign w:val="center"/>
                </w:tcPr>
                <w:p w14:paraId="2CF64A25" w14:textId="77777777" w:rsidR="004E04A7" w:rsidRPr="0049307C" w:rsidRDefault="004E04A7" w:rsidP="004E04A7">
                  <w:pPr>
                    <w:spacing w:line="240" w:lineRule="atLeast"/>
                    <w:jc w:val="right"/>
                    <w:rPr>
                      <w:sz w:val="20"/>
                      <w:szCs w:val="20"/>
                    </w:rPr>
                  </w:pPr>
                  <w:r w:rsidRPr="0049307C">
                    <w:rPr>
                      <w:rFonts w:hint="eastAsia"/>
                      <w:sz w:val="20"/>
                      <w:szCs w:val="20"/>
                    </w:rPr>
                    <w:t>0</w:t>
                  </w:r>
                </w:p>
              </w:tc>
              <w:tc>
                <w:tcPr>
                  <w:tcW w:w="715" w:type="dxa"/>
                  <w:vAlign w:val="center"/>
                </w:tcPr>
                <w:p w14:paraId="7F87287B" w14:textId="77777777" w:rsidR="004E04A7" w:rsidRPr="0049307C" w:rsidRDefault="004E04A7" w:rsidP="004E04A7">
                  <w:pPr>
                    <w:spacing w:line="240" w:lineRule="atLeast"/>
                    <w:jc w:val="right"/>
                    <w:rPr>
                      <w:sz w:val="20"/>
                      <w:szCs w:val="20"/>
                    </w:rPr>
                  </w:pPr>
                  <w:r w:rsidRPr="0049307C">
                    <w:rPr>
                      <w:rFonts w:hint="eastAsia"/>
                      <w:sz w:val="20"/>
                      <w:szCs w:val="20"/>
                    </w:rPr>
                    <w:t>14</w:t>
                  </w:r>
                </w:p>
              </w:tc>
            </w:tr>
          </w:tbl>
          <w:p w14:paraId="33C80EE4" w14:textId="632E2DEA" w:rsidR="004E04A7" w:rsidRPr="009A2958" w:rsidRDefault="00B70990" w:rsidP="00B70990">
            <w:pPr>
              <w:pStyle w:val="a8"/>
              <w:widowControl/>
              <w:spacing w:line="240" w:lineRule="auto"/>
              <w:ind w:left="0"/>
              <w:rPr>
                <w:rFonts w:cs="Times New Roman"/>
                <w:sz w:val="20"/>
                <w:szCs w:val="20"/>
              </w:rPr>
            </w:pPr>
            <w:r>
              <w:rPr>
                <w:rFonts w:cs="Times New Roman" w:hint="eastAsia"/>
                <w:sz w:val="20"/>
                <w:szCs w:val="20"/>
              </w:rPr>
              <w:t xml:space="preserve"> </w:t>
            </w:r>
          </w:p>
        </w:tc>
        <w:tc>
          <w:tcPr>
            <w:tcW w:w="26" w:type="pct"/>
            <w:tcBorders>
              <w:top w:val="nil"/>
              <w:bottom w:val="nil"/>
            </w:tcBorders>
          </w:tcPr>
          <w:p w14:paraId="1CF01F9D"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42F99B42" w14:textId="735DEE8F" w:rsidR="004E04A7" w:rsidRPr="00A5180A" w:rsidRDefault="002B558B" w:rsidP="002B558B">
            <w:pPr>
              <w:pStyle w:val="a8"/>
              <w:widowControl/>
              <w:numPr>
                <w:ilvl w:val="0"/>
                <w:numId w:val="2"/>
              </w:numPr>
              <w:spacing w:before="40" w:after="120" w:line="276" w:lineRule="auto"/>
              <w:rPr>
                <w:rFonts w:cs="Times New Roman"/>
                <w:sz w:val="20"/>
                <w:szCs w:val="20"/>
              </w:rPr>
            </w:pPr>
            <w:r w:rsidRPr="009A2958">
              <w:rPr>
                <w:rFonts w:cs="Times New Roman"/>
                <w:sz w:val="20"/>
                <w:szCs w:val="20"/>
              </w:rPr>
              <w:t>본건</w:t>
            </w:r>
            <w:r w:rsidRPr="009A2958">
              <w:rPr>
                <w:rFonts w:cs="Times New Roman"/>
                <w:sz w:val="20"/>
                <w:szCs w:val="20"/>
              </w:rPr>
              <w:t xml:space="preserve"> </w:t>
            </w:r>
            <w:r w:rsidRPr="009A2958">
              <w:rPr>
                <w:rFonts w:cs="Times New Roman"/>
                <w:sz w:val="20"/>
                <w:szCs w:val="20"/>
              </w:rPr>
              <w:t>거래에</w:t>
            </w:r>
            <w:r w:rsidRPr="009A2958">
              <w:rPr>
                <w:rFonts w:cs="Times New Roman"/>
                <w:sz w:val="20"/>
                <w:szCs w:val="20"/>
              </w:rPr>
              <w:t xml:space="preserve"> </w:t>
            </w:r>
            <w:r w:rsidRPr="009A2958">
              <w:rPr>
                <w:rFonts w:cs="Times New Roman"/>
                <w:sz w:val="20"/>
                <w:szCs w:val="20"/>
              </w:rPr>
              <w:t>영향을</w:t>
            </w:r>
            <w:r w:rsidRPr="009A2958">
              <w:rPr>
                <w:rFonts w:cs="Times New Roman"/>
                <w:sz w:val="20"/>
                <w:szCs w:val="20"/>
              </w:rPr>
              <w:t xml:space="preserve"> </w:t>
            </w:r>
            <w:r w:rsidRPr="009A2958">
              <w:rPr>
                <w:rFonts w:cs="Times New Roman"/>
                <w:sz w:val="20"/>
                <w:szCs w:val="20"/>
              </w:rPr>
              <w:t>미칠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특별한</w:t>
            </w:r>
            <w:r w:rsidRPr="009A2958">
              <w:rPr>
                <w:rFonts w:cs="Times New Roman"/>
                <w:sz w:val="20"/>
                <w:szCs w:val="20"/>
              </w:rPr>
              <w:t xml:space="preserve"> </w:t>
            </w:r>
            <w:r w:rsidRPr="009A2958">
              <w:rPr>
                <w:rFonts w:cs="Times New Roman"/>
                <w:sz w:val="20"/>
                <w:szCs w:val="20"/>
              </w:rPr>
              <w:t>이슈는</w:t>
            </w:r>
            <w:r w:rsidRPr="009A2958">
              <w:rPr>
                <w:rFonts w:cs="Times New Roman"/>
                <w:sz w:val="20"/>
                <w:szCs w:val="20"/>
              </w:rPr>
              <w:t xml:space="preserve"> </w:t>
            </w:r>
            <w:r w:rsidRPr="009A2958">
              <w:rPr>
                <w:rFonts w:cs="Times New Roman"/>
                <w:sz w:val="20"/>
                <w:szCs w:val="20"/>
              </w:rPr>
              <w:t>발견되지</w:t>
            </w:r>
            <w:r w:rsidRPr="009A2958">
              <w:rPr>
                <w:rFonts w:cs="Times New Roman"/>
                <w:sz w:val="20"/>
                <w:szCs w:val="20"/>
              </w:rPr>
              <w:t xml:space="preserve"> </w:t>
            </w:r>
            <w:r w:rsidRPr="009A2958">
              <w:rPr>
                <w:rFonts w:cs="Times New Roman"/>
                <w:sz w:val="20"/>
                <w:szCs w:val="20"/>
              </w:rPr>
              <w:t>않음</w:t>
            </w:r>
            <w:r w:rsidRPr="009A2958">
              <w:rPr>
                <w:rFonts w:cs="Times New Roman"/>
                <w:sz w:val="20"/>
                <w:szCs w:val="20"/>
              </w:rPr>
              <w:t>.</w:t>
            </w:r>
          </w:p>
        </w:tc>
        <w:tc>
          <w:tcPr>
            <w:tcW w:w="27" w:type="pct"/>
            <w:tcBorders>
              <w:top w:val="nil"/>
              <w:bottom w:val="nil"/>
            </w:tcBorders>
          </w:tcPr>
          <w:p w14:paraId="7CC608EA"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54510652" w14:textId="3684429F" w:rsidR="004E04A7" w:rsidRPr="009A2958" w:rsidRDefault="002B558B"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785DFD" w:rsidRPr="00AA0FD5" w14:paraId="61529A22" w14:textId="77777777" w:rsidTr="00061A1F">
        <w:trPr>
          <w:trHeight w:val="132"/>
        </w:trPr>
        <w:tc>
          <w:tcPr>
            <w:tcW w:w="619" w:type="pct"/>
          </w:tcPr>
          <w:p w14:paraId="6A096815" w14:textId="14D71AAD" w:rsidR="00785DFD" w:rsidRPr="002B558B" w:rsidRDefault="00785DFD" w:rsidP="004E04A7">
            <w:pPr>
              <w:widowControl/>
              <w:spacing w:before="40" w:after="120" w:line="276" w:lineRule="auto"/>
              <w:jc w:val="center"/>
              <w:outlineLvl w:val="0"/>
              <w:rPr>
                <w:rFonts w:cs="Times New Roman"/>
                <w:b/>
                <w:color w:val="404040" w:themeColor="text1" w:themeTint="BF"/>
                <w:kern w:val="0"/>
                <w:sz w:val="20"/>
                <w:szCs w:val="20"/>
              </w:rPr>
            </w:pPr>
            <w:bookmarkStart w:id="188" w:name="_Toc108480445"/>
            <w:bookmarkStart w:id="189" w:name="_Toc108513001"/>
            <w:r w:rsidRPr="002B558B">
              <w:rPr>
                <w:rFonts w:cs="Times New Roman" w:hint="eastAsia"/>
                <w:b/>
                <w:color w:val="404040" w:themeColor="text1" w:themeTint="BF"/>
                <w:kern w:val="0"/>
                <w:sz w:val="20"/>
                <w:szCs w:val="20"/>
              </w:rPr>
              <w:t>직무발명</w:t>
            </w:r>
            <w:bookmarkEnd w:id="188"/>
            <w:bookmarkEnd w:id="189"/>
          </w:p>
        </w:tc>
        <w:tc>
          <w:tcPr>
            <w:tcW w:w="26" w:type="pct"/>
            <w:tcBorders>
              <w:top w:val="nil"/>
              <w:bottom w:val="nil"/>
            </w:tcBorders>
          </w:tcPr>
          <w:p w14:paraId="05EAD2B6" w14:textId="77777777" w:rsidR="00785DFD" w:rsidRPr="009A2958" w:rsidRDefault="00785DFD" w:rsidP="004E04A7">
            <w:pPr>
              <w:widowControl/>
              <w:spacing w:before="40" w:after="120" w:line="276" w:lineRule="auto"/>
              <w:rPr>
                <w:rFonts w:cs="Times New Roman"/>
                <w:b/>
                <w:sz w:val="20"/>
                <w:szCs w:val="20"/>
              </w:rPr>
            </w:pPr>
          </w:p>
        </w:tc>
        <w:tc>
          <w:tcPr>
            <w:tcW w:w="1804" w:type="pct"/>
          </w:tcPr>
          <w:p w14:paraId="2D333635" w14:textId="5EAD6DD5" w:rsidR="00785DFD" w:rsidRDefault="00785DFD" w:rsidP="00785DFD">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직무발명보상규정을</w:t>
            </w:r>
            <w:r>
              <w:rPr>
                <w:rFonts w:cs="Times New Roman" w:hint="eastAsia"/>
                <w:sz w:val="20"/>
                <w:szCs w:val="20"/>
              </w:rPr>
              <w:t xml:space="preserve"> </w:t>
            </w:r>
            <w:r>
              <w:rPr>
                <w:rFonts w:cs="Times New Roman" w:hint="eastAsia"/>
                <w:sz w:val="20"/>
                <w:szCs w:val="20"/>
              </w:rPr>
              <w:t>운영</w:t>
            </w:r>
            <w:r>
              <w:rPr>
                <w:rFonts w:cs="Times New Roman" w:hint="eastAsia"/>
                <w:sz w:val="20"/>
                <w:szCs w:val="20"/>
              </w:rPr>
              <w:t xml:space="preserve"> </w:t>
            </w:r>
            <w:r>
              <w:rPr>
                <w:rFonts w:cs="Times New Roman" w:hint="eastAsia"/>
                <w:sz w:val="20"/>
                <w:szCs w:val="20"/>
              </w:rPr>
              <w:t>중에</w:t>
            </w:r>
            <w:r>
              <w:rPr>
                <w:rFonts w:cs="Times New Roman" w:hint="eastAsia"/>
                <w:sz w:val="20"/>
                <w:szCs w:val="20"/>
              </w:rPr>
              <w:t xml:space="preserve"> </w:t>
            </w:r>
            <w:r>
              <w:rPr>
                <w:rFonts w:cs="Times New Roman" w:hint="eastAsia"/>
                <w:sz w:val="20"/>
                <w:szCs w:val="20"/>
              </w:rPr>
              <w:t>있고</w:t>
            </w:r>
            <w:r>
              <w:rPr>
                <w:rFonts w:cs="Times New Roman" w:hint="eastAsia"/>
                <w:sz w:val="20"/>
                <w:szCs w:val="20"/>
              </w:rPr>
              <w:t>,</w:t>
            </w:r>
            <w:r>
              <w:rPr>
                <w:rFonts w:cs="Times New Roman"/>
                <w:sz w:val="20"/>
                <w:szCs w:val="20"/>
              </w:rPr>
              <w:t xml:space="preserve"> </w:t>
            </w:r>
            <w:r>
              <w:rPr>
                <w:rFonts w:cs="Times New Roman" w:hint="eastAsia"/>
                <w:sz w:val="20"/>
                <w:szCs w:val="20"/>
              </w:rPr>
              <w:t>지급</w:t>
            </w:r>
            <w:r>
              <w:rPr>
                <w:rFonts w:cs="Times New Roman" w:hint="eastAsia"/>
                <w:sz w:val="20"/>
                <w:szCs w:val="20"/>
              </w:rPr>
              <w:t xml:space="preserve"> </w:t>
            </w:r>
            <w:r>
              <w:rPr>
                <w:rFonts w:cs="Times New Roman" w:hint="eastAsia"/>
                <w:sz w:val="20"/>
                <w:szCs w:val="20"/>
              </w:rPr>
              <w:t>절차를</w:t>
            </w:r>
            <w:r>
              <w:rPr>
                <w:rFonts w:cs="Times New Roman" w:hint="eastAsia"/>
                <w:sz w:val="20"/>
                <w:szCs w:val="20"/>
              </w:rPr>
              <w:t xml:space="preserve"> </w:t>
            </w:r>
            <w:r>
              <w:rPr>
                <w:rFonts w:cs="Times New Roman" w:hint="eastAsia"/>
                <w:sz w:val="20"/>
                <w:szCs w:val="20"/>
              </w:rPr>
              <w:t>진행</w:t>
            </w:r>
            <w:r>
              <w:rPr>
                <w:rFonts w:cs="Times New Roman" w:hint="eastAsia"/>
                <w:sz w:val="20"/>
                <w:szCs w:val="20"/>
              </w:rPr>
              <w:t xml:space="preserve"> </w:t>
            </w:r>
            <w:r>
              <w:rPr>
                <w:rFonts w:cs="Times New Roman" w:hint="eastAsia"/>
                <w:sz w:val="20"/>
                <w:szCs w:val="20"/>
              </w:rPr>
              <w:t>중인</w:t>
            </w:r>
            <w:r>
              <w:rPr>
                <w:rFonts w:cs="Times New Roman" w:hint="eastAsia"/>
                <w:sz w:val="20"/>
                <w:szCs w:val="20"/>
              </w:rPr>
              <w:t xml:space="preserve"> </w:t>
            </w:r>
            <w:r>
              <w:rPr>
                <w:rFonts w:cs="Times New Roman" w:hint="eastAsia"/>
                <w:sz w:val="20"/>
                <w:szCs w:val="20"/>
              </w:rPr>
              <w:t>건</w:t>
            </w:r>
            <w:r>
              <w:rPr>
                <w:rFonts w:cs="Times New Roman" w:hint="eastAsia"/>
                <w:sz w:val="20"/>
                <w:szCs w:val="20"/>
              </w:rPr>
              <w:t>(</w:t>
            </w:r>
            <w:r>
              <w:rPr>
                <w:rFonts w:cs="Times New Roman" w:hint="eastAsia"/>
                <w:sz w:val="20"/>
                <w:szCs w:val="20"/>
              </w:rPr>
              <w:t>특허</w:t>
            </w:r>
            <w:r>
              <w:rPr>
                <w:rFonts w:cs="Times New Roman" w:hint="eastAsia"/>
                <w:sz w:val="20"/>
                <w:szCs w:val="20"/>
              </w:rPr>
              <w:t>:</w:t>
            </w:r>
            <w:r>
              <w:rPr>
                <w:rFonts w:cs="Times New Roman"/>
                <w:sz w:val="20"/>
                <w:szCs w:val="20"/>
              </w:rPr>
              <w:t xml:space="preserve"> 5</w:t>
            </w:r>
            <w:r>
              <w:rPr>
                <w:rFonts w:cs="Times New Roman" w:hint="eastAsia"/>
                <w:sz w:val="20"/>
                <w:szCs w:val="20"/>
              </w:rPr>
              <w:t>건</w:t>
            </w:r>
            <w:r>
              <w:rPr>
                <w:rFonts w:cs="Times New Roman" w:hint="eastAsia"/>
                <w:sz w:val="20"/>
                <w:szCs w:val="20"/>
              </w:rPr>
              <w:t xml:space="preserve">, </w:t>
            </w:r>
            <w:r>
              <w:rPr>
                <w:rFonts w:cs="Times New Roman" w:hint="eastAsia"/>
                <w:sz w:val="20"/>
                <w:szCs w:val="20"/>
              </w:rPr>
              <w:t>디자인</w:t>
            </w:r>
            <w:r>
              <w:rPr>
                <w:rFonts w:cs="Times New Roman" w:hint="eastAsia"/>
                <w:sz w:val="20"/>
                <w:szCs w:val="20"/>
              </w:rPr>
              <w:t>:</w:t>
            </w:r>
            <w:r>
              <w:rPr>
                <w:rFonts w:cs="Times New Roman"/>
                <w:sz w:val="20"/>
                <w:szCs w:val="20"/>
              </w:rPr>
              <w:t xml:space="preserve"> 22</w:t>
            </w:r>
            <w:r>
              <w:rPr>
                <w:rFonts w:cs="Times New Roman" w:hint="eastAsia"/>
                <w:sz w:val="20"/>
                <w:szCs w:val="20"/>
              </w:rPr>
              <w:t>건</w:t>
            </w:r>
            <w:r>
              <w:rPr>
                <w:rFonts w:cs="Times New Roman" w:hint="eastAsia"/>
                <w:sz w:val="20"/>
                <w:szCs w:val="20"/>
              </w:rPr>
              <w:t>)</w:t>
            </w:r>
            <w:r>
              <w:rPr>
                <w:rFonts w:cs="Times New Roman"/>
                <w:sz w:val="20"/>
                <w:szCs w:val="20"/>
              </w:rPr>
              <w:t xml:space="preserve"> </w:t>
            </w:r>
            <w:r>
              <w:rPr>
                <w:rFonts w:cs="Times New Roman" w:hint="eastAsia"/>
                <w:sz w:val="20"/>
                <w:szCs w:val="20"/>
              </w:rPr>
              <w:t>외에는</w:t>
            </w:r>
            <w:r>
              <w:rPr>
                <w:rFonts w:cs="Times New Roman" w:hint="eastAsia"/>
                <w:sz w:val="20"/>
                <w:szCs w:val="20"/>
              </w:rPr>
              <w:t xml:space="preserve"> </w:t>
            </w:r>
            <w:r>
              <w:rPr>
                <w:rFonts w:cs="Times New Roman" w:hint="eastAsia"/>
                <w:sz w:val="20"/>
                <w:szCs w:val="20"/>
              </w:rPr>
              <w:t>보상금</w:t>
            </w:r>
            <w:r>
              <w:rPr>
                <w:rFonts w:cs="Times New Roman" w:hint="eastAsia"/>
                <w:sz w:val="20"/>
                <w:szCs w:val="20"/>
              </w:rPr>
              <w:t xml:space="preserve"> </w:t>
            </w:r>
            <w:r>
              <w:rPr>
                <w:rFonts w:cs="Times New Roman" w:hint="eastAsia"/>
                <w:sz w:val="20"/>
                <w:szCs w:val="20"/>
              </w:rPr>
              <w:t>지급이</w:t>
            </w:r>
            <w:r>
              <w:rPr>
                <w:rFonts w:cs="Times New Roman" w:hint="eastAsia"/>
                <w:sz w:val="20"/>
                <w:szCs w:val="20"/>
              </w:rPr>
              <w:t xml:space="preserve"> </w:t>
            </w:r>
            <w:r>
              <w:rPr>
                <w:rFonts w:cs="Times New Roman" w:hint="eastAsia"/>
                <w:sz w:val="20"/>
                <w:szCs w:val="20"/>
              </w:rPr>
              <w:t>모두</w:t>
            </w:r>
            <w:r>
              <w:rPr>
                <w:rFonts w:cs="Times New Roman" w:hint="eastAsia"/>
                <w:sz w:val="20"/>
                <w:szCs w:val="20"/>
              </w:rPr>
              <w:t xml:space="preserve"> </w:t>
            </w:r>
            <w:r>
              <w:rPr>
                <w:rFonts w:cs="Times New Roman" w:hint="eastAsia"/>
                <w:sz w:val="20"/>
                <w:szCs w:val="20"/>
              </w:rPr>
              <w:t>완료되었다고</w:t>
            </w:r>
            <w:r>
              <w:rPr>
                <w:rFonts w:cs="Times New Roman" w:hint="eastAsia"/>
                <w:sz w:val="20"/>
                <w:szCs w:val="20"/>
              </w:rPr>
              <w:t xml:space="preserve"> </w:t>
            </w:r>
            <w:r w:rsidR="002B558B">
              <w:rPr>
                <w:rFonts w:cs="Times New Roman" w:hint="eastAsia"/>
                <w:sz w:val="20"/>
                <w:szCs w:val="20"/>
              </w:rPr>
              <w:t>하며</w:t>
            </w:r>
            <w:r w:rsidR="002B558B">
              <w:rPr>
                <w:rFonts w:cs="Times New Roman" w:hint="eastAsia"/>
                <w:sz w:val="20"/>
                <w:szCs w:val="20"/>
              </w:rPr>
              <w:t xml:space="preserve">, </w:t>
            </w:r>
            <w:r w:rsidR="002B558B">
              <w:rPr>
                <w:rFonts w:cs="Times New Roman" w:hint="eastAsia"/>
                <w:sz w:val="20"/>
                <w:szCs w:val="20"/>
              </w:rPr>
              <w:t>자회사들</w:t>
            </w:r>
            <w:r w:rsidR="002B558B">
              <w:rPr>
                <w:rFonts w:cs="Times New Roman" w:hint="eastAsia"/>
                <w:sz w:val="20"/>
                <w:szCs w:val="20"/>
              </w:rPr>
              <w:t xml:space="preserve"> </w:t>
            </w:r>
            <w:r w:rsidR="002B558B">
              <w:rPr>
                <w:rFonts w:cs="Times New Roman" w:hint="eastAsia"/>
                <w:sz w:val="20"/>
                <w:szCs w:val="20"/>
              </w:rPr>
              <w:t>역시</w:t>
            </w:r>
            <w:r w:rsidR="002B558B">
              <w:rPr>
                <w:rFonts w:cs="Times New Roman" w:hint="eastAsia"/>
                <w:sz w:val="20"/>
                <w:szCs w:val="20"/>
              </w:rPr>
              <w:t xml:space="preserve"> </w:t>
            </w:r>
            <w:r w:rsidR="002B558B">
              <w:rPr>
                <w:rFonts w:cs="Times New Roman" w:hint="eastAsia"/>
                <w:sz w:val="20"/>
                <w:szCs w:val="20"/>
              </w:rPr>
              <w:t>모두</w:t>
            </w:r>
            <w:r w:rsidR="002B558B">
              <w:rPr>
                <w:rFonts w:cs="Times New Roman" w:hint="eastAsia"/>
                <w:sz w:val="20"/>
                <w:szCs w:val="20"/>
              </w:rPr>
              <w:t xml:space="preserve"> </w:t>
            </w:r>
            <w:r w:rsidR="002B558B">
              <w:rPr>
                <w:rFonts w:cs="Times New Roman" w:hint="eastAsia"/>
                <w:sz w:val="20"/>
                <w:szCs w:val="20"/>
              </w:rPr>
              <w:t>직무발명보상규정을</w:t>
            </w:r>
            <w:r w:rsidR="002B558B">
              <w:rPr>
                <w:rFonts w:cs="Times New Roman" w:hint="eastAsia"/>
                <w:sz w:val="20"/>
                <w:szCs w:val="20"/>
              </w:rPr>
              <w:t xml:space="preserve"> </w:t>
            </w:r>
            <w:r w:rsidR="002B558B">
              <w:rPr>
                <w:rFonts w:cs="Times New Roman" w:hint="eastAsia"/>
                <w:sz w:val="20"/>
                <w:szCs w:val="20"/>
              </w:rPr>
              <w:t>운영</w:t>
            </w:r>
            <w:r w:rsidR="002B558B">
              <w:rPr>
                <w:rFonts w:cs="Times New Roman" w:hint="eastAsia"/>
                <w:sz w:val="20"/>
                <w:szCs w:val="20"/>
              </w:rPr>
              <w:t xml:space="preserve"> </w:t>
            </w:r>
            <w:r w:rsidR="002B558B">
              <w:rPr>
                <w:rFonts w:cs="Times New Roman" w:hint="eastAsia"/>
                <w:sz w:val="20"/>
                <w:szCs w:val="20"/>
              </w:rPr>
              <w:t>중에</w:t>
            </w:r>
            <w:r w:rsidR="002B558B">
              <w:rPr>
                <w:rFonts w:cs="Times New Roman" w:hint="eastAsia"/>
                <w:sz w:val="20"/>
                <w:szCs w:val="20"/>
              </w:rPr>
              <w:t xml:space="preserve"> </w:t>
            </w:r>
            <w:r w:rsidR="002B558B">
              <w:rPr>
                <w:rFonts w:cs="Times New Roman" w:hint="eastAsia"/>
                <w:sz w:val="20"/>
                <w:szCs w:val="20"/>
              </w:rPr>
              <w:t>있고</w:t>
            </w:r>
            <w:r w:rsidR="002B558B">
              <w:rPr>
                <w:rFonts w:cs="Times New Roman" w:hint="eastAsia"/>
                <w:sz w:val="20"/>
                <w:szCs w:val="20"/>
              </w:rPr>
              <w:t xml:space="preserve"> </w:t>
            </w:r>
            <w:r w:rsidR="002B558B">
              <w:rPr>
                <w:rFonts w:cs="Times New Roman" w:hint="eastAsia"/>
                <w:sz w:val="20"/>
                <w:szCs w:val="20"/>
              </w:rPr>
              <w:t>보상금도</w:t>
            </w:r>
            <w:r w:rsidR="002B558B">
              <w:rPr>
                <w:rFonts w:cs="Times New Roman" w:hint="eastAsia"/>
                <w:sz w:val="20"/>
                <w:szCs w:val="20"/>
              </w:rPr>
              <w:t xml:space="preserve"> </w:t>
            </w:r>
            <w:r w:rsidR="002B558B">
              <w:rPr>
                <w:rFonts w:cs="Times New Roman" w:hint="eastAsia"/>
                <w:sz w:val="20"/>
                <w:szCs w:val="20"/>
              </w:rPr>
              <w:t>모두</w:t>
            </w:r>
            <w:r w:rsidR="002B558B">
              <w:rPr>
                <w:rFonts w:cs="Times New Roman" w:hint="eastAsia"/>
                <w:sz w:val="20"/>
                <w:szCs w:val="20"/>
              </w:rPr>
              <w:t xml:space="preserve"> </w:t>
            </w:r>
            <w:r w:rsidR="002B558B">
              <w:rPr>
                <w:rFonts w:cs="Times New Roman" w:hint="eastAsia"/>
                <w:sz w:val="20"/>
                <w:szCs w:val="20"/>
              </w:rPr>
              <w:t>지급하고</w:t>
            </w:r>
            <w:r w:rsidR="002B558B">
              <w:rPr>
                <w:rFonts w:cs="Times New Roman" w:hint="eastAsia"/>
                <w:sz w:val="20"/>
                <w:szCs w:val="20"/>
              </w:rPr>
              <w:t xml:space="preserve"> </w:t>
            </w:r>
            <w:r w:rsidR="002B558B">
              <w:rPr>
                <w:rFonts w:cs="Times New Roman" w:hint="eastAsia"/>
                <w:sz w:val="20"/>
                <w:szCs w:val="20"/>
              </w:rPr>
              <w:t>있다고</w:t>
            </w:r>
            <w:r w:rsidR="002B558B">
              <w:rPr>
                <w:rFonts w:cs="Times New Roman" w:hint="eastAsia"/>
                <w:sz w:val="20"/>
                <w:szCs w:val="20"/>
              </w:rPr>
              <w:t xml:space="preserve"> </w:t>
            </w:r>
            <w:r w:rsidR="002B558B">
              <w:rPr>
                <w:rFonts w:cs="Times New Roman" w:hint="eastAsia"/>
                <w:sz w:val="20"/>
                <w:szCs w:val="20"/>
              </w:rPr>
              <w:t>함</w:t>
            </w:r>
            <w:r w:rsidR="002B558B">
              <w:rPr>
                <w:rFonts w:cs="Times New Roman" w:hint="eastAsia"/>
                <w:sz w:val="20"/>
                <w:szCs w:val="20"/>
              </w:rPr>
              <w:t>.</w:t>
            </w:r>
          </w:p>
          <w:p w14:paraId="046FFB1E" w14:textId="4C260376" w:rsidR="00785DFD" w:rsidRDefault="00785DFD" w:rsidP="00785DFD">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각</w:t>
            </w:r>
            <w:r>
              <w:rPr>
                <w:rFonts w:cs="Times New Roman" w:hint="eastAsia"/>
                <w:sz w:val="20"/>
                <w:szCs w:val="20"/>
              </w:rPr>
              <w:t xml:space="preserve"> </w:t>
            </w:r>
            <w:r>
              <w:rPr>
                <w:rFonts w:cs="Times New Roman" w:hint="eastAsia"/>
                <w:sz w:val="20"/>
                <w:szCs w:val="20"/>
              </w:rPr>
              <w:t>권리별</w:t>
            </w:r>
            <w:r>
              <w:rPr>
                <w:rFonts w:cs="Times New Roman" w:hint="eastAsia"/>
                <w:sz w:val="20"/>
                <w:szCs w:val="20"/>
              </w:rPr>
              <w:t xml:space="preserve"> </w:t>
            </w:r>
            <w:r>
              <w:rPr>
                <w:rFonts w:cs="Times New Roman" w:hint="eastAsia"/>
                <w:sz w:val="20"/>
                <w:szCs w:val="20"/>
              </w:rPr>
              <w:t>출원</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등록</w:t>
            </w:r>
            <w:r>
              <w:rPr>
                <w:rFonts w:cs="Times New Roman" w:hint="eastAsia"/>
                <w:sz w:val="20"/>
                <w:szCs w:val="20"/>
              </w:rPr>
              <w:t xml:space="preserve"> </w:t>
            </w:r>
            <w:r>
              <w:rPr>
                <w:rFonts w:cs="Times New Roman" w:hint="eastAsia"/>
                <w:sz w:val="20"/>
                <w:szCs w:val="20"/>
              </w:rPr>
              <w:t>보상금은</w:t>
            </w:r>
            <w:r>
              <w:rPr>
                <w:rFonts w:cs="Times New Roman" w:hint="eastAsia"/>
                <w:sz w:val="20"/>
                <w:szCs w:val="20"/>
              </w:rPr>
              <w:t xml:space="preserve"> </w:t>
            </w:r>
            <w:r>
              <w:rPr>
                <w:rFonts w:cs="Times New Roman" w:hint="eastAsia"/>
                <w:sz w:val="20"/>
                <w:szCs w:val="20"/>
              </w:rPr>
              <w:t>아래와</w:t>
            </w:r>
            <w:r>
              <w:rPr>
                <w:rFonts w:cs="Times New Roman" w:hint="eastAsia"/>
                <w:sz w:val="20"/>
                <w:szCs w:val="20"/>
              </w:rPr>
              <w:t xml:space="preserve"> </w:t>
            </w:r>
            <w:r>
              <w:rPr>
                <w:rFonts w:cs="Times New Roman" w:hint="eastAsia"/>
                <w:sz w:val="20"/>
                <w:szCs w:val="20"/>
              </w:rPr>
              <w:t>같고</w:t>
            </w:r>
            <w:r>
              <w:rPr>
                <w:rFonts w:cs="Times New Roman" w:hint="eastAsia"/>
                <w:sz w:val="20"/>
                <w:szCs w:val="20"/>
              </w:rPr>
              <w:t>,</w:t>
            </w:r>
            <w:r>
              <w:rPr>
                <w:rFonts w:cs="Times New Roman"/>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외에</w:t>
            </w:r>
            <w:r>
              <w:rPr>
                <w:rFonts w:cs="Times New Roman" w:hint="eastAsia"/>
                <w:sz w:val="20"/>
                <w:szCs w:val="20"/>
              </w:rPr>
              <w:t xml:space="preserve"> </w:t>
            </w:r>
            <w:r>
              <w:rPr>
                <w:rFonts w:cs="Times New Roman" w:hint="eastAsia"/>
                <w:sz w:val="20"/>
                <w:szCs w:val="20"/>
              </w:rPr>
              <w:t>해외출원등록보상금</w:t>
            </w:r>
            <w:r>
              <w:rPr>
                <w:rFonts w:cs="Times New Roman" w:hint="eastAsia"/>
                <w:sz w:val="20"/>
                <w:szCs w:val="20"/>
              </w:rPr>
              <w:t>(</w:t>
            </w:r>
            <w:r>
              <w:rPr>
                <w:rFonts w:cs="Times New Roman"/>
                <w:sz w:val="20"/>
                <w:szCs w:val="20"/>
              </w:rPr>
              <w:t>40</w:t>
            </w:r>
            <w:r>
              <w:rPr>
                <w:rFonts w:cs="Times New Roman" w:hint="eastAsia"/>
                <w:sz w:val="20"/>
                <w:szCs w:val="20"/>
              </w:rPr>
              <w:t>만원</w:t>
            </w:r>
            <w:r>
              <w:rPr>
                <w:rFonts w:cs="Times New Roman" w:hint="eastAsia"/>
                <w:sz w:val="20"/>
                <w:szCs w:val="20"/>
              </w:rPr>
              <w:t>)</w:t>
            </w:r>
            <w:r>
              <w:rPr>
                <w:rFonts w:cs="Times New Roman"/>
                <w:sz w:val="20"/>
                <w:szCs w:val="20"/>
              </w:rPr>
              <w:t xml:space="preserve">, </w:t>
            </w:r>
            <w:r>
              <w:rPr>
                <w:rFonts w:cs="Times New Roman" w:hint="eastAsia"/>
                <w:sz w:val="20"/>
                <w:szCs w:val="20"/>
              </w:rPr>
              <w:t>처분보상금</w:t>
            </w:r>
            <w:r>
              <w:rPr>
                <w:rFonts w:cs="Times New Roman" w:hint="eastAsia"/>
                <w:sz w:val="20"/>
                <w:szCs w:val="20"/>
              </w:rPr>
              <w:t>(</w:t>
            </w:r>
            <w:r>
              <w:rPr>
                <w:rFonts w:cs="Times New Roman" w:hint="eastAsia"/>
                <w:sz w:val="20"/>
                <w:szCs w:val="20"/>
              </w:rPr>
              <w:t>처분수익금의</w:t>
            </w:r>
            <w:r>
              <w:rPr>
                <w:rFonts w:cs="Times New Roman" w:hint="eastAsia"/>
                <w:sz w:val="20"/>
                <w:szCs w:val="20"/>
              </w:rPr>
              <w:t xml:space="preserve"> </w:t>
            </w:r>
            <w:r>
              <w:rPr>
                <w:rFonts w:cs="Times New Roman"/>
                <w:sz w:val="20"/>
                <w:szCs w:val="20"/>
              </w:rPr>
              <w:t>10%, 3</w:t>
            </w:r>
            <w:r>
              <w:rPr>
                <w:rFonts w:cs="Times New Roman" w:hint="eastAsia"/>
                <w:sz w:val="20"/>
                <w:szCs w:val="20"/>
              </w:rPr>
              <w:t>억</w:t>
            </w:r>
            <w:r>
              <w:rPr>
                <w:rFonts w:cs="Times New Roman" w:hint="eastAsia"/>
                <w:sz w:val="20"/>
                <w:szCs w:val="20"/>
              </w:rPr>
              <w:t xml:space="preserve"> </w:t>
            </w:r>
            <w:r>
              <w:rPr>
                <w:rFonts w:cs="Times New Roman" w:hint="eastAsia"/>
                <w:sz w:val="20"/>
                <w:szCs w:val="20"/>
              </w:rPr>
              <w:t>원</w:t>
            </w:r>
            <w:r>
              <w:rPr>
                <w:rFonts w:cs="Times New Roman" w:hint="eastAsia"/>
                <w:sz w:val="20"/>
                <w:szCs w:val="20"/>
              </w:rPr>
              <w:t xml:space="preserve"> </w:t>
            </w:r>
            <w:r>
              <w:rPr>
                <w:rFonts w:cs="Times New Roman" w:hint="eastAsia"/>
                <w:sz w:val="20"/>
                <w:szCs w:val="20"/>
              </w:rPr>
              <w:t>한도</w:t>
            </w:r>
            <w:r>
              <w:rPr>
                <w:rFonts w:cs="Times New Roman" w:hint="eastAsia"/>
                <w:sz w:val="20"/>
                <w:szCs w:val="20"/>
              </w:rPr>
              <w:t>)</w:t>
            </w:r>
            <w:r>
              <w:rPr>
                <w:rFonts w:cs="Times New Roman"/>
                <w:sz w:val="20"/>
                <w:szCs w:val="20"/>
              </w:rPr>
              <w:t xml:space="preserve"> </w:t>
            </w:r>
            <w:r>
              <w:rPr>
                <w:rFonts w:cs="Times New Roman" w:hint="eastAsia"/>
                <w:sz w:val="20"/>
                <w:szCs w:val="20"/>
              </w:rPr>
              <w:t>등을</w:t>
            </w:r>
            <w:r>
              <w:rPr>
                <w:rFonts w:cs="Times New Roman" w:hint="eastAsia"/>
                <w:sz w:val="20"/>
                <w:szCs w:val="20"/>
              </w:rPr>
              <w:t xml:space="preserve"> </w:t>
            </w:r>
            <w:r>
              <w:rPr>
                <w:rFonts w:cs="Times New Roman" w:hint="eastAsia"/>
                <w:sz w:val="20"/>
                <w:szCs w:val="20"/>
              </w:rPr>
              <w:t>추가로</w:t>
            </w:r>
            <w:r>
              <w:rPr>
                <w:rFonts w:cs="Times New Roman" w:hint="eastAsia"/>
                <w:sz w:val="20"/>
                <w:szCs w:val="20"/>
              </w:rPr>
              <w:t xml:space="preserve"> </w:t>
            </w:r>
            <w:r>
              <w:rPr>
                <w:rFonts w:cs="Times New Roman" w:hint="eastAsia"/>
                <w:sz w:val="20"/>
                <w:szCs w:val="20"/>
              </w:rPr>
              <w:t>지급하고</w:t>
            </w:r>
            <w:r>
              <w:rPr>
                <w:rFonts w:cs="Times New Roman" w:hint="eastAsia"/>
                <w:sz w:val="20"/>
                <w:szCs w:val="20"/>
              </w:rPr>
              <w:t xml:space="preserve"> </w:t>
            </w:r>
            <w:r>
              <w:rPr>
                <w:rFonts w:cs="Times New Roman" w:hint="eastAsia"/>
                <w:sz w:val="20"/>
                <w:szCs w:val="20"/>
              </w:rPr>
              <w:t>있다고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r>
              <w:rPr>
                <w:rFonts w:cs="Times New Roman" w:hint="eastAsia"/>
                <w:sz w:val="20"/>
                <w:szCs w:val="20"/>
              </w:rPr>
              <w:t>단위</w:t>
            </w:r>
            <w:r>
              <w:rPr>
                <w:rFonts w:cs="Times New Roman" w:hint="eastAsia"/>
                <w:sz w:val="20"/>
                <w:szCs w:val="20"/>
              </w:rPr>
              <w:t>:</w:t>
            </w:r>
            <w:r>
              <w:rPr>
                <w:rFonts w:cs="Times New Roman"/>
                <w:sz w:val="20"/>
                <w:szCs w:val="20"/>
              </w:rPr>
              <w:t xml:space="preserve"> </w:t>
            </w:r>
            <w:r>
              <w:rPr>
                <w:rFonts w:cs="Times New Roman" w:hint="eastAsia"/>
                <w:sz w:val="20"/>
                <w:szCs w:val="20"/>
              </w:rPr>
              <w:t>건</w:t>
            </w:r>
            <w:r>
              <w:rPr>
                <w:rFonts w:cs="Times New Roman" w:hint="eastAsia"/>
                <w:sz w:val="20"/>
                <w:szCs w:val="20"/>
              </w:rPr>
              <w:t>).</w:t>
            </w:r>
          </w:p>
          <w:p w14:paraId="57016438" w14:textId="77777777" w:rsidR="00785DFD" w:rsidRDefault="00785DFD" w:rsidP="00785DFD">
            <w:pPr>
              <w:pStyle w:val="a8"/>
              <w:widowControl/>
              <w:numPr>
                <w:ilvl w:val="0"/>
                <w:numId w:val="3"/>
              </w:numPr>
              <w:spacing w:before="40" w:after="120" w:line="276" w:lineRule="auto"/>
              <w:rPr>
                <w:rFonts w:cs="Times New Roman"/>
                <w:sz w:val="20"/>
                <w:szCs w:val="20"/>
              </w:rPr>
            </w:pPr>
            <w:r>
              <w:rPr>
                <w:rFonts w:cs="Times New Roman" w:hint="eastAsia"/>
                <w:sz w:val="20"/>
                <w:szCs w:val="20"/>
              </w:rPr>
              <w:t>특허</w:t>
            </w:r>
            <w:r>
              <w:rPr>
                <w:rFonts w:cs="Times New Roman" w:hint="eastAsia"/>
                <w:sz w:val="20"/>
                <w:szCs w:val="20"/>
              </w:rPr>
              <w:t>:</w:t>
            </w:r>
            <w:r>
              <w:rPr>
                <w:rFonts w:cs="Times New Roman"/>
                <w:sz w:val="20"/>
                <w:szCs w:val="20"/>
              </w:rPr>
              <w:t xml:space="preserve"> </w:t>
            </w:r>
            <w:r>
              <w:rPr>
                <w:rFonts w:cs="Times New Roman" w:hint="eastAsia"/>
                <w:sz w:val="20"/>
                <w:szCs w:val="20"/>
              </w:rPr>
              <w:t>출원보상금</w:t>
            </w:r>
            <w:r>
              <w:rPr>
                <w:rFonts w:cs="Times New Roman" w:hint="eastAsia"/>
                <w:sz w:val="20"/>
                <w:szCs w:val="20"/>
              </w:rPr>
              <w:t xml:space="preserve"> </w:t>
            </w:r>
            <w:r>
              <w:rPr>
                <w:rFonts w:cs="Times New Roman"/>
                <w:sz w:val="20"/>
                <w:szCs w:val="20"/>
              </w:rPr>
              <w:t>100</w:t>
            </w:r>
            <w:r>
              <w:rPr>
                <w:rFonts w:cs="Times New Roman" w:hint="eastAsia"/>
                <w:sz w:val="20"/>
                <w:szCs w:val="20"/>
              </w:rPr>
              <w:t>만원</w:t>
            </w:r>
            <w:r>
              <w:rPr>
                <w:rFonts w:cs="Times New Roman" w:hint="eastAsia"/>
                <w:sz w:val="20"/>
                <w:szCs w:val="20"/>
              </w:rPr>
              <w:t>,</w:t>
            </w:r>
            <w:r>
              <w:rPr>
                <w:rFonts w:cs="Times New Roman"/>
                <w:sz w:val="20"/>
                <w:szCs w:val="20"/>
              </w:rPr>
              <w:t xml:space="preserve"> </w:t>
            </w:r>
            <w:r>
              <w:rPr>
                <w:rFonts w:cs="Times New Roman" w:hint="eastAsia"/>
                <w:sz w:val="20"/>
                <w:szCs w:val="20"/>
              </w:rPr>
              <w:t>등록보상금</w:t>
            </w:r>
            <w:r>
              <w:rPr>
                <w:rFonts w:cs="Times New Roman" w:hint="eastAsia"/>
                <w:sz w:val="20"/>
                <w:szCs w:val="20"/>
              </w:rPr>
              <w:t xml:space="preserve"> </w:t>
            </w:r>
            <w:r>
              <w:rPr>
                <w:rFonts w:cs="Times New Roman"/>
                <w:sz w:val="20"/>
                <w:szCs w:val="20"/>
              </w:rPr>
              <w:t>100</w:t>
            </w:r>
            <w:r>
              <w:rPr>
                <w:rFonts w:cs="Times New Roman" w:hint="eastAsia"/>
                <w:sz w:val="20"/>
                <w:szCs w:val="20"/>
              </w:rPr>
              <w:t>만원</w:t>
            </w:r>
          </w:p>
          <w:p w14:paraId="6B6EACA1" w14:textId="77777777" w:rsidR="00785DFD" w:rsidRDefault="00785DFD" w:rsidP="00785DFD">
            <w:pPr>
              <w:pStyle w:val="a8"/>
              <w:widowControl/>
              <w:numPr>
                <w:ilvl w:val="0"/>
                <w:numId w:val="3"/>
              </w:numPr>
              <w:spacing w:before="40" w:after="120" w:line="276" w:lineRule="auto"/>
              <w:rPr>
                <w:rFonts w:cs="Times New Roman"/>
                <w:sz w:val="20"/>
                <w:szCs w:val="20"/>
              </w:rPr>
            </w:pPr>
            <w:r>
              <w:rPr>
                <w:rFonts w:cs="Times New Roman" w:hint="eastAsia"/>
                <w:sz w:val="20"/>
                <w:szCs w:val="20"/>
              </w:rPr>
              <w:lastRenderedPageBreak/>
              <w:t>실용신안</w:t>
            </w:r>
            <w:r>
              <w:rPr>
                <w:rFonts w:cs="Times New Roman" w:hint="eastAsia"/>
                <w:sz w:val="20"/>
                <w:szCs w:val="20"/>
              </w:rPr>
              <w:t>:</w:t>
            </w:r>
            <w:r>
              <w:rPr>
                <w:rFonts w:cs="Times New Roman"/>
                <w:sz w:val="20"/>
                <w:szCs w:val="20"/>
              </w:rPr>
              <w:t xml:space="preserve"> </w:t>
            </w:r>
            <w:r>
              <w:rPr>
                <w:rFonts w:cs="Times New Roman" w:hint="eastAsia"/>
                <w:sz w:val="20"/>
                <w:szCs w:val="20"/>
              </w:rPr>
              <w:t>출원보상금</w:t>
            </w:r>
            <w:r>
              <w:rPr>
                <w:rFonts w:cs="Times New Roman" w:hint="eastAsia"/>
                <w:sz w:val="20"/>
                <w:szCs w:val="20"/>
              </w:rPr>
              <w:t xml:space="preserve"> </w:t>
            </w:r>
            <w:r>
              <w:rPr>
                <w:rFonts w:cs="Times New Roman"/>
                <w:sz w:val="20"/>
                <w:szCs w:val="20"/>
              </w:rPr>
              <w:t>40</w:t>
            </w:r>
            <w:r>
              <w:rPr>
                <w:rFonts w:cs="Times New Roman" w:hint="eastAsia"/>
                <w:sz w:val="20"/>
                <w:szCs w:val="20"/>
              </w:rPr>
              <w:t>만원</w:t>
            </w:r>
            <w:r>
              <w:rPr>
                <w:rFonts w:cs="Times New Roman" w:hint="eastAsia"/>
                <w:sz w:val="20"/>
                <w:szCs w:val="20"/>
              </w:rPr>
              <w:t>,</w:t>
            </w:r>
            <w:r>
              <w:rPr>
                <w:rFonts w:cs="Times New Roman"/>
                <w:sz w:val="20"/>
                <w:szCs w:val="20"/>
              </w:rPr>
              <w:t xml:space="preserve"> </w:t>
            </w:r>
            <w:r>
              <w:rPr>
                <w:rFonts w:cs="Times New Roman" w:hint="eastAsia"/>
                <w:sz w:val="20"/>
                <w:szCs w:val="20"/>
              </w:rPr>
              <w:t>등록보상금</w:t>
            </w:r>
            <w:r>
              <w:rPr>
                <w:rFonts w:cs="Times New Roman" w:hint="eastAsia"/>
                <w:sz w:val="20"/>
                <w:szCs w:val="20"/>
              </w:rPr>
              <w:t xml:space="preserve"> </w:t>
            </w:r>
            <w:r>
              <w:rPr>
                <w:rFonts w:cs="Times New Roman"/>
                <w:sz w:val="20"/>
                <w:szCs w:val="20"/>
              </w:rPr>
              <w:t>40</w:t>
            </w:r>
            <w:r>
              <w:rPr>
                <w:rFonts w:cs="Times New Roman" w:hint="eastAsia"/>
                <w:sz w:val="20"/>
                <w:szCs w:val="20"/>
              </w:rPr>
              <w:t>만원</w:t>
            </w:r>
          </w:p>
          <w:p w14:paraId="0FE19919" w14:textId="77777777" w:rsidR="00785DFD" w:rsidRDefault="00785DFD" w:rsidP="00785DFD">
            <w:pPr>
              <w:pStyle w:val="a8"/>
              <w:widowControl/>
              <w:numPr>
                <w:ilvl w:val="0"/>
                <w:numId w:val="3"/>
              </w:numPr>
              <w:spacing w:before="40" w:after="120" w:line="276" w:lineRule="auto"/>
              <w:rPr>
                <w:rFonts w:cs="Times New Roman"/>
                <w:sz w:val="20"/>
                <w:szCs w:val="20"/>
              </w:rPr>
            </w:pPr>
            <w:r>
              <w:rPr>
                <w:rFonts w:cs="Times New Roman" w:hint="eastAsia"/>
                <w:sz w:val="20"/>
                <w:szCs w:val="20"/>
              </w:rPr>
              <w:t>디자인</w:t>
            </w:r>
            <w:r>
              <w:rPr>
                <w:rFonts w:cs="Times New Roman" w:hint="eastAsia"/>
                <w:sz w:val="20"/>
                <w:szCs w:val="20"/>
              </w:rPr>
              <w:t>:</w:t>
            </w:r>
            <w:r>
              <w:rPr>
                <w:rFonts w:cs="Times New Roman"/>
                <w:sz w:val="20"/>
                <w:szCs w:val="20"/>
              </w:rPr>
              <w:t xml:space="preserve"> </w:t>
            </w:r>
            <w:r>
              <w:rPr>
                <w:rFonts w:cs="Times New Roman" w:hint="eastAsia"/>
                <w:sz w:val="20"/>
                <w:szCs w:val="20"/>
              </w:rPr>
              <w:t>출원보상금</w:t>
            </w:r>
            <w:r>
              <w:rPr>
                <w:rFonts w:cs="Times New Roman" w:hint="eastAsia"/>
                <w:sz w:val="20"/>
                <w:szCs w:val="20"/>
              </w:rPr>
              <w:t xml:space="preserve"> 20</w:t>
            </w:r>
            <w:r>
              <w:rPr>
                <w:rFonts w:cs="Times New Roman" w:hint="eastAsia"/>
                <w:sz w:val="20"/>
                <w:szCs w:val="20"/>
              </w:rPr>
              <w:t>만원</w:t>
            </w:r>
            <w:r>
              <w:rPr>
                <w:rFonts w:cs="Times New Roman" w:hint="eastAsia"/>
                <w:sz w:val="20"/>
                <w:szCs w:val="20"/>
              </w:rPr>
              <w:t>,</w:t>
            </w:r>
            <w:r>
              <w:rPr>
                <w:rFonts w:cs="Times New Roman"/>
                <w:sz w:val="20"/>
                <w:szCs w:val="20"/>
              </w:rPr>
              <w:t xml:space="preserve"> </w:t>
            </w:r>
            <w:r>
              <w:rPr>
                <w:rFonts w:cs="Times New Roman" w:hint="eastAsia"/>
                <w:sz w:val="20"/>
                <w:szCs w:val="20"/>
              </w:rPr>
              <w:t>등록보상금</w:t>
            </w:r>
            <w:r>
              <w:rPr>
                <w:rFonts w:cs="Times New Roman" w:hint="eastAsia"/>
                <w:sz w:val="20"/>
                <w:szCs w:val="20"/>
              </w:rPr>
              <w:t xml:space="preserve"> </w:t>
            </w:r>
            <w:r>
              <w:rPr>
                <w:rFonts w:cs="Times New Roman"/>
                <w:sz w:val="20"/>
                <w:szCs w:val="20"/>
              </w:rPr>
              <w:t>10</w:t>
            </w:r>
            <w:r>
              <w:rPr>
                <w:rFonts w:cs="Times New Roman" w:hint="eastAsia"/>
                <w:sz w:val="20"/>
                <w:szCs w:val="20"/>
              </w:rPr>
              <w:t>만원</w:t>
            </w:r>
          </w:p>
          <w:p w14:paraId="1CA244DF" w14:textId="6FB3F616" w:rsidR="00785DFD" w:rsidRDefault="002B558B"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답변에</w:t>
            </w:r>
            <w:r>
              <w:rPr>
                <w:rFonts w:cs="Times New Roman" w:hint="eastAsia"/>
                <w:sz w:val="20"/>
                <w:szCs w:val="20"/>
              </w:rPr>
              <w:t xml:space="preserve"> </w:t>
            </w:r>
            <w:r>
              <w:rPr>
                <w:rFonts w:cs="Times New Roman" w:hint="eastAsia"/>
                <w:sz w:val="20"/>
                <w:szCs w:val="20"/>
              </w:rPr>
              <w:t>의하면</w:t>
            </w:r>
            <w:r>
              <w:rPr>
                <w:rFonts w:cs="Times New Roman" w:hint="eastAsia"/>
                <w:sz w:val="20"/>
                <w:szCs w:val="20"/>
              </w:rPr>
              <w:t>,</w:t>
            </w:r>
            <w:r>
              <w:rPr>
                <w:rFonts w:cs="Times New Roman"/>
                <w:sz w:val="20"/>
                <w:szCs w:val="20"/>
              </w:rPr>
              <w:t xml:space="preserve"> </w:t>
            </w:r>
            <w:r>
              <w:rPr>
                <w:rFonts w:cs="Times New Roman" w:hint="eastAsia"/>
                <w:sz w:val="20"/>
                <w:szCs w:val="20"/>
              </w:rPr>
              <w:t>대상회사</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자회사는</w:t>
            </w:r>
            <w:r>
              <w:rPr>
                <w:rFonts w:cs="Times New Roman" w:hint="eastAsia"/>
                <w:sz w:val="20"/>
                <w:szCs w:val="20"/>
              </w:rPr>
              <w:t xml:space="preserve"> </w:t>
            </w:r>
            <w:r>
              <w:rPr>
                <w:rFonts w:cs="Times New Roman" w:hint="eastAsia"/>
                <w:sz w:val="20"/>
                <w:szCs w:val="20"/>
              </w:rPr>
              <w:t>직무발명보상과</w:t>
            </w:r>
            <w:r>
              <w:rPr>
                <w:rFonts w:cs="Times New Roman" w:hint="eastAsia"/>
                <w:sz w:val="20"/>
                <w:szCs w:val="20"/>
              </w:rPr>
              <w:t xml:space="preserve"> </w:t>
            </w:r>
            <w:r>
              <w:rPr>
                <w:rFonts w:cs="Times New Roman" w:hint="eastAsia"/>
                <w:sz w:val="20"/>
                <w:szCs w:val="20"/>
              </w:rPr>
              <w:t>관련하여</w:t>
            </w:r>
            <w:r>
              <w:rPr>
                <w:rFonts w:cs="Times New Roman" w:hint="eastAsia"/>
                <w:sz w:val="20"/>
                <w:szCs w:val="20"/>
              </w:rPr>
              <w:t xml:space="preserve"> </w:t>
            </w:r>
            <w:r>
              <w:rPr>
                <w:rFonts w:cs="Times New Roman" w:hint="eastAsia"/>
                <w:sz w:val="20"/>
                <w:szCs w:val="20"/>
              </w:rPr>
              <w:t>발생한</w:t>
            </w:r>
            <w:r>
              <w:rPr>
                <w:rFonts w:cs="Times New Roman" w:hint="eastAsia"/>
                <w:sz w:val="20"/>
                <w:szCs w:val="20"/>
              </w:rPr>
              <w:t xml:space="preserve"> </w:t>
            </w:r>
            <w:r>
              <w:rPr>
                <w:rFonts w:cs="Times New Roman" w:hint="eastAsia"/>
                <w:sz w:val="20"/>
                <w:szCs w:val="20"/>
              </w:rPr>
              <w:t>분쟁은</w:t>
            </w:r>
            <w:r>
              <w:rPr>
                <w:rFonts w:cs="Times New Roman" w:hint="eastAsia"/>
                <w:sz w:val="20"/>
                <w:szCs w:val="20"/>
              </w:rPr>
              <w:t xml:space="preserve"> </w:t>
            </w:r>
            <w:r>
              <w:rPr>
                <w:rFonts w:cs="Times New Roman" w:hint="eastAsia"/>
                <w:sz w:val="20"/>
                <w:szCs w:val="20"/>
              </w:rPr>
              <w:t>없었다고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p>
        </w:tc>
        <w:tc>
          <w:tcPr>
            <w:tcW w:w="26" w:type="pct"/>
            <w:tcBorders>
              <w:top w:val="nil"/>
              <w:bottom w:val="nil"/>
            </w:tcBorders>
          </w:tcPr>
          <w:p w14:paraId="1838CDB2" w14:textId="77777777" w:rsidR="00785DFD" w:rsidRPr="009A2958" w:rsidRDefault="00785DFD" w:rsidP="004E04A7">
            <w:pPr>
              <w:widowControl/>
              <w:spacing w:before="40" w:after="120" w:line="276" w:lineRule="auto"/>
              <w:rPr>
                <w:rFonts w:cs="Times New Roman"/>
                <w:sz w:val="20"/>
                <w:szCs w:val="20"/>
              </w:rPr>
            </w:pPr>
          </w:p>
        </w:tc>
        <w:tc>
          <w:tcPr>
            <w:tcW w:w="1728" w:type="pct"/>
          </w:tcPr>
          <w:p w14:paraId="5637DF5C" w14:textId="10D37BF2" w:rsidR="00785DFD" w:rsidRDefault="00785DFD"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현재</w:t>
            </w:r>
            <w:r>
              <w:rPr>
                <w:rFonts w:cs="Times New Roman" w:hint="eastAsia"/>
                <w:sz w:val="20"/>
                <w:szCs w:val="20"/>
              </w:rPr>
              <w:t xml:space="preserve"> </w:t>
            </w:r>
            <w:r>
              <w:rPr>
                <w:rFonts w:cs="Times New Roman" w:hint="eastAsia"/>
                <w:sz w:val="20"/>
                <w:szCs w:val="20"/>
              </w:rPr>
              <w:t>지급</w:t>
            </w:r>
            <w:r>
              <w:rPr>
                <w:rFonts w:cs="Times New Roman" w:hint="eastAsia"/>
                <w:sz w:val="20"/>
                <w:szCs w:val="20"/>
              </w:rPr>
              <w:t xml:space="preserve"> </w:t>
            </w:r>
            <w:r>
              <w:rPr>
                <w:rFonts w:cs="Times New Roman" w:hint="eastAsia"/>
                <w:sz w:val="20"/>
                <w:szCs w:val="20"/>
              </w:rPr>
              <w:t>협의</w:t>
            </w:r>
            <w:r>
              <w:rPr>
                <w:rFonts w:cs="Times New Roman" w:hint="eastAsia"/>
                <w:sz w:val="20"/>
                <w:szCs w:val="20"/>
              </w:rPr>
              <w:t xml:space="preserve"> </w:t>
            </w:r>
            <w:r>
              <w:rPr>
                <w:rFonts w:cs="Times New Roman" w:hint="eastAsia"/>
                <w:sz w:val="20"/>
                <w:szCs w:val="20"/>
              </w:rPr>
              <w:t>중인</w:t>
            </w:r>
            <w:r>
              <w:rPr>
                <w:rFonts w:cs="Times New Roman" w:hint="eastAsia"/>
                <w:sz w:val="20"/>
                <w:szCs w:val="20"/>
              </w:rPr>
              <w:t xml:space="preserve"> </w:t>
            </w: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직무발명보상금</w:t>
            </w:r>
            <w:r>
              <w:rPr>
                <w:rFonts w:cs="Times New Roman" w:hint="eastAsia"/>
                <w:sz w:val="20"/>
                <w:szCs w:val="20"/>
              </w:rPr>
              <w:t xml:space="preserve"> </w:t>
            </w:r>
            <w:r>
              <w:rPr>
                <w:rFonts w:cs="Times New Roman" w:hint="eastAsia"/>
                <w:sz w:val="20"/>
                <w:szCs w:val="20"/>
              </w:rPr>
              <w:t>외에</w:t>
            </w:r>
            <w:r>
              <w:rPr>
                <w:rFonts w:cs="Times New Roman" w:hint="eastAsia"/>
                <w:sz w:val="20"/>
                <w:szCs w:val="20"/>
              </w:rPr>
              <w:t xml:space="preserve"> </w:t>
            </w:r>
            <w:r w:rsidRPr="009A2958">
              <w:rPr>
                <w:rFonts w:cs="Times New Roman"/>
                <w:sz w:val="20"/>
                <w:szCs w:val="20"/>
              </w:rPr>
              <w:t>본건</w:t>
            </w:r>
            <w:r w:rsidRPr="009A2958">
              <w:rPr>
                <w:rFonts w:cs="Times New Roman"/>
                <w:sz w:val="20"/>
                <w:szCs w:val="20"/>
              </w:rPr>
              <w:t xml:space="preserve"> </w:t>
            </w:r>
            <w:r w:rsidRPr="009A2958">
              <w:rPr>
                <w:rFonts w:cs="Times New Roman"/>
                <w:sz w:val="20"/>
                <w:szCs w:val="20"/>
              </w:rPr>
              <w:t>거래에</w:t>
            </w:r>
            <w:r w:rsidRPr="009A2958">
              <w:rPr>
                <w:rFonts w:cs="Times New Roman"/>
                <w:sz w:val="20"/>
                <w:szCs w:val="20"/>
              </w:rPr>
              <w:t xml:space="preserve"> </w:t>
            </w:r>
            <w:r w:rsidRPr="009A2958">
              <w:rPr>
                <w:rFonts w:cs="Times New Roman"/>
                <w:sz w:val="20"/>
                <w:szCs w:val="20"/>
              </w:rPr>
              <w:t>영향을</w:t>
            </w:r>
            <w:r w:rsidRPr="009A2958">
              <w:rPr>
                <w:rFonts w:cs="Times New Roman"/>
                <w:sz w:val="20"/>
                <w:szCs w:val="20"/>
              </w:rPr>
              <w:t xml:space="preserve"> </w:t>
            </w:r>
            <w:r w:rsidRPr="009A2958">
              <w:rPr>
                <w:rFonts w:cs="Times New Roman"/>
                <w:sz w:val="20"/>
                <w:szCs w:val="20"/>
              </w:rPr>
              <w:t>미칠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특별한</w:t>
            </w:r>
            <w:r w:rsidRPr="009A2958">
              <w:rPr>
                <w:rFonts w:cs="Times New Roman"/>
                <w:sz w:val="20"/>
                <w:szCs w:val="20"/>
              </w:rPr>
              <w:t xml:space="preserve"> </w:t>
            </w:r>
            <w:r w:rsidRPr="009A2958">
              <w:rPr>
                <w:rFonts w:cs="Times New Roman"/>
                <w:sz w:val="20"/>
                <w:szCs w:val="20"/>
              </w:rPr>
              <w:t>이슈는</w:t>
            </w:r>
            <w:r w:rsidRPr="009A2958">
              <w:rPr>
                <w:rFonts w:cs="Times New Roman"/>
                <w:sz w:val="20"/>
                <w:szCs w:val="20"/>
              </w:rPr>
              <w:t xml:space="preserve"> </w:t>
            </w:r>
            <w:r w:rsidRPr="009A2958">
              <w:rPr>
                <w:rFonts w:cs="Times New Roman"/>
                <w:sz w:val="20"/>
                <w:szCs w:val="20"/>
              </w:rPr>
              <w:t>발견되지</w:t>
            </w:r>
            <w:r w:rsidRPr="009A2958">
              <w:rPr>
                <w:rFonts w:cs="Times New Roman"/>
                <w:sz w:val="20"/>
                <w:szCs w:val="20"/>
              </w:rPr>
              <w:t xml:space="preserve"> </w:t>
            </w:r>
            <w:r w:rsidRPr="009A2958">
              <w:rPr>
                <w:rFonts w:cs="Times New Roman"/>
                <w:sz w:val="20"/>
                <w:szCs w:val="20"/>
              </w:rPr>
              <w:t>않음</w:t>
            </w:r>
            <w:r w:rsidRPr="009A2958">
              <w:rPr>
                <w:rFonts w:cs="Times New Roman"/>
                <w:sz w:val="20"/>
                <w:szCs w:val="20"/>
              </w:rPr>
              <w:t>.</w:t>
            </w:r>
          </w:p>
        </w:tc>
        <w:tc>
          <w:tcPr>
            <w:tcW w:w="27" w:type="pct"/>
            <w:tcBorders>
              <w:top w:val="nil"/>
              <w:bottom w:val="nil"/>
            </w:tcBorders>
          </w:tcPr>
          <w:p w14:paraId="3880A104" w14:textId="77777777" w:rsidR="00785DFD" w:rsidRPr="009A2958" w:rsidRDefault="00785DFD" w:rsidP="004E04A7">
            <w:pPr>
              <w:widowControl/>
              <w:spacing w:before="40" w:after="120" w:line="276" w:lineRule="auto"/>
              <w:rPr>
                <w:rFonts w:cs="Times New Roman"/>
                <w:sz w:val="20"/>
                <w:szCs w:val="20"/>
              </w:rPr>
            </w:pPr>
          </w:p>
        </w:tc>
        <w:tc>
          <w:tcPr>
            <w:tcW w:w="770" w:type="pct"/>
          </w:tcPr>
          <w:p w14:paraId="39ADF311" w14:textId="2B49B925" w:rsidR="00785DFD" w:rsidRPr="00195DE7" w:rsidRDefault="002B558B" w:rsidP="004E04A7">
            <w:pPr>
              <w:pStyle w:val="a8"/>
              <w:widowControl/>
              <w:numPr>
                <w:ilvl w:val="0"/>
                <w:numId w:val="2"/>
              </w:numPr>
              <w:spacing w:before="40" w:after="120" w:line="276" w:lineRule="auto"/>
              <w:rPr>
                <w:rFonts w:cs="Times New Roman"/>
                <w:spacing w:val="-4"/>
                <w:sz w:val="20"/>
                <w:szCs w:val="20"/>
              </w:rPr>
            </w:pPr>
            <w:r w:rsidRPr="00195DE7">
              <w:rPr>
                <w:rFonts w:cs="Times New Roman" w:hint="eastAsia"/>
                <w:spacing w:val="-4"/>
                <w:sz w:val="20"/>
                <w:szCs w:val="20"/>
              </w:rPr>
              <w:t>특허</w:t>
            </w:r>
            <w:r w:rsidRPr="00195DE7">
              <w:rPr>
                <w:rFonts w:cs="Times New Roman" w:hint="eastAsia"/>
                <w:spacing w:val="-4"/>
                <w:sz w:val="20"/>
                <w:szCs w:val="20"/>
              </w:rPr>
              <w:t xml:space="preserve"> </w:t>
            </w:r>
            <w:r w:rsidRPr="00195DE7">
              <w:rPr>
                <w:rFonts w:cs="Times New Roman"/>
                <w:spacing w:val="-4"/>
                <w:sz w:val="20"/>
                <w:szCs w:val="20"/>
              </w:rPr>
              <w:t>5</w:t>
            </w:r>
            <w:r w:rsidRPr="00195DE7">
              <w:rPr>
                <w:rFonts w:cs="Times New Roman" w:hint="eastAsia"/>
                <w:spacing w:val="-4"/>
                <w:sz w:val="20"/>
                <w:szCs w:val="20"/>
              </w:rPr>
              <w:t>건</w:t>
            </w:r>
            <w:r w:rsidRPr="00195DE7">
              <w:rPr>
                <w:rFonts w:cs="Times New Roman" w:hint="eastAsia"/>
                <w:spacing w:val="-4"/>
                <w:sz w:val="20"/>
                <w:szCs w:val="20"/>
              </w:rPr>
              <w:t>(</w:t>
            </w:r>
            <w:r w:rsidRPr="00195DE7">
              <w:rPr>
                <w:rFonts w:cs="Times New Roman"/>
                <w:spacing w:val="-4"/>
                <w:sz w:val="20"/>
                <w:szCs w:val="20"/>
              </w:rPr>
              <w:t>350</w:t>
            </w:r>
            <w:r w:rsidRPr="00195DE7">
              <w:rPr>
                <w:rFonts w:cs="Times New Roman" w:hint="eastAsia"/>
                <w:spacing w:val="-4"/>
                <w:sz w:val="20"/>
                <w:szCs w:val="20"/>
              </w:rPr>
              <w:t>만원</w:t>
            </w:r>
            <w:r w:rsidRPr="00195DE7">
              <w:rPr>
                <w:rFonts w:cs="Times New Roman" w:hint="eastAsia"/>
                <w:spacing w:val="-4"/>
                <w:sz w:val="20"/>
                <w:szCs w:val="20"/>
              </w:rPr>
              <w:t>)</w:t>
            </w:r>
            <w:r w:rsidRPr="00195DE7">
              <w:rPr>
                <w:rFonts w:cs="Times New Roman"/>
                <w:spacing w:val="-4"/>
                <w:sz w:val="20"/>
                <w:szCs w:val="20"/>
              </w:rPr>
              <w:t xml:space="preserve">, </w:t>
            </w:r>
            <w:r w:rsidRPr="00195DE7">
              <w:rPr>
                <w:rFonts w:cs="Times New Roman" w:hint="eastAsia"/>
                <w:spacing w:val="-4"/>
                <w:sz w:val="20"/>
                <w:szCs w:val="20"/>
              </w:rPr>
              <w:t>디자인</w:t>
            </w:r>
            <w:r w:rsidRPr="00195DE7">
              <w:rPr>
                <w:rFonts w:cs="Times New Roman" w:hint="eastAsia"/>
                <w:spacing w:val="-4"/>
                <w:sz w:val="20"/>
                <w:szCs w:val="20"/>
              </w:rPr>
              <w:t xml:space="preserve"> </w:t>
            </w:r>
            <w:r w:rsidRPr="00195DE7">
              <w:rPr>
                <w:rFonts w:cs="Times New Roman"/>
                <w:spacing w:val="-4"/>
                <w:sz w:val="20"/>
                <w:szCs w:val="20"/>
              </w:rPr>
              <w:t>22</w:t>
            </w:r>
            <w:r w:rsidRPr="00195DE7">
              <w:rPr>
                <w:rFonts w:cs="Times New Roman" w:hint="eastAsia"/>
                <w:spacing w:val="-4"/>
                <w:sz w:val="20"/>
                <w:szCs w:val="20"/>
              </w:rPr>
              <w:t>건</w:t>
            </w:r>
            <w:r w:rsidRPr="00195DE7">
              <w:rPr>
                <w:rFonts w:cs="Times New Roman" w:hint="eastAsia"/>
                <w:spacing w:val="-4"/>
                <w:sz w:val="20"/>
                <w:szCs w:val="20"/>
              </w:rPr>
              <w:t>(</w:t>
            </w:r>
            <w:r w:rsidRPr="00195DE7">
              <w:rPr>
                <w:rFonts w:cs="Times New Roman" w:hint="eastAsia"/>
                <w:spacing w:val="-4"/>
                <w:sz w:val="20"/>
                <w:szCs w:val="20"/>
              </w:rPr>
              <w:t>약</w:t>
            </w:r>
            <w:r w:rsidRPr="00195DE7">
              <w:rPr>
                <w:rFonts w:cs="Times New Roman" w:hint="eastAsia"/>
                <w:spacing w:val="-4"/>
                <w:sz w:val="20"/>
                <w:szCs w:val="20"/>
              </w:rPr>
              <w:t xml:space="preserve"> </w:t>
            </w:r>
            <w:r w:rsidRPr="00195DE7">
              <w:rPr>
                <w:rFonts w:cs="Times New Roman"/>
                <w:spacing w:val="-4"/>
                <w:sz w:val="20"/>
                <w:szCs w:val="20"/>
              </w:rPr>
              <w:t>440</w:t>
            </w:r>
            <w:r w:rsidRPr="00195DE7">
              <w:rPr>
                <w:rFonts w:cs="Times New Roman" w:hint="eastAsia"/>
                <w:spacing w:val="-4"/>
                <w:sz w:val="20"/>
                <w:szCs w:val="20"/>
              </w:rPr>
              <w:t>만원</w:t>
            </w:r>
            <w:r w:rsidRPr="00195DE7">
              <w:rPr>
                <w:rFonts w:cs="Times New Roman" w:hint="eastAsia"/>
                <w:spacing w:val="-4"/>
                <w:sz w:val="20"/>
                <w:szCs w:val="20"/>
              </w:rPr>
              <w:t>)</w:t>
            </w:r>
            <w:r w:rsidRPr="00195DE7">
              <w:rPr>
                <w:rFonts w:cs="Times New Roman" w:hint="eastAsia"/>
                <w:spacing w:val="-4"/>
                <w:sz w:val="20"/>
                <w:szCs w:val="20"/>
              </w:rPr>
              <w:t>의</w:t>
            </w:r>
            <w:r w:rsidRPr="00195DE7">
              <w:rPr>
                <w:rFonts w:cs="Times New Roman" w:hint="eastAsia"/>
                <w:spacing w:val="-4"/>
                <w:sz w:val="20"/>
                <w:szCs w:val="20"/>
              </w:rPr>
              <w:t xml:space="preserve"> </w:t>
            </w:r>
            <w:r w:rsidRPr="00195DE7">
              <w:rPr>
                <w:rFonts w:cs="Times New Roman" w:hint="eastAsia"/>
                <w:spacing w:val="-4"/>
                <w:sz w:val="20"/>
                <w:szCs w:val="20"/>
              </w:rPr>
              <w:t>직무발명보상금이</w:t>
            </w:r>
            <w:r w:rsidRPr="00195DE7">
              <w:rPr>
                <w:rFonts w:cs="Times New Roman" w:hint="eastAsia"/>
                <w:spacing w:val="-4"/>
                <w:sz w:val="20"/>
                <w:szCs w:val="20"/>
              </w:rPr>
              <w:t xml:space="preserve"> </w:t>
            </w:r>
            <w:r w:rsidRPr="00195DE7">
              <w:rPr>
                <w:rFonts w:cs="Times New Roman" w:hint="eastAsia"/>
                <w:spacing w:val="-4"/>
                <w:sz w:val="20"/>
                <w:szCs w:val="20"/>
              </w:rPr>
              <w:t>지급될</w:t>
            </w:r>
            <w:r w:rsidRPr="00195DE7">
              <w:rPr>
                <w:rFonts w:cs="Times New Roman" w:hint="eastAsia"/>
                <w:spacing w:val="-4"/>
                <w:sz w:val="20"/>
                <w:szCs w:val="20"/>
              </w:rPr>
              <w:t xml:space="preserve"> </w:t>
            </w:r>
            <w:r w:rsidRPr="00195DE7">
              <w:rPr>
                <w:rFonts w:cs="Times New Roman" w:hint="eastAsia"/>
                <w:spacing w:val="-4"/>
                <w:sz w:val="20"/>
                <w:szCs w:val="20"/>
              </w:rPr>
              <w:t>예정임</w:t>
            </w:r>
            <w:r w:rsidRPr="00195DE7">
              <w:rPr>
                <w:rFonts w:cs="Times New Roman" w:hint="eastAsia"/>
                <w:spacing w:val="-4"/>
                <w:sz w:val="20"/>
                <w:szCs w:val="20"/>
              </w:rPr>
              <w:t>.</w:t>
            </w:r>
          </w:p>
        </w:tc>
      </w:tr>
      <w:tr w:rsidR="004E04A7" w:rsidRPr="009A2958" w14:paraId="4B40C698" w14:textId="77777777" w:rsidTr="00061A1F">
        <w:trPr>
          <w:trHeight w:val="1077"/>
        </w:trPr>
        <w:tc>
          <w:tcPr>
            <w:tcW w:w="619" w:type="pct"/>
          </w:tcPr>
          <w:p w14:paraId="5079985E" w14:textId="5BCBB6BB" w:rsidR="004E04A7" w:rsidRPr="00250EEB" w:rsidRDefault="004E04A7" w:rsidP="00195DE7">
            <w:pPr>
              <w:widowControl/>
              <w:spacing w:before="40" w:after="120" w:line="276" w:lineRule="auto"/>
              <w:jc w:val="center"/>
              <w:outlineLvl w:val="0"/>
              <w:rPr>
                <w:rFonts w:cs="Times New Roman"/>
                <w:b/>
                <w:color w:val="404040" w:themeColor="text1" w:themeTint="BF"/>
                <w:kern w:val="0"/>
                <w:sz w:val="20"/>
                <w:szCs w:val="20"/>
              </w:rPr>
            </w:pPr>
            <w:bookmarkStart w:id="190" w:name="_Toc108480446"/>
            <w:bookmarkStart w:id="191" w:name="_Toc108513002"/>
            <w:r w:rsidRPr="00250EEB">
              <w:rPr>
                <w:rFonts w:cs="Times New Roman"/>
                <w:b/>
                <w:color w:val="404040" w:themeColor="text1" w:themeTint="BF"/>
                <w:kern w:val="0"/>
                <w:sz w:val="20"/>
                <w:szCs w:val="20"/>
              </w:rPr>
              <w:t>소송</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및</w:t>
            </w:r>
            <w:r w:rsidRPr="00250EEB">
              <w:rPr>
                <w:rFonts w:cs="Times New Roman"/>
                <w:b/>
                <w:color w:val="404040" w:themeColor="text1" w:themeTint="BF"/>
                <w:kern w:val="0"/>
                <w:sz w:val="20"/>
                <w:szCs w:val="20"/>
              </w:rPr>
              <w:t xml:space="preserve"> </w:t>
            </w:r>
            <w:r w:rsidRPr="00250EEB">
              <w:rPr>
                <w:rFonts w:cs="Times New Roman"/>
                <w:b/>
                <w:color w:val="404040" w:themeColor="text1" w:themeTint="BF"/>
                <w:kern w:val="0"/>
                <w:sz w:val="20"/>
                <w:szCs w:val="20"/>
              </w:rPr>
              <w:t>분쟁</w:t>
            </w:r>
            <w:r w:rsidR="00195DE7">
              <w:rPr>
                <w:rFonts w:cs="Times New Roman"/>
                <w:b/>
                <w:color w:val="404040" w:themeColor="text1" w:themeTint="BF"/>
                <w:kern w:val="0"/>
                <w:sz w:val="20"/>
                <w:szCs w:val="20"/>
              </w:rPr>
              <w:br/>
            </w:r>
            <w:r w:rsidRPr="00250EEB">
              <w:rPr>
                <w:rFonts w:cs="Times New Roman"/>
                <w:b/>
                <w:color w:val="404040" w:themeColor="text1" w:themeTint="BF"/>
                <w:kern w:val="0"/>
                <w:sz w:val="20"/>
                <w:szCs w:val="20"/>
              </w:rPr>
              <w:t>현황</w:t>
            </w:r>
            <w:bookmarkEnd w:id="190"/>
            <w:bookmarkEnd w:id="191"/>
          </w:p>
        </w:tc>
        <w:tc>
          <w:tcPr>
            <w:tcW w:w="26" w:type="pct"/>
            <w:tcBorders>
              <w:top w:val="nil"/>
              <w:bottom w:val="nil"/>
            </w:tcBorders>
          </w:tcPr>
          <w:p w14:paraId="63D72B35"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50A18105" w14:textId="77777777" w:rsidR="004E04A7" w:rsidRPr="009A2958" w:rsidRDefault="004E04A7" w:rsidP="004E04A7">
            <w:pPr>
              <w:pStyle w:val="a8"/>
              <w:widowControl/>
              <w:numPr>
                <w:ilvl w:val="0"/>
                <w:numId w:val="2"/>
              </w:numPr>
              <w:spacing w:before="40" w:after="120" w:line="276" w:lineRule="auto"/>
              <w:rPr>
                <w:rFonts w:cs="Times New Roman"/>
                <w:sz w:val="20"/>
                <w:szCs w:val="20"/>
              </w:rPr>
            </w:pPr>
            <w:r w:rsidRPr="009A2958">
              <w:rPr>
                <w:rFonts w:cs="Times New Roman"/>
                <w:sz w:val="20"/>
                <w:szCs w:val="20"/>
              </w:rPr>
              <w:t>제공된</w:t>
            </w:r>
            <w:r w:rsidRPr="009A2958">
              <w:rPr>
                <w:rFonts w:cs="Times New Roman"/>
                <w:sz w:val="20"/>
                <w:szCs w:val="20"/>
              </w:rPr>
              <w:t xml:space="preserve"> </w:t>
            </w:r>
            <w:r w:rsidRPr="009A2958">
              <w:rPr>
                <w:rFonts w:cs="Times New Roman"/>
                <w:sz w:val="20"/>
                <w:szCs w:val="20"/>
              </w:rPr>
              <w:t>답변에</w:t>
            </w:r>
            <w:r w:rsidRPr="009A2958">
              <w:rPr>
                <w:rFonts w:cs="Times New Roman"/>
                <w:sz w:val="20"/>
                <w:szCs w:val="20"/>
              </w:rPr>
              <w:t xml:space="preserve"> </w:t>
            </w:r>
            <w:r w:rsidRPr="009A2958">
              <w:rPr>
                <w:rFonts w:cs="Times New Roman"/>
                <w:sz w:val="20"/>
                <w:szCs w:val="20"/>
              </w:rPr>
              <w:t>따르면</w:t>
            </w:r>
            <w:r w:rsidRPr="009A2958">
              <w:rPr>
                <w:rFonts w:cs="Times New Roman"/>
                <w:sz w:val="20"/>
                <w:szCs w:val="20"/>
              </w:rPr>
              <w:t xml:space="preserve"> </w:t>
            </w:r>
            <w:r w:rsidRPr="009A2958">
              <w:rPr>
                <w:rFonts w:cs="Times New Roman"/>
                <w:sz w:val="20"/>
                <w:szCs w:val="20"/>
              </w:rPr>
              <w:t>대상회사</w:t>
            </w:r>
            <w:r w:rsidRPr="009A2958">
              <w:rPr>
                <w:rFonts w:cs="Times New Roman"/>
                <w:sz w:val="20"/>
                <w:szCs w:val="20"/>
              </w:rPr>
              <w:t xml:space="preserve">, </w:t>
            </w:r>
            <w:r w:rsidRPr="009A2958">
              <w:rPr>
                <w:rFonts w:cs="Times New Roman"/>
                <w:sz w:val="20"/>
                <w:szCs w:val="20"/>
              </w:rPr>
              <w:t>자회사들</w:t>
            </w:r>
            <w:r w:rsidRPr="009A2958">
              <w:rPr>
                <w:rFonts w:cs="Times New Roman"/>
                <w:sz w:val="20"/>
                <w:szCs w:val="20"/>
              </w:rPr>
              <w:t xml:space="preserve"> </w:t>
            </w:r>
            <w:r w:rsidRPr="009A2958">
              <w:rPr>
                <w:rFonts w:cs="Times New Roman"/>
                <w:sz w:val="20"/>
                <w:szCs w:val="20"/>
              </w:rPr>
              <w:t>및</w:t>
            </w:r>
            <w:r w:rsidRPr="009A2958">
              <w:rPr>
                <w:rFonts w:cs="Times New Roman"/>
                <w:sz w:val="20"/>
                <w:szCs w:val="20"/>
              </w:rPr>
              <w:t xml:space="preserve"> </w:t>
            </w:r>
            <w:r w:rsidRPr="009A2958">
              <w:rPr>
                <w:rFonts w:cs="Times New Roman"/>
                <w:sz w:val="20"/>
                <w:szCs w:val="20"/>
              </w:rPr>
              <w:t>그</w:t>
            </w:r>
            <w:r w:rsidRPr="009A2958">
              <w:rPr>
                <w:rFonts w:cs="Times New Roman"/>
                <w:sz w:val="20"/>
                <w:szCs w:val="20"/>
              </w:rPr>
              <w:t xml:space="preserve"> </w:t>
            </w:r>
            <w:r w:rsidRPr="009A2958">
              <w:rPr>
                <w:rFonts w:cs="Times New Roman"/>
                <w:sz w:val="20"/>
                <w:szCs w:val="20"/>
              </w:rPr>
              <w:t>임직원을</w:t>
            </w:r>
            <w:r w:rsidRPr="009A2958">
              <w:rPr>
                <w:rFonts w:cs="Times New Roman"/>
                <w:sz w:val="20"/>
                <w:szCs w:val="20"/>
              </w:rPr>
              <w:t xml:space="preserve"> </w:t>
            </w:r>
            <w:r w:rsidRPr="009A2958">
              <w:rPr>
                <w:rFonts w:cs="Times New Roman"/>
                <w:sz w:val="20"/>
                <w:szCs w:val="20"/>
              </w:rPr>
              <w:t>상대로</w:t>
            </w:r>
            <w:r w:rsidRPr="009A2958">
              <w:rPr>
                <w:rFonts w:cs="Times New Roman"/>
                <w:sz w:val="20"/>
                <w:szCs w:val="20"/>
              </w:rPr>
              <w:t xml:space="preserve"> </w:t>
            </w:r>
            <w:r w:rsidRPr="009A2958">
              <w:rPr>
                <w:rFonts w:cs="Times New Roman"/>
                <w:sz w:val="20"/>
                <w:szCs w:val="20"/>
              </w:rPr>
              <w:t>진행되었거나</w:t>
            </w:r>
            <w:r w:rsidRPr="009A2958">
              <w:rPr>
                <w:rFonts w:cs="Times New Roman"/>
                <w:sz w:val="20"/>
                <w:szCs w:val="20"/>
              </w:rPr>
              <w:t xml:space="preserve"> </w:t>
            </w:r>
            <w:r w:rsidRPr="009A2958">
              <w:rPr>
                <w:rFonts w:cs="Times New Roman"/>
                <w:sz w:val="20"/>
                <w:szCs w:val="20"/>
              </w:rPr>
              <w:t>진행</w:t>
            </w:r>
            <w:r w:rsidRPr="009A2958">
              <w:rPr>
                <w:rFonts w:cs="Times New Roman"/>
                <w:sz w:val="20"/>
                <w:szCs w:val="20"/>
              </w:rPr>
              <w:t xml:space="preserve"> </w:t>
            </w:r>
            <w:r w:rsidRPr="009A2958">
              <w:rPr>
                <w:rFonts w:cs="Times New Roman"/>
                <w:sz w:val="20"/>
                <w:szCs w:val="20"/>
              </w:rPr>
              <w:t>중인</w:t>
            </w:r>
            <w:r w:rsidRPr="009A2958">
              <w:rPr>
                <w:rFonts w:cs="Times New Roman"/>
                <w:sz w:val="20"/>
                <w:szCs w:val="20"/>
              </w:rPr>
              <w:t xml:space="preserve"> </w:t>
            </w:r>
            <w:r w:rsidRPr="009A2958">
              <w:rPr>
                <w:rFonts w:cs="Times New Roman"/>
                <w:sz w:val="20"/>
                <w:szCs w:val="20"/>
              </w:rPr>
              <w:t>소송이나</w:t>
            </w:r>
            <w:r w:rsidRPr="009A2958">
              <w:rPr>
                <w:rFonts w:cs="Times New Roman"/>
                <w:sz w:val="20"/>
                <w:szCs w:val="20"/>
              </w:rPr>
              <w:t xml:space="preserve"> </w:t>
            </w:r>
            <w:r w:rsidRPr="009A2958">
              <w:rPr>
                <w:rFonts w:cs="Times New Roman"/>
                <w:sz w:val="20"/>
                <w:szCs w:val="20"/>
              </w:rPr>
              <w:t>조사는</w:t>
            </w:r>
            <w:r w:rsidRPr="009A2958">
              <w:rPr>
                <w:rFonts w:cs="Times New Roman"/>
                <w:sz w:val="20"/>
                <w:szCs w:val="20"/>
              </w:rPr>
              <w:t xml:space="preserve"> </w:t>
            </w:r>
            <w:r w:rsidRPr="009A2958">
              <w:rPr>
                <w:rFonts w:cs="Times New Roman"/>
                <w:sz w:val="20"/>
                <w:szCs w:val="20"/>
              </w:rPr>
              <w:t>존재하지</w:t>
            </w:r>
            <w:r w:rsidRPr="009A2958">
              <w:rPr>
                <w:rFonts w:cs="Times New Roman"/>
                <w:sz w:val="20"/>
                <w:szCs w:val="20"/>
              </w:rPr>
              <w:t xml:space="preserve"> </w:t>
            </w:r>
            <w:r w:rsidRPr="009A2958">
              <w:rPr>
                <w:rFonts w:cs="Times New Roman"/>
                <w:sz w:val="20"/>
                <w:szCs w:val="20"/>
              </w:rPr>
              <w:t>않는다고</w:t>
            </w:r>
            <w:r w:rsidRPr="009A2958">
              <w:rPr>
                <w:rFonts w:cs="Times New Roman"/>
                <w:sz w:val="20"/>
                <w:szCs w:val="20"/>
              </w:rPr>
              <w:t xml:space="preserve"> </w:t>
            </w:r>
            <w:r w:rsidRPr="009A2958">
              <w:rPr>
                <w:rFonts w:cs="Times New Roman"/>
                <w:sz w:val="20"/>
                <w:szCs w:val="20"/>
              </w:rPr>
              <w:t>함</w:t>
            </w:r>
            <w:r w:rsidRPr="009A2958">
              <w:rPr>
                <w:rFonts w:cs="Times New Roman"/>
                <w:sz w:val="20"/>
                <w:szCs w:val="20"/>
              </w:rPr>
              <w:t>.</w:t>
            </w:r>
          </w:p>
        </w:tc>
        <w:tc>
          <w:tcPr>
            <w:tcW w:w="26" w:type="pct"/>
            <w:tcBorders>
              <w:top w:val="nil"/>
              <w:bottom w:val="nil"/>
            </w:tcBorders>
          </w:tcPr>
          <w:p w14:paraId="5EDF84D1"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3FF72443" w14:textId="77777777" w:rsidR="004E04A7" w:rsidRPr="009A2958" w:rsidRDefault="004E04A7" w:rsidP="004E04A7">
            <w:pPr>
              <w:pStyle w:val="a8"/>
              <w:widowControl/>
              <w:numPr>
                <w:ilvl w:val="0"/>
                <w:numId w:val="2"/>
              </w:numPr>
              <w:spacing w:before="40" w:after="120" w:line="276" w:lineRule="auto"/>
              <w:rPr>
                <w:rFonts w:cs="Times New Roman"/>
                <w:sz w:val="20"/>
                <w:szCs w:val="20"/>
              </w:rPr>
            </w:pPr>
            <w:r w:rsidRPr="009A2958">
              <w:rPr>
                <w:rFonts w:cs="Times New Roman"/>
                <w:sz w:val="20"/>
                <w:szCs w:val="20"/>
              </w:rPr>
              <w:t>본건</w:t>
            </w:r>
            <w:r w:rsidRPr="009A2958">
              <w:rPr>
                <w:rFonts w:cs="Times New Roman"/>
                <w:sz w:val="20"/>
                <w:szCs w:val="20"/>
              </w:rPr>
              <w:t xml:space="preserve"> </w:t>
            </w:r>
            <w:r w:rsidRPr="009A2958">
              <w:rPr>
                <w:rFonts w:cs="Times New Roman"/>
                <w:sz w:val="20"/>
                <w:szCs w:val="20"/>
              </w:rPr>
              <w:t>거래에</w:t>
            </w:r>
            <w:r w:rsidRPr="009A2958">
              <w:rPr>
                <w:rFonts w:cs="Times New Roman"/>
                <w:sz w:val="20"/>
                <w:szCs w:val="20"/>
              </w:rPr>
              <w:t xml:space="preserve"> </w:t>
            </w:r>
            <w:r w:rsidRPr="009A2958">
              <w:rPr>
                <w:rFonts w:cs="Times New Roman"/>
                <w:sz w:val="20"/>
                <w:szCs w:val="20"/>
              </w:rPr>
              <w:t>영향을</w:t>
            </w:r>
            <w:r w:rsidRPr="009A2958">
              <w:rPr>
                <w:rFonts w:cs="Times New Roman"/>
                <w:sz w:val="20"/>
                <w:szCs w:val="20"/>
              </w:rPr>
              <w:t xml:space="preserve"> </w:t>
            </w:r>
            <w:r w:rsidRPr="009A2958">
              <w:rPr>
                <w:rFonts w:cs="Times New Roman"/>
                <w:sz w:val="20"/>
                <w:szCs w:val="20"/>
              </w:rPr>
              <w:t>미칠</w:t>
            </w:r>
            <w:r w:rsidRPr="009A2958">
              <w:rPr>
                <w:rFonts w:cs="Times New Roman"/>
                <w:sz w:val="20"/>
                <w:szCs w:val="20"/>
              </w:rPr>
              <w:t xml:space="preserve"> </w:t>
            </w:r>
            <w:r w:rsidRPr="009A2958">
              <w:rPr>
                <w:rFonts w:cs="Times New Roman"/>
                <w:sz w:val="20"/>
                <w:szCs w:val="20"/>
              </w:rPr>
              <w:t>수</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sidRPr="009A2958">
              <w:rPr>
                <w:rFonts w:cs="Times New Roman"/>
                <w:sz w:val="20"/>
                <w:szCs w:val="20"/>
              </w:rPr>
              <w:t>특별한</w:t>
            </w:r>
            <w:r w:rsidRPr="009A2958">
              <w:rPr>
                <w:rFonts w:cs="Times New Roman"/>
                <w:sz w:val="20"/>
                <w:szCs w:val="20"/>
              </w:rPr>
              <w:t xml:space="preserve"> </w:t>
            </w:r>
            <w:r w:rsidRPr="009A2958">
              <w:rPr>
                <w:rFonts w:cs="Times New Roman"/>
                <w:sz w:val="20"/>
                <w:szCs w:val="20"/>
              </w:rPr>
              <w:t>이슈는</w:t>
            </w:r>
            <w:r w:rsidRPr="009A2958">
              <w:rPr>
                <w:rFonts w:cs="Times New Roman"/>
                <w:sz w:val="20"/>
                <w:szCs w:val="20"/>
              </w:rPr>
              <w:t xml:space="preserve"> </w:t>
            </w:r>
            <w:r w:rsidRPr="009A2958">
              <w:rPr>
                <w:rFonts w:cs="Times New Roman"/>
                <w:sz w:val="20"/>
                <w:szCs w:val="20"/>
              </w:rPr>
              <w:t>발견되지</w:t>
            </w:r>
            <w:r w:rsidRPr="009A2958">
              <w:rPr>
                <w:rFonts w:cs="Times New Roman"/>
                <w:sz w:val="20"/>
                <w:szCs w:val="20"/>
              </w:rPr>
              <w:t xml:space="preserve"> </w:t>
            </w:r>
            <w:r w:rsidRPr="009A2958">
              <w:rPr>
                <w:rFonts w:cs="Times New Roman"/>
                <w:sz w:val="20"/>
                <w:szCs w:val="20"/>
              </w:rPr>
              <w:t>않음</w:t>
            </w:r>
            <w:r w:rsidRPr="009A2958">
              <w:rPr>
                <w:rFonts w:cs="Times New Roman"/>
                <w:sz w:val="20"/>
                <w:szCs w:val="20"/>
              </w:rPr>
              <w:t>.</w:t>
            </w:r>
          </w:p>
        </w:tc>
        <w:tc>
          <w:tcPr>
            <w:tcW w:w="27" w:type="pct"/>
            <w:tcBorders>
              <w:top w:val="nil"/>
              <w:bottom w:val="nil"/>
            </w:tcBorders>
          </w:tcPr>
          <w:p w14:paraId="0736EC1F"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610D0334" w14:textId="77777777" w:rsidR="004E04A7" w:rsidRPr="009A2958" w:rsidRDefault="004E04A7" w:rsidP="004E04A7">
            <w:pPr>
              <w:pStyle w:val="a8"/>
              <w:widowControl/>
              <w:numPr>
                <w:ilvl w:val="0"/>
                <w:numId w:val="2"/>
              </w:numPr>
              <w:spacing w:before="40" w:after="120" w:line="276" w:lineRule="auto"/>
              <w:rPr>
                <w:rFonts w:cs="Times New Roman"/>
                <w:sz w:val="20"/>
                <w:szCs w:val="20"/>
              </w:rPr>
            </w:pPr>
            <w:r w:rsidRPr="009A2958">
              <w:rPr>
                <w:rFonts w:cs="Times New Roman"/>
                <w:sz w:val="20"/>
                <w:szCs w:val="20"/>
              </w:rPr>
              <w:t>해당사항</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tc>
      </w:tr>
      <w:tr w:rsidR="008A1F55" w:rsidRPr="009A2958" w14:paraId="744AC963" w14:textId="77777777" w:rsidTr="00157656">
        <w:trPr>
          <w:trHeight w:val="283"/>
        </w:trPr>
        <w:tc>
          <w:tcPr>
            <w:tcW w:w="5000" w:type="pct"/>
            <w:gridSpan w:val="7"/>
            <w:shd w:val="clear" w:color="auto" w:fill="FFFFCC"/>
            <w:vAlign w:val="center"/>
          </w:tcPr>
          <w:p w14:paraId="2EA7BEAD" w14:textId="347C4CD2" w:rsidR="008A1F55" w:rsidRPr="008A1F55" w:rsidRDefault="008A1F55" w:rsidP="008A1F55">
            <w:pPr>
              <w:pStyle w:val="a8"/>
              <w:spacing w:line="240" w:lineRule="auto"/>
              <w:ind w:left="284"/>
              <w:jc w:val="center"/>
              <w:rPr>
                <w:rFonts w:cs="Times New Roman"/>
                <w:b/>
                <w:sz w:val="20"/>
                <w:szCs w:val="20"/>
              </w:rPr>
            </w:pPr>
            <w:r w:rsidRPr="008A1F55">
              <w:rPr>
                <w:rFonts w:cs="Times New Roman" w:hint="eastAsia"/>
                <w:b/>
                <w:sz w:val="24"/>
                <w:szCs w:val="20"/>
              </w:rPr>
              <w:t>ESG</w:t>
            </w:r>
          </w:p>
        </w:tc>
      </w:tr>
      <w:tr w:rsidR="00376422" w:rsidRPr="009A2958" w14:paraId="29BAD313" w14:textId="77777777" w:rsidTr="00061A1F">
        <w:trPr>
          <w:trHeight w:val="1077"/>
        </w:trPr>
        <w:tc>
          <w:tcPr>
            <w:tcW w:w="619" w:type="pct"/>
          </w:tcPr>
          <w:p w14:paraId="7338F227" w14:textId="00ADEF04" w:rsidR="00376422" w:rsidRDefault="0049307C" w:rsidP="004E04A7">
            <w:pPr>
              <w:widowControl/>
              <w:spacing w:before="40" w:after="120" w:line="276" w:lineRule="auto"/>
              <w:jc w:val="center"/>
              <w:outlineLvl w:val="0"/>
              <w:rPr>
                <w:rFonts w:cs="Times New Roman"/>
                <w:b/>
                <w:color w:val="404040" w:themeColor="text1" w:themeTint="BF"/>
                <w:kern w:val="0"/>
                <w:sz w:val="20"/>
                <w:szCs w:val="20"/>
              </w:rPr>
            </w:pPr>
            <w:bookmarkStart w:id="192" w:name="_Toc108480447"/>
            <w:bookmarkStart w:id="193" w:name="_Toc108513003"/>
            <w:r>
              <w:rPr>
                <w:rFonts w:cs="Times New Roman"/>
                <w:b/>
                <w:color w:val="404040" w:themeColor="text1" w:themeTint="BF"/>
                <w:kern w:val="0"/>
                <w:sz w:val="20"/>
                <w:szCs w:val="20"/>
              </w:rPr>
              <w:t xml:space="preserve">ESG </w:t>
            </w:r>
            <w:r>
              <w:rPr>
                <w:rFonts w:cs="Times New Roman" w:hint="eastAsia"/>
                <w:b/>
                <w:color w:val="404040" w:themeColor="text1" w:themeTint="BF"/>
                <w:kern w:val="0"/>
                <w:sz w:val="20"/>
                <w:szCs w:val="20"/>
              </w:rPr>
              <w:t>개관</w:t>
            </w:r>
            <w:bookmarkEnd w:id="192"/>
            <w:bookmarkEnd w:id="193"/>
          </w:p>
        </w:tc>
        <w:tc>
          <w:tcPr>
            <w:tcW w:w="26" w:type="pct"/>
            <w:tcBorders>
              <w:top w:val="nil"/>
              <w:bottom w:val="nil"/>
            </w:tcBorders>
          </w:tcPr>
          <w:p w14:paraId="6AAEB46F" w14:textId="77777777" w:rsidR="00376422" w:rsidRPr="009A2958" w:rsidRDefault="00376422" w:rsidP="004E04A7">
            <w:pPr>
              <w:widowControl/>
              <w:spacing w:before="40" w:after="120" w:line="276" w:lineRule="auto"/>
              <w:rPr>
                <w:rFonts w:cs="Times New Roman"/>
                <w:b/>
                <w:sz w:val="20"/>
                <w:szCs w:val="20"/>
              </w:rPr>
            </w:pPr>
          </w:p>
        </w:tc>
        <w:tc>
          <w:tcPr>
            <w:tcW w:w="1804" w:type="pct"/>
          </w:tcPr>
          <w:p w14:paraId="27F58E92" w14:textId="77777777" w:rsidR="00376422" w:rsidRDefault="00376422"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w:t>
            </w:r>
            <w:r>
              <w:rPr>
                <w:rFonts w:cs="Times New Roman"/>
                <w:sz w:val="20"/>
                <w:szCs w:val="20"/>
              </w:rPr>
              <w:t>2022</w:t>
            </w:r>
            <w:r>
              <w:rPr>
                <w:rFonts w:cs="Times New Roman" w:hint="eastAsia"/>
                <w:sz w:val="20"/>
                <w:szCs w:val="20"/>
              </w:rPr>
              <w:t>년</w:t>
            </w:r>
            <w:r>
              <w:rPr>
                <w:rFonts w:cs="Times New Roman" w:hint="eastAsia"/>
                <w:sz w:val="20"/>
                <w:szCs w:val="20"/>
              </w:rPr>
              <w:t xml:space="preserve"> </w:t>
            </w:r>
            <w:r>
              <w:rPr>
                <w:rFonts w:cs="Times New Roman" w:hint="eastAsia"/>
                <w:sz w:val="20"/>
                <w:szCs w:val="20"/>
              </w:rPr>
              <w:t>창사</w:t>
            </w:r>
            <w:r>
              <w:rPr>
                <w:rFonts w:cs="Times New Roman" w:hint="eastAsia"/>
                <w:sz w:val="20"/>
                <w:szCs w:val="20"/>
              </w:rPr>
              <w:t xml:space="preserve"> </w:t>
            </w:r>
            <w:r>
              <w:rPr>
                <w:rFonts w:cs="Times New Roman"/>
                <w:sz w:val="20"/>
                <w:szCs w:val="20"/>
              </w:rPr>
              <w:t>7</w:t>
            </w:r>
            <w:r>
              <w:rPr>
                <w:rFonts w:cs="Times New Roman" w:hint="eastAsia"/>
                <w:sz w:val="20"/>
                <w:szCs w:val="20"/>
              </w:rPr>
              <w:t>주년</w:t>
            </w:r>
            <w:r>
              <w:rPr>
                <w:rFonts w:cs="Times New Roman" w:hint="eastAsia"/>
                <w:sz w:val="20"/>
                <w:szCs w:val="20"/>
              </w:rPr>
              <w:t xml:space="preserve"> </w:t>
            </w:r>
            <w:r>
              <w:rPr>
                <w:rFonts w:cs="Times New Roman" w:hint="eastAsia"/>
                <w:sz w:val="20"/>
                <w:szCs w:val="20"/>
              </w:rPr>
              <w:t>기자간담회</w:t>
            </w:r>
            <w:r>
              <w:rPr>
                <w:rFonts w:cs="Times New Roman" w:hint="eastAsia"/>
                <w:sz w:val="20"/>
                <w:szCs w:val="20"/>
              </w:rPr>
              <w:t xml:space="preserve"> </w:t>
            </w:r>
            <w:r>
              <w:rPr>
                <w:rFonts w:cs="Times New Roman" w:hint="eastAsia"/>
                <w:sz w:val="20"/>
                <w:szCs w:val="20"/>
              </w:rPr>
              <w:t>등을</w:t>
            </w:r>
            <w:r>
              <w:rPr>
                <w:rFonts w:cs="Times New Roman" w:hint="eastAsia"/>
                <w:sz w:val="20"/>
                <w:szCs w:val="20"/>
              </w:rPr>
              <w:t xml:space="preserve"> </w:t>
            </w:r>
            <w:r>
              <w:rPr>
                <w:rFonts w:cs="Times New Roman" w:hint="eastAsia"/>
                <w:sz w:val="20"/>
                <w:szCs w:val="20"/>
              </w:rPr>
              <w:t>통해</w:t>
            </w:r>
            <w:r>
              <w:rPr>
                <w:rFonts w:cs="Times New Roman" w:hint="eastAsia"/>
                <w:sz w:val="20"/>
                <w:szCs w:val="20"/>
              </w:rPr>
              <w:t xml:space="preserve"> </w:t>
            </w:r>
            <w:r>
              <w:rPr>
                <w:rFonts w:cs="Times New Roman"/>
                <w:sz w:val="20"/>
                <w:szCs w:val="20"/>
              </w:rPr>
              <w:t xml:space="preserve">“ESG </w:t>
            </w:r>
            <w:r>
              <w:rPr>
                <w:rFonts w:cs="Times New Roman" w:hint="eastAsia"/>
                <w:sz w:val="20"/>
                <w:szCs w:val="20"/>
              </w:rPr>
              <w:t>경영</w:t>
            </w:r>
            <w:r>
              <w:rPr>
                <w:rFonts w:cs="Times New Roman" w:hint="eastAsia"/>
                <w:sz w:val="20"/>
                <w:szCs w:val="20"/>
              </w:rPr>
              <w:t xml:space="preserve"> </w:t>
            </w:r>
            <w:r>
              <w:rPr>
                <w:rFonts w:cs="Times New Roman" w:hint="eastAsia"/>
                <w:sz w:val="20"/>
                <w:szCs w:val="20"/>
              </w:rPr>
              <w:t>강화</w:t>
            </w:r>
            <w:r>
              <w:rPr>
                <w:rFonts w:cs="Times New Roman"/>
                <w:sz w:val="20"/>
                <w:szCs w:val="20"/>
              </w:rPr>
              <w:t>”</w:t>
            </w:r>
            <w:r>
              <w:rPr>
                <w:rFonts w:cs="Times New Roman" w:hint="eastAsia"/>
                <w:sz w:val="20"/>
                <w:szCs w:val="20"/>
              </w:rPr>
              <w:t>를</w:t>
            </w:r>
            <w:r>
              <w:rPr>
                <w:rFonts w:cs="Times New Roman" w:hint="eastAsia"/>
                <w:sz w:val="20"/>
                <w:szCs w:val="20"/>
              </w:rPr>
              <w:t xml:space="preserve"> </w:t>
            </w:r>
            <w:r>
              <w:rPr>
                <w:rFonts w:cs="Times New Roman" w:hint="eastAsia"/>
                <w:sz w:val="20"/>
                <w:szCs w:val="20"/>
              </w:rPr>
              <w:t>주요</w:t>
            </w:r>
            <w:r>
              <w:rPr>
                <w:rFonts w:cs="Times New Roman" w:hint="eastAsia"/>
                <w:sz w:val="20"/>
                <w:szCs w:val="20"/>
              </w:rPr>
              <w:t xml:space="preserve"> </w:t>
            </w:r>
            <w:r>
              <w:rPr>
                <w:rFonts w:cs="Times New Roman" w:hint="eastAsia"/>
                <w:sz w:val="20"/>
                <w:szCs w:val="20"/>
              </w:rPr>
              <w:t>경영</w:t>
            </w:r>
            <w:r>
              <w:rPr>
                <w:rFonts w:cs="Times New Roman" w:hint="eastAsia"/>
                <w:sz w:val="20"/>
                <w:szCs w:val="20"/>
              </w:rPr>
              <w:t xml:space="preserve"> </w:t>
            </w:r>
            <w:r>
              <w:rPr>
                <w:rFonts w:cs="Times New Roman" w:hint="eastAsia"/>
                <w:sz w:val="20"/>
                <w:szCs w:val="20"/>
              </w:rPr>
              <w:t>이념으로</w:t>
            </w:r>
            <w:r>
              <w:rPr>
                <w:rFonts w:cs="Times New Roman" w:hint="eastAsia"/>
                <w:sz w:val="20"/>
                <w:szCs w:val="20"/>
              </w:rPr>
              <w:t xml:space="preserve"> </w:t>
            </w:r>
            <w:r>
              <w:rPr>
                <w:rFonts w:cs="Times New Roman" w:hint="eastAsia"/>
                <w:sz w:val="20"/>
                <w:szCs w:val="20"/>
              </w:rPr>
              <w:t>언급하고</w:t>
            </w:r>
            <w:r>
              <w:rPr>
                <w:rFonts w:cs="Times New Roman" w:hint="eastAsia"/>
                <w:sz w:val="20"/>
                <w:szCs w:val="20"/>
              </w:rPr>
              <w:t>,</w:t>
            </w:r>
            <w:r>
              <w:rPr>
                <w:rFonts w:cs="Times New Roman"/>
                <w:sz w:val="20"/>
                <w:szCs w:val="20"/>
              </w:rPr>
              <w:t xml:space="preserve"> </w:t>
            </w:r>
            <w:r>
              <w:rPr>
                <w:rFonts w:cs="Times New Roman" w:hint="eastAsia"/>
                <w:sz w:val="20"/>
                <w:szCs w:val="20"/>
              </w:rPr>
              <w:t>실제로</w:t>
            </w:r>
            <w:r>
              <w:rPr>
                <w:rFonts w:cs="Times New Roman" w:hint="eastAsia"/>
                <w:sz w:val="20"/>
                <w:szCs w:val="20"/>
              </w:rPr>
              <w:t xml:space="preserve"> </w:t>
            </w:r>
            <w:r w:rsidR="00EA63A2">
              <w:rPr>
                <w:rFonts w:cs="Times New Roman" w:hint="eastAsia"/>
                <w:sz w:val="20"/>
                <w:szCs w:val="20"/>
              </w:rPr>
              <w:t>재무</w:t>
            </w:r>
            <w:r w:rsidR="00EA63A2">
              <w:rPr>
                <w:rFonts w:cs="Times New Roman" w:hint="eastAsia"/>
                <w:sz w:val="20"/>
                <w:szCs w:val="20"/>
              </w:rPr>
              <w:t>,</w:t>
            </w:r>
            <w:r w:rsidR="00EA63A2">
              <w:rPr>
                <w:rFonts w:cs="Times New Roman"/>
                <w:sz w:val="20"/>
                <w:szCs w:val="20"/>
              </w:rPr>
              <w:t xml:space="preserve"> </w:t>
            </w:r>
            <w:r w:rsidR="00EA63A2">
              <w:rPr>
                <w:rFonts w:cs="Times New Roman" w:hint="eastAsia"/>
                <w:sz w:val="20"/>
                <w:szCs w:val="20"/>
              </w:rPr>
              <w:t>인사</w:t>
            </w:r>
            <w:r w:rsidR="00EA63A2">
              <w:rPr>
                <w:rFonts w:cs="Times New Roman" w:hint="eastAsia"/>
                <w:sz w:val="20"/>
                <w:szCs w:val="20"/>
              </w:rPr>
              <w:t>,</w:t>
            </w:r>
            <w:r w:rsidR="00EA63A2">
              <w:rPr>
                <w:rFonts w:cs="Times New Roman"/>
                <w:sz w:val="20"/>
                <w:szCs w:val="20"/>
              </w:rPr>
              <w:t xml:space="preserve"> PR, </w:t>
            </w:r>
            <w:r w:rsidR="00EA63A2">
              <w:rPr>
                <w:rFonts w:cs="Times New Roman" w:hint="eastAsia"/>
                <w:sz w:val="20"/>
                <w:szCs w:val="20"/>
              </w:rPr>
              <w:t>대외협력</w:t>
            </w:r>
            <w:r w:rsidR="00EA63A2">
              <w:rPr>
                <w:rFonts w:cs="Times New Roman" w:hint="eastAsia"/>
                <w:sz w:val="20"/>
                <w:szCs w:val="20"/>
              </w:rPr>
              <w:t>,</w:t>
            </w:r>
            <w:r w:rsidR="00EA63A2">
              <w:rPr>
                <w:rFonts w:cs="Times New Roman"/>
                <w:sz w:val="20"/>
                <w:szCs w:val="20"/>
              </w:rPr>
              <w:t xml:space="preserve"> </w:t>
            </w:r>
            <w:r w:rsidR="00EA63A2">
              <w:rPr>
                <w:rFonts w:cs="Times New Roman" w:hint="eastAsia"/>
                <w:sz w:val="20"/>
                <w:szCs w:val="20"/>
              </w:rPr>
              <w:t>법무</w:t>
            </w:r>
            <w:r w:rsidR="00EA63A2">
              <w:rPr>
                <w:rFonts w:cs="Times New Roman" w:hint="eastAsia"/>
                <w:sz w:val="20"/>
                <w:szCs w:val="20"/>
              </w:rPr>
              <w:t xml:space="preserve"> </w:t>
            </w:r>
            <w:r w:rsidR="00EA63A2">
              <w:rPr>
                <w:rFonts w:cs="Times New Roman" w:hint="eastAsia"/>
                <w:sz w:val="20"/>
                <w:szCs w:val="20"/>
              </w:rPr>
              <w:t>등으로</w:t>
            </w:r>
            <w:r w:rsidR="00EA63A2">
              <w:rPr>
                <w:rFonts w:cs="Times New Roman" w:hint="eastAsia"/>
                <w:sz w:val="20"/>
                <w:szCs w:val="20"/>
              </w:rPr>
              <w:t xml:space="preserve"> </w:t>
            </w:r>
            <w:r w:rsidR="00EA63A2">
              <w:rPr>
                <w:rFonts w:cs="Times New Roman" w:hint="eastAsia"/>
                <w:sz w:val="20"/>
                <w:szCs w:val="20"/>
              </w:rPr>
              <w:t>구성된</w:t>
            </w:r>
            <w:r w:rsidR="00EA63A2">
              <w:rPr>
                <w:rFonts w:cs="Times New Roman" w:hint="eastAsia"/>
                <w:sz w:val="20"/>
                <w:szCs w:val="20"/>
              </w:rPr>
              <w:t xml:space="preserve"> </w:t>
            </w:r>
            <w:r w:rsidR="00EA63A2">
              <w:rPr>
                <w:rFonts w:cs="Times New Roman"/>
                <w:sz w:val="20"/>
                <w:szCs w:val="20"/>
              </w:rPr>
              <w:t>ESG TF</w:t>
            </w:r>
            <w:r w:rsidR="00EA63A2">
              <w:rPr>
                <w:rFonts w:cs="Times New Roman" w:hint="eastAsia"/>
                <w:sz w:val="20"/>
                <w:szCs w:val="20"/>
              </w:rPr>
              <w:t>를</w:t>
            </w:r>
            <w:r w:rsidR="00EA63A2">
              <w:rPr>
                <w:rFonts w:cs="Times New Roman" w:hint="eastAsia"/>
                <w:sz w:val="20"/>
                <w:szCs w:val="20"/>
              </w:rPr>
              <w:t xml:space="preserve"> </w:t>
            </w:r>
            <w:r w:rsidR="00EA63A2">
              <w:rPr>
                <w:rFonts w:cs="Times New Roman" w:hint="eastAsia"/>
                <w:sz w:val="20"/>
                <w:szCs w:val="20"/>
              </w:rPr>
              <w:t>조직하는</w:t>
            </w:r>
            <w:r w:rsidR="00EA63A2">
              <w:rPr>
                <w:rFonts w:cs="Times New Roman" w:hint="eastAsia"/>
                <w:sz w:val="20"/>
                <w:szCs w:val="20"/>
              </w:rPr>
              <w:t xml:space="preserve"> </w:t>
            </w:r>
            <w:r w:rsidR="00EA63A2">
              <w:rPr>
                <w:rFonts w:cs="Times New Roman" w:hint="eastAsia"/>
                <w:sz w:val="20"/>
                <w:szCs w:val="20"/>
              </w:rPr>
              <w:t>등</w:t>
            </w:r>
            <w:r w:rsidR="00EA63A2">
              <w:rPr>
                <w:rFonts w:cs="Times New Roman" w:hint="eastAsia"/>
                <w:sz w:val="20"/>
                <w:szCs w:val="20"/>
              </w:rPr>
              <w:t xml:space="preserve"> </w:t>
            </w:r>
            <w:r w:rsidR="00EA63A2">
              <w:rPr>
                <w:rFonts w:cs="Times New Roman"/>
                <w:sz w:val="20"/>
                <w:szCs w:val="20"/>
              </w:rPr>
              <w:t xml:space="preserve">ESG </w:t>
            </w:r>
            <w:r w:rsidR="00EA63A2">
              <w:rPr>
                <w:rFonts w:cs="Times New Roman" w:hint="eastAsia"/>
                <w:sz w:val="20"/>
                <w:szCs w:val="20"/>
              </w:rPr>
              <w:t>활동에</w:t>
            </w:r>
            <w:r w:rsidR="00EA63A2">
              <w:rPr>
                <w:rFonts w:cs="Times New Roman" w:hint="eastAsia"/>
                <w:sz w:val="20"/>
                <w:szCs w:val="20"/>
              </w:rPr>
              <w:t xml:space="preserve"> </w:t>
            </w:r>
            <w:r w:rsidR="00EA63A2">
              <w:rPr>
                <w:rFonts w:cs="Times New Roman" w:hint="eastAsia"/>
                <w:sz w:val="20"/>
                <w:szCs w:val="20"/>
              </w:rPr>
              <w:t>적극적으로</w:t>
            </w:r>
            <w:r w:rsidR="00EA63A2">
              <w:rPr>
                <w:rFonts w:cs="Times New Roman" w:hint="eastAsia"/>
                <w:sz w:val="20"/>
                <w:szCs w:val="20"/>
              </w:rPr>
              <w:t xml:space="preserve"> </w:t>
            </w:r>
            <w:r w:rsidR="00EA63A2">
              <w:rPr>
                <w:rFonts w:cs="Times New Roman" w:hint="eastAsia"/>
                <w:sz w:val="20"/>
                <w:szCs w:val="20"/>
              </w:rPr>
              <w:t>나서고</w:t>
            </w:r>
            <w:r w:rsidR="00EA63A2">
              <w:rPr>
                <w:rFonts w:cs="Times New Roman" w:hint="eastAsia"/>
                <w:sz w:val="20"/>
                <w:szCs w:val="20"/>
              </w:rPr>
              <w:t xml:space="preserve"> </w:t>
            </w:r>
            <w:r w:rsidR="00EA63A2">
              <w:rPr>
                <w:rFonts w:cs="Times New Roman" w:hint="eastAsia"/>
                <w:sz w:val="20"/>
                <w:szCs w:val="20"/>
              </w:rPr>
              <w:t>있음</w:t>
            </w:r>
            <w:r w:rsidR="00EA63A2">
              <w:rPr>
                <w:rFonts w:cs="Times New Roman" w:hint="eastAsia"/>
                <w:sz w:val="20"/>
                <w:szCs w:val="20"/>
              </w:rPr>
              <w:t>.</w:t>
            </w:r>
          </w:p>
          <w:p w14:paraId="4B4CF73E" w14:textId="1AF41554" w:rsidR="008974FE" w:rsidRDefault="008974FE"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w:t>
            </w:r>
            <w:r>
              <w:rPr>
                <w:rFonts w:cs="Times New Roman"/>
                <w:sz w:val="20"/>
                <w:szCs w:val="20"/>
              </w:rPr>
              <w:t>2021</w:t>
            </w:r>
            <w:r>
              <w:rPr>
                <w:rFonts w:cs="Times New Roman" w:hint="eastAsia"/>
                <w:sz w:val="20"/>
                <w:szCs w:val="20"/>
              </w:rPr>
              <w:t>년</w:t>
            </w:r>
            <w:r>
              <w:rPr>
                <w:rFonts w:cs="Times New Roman" w:hint="eastAsia"/>
                <w:sz w:val="20"/>
                <w:szCs w:val="20"/>
              </w:rPr>
              <w:t xml:space="preserve"> </w:t>
            </w:r>
            <w:r>
              <w:rPr>
                <w:rFonts w:cs="Times New Roman"/>
                <w:sz w:val="20"/>
                <w:szCs w:val="20"/>
              </w:rPr>
              <w:t>7</w:t>
            </w:r>
            <w:r>
              <w:rPr>
                <w:rFonts w:cs="Times New Roman" w:hint="eastAsia"/>
                <w:sz w:val="20"/>
                <w:szCs w:val="20"/>
              </w:rPr>
              <w:t>월</w:t>
            </w:r>
            <w:r>
              <w:rPr>
                <w:rFonts w:cs="Times New Roman" w:hint="eastAsia"/>
                <w:sz w:val="20"/>
                <w:szCs w:val="20"/>
              </w:rPr>
              <w:t xml:space="preserve"> </w:t>
            </w:r>
            <w:r>
              <w:rPr>
                <w:rFonts w:cs="Times New Roman"/>
                <w:sz w:val="20"/>
                <w:szCs w:val="20"/>
              </w:rPr>
              <w:t>1</w:t>
            </w:r>
            <w:r>
              <w:rPr>
                <w:rFonts w:cs="Times New Roman" w:hint="eastAsia"/>
                <w:sz w:val="20"/>
                <w:szCs w:val="20"/>
              </w:rPr>
              <w:t>일자로</w:t>
            </w:r>
            <w:r>
              <w:rPr>
                <w:rFonts w:cs="Times New Roman" w:hint="eastAsia"/>
                <w:sz w:val="20"/>
                <w:szCs w:val="20"/>
              </w:rPr>
              <w:t xml:space="preserve"> </w:t>
            </w:r>
            <w:r>
              <w:rPr>
                <w:rFonts w:cs="Times New Roman"/>
                <w:sz w:val="20"/>
                <w:szCs w:val="20"/>
              </w:rPr>
              <w:t>‘</w:t>
            </w:r>
            <w:r>
              <w:rPr>
                <w:rFonts w:cs="Times New Roman" w:hint="eastAsia"/>
                <w:sz w:val="20"/>
                <w:szCs w:val="20"/>
              </w:rPr>
              <w:t>카카오모빌리티</w:t>
            </w:r>
            <w:r>
              <w:rPr>
                <w:rFonts w:cs="Times New Roman" w:hint="eastAsia"/>
                <w:sz w:val="20"/>
                <w:szCs w:val="20"/>
              </w:rPr>
              <w:t xml:space="preserve"> </w:t>
            </w:r>
            <w:r>
              <w:rPr>
                <w:rFonts w:cs="Times New Roman" w:hint="eastAsia"/>
                <w:sz w:val="20"/>
                <w:szCs w:val="20"/>
              </w:rPr>
              <w:t>윤리규정</w:t>
            </w:r>
            <w:r>
              <w:rPr>
                <w:rFonts w:cs="Times New Roman"/>
                <w:sz w:val="20"/>
                <w:szCs w:val="20"/>
              </w:rPr>
              <w:t>’</w:t>
            </w:r>
            <w:r>
              <w:rPr>
                <w:rFonts w:cs="Times New Roman" w:hint="eastAsia"/>
                <w:sz w:val="20"/>
                <w:szCs w:val="20"/>
              </w:rPr>
              <w:t>을</w:t>
            </w:r>
            <w:r>
              <w:rPr>
                <w:rFonts w:cs="Times New Roman" w:hint="eastAsia"/>
                <w:sz w:val="20"/>
                <w:szCs w:val="20"/>
              </w:rPr>
              <w:t xml:space="preserve"> </w:t>
            </w:r>
            <w:r>
              <w:rPr>
                <w:rFonts w:cs="Times New Roman" w:hint="eastAsia"/>
                <w:sz w:val="20"/>
                <w:szCs w:val="20"/>
              </w:rPr>
              <w:t>제정하여</w:t>
            </w:r>
            <w:r>
              <w:rPr>
                <w:rFonts w:cs="Times New Roman" w:hint="eastAsia"/>
                <w:sz w:val="20"/>
                <w:szCs w:val="20"/>
              </w:rPr>
              <w:t xml:space="preserve"> </w:t>
            </w:r>
            <w:r>
              <w:rPr>
                <w:rFonts w:cs="Times New Roman" w:hint="eastAsia"/>
                <w:sz w:val="20"/>
                <w:szCs w:val="20"/>
              </w:rPr>
              <w:t>시행하고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tc>
        <w:tc>
          <w:tcPr>
            <w:tcW w:w="26" w:type="pct"/>
            <w:tcBorders>
              <w:top w:val="nil"/>
              <w:bottom w:val="nil"/>
            </w:tcBorders>
          </w:tcPr>
          <w:p w14:paraId="62B5D518" w14:textId="77777777" w:rsidR="00376422" w:rsidRPr="009A2958" w:rsidRDefault="00376422" w:rsidP="004E04A7">
            <w:pPr>
              <w:widowControl/>
              <w:spacing w:before="40" w:after="120" w:line="276" w:lineRule="auto"/>
              <w:rPr>
                <w:rFonts w:cs="Times New Roman"/>
                <w:sz w:val="20"/>
                <w:szCs w:val="20"/>
              </w:rPr>
            </w:pPr>
          </w:p>
        </w:tc>
        <w:tc>
          <w:tcPr>
            <w:tcW w:w="1728" w:type="pct"/>
          </w:tcPr>
          <w:p w14:paraId="78DC6880" w14:textId="77777777" w:rsidR="00376422" w:rsidRDefault="00376422" w:rsidP="00376422">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사업적인</w:t>
            </w:r>
            <w:r>
              <w:rPr>
                <w:rFonts w:cs="Times New Roman" w:hint="eastAsia"/>
                <w:sz w:val="20"/>
                <w:szCs w:val="20"/>
              </w:rPr>
              <w:t xml:space="preserve"> </w:t>
            </w:r>
            <w:r>
              <w:rPr>
                <w:rFonts w:cs="Times New Roman" w:hint="eastAsia"/>
                <w:sz w:val="20"/>
                <w:szCs w:val="20"/>
              </w:rPr>
              <w:t>특성상</w:t>
            </w:r>
            <w:r>
              <w:rPr>
                <w:rFonts w:cs="Times New Roman" w:hint="eastAsia"/>
                <w:sz w:val="20"/>
                <w:szCs w:val="20"/>
              </w:rPr>
              <w:t xml:space="preserve"> </w:t>
            </w:r>
            <w:r>
              <w:rPr>
                <w:rFonts w:cs="Times New Roman" w:hint="eastAsia"/>
                <w:sz w:val="20"/>
                <w:szCs w:val="20"/>
              </w:rPr>
              <w:t>환경</w:t>
            </w:r>
            <w:r>
              <w:rPr>
                <w:rFonts w:cs="Times New Roman" w:hint="eastAsia"/>
                <w:sz w:val="20"/>
                <w:szCs w:val="20"/>
              </w:rPr>
              <w:t>(</w:t>
            </w:r>
            <w:r>
              <w:rPr>
                <w:rFonts w:cs="Times New Roman"/>
                <w:sz w:val="20"/>
                <w:szCs w:val="20"/>
              </w:rPr>
              <w:t xml:space="preserve">E) </w:t>
            </w:r>
            <w:r>
              <w:rPr>
                <w:rFonts w:cs="Times New Roman" w:hint="eastAsia"/>
                <w:sz w:val="20"/>
                <w:szCs w:val="20"/>
              </w:rPr>
              <w:t>부문에서는</w:t>
            </w:r>
            <w:r>
              <w:rPr>
                <w:rFonts w:cs="Times New Roman" w:hint="eastAsia"/>
                <w:sz w:val="20"/>
                <w:szCs w:val="20"/>
              </w:rPr>
              <w:t xml:space="preserve"> </w:t>
            </w:r>
            <w:r>
              <w:rPr>
                <w:rFonts w:cs="Times New Roman" w:hint="eastAsia"/>
                <w:sz w:val="20"/>
                <w:szCs w:val="20"/>
              </w:rPr>
              <w:t>상대적으로</w:t>
            </w:r>
            <w:r>
              <w:rPr>
                <w:rFonts w:cs="Times New Roman" w:hint="eastAsia"/>
                <w:sz w:val="20"/>
                <w:szCs w:val="20"/>
              </w:rPr>
              <w:t xml:space="preserve"> </w:t>
            </w:r>
            <w:r>
              <w:rPr>
                <w:rFonts w:cs="Times New Roman" w:hint="eastAsia"/>
                <w:sz w:val="20"/>
                <w:szCs w:val="20"/>
              </w:rPr>
              <w:t>민감도가</w:t>
            </w:r>
            <w:r>
              <w:rPr>
                <w:rFonts w:cs="Times New Roman" w:hint="eastAsia"/>
                <w:sz w:val="20"/>
                <w:szCs w:val="20"/>
              </w:rPr>
              <w:t xml:space="preserve"> </w:t>
            </w:r>
            <w:r>
              <w:rPr>
                <w:rFonts w:cs="Times New Roman" w:hint="eastAsia"/>
                <w:sz w:val="20"/>
                <w:szCs w:val="20"/>
              </w:rPr>
              <w:t>높은</w:t>
            </w:r>
            <w:r>
              <w:rPr>
                <w:rFonts w:cs="Times New Roman" w:hint="eastAsia"/>
                <w:sz w:val="20"/>
                <w:szCs w:val="20"/>
              </w:rPr>
              <w:t xml:space="preserve"> </w:t>
            </w:r>
            <w:r>
              <w:rPr>
                <w:rFonts w:cs="Times New Roman" w:hint="eastAsia"/>
                <w:sz w:val="20"/>
                <w:szCs w:val="20"/>
              </w:rPr>
              <w:t>업종이</w:t>
            </w:r>
            <w:r>
              <w:rPr>
                <w:rFonts w:cs="Times New Roman" w:hint="eastAsia"/>
                <w:sz w:val="20"/>
                <w:szCs w:val="20"/>
              </w:rPr>
              <w:t xml:space="preserve"> </w:t>
            </w:r>
            <w:r>
              <w:rPr>
                <w:rFonts w:cs="Times New Roman" w:hint="eastAsia"/>
                <w:sz w:val="20"/>
                <w:szCs w:val="20"/>
              </w:rPr>
              <w:t>아니나</w:t>
            </w:r>
            <w:r>
              <w:rPr>
                <w:rFonts w:cs="Times New Roman" w:hint="eastAsia"/>
                <w:sz w:val="20"/>
                <w:szCs w:val="20"/>
              </w:rPr>
              <w:t>,</w:t>
            </w:r>
            <w:r>
              <w:rPr>
                <w:rFonts w:cs="Times New Roman"/>
                <w:sz w:val="20"/>
                <w:szCs w:val="20"/>
              </w:rPr>
              <w:t xml:space="preserve"> </w:t>
            </w:r>
            <w:r>
              <w:rPr>
                <w:rFonts w:cs="Times New Roman" w:hint="eastAsia"/>
                <w:sz w:val="20"/>
                <w:szCs w:val="20"/>
              </w:rPr>
              <w:t>사회</w:t>
            </w:r>
            <w:r>
              <w:rPr>
                <w:rFonts w:cs="Times New Roman" w:hint="eastAsia"/>
                <w:sz w:val="20"/>
                <w:szCs w:val="20"/>
              </w:rPr>
              <w:t>(</w:t>
            </w:r>
            <w:r>
              <w:rPr>
                <w:rFonts w:cs="Times New Roman"/>
                <w:sz w:val="20"/>
                <w:szCs w:val="20"/>
              </w:rPr>
              <w:t xml:space="preserve">S) </w:t>
            </w:r>
            <w:r>
              <w:rPr>
                <w:rFonts w:cs="Times New Roman" w:hint="eastAsia"/>
                <w:sz w:val="20"/>
                <w:szCs w:val="20"/>
              </w:rPr>
              <w:t>부문에서의</w:t>
            </w:r>
            <w:r>
              <w:rPr>
                <w:rFonts w:cs="Times New Roman" w:hint="eastAsia"/>
                <w:sz w:val="20"/>
                <w:szCs w:val="20"/>
              </w:rPr>
              <w:t xml:space="preserve"> </w:t>
            </w:r>
            <w:r>
              <w:rPr>
                <w:rFonts w:cs="Times New Roman" w:hint="eastAsia"/>
                <w:sz w:val="20"/>
                <w:szCs w:val="20"/>
              </w:rPr>
              <w:t>민감도는</w:t>
            </w:r>
            <w:r>
              <w:rPr>
                <w:rFonts w:cs="Times New Roman" w:hint="eastAsia"/>
                <w:sz w:val="20"/>
                <w:szCs w:val="20"/>
              </w:rPr>
              <w:t xml:space="preserve"> </w:t>
            </w:r>
            <w:r>
              <w:rPr>
                <w:rFonts w:cs="Times New Roman" w:hint="eastAsia"/>
                <w:sz w:val="20"/>
                <w:szCs w:val="20"/>
              </w:rPr>
              <w:t>상대적으로</w:t>
            </w:r>
            <w:r>
              <w:rPr>
                <w:rFonts w:cs="Times New Roman" w:hint="eastAsia"/>
                <w:sz w:val="20"/>
                <w:szCs w:val="20"/>
              </w:rPr>
              <w:t xml:space="preserve"> </w:t>
            </w:r>
            <w:r>
              <w:rPr>
                <w:rFonts w:cs="Times New Roman" w:hint="eastAsia"/>
                <w:sz w:val="20"/>
                <w:szCs w:val="20"/>
              </w:rPr>
              <w:t>높은</w:t>
            </w:r>
            <w:r>
              <w:rPr>
                <w:rFonts w:cs="Times New Roman" w:hint="eastAsia"/>
                <w:sz w:val="20"/>
                <w:szCs w:val="20"/>
              </w:rPr>
              <w:t xml:space="preserve"> </w:t>
            </w:r>
            <w:r>
              <w:rPr>
                <w:rFonts w:cs="Times New Roman" w:hint="eastAsia"/>
                <w:sz w:val="20"/>
                <w:szCs w:val="20"/>
              </w:rPr>
              <w:t>편으로</w:t>
            </w:r>
            <w:r>
              <w:rPr>
                <w:rFonts w:cs="Times New Roman" w:hint="eastAsia"/>
                <w:sz w:val="20"/>
                <w:szCs w:val="20"/>
              </w:rPr>
              <w:t xml:space="preserve"> </w:t>
            </w:r>
            <w:r>
              <w:rPr>
                <w:rFonts w:cs="Times New Roman" w:hint="eastAsia"/>
                <w:sz w:val="20"/>
                <w:szCs w:val="20"/>
              </w:rPr>
              <w:t>이에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대응에</w:t>
            </w:r>
            <w:r>
              <w:rPr>
                <w:rFonts w:cs="Times New Roman" w:hint="eastAsia"/>
                <w:sz w:val="20"/>
                <w:szCs w:val="20"/>
              </w:rPr>
              <w:t xml:space="preserve"> </w:t>
            </w:r>
            <w:r>
              <w:rPr>
                <w:rFonts w:cs="Times New Roman" w:hint="eastAsia"/>
                <w:sz w:val="20"/>
                <w:szCs w:val="20"/>
              </w:rPr>
              <w:t>많은</w:t>
            </w:r>
            <w:r>
              <w:rPr>
                <w:rFonts w:cs="Times New Roman" w:hint="eastAsia"/>
                <w:sz w:val="20"/>
                <w:szCs w:val="20"/>
              </w:rPr>
              <w:t xml:space="preserve"> </w:t>
            </w:r>
            <w:r>
              <w:rPr>
                <w:rFonts w:cs="Times New Roman" w:hint="eastAsia"/>
                <w:sz w:val="20"/>
                <w:szCs w:val="20"/>
              </w:rPr>
              <w:t>노력을</w:t>
            </w:r>
            <w:r>
              <w:rPr>
                <w:rFonts w:cs="Times New Roman" w:hint="eastAsia"/>
                <w:sz w:val="20"/>
                <w:szCs w:val="20"/>
              </w:rPr>
              <w:t xml:space="preserve"> </w:t>
            </w:r>
            <w:r>
              <w:rPr>
                <w:rFonts w:cs="Times New Roman" w:hint="eastAsia"/>
                <w:sz w:val="20"/>
                <w:szCs w:val="20"/>
              </w:rPr>
              <w:t>기울여</w:t>
            </w:r>
            <w:r>
              <w:rPr>
                <w:rFonts w:cs="Times New Roman" w:hint="eastAsia"/>
                <w:sz w:val="20"/>
                <w:szCs w:val="20"/>
              </w:rPr>
              <w:t xml:space="preserve"> </w:t>
            </w:r>
            <w:r>
              <w:rPr>
                <w:rFonts w:cs="Times New Roman" w:hint="eastAsia"/>
                <w:sz w:val="20"/>
                <w:szCs w:val="20"/>
              </w:rPr>
              <w:t>온</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w:t>
            </w:r>
          </w:p>
          <w:p w14:paraId="74BCF62C" w14:textId="3AA20025" w:rsidR="00376422" w:rsidRDefault="00376422" w:rsidP="00376422">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지배구조</w:t>
            </w:r>
            <w:r>
              <w:rPr>
                <w:rFonts w:cs="Times New Roman" w:hint="eastAsia"/>
                <w:sz w:val="20"/>
                <w:szCs w:val="20"/>
              </w:rPr>
              <w:t>(</w:t>
            </w:r>
            <w:r>
              <w:rPr>
                <w:rFonts w:cs="Times New Roman"/>
                <w:sz w:val="20"/>
                <w:szCs w:val="20"/>
              </w:rPr>
              <w:t xml:space="preserve">G) </w:t>
            </w:r>
            <w:r>
              <w:rPr>
                <w:rFonts w:cs="Times New Roman" w:hint="eastAsia"/>
                <w:sz w:val="20"/>
                <w:szCs w:val="20"/>
              </w:rPr>
              <w:t>부문은</w:t>
            </w:r>
            <w:r>
              <w:rPr>
                <w:rFonts w:cs="Times New Roman" w:hint="eastAsia"/>
                <w:sz w:val="20"/>
                <w:szCs w:val="20"/>
              </w:rPr>
              <w:t xml:space="preserve"> </w:t>
            </w:r>
            <w:r>
              <w:rPr>
                <w:rFonts w:cs="Times New Roman"/>
                <w:sz w:val="20"/>
                <w:szCs w:val="20"/>
              </w:rPr>
              <w:t>“</w:t>
            </w:r>
            <w:r>
              <w:rPr>
                <w:rFonts w:cs="Times New Roman" w:hint="eastAsia"/>
                <w:sz w:val="20"/>
                <w:szCs w:val="20"/>
              </w:rPr>
              <w:t>카카오</w:t>
            </w:r>
            <w:r>
              <w:rPr>
                <w:rFonts w:cs="Times New Roman" w:hint="eastAsia"/>
                <w:sz w:val="20"/>
                <w:szCs w:val="20"/>
              </w:rPr>
              <w:t xml:space="preserve"> </w:t>
            </w:r>
            <w:r>
              <w:rPr>
                <w:rFonts w:cs="Times New Roman" w:hint="eastAsia"/>
                <w:sz w:val="20"/>
                <w:szCs w:val="20"/>
              </w:rPr>
              <w:t>그룹</w:t>
            </w:r>
            <w:r>
              <w:rPr>
                <w:rFonts w:cs="Times New Roman"/>
                <w:sz w:val="20"/>
                <w:szCs w:val="20"/>
              </w:rPr>
              <w:t>”</w:t>
            </w:r>
            <w:r>
              <w:rPr>
                <w:rFonts w:cs="Times New Roman" w:hint="eastAsia"/>
                <w:sz w:val="20"/>
                <w:szCs w:val="20"/>
              </w:rPr>
              <w:t>이라는</w:t>
            </w:r>
            <w:r>
              <w:rPr>
                <w:rFonts w:cs="Times New Roman" w:hint="eastAsia"/>
                <w:sz w:val="20"/>
                <w:szCs w:val="20"/>
              </w:rPr>
              <w:t xml:space="preserve"> </w:t>
            </w:r>
            <w:r>
              <w:rPr>
                <w:rFonts w:cs="Times New Roman" w:hint="eastAsia"/>
                <w:sz w:val="20"/>
                <w:szCs w:val="20"/>
              </w:rPr>
              <w:t>대규모</w:t>
            </w:r>
            <w:r>
              <w:rPr>
                <w:rFonts w:cs="Times New Roman" w:hint="eastAsia"/>
                <w:sz w:val="20"/>
                <w:szCs w:val="20"/>
              </w:rPr>
              <w:t xml:space="preserve"> </w:t>
            </w:r>
            <w:r>
              <w:rPr>
                <w:rFonts w:cs="Times New Roman" w:hint="eastAsia"/>
                <w:sz w:val="20"/>
                <w:szCs w:val="20"/>
              </w:rPr>
              <w:t>그룹에</w:t>
            </w:r>
            <w:r>
              <w:rPr>
                <w:rFonts w:cs="Times New Roman" w:hint="eastAsia"/>
                <w:sz w:val="20"/>
                <w:szCs w:val="20"/>
              </w:rPr>
              <w:t xml:space="preserve"> </w:t>
            </w:r>
            <w:r>
              <w:rPr>
                <w:rFonts w:cs="Times New Roman" w:hint="eastAsia"/>
                <w:sz w:val="20"/>
                <w:szCs w:val="20"/>
              </w:rPr>
              <w:t>소속되어</w:t>
            </w:r>
            <w:r>
              <w:rPr>
                <w:rFonts w:cs="Times New Roman" w:hint="eastAsia"/>
                <w:sz w:val="20"/>
                <w:szCs w:val="20"/>
              </w:rPr>
              <w:t xml:space="preserve"> </w:t>
            </w:r>
            <w:r>
              <w:rPr>
                <w:rFonts w:cs="Times New Roman" w:hint="eastAsia"/>
                <w:sz w:val="20"/>
                <w:szCs w:val="20"/>
              </w:rPr>
              <w:t>관리되어</w:t>
            </w:r>
            <w:r>
              <w:rPr>
                <w:rFonts w:cs="Times New Roman" w:hint="eastAsia"/>
                <w:sz w:val="20"/>
                <w:szCs w:val="20"/>
              </w:rPr>
              <w:t xml:space="preserve"> </w:t>
            </w:r>
            <w:r>
              <w:rPr>
                <w:rFonts w:cs="Times New Roman" w:hint="eastAsia"/>
                <w:sz w:val="20"/>
                <w:szCs w:val="20"/>
              </w:rPr>
              <w:t>온</w:t>
            </w:r>
            <w:r>
              <w:rPr>
                <w:rFonts w:cs="Times New Roman" w:hint="eastAsia"/>
                <w:sz w:val="20"/>
                <w:szCs w:val="20"/>
              </w:rPr>
              <w:t xml:space="preserve"> </w:t>
            </w:r>
            <w:r>
              <w:rPr>
                <w:rFonts w:cs="Times New Roman" w:hint="eastAsia"/>
                <w:sz w:val="20"/>
                <w:szCs w:val="20"/>
              </w:rPr>
              <w:t>만큼</w:t>
            </w:r>
            <w:r>
              <w:rPr>
                <w:rFonts w:cs="Times New Roman" w:hint="eastAsia"/>
                <w:sz w:val="20"/>
                <w:szCs w:val="20"/>
              </w:rPr>
              <w:t xml:space="preserve"> </w:t>
            </w:r>
            <w:r>
              <w:rPr>
                <w:rFonts w:cs="Times New Roman" w:hint="eastAsia"/>
                <w:sz w:val="20"/>
                <w:szCs w:val="20"/>
              </w:rPr>
              <w:t>준수하게</w:t>
            </w:r>
            <w:r>
              <w:rPr>
                <w:rFonts w:cs="Times New Roman" w:hint="eastAsia"/>
                <w:sz w:val="20"/>
                <w:szCs w:val="20"/>
              </w:rPr>
              <w:t xml:space="preserve"> </w:t>
            </w:r>
            <w:r>
              <w:rPr>
                <w:rFonts w:cs="Times New Roman" w:hint="eastAsia"/>
                <w:sz w:val="20"/>
                <w:szCs w:val="20"/>
              </w:rPr>
              <w:t>관리되어</w:t>
            </w:r>
            <w:r>
              <w:rPr>
                <w:rFonts w:cs="Times New Roman" w:hint="eastAsia"/>
                <w:sz w:val="20"/>
                <w:szCs w:val="20"/>
              </w:rPr>
              <w:t xml:space="preserve"> </w:t>
            </w:r>
            <w:r>
              <w:rPr>
                <w:rFonts w:cs="Times New Roman" w:hint="eastAsia"/>
                <w:sz w:val="20"/>
                <w:szCs w:val="20"/>
              </w:rPr>
              <w:t>왔고</w:t>
            </w:r>
            <w:r>
              <w:rPr>
                <w:rFonts w:cs="Times New Roman" w:hint="eastAsia"/>
                <w:sz w:val="20"/>
                <w:szCs w:val="20"/>
              </w:rPr>
              <w:t>,</w:t>
            </w:r>
            <w:r>
              <w:rPr>
                <w:rFonts w:cs="Times New Roman"/>
                <w:sz w:val="20"/>
                <w:szCs w:val="20"/>
              </w:rPr>
              <w:t xml:space="preserve"> </w:t>
            </w:r>
            <w:r>
              <w:rPr>
                <w:rFonts w:cs="Times New Roman" w:hint="eastAsia"/>
                <w:sz w:val="20"/>
                <w:szCs w:val="20"/>
              </w:rPr>
              <w:t>특별한</w:t>
            </w:r>
            <w:r>
              <w:rPr>
                <w:rFonts w:cs="Times New Roman" w:hint="eastAsia"/>
                <w:sz w:val="20"/>
                <w:szCs w:val="20"/>
              </w:rPr>
              <w:t xml:space="preserve"> </w:t>
            </w:r>
            <w:r>
              <w:rPr>
                <w:rFonts w:cs="Times New Roman" w:hint="eastAsia"/>
                <w:sz w:val="20"/>
                <w:szCs w:val="20"/>
              </w:rPr>
              <w:t>개선점을</w:t>
            </w:r>
            <w:r>
              <w:rPr>
                <w:rFonts w:cs="Times New Roman" w:hint="eastAsia"/>
                <w:sz w:val="20"/>
                <w:szCs w:val="20"/>
              </w:rPr>
              <w:t xml:space="preserve"> </w:t>
            </w:r>
            <w:r>
              <w:rPr>
                <w:rFonts w:cs="Times New Roman" w:hint="eastAsia"/>
                <w:sz w:val="20"/>
                <w:szCs w:val="20"/>
              </w:rPr>
              <w:t>찾지는</w:t>
            </w:r>
            <w:r>
              <w:rPr>
                <w:rFonts w:cs="Times New Roman" w:hint="eastAsia"/>
                <w:sz w:val="20"/>
                <w:szCs w:val="20"/>
              </w:rPr>
              <w:t xml:space="preserve"> </w:t>
            </w:r>
            <w:r>
              <w:rPr>
                <w:rFonts w:cs="Times New Roman" w:hint="eastAsia"/>
                <w:sz w:val="20"/>
                <w:szCs w:val="20"/>
              </w:rPr>
              <w:t>못하였음</w:t>
            </w:r>
            <w:r>
              <w:rPr>
                <w:rFonts w:cs="Times New Roman" w:hint="eastAsia"/>
                <w:sz w:val="20"/>
                <w:szCs w:val="20"/>
              </w:rPr>
              <w:t>.</w:t>
            </w:r>
          </w:p>
        </w:tc>
        <w:tc>
          <w:tcPr>
            <w:tcW w:w="27" w:type="pct"/>
            <w:tcBorders>
              <w:top w:val="nil"/>
              <w:bottom w:val="nil"/>
            </w:tcBorders>
          </w:tcPr>
          <w:p w14:paraId="103CEAE0" w14:textId="77777777" w:rsidR="00376422" w:rsidRPr="009A2958" w:rsidRDefault="00376422" w:rsidP="004E04A7">
            <w:pPr>
              <w:widowControl/>
              <w:spacing w:before="40" w:after="120" w:line="276" w:lineRule="auto"/>
              <w:rPr>
                <w:rFonts w:cs="Times New Roman"/>
                <w:sz w:val="20"/>
                <w:szCs w:val="20"/>
              </w:rPr>
            </w:pPr>
          </w:p>
        </w:tc>
        <w:tc>
          <w:tcPr>
            <w:tcW w:w="770" w:type="pct"/>
          </w:tcPr>
          <w:p w14:paraId="0C0B54A4" w14:textId="0DB3CEDA" w:rsidR="00376422" w:rsidRDefault="007C0ED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4E04A7" w:rsidRPr="009A2958" w14:paraId="2BF8D7EC" w14:textId="77777777" w:rsidTr="00061A1F">
        <w:trPr>
          <w:trHeight w:val="1077"/>
        </w:trPr>
        <w:tc>
          <w:tcPr>
            <w:tcW w:w="619" w:type="pct"/>
          </w:tcPr>
          <w:p w14:paraId="0F0F93DB" w14:textId="0FE52624" w:rsidR="004E04A7" w:rsidRPr="00250EEB" w:rsidRDefault="00376422" w:rsidP="0049307C">
            <w:pPr>
              <w:widowControl/>
              <w:spacing w:before="40" w:after="120" w:line="276" w:lineRule="auto"/>
              <w:jc w:val="center"/>
              <w:outlineLvl w:val="0"/>
              <w:rPr>
                <w:rFonts w:cs="Times New Roman"/>
                <w:b/>
                <w:color w:val="404040" w:themeColor="text1" w:themeTint="BF"/>
                <w:kern w:val="0"/>
                <w:sz w:val="20"/>
                <w:szCs w:val="20"/>
              </w:rPr>
            </w:pPr>
            <w:bookmarkStart w:id="194" w:name="_Toc108513004"/>
            <w:bookmarkStart w:id="195" w:name="_Toc108480448"/>
            <w:r>
              <w:rPr>
                <w:rFonts w:cs="Times New Roman"/>
                <w:b/>
                <w:color w:val="404040" w:themeColor="text1" w:themeTint="BF"/>
                <w:kern w:val="0"/>
                <w:sz w:val="20"/>
                <w:szCs w:val="20"/>
              </w:rPr>
              <w:t>E</w:t>
            </w:r>
            <w:r w:rsidR="0049307C">
              <w:rPr>
                <w:rFonts w:cs="Times New Roman" w:hint="eastAsia"/>
                <w:b/>
                <w:color w:val="404040" w:themeColor="text1" w:themeTint="BF"/>
                <w:kern w:val="0"/>
                <w:sz w:val="20"/>
                <w:szCs w:val="20"/>
              </w:rPr>
              <w:t>nvironment</w:t>
            </w:r>
            <w:r w:rsidR="0049307C">
              <w:rPr>
                <w:rFonts w:cs="Times New Roman"/>
                <w:b/>
                <w:color w:val="404040" w:themeColor="text1" w:themeTint="BF"/>
                <w:kern w:val="0"/>
                <w:sz w:val="20"/>
                <w:szCs w:val="20"/>
              </w:rPr>
              <w:br/>
            </w:r>
            <w:r>
              <w:rPr>
                <w:rFonts w:cs="Times New Roman"/>
                <w:b/>
                <w:color w:val="404040" w:themeColor="text1" w:themeTint="BF"/>
                <w:kern w:val="0"/>
                <w:sz w:val="20"/>
                <w:szCs w:val="20"/>
              </w:rPr>
              <w:t>(</w:t>
            </w:r>
            <w:r>
              <w:rPr>
                <w:rFonts w:cs="Times New Roman" w:hint="eastAsia"/>
                <w:b/>
                <w:color w:val="404040" w:themeColor="text1" w:themeTint="BF"/>
                <w:kern w:val="0"/>
                <w:sz w:val="20"/>
                <w:szCs w:val="20"/>
              </w:rPr>
              <w:t>환경</w:t>
            </w:r>
            <w:r>
              <w:rPr>
                <w:rFonts w:cs="Times New Roman" w:hint="eastAsia"/>
                <w:b/>
                <w:color w:val="404040" w:themeColor="text1" w:themeTint="BF"/>
                <w:kern w:val="0"/>
                <w:sz w:val="20"/>
                <w:szCs w:val="20"/>
              </w:rPr>
              <w:t>)</w:t>
            </w:r>
            <w:bookmarkEnd w:id="194"/>
            <w:bookmarkEnd w:id="195"/>
          </w:p>
        </w:tc>
        <w:tc>
          <w:tcPr>
            <w:tcW w:w="26" w:type="pct"/>
            <w:tcBorders>
              <w:top w:val="nil"/>
              <w:bottom w:val="nil"/>
            </w:tcBorders>
          </w:tcPr>
          <w:p w14:paraId="63A7FBD8"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0AAADF8F" w14:textId="583F7B74" w:rsidR="00EA63A2" w:rsidRDefault="00EA63A2"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한국의</w:t>
            </w:r>
            <w:r>
              <w:rPr>
                <w:rFonts w:cs="Times New Roman" w:hint="eastAsia"/>
                <w:sz w:val="20"/>
                <w:szCs w:val="20"/>
              </w:rPr>
              <w:t xml:space="preserve"> </w:t>
            </w:r>
            <w:r>
              <w:rPr>
                <w:rFonts w:cs="Times New Roman" w:hint="eastAsia"/>
                <w:sz w:val="20"/>
                <w:szCs w:val="20"/>
              </w:rPr>
              <w:t>온실가스</w:t>
            </w:r>
            <w:r>
              <w:rPr>
                <w:rFonts w:cs="Times New Roman" w:hint="eastAsia"/>
                <w:sz w:val="20"/>
                <w:szCs w:val="20"/>
              </w:rPr>
              <w:t xml:space="preserve"> </w:t>
            </w:r>
            <w:r>
              <w:rPr>
                <w:rFonts w:cs="Times New Roman" w:hint="eastAsia"/>
                <w:sz w:val="20"/>
                <w:szCs w:val="20"/>
              </w:rPr>
              <w:t>규제</w:t>
            </w:r>
            <w:r>
              <w:rPr>
                <w:rFonts w:cs="Times New Roman" w:hint="eastAsia"/>
                <w:sz w:val="20"/>
                <w:szCs w:val="20"/>
              </w:rPr>
              <w:t xml:space="preserve"> </w:t>
            </w:r>
            <w:r>
              <w:rPr>
                <w:rFonts w:cs="Times New Roman" w:hint="eastAsia"/>
                <w:sz w:val="20"/>
                <w:szCs w:val="20"/>
              </w:rPr>
              <w:t>기타</w:t>
            </w:r>
            <w:r>
              <w:rPr>
                <w:rFonts w:cs="Times New Roman" w:hint="eastAsia"/>
                <w:sz w:val="20"/>
                <w:szCs w:val="20"/>
              </w:rPr>
              <w:t xml:space="preserve"> </w:t>
            </w:r>
            <w:r>
              <w:rPr>
                <w:rFonts w:cs="Times New Roman" w:hint="eastAsia"/>
                <w:sz w:val="20"/>
                <w:szCs w:val="20"/>
              </w:rPr>
              <w:t>환경</w:t>
            </w:r>
            <w:r>
              <w:rPr>
                <w:rFonts w:cs="Times New Roman" w:hint="eastAsia"/>
                <w:sz w:val="20"/>
                <w:szCs w:val="20"/>
              </w:rPr>
              <w:t xml:space="preserve"> </w:t>
            </w:r>
            <w:r>
              <w:rPr>
                <w:rFonts w:cs="Times New Roman" w:hint="eastAsia"/>
                <w:sz w:val="20"/>
                <w:szCs w:val="20"/>
              </w:rPr>
              <w:t>규제는</w:t>
            </w:r>
            <w:r>
              <w:rPr>
                <w:rFonts w:cs="Times New Roman" w:hint="eastAsia"/>
                <w:sz w:val="20"/>
                <w:szCs w:val="20"/>
              </w:rPr>
              <w:t xml:space="preserve"> </w:t>
            </w:r>
            <w:r>
              <w:rPr>
                <w:rFonts w:cs="Times New Roman" w:hint="eastAsia"/>
                <w:sz w:val="20"/>
                <w:szCs w:val="20"/>
              </w:rPr>
              <w:t>대상회사에</w:t>
            </w:r>
            <w:r>
              <w:rPr>
                <w:rFonts w:cs="Times New Roman" w:hint="eastAsia"/>
                <w:sz w:val="20"/>
                <w:szCs w:val="20"/>
              </w:rPr>
              <w:t xml:space="preserve"> </w:t>
            </w:r>
            <w:r>
              <w:rPr>
                <w:rFonts w:cs="Times New Roman" w:hint="eastAsia"/>
                <w:sz w:val="20"/>
                <w:szCs w:val="20"/>
              </w:rPr>
              <w:t>직접적으로</w:t>
            </w:r>
            <w:r>
              <w:rPr>
                <w:rFonts w:cs="Times New Roman" w:hint="eastAsia"/>
                <w:sz w:val="20"/>
                <w:szCs w:val="20"/>
              </w:rPr>
              <w:t xml:space="preserve"> </w:t>
            </w:r>
            <w:r>
              <w:rPr>
                <w:rFonts w:cs="Times New Roman" w:hint="eastAsia"/>
                <w:sz w:val="20"/>
                <w:szCs w:val="20"/>
              </w:rPr>
              <w:t>적용되지는</w:t>
            </w:r>
            <w:r>
              <w:rPr>
                <w:rFonts w:cs="Times New Roman" w:hint="eastAsia"/>
                <w:sz w:val="20"/>
                <w:szCs w:val="20"/>
              </w:rPr>
              <w:t xml:space="preserve"> </w:t>
            </w:r>
            <w:r>
              <w:rPr>
                <w:rFonts w:cs="Times New Roman" w:hint="eastAsia"/>
                <w:sz w:val="20"/>
                <w:szCs w:val="20"/>
              </w:rPr>
              <w:t>않음</w:t>
            </w:r>
            <w:r>
              <w:rPr>
                <w:rFonts w:cs="Times New Roman" w:hint="eastAsia"/>
                <w:sz w:val="20"/>
                <w:szCs w:val="20"/>
              </w:rPr>
              <w:t>.</w:t>
            </w:r>
            <w:r>
              <w:rPr>
                <w:rFonts w:cs="Times New Roman"/>
                <w:sz w:val="20"/>
                <w:szCs w:val="20"/>
              </w:rPr>
              <w:t xml:space="preserve"> </w:t>
            </w:r>
            <w:r>
              <w:rPr>
                <w:rFonts w:cs="Times New Roman" w:hint="eastAsia"/>
                <w:sz w:val="20"/>
                <w:szCs w:val="20"/>
              </w:rPr>
              <w:t>다만</w:t>
            </w:r>
            <w:r>
              <w:rPr>
                <w:rFonts w:cs="Times New Roman" w:hint="eastAsia"/>
                <w:sz w:val="20"/>
                <w:szCs w:val="20"/>
              </w:rPr>
              <w:t xml:space="preserve">, </w:t>
            </w:r>
            <w:r w:rsidR="00767266">
              <w:rPr>
                <w:rFonts w:cs="Times New Roman" w:hint="eastAsia"/>
                <w:sz w:val="20"/>
                <w:szCs w:val="20"/>
              </w:rPr>
              <w:t>대상회사는</w:t>
            </w:r>
            <w:r w:rsidR="00767266">
              <w:rPr>
                <w:rFonts w:cs="Times New Roman" w:hint="eastAsia"/>
                <w:sz w:val="20"/>
                <w:szCs w:val="20"/>
              </w:rPr>
              <w:t xml:space="preserve"> </w:t>
            </w:r>
            <w:r w:rsidR="00767266">
              <w:rPr>
                <w:rFonts w:cs="Times New Roman" w:hint="eastAsia"/>
                <w:sz w:val="20"/>
                <w:szCs w:val="20"/>
              </w:rPr>
              <w:t>대상회사의</w:t>
            </w:r>
            <w:r w:rsidR="00767266">
              <w:rPr>
                <w:rFonts w:cs="Times New Roman" w:hint="eastAsia"/>
                <w:sz w:val="20"/>
                <w:szCs w:val="20"/>
              </w:rPr>
              <w:t xml:space="preserve"> </w:t>
            </w:r>
            <w:r w:rsidR="00767266">
              <w:rPr>
                <w:rFonts w:cs="Times New Roman" w:hint="eastAsia"/>
                <w:sz w:val="20"/>
                <w:szCs w:val="20"/>
              </w:rPr>
              <w:t>사업이</w:t>
            </w:r>
            <w:r w:rsidR="00767266">
              <w:rPr>
                <w:rFonts w:cs="Times New Roman" w:hint="eastAsia"/>
                <w:sz w:val="20"/>
                <w:szCs w:val="20"/>
              </w:rPr>
              <w:t xml:space="preserve"> </w:t>
            </w:r>
            <w:r w:rsidR="00767266">
              <w:rPr>
                <w:rFonts w:cs="Times New Roman" w:hint="eastAsia"/>
                <w:sz w:val="20"/>
                <w:szCs w:val="20"/>
              </w:rPr>
              <w:t>환경과</w:t>
            </w:r>
            <w:r w:rsidR="00767266">
              <w:rPr>
                <w:rFonts w:cs="Times New Roman" w:hint="eastAsia"/>
                <w:sz w:val="20"/>
                <w:szCs w:val="20"/>
              </w:rPr>
              <w:t xml:space="preserve"> </w:t>
            </w:r>
            <w:r w:rsidR="00767266">
              <w:rPr>
                <w:rFonts w:cs="Times New Roman" w:hint="eastAsia"/>
                <w:sz w:val="20"/>
                <w:szCs w:val="20"/>
              </w:rPr>
              <w:t>관련된</w:t>
            </w:r>
            <w:r w:rsidR="00767266">
              <w:rPr>
                <w:rFonts w:cs="Times New Roman" w:hint="eastAsia"/>
                <w:sz w:val="20"/>
                <w:szCs w:val="20"/>
              </w:rPr>
              <w:t xml:space="preserve"> </w:t>
            </w:r>
            <w:r w:rsidR="00767266">
              <w:rPr>
                <w:rFonts w:cs="Times New Roman" w:hint="eastAsia"/>
                <w:sz w:val="20"/>
                <w:szCs w:val="20"/>
              </w:rPr>
              <w:t>차량의</w:t>
            </w:r>
            <w:r w:rsidR="00767266">
              <w:rPr>
                <w:rFonts w:cs="Times New Roman" w:hint="eastAsia"/>
                <w:sz w:val="20"/>
                <w:szCs w:val="20"/>
              </w:rPr>
              <w:t xml:space="preserve"> </w:t>
            </w:r>
            <w:r w:rsidR="00767266">
              <w:rPr>
                <w:rFonts w:cs="Times New Roman" w:hint="eastAsia"/>
                <w:sz w:val="20"/>
                <w:szCs w:val="20"/>
              </w:rPr>
              <w:t>운행을</w:t>
            </w:r>
            <w:r w:rsidR="00767266">
              <w:rPr>
                <w:rFonts w:cs="Times New Roman" w:hint="eastAsia"/>
                <w:sz w:val="20"/>
                <w:szCs w:val="20"/>
              </w:rPr>
              <w:t xml:space="preserve"> </w:t>
            </w:r>
            <w:r w:rsidR="00767266">
              <w:rPr>
                <w:rFonts w:cs="Times New Roman" w:hint="eastAsia"/>
                <w:sz w:val="20"/>
                <w:szCs w:val="20"/>
              </w:rPr>
              <w:t>수반한다는</w:t>
            </w:r>
            <w:r w:rsidR="00767266">
              <w:rPr>
                <w:rFonts w:cs="Times New Roman" w:hint="eastAsia"/>
                <w:sz w:val="20"/>
                <w:szCs w:val="20"/>
              </w:rPr>
              <w:t xml:space="preserve"> </w:t>
            </w:r>
            <w:r w:rsidR="00767266">
              <w:rPr>
                <w:rFonts w:cs="Times New Roman" w:hint="eastAsia"/>
                <w:sz w:val="20"/>
                <w:szCs w:val="20"/>
              </w:rPr>
              <w:t>점을</w:t>
            </w:r>
            <w:r w:rsidR="00767266">
              <w:rPr>
                <w:rFonts w:cs="Times New Roman" w:hint="eastAsia"/>
                <w:sz w:val="20"/>
                <w:szCs w:val="20"/>
              </w:rPr>
              <w:t xml:space="preserve"> </w:t>
            </w:r>
            <w:r w:rsidR="00767266">
              <w:rPr>
                <w:rFonts w:cs="Times New Roman" w:hint="eastAsia"/>
                <w:sz w:val="20"/>
                <w:szCs w:val="20"/>
              </w:rPr>
              <w:t>고려하여</w:t>
            </w:r>
            <w:r w:rsidR="00767266">
              <w:rPr>
                <w:rFonts w:cs="Times New Roman" w:hint="eastAsia"/>
                <w:sz w:val="20"/>
                <w:szCs w:val="20"/>
              </w:rPr>
              <w:t xml:space="preserve">, </w:t>
            </w:r>
            <w:r w:rsidR="00767266">
              <w:rPr>
                <w:rFonts w:cs="Times New Roman"/>
                <w:sz w:val="20"/>
                <w:szCs w:val="20"/>
              </w:rPr>
              <w:t>‘</w:t>
            </w:r>
            <w:r w:rsidR="00767266">
              <w:rPr>
                <w:rFonts w:cs="Times New Roman" w:hint="eastAsia"/>
                <w:sz w:val="20"/>
                <w:szCs w:val="20"/>
              </w:rPr>
              <w:t>카카오모빌리티</w:t>
            </w:r>
            <w:r w:rsidR="00767266">
              <w:rPr>
                <w:rFonts w:cs="Times New Roman" w:hint="eastAsia"/>
                <w:sz w:val="20"/>
                <w:szCs w:val="20"/>
              </w:rPr>
              <w:t xml:space="preserve"> </w:t>
            </w:r>
            <w:r w:rsidR="00767266">
              <w:rPr>
                <w:rFonts w:cs="Times New Roman" w:hint="eastAsia"/>
                <w:sz w:val="20"/>
                <w:szCs w:val="20"/>
              </w:rPr>
              <w:t>운영규정</w:t>
            </w:r>
            <w:r w:rsidR="00767266">
              <w:rPr>
                <w:rFonts w:cs="Times New Roman"/>
                <w:sz w:val="20"/>
                <w:szCs w:val="20"/>
              </w:rPr>
              <w:t>’</w:t>
            </w:r>
            <w:r w:rsidR="00767266">
              <w:rPr>
                <w:rFonts w:cs="Times New Roman" w:hint="eastAsia"/>
                <w:sz w:val="20"/>
                <w:szCs w:val="20"/>
              </w:rPr>
              <w:t>에</w:t>
            </w:r>
            <w:r w:rsidR="00767266">
              <w:rPr>
                <w:rFonts w:cs="Times New Roman" w:hint="eastAsia"/>
                <w:sz w:val="20"/>
                <w:szCs w:val="20"/>
              </w:rPr>
              <w:t xml:space="preserve"> </w:t>
            </w:r>
            <w:r w:rsidR="00767266">
              <w:rPr>
                <w:rFonts w:cs="Times New Roman"/>
                <w:sz w:val="20"/>
                <w:szCs w:val="20"/>
              </w:rPr>
              <w:t>‘</w:t>
            </w:r>
            <w:r w:rsidR="00767266">
              <w:rPr>
                <w:rFonts w:cs="Times New Roman" w:hint="eastAsia"/>
                <w:sz w:val="20"/>
                <w:szCs w:val="20"/>
              </w:rPr>
              <w:t>환경친화적</w:t>
            </w:r>
            <w:r w:rsidR="00767266">
              <w:rPr>
                <w:rFonts w:cs="Times New Roman" w:hint="eastAsia"/>
                <w:sz w:val="20"/>
                <w:szCs w:val="20"/>
              </w:rPr>
              <w:t xml:space="preserve"> </w:t>
            </w:r>
            <w:r w:rsidR="00767266">
              <w:rPr>
                <w:rFonts w:cs="Times New Roman" w:hint="eastAsia"/>
                <w:sz w:val="20"/>
                <w:szCs w:val="20"/>
              </w:rPr>
              <w:t>경영</w:t>
            </w:r>
            <w:r w:rsidR="00767266">
              <w:rPr>
                <w:rFonts w:cs="Times New Roman"/>
                <w:sz w:val="20"/>
                <w:szCs w:val="20"/>
              </w:rPr>
              <w:t>’</w:t>
            </w:r>
            <w:r w:rsidR="00767266">
              <w:rPr>
                <w:rFonts w:cs="Times New Roman" w:hint="eastAsia"/>
                <w:sz w:val="20"/>
                <w:szCs w:val="20"/>
              </w:rPr>
              <w:t>을</w:t>
            </w:r>
            <w:r w:rsidR="00767266">
              <w:rPr>
                <w:rFonts w:cs="Times New Roman" w:hint="eastAsia"/>
                <w:sz w:val="20"/>
                <w:szCs w:val="20"/>
              </w:rPr>
              <w:t xml:space="preserve"> </w:t>
            </w:r>
            <w:r w:rsidR="00767266">
              <w:rPr>
                <w:rFonts w:cs="Times New Roman" w:hint="eastAsia"/>
                <w:sz w:val="20"/>
                <w:szCs w:val="20"/>
              </w:rPr>
              <w:t>대상회사</w:t>
            </w:r>
            <w:r w:rsidR="00767266">
              <w:rPr>
                <w:rFonts w:cs="Times New Roman" w:hint="eastAsia"/>
                <w:sz w:val="20"/>
                <w:szCs w:val="20"/>
              </w:rPr>
              <w:t xml:space="preserve"> </w:t>
            </w:r>
            <w:r w:rsidR="00767266">
              <w:rPr>
                <w:rFonts w:cs="Times New Roman" w:hint="eastAsia"/>
                <w:sz w:val="20"/>
                <w:szCs w:val="20"/>
              </w:rPr>
              <w:t>경영의</w:t>
            </w:r>
            <w:r w:rsidR="00767266">
              <w:rPr>
                <w:rFonts w:cs="Times New Roman" w:hint="eastAsia"/>
                <w:sz w:val="20"/>
                <w:szCs w:val="20"/>
              </w:rPr>
              <w:t xml:space="preserve"> </w:t>
            </w:r>
            <w:r w:rsidR="00767266">
              <w:rPr>
                <w:rFonts w:cs="Times New Roman" w:hint="eastAsia"/>
                <w:sz w:val="20"/>
                <w:szCs w:val="20"/>
              </w:rPr>
              <w:t>원칙의</w:t>
            </w:r>
            <w:r w:rsidR="00767266">
              <w:rPr>
                <w:rFonts w:cs="Times New Roman" w:hint="eastAsia"/>
                <w:sz w:val="20"/>
                <w:szCs w:val="20"/>
              </w:rPr>
              <w:t xml:space="preserve"> </w:t>
            </w:r>
            <w:r w:rsidR="00767266">
              <w:rPr>
                <w:rFonts w:cs="Times New Roman" w:hint="eastAsia"/>
                <w:sz w:val="20"/>
                <w:szCs w:val="20"/>
              </w:rPr>
              <w:t>하나로</w:t>
            </w:r>
            <w:r w:rsidR="00767266">
              <w:rPr>
                <w:rFonts w:cs="Times New Roman" w:hint="eastAsia"/>
                <w:sz w:val="20"/>
                <w:szCs w:val="20"/>
              </w:rPr>
              <w:t xml:space="preserve"> </w:t>
            </w:r>
            <w:r w:rsidR="00767266">
              <w:rPr>
                <w:rFonts w:cs="Times New Roman" w:hint="eastAsia"/>
                <w:sz w:val="20"/>
                <w:szCs w:val="20"/>
              </w:rPr>
              <w:t>목표의</w:t>
            </w:r>
            <w:r w:rsidR="00767266">
              <w:rPr>
                <w:rFonts w:cs="Times New Roman" w:hint="eastAsia"/>
                <w:sz w:val="20"/>
                <w:szCs w:val="20"/>
              </w:rPr>
              <w:t xml:space="preserve"> </w:t>
            </w:r>
            <w:r w:rsidR="00767266">
              <w:rPr>
                <w:rFonts w:cs="Times New Roman" w:hint="eastAsia"/>
                <w:sz w:val="20"/>
                <w:szCs w:val="20"/>
              </w:rPr>
              <w:t>하나로</w:t>
            </w:r>
            <w:r w:rsidR="00767266">
              <w:rPr>
                <w:rFonts w:cs="Times New Roman" w:hint="eastAsia"/>
                <w:sz w:val="20"/>
                <w:szCs w:val="20"/>
              </w:rPr>
              <w:t xml:space="preserve"> </w:t>
            </w:r>
            <w:r w:rsidR="00767266">
              <w:rPr>
                <w:rFonts w:cs="Times New Roman" w:hint="eastAsia"/>
                <w:sz w:val="20"/>
                <w:szCs w:val="20"/>
              </w:rPr>
              <w:t>명시하고</w:t>
            </w:r>
            <w:r w:rsidR="00767266">
              <w:rPr>
                <w:rFonts w:cs="Times New Roman" w:hint="eastAsia"/>
                <w:sz w:val="20"/>
                <w:szCs w:val="20"/>
              </w:rPr>
              <w:t xml:space="preserve">, </w:t>
            </w:r>
            <w:r w:rsidR="00767266">
              <w:rPr>
                <w:rFonts w:cs="Times New Roman" w:hint="eastAsia"/>
                <w:sz w:val="20"/>
                <w:szCs w:val="20"/>
              </w:rPr>
              <w:t>대외적으로</w:t>
            </w:r>
            <w:r w:rsidR="00767266">
              <w:rPr>
                <w:rFonts w:cs="Times New Roman" w:hint="eastAsia"/>
                <w:sz w:val="20"/>
                <w:szCs w:val="20"/>
              </w:rPr>
              <w:t xml:space="preserve"> </w:t>
            </w:r>
            <w:r w:rsidR="00767266">
              <w:rPr>
                <w:rFonts w:cs="Times New Roman" w:hint="eastAsia"/>
                <w:sz w:val="20"/>
                <w:szCs w:val="20"/>
              </w:rPr>
              <w:t>환경</w:t>
            </w:r>
            <w:r w:rsidR="00767266">
              <w:rPr>
                <w:rFonts w:cs="Times New Roman" w:hint="eastAsia"/>
                <w:sz w:val="20"/>
                <w:szCs w:val="20"/>
              </w:rPr>
              <w:t xml:space="preserve"> </w:t>
            </w:r>
            <w:r w:rsidR="00767266">
              <w:rPr>
                <w:rFonts w:cs="Times New Roman" w:hint="eastAsia"/>
                <w:sz w:val="20"/>
                <w:szCs w:val="20"/>
              </w:rPr>
              <w:t>친화적</w:t>
            </w:r>
            <w:r w:rsidR="00767266">
              <w:rPr>
                <w:rFonts w:cs="Times New Roman" w:hint="eastAsia"/>
                <w:sz w:val="20"/>
                <w:szCs w:val="20"/>
              </w:rPr>
              <w:t xml:space="preserve"> </w:t>
            </w:r>
            <w:r w:rsidR="00767266">
              <w:rPr>
                <w:rFonts w:cs="Times New Roman" w:hint="eastAsia"/>
                <w:sz w:val="20"/>
                <w:szCs w:val="20"/>
              </w:rPr>
              <w:t>경영</w:t>
            </w:r>
            <w:r w:rsidR="00767266">
              <w:rPr>
                <w:rFonts w:cs="Times New Roman" w:hint="eastAsia"/>
                <w:sz w:val="20"/>
                <w:szCs w:val="20"/>
              </w:rPr>
              <w:t xml:space="preserve"> </w:t>
            </w:r>
            <w:r w:rsidR="00767266">
              <w:rPr>
                <w:rFonts w:cs="Times New Roman" w:hint="eastAsia"/>
                <w:sz w:val="20"/>
                <w:szCs w:val="20"/>
              </w:rPr>
              <w:lastRenderedPageBreak/>
              <w:t>원칙을</w:t>
            </w:r>
            <w:r w:rsidR="00767266">
              <w:rPr>
                <w:rFonts w:cs="Times New Roman" w:hint="eastAsia"/>
                <w:sz w:val="20"/>
                <w:szCs w:val="20"/>
              </w:rPr>
              <w:t xml:space="preserve"> </w:t>
            </w:r>
            <w:r w:rsidR="00767266">
              <w:rPr>
                <w:rFonts w:cs="Times New Roman" w:hint="eastAsia"/>
                <w:sz w:val="20"/>
                <w:szCs w:val="20"/>
              </w:rPr>
              <w:t>수차례</w:t>
            </w:r>
            <w:r w:rsidR="00767266">
              <w:rPr>
                <w:rFonts w:cs="Times New Roman" w:hint="eastAsia"/>
                <w:sz w:val="20"/>
                <w:szCs w:val="20"/>
              </w:rPr>
              <w:t xml:space="preserve"> </w:t>
            </w:r>
            <w:r w:rsidR="00767266">
              <w:rPr>
                <w:rFonts w:cs="Times New Roman" w:hint="eastAsia"/>
                <w:sz w:val="20"/>
                <w:szCs w:val="20"/>
              </w:rPr>
              <w:t>강조한</w:t>
            </w:r>
            <w:r w:rsidR="00767266">
              <w:rPr>
                <w:rFonts w:cs="Times New Roman" w:hint="eastAsia"/>
                <w:sz w:val="20"/>
                <w:szCs w:val="20"/>
              </w:rPr>
              <w:t xml:space="preserve"> </w:t>
            </w:r>
            <w:r w:rsidR="00767266">
              <w:rPr>
                <w:rFonts w:cs="Times New Roman" w:hint="eastAsia"/>
                <w:sz w:val="20"/>
                <w:szCs w:val="20"/>
              </w:rPr>
              <w:t>바</w:t>
            </w:r>
            <w:r w:rsidR="00767266">
              <w:rPr>
                <w:rFonts w:cs="Times New Roman" w:hint="eastAsia"/>
                <w:sz w:val="20"/>
                <w:szCs w:val="20"/>
              </w:rPr>
              <w:t xml:space="preserve"> </w:t>
            </w:r>
            <w:r w:rsidR="00767266">
              <w:rPr>
                <w:rFonts w:cs="Times New Roman" w:hint="eastAsia"/>
                <w:sz w:val="20"/>
                <w:szCs w:val="20"/>
              </w:rPr>
              <w:t>있으며</w:t>
            </w:r>
            <w:r w:rsidR="00767266">
              <w:rPr>
                <w:rFonts w:cs="Times New Roman" w:hint="eastAsia"/>
                <w:sz w:val="20"/>
                <w:szCs w:val="20"/>
              </w:rPr>
              <w:t>,</w:t>
            </w:r>
            <w:r w:rsidR="00767266">
              <w:rPr>
                <w:rFonts w:cs="Times New Roman"/>
                <w:sz w:val="20"/>
                <w:szCs w:val="20"/>
              </w:rPr>
              <w:t xml:space="preserve"> </w:t>
            </w:r>
            <w:r>
              <w:rPr>
                <w:rFonts w:cs="Times New Roman" w:hint="eastAsia"/>
                <w:sz w:val="20"/>
                <w:szCs w:val="20"/>
              </w:rPr>
              <w:t>다음과</w:t>
            </w:r>
            <w:r>
              <w:rPr>
                <w:rFonts w:cs="Times New Roman" w:hint="eastAsia"/>
                <w:sz w:val="20"/>
                <w:szCs w:val="20"/>
              </w:rPr>
              <w:t xml:space="preserve"> </w:t>
            </w:r>
            <w:r>
              <w:rPr>
                <w:rFonts w:cs="Times New Roman" w:hint="eastAsia"/>
                <w:sz w:val="20"/>
                <w:szCs w:val="20"/>
              </w:rPr>
              <w:t>같은</w:t>
            </w:r>
            <w:r>
              <w:rPr>
                <w:rFonts w:cs="Times New Roman" w:hint="eastAsia"/>
                <w:sz w:val="20"/>
                <w:szCs w:val="20"/>
              </w:rPr>
              <w:t xml:space="preserve"> </w:t>
            </w:r>
            <w:r>
              <w:rPr>
                <w:rFonts w:cs="Times New Roman" w:hint="eastAsia"/>
                <w:sz w:val="20"/>
                <w:szCs w:val="20"/>
              </w:rPr>
              <w:t>정책을</w:t>
            </w:r>
            <w:r>
              <w:rPr>
                <w:rFonts w:cs="Times New Roman" w:hint="eastAsia"/>
                <w:sz w:val="20"/>
                <w:szCs w:val="20"/>
              </w:rPr>
              <w:t xml:space="preserve"> </w:t>
            </w:r>
            <w:r>
              <w:rPr>
                <w:rFonts w:cs="Times New Roman" w:hint="eastAsia"/>
                <w:sz w:val="20"/>
                <w:szCs w:val="20"/>
              </w:rPr>
              <w:t>운영하고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64CEDBF4" w14:textId="010C5B16" w:rsidR="003B46CC" w:rsidRDefault="00772460" w:rsidP="008A1F55">
            <w:pPr>
              <w:pStyle w:val="a8"/>
              <w:numPr>
                <w:ilvl w:val="0"/>
                <w:numId w:val="3"/>
              </w:numPr>
              <w:spacing w:before="40" w:after="120" w:line="276" w:lineRule="auto"/>
              <w:ind w:left="568" w:hanging="284"/>
              <w:rPr>
                <w:rFonts w:cs="Times New Roman"/>
                <w:sz w:val="20"/>
                <w:szCs w:val="20"/>
              </w:rPr>
            </w:pPr>
            <w:r>
              <w:rPr>
                <w:rFonts w:cs="Times New Roman" w:hint="eastAsia"/>
                <w:sz w:val="20"/>
                <w:szCs w:val="20"/>
                <w:u w:val="single"/>
              </w:rPr>
              <w:t>그린</w:t>
            </w:r>
            <w:r>
              <w:rPr>
                <w:rFonts w:cs="Times New Roman" w:hint="eastAsia"/>
                <w:sz w:val="20"/>
                <w:szCs w:val="20"/>
                <w:u w:val="single"/>
              </w:rPr>
              <w:t xml:space="preserve"> </w:t>
            </w:r>
            <w:r>
              <w:rPr>
                <w:rFonts w:cs="Times New Roman" w:hint="eastAsia"/>
                <w:sz w:val="20"/>
                <w:szCs w:val="20"/>
                <w:u w:val="single"/>
              </w:rPr>
              <w:t>모빌리티</w:t>
            </w:r>
            <w:r>
              <w:rPr>
                <w:rFonts w:cs="Times New Roman" w:hint="eastAsia"/>
                <w:sz w:val="20"/>
                <w:szCs w:val="20"/>
                <w:u w:val="single"/>
              </w:rPr>
              <w:t xml:space="preserve"> </w:t>
            </w:r>
            <w:r>
              <w:rPr>
                <w:rFonts w:cs="Times New Roman" w:hint="eastAsia"/>
                <w:sz w:val="20"/>
                <w:szCs w:val="20"/>
                <w:u w:val="single"/>
              </w:rPr>
              <w:t>프로그램</w:t>
            </w:r>
            <w:r>
              <w:rPr>
                <w:rFonts w:cs="Times New Roman"/>
                <w:sz w:val="20"/>
                <w:szCs w:val="20"/>
                <w:u w:val="single"/>
              </w:rPr>
              <w:t>/</w:t>
            </w:r>
            <w:r w:rsidR="003B46CC" w:rsidRPr="00E129A9">
              <w:rPr>
                <w:rFonts w:cs="Times New Roman" w:hint="eastAsia"/>
                <w:sz w:val="20"/>
                <w:szCs w:val="20"/>
                <w:u w:val="single"/>
              </w:rPr>
              <w:t>전기택시</w:t>
            </w:r>
            <w:r w:rsidR="003B46CC" w:rsidRPr="00E129A9">
              <w:rPr>
                <w:rFonts w:cs="Times New Roman" w:hint="eastAsia"/>
                <w:sz w:val="20"/>
                <w:szCs w:val="20"/>
                <w:u w:val="single"/>
              </w:rPr>
              <w:t xml:space="preserve"> </w:t>
            </w:r>
            <w:r w:rsidR="003B46CC" w:rsidRPr="00E129A9">
              <w:rPr>
                <w:rFonts w:cs="Times New Roman" w:hint="eastAsia"/>
                <w:sz w:val="20"/>
                <w:szCs w:val="20"/>
                <w:u w:val="single"/>
              </w:rPr>
              <w:t>스토어</w:t>
            </w:r>
            <w:r w:rsidR="003B46CC" w:rsidRPr="00E129A9">
              <w:rPr>
                <w:rFonts w:cs="Times New Roman" w:hint="eastAsia"/>
                <w:sz w:val="20"/>
                <w:szCs w:val="20"/>
                <w:u w:val="single"/>
              </w:rPr>
              <w:t xml:space="preserve"> </w:t>
            </w:r>
            <w:r w:rsidR="003B46CC" w:rsidRPr="00E129A9">
              <w:rPr>
                <w:rFonts w:cs="Times New Roman" w:hint="eastAsia"/>
                <w:sz w:val="20"/>
                <w:szCs w:val="20"/>
                <w:u w:val="single"/>
              </w:rPr>
              <w:t>운영</w:t>
            </w:r>
            <w:r w:rsidR="003B46CC">
              <w:rPr>
                <w:rFonts w:cs="Times New Roman" w:hint="eastAsia"/>
                <w:sz w:val="20"/>
                <w:szCs w:val="20"/>
              </w:rPr>
              <w:t xml:space="preserve">: </w:t>
            </w:r>
            <w:r w:rsidR="003B46CC">
              <w:rPr>
                <w:rFonts w:cs="Times New Roman" w:hint="eastAsia"/>
                <w:sz w:val="20"/>
                <w:szCs w:val="20"/>
              </w:rPr>
              <w:t>대상회사는</w:t>
            </w:r>
            <w:r w:rsidR="003B46CC">
              <w:rPr>
                <w:rFonts w:cs="Times New Roman" w:hint="eastAsia"/>
                <w:sz w:val="20"/>
                <w:szCs w:val="20"/>
              </w:rPr>
              <w:t xml:space="preserve"> </w:t>
            </w:r>
            <w:r>
              <w:rPr>
                <w:rFonts w:cs="Times New Roman"/>
                <w:sz w:val="20"/>
                <w:szCs w:val="20"/>
              </w:rPr>
              <w:t xml:space="preserve">ESG </w:t>
            </w:r>
            <w:r>
              <w:rPr>
                <w:rFonts w:cs="Times New Roman" w:hint="eastAsia"/>
                <w:sz w:val="20"/>
                <w:szCs w:val="20"/>
              </w:rPr>
              <w:t>경영의</w:t>
            </w:r>
            <w:r>
              <w:rPr>
                <w:rFonts w:cs="Times New Roman" w:hint="eastAsia"/>
                <w:sz w:val="20"/>
                <w:szCs w:val="20"/>
              </w:rPr>
              <w:t xml:space="preserve"> </w:t>
            </w:r>
            <w:r>
              <w:rPr>
                <w:rFonts w:cs="Times New Roman" w:hint="eastAsia"/>
                <w:sz w:val="20"/>
                <w:szCs w:val="20"/>
              </w:rPr>
              <w:t>일환으로</w:t>
            </w:r>
            <w:r>
              <w:rPr>
                <w:rFonts w:cs="Times New Roman" w:hint="eastAsia"/>
                <w:sz w:val="20"/>
                <w:szCs w:val="20"/>
              </w:rPr>
              <w:t xml:space="preserve"> </w:t>
            </w:r>
            <w:r>
              <w:rPr>
                <w:rFonts w:cs="Times New Roman" w:hint="eastAsia"/>
                <w:sz w:val="20"/>
                <w:szCs w:val="20"/>
              </w:rPr>
              <w:t>친환경</w:t>
            </w:r>
            <w:r>
              <w:rPr>
                <w:rFonts w:cs="Times New Roman" w:hint="eastAsia"/>
                <w:sz w:val="20"/>
                <w:szCs w:val="20"/>
              </w:rPr>
              <w:t xml:space="preserve"> </w:t>
            </w:r>
            <w:r>
              <w:rPr>
                <w:rFonts w:cs="Times New Roman" w:hint="eastAsia"/>
                <w:sz w:val="20"/>
                <w:szCs w:val="20"/>
              </w:rPr>
              <w:t>생태계</w:t>
            </w:r>
            <w:r>
              <w:rPr>
                <w:rFonts w:cs="Times New Roman" w:hint="eastAsia"/>
                <w:sz w:val="20"/>
                <w:szCs w:val="20"/>
              </w:rPr>
              <w:t xml:space="preserve"> </w:t>
            </w:r>
            <w:r>
              <w:rPr>
                <w:rFonts w:cs="Times New Roman" w:hint="eastAsia"/>
                <w:sz w:val="20"/>
                <w:szCs w:val="20"/>
              </w:rPr>
              <w:t>구축을</w:t>
            </w:r>
            <w:r>
              <w:rPr>
                <w:rFonts w:cs="Times New Roman" w:hint="eastAsia"/>
                <w:sz w:val="20"/>
                <w:szCs w:val="20"/>
              </w:rPr>
              <w:t xml:space="preserve"> </w:t>
            </w:r>
            <w:r>
              <w:rPr>
                <w:rFonts w:cs="Times New Roman" w:hint="eastAsia"/>
                <w:sz w:val="20"/>
                <w:szCs w:val="20"/>
              </w:rPr>
              <w:t>위해</w:t>
            </w:r>
            <w:r>
              <w:rPr>
                <w:rFonts w:cs="Times New Roman" w:hint="eastAsia"/>
                <w:sz w:val="20"/>
                <w:szCs w:val="20"/>
              </w:rPr>
              <w:t xml:space="preserve"> </w:t>
            </w:r>
            <w:r>
              <w:rPr>
                <w:rFonts w:cs="Times New Roman" w:hint="eastAsia"/>
                <w:sz w:val="20"/>
                <w:szCs w:val="20"/>
              </w:rPr>
              <w:t>이른바</w:t>
            </w:r>
            <w:r>
              <w:rPr>
                <w:rFonts w:cs="Times New Roman" w:hint="eastAsia"/>
                <w:sz w:val="20"/>
                <w:szCs w:val="20"/>
              </w:rPr>
              <w:t xml:space="preserve"> </w:t>
            </w:r>
            <w:r>
              <w:rPr>
                <w:rFonts w:cs="Times New Roman"/>
                <w:sz w:val="20"/>
                <w:szCs w:val="20"/>
              </w:rPr>
              <w:t>‘</w:t>
            </w:r>
            <w:r>
              <w:rPr>
                <w:rFonts w:cs="Times New Roman" w:hint="eastAsia"/>
                <w:sz w:val="20"/>
                <w:szCs w:val="20"/>
              </w:rPr>
              <w:t>그린</w:t>
            </w:r>
            <w:r>
              <w:rPr>
                <w:rFonts w:cs="Times New Roman" w:hint="eastAsia"/>
                <w:sz w:val="20"/>
                <w:szCs w:val="20"/>
              </w:rPr>
              <w:t xml:space="preserve"> </w:t>
            </w:r>
            <w:r>
              <w:rPr>
                <w:rFonts w:cs="Times New Roman" w:hint="eastAsia"/>
                <w:sz w:val="20"/>
                <w:szCs w:val="20"/>
              </w:rPr>
              <w:t>모빌리티</w:t>
            </w:r>
            <w:r>
              <w:rPr>
                <w:rFonts w:cs="Times New Roman" w:hint="eastAsia"/>
                <w:sz w:val="20"/>
                <w:szCs w:val="20"/>
              </w:rPr>
              <w:t xml:space="preserve"> </w:t>
            </w:r>
            <w:r>
              <w:rPr>
                <w:rFonts w:cs="Times New Roman" w:hint="eastAsia"/>
                <w:sz w:val="20"/>
                <w:szCs w:val="20"/>
              </w:rPr>
              <w:t>프로그램</w:t>
            </w:r>
            <w:r>
              <w:rPr>
                <w:rFonts w:cs="Times New Roman"/>
                <w:sz w:val="20"/>
                <w:szCs w:val="20"/>
              </w:rPr>
              <w:t>’</w:t>
            </w:r>
            <w:r>
              <w:rPr>
                <w:rFonts w:cs="Times New Roman" w:hint="eastAsia"/>
                <w:sz w:val="20"/>
                <w:szCs w:val="20"/>
              </w:rPr>
              <w:t>을</w:t>
            </w:r>
            <w:r>
              <w:rPr>
                <w:rFonts w:cs="Times New Roman" w:hint="eastAsia"/>
                <w:sz w:val="20"/>
                <w:szCs w:val="20"/>
              </w:rPr>
              <w:t xml:space="preserve"> </w:t>
            </w:r>
            <w:r>
              <w:rPr>
                <w:rFonts w:cs="Times New Roman" w:hint="eastAsia"/>
                <w:sz w:val="20"/>
                <w:szCs w:val="20"/>
              </w:rPr>
              <w:t>추진하고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 xml:space="preserve">. </w:t>
            </w:r>
            <w:r>
              <w:rPr>
                <w:rFonts w:cs="Times New Roman" w:hint="eastAsia"/>
                <w:sz w:val="20"/>
                <w:szCs w:val="20"/>
              </w:rPr>
              <w:t>해당</w:t>
            </w:r>
            <w:r>
              <w:rPr>
                <w:rFonts w:cs="Times New Roman" w:hint="eastAsia"/>
                <w:sz w:val="20"/>
                <w:szCs w:val="20"/>
              </w:rPr>
              <w:t xml:space="preserve"> </w:t>
            </w:r>
            <w:r>
              <w:rPr>
                <w:rFonts w:cs="Times New Roman" w:hint="eastAsia"/>
                <w:sz w:val="20"/>
                <w:szCs w:val="20"/>
              </w:rPr>
              <w:t>프로개름은</w:t>
            </w:r>
            <w:r>
              <w:rPr>
                <w:rFonts w:cs="Times New Roman" w:hint="eastAsia"/>
                <w:sz w:val="20"/>
                <w:szCs w:val="20"/>
              </w:rPr>
              <w:t xml:space="preserve"> </w:t>
            </w:r>
            <w:r>
              <w:rPr>
                <w:rFonts w:cs="Times New Roman" w:hint="eastAsia"/>
                <w:sz w:val="20"/>
                <w:szCs w:val="20"/>
              </w:rPr>
              <w:t>전기택시</w:t>
            </w:r>
            <w:r>
              <w:rPr>
                <w:rFonts w:cs="Times New Roman" w:hint="eastAsia"/>
                <w:sz w:val="20"/>
                <w:szCs w:val="20"/>
              </w:rPr>
              <w:t xml:space="preserve"> </w:t>
            </w:r>
            <w:r>
              <w:rPr>
                <w:rFonts w:cs="Times New Roman" w:hint="eastAsia"/>
                <w:sz w:val="20"/>
                <w:szCs w:val="20"/>
              </w:rPr>
              <w:t>확충을</w:t>
            </w:r>
            <w:r>
              <w:rPr>
                <w:rFonts w:cs="Times New Roman" w:hint="eastAsia"/>
                <w:sz w:val="20"/>
                <w:szCs w:val="20"/>
              </w:rPr>
              <w:t xml:space="preserve"> </w:t>
            </w:r>
            <w:r>
              <w:rPr>
                <w:rFonts w:cs="Times New Roman" w:hint="eastAsia"/>
                <w:sz w:val="20"/>
                <w:szCs w:val="20"/>
              </w:rPr>
              <w:t>목표로</w:t>
            </w:r>
            <w:r>
              <w:rPr>
                <w:rFonts w:cs="Times New Roman" w:hint="eastAsia"/>
                <w:sz w:val="20"/>
                <w:szCs w:val="20"/>
              </w:rPr>
              <w:t xml:space="preserve">, </w:t>
            </w:r>
            <w:r w:rsidR="003B46CC">
              <w:rPr>
                <w:rFonts w:cs="Times New Roman" w:hint="eastAsia"/>
                <w:sz w:val="20"/>
                <w:szCs w:val="20"/>
              </w:rPr>
              <w:t>카카오</w:t>
            </w:r>
            <w:r w:rsidR="003B46CC">
              <w:rPr>
                <w:rFonts w:cs="Times New Roman" w:hint="eastAsia"/>
                <w:sz w:val="20"/>
                <w:szCs w:val="20"/>
              </w:rPr>
              <w:t>T</w:t>
            </w:r>
            <w:r w:rsidR="003B46CC">
              <w:rPr>
                <w:rFonts w:cs="Times New Roman" w:hint="eastAsia"/>
                <w:sz w:val="20"/>
                <w:szCs w:val="20"/>
              </w:rPr>
              <w:t>블루</w:t>
            </w:r>
            <w:r w:rsidR="003B46CC">
              <w:rPr>
                <w:rFonts w:cs="Times New Roman" w:hint="eastAsia"/>
                <w:sz w:val="20"/>
                <w:szCs w:val="20"/>
              </w:rPr>
              <w:t xml:space="preserve"> </w:t>
            </w:r>
            <w:r w:rsidR="003B46CC">
              <w:rPr>
                <w:rFonts w:cs="Times New Roman" w:hint="eastAsia"/>
                <w:sz w:val="20"/>
                <w:szCs w:val="20"/>
              </w:rPr>
              <w:t>개인택시</w:t>
            </w:r>
            <w:r w:rsidR="003B46CC">
              <w:rPr>
                <w:rFonts w:cs="Times New Roman" w:hint="eastAsia"/>
                <w:sz w:val="20"/>
                <w:szCs w:val="20"/>
              </w:rPr>
              <w:t xml:space="preserve"> </w:t>
            </w:r>
            <w:r w:rsidR="003B46CC">
              <w:rPr>
                <w:rFonts w:cs="Times New Roman" w:hint="eastAsia"/>
                <w:sz w:val="20"/>
                <w:szCs w:val="20"/>
              </w:rPr>
              <w:t>기사를</w:t>
            </w:r>
            <w:r w:rsidR="003B46CC">
              <w:rPr>
                <w:rFonts w:cs="Times New Roman" w:hint="eastAsia"/>
                <w:sz w:val="20"/>
                <w:szCs w:val="20"/>
              </w:rPr>
              <w:t xml:space="preserve"> </w:t>
            </w:r>
            <w:r w:rsidR="003B46CC">
              <w:rPr>
                <w:rFonts w:cs="Times New Roman" w:hint="eastAsia"/>
                <w:sz w:val="20"/>
                <w:szCs w:val="20"/>
              </w:rPr>
              <w:t>대상으로</w:t>
            </w:r>
            <w:r w:rsidR="003B46CC">
              <w:rPr>
                <w:rFonts w:cs="Times New Roman" w:hint="eastAsia"/>
                <w:sz w:val="20"/>
                <w:szCs w:val="20"/>
              </w:rPr>
              <w:t xml:space="preserve"> </w:t>
            </w:r>
            <w:r w:rsidR="003B46CC">
              <w:rPr>
                <w:rFonts w:cs="Times New Roman" w:hint="eastAsia"/>
                <w:sz w:val="20"/>
                <w:szCs w:val="20"/>
              </w:rPr>
              <w:t>하는</w:t>
            </w:r>
            <w:r w:rsidR="003B46CC">
              <w:rPr>
                <w:rFonts w:cs="Times New Roman" w:hint="eastAsia"/>
                <w:sz w:val="20"/>
                <w:szCs w:val="20"/>
              </w:rPr>
              <w:t xml:space="preserve"> </w:t>
            </w:r>
            <w:r w:rsidR="003B46CC">
              <w:rPr>
                <w:rFonts w:cs="Times New Roman"/>
                <w:sz w:val="20"/>
                <w:szCs w:val="20"/>
              </w:rPr>
              <w:t>‘</w:t>
            </w:r>
            <w:r w:rsidR="003B46CC">
              <w:rPr>
                <w:rFonts w:cs="Times New Roman" w:hint="eastAsia"/>
                <w:sz w:val="20"/>
                <w:szCs w:val="20"/>
              </w:rPr>
              <w:t>전기택시</w:t>
            </w:r>
            <w:r w:rsidR="003B46CC">
              <w:rPr>
                <w:rFonts w:cs="Times New Roman" w:hint="eastAsia"/>
                <w:sz w:val="20"/>
                <w:szCs w:val="20"/>
              </w:rPr>
              <w:t xml:space="preserve"> </w:t>
            </w:r>
            <w:r w:rsidR="003B46CC">
              <w:rPr>
                <w:rFonts w:cs="Times New Roman" w:hint="eastAsia"/>
                <w:sz w:val="20"/>
                <w:szCs w:val="20"/>
              </w:rPr>
              <w:t>스토어</w:t>
            </w:r>
            <w:r w:rsidR="003B46CC">
              <w:rPr>
                <w:rFonts w:cs="Times New Roman"/>
                <w:sz w:val="20"/>
                <w:szCs w:val="20"/>
              </w:rPr>
              <w:t>’</w:t>
            </w:r>
            <w:r w:rsidR="003B46CC">
              <w:rPr>
                <w:rFonts w:cs="Times New Roman" w:hint="eastAsia"/>
                <w:sz w:val="20"/>
                <w:szCs w:val="20"/>
              </w:rPr>
              <w:t>를</w:t>
            </w:r>
            <w:r w:rsidR="003B46CC">
              <w:rPr>
                <w:rFonts w:cs="Times New Roman" w:hint="eastAsia"/>
                <w:sz w:val="20"/>
                <w:szCs w:val="20"/>
              </w:rPr>
              <w:t xml:space="preserve"> </w:t>
            </w:r>
            <w:r w:rsidR="003B46CC">
              <w:rPr>
                <w:rFonts w:cs="Times New Roman" w:hint="eastAsia"/>
                <w:sz w:val="20"/>
                <w:szCs w:val="20"/>
              </w:rPr>
              <w:t>운영하며</w:t>
            </w:r>
            <w:r w:rsidR="003B46CC">
              <w:rPr>
                <w:rFonts w:cs="Times New Roman" w:hint="eastAsia"/>
                <w:sz w:val="20"/>
                <w:szCs w:val="20"/>
              </w:rPr>
              <w:t xml:space="preserve">, </w:t>
            </w:r>
            <w:r w:rsidR="003B46CC">
              <w:rPr>
                <w:rFonts w:cs="Times New Roman" w:hint="eastAsia"/>
                <w:sz w:val="20"/>
                <w:szCs w:val="20"/>
              </w:rPr>
              <w:t>전기택시</w:t>
            </w:r>
            <w:r w:rsidR="003B46CC">
              <w:rPr>
                <w:rFonts w:cs="Times New Roman" w:hint="eastAsia"/>
                <w:sz w:val="20"/>
                <w:szCs w:val="20"/>
              </w:rPr>
              <w:t xml:space="preserve"> </w:t>
            </w:r>
            <w:r w:rsidR="003B46CC">
              <w:rPr>
                <w:rFonts w:cs="Times New Roman" w:hint="eastAsia"/>
                <w:sz w:val="20"/>
                <w:szCs w:val="20"/>
              </w:rPr>
              <w:t>스토어를</w:t>
            </w:r>
            <w:r w:rsidR="003B46CC">
              <w:rPr>
                <w:rFonts w:cs="Times New Roman" w:hint="eastAsia"/>
                <w:sz w:val="20"/>
                <w:szCs w:val="20"/>
              </w:rPr>
              <w:t xml:space="preserve"> </w:t>
            </w:r>
            <w:r w:rsidR="003B46CC">
              <w:rPr>
                <w:rFonts w:cs="Times New Roman" w:hint="eastAsia"/>
                <w:sz w:val="20"/>
                <w:szCs w:val="20"/>
              </w:rPr>
              <w:t>통해</w:t>
            </w:r>
            <w:r w:rsidR="003B46CC">
              <w:rPr>
                <w:rFonts w:cs="Times New Roman" w:hint="eastAsia"/>
                <w:sz w:val="20"/>
                <w:szCs w:val="20"/>
              </w:rPr>
              <w:t xml:space="preserve"> </w:t>
            </w:r>
            <w:r w:rsidR="003B46CC">
              <w:rPr>
                <w:rFonts w:cs="Times New Roman" w:hint="eastAsia"/>
                <w:sz w:val="20"/>
                <w:szCs w:val="20"/>
              </w:rPr>
              <w:t>전기택시를</w:t>
            </w:r>
            <w:r w:rsidR="003B46CC">
              <w:rPr>
                <w:rFonts w:cs="Times New Roman" w:hint="eastAsia"/>
                <w:sz w:val="20"/>
                <w:szCs w:val="20"/>
              </w:rPr>
              <w:t xml:space="preserve"> </w:t>
            </w:r>
            <w:r w:rsidR="003B46CC">
              <w:rPr>
                <w:rFonts w:cs="Times New Roman" w:hint="eastAsia"/>
                <w:sz w:val="20"/>
                <w:szCs w:val="20"/>
              </w:rPr>
              <w:t>구매하는</w:t>
            </w:r>
            <w:r w:rsidR="003B46CC">
              <w:rPr>
                <w:rFonts w:cs="Times New Roman" w:hint="eastAsia"/>
                <w:sz w:val="20"/>
                <w:szCs w:val="20"/>
              </w:rPr>
              <w:t xml:space="preserve"> </w:t>
            </w:r>
            <w:r w:rsidR="003B46CC">
              <w:rPr>
                <w:rFonts w:cs="Times New Roman" w:hint="eastAsia"/>
                <w:sz w:val="20"/>
                <w:szCs w:val="20"/>
              </w:rPr>
              <w:t>기사에게</w:t>
            </w:r>
            <w:r w:rsidR="003B46CC">
              <w:rPr>
                <w:rFonts w:cs="Times New Roman" w:hint="eastAsia"/>
                <w:sz w:val="20"/>
                <w:szCs w:val="20"/>
              </w:rPr>
              <w:t xml:space="preserve"> </w:t>
            </w:r>
            <w:r w:rsidR="003B46CC">
              <w:rPr>
                <w:rFonts w:cs="Times New Roman"/>
                <w:sz w:val="20"/>
                <w:szCs w:val="20"/>
              </w:rPr>
              <w:t>200</w:t>
            </w:r>
            <w:r w:rsidR="003B46CC">
              <w:rPr>
                <w:rFonts w:cs="Times New Roman" w:hint="eastAsia"/>
                <w:sz w:val="20"/>
                <w:szCs w:val="20"/>
              </w:rPr>
              <w:t>만원의</w:t>
            </w:r>
            <w:r w:rsidR="003B46CC">
              <w:rPr>
                <w:rFonts w:cs="Times New Roman" w:hint="eastAsia"/>
                <w:sz w:val="20"/>
                <w:szCs w:val="20"/>
              </w:rPr>
              <w:t xml:space="preserve"> </w:t>
            </w:r>
            <w:r w:rsidR="003B46CC">
              <w:rPr>
                <w:rFonts w:cs="Times New Roman" w:hint="eastAsia"/>
                <w:sz w:val="20"/>
                <w:szCs w:val="20"/>
              </w:rPr>
              <w:t>구매비용을</w:t>
            </w:r>
            <w:r w:rsidR="003B46CC">
              <w:rPr>
                <w:rFonts w:cs="Times New Roman" w:hint="eastAsia"/>
                <w:sz w:val="20"/>
                <w:szCs w:val="20"/>
              </w:rPr>
              <w:t xml:space="preserve"> </w:t>
            </w:r>
            <w:r w:rsidR="003B46CC">
              <w:rPr>
                <w:rFonts w:cs="Times New Roman" w:hint="eastAsia"/>
                <w:sz w:val="20"/>
                <w:szCs w:val="20"/>
              </w:rPr>
              <w:t>지원하고</w:t>
            </w:r>
            <w:r w:rsidR="003B46CC">
              <w:rPr>
                <w:rFonts w:cs="Times New Roman" w:hint="eastAsia"/>
                <w:sz w:val="20"/>
                <w:szCs w:val="20"/>
              </w:rPr>
              <w:t xml:space="preserve"> </w:t>
            </w:r>
            <w:r w:rsidR="003B46CC">
              <w:rPr>
                <w:rFonts w:cs="Times New Roman" w:hint="eastAsia"/>
                <w:sz w:val="20"/>
                <w:szCs w:val="20"/>
              </w:rPr>
              <w:t>자동차제조사와의</w:t>
            </w:r>
            <w:r w:rsidR="003B46CC">
              <w:rPr>
                <w:rFonts w:cs="Times New Roman" w:hint="eastAsia"/>
                <w:sz w:val="20"/>
                <w:szCs w:val="20"/>
              </w:rPr>
              <w:t xml:space="preserve"> </w:t>
            </w:r>
            <w:r w:rsidR="003B46CC">
              <w:rPr>
                <w:rFonts w:cs="Times New Roman" w:hint="eastAsia"/>
                <w:sz w:val="20"/>
                <w:szCs w:val="20"/>
              </w:rPr>
              <w:t>제휴를</w:t>
            </w:r>
            <w:r w:rsidR="003B46CC">
              <w:rPr>
                <w:rFonts w:cs="Times New Roman" w:hint="eastAsia"/>
                <w:sz w:val="20"/>
                <w:szCs w:val="20"/>
              </w:rPr>
              <w:t xml:space="preserve"> </w:t>
            </w:r>
            <w:r w:rsidR="003B46CC">
              <w:rPr>
                <w:rFonts w:cs="Times New Roman" w:hint="eastAsia"/>
                <w:sz w:val="20"/>
                <w:szCs w:val="20"/>
              </w:rPr>
              <w:t>통해</w:t>
            </w:r>
            <w:r w:rsidR="003B46CC">
              <w:rPr>
                <w:rFonts w:cs="Times New Roman" w:hint="eastAsia"/>
                <w:sz w:val="20"/>
                <w:szCs w:val="20"/>
              </w:rPr>
              <w:t xml:space="preserve"> </w:t>
            </w:r>
            <w:r w:rsidR="003B46CC">
              <w:rPr>
                <w:rFonts w:cs="Times New Roman" w:hint="eastAsia"/>
                <w:sz w:val="20"/>
                <w:szCs w:val="20"/>
              </w:rPr>
              <w:t>추가할인을</w:t>
            </w:r>
            <w:r w:rsidR="003B46CC">
              <w:rPr>
                <w:rFonts w:cs="Times New Roman" w:hint="eastAsia"/>
                <w:sz w:val="20"/>
                <w:szCs w:val="20"/>
              </w:rPr>
              <w:t xml:space="preserve"> </w:t>
            </w:r>
            <w:r w:rsidR="002D24A0">
              <w:rPr>
                <w:rFonts w:cs="Times New Roman" w:hint="eastAsia"/>
                <w:sz w:val="20"/>
                <w:szCs w:val="20"/>
              </w:rPr>
              <w:t>제공하며</w:t>
            </w:r>
            <w:r w:rsidR="002D24A0">
              <w:rPr>
                <w:rFonts w:cs="Times New Roman" w:hint="eastAsia"/>
                <w:sz w:val="20"/>
                <w:szCs w:val="20"/>
              </w:rPr>
              <w:t xml:space="preserve">, </w:t>
            </w:r>
            <w:r w:rsidR="002D24A0">
              <w:rPr>
                <w:rFonts w:cs="Times New Roman" w:hint="eastAsia"/>
                <w:sz w:val="20"/>
                <w:szCs w:val="20"/>
              </w:rPr>
              <w:t>전기차</w:t>
            </w:r>
            <w:r w:rsidR="002D24A0">
              <w:rPr>
                <w:rFonts w:cs="Times New Roman" w:hint="eastAsia"/>
                <w:sz w:val="20"/>
                <w:szCs w:val="20"/>
              </w:rPr>
              <w:t xml:space="preserve"> </w:t>
            </w:r>
            <w:r w:rsidR="002D24A0">
              <w:rPr>
                <w:rFonts w:cs="Times New Roman" w:hint="eastAsia"/>
                <w:sz w:val="20"/>
                <w:szCs w:val="20"/>
              </w:rPr>
              <w:t>충전</w:t>
            </w:r>
            <w:r w:rsidR="002D24A0">
              <w:rPr>
                <w:rFonts w:cs="Times New Roman" w:hint="eastAsia"/>
                <w:sz w:val="20"/>
                <w:szCs w:val="20"/>
              </w:rPr>
              <w:t>,</w:t>
            </w:r>
            <w:r w:rsidR="002D24A0">
              <w:rPr>
                <w:rFonts w:cs="Times New Roman"/>
                <w:sz w:val="20"/>
                <w:szCs w:val="20"/>
              </w:rPr>
              <w:t xml:space="preserve"> </w:t>
            </w:r>
            <w:r w:rsidR="002D24A0">
              <w:rPr>
                <w:rFonts w:cs="Times New Roman" w:hint="eastAsia"/>
                <w:sz w:val="20"/>
                <w:szCs w:val="20"/>
              </w:rPr>
              <w:t>결제서비스를</w:t>
            </w:r>
            <w:r w:rsidR="002D24A0">
              <w:rPr>
                <w:rFonts w:cs="Times New Roman" w:hint="eastAsia"/>
                <w:sz w:val="20"/>
                <w:szCs w:val="20"/>
              </w:rPr>
              <w:t xml:space="preserve"> </w:t>
            </w:r>
            <w:r w:rsidR="002D24A0">
              <w:rPr>
                <w:rFonts w:cs="Times New Roman" w:hint="eastAsia"/>
                <w:sz w:val="20"/>
                <w:szCs w:val="20"/>
              </w:rPr>
              <w:t>확충하는</w:t>
            </w:r>
            <w:r w:rsidR="003B46CC">
              <w:rPr>
                <w:rFonts w:cs="Times New Roman" w:hint="eastAsia"/>
                <w:sz w:val="20"/>
                <w:szCs w:val="20"/>
              </w:rPr>
              <w:t xml:space="preserve"> </w:t>
            </w:r>
            <w:r w:rsidR="003B46CC">
              <w:rPr>
                <w:rFonts w:cs="Times New Roman" w:hint="eastAsia"/>
                <w:sz w:val="20"/>
                <w:szCs w:val="20"/>
              </w:rPr>
              <w:t>등</w:t>
            </w:r>
            <w:r w:rsidR="003B46CC">
              <w:rPr>
                <w:rFonts w:cs="Times New Roman" w:hint="eastAsia"/>
                <w:sz w:val="20"/>
                <w:szCs w:val="20"/>
              </w:rPr>
              <w:t xml:space="preserve"> </w:t>
            </w:r>
            <w:r w:rsidR="003B46CC">
              <w:rPr>
                <w:rFonts w:cs="Times New Roman" w:hint="eastAsia"/>
                <w:sz w:val="20"/>
                <w:szCs w:val="20"/>
              </w:rPr>
              <w:t>온실가스</w:t>
            </w:r>
            <w:r w:rsidR="003B46CC">
              <w:rPr>
                <w:rFonts w:cs="Times New Roman" w:hint="eastAsia"/>
                <w:sz w:val="20"/>
                <w:szCs w:val="20"/>
              </w:rPr>
              <w:t xml:space="preserve"> </w:t>
            </w:r>
            <w:r w:rsidR="003B46CC">
              <w:rPr>
                <w:rFonts w:cs="Times New Roman" w:hint="eastAsia"/>
                <w:sz w:val="20"/>
                <w:szCs w:val="20"/>
              </w:rPr>
              <w:t>저감</w:t>
            </w:r>
            <w:r w:rsidR="003B46CC">
              <w:rPr>
                <w:rFonts w:cs="Times New Roman" w:hint="eastAsia"/>
                <w:sz w:val="20"/>
                <w:szCs w:val="20"/>
              </w:rPr>
              <w:t xml:space="preserve">, </w:t>
            </w:r>
            <w:r w:rsidR="003B46CC">
              <w:rPr>
                <w:rFonts w:cs="Times New Roman" w:hint="eastAsia"/>
                <w:sz w:val="20"/>
                <w:szCs w:val="20"/>
              </w:rPr>
              <w:t>환경</w:t>
            </w:r>
            <w:r w:rsidR="003B46CC">
              <w:rPr>
                <w:rFonts w:cs="Times New Roman" w:hint="eastAsia"/>
                <w:sz w:val="20"/>
                <w:szCs w:val="20"/>
              </w:rPr>
              <w:t xml:space="preserve"> </w:t>
            </w:r>
            <w:r w:rsidR="003B46CC">
              <w:rPr>
                <w:rFonts w:cs="Times New Roman" w:hint="eastAsia"/>
                <w:sz w:val="20"/>
                <w:szCs w:val="20"/>
              </w:rPr>
              <w:t>보호</w:t>
            </w:r>
            <w:r w:rsidR="003B46CC">
              <w:rPr>
                <w:rFonts w:cs="Times New Roman" w:hint="eastAsia"/>
                <w:sz w:val="20"/>
                <w:szCs w:val="20"/>
              </w:rPr>
              <w:t xml:space="preserve"> </w:t>
            </w:r>
            <w:r w:rsidR="003B46CC">
              <w:rPr>
                <w:rFonts w:cs="Times New Roman" w:hint="eastAsia"/>
                <w:sz w:val="20"/>
                <w:szCs w:val="20"/>
              </w:rPr>
              <w:t>등을</w:t>
            </w:r>
            <w:r w:rsidR="003B46CC">
              <w:rPr>
                <w:rFonts w:cs="Times New Roman" w:hint="eastAsia"/>
                <w:sz w:val="20"/>
                <w:szCs w:val="20"/>
              </w:rPr>
              <w:t xml:space="preserve"> </w:t>
            </w:r>
            <w:r w:rsidR="003B46CC">
              <w:rPr>
                <w:rFonts w:cs="Times New Roman" w:hint="eastAsia"/>
                <w:sz w:val="20"/>
                <w:szCs w:val="20"/>
              </w:rPr>
              <w:t>위한</w:t>
            </w:r>
            <w:r w:rsidR="003B46CC">
              <w:rPr>
                <w:rFonts w:cs="Times New Roman" w:hint="eastAsia"/>
                <w:sz w:val="20"/>
                <w:szCs w:val="20"/>
              </w:rPr>
              <w:t xml:space="preserve"> </w:t>
            </w:r>
            <w:r w:rsidR="003B46CC">
              <w:rPr>
                <w:rFonts w:cs="Times New Roman" w:hint="eastAsia"/>
                <w:sz w:val="20"/>
                <w:szCs w:val="20"/>
              </w:rPr>
              <w:t>조치를</w:t>
            </w:r>
            <w:r w:rsidR="003B46CC">
              <w:rPr>
                <w:rFonts w:cs="Times New Roman" w:hint="eastAsia"/>
                <w:sz w:val="20"/>
                <w:szCs w:val="20"/>
              </w:rPr>
              <w:t xml:space="preserve"> </w:t>
            </w:r>
            <w:r>
              <w:rPr>
                <w:rFonts w:cs="Times New Roman" w:hint="eastAsia"/>
                <w:sz w:val="20"/>
                <w:szCs w:val="20"/>
              </w:rPr>
              <w:t>포함</w:t>
            </w:r>
            <w:r w:rsidR="003B46CC">
              <w:rPr>
                <w:rFonts w:cs="Times New Roman" w:hint="eastAsia"/>
                <w:sz w:val="20"/>
                <w:szCs w:val="20"/>
              </w:rPr>
              <w:t>하고</w:t>
            </w:r>
            <w:r w:rsidR="003B46CC">
              <w:rPr>
                <w:rFonts w:cs="Times New Roman" w:hint="eastAsia"/>
                <w:sz w:val="20"/>
                <w:szCs w:val="20"/>
              </w:rPr>
              <w:t xml:space="preserve"> </w:t>
            </w:r>
            <w:r w:rsidR="003B46CC">
              <w:rPr>
                <w:rFonts w:cs="Times New Roman" w:hint="eastAsia"/>
                <w:sz w:val="20"/>
                <w:szCs w:val="20"/>
              </w:rPr>
              <w:t>있음</w:t>
            </w:r>
            <w:r w:rsidR="003B46CC">
              <w:rPr>
                <w:rFonts w:cs="Times New Roman" w:hint="eastAsia"/>
                <w:sz w:val="20"/>
                <w:szCs w:val="20"/>
              </w:rPr>
              <w:t>.</w:t>
            </w:r>
          </w:p>
          <w:p w14:paraId="39AFCBDF" w14:textId="6072C683" w:rsidR="0044765C" w:rsidRPr="00973A37" w:rsidRDefault="003B46CC" w:rsidP="00911F04">
            <w:pPr>
              <w:pStyle w:val="a8"/>
              <w:widowControl/>
              <w:numPr>
                <w:ilvl w:val="0"/>
                <w:numId w:val="3"/>
              </w:numPr>
              <w:spacing w:before="40" w:after="120" w:line="276" w:lineRule="auto"/>
              <w:rPr>
                <w:rFonts w:cs="Times New Roman"/>
                <w:sz w:val="20"/>
                <w:szCs w:val="20"/>
              </w:rPr>
            </w:pPr>
            <w:r w:rsidRPr="00B566FF">
              <w:rPr>
                <w:rFonts w:cs="Times New Roman" w:hint="eastAsia"/>
                <w:sz w:val="20"/>
                <w:szCs w:val="20"/>
                <w:u w:val="single"/>
              </w:rPr>
              <w:t>종이영수증</w:t>
            </w:r>
            <w:r w:rsidRPr="00B566FF">
              <w:rPr>
                <w:rFonts w:cs="Times New Roman" w:hint="eastAsia"/>
                <w:sz w:val="20"/>
                <w:szCs w:val="20"/>
                <w:u w:val="single"/>
              </w:rPr>
              <w:t xml:space="preserve"> </w:t>
            </w:r>
            <w:r w:rsidR="00E129A9" w:rsidRPr="00B566FF">
              <w:rPr>
                <w:rFonts w:cs="Times New Roman" w:hint="eastAsia"/>
                <w:sz w:val="20"/>
                <w:szCs w:val="20"/>
                <w:u w:val="single"/>
              </w:rPr>
              <w:t>대체</w:t>
            </w:r>
            <w:r w:rsidR="00E129A9" w:rsidRPr="00B566FF">
              <w:rPr>
                <w:rFonts w:cs="Times New Roman" w:hint="eastAsia"/>
                <w:sz w:val="20"/>
                <w:szCs w:val="20"/>
              </w:rPr>
              <w:t xml:space="preserve">: </w:t>
            </w:r>
            <w:r w:rsidR="00E129A9" w:rsidRPr="00B566FF">
              <w:rPr>
                <w:rFonts w:cs="Times New Roman" w:hint="eastAsia"/>
                <w:sz w:val="20"/>
                <w:szCs w:val="20"/>
              </w:rPr>
              <w:t>대상회사는</w:t>
            </w:r>
            <w:r w:rsidR="00E129A9" w:rsidRPr="00B566FF">
              <w:rPr>
                <w:rFonts w:cs="Times New Roman" w:hint="eastAsia"/>
                <w:sz w:val="20"/>
                <w:szCs w:val="20"/>
              </w:rPr>
              <w:t xml:space="preserve"> </w:t>
            </w:r>
            <w:r w:rsidR="00E129A9" w:rsidRPr="00B566FF">
              <w:rPr>
                <w:rFonts w:cs="Times New Roman" w:hint="eastAsia"/>
                <w:sz w:val="20"/>
                <w:szCs w:val="20"/>
              </w:rPr>
              <w:t>이용기록</w:t>
            </w:r>
            <w:r w:rsidR="00E129A9" w:rsidRPr="00B566FF">
              <w:rPr>
                <w:rFonts w:cs="Times New Roman" w:hint="eastAsia"/>
                <w:sz w:val="20"/>
                <w:szCs w:val="20"/>
              </w:rPr>
              <w:t xml:space="preserve"> </w:t>
            </w:r>
            <w:r w:rsidR="00E129A9" w:rsidRPr="00B566FF">
              <w:rPr>
                <w:rFonts w:cs="Times New Roman" w:hint="eastAsia"/>
                <w:sz w:val="20"/>
                <w:szCs w:val="20"/>
              </w:rPr>
              <w:t>조회</w:t>
            </w:r>
            <w:r w:rsidR="00E129A9" w:rsidRPr="00B566FF">
              <w:rPr>
                <w:rFonts w:cs="Times New Roman" w:hint="eastAsia"/>
                <w:sz w:val="20"/>
                <w:szCs w:val="20"/>
              </w:rPr>
              <w:t xml:space="preserve"> </w:t>
            </w:r>
            <w:r w:rsidR="00E129A9" w:rsidRPr="00B566FF">
              <w:rPr>
                <w:rFonts w:cs="Times New Roman" w:hint="eastAsia"/>
                <w:sz w:val="20"/>
                <w:szCs w:val="20"/>
              </w:rPr>
              <w:t>기능과</w:t>
            </w:r>
            <w:r w:rsidR="00E129A9" w:rsidRPr="00B566FF">
              <w:rPr>
                <w:rFonts w:cs="Times New Roman" w:hint="eastAsia"/>
                <w:sz w:val="20"/>
                <w:szCs w:val="20"/>
              </w:rPr>
              <w:t xml:space="preserve"> </w:t>
            </w:r>
            <w:r w:rsidR="00E129A9" w:rsidRPr="00B566FF">
              <w:rPr>
                <w:rFonts w:cs="Times New Roman" w:hint="eastAsia"/>
                <w:sz w:val="20"/>
                <w:szCs w:val="20"/>
              </w:rPr>
              <w:t>자동결제</w:t>
            </w:r>
            <w:r w:rsidR="00E129A9" w:rsidRPr="00B566FF">
              <w:rPr>
                <w:rFonts w:cs="Times New Roman" w:hint="eastAsia"/>
                <w:sz w:val="20"/>
                <w:szCs w:val="20"/>
              </w:rPr>
              <w:t xml:space="preserve"> </w:t>
            </w:r>
            <w:r w:rsidR="00E129A9" w:rsidRPr="00B566FF">
              <w:rPr>
                <w:rFonts w:cs="Times New Roman" w:hint="eastAsia"/>
                <w:sz w:val="20"/>
                <w:szCs w:val="20"/>
              </w:rPr>
              <w:t>기능을</w:t>
            </w:r>
            <w:r w:rsidR="00E129A9" w:rsidRPr="00B566FF">
              <w:rPr>
                <w:rFonts w:cs="Times New Roman" w:hint="eastAsia"/>
                <w:sz w:val="20"/>
                <w:szCs w:val="20"/>
              </w:rPr>
              <w:t xml:space="preserve"> </w:t>
            </w:r>
            <w:r w:rsidR="00E129A9" w:rsidRPr="00B566FF">
              <w:rPr>
                <w:rFonts w:cs="Times New Roman" w:hint="eastAsia"/>
                <w:sz w:val="20"/>
                <w:szCs w:val="20"/>
              </w:rPr>
              <w:t>통해</w:t>
            </w:r>
            <w:r w:rsidR="00E129A9" w:rsidRPr="00B566FF">
              <w:rPr>
                <w:rFonts w:cs="Times New Roman" w:hint="eastAsia"/>
                <w:sz w:val="20"/>
                <w:szCs w:val="20"/>
              </w:rPr>
              <w:t xml:space="preserve"> </w:t>
            </w:r>
            <w:r w:rsidR="00E129A9" w:rsidRPr="00B566FF">
              <w:rPr>
                <w:rFonts w:cs="Times New Roman" w:hint="eastAsia"/>
                <w:sz w:val="20"/>
                <w:szCs w:val="20"/>
              </w:rPr>
              <w:t>종이영수증을</w:t>
            </w:r>
            <w:r w:rsidR="00E129A9" w:rsidRPr="00B566FF">
              <w:rPr>
                <w:rFonts w:cs="Times New Roman" w:hint="eastAsia"/>
                <w:sz w:val="20"/>
                <w:szCs w:val="20"/>
              </w:rPr>
              <w:t xml:space="preserve"> </w:t>
            </w:r>
            <w:r w:rsidR="00E129A9" w:rsidRPr="00B566FF">
              <w:rPr>
                <w:rFonts w:cs="Times New Roman" w:hint="eastAsia"/>
                <w:sz w:val="20"/>
                <w:szCs w:val="20"/>
              </w:rPr>
              <w:t>대체하고</w:t>
            </w:r>
            <w:r w:rsidR="00E129A9" w:rsidRPr="00B566FF">
              <w:rPr>
                <w:rFonts w:cs="Times New Roman" w:hint="eastAsia"/>
                <w:sz w:val="20"/>
                <w:szCs w:val="20"/>
              </w:rPr>
              <w:t>,</w:t>
            </w:r>
            <w:r w:rsidR="00E129A9" w:rsidRPr="00B566FF">
              <w:rPr>
                <w:rFonts w:cs="Times New Roman"/>
                <w:sz w:val="20"/>
                <w:szCs w:val="20"/>
              </w:rPr>
              <w:t xml:space="preserve"> 2018</w:t>
            </w:r>
            <w:r w:rsidR="00E129A9" w:rsidRPr="00B566FF">
              <w:rPr>
                <w:rFonts w:cs="Times New Roman" w:hint="eastAsia"/>
                <w:sz w:val="20"/>
                <w:szCs w:val="20"/>
              </w:rPr>
              <w:t>년부터</w:t>
            </w:r>
            <w:r w:rsidR="00E129A9" w:rsidRPr="00B566FF">
              <w:rPr>
                <w:rFonts w:cs="Times New Roman" w:hint="eastAsia"/>
                <w:sz w:val="20"/>
                <w:szCs w:val="20"/>
              </w:rPr>
              <w:t xml:space="preserve"> 202</w:t>
            </w:r>
            <w:r w:rsidR="00E129A9" w:rsidRPr="00B566FF">
              <w:rPr>
                <w:rFonts w:cs="Times New Roman"/>
                <w:sz w:val="20"/>
                <w:szCs w:val="20"/>
              </w:rPr>
              <w:t>1</w:t>
            </w:r>
            <w:r w:rsidR="00E129A9" w:rsidRPr="00B566FF">
              <w:rPr>
                <w:rFonts w:cs="Times New Roman" w:hint="eastAsia"/>
                <w:sz w:val="20"/>
                <w:szCs w:val="20"/>
              </w:rPr>
              <w:t>년까지</w:t>
            </w:r>
            <w:r w:rsidR="00E129A9" w:rsidRPr="00B566FF">
              <w:rPr>
                <w:rFonts w:cs="Times New Roman" w:hint="eastAsia"/>
                <w:sz w:val="20"/>
                <w:szCs w:val="20"/>
              </w:rPr>
              <w:t xml:space="preserve"> </w:t>
            </w:r>
            <w:r w:rsidR="00E129A9" w:rsidRPr="00B566FF">
              <w:rPr>
                <w:rFonts w:cs="Times New Roman"/>
                <w:sz w:val="20"/>
                <w:szCs w:val="20"/>
              </w:rPr>
              <w:t>3</w:t>
            </w:r>
            <w:r w:rsidR="00E129A9" w:rsidRPr="00B566FF">
              <w:rPr>
                <w:rFonts w:cs="Times New Roman" w:hint="eastAsia"/>
                <w:sz w:val="20"/>
                <w:szCs w:val="20"/>
              </w:rPr>
              <w:t>억</w:t>
            </w:r>
            <w:r w:rsidR="00E129A9" w:rsidRPr="00B566FF">
              <w:rPr>
                <w:rFonts w:cs="Times New Roman" w:hint="eastAsia"/>
                <w:sz w:val="20"/>
                <w:szCs w:val="20"/>
              </w:rPr>
              <w:t xml:space="preserve"> </w:t>
            </w:r>
            <w:r w:rsidR="00E129A9" w:rsidRPr="00B566FF">
              <w:rPr>
                <w:rFonts w:cs="Times New Roman"/>
                <w:sz w:val="20"/>
                <w:szCs w:val="20"/>
              </w:rPr>
              <w:t>8,738</w:t>
            </w:r>
            <w:r w:rsidR="00E129A9" w:rsidRPr="00B566FF">
              <w:rPr>
                <w:rFonts w:cs="Times New Roman" w:hint="eastAsia"/>
                <w:sz w:val="20"/>
                <w:szCs w:val="20"/>
              </w:rPr>
              <w:t>만건의</w:t>
            </w:r>
            <w:r w:rsidR="00E129A9" w:rsidRPr="00B566FF">
              <w:rPr>
                <w:rFonts w:cs="Times New Roman" w:hint="eastAsia"/>
                <w:sz w:val="20"/>
                <w:szCs w:val="20"/>
              </w:rPr>
              <w:t xml:space="preserve"> </w:t>
            </w:r>
            <w:r w:rsidR="00E129A9" w:rsidRPr="00B566FF">
              <w:rPr>
                <w:rFonts w:cs="Times New Roman" w:hint="eastAsia"/>
                <w:sz w:val="20"/>
                <w:szCs w:val="20"/>
              </w:rPr>
              <w:t>종이영수증</w:t>
            </w:r>
            <w:r w:rsidR="00E129A9" w:rsidRPr="00B566FF">
              <w:rPr>
                <w:rFonts w:cs="Times New Roman" w:hint="eastAsia"/>
                <w:sz w:val="20"/>
                <w:szCs w:val="20"/>
              </w:rPr>
              <w:t xml:space="preserve"> </w:t>
            </w:r>
            <w:r w:rsidR="00E129A9" w:rsidRPr="00B566FF">
              <w:rPr>
                <w:rFonts w:cs="Times New Roman" w:hint="eastAsia"/>
                <w:sz w:val="20"/>
                <w:szCs w:val="20"/>
              </w:rPr>
              <w:t>대체를</w:t>
            </w:r>
            <w:r w:rsidR="00E129A9" w:rsidRPr="00B566FF">
              <w:rPr>
                <w:rFonts w:cs="Times New Roman" w:hint="eastAsia"/>
                <w:sz w:val="20"/>
                <w:szCs w:val="20"/>
              </w:rPr>
              <w:t xml:space="preserve"> </w:t>
            </w:r>
            <w:r w:rsidR="00E129A9" w:rsidRPr="00B566FF">
              <w:rPr>
                <w:rFonts w:cs="Times New Roman" w:hint="eastAsia"/>
                <w:sz w:val="20"/>
                <w:szCs w:val="20"/>
              </w:rPr>
              <w:t>통해</w:t>
            </w:r>
            <w:r w:rsidR="00E129A9" w:rsidRPr="00B566FF">
              <w:rPr>
                <w:rFonts w:cs="Times New Roman" w:hint="eastAsia"/>
                <w:sz w:val="20"/>
                <w:szCs w:val="20"/>
              </w:rPr>
              <w:t xml:space="preserve"> </w:t>
            </w:r>
            <w:r w:rsidR="00E129A9" w:rsidRPr="00B566FF">
              <w:rPr>
                <w:rFonts w:cs="Times New Roman" w:hint="eastAsia"/>
                <w:sz w:val="20"/>
                <w:szCs w:val="20"/>
              </w:rPr>
              <w:t>약</w:t>
            </w:r>
            <w:r w:rsidR="00E129A9" w:rsidRPr="00B566FF">
              <w:rPr>
                <w:rFonts w:cs="Times New Roman" w:hint="eastAsia"/>
                <w:sz w:val="20"/>
                <w:szCs w:val="20"/>
              </w:rPr>
              <w:t xml:space="preserve"> </w:t>
            </w:r>
            <w:r w:rsidR="00E129A9" w:rsidRPr="00B566FF">
              <w:rPr>
                <w:rFonts w:cs="Times New Roman"/>
                <w:sz w:val="20"/>
                <w:szCs w:val="20"/>
              </w:rPr>
              <w:t>275.2</w:t>
            </w:r>
            <w:r w:rsidR="00E129A9" w:rsidRPr="00B566FF">
              <w:rPr>
                <w:rFonts w:cs="Times New Roman" w:hint="eastAsia"/>
                <w:sz w:val="20"/>
                <w:szCs w:val="20"/>
              </w:rPr>
              <w:t>t</w:t>
            </w:r>
            <w:r w:rsidR="00E129A9" w:rsidRPr="00B566FF">
              <w:rPr>
                <w:rFonts w:cs="Times New Roman"/>
                <w:sz w:val="20"/>
                <w:szCs w:val="20"/>
              </w:rPr>
              <w:t>CO2e</w:t>
            </w:r>
            <w:r w:rsidR="00E129A9" w:rsidRPr="00B566FF">
              <w:rPr>
                <w:rFonts w:cs="Times New Roman" w:hint="eastAsia"/>
                <w:sz w:val="20"/>
                <w:szCs w:val="20"/>
              </w:rPr>
              <w:t>의</w:t>
            </w:r>
            <w:r w:rsidR="00E129A9" w:rsidRPr="00B566FF">
              <w:rPr>
                <w:rFonts w:cs="Times New Roman" w:hint="eastAsia"/>
                <w:sz w:val="20"/>
                <w:szCs w:val="20"/>
              </w:rPr>
              <w:t xml:space="preserve"> </w:t>
            </w:r>
            <w:r w:rsidR="00E129A9" w:rsidRPr="00B566FF">
              <w:rPr>
                <w:rFonts w:cs="Times New Roman" w:hint="eastAsia"/>
                <w:sz w:val="20"/>
                <w:szCs w:val="20"/>
              </w:rPr>
              <w:t>온실가스</w:t>
            </w:r>
            <w:r w:rsidR="00E129A9" w:rsidRPr="00B566FF">
              <w:rPr>
                <w:rFonts w:cs="Times New Roman" w:hint="eastAsia"/>
                <w:sz w:val="20"/>
                <w:szCs w:val="20"/>
              </w:rPr>
              <w:t xml:space="preserve"> </w:t>
            </w:r>
            <w:r w:rsidR="00E129A9" w:rsidRPr="00B566FF">
              <w:rPr>
                <w:rFonts w:cs="Times New Roman" w:hint="eastAsia"/>
                <w:sz w:val="20"/>
                <w:szCs w:val="20"/>
              </w:rPr>
              <w:t>감축효과를</w:t>
            </w:r>
            <w:r w:rsidR="00E129A9" w:rsidRPr="00B566FF">
              <w:rPr>
                <w:rFonts w:cs="Times New Roman" w:hint="eastAsia"/>
                <w:sz w:val="20"/>
                <w:szCs w:val="20"/>
              </w:rPr>
              <w:t xml:space="preserve"> </w:t>
            </w:r>
            <w:r w:rsidR="00340DA1" w:rsidRPr="00B566FF">
              <w:rPr>
                <w:rFonts w:cs="Times New Roman" w:hint="eastAsia"/>
                <w:sz w:val="20"/>
                <w:szCs w:val="20"/>
              </w:rPr>
              <w:t>달성</w:t>
            </w:r>
            <w:r w:rsidR="00E129A9" w:rsidRPr="00B566FF">
              <w:rPr>
                <w:rFonts w:cs="Times New Roman" w:hint="eastAsia"/>
                <w:sz w:val="20"/>
                <w:szCs w:val="20"/>
              </w:rPr>
              <w:t>하였다고</w:t>
            </w:r>
            <w:r w:rsidR="00E129A9" w:rsidRPr="00B566FF">
              <w:rPr>
                <w:rFonts w:cs="Times New Roman" w:hint="eastAsia"/>
                <w:sz w:val="20"/>
                <w:szCs w:val="20"/>
              </w:rPr>
              <w:t xml:space="preserve"> </w:t>
            </w:r>
            <w:r w:rsidR="00E129A9" w:rsidRPr="00B566FF">
              <w:rPr>
                <w:rFonts w:cs="Times New Roman" w:hint="eastAsia"/>
                <w:sz w:val="20"/>
                <w:szCs w:val="20"/>
              </w:rPr>
              <w:t>함</w:t>
            </w:r>
            <w:r w:rsidR="00E129A9" w:rsidRPr="00B566FF">
              <w:rPr>
                <w:rFonts w:cs="Times New Roman" w:hint="eastAsia"/>
                <w:sz w:val="20"/>
                <w:szCs w:val="20"/>
              </w:rPr>
              <w:t>.</w:t>
            </w:r>
          </w:p>
        </w:tc>
        <w:tc>
          <w:tcPr>
            <w:tcW w:w="26" w:type="pct"/>
            <w:tcBorders>
              <w:top w:val="nil"/>
              <w:bottom w:val="nil"/>
            </w:tcBorders>
          </w:tcPr>
          <w:p w14:paraId="282CFA90"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609523E7" w14:textId="2FEEE6D5" w:rsidR="00EC7197" w:rsidRPr="009A2958" w:rsidRDefault="008974FE" w:rsidP="00D828B0">
            <w:pPr>
              <w:pStyle w:val="a8"/>
              <w:widowControl/>
              <w:numPr>
                <w:ilvl w:val="0"/>
                <w:numId w:val="2"/>
              </w:numPr>
              <w:spacing w:before="40" w:after="120" w:line="276" w:lineRule="auto"/>
              <w:rPr>
                <w:rFonts w:cs="Times New Roman"/>
                <w:sz w:val="20"/>
                <w:szCs w:val="20"/>
              </w:rPr>
            </w:pPr>
            <w:r w:rsidRPr="0049307C">
              <w:rPr>
                <w:rFonts w:cs="Times New Roman" w:hint="eastAsia"/>
                <w:sz w:val="20"/>
                <w:szCs w:val="20"/>
              </w:rPr>
              <w:t>대상회사의</w:t>
            </w:r>
            <w:r w:rsidRPr="0049307C">
              <w:rPr>
                <w:rFonts w:cs="Times New Roman" w:hint="eastAsia"/>
                <w:sz w:val="20"/>
                <w:szCs w:val="20"/>
              </w:rPr>
              <w:t xml:space="preserve"> </w:t>
            </w:r>
            <w:r w:rsidRPr="0049307C">
              <w:rPr>
                <w:rFonts w:cs="Times New Roman" w:hint="eastAsia"/>
                <w:sz w:val="20"/>
                <w:szCs w:val="20"/>
              </w:rPr>
              <w:t>환경</w:t>
            </w:r>
            <w:r w:rsidRPr="0049307C">
              <w:rPr>
                <w:rFonts w:cs="Times New Roman" w:hint="eastAsia"/>
                <w:sz w:val="20"/>
                <w:szCs w:val="20"/>
              </w:rPr>
              <w:t xml:space="preserve"> </w:t>
            </w:r>
            <w:r w:rsidRPr="0049307C">
              <w:rPr>
                <w:rFonts w:cs="Times New Roman" w:hint="eastAsia"/>
                <w:sz w:val="20"/>
                <w:szCs w:val="20"/>
              </w:rPr>
              <w:t>정책은</w:t>
            </w:r>
            <w:r w:rsidRPr="0049307C">
              <w:rPr>
                <w:rFonts w:cs="Times New Roman" w:hint="eastAsia"/>
                <w:sz w:val="20"/>
                <w:szCs w:val="20"/>
              </w:rPr>
              <w:t xml:space="preserve"> </w:t>
            </w:r>
            <w:r w:rsidRPr="0049307C">
              <w:rPr>
                <w:rFonts w:cs="Times New Roman" w:hint="eastAsia"/>
                <w:sz w:val="20"/>
                <w:szCs w:val="20"/>
              </w:rPr>
              <w:t>법령상</w:t>
            </w:r>
            <w:r w:rsidRPr="0049307C">
              <w:rPr>
                <w:rFonts w:cs="Times New Roman" w:hint="eastAsia"/>
                <w:sz w:val="20"/>
                <w:szCs w:val="20"/>
              </w:rPr>
              <w:t xml:space="preserve"> </w:t>
            </w:r>
            <w:r w:rsidRPr="0049307C">
              <w:rPr>
                <w:rFonts w:cs="Times New Roman" w:hint="eastAsia"/>
                <w:sz w:val="20"/>
                <w:szCs w:val="20"/>
              </w:rPr>
              <w:t>규제를</w:t>
            </w:r>
            <w:r w:rsidRPr="0049307C">
              <w:rPr>
                <w:rFonts w:cs="Times New Roman" w:hint="eastAsia"/>
                <w:sz w:val="20"/>
                <w:szCs w:val="20"/>
              </w:rPr>
              <w:t xml:space="preserve"> </w:t>
            </w:r>
            <w:r w:rsidRPr="0049307C">
              <w:rPr>
                <w:rFonts w:cs="Times New Roman" w:hint="eastAsia"/>
                <w:sz w:val="20"/>
                <w:szCs w:val="20"/>
              </w:rPr>
              <w:t>지키기</w:t>
            </w:r>
            <w:r w:rsidRPr="0049307C">
              <w:rPr>
                <w:rFonts w:cs="Times New Roman" w:hint="eastAsia"/>
                <w:sz w:val="20"/>
                <w:szCs w:val="20"/>
              </w:rPr>
              <w:t xml:space="preserve"> </w:t>
            </w:r>
            <w:r w:rsidRPr="0049307C">
              <w:rPr>
                <w:rFonts w:cs="Times New Roman" w:hint="eastAsia"/>
                <w:sz w:val="20"/>
                <w:szCs w:val="20"/>
              </w:rPr>
              <w:t>위한</w:t>
            </w:r>
            <w:r w:rsidRPr="0049307C">
              <w:rPr>
                <w:rFonts w:cs="Times New Roman" w:hint="eastAsia"/>
                <w:sz w:val="20"/>
                <w:szCs w:val="20"/>
              </w:rPr>
              <w:t xml:space="preserve"> </w:t>
            </w:r>
            <w:r w:rsidRPr="0049307C">
              <w:rPr>
                <w:rFonts w:cs="Times New Roman" w:hint="eastAsia"/>
                <w:sz w:val="20"/>
                <w:szCs w:val="20"/>
              </w:rPr>
              <w:t>차원이</w:t>
            </w:r>
            <w:r w:rsidRPr="0049307C">
              <w:rPr>
                <w:rFonts w:cs="Times New Roman" w:hint="eastAsia"/>
                <w:sz w:val="20"/>
                <w:szCs w:val="20"/>
              </w:rPr>
              <w:t xml:space="preserve"> </w:t>
            </w:r>
            <w:r w:rsidRPr="0049307C">
              <w:rPr>
                <w:rFonts w:cs="Times New Roman" w:hint="eastAsia"/>
                <w:sz w:val="20"/>
                <w:szCs w:val="20"/>
              </w:rPr>
              <w:t>아닌</w:t>
            </w:r>
            <w:r w:rsidRPr="0049307C">
              <w:rPr>
                <w:rFonts w:cs="Times New Roman" w:hint="eastAsia"/>
                <w:sz w:val="20"/>
                <w:szCs w:val="20"/>
              </w:rPr>
              <w:t xml:space="preserve"> </w:t>
            </w:r>
            <w:r w:rsidRPr="0049307C">
              <w:rPr>
                <w:rFonts w:cs="Times New Roman"/>
                <w:sz w:val="20"/>
                <w:szCs w:val="20"/>
              </w:rPr>
              <w:t xml:space="preserve">ESG </w:t>
            </w:r>
            <w:r w:rsidRPr="0049307C">
              <w:rPr>
                <w:rFonts w:cs="Times New Roman" w:hint="eastAsia"/>
                <w:sz w:val="20"/>
                <w:szCs w:val="20"/>
              </w:rPr>
              <w:t>경영</w:t>
            </w:r>
            <w:r w:rsidRPr="0049307C">
              <w:rPr>
                <w:rFonts w:cs="Times New Roman" w:hint="eastAsia"/>
                <w:sz w:val="20"/>
                <w:szCs w:val="20"/>
              </w:rPr>
              <w:t xml:space="preserve">, </w:t>
            </w:r>
            <w:r w:rsidRPr="0049307C">
              <w:rPr>
                <w:rFonts w:cs="Times New Roman" w:hint="eastAsia"/>
                <w:sz w:val="20"/>
                <w:szCs w:val="20"/>
              </w:rPr>
              <w:t>특히</w:t>
            </w:r>
            <w:r w:rsidRPr="0049307C">
              <w:rPr>
                <w:rFonts w:cs="Times New Roman" w:hint="eastAsia"/>
                <w:sz w:val="20"/>
                <w:szCs w:val="20"/>
              </w:rPr>
              <w:t xml:space="preserve"> </w:t>
            </w:r>
            <w:r w:rsidRPr="0049307C">
              <w:rPr>
                <w:rFonts w:cs="Times New Roman" w:hint="eastAsia"/>
                <w:sz w:val="20"/>
                <w:szCs w:val="20"/>
              </w:rPr>
              <w:t>기업의</w:t>
            </w:r>
            <w:r w:rsidRPr="0049307C">
              <w:rPr>
                <w:rFonts w:cs="Times New Roman" w:hint="eastAsia"/>
                <w:sz w:val="20"/>
                <w:szCs w:val="20"/>
              </w:rPr>
              <w:t xml:space="preserve"> </w:t>
            </w:r>
            <w:r w:rsidRPr="0049307C">
              <w:rPr>
                <w:rFonts w:cs="Times New Roman" w:hint="eastAsia"/>
                <w:sz w:val="20"/>
                <w:szCs w:val="20"/>
              </w:rPr>
              <w:t>사회적</w:t>
            </w:r>
            <w:r w:rsidRPr="0049307C">
              <w:rPr>
                <w:rFonts w:cs="Times New Roman" w:hint="eastAsia"/>
                <w:sz w:val="20"/>
                <w:szCs w:val="20"/>
              </w:rPr>
              <w:t xml:space="preserve"> </w:t>
            </w:r>
            <w:r w:rsidRPr="0049307C">
              <w:rPr>
                <w:rFonts w:cs="Times New Roman" w:hint="eastAsia"/>
                <w:sz w:val="20"/>
                <w:szCs w:val="20"/>
              </w:rPr>
              <w:t>책임을</w:t>
            </w:r>
            <w:r w:rsidRPr="0049307C">
              <w:rPr>
                <w:rFonts w:cs="Times New Roman" w:hint="eastAsia"/>
                <w:sz w:val="20"/>
                <w:szCs w:val="20"/>
              </w:rPr>
              <w:t xml:space="preserve"> </w:t>
            </w:r>
            <w:r w:rsidRPr="0049307C">
              <w:rPr>
                <w:rFonts w:cs="Times New Roman" w:hint="eastAsia"/>
                <w:sz w:val="20"/>
                <w:szCs w:val="20"/>
              </w:rPr>
              <w:t>지키기</w:t>
            </w:r>
            <w:r w:rsidRPr="0049307C">
              <w:rPr>
                <w:rFonts w:cs="Times New Roman" w:hint="eastAsia"/>
                <w:sz w:val="20"/>
                <w:szCs w:val="20"/>
              </w:rPr>
              <w:t xml:space="preserve"> </w:t>
            </w:r>
            <w:r w:rsidRPr="0049307C">
              <w:rPr>
                <w:rFonts w:cs="Times New Roman" w:hint="eastAsia"/>
                <w:sz w:val="20"/>
                <w:szCs w:val="20"/>
              </w:rPr>
              <w:t>위한</w:t>
            </w:r>
            <w:r w:rsidRPr="0049307C">
              <w:rPr>
                <w:rFonts w:cs="Times New Roman" w:hint="eastAsia"/>
                <w:sz w:val="20"/>
                <w:szCs w:val="20"/>
              </w:rPr>
              <w:t xml:space="preserve"> </w:t>
            </w:r>
            <w:r w:rsidRPr="0049307C">
              <w:rPr>
                <w:rFonts w:cs="Times New Roman" w:hint="eastAsia"/>
                <w:sz w:val="20"/>
                <w:szCs w:val="20"/>
              </w:rPr>
              <w:t>차원에서</w:t>
            </w:r>
            <w:r w:rsidRPr="0049307C">
              <w:rPr>
                <w:rFonts w:cs="Times New Roman" w:hint="eastAsia"/>
                <w:sz w:val="20"/>
                <w:szCs w:val="20"/>
              </w:rPr>
              <w:t xml:space="preserve"> </w:t>
            </w:r>
            <w:r w:rsidRPr="0049307C">
              <w:rPr>
                <w:rFonts w:cs="Times New Roman" w:hint="eastAsia"/>
                <w:sz w:val="20"/>
                <w:szCs w:val="20"/>
              </w:rPr>
              <w:t>행해지고</w:t>
            </w:r>
            <w:r w:rsidRPr="0049307C">
              <w:rPr>
                <w:rFonts w:cs="Times New Roman" w:hint="eastAsia"/>
                <w:sz w:val="20"/>
                <w:szCs w:val="20"/>
              </w:rPr>
              <w:t xml:space="preserve"> </w:t>
            </w:r>
            <w:r w:rsidRPr="0049307C">
              <w:rPr>
                <w:rFonts w:cs="Times New Roman" w:hint="eastAsia"/>
                <w:sz w:val="20"/>
                <w:szCs w:val="20"/>
              </w:rPr>
              <w:t>있는</w:t>
            </w:r>
            <w:r w:rsidRPr="0049307C">
              <w:rPr>
                <w:rFonts w:cs="Times New Roman" w:hint="eastAsia"/>
                <w:sz w:val="20"/>
                <w:szCs w:val="20"/>
              </w:rPr>
              <w:t xml:space="preserve"> </w:t>
            </w:r>
            <w:r w:rsidRPr="0049307C">
              <w:rPr>
                <w:rFonts w:cs="Times New Roman" w:hint="eastAsia"/>
                <w:sz w:val="20"/>
                <w:szCs w:val="20"/>
              </w:rPr>
              <w:t>것으로</w:t>
            </w:r>
            <w:r w:rsidRPr="0049307C">
              <w:rPr>
                <w:rFonts w:cs="Times New Roman" w:hint="eastAsia"/>
                <w:sz w:val="20"/>
                <w:szCs w:val="20"/>
              </w:rPr>
              <w:t xml:space="preserve"> </w:t>
            </w:r>
            <w:r w:rsidRPr="0049307C">
              <w:rPr>
                <w:rFonts w:cs="Times New Roman" w:hint="eastAsia"/>
                <w:sz w:val="20"/>
                <w:szCs w:val="20"/>
              </w:rPr>
              <w:t>보이며</w:t>
            </w:r>
            <w:r w:rsidRPr="0049307C">
              <w:rPr>
                <w:rFonts w:cs="Times New Roman" w:hint="eastAsia"/>
                <w:sz w:val="20"/>
                <w:szCs w:val="20"/>
              </w:rPr>
              <w:t xml:space="preserve">, </w:t>
            </w:r>
            <w:r w:rsidRPr="0049307C">
              <w:rPr>
                <w:rFonts w:cs="Times New Roman" w:hint="eastAsia"/>
                <w:sz w:val="20"/>
                <w:szCs w:val="20"/>
              </w:rPr>
              <w:t>향후에도</w:t>
            </w:r>
            <w:r w:rsidRPr="0049307C">
              <w:rPr>
                <w:rFonts w:cs="Times New Roman" w:hint="eastAsia"/>
                <w:sz w:val="20"/>
                <w:szCs w:val="20"/>
              </w:rPr>
              <w:t xml:space="preserve"> </w:t>
            </w:r>
            <w:r w:rsidRPr="0049307C">
              <w:rPr>
                <w:rFonts w:cs="Times New Roman" w:hint="eastAsia"/>
                <w:sz w:val="20"/>
                <w:szCs w:val="20"/>
              </w:rPr>
              <w:t>대상회사에</w:t>
            </w:r>
            <w:r w:rsidRPr="0049307C">
              <w:rPr>
                <w:rFonts w:cs="Times New Roman" w:hint="eastAsia"/>
                <w:sz w:val="20"/>
                <w:szCs w:val="20"/>
              </w:rPr>
              <w:t xml:space="preserve"> </w:t>
            </w:r>
            <w:r w:rsidRPr="0049307C">
              <w:rPr>
                <w:rFonts w:cs="Times New Roman" w:hint="eastAsia"/>
                <w:sz w:val="20"/>
                <w:szCs w:val="20"/>
              </w:rPr>
              <w:t>직접적으로</w:t>
            </w:r>
            <w:r w:rsidRPr="0049307C">
              <w:rPr>
                <w:rFonts w:cs="Times New Roman" w:hint="eastAsia"/>
                <w:sz w:val="20"/>
                <w:szCs w:val="20"/>
              </w:rPr>
              <w:t xml:space="preserve"> </w:t>
            </w:r>
            <w:r w:rsidRPr="0049307C">
              <w:rPr>
                <w:rFonts w:cs="Times New Roman" w:hint="eastAsia"/>
                <w:sz w:val="20"/>
                <w:szCs w:val="20"/>
              </w:rPr>
              <w:t>환경</w:t>
            </w:r>
            <w:r w:rsidRPr="0049307C">
              <w:rPr>
                <w:rFonts w:cs="Times New Roman" w:hint="eastAsia"/>
                <w:sz w:val="20"/>
                <w:szCs w:val="20"/>
              </w:rPr>
              <w:t xml:space="preserve"> </w:t>
            </w:r>
            <w:r w:rsidRPr="0049307C">
              <w:rPr>
                <w:rFonts w:cs="Times New Roman" w:hint="eastAsia"/>
                <w:sz w:val="20"/>
                <w:szCs w:val="20"/>
              </w:rPr>
              <w:t>규제가</w:t>
            </w:r>
            <w:r w:rsidRPr="0049307C">
              <w:rPr>
                <w:rFonts w:cs="Times New Roman" w:hint="eastAsia"/>
                <w:sz w:val="20"/>
                <w:szCs w:val="20"/>
              </w:rPr>
              <w:t xml:space="preserve"> </w:t>
            </w:r>
            <w:r w:rsidRPr="0049307C">
              <w:rPr>
                <w:rFonts w:cs="Times New Roman" w:hint="eastAsia"/>
                <w:sz w:val="20"/>
                <w:szCs w:val="20"/>
              </w:rPr>
              <w:t>적용될</w:t>
            </w:r>
            <w:r w:rsidRPr="0049307C">
              <w:rPr>
                <w:rFonts w:cs="Times New Roman" w:hint="eastAsia"/>
                <w:sz w:val="20"/>
                <w:szCs w:val="20"/>
              </w:rPr>
              <w:t xml:space="preserve"> </w:t>
            </w:r>
            <w:r w:rsidRPr="0049307C">
              <w:rPr>
                <w:rFonts w:cs="Times New Roman" w:hint="eastAsia"/>
                <w:sz w:val="20"/>
                <w:szCs w:val="20"/>
              </w:rPr>
              <w:t>가능성이</w:t>
            </w:r>
            <w:r w:rsidRPr="0049307C">
              <w:rPr>
                <w:rFonts w:cs="Times New Roman" w:hint="eastAsia"/>
                <w:sz w:val="20"/>
                <w:szCs w:val="20"/>
              </w:rPr>
              <w:t xml:space="preserve"> </w:t>
            </w:r>
            <w:r w:rsidRPr="0049307C">
              <w:rPr>
                <w:rFonts w:cs="Times New Roman" w:hint="eastAsia"/>
                <w:sz w:val="20"/>
                <w:szCs w:val="20"/>
              </w:rPr>
              <w:t>낮다는</w:t>
            </w:r>
            <w:r w:rsidRPr="0049307C">
              <w:rPr>
                <w:rFonts w:cs="Times New Roman" w:hint="eastAsia"/>
                <w:sz w:val="20"/>
                <w:szCs w:val="20"/>
              </w:rPr>
              <w:t xml:space="preserve"> </w:t>
            </w:r>
            <w:r w:rsidRPr="0049307C">
              <w:rPr>
                <w:rFonts w:cs="Times New Roman" w:hint="eastAsia"/>
                <w:sz w:val="20"/>
                <w:szCs w:val="20"/>
              </w:rPr>
              <w:t>점을</w:t>
            </w:r>
            <w:r w:rsidRPr="0049307C">
              <w:rPr>
                <w:rFonts w:cs="Times New Roman" w:hint="eastAsia"/>
                <w:sz w:val="20"/>
                <w:szCs w:val="20"/>
              </w:rPr>
              <w:t xml:space="preserve"> </w:t>
            </w:r>
            <w:r w:rsidRPr="0049307C">
              <w:rPr>
                <w:rFonts w:cs="Times New Roman" w:hint="eastAsia"/>
                <w:sz w:val="20"/>
                <w:szCs w:val="20"/>
              </w:rPr>
              <w:t>고려할</w:t>
            </w:r>
            <w:r w:rsidRPr="0049307C">
              <w:rPr>
                <w:rFonts w:cs="Times New Roman" w:hint="eastAsia"/>
                <w:sz w:val="20"/>
                <w:szCs w:val="20"/>
              </w:rPr>
              <w:t xml:space="preserve"> </w:t>
            </w:r>
            <w:r w:rsidRPr="0049307C">
              <w:rPr>
                <w:rFonts w:cs="Times New Roman" w:hint="eastAsia"/>
                <w:sz w:val="20"/>
                <w:szCs w:val="20"/>
              </w:rPr>
              <w:t>때</w:t>
            </w:r>
            <w:r w:rsidRPr="0049307C">
              <w:rPr>
                <w:rFonts w:cs="Times New Roman" w:hint="eastAsia"/>
                <w:sz w:val="20"/>
                <w:szCs w:val="20"/>
              </w:rPr>
              <w:t xml:space="preserve"> </w:t>
            </w:r>
            <w:r w:rsidR="00594980" w:rsidRPr="0049307C">
              <w:rPr>
                <w:rFonts w:cs="Times New Roman" w:hint="eastAsia"/>
                <w:sz w:val="20"/>
                <w:szCs w:val="20"/>
              </w:rPr>
              <w:t>환경</w:t>
            </w:r>
            <w:r w:rsidR="00594980" w:rsidRPr="0049307C">
              <w:rPr>
                <w:rFonts w:cs="Times New Roman" w:hint="eastAsia"/>
                <w:sz w:val="20"/>
                <w:szCs w:val="20"/>
              </w:rPr>
              <w:t>(</w:t>
            </w:r>
            <w:r w:rsidR="00594980" w:rsidRPr="0049307C">
              <w:rPr>
                <w:rFonts w:cs="Times New Roman"/>
                <w:sz w:val="20"/>
                <w:szCs w:val="20"/>
              </w:rPr>
              <w:t xml:space="preserve">E) </w:t>
            </w:r>
            <w:r w:rsidR="00911F04" w:rsidRPr="0049307C">
              <w:rPr>
                <w:rFonts w:cs="Times New Roman" w:hint="eastAsia"/>
                <w:sz w:val="20"/>
                <w:szCs w:val="20"/>
              </w:rPr>
              <w:t>부문</w:t>
            </w:r>
            <w:r w:rsidR="00594980" w:rsidRPr="0049307C">
              <w:rPr>
                <w:rFonts w:cs="Times New Roman" w:hint="eastAsia"/>
                <w:sz w:val="20"/>
                <w:szCs w:val="20"/>
              </w:rPr>
              <w:t>에서</w:t>
            </w:r>
            <w:r w:rsidRPr="0049307C">
              <w:rPr>
                <w:rFonts w:cs="Times New Roman" w:hint="eastAsia"/>
                <w:sz w:val="20"/>
                <w:szCs w:val="20"/>
              </w:rPr>
              <w:t>의</w:t>
            </w:r>
            <w:r w:rsidRPr="0049307C">
              <w:rPr>
                <w:rFonts w:cs="Times New Roman" w:hint="eastAsia"/>
                <w:sz w:val="20"/>
                <w:szCs w:val="20"/>
              </w:rPr>
              <w:t xml:space="preserve"> </w:t>
            </w:r>
            <w:r w:rsidR="001D3D41" w:rsidRPr="0049307C">
              <w:rPr>
                <w:rFonts w:cs="Times New Roman" w:hint="eastAsia"/>
                <w:sz w:val="20"/>
                <w:szCs w:val="20"/>
              </w:rPr>
              <w:t>리스크는</w:t>
            </w:r>
            <w:r w:rsidR="001D3D41" w:rsidRPr="0049307C">
              <w:rPr>
                <w:rFonts w:cs="Times New Roman" w:hint="eastAsia"/>
                <w:sz w:val="20"/>
                <w:szCs w:val="20"/>
              </w:rPr>
              <w:t xml:space="preserve"> </w:t>
            </w:r>
            <w:r w:rsidR="00FD2A31" w:rsidRPr="0049307C">
              <w:rPr>
                <w:rFonts w:cs="Times New Roman" w:hint="eastAsia"/>
                <w:sz w:val="20"/>
                <w:szCs w:val="20"/>
              </w:rPr>
              <w:t>낮다</w:t>
            </w:r>
            <w:r w:rsidR="00594980" w:rsidRPr="0049307C">
              <w:rPr>
                <w:rFonts w:cs="Times New Roman" w:hint="eastAsia"/>
                <w:sz w:val="20"/>
                <w:szCs w:val="20"/>
              </w:rPr>
              <w:t>고</w:t>
            </w:r>
            <w:r w:rsidR="00594980" w:rsidRPr="0049307C">
              <w:rPr>
                <w:rFonts w:cs="Times New Roman" w:hint="eastAsia"/>
                <w:sz w:val="20"/>
                <w:szCs w:val="20"/>
              </w:rPr>
              <w:t xml:space="preserve"> </w:t>
            </w:r>
            <w:r w:rsidR="00594980" w:rsidRPr="0049307C">
              <w:rPr>
                <w:rFonts w:cs="Times New Roman" w:hint="eastAsia"/>
                <w:sz w:val="20"/>
                <w:szCs w:val="20"/>
              </w:rPr>
              <w:t>평가할</w:t>
            </w:r>
            <w:r w:rsidR="00594980" w:rsidRPr="0049307C">
              <w:rPr>
                <w:rFonts w:cs="Times New Roman" w:hint="eastAsia"/>
                <w:sz w:val="20"/>
                <w:szCs w:val="20"/>
              </w:rPr>
              <w:t xml:space="preserve"> </w:t>
            </w:r>
            <w:r w:rsidR="00594980" w:rsidRPr="0049307C">
              <w:rPr>
                <w:rFonts w:cs="Times New Roman" w:hint="eastAsia"/>
                <w:sz w:val="20"/>
                <w:szCs w:val="20"/>
              </w:rPr>
              <w:t>수</w:t>
            </w:r>
            <w:r w:rsidR="00594980" w:rsidRPr="0049307C">
              <w:rPr>
                <w:rFonts w:cs="Times New Roman" w:hint="eastAsia"/>
                <w:sz w:val="20"/>
                <w:szCs w:val="20"/>
              </w:rPr>
              <w:t xml:space="preserve"> </w:t>
            </w:r>
            <w:r w:rsidR="00594980" w:rsidRPr="0049307C">
              <w:rPr>
                <w:rFonts w:cs="Times New Roman" w:hint="eastAsia"/>
                <w:sz w:val="20"/>
                <w:szCs w:val="20"/>
              </w:rPr>
              <w:t>있</w:t>
            </w:r>
            <w:r w:rsidR="00AF7165" w:rsidRPr="0049307C">
              <w:rPr>
                <w:rFonts w:cs="Times New Roman" w:hint="eastAsia"/>
                <w:sz w:val="20"/>
                <w:szCs w:val="20"/>
              </w:rPr>
              <w:t>을</w:t>
            </w:r>
            <w:r w:rsidR="00AF7165" w:rsidRPr="0049307C">
              <w:rPr>
                <w:rFonts w:cs="Times New Roman" w:hint="eastAsia"/>
                <w:sz w:val="20"/>
                <w:szCs w:val="20"/>
              </w:rPr>
              <w:t xml:space="preserve"> </w:t>
            </w:r>
            <w:r w:rsidR="00AF7165" w:rsidRPr="0049307C">
              <w:rPr>
                <w:rFonts w:cs="Times New Roman" w:hint="eastAsia"/>
                <w:sz w:val="20"/>
                <w:szCs w:val="20"/>
              </w:rPr>
              <w:t>것으로</w:t>
            </w:r>
            <w:r w:rsidR="00594980" w:rsidRPr="0049307C">
              <w:rPr>
                <w:rFonts w:cs="Times New Roman" w:hint="eastAsia"/>
                <w:sz w:val="20"/>
                <w:szCs w:val="20"/>
              </w:rPr>
              <w:t xml:space="preserve"> </w:t>
            </w:r>
            <w:r w:rsidR="00594980" w:rsidRPr="0049307C">
              <w:rPr>
                <w:rFonts w:cs="Times New Roman" w:hint="eastAsia"/>
                <w:sz w:val="20"/>
                <w:szCs w:val="20"/>
              </w:rPr>
              <w:t>보임</w:t>
            </w:r>
            <w:r w:rsidR="00594980" w:rsidRPr="0049307C">
              <w:rPr>
                <w:rFonts w:cs="Times New Roman" w:hint="eastAsia"/>
                <w:sz w:val="20"/>
                <w:szCs w:val="20"/>
              </w:rPr>
              <w:t xml:space="preserve">. </w:t>
            </w:r>
          </w:p>
        </w:tc>
        <w:tc>
          <w:tcPr>
            <w:tcW w:w="27" w:type="pct"/>
            <w:tcBorders>
              <w:top w:val="nil"/>
              <w:bottom w:val="nil"/>
            </w:tcBorders>
          </w:tcPr>
          <w:p w14:paraId="548F3A98"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15C7C5B8" w14:textId="77777777" w:rsidR="004E04A7" w:rsidRPr="009A2958"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8974FE" w:rsidRPr="009A2958" w14:paraId="6898D785" w14:textId="77777777" w:rsidTr="00061A1F">
        <w:trPr>
          <w:trHeight w:val="1077"/>
        </w:trPr>
        <w:tc>
          <w:tcPr>
            <w:tcW w:w="619" w:type="pct"/>
          </w:tcPr>
          <w:p w14:paraId="7EA959F0" w14:textId="7B1A49C6" w:rsidR="008974FE" w:rsidRDefault="008974FE" w:rsidP="0049307C">
            <w:pPr>
              <w:widowControl/>
              <w:spacing w:before="40" w:after="120" w:line="276" w:lineRule="auto"/>
              <w:jc w:val="center"/>
              <w:outlineLvl w:val="0"/>
              <w:rPr>
                <w:rFonts w:cs="Times New Roman"/>
                <w:b/>
                <w:color w:val="404040" w:themeColor="text1" w:themeTint="BF"/>
                <w:kern w:val="0"/>
                <w:sz w:val="20"/>
                <w:szCs w:val="20"/>
              </w:rPr>
            </w:pPr>
            <w:bookmarkStart w:id="196" w:name="_Toc108480449"/>
            <w:bookmarkStart w:id="197" w:name="_Toc108513005"/>
            <w:r>
              <w:rPr>
                <w:rFonts w:cs="Times New Roman" w:hint="eastAsia"/>
                <w:b/>
                <w:color w:val="404040" w:themeColor="text1" w:themeTint="BF"/>
                <w:kern w:val="0"/>
                <w:sz w:val="20"/>
                <w:szCs w:val="20"/>
              </w:rPr>
              <w:t>Social</w:t>
            </w:r>
            <w:r w:rsidR="0049307C">
              <w:rPr>
                <w:rFonts w:cs="Times New Roman"/>
                <w:b/>
                <w:color w:val="404040" w:themeColor="text1" w:themeTint="BF"/>
                <w:kern w:val="0"/>
                <w:sz w:val="20"/>
                <w:szCs w:val="20"/>
              </w:rPr>
              <w:br/>
            </w:r>
            <w:r>
              <w:rPr>
                <w:rFonts w:cs="Times New Roman" w:hint="eastAsia"/>
                <w:b/>
                <w:color w:val="404040" w:themeColor="text1" w:themeTint="BF"/>
                <w:kern w:val="0"/>
                <w:sz w:val="20"/>
                <w:szCs w:val="20"/>
              </w:rPr>
              <w:t>(</w:t>
            </w:r>
            <w:r>
              <w:rPr>
                <w:rFonts w:cs="Times New Roman" w:hint="eastAsia"/>
                <w:b/>
                <w:color w:val="404040" w:themeColor="text1" w:themeTint="BF"/>
                <w:kern w:val="0"/>
                <w:sz w:val="20"/>
                <w:szCs w:val="20"/>
              </w:rPr>
              <w:t>사회</w:t>
            </w:r>
            <w:r>
              <w:rPr>
                <w:rFonts w:cs="Times New Roman" w:hint="eastAsia"/>
                <w:b/>
                <w:color w:val="404040" w:themeColor="text1" w:themeTint="BF"/>
                <w:kern w:val="0"/>
                <w:sz w:val="20"/>
                <w:szCs w:val="20"/>
              </w:rPr>
              <w:t>)</w:t>
            </w:r>
            <w:bookmarkEnd w:id="196"/>
            <w:bookmarkEnd w:id="197"/>
          </w:p>
        </w:tc>
        <w:tc>
          <w:tcPr>
            <w:tcW w:w="26" w:type="pct"/>
            <w:tcBorders>
              <w:top w:val="nil"/>
              <w:bottom w:val="nil"/>
            </w:tcBorders>
          </w:tcPr>
          <w:p w14:paraId="41EC384F" w14:textId="77777777" w:rsidR="008974FE" w:rsidRPr="009A2958" w:rsidRDefault="008974FE" w:rsidP="004E04A7">
            <w:pPr>
              <w:widowControl/>
              <w:spacing w:before="40" w:after="120" w:line="276" w:lineRule="auto"/>
              <w:rPr>
                <w:rFonts w:cs="Times New Roman"/>
                <w:b/>
                <w:sz w:val="20"/>
                <w:szCs w:val="20"/>
              </w:rPr>
            </w:pPr>
          </w:p>
        </w:tc>
        <w:tc>
          <w:tcPr>
            <w:tcW w:w="1804" w:type="pct"/>
          </w:tcPr>
          <w:p w14:paraId="61246FC4" w14:textId="77777777" w:rsidR="00767266" w:rsidRDefault="00767266" w:rsidP="00767266">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속한</w:t>
            </w:r>
            <w:r>
              <w:rPr>
                <w:rFonts w:cs="Times New Roman" w:hint="eastAsia"/>
                <w:sz w:val="20"/>
                <w:szCs w:val="20"/>
              </w:rPr>
              <w:t xml:space="preserve"> </w:t>
            </w:r>
            <w:r>
              <w:rPr>
                <w:rFonts w:cs="Times New Roman" w:hint="eastAsia"/>
                <w:sz w:val="20"/>
                <w:szCs w:val="20"/>
              </w:rPr>
              <w:t>사업이</w:t>
            </w:r>
            <w:r>
              <w:rPr>
                <w:rFonts w:cs="Times New Roman" w:hint="eastAsia"/>
                <w:sz w:val="20"/>
                <w:szCs w:val="20"/>
              </w:rPr>
              <w:t xml:space="preserve"> </w:t>
            </w:r>
            <w:r>
              <w:rPr>
                <w:rFonts w:cs="Times New Roman" w:hint="eastAsia"/>
                <w:sz w:val="20"/>
                <w:szCs w:val="20"/>
              </w:rPr>
              <w:t>사회적</w:t>
            </w:r>
            <w:r>
              <w:rPr>
                <w:rFonts w:cs="Times New Roman" w:hint="eastAsia"/>
                <w:sz w:val="20"/>
                <w:szCs w:val="20"/>
              </w:rPr>
              <w:t xml:space="preserve"> </w:t>
            </w:r>
            <w:r>
              <w:rPr>
                <w:rFonts w:cs="Times New Roman" w:hint="eastAsia"/>
                <w:sz w:val="20"/>
                <w:szCs w:val="20"/>
              </w:rPr>
              <w:t>주목도가</w:t>
            </w:r>
            <w:r>
              <w:rPr>
                <w:rFonts w:cs="Times New Roman" w:hint="eastAsia"/>
                <w:sz w:val="20"/>
                <w:szCs w:val="20"/>
              </w:rPr>
              <w:t xml:space="preserve"> </w:t>
            </w:r>
            <w:r>
              <w:rPr>
                <w:rFonts w:cs="Times New Roman" w:hint="eastAsia"/>
                <w:sz w:val="20"/>
                <w:szCs w:val="20"/>
              </w:rPr>
              <w:t>높았던</w:t>
            </w:r>
            <w:r>
              <w:rPr>
                <w:rFonts w:cs="Times New Roman" w:hint="eastAsia"/>
                <w:sz w:val="20"/>
                <w:szCs w:val="20"/>
              </w:rPr>
              <w:t xml:space="preserve"> </w:t>
            </w:r>
            <w:r>
              <w:rPr>
                <w:rFonts w:cs="Times New Roman" w:hint="eastAsia"/>
                <w:sz w:val="20"/>
                <w:szCs w:val="20"/>
              </w:rPr>
              <w:t>만큼</w:t>
            </w:r>
            <w:r>
              <w:rPr>
                <w:rFonts w:cs="Times New Roman" w:hint="eastAsia"/>
                <w:sz w:val="20"/>
                <w:szCs w:val="20"/>
              </w:rPr>
              <w:t>,</w:t>
            </w:r>
            <w:r>
              <w:rPr>
                <w:rFonts w:cs="Times New Roman"/>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기업의</w:t>
            </w:r>
            <w:r>
              <w:rPr>
                <w:rFonts w:cs="Times New Roman" w:hint="eastAsia"/>
                <w:sz w:val="20"/>
                <w:szCs w:val="20"/>
              </w:rPr>
              <w:t xml:space="preserve"> </w:t>
            </w:r>
            <w:r>
              <w:rPr>
                <w:rFonts w:cs="Times New Roman" w:hint="eastAsia"/>
                <w:sz w:val="20"/>
                <w:szCs w:val="20"/>
              </w:rPr>
              <w:t>사회에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책임에</w:t>
            </w:r>
            <w:r>
              <w:rPr>
                <w:rFonts w:cs="Times New Roman" w:hint="eastAsia"/>
                <w:sz w:val="20"/>
                <w:szCs w:val="20"/>
              </w:rPr>
              <w:t xml:space="preserve"> </w:t>
            </w:r>
            <w:r>
              <w:rPr>
                <w:rFonts w:cs="Times New Roman" w:hint="eastAsia"/>
                <w:sz w:val="20"/>
                <w:szCs w:val="20"/>
              </w:rPr>
              <w:t>상당한</w:t>
            </w:r>
            <w:r>
              <w:rPr>
                <w:rFonts w:cs="Times New Roman" w:hint="eastAsia"/>
                <w:sz w:val="20"/>
                <w:szCs w:val="20"/>
              </w:rPr>
              <w:t xml:space="preserve"> </w:t>
            </w:r>
            <w:r>
              <w:rPr>
                <w:rFonts w:cs="Times New Roman" w:hint="eastAsia"/>
                <w:sz w:val="20"/>
                <w:szCs w:val="20"/>
              </w:rPr>
              <w:t>관심을</w:t>
            </w:r>
            <w:r>
              <w:rPr>
                <w:rFonts w:cs="Times New Roman" w:hint="eastAsia"/>
                <w:sz w:val="20"/>
                <w:szCs w:val="20"/>
              </w:rPr>
              <w:t xml:space="preserve"> </w:t>
            </w:r>
            <w:r>
              <w:rPr>
                <w:rFonts w:cs="Times New Roman" w:hint="eastAsia"/>
                <w:sz w:val="20"/>
                <w:szCs w:val="20"/>
              </w:rPr>
              <w:t>기울이고</w:t>
            </w:r>
            <w:r>
              <w:rPr>
                <w:rFonts w:cs="Times New Roman" w:hint="eastAsia"/>
                <w:sz w:val="20"/>
                <w:szCs w:val="20"/>
              </w:rPr>
              <w:t xml:space="preserve">, </w:t>
            </w:r>
            <w:r>
              <w:rPr>
                <w:rFonts w:cs="Times New Roman" w:hint="eastAsia"/>
                <w:sz w:val="20"/>
                <w:szCs w:val="20"/>
              </w:rPr>
              <w:t>이를</w:t>
            </w:r>
            <w:r>
              <w:rPr>
                <w:rFonts w:cs="Times New Roman" w:hint="eastAsia"/>
                <w:sz w:val="20"/>
                <w:szCs w:val="20"/>
              </w:rPr>
              <w:t xml:space="preserve"> </w:t>
            </w:r>
            <w:r>
              <w:rPr>
                <w:rFonts w:cs="Times New Roman" w:hint="eastAsia"/>
                <w:sz w:val="20"/>
                <w:szCs w:val="20"/>
              </w:rPr>
              <w:t>위해</w:t>
            </w:r>
            <w:r>
              <w:rPr>
                <w:rFonts w:cs="Times New Roman" w:hint="eastAsia"/>
                <w:sz w:val="20"/>
                <w:szCs w:val="20"/>
              </w:rPr>
              <w:t xml:space="preserve"> </w:t>
            </w:r>
            <w:r>
              <w:rPr>
                <w:rFonts w:cs="Times New Roman" w:hint="eastAsia"/>
                <w:sz w:val="20"/>
                <w:szCs w:val="20"/>
              </w:rPr>
              <w:t>다양한</w:t>
            </w:r>
            <w:r>
              <w:rPr>
                <w:rFonts w:cs="Times New Roman" w:hint="eastAsia"/>
                <w:sz w:val="20"/>
                <w:szCs w:val="20"/>
              </w:rPr>
              <w:t xml:space="preserve"> </w:t>
            </w:r>
            <w:r>
              <w:rPr>
                <w:rFonts w:cs="Times New Roman" w:hint="eastAsia"/>
                <w:sz w:val="20"/>
                <w:szCs w:val="20"/>
              </w:rPr>
              <w:t>활동을</w:t>
            </w:r>
            <w:r>
              <w:rPr>
                <w:rFonts w:cs="Times New Roman" w:hint="eastAsia"/>
                <w:sz w:val="20"/>
                <w:szCs w:val="20"/>
              </w:rPr>
              <w:t xml:space="preserve"> </w:t>
            </w:r>
            <w:r>
              <w:rPr>
                <w:rFonts w:cs="Times New Roman" w:hint="eastAsia"/>
                <w:sz w:val="20"/>
                <w:szCs w:val="20"/>
              </w:rPr>
              <w:t>영위해</w:t>
            </w:r>
            <w:r>
              <w:rPr>
                <w:rFonts w:cs="Times New Roman" w:hint="eastAsia"/>
                <w:sz w:val="20"/>
                <w:szCs w:val="20"/>
              </w:rPr>
              <w:t xml:space="preserve"> </w:t>
            </w:r>
            <w:r>
              <w:rPr>
                <w:rFonts w:cs="Times New Roman" w:hint="eastAsia"/>
                <w:sz w:val="20"/>
                <w:szCs w:val="20"/>
              </w:rPr>
              <w:t>왔음</w:t>
            </w:r>
            <w:r>
              <w:rPr>
                <w:rFonts w:cs="Times New Roman" w:hint="eastAsia"/>
                <w:sz w:val="20"/>
                <w:szCs w:val="20"/>
              </w:rPr>
              <w:t>.</w:t>
            </w:r>
            <w:r>
              <w:rPr>
                <w:rFonts w:cs="Times New Roman"/>
                <w:sz w:val="20"/>
                <w:szCs w:val="20"/>
              </w:rPr>
              <w:t xml:space="preserve"> </w:t>
            </w:r>
            <w:r>
              <w:rPr>
                <w:rFonts w:cs="Times New Roman" w:hint="eastAsia"/>
                <w:sz w:val="20"/>
                <w:szCs w:val="20"/>
              </w:rPr>
              <w:t>관련하여</w:t>
            </w:r>
            <w:r>
              <w:rPr>
                <w:rFonts w:cs="Times New Roman" w:hint="eastAsia"/>
                <w:sz w:val="20"/>
                <w:szCs w:val="20"/>
              </w:rPr>
              <w:t xml:space="preserve"> </w:t>
            </w:r>
            <w:r>
              <w:rPr>
                <w:rFonts w:cs="Times New Roman"/>
                <w:sz w:val="20"/>
                <w:szCs w:val="20"/>
              </w:rPr>
              <w:t>‘</w:t>
            </w:r>
            <w:r>
              <w:rPr>
                <w:rFonts w:cs="Times New Roman" w:hint="eastAsia"/>
                <w:sz w:val="20"/>
                <w:szCs w:val="20"/>
              </w:rPr>
              <w:t>카카오모빌리티</w:t>
            </w:r>
            <w:r>
              <w:rPr>
                <w:rFonts w:cs="Times New Roman" w:hint="eastAsia"/>
                <w:sz w:val="20"/>
                <w:szCs w:val="20"/>
              </w:rPr>
              <w:t xml:space="preserve"> </w:t>
            </w:r>
            <w:r>
              <w:rPr>
                <w:rFonts w:cs="Times New Roman" w:hint="eastAsia"/>
                <w:sz w:val="20"/>
                <w:szCs w:val="20"/>
              </w:rPr>
              <w:t>윤리규정</w:t>
            </w:r>
            <w:r>
              <w:rPr>
                <w:rFonts w:cs="Times New Roman"/>
                <w:sz w:val="20"/>
                <w:szCs w:val="20"/>
              </w:rPr>
              <w:t>’</w:t>
            </w:r>
            <w:r>
              <w:rPr>
                <w:rFonts w:cs="Times New Roman" w:hint="eastAsia"/>
                <w:sz w:val="20"/>
                <w:szCs w:val="20"/>
              </w:rPr>
              <w:t>은</w:t>
            </w:r>
            <w:r>
              <w:rPr>
                <w:rFonts w:cs="Times New Roman" w:hint="eastAsia"/>
                <w:sz w:val="20"/>
                <w:szCs w:val="20"/>
              </w:rPr>
              <w:t xml:space="preserve"> </w:t>
            </w:r>
            <w:r>
              <w:rPr>
                <w:rFonts w:cs="Times New Roman" w:hint="eastAsia"/>
                <w:sz w:val="20"/>
                <w:szCs w:val="20"/>
              </w:rPr>
              <w:t>다음에</w:t>
            </w:r>
            <w:r>
              <w:rPr>
                <w:rFonts w:cs="Times New Roman" w:hint="eastAsia"/>
                <w:sz w:val="20"/>
                <w:szCs w:val="20"/>
              </w:rPr>
              <w:t xml:space="preserve"> </w:t>
            </w:r>
            <w:r>
              <w:rPr>
                <w:rFonts w:cs="Times New Roman" w:hint="eastAsia"/>
                <w:sz w:val="20"/>
                <w:szCs w:val="20"/>
              </w:rPr>
              <w:t>관한</w:t>
            </w:r>
            <w:r>
              <w:rPr>
                <w:rFonts w:cs="Times New Roman" w:hint="eastAsia"/>
                <w:sz w:val="20"/>
                <w:szCs w:val="20"/>
              </w:rPr>
              <w:t xml:space="preserve"> </w:t>
            </w:r>
            <w:r>
              <w:rPr>
                <w:rFonts w:cs="Times New Roman" w:hint="eastAsia"/>
                <w:sz w:val="20"/>
                <w:szCs w:val="20"/>
              </w:rPr>
              <w:t>상세한</w:t>
            </w:r>
            <w:r>
              <w:rPr>
                <w:rFonts w:cs="Times New Roman" w:hint="eastAsia"/>
                <w:sz w:val="20"/>
                <w:szCs w:val="20"/>
              </w:rPr>
              <w:t xml:space="preserve"> </w:t>
            </w:r>
            <w:r>
              <w:rPr>
                <w:rFonts w:cs="Times New Roman" w:hint="eastAsia"/>
                <w:sz w:val="20"/>
                <w:szCs w:val="20"/>
              </w:rPr>
              <w:t>규정을</w:t>
            </w:r>
            <w:r>
              <w:rPr>
                <w:rFonts w:cs="Times New Roman" w:hint="eastAsia"/>
                <w:sz w:val="20"/>
                <w:szCs w:val="20"/>
              </w:rPr>
              <w:t xml:space="preserve"> </w:t>
            </w:r>
            <w:r>
              <w:rPr>
                <w:rFonts w:cs="Times New Roman" w:hint="eastAsia"/>
                <w:sz w:val="20"/>
                <w:szCs w:val="20"/>
              </w:rPr>
              <w:t>두고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0955F09B" w14:textId="01A88103" w:rsidR="00767266" w:rsidRDefault="00767266" w:rsidP="00767266">
            <w:pPr>
              <w:pStyle w:val="a8"/>
              <w:widowControl/>
              <w:numPr>
                <w:ilvl w:val="0"/>
                <w:numId w:val="3"/>
              </w:numPr>
              <w:spacing w:before="40" w:after="120" w:line="276" w:lineRule="auto"/>
              <w:rPr>
                <w:rFonts w:cs="Times New Roman"/>
                <w:sz w:val="20"/>
                <w:szCs w:val="20"/>
              </w:rPr>
            </w:pPr>
            <w:r>
              <w:rPr>
                <w:rFonts w:cs="Times New Roman" w:hint="eastAsia"/>
                <w:sz w:val="20"/>
                <w:szCs w:val="20"/>
              </w:rPr>
              <w:t>직장내</w:t>
            </w:r>
            <w:r>
              <w:rPr>
                <w:rFonts w:cs="Times New Roman" w:hint="eastAsia"/>
                <w:sz w:val="20"/>
                <w:szCs w:val="20"/>
              </w:rPr>
              <w:t xml:space="preserve"> </w:t>
            </w:r>
            <w:r>
              <w:rPr>
                <w:rFonts w:cs="Times New Roman" w:hint="eastAsia"/>
                <w:sz w:val="20"/>
                <w:szCs w:val="20"/>
              </w:rPr>
              <w:t>괴롭힘</w:t>
            </w:r>
            <w:r>
              <w:rPr>
                <w:rFonts w:cs="Times New Roman" w:hint="eastAsia"/>
                <w:sz w:val="20"/>
                <w:szCs w:val="20"/>
              </w:rPr>
              <w:t>,</w:t>
            </w:r>
            <w:r>
              <w:rPr>
                <w:rFonts w:cs="Times New Roman"/>
                <w:sz w:val="20"/>
                <w:szCs w:val="20"/>
              </w:rPr>
              <w:t xml:space="preserve"> </w:t>
            </w:r>
            <w:r>
              <w:rPr>
                <w:rFonts w:cs="Times New Roman" w:hint="eastAsia"/>
                <w:sz w:val="20"/>
                <w:szCs w:val="20"/>
              </w:rPr>
              <w:t>언어적</w:t>
            </w:r>
            <w:r>
              <w:rPr>
                <w:rFonts w:cs="Times New Roman" w:hint="eastAsia"/>
                <w:sz w:val="20"/>
                <w:szCs w:val="20"/>
              </w:rPr>
              <w:t xml:space="preserve"> </w:t>
            </w:r>
            <w:r>
              <w:rPr>
                <w:rFonts w:cs="Times New Roman" w:hint="eastAsia"/>
                <w:sz w:val="20"/>
                <w:szCs w:val="20"/>
              </w:rPr>
              <w:t>폭력</w:t>
            </w:r>
            <w:r>
              <w:rPr>
                <w:rFonts w:cs="Times New Roman" w:hint="eastAsia"/>
                <w:sz w:val="20"/>
                <w:szCs w:val="20"/>
              </w:rPr>
              <w:t xml:space="preserve"> </w:t>
            </w:r>
            <w:r>
              <w:rPr>
                <w:rFonts w:cs="Times New Roman" w:hint="eastAsia"/>
                <w:sz w:val="20"/>
                <w:szCs w:val="20"/>
              </w:rPr>
              <w:t>등</w:t>
            </w:r>
            <w:r>
              <w:rPr>
                <w:rFonts w:cs="Times New Roman" w:hint="eastAsia"/>
                <w:sz w:val="20"/>
                <w:szCs w:val="20"/>
              </w:rPr>
              <w:t xml:space="preserve"> </w:t>
            </w:r>
            <w:r>
              <w:rPr>
                <w:rFonts w:cs="Times New Roman" w:hint="eastAsia"/>
                <w:sz w:val="20"/>
                <w:szCs w:val="20"/>
              </w:rPr>
              <w:t>금지</w:t>
            </w:r>
          </w:p>
          <w:p w14:paraId="3333EA55" w14:textId="77777777" w:rsidR="00767266" w:rsidRDefault="00767266" w:rsidP="00767266">
            <w:pPr>
              <w:pStyle w:val="a8"/>
              <w:widowControl/>
              <w:numPr>
                <w:ilvl w:val="0"/>
                <w:numId w:val="3"/>
              </w:numPr>
              <w:spacing w:before="40" w:after="120" w:line="276" w:lineRule="auto"/>
              <w:rPr>
                <w:rFonts w:cs="Times New Roman"/>
                <w:sz w:val="20"/>
                <w:szCs w:val="20"/>
              </w:rPr>
            </w:pPr>
            <w:r>
              <w:rPr>
                <w:rFonts w:cs="Times New Roman" w:hint="eastAsia"/>
                <w:sz w:val="20"/>
                <w:szCs w:val="20"/>
              </w:rPr>
              <w:t>금품</w:t>
            </w:r>
            <w:r>
              <w:rPr>
                <w:rFonts w:cs="Times New Roman" w:hint="eastAsia"/>
                <w:sz w:val="20"/>
                <w:szCs w:val="20"/>
              </w:rPr>
              <w:t>,</w:t>
            </w:r>
            <w:r>
              <w:rPr>
                <w:rFonts w:cs="Times New Roman"/>
                <w:sz w:val="20"/>
                <w:szCs w:val="20"/>
              </w:rPr>
              <w:t xml:space="preserve"> </w:t>
            </w:r>
            <w:r>
              <w:rPr>
                <w:rFonts w:cs="Times New Roman" w:hint="eastAsia"/>
                <w:sz w:val="20"/>
                <w:szCs w:val="20"/>
              </w:rPr>
              <w:t>향응</w:t>
            </w:r>
            <w:r>
              <w:rPr>
                <w:rFonts w:cs="Times New Roman" w:hint="eastAsia"/>
                <w:sz w:val="20"/>
                <w:szCs w:val="20"/>
              </w:rPr>
              <w:t xml:space="preserve">, </w:t>
            </w:r>
            <w:r>
              <w:rPr>
                <w:rFonts w:cs="Times New Roman" w:hint="eastAsia"/>
                <w:sz w:val="20"/>
                <w:szCs w:val="20"/>
              </w:rPr>
              <w:t>접대</w:t>
            </w:r>
            <w:r>
              <w:rPr>
                <w:rFonts w:cs="Times New Roman" w:hint="eastAsia"/>
                <w:sz w:val="20"/>
                <w:szCs w:val="20"/>
              </w:rPr>
              <w:t xml:space="preserve"> </w:t>
            </w:r>
            <w:r>
              <w:rPr>
                <w:rFonts w:cs="Times New Roman" w:hint="eastAsia"/>
                <w:sz w:val="20"/>
                <w:szCs w:val="20"/>
              </w:rPr>
              <w:t>등</w:t>
            </w:r>
            <w:r>
              <w:rPr>
                <w:rFonts w:cs="Times New Roman" w:hint="eastAsia"/>
                <w:sz w:val="20"/>
                <w:szCs w:val="20"/>
              </w:rPr>
              <w:t xml:space="preserve"> </w:t>
            </w:r>
            <w:r>
              <w:rPr>
                <w:rFonts w:cs="Times New Roman" w:hint="eastAsia"/>
                <w:sz w:val="20"/>
                <w:szCs w:val="20"/>
              </w:rPr>
              <w:t>금지</w:t>
            </w:r>
          </w:p>
          <w:p w14:paraId="14DFF172" w14:textId="77777777" w:rsidR="00767266" w:rsidRDefault="00767266" w:rsidP="00767266">
            <w:pPr>
              <w:pStyle w:val="a8"/>
              <w:widowControl/>
              <w:numPr>
                <w:ilvl w:val="0"/>
                <w:numId w:val="3"/>
              </w:numPr>
              <w:spacing w:before="40" w:after="120" w:line="276" w:lineRule="auto"/>
              <w:rPr>
                <w:rFonts w:cs="Times New Roman"/>
                <w:sz w:val="20"/>
                <w:szCs w:val="20"/>
              </w:rPr>
            </w:pPr>
            <w:r>
              <w:rPr>
                <w:rFonts w:cs="Times New Roman" w:hint="eastAsia"/>
                <w:sz w:val="20"/>
                <w:szCs w:val="20"/>
              </w:rPr>
              <w:t>인종</w:t>
            </w:r>
            <w:r>
              <w:rPr>
                <w:rFonts w:cs="Times New Roman" w:hint="eastAsia"/>
                <w:sz w:val="20"/>
                <w:szCs w:val="20"/>
              </w:rPr>
              <w:t>,</w:t>
            </w:r>
            <w:r>
              <w:rPr>
                <w:rFonts w:cs="Times New Roman"/>
                <w:sz w:val="20"/>
                <w:szCs w:val="20"/>
              </w:rPr>
              <w:t xml:space="preserve"> </w:t>
            </w:r>
            <w:r>
              <w:rPr>
                <w:rFonts w:cs="Times New Roman" w:hint="eastAsia"/>
                <w:sz w:val="20"/>
                <w:szCs w:val="20"/>
              </w:rPr>
              <w:t>성</w:t>
            </w:r>
            <w:r>
              <w:rPr>
                <w:rFonts w:cs="Times New Roman" w:hint="eastAsia"/>
                <w:sz w:val="20"/>
                <w:szCs w:val="20"/>
              </w:rPr>
              <w:t>,</w:t>
            </w:r>
            <w:r>
              <w:rPr>
                <w:rFonts w:cs="Times New Roman"/>
                <w:sz w:val="20"/>
                <w:szCs w:val="20"/>
              </w:rPr>
              <w:t xml:space="preserve"> </w:t>
            </w:r>
            <w:r>
              <w:rPr>
                <w:rFonts w:cs="Times New Roman" w:hint="eastAsia"/>
                <w:sz w:val="20"/>
                <w:szCs w:val="20"/>
              </w:rPr>
              <w:t>종교</w:t>
            </w:r>
            <w:r>
              <w:rPr>
                <w:rFonts w:cs="Times New Roman" w:hint="eastAsia"/>
                <w:sz w:val="20"/>
                <w:szCs w:val="20"/>
              </w:rPr>
              <w:t>,</w:t>
            </w:r>
            <w:r>
              <w:rPr>
                <w:rFonts w:cs="Times New Roman"/>
                <w:sz w:val="20"/>
                <w:szCs w:val="20"/>
              </w:rPr>
              <w:t xml:space="preserve"> </w:t>
            </w:r>
            <w:r>
              <w:rPr>
                <w:rFonts w:cs="Times New Roman" w:hint="eastAsia"/>
                <w:sz w:val="20"/>
                <w:szCs w:val="20"/>
              </w:rPr>
              <w:t>장애</w:t>
            </w:r>
            <w:r>
              <w:rPr>
                <w:rFonts w:cs="Times New Roman" w:hint="eastAsia"/>
                <w:sz w:val="20"/>
                <w:szCs w:val="20"/>
              </w:rPr>
              <w:t xml:space="preserve"> </w:t>
            </w:r>
            <w:r>
              <w:rPr>
                <w:rFonts w:cs="Times New Roman" w:hint="eastAsia"/>
                <w:sz w:val="20"/>
                <w:szCs w:val="20"/>
              </w:rPr>
              <w:t>등</w:t>
            </w:r>
            <w:r>
              <w:rPr>
                <w:rFonts w:cs="Times New Roman" w:hint="eastAsia"/>
                <w:sz w:val="20"/>
                <w:szCs w:val="20"/>
              </w:rPr>
              <w:t xml:space="preserve"> </w:t>
            </w:r>
            <w:r>
              <w:rPr>
                <w:rFonts w:cs="Times New Roman" w:hint="eastAsia"/>
                <w:sz w:val="20"/>
                <w:szCs w:val="20"/>
              </w:rPr>
              <w:t>차별</w:t>
            </w:r>
            <w:r>
              <w:rPr>
                <w:rFonts w:cs="Times New Roman" w:hint="eastAsia"/>
                <w:sz w:val="20"/>
                <w:szCs w:val="20"/>
              </w:rPr>
              <w:t xml:space="preserve"> </w:t>
            </w:r>
            <w:r>
              <w:rPr>
                <w:rFonts w:cs="Times New Roman" w:hint="eastAsia"/>
                <w:sz w:val="20"/>
                <w:szCs w:val="20"/>
              </w:rPr>
              <w:t>금지</w:t>
            </w:r>
          </w:p>
          <w:p w14:paraId="198301B2" w14:textId="77777777" w:rsidR="00767266" w:rsidRDefault="00F211B7" w:rsidP="00767266">
            <w:pPr>
              <w:pStyle w:val="a8"/>
              <w:widowControl/>
              <w:numPr>
                <w:ilvl w:val="0"/>
                <w:numId w:val="3"/>
              </w:numPr>
              <w:spacing w:before="40" w:after="120" w:line="276" w:lineRule="auto"/>
              <w:rPr>
                <w:rFonts w:cs="Times New Roman"/>
                <w:sz w:val="20"/>
                <w:szCs w:val="20"/>
              </w:rPr>
            </w:pPr>
            <w:r>
              <w:rPr>
                <w:rFonts w:cs="Times New Roman" w:hint="eastAsia"/>
                <w:sz w:val="20"/>
                <w:szCs w:val="20"/>
              </w:rPr>
              <w:lastRenderedPageBreak/>
              <w:t>기업의</w:t>
            </w:r>
            <w:r>
              <w:rPr>
                <w:rFonts w:cs="Times New Roman" w:hint="eastAsia"/>
                <w:sz w:val="20"/>
                <w:szCs w:val="20"/>
              </w:rPr>
              <w:t xml:space="preserve"> </w:t>
            </w:r>
            <w:r>
              <w:rPr>
                <w:rFonts w:cs="Times New Roman" w:hint="eastAsia"/>
                <w:sz w:val="20"/>
                <w:szCs w:val="20"/>
              </w:rPr>
              <w:t>사회에</w:t>
            </w:r>
            <w:r>
              <w:rPr>
                <w:rFonts w:cs="Times New Roman" w:hint="eastAsia"/>
                <w:sz w:val="20"/>
                <w:szCs w:val="20"/>
              </w:rPr>
              <w:t xml:space="preserve"> </w:t>
            </w:r>
            <w:r>
              <w:rPr>
                <w:rFonts w:cs="Times New Roman" w:hint="eastAsia"/>
                <w:sz w:val="20"/>
                <w:szCs w:val="20"/>
              </w:rPr>
              <w:t>대한</w:t>
            </w:r>
            <w:r>
              <w:rPr>
                <w:rFonts w:cs="Times New Roman" w:hint="eastAsia"/>
                <w:sz w:val="20"/>
                <w:szCs w:val="20"/>
              </w:rPr>
              <w:t xml:space="preserve"> </w:t>
            </w:r>
            <w:r>
              <w:rPr>
                <w:rFonts w:cs="Times New Roman" w:hint="eastAsia"/>
                <w:sz w:val="20"/>
                <w:szCs w:val="20"/>
              </w:rPr>
              <w:t>책임</w:t>
            </w:r>
          </w:p>
          <w:p w14:paraId="6DE5EC67" w14:textId="2D9826AB" w:rsidR="00F211B7" w:rsidRDefault="007C0ED7" w:rsidP="00F211B7">
            <w:pPr>
              <w:pStyle w:val="a8"/>
              <w:widowControl/>
              <w:numPr>
                <w:ilvl w:val="0"/>
                <w:numId w:val="2"/>
              </w:numPr>
              <w:spacing w:before="40" w:after="120" w:line="276" w:lineRule="auto"/>
              <w:rPr>
                <w:rFonts w:cs="Times New Roman"/>
                <w:sz w:val="20"/>
                <w:szCs w:val="20"/>
              </w:rPr>
            </w:pPr>
            <w:r>
              <w:rPr>
                <w:rFonts w:cs="Times New Roman" w:hint="eastAsia"/>
                <w:sz w:val="20"/>
                <w:szCs w:val="20"/>
              </w:rPr>
              <w:t>또한</w:t>
            </w:r>
            <w:r>
              <w:rPr>
                <w:rFonts w:cs="Times New Roman" w:hint="eastAsia"/>
                <w:sz w:val="20"/>
                <w:szCs w:val="20"/>
              </w:rPr>
              <w:t>,</w:t>
            </w:r>
            <w:r>
              <w:rPr>
                <w:rFonts w:cs="Times New Roman"/>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수행하고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사회활동으로</w:t>
            </w:r>
            <w:r>
              <w:rPr>
                <w:rFonts w:cs="Times New Roman" w:hint="eastAsia"/>
                <w:sz w:val="20"/>
                <w:szCs w:val="20"/>
              </w:rPr>
              <w:t xml:space="preserve"> </w:t>
            </w:r>
            <w:r>
              <w:rPr>
                <w:rFonts w:cs="Times New Roman" w:hint="eastAsia"/>
                <w:sz w:val="20"/>
                <w:szCs w:val="20"/>
              </w:rPr>
              <w:t>다음과</w:t>
            </w:r>
            <w:r>
              <w:rPr>
                <w:rFonts w:cs="Times New Roman" w:hint="eastAsia"/>
                <w:sz w:val="20"/>
                <w:szCs w:val="20"/>
              </w:rPr>
              <w:t xml:space="preserve"> </w:t>
            </w:r>
            <w:r>
              <w:rPr>
                <w:rFonts w:cs="Times New Roman" w:hint="eastAsia"/>
                <w:sz w:val="20"/>
                <w:szCs w:val="20"/>
              </w:rPr>
              <w:t>같은</w:t>
            </w:r>
            <w:r>
              <w:rPr>
                <w:rFonts w:cs="Times New Roman" w:hint="eastAsia"/>
                <w:sz w:val="20"/>
                <w:szCs w:val="20"/>
              </w:rPr>
              <w:t xml:space="preserve"> </w:t>
            </w:r>
            <w:r>
              <w:rPr>
                <w:rFonts w:cs="Times New Roman" w:hint="eastAsia"/>
                <w:sz w:val="20"/>
                <w:szCs w:val="20"/>
              </w:rPr>
              <w:t>활동들이</w:t>
            </w:r>
            <w:r>
              <w:rPr>
                <w:rFonts w:cs="Times New Roman" w:hint="eastAsia"/>
                <w:sz w:val="20"/>
                <w:szCs w:val="20"/>
              </w:rPr>
              <w:t xml:space="preserve"> </w:t>
            </w:r>
            <w:r>
              <w:rPr>
                <w:rFonts w:cs="Times New Roman" w:hint="eastAsia"/>
                <w:sz w:val="20"/>
                <w:szCs w:val="20"/>
              </w:rPr>
              <w:t>확인되었음</w:t>
            </w:r>
            <w:r>
              <w:rPr>
                <w:rFonts w:cs="Times New Roman" w:hint="eastAsia"/>
                <w:sz w:val="20"/>
                <w:szCs w:val="20"/>
              </w:rPr>
              <w:t>.</w:t>
            </w:r>
          </w:p>
          <w:p w14:paraId="09C6956C" w14:textId="77777777" w:rsidR="007C0ED7" w:rsidRDefault="007C0ED7" w:rsidP="007C0ED7">
            <w:pPr>
              <w:pStyle w:val="a8"/>
              <w:widowControl/>
              <w:numPr>
                <w:ilvl w:val="0"/>
                <w:numId w:val="3"/>
              </w:numPr>
              <w:spacing w:before="40" w:after="120" w:line="276" w:lineRule="auto"/>
              <w:rPr>
                <w:rFonts w:cs="Times New Roman"/>
                <w:sz w:val="20"/>
                <w:szCs w:val="20"/>
              </w:rPr>
            </w:pPr>
            <w:r w:rsidRPr="006B2886">
              <w:rPr>
                <w:rFonts w:cs="Times New Roman" w:hint="eastAsia"/>
                <w:sz w:val="20"/>
                <w:szCs w:val="20"/>
                <w:u w:val="single"/>
              </w:rPr>
              <w:t>사회공헌활동</w:t>
            </w:r>
            <w:r>
              <w:rPr>
                <w:rFonts w:cs="Times New Roman" w:hint="eastAsia"/>
                <w:sz w:val="20"/>
                <w:szCs w:val="20"/>
              </w:rPr>
              <w:t>:</w:t>
            </w:r>
            <w:r>
              <w:rPr>
                <w:rFonts w:cs="Times New Roman"/>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T</w:t>
            </w:r>
            <w:r>
              <w:rPr>
                <w:rFonts w:cs="Times New Roman"/>
                <w:sz w:val="20"/>
                <w:szCs w:val="20"/>
              </w:rPr>
              <w:t xml:space="preserve"> </w:t>
            </w:r>
            <w:r>
              <w:rPr>
                <w:rFonts w:cs="Times New Roman" w:hint="eastAsia"/>
                <w:sz w:val="20"/>
                <w:szCs w:val="20"/>
              </w:rPr>
              <w:t>택시</w:t>
            </w:r>
            <w:r>
              <w:rPr>
                <w:rFonts w:cs="Times New Roman" w:hint="eastAsia"/>
                <w:sz w:val="20"/>
                <w:szCs w:val="20"/>
              </w:rPr>
              <w:t xml:space="preserve"> </w:t>
            </w:r>
            <w:r>
              <w:rPr>
                <w:rFonts w:cs="Times New Roman" w:hint="eastAsia"/>
                <w:sz w:val="20"/>
                <w:szCs w:val="20"/>
              </w:rPr>
              <w:t>기사를</w:t>
            </w:r>
            <w:r>
              <w:rPr>
                <w:rFonts w:cs="Times New Roman" w:hint="eastAsia"/>
                <w:sz w:val="20"/>
                <w:szCs w:val="20"/>
              </w:rPr>
              <w:t xml:space="preserve"> </w:t>
            </w:r>
            <w:r>
              <w:rPr>
                <w:rFonts w:cs="Times New Roman" w:hint="eastAsia"/>
                <w:sz w:val="20"/>
                <w:szCs w:val="20"/>
              </w:rPr>
              <w:t>대상으로</w:t>
            </w:r>
            <w:r>
              <w:rPr>
                <w:rFonts w:cs="Times New Roman" w:hint="eastAsia"/>
                <w:sz w:val="20"/>
                <w:szCs w:val="20"/>
              </w:rPr>
              <w:t xml:space="preserve"> </w:t>
            </w:r>
            <w:r>
              <w:rPr>
                <w:rFonts w:cs="Times New Roman" w:hint="eastAsia"/>
                <w:sz w:val="20"/>
                <w:szCs w:val="20"/>
              </w:rPr>
              <w:t>하는</w:t>
            </w:r>
            <w:r>
              <w:rPr>
                <w:rFonts w:cs="Times New Roman" w:hint="eastAsia"/>
                <w:sz w:val="20"/>
                <w:szCs w:val="20"/>
              </w:rPr>
              <w:t xml:space="preserve"> </w:t>
            </w:r>
            <w:r>
              <w:rPr>
                <w:rFonts w:cs="Times New Roman"/>
                <w:sz w:val="20"/>
                <w:szCs w:val="20"/>
              </w:rPr>
              <w:t>“</w:t>
            </w:r>
            <w:r>
              <w:rPr>
                <w:rFonts w:cs="Times New Roman" w:hint="eastAsia"/>
                <w:sz w:val="20"/>
                <w:szCs w:val="20"/>
              </w:rPr>
              <w:t>동보</w:t>
            </w:r>
            <w:r>
              <w:rPr>
                <w:rFonts w:cs="Times New Roman" w:hint="eastAsia"/>
                <w:sz w:val="20"/>
                <w:szCs w:val="20"/>
              </w:rPr>
              <w:t xml:space="preserve"> </w:t>
            </w:r>
            <w:r>
              <w:rPr>
                <w:rFonts w:cs="Times New Roman" w:hint="eastAsia"/>
                <w:sz w:val="20"/>
                <w:szCs w:val="20"/>
              </w:rPr>
              <w:t>메시지</w:t>
            </w:r>
            <w:r>
              <w:rPr>
                <w:rFonts w:cs="Times New Roman" w:hint="eastAsia"/>
                <w:sz w:val="20"/>
                <w:szCs w:val="20"/>
              </w:rPr>
              <w:t xml:space="preserve"> </w:t>
            </w:r>
            <w:r>
              <w:rPr>
                <w:rFonts w:cs="Times New Roman" w:hint="eastAsia"/>
                <w:sz w:val="20"/>
                <w:szCs w:val="20"/>
              </w:rPr>
              <w:t>발송</w:t>
            </w:r>
            <w:r>
              <w:rPr>
                <w:rFonts w:cs="Times New Roman" w:hint="eastAsia"/>
                <w:sz w:val="20"/>
                <w:szCs w:val="20"/>
              </w:rPr>
              <w:t xml:space="preserve"> </w:t>
            </w:r>
            <w:r>
              <w:rPr>
                <w:rFonts w:cs="Times New Roman" w:hint="eastAsia"/>
                <w:sz w:val="20"/>
                <w:szCs w:val="20"/>
              </w:rPr>
              <w:t>시스템</w:t>
            </w:r>
            <w:r>
              <w:rPr>
                <w:rFonts w:cs="Times New Roman"/>
                <w:sz w:val="20"/>
                <w:szCs w:val="20"/>
              </w:rPr>
              <w:t>”</w:t>
            </w:r>
            <w:r>
              <w:rPr>
                <w:rFonts w:cs="Times New Roman" w:hint="eastAsia"/>
                <w:sz w:val="20"/>
                <w:szCs w:val="20"/>
              </w:rPr>
              <w:t>을</w:t>
            </w:r>
            <w:r>
              <w:rPr>
                <w:rFonts w:cs="Times New Roman" w:hint="eastAsia"/>
                <w:sz w:val="20"/>
                <w:szCs w:val="20"/>
              </w:rPr>
              <w:t xml:space="preserve"> </w:t>
            </w:r>
            <w:r>
              <w:rPr>
                <w:rFonts w:cs="Times New Roman" w:hint="eastAsia"/>
                <w:sz w:val="20"/>
                <w:szCs w:val="20"/>
              </w:rPr>
              <w:t>도입하여</w:t>
            </w:r>
            <w:r>
              <w:rPr>
                <w:rFonts w:cs="Times New Roman" w:hint="eastAsia"/>
                <w:sz w:val="20"/>
                <w:szCs w:val="20"/>
              </w:rPr>
              <w:t xml:space="preserve"> </w:t>
            </w:r>
            <w:r>
              <w:rPr>
                <w:rFonts w:cs="Times New Roman" w:hint="eastAsia"/>
                <w:sz w:val="20"/>
                <w:szCs w:val="20"/>
              </w:rPr>
              <w:t>실종</w:t>
            </w:r>
            <w:r>
              <w:rPr>
                <w:rFonts w:cs="Times New Roman" w:hint="eastAsia"/>
                <w:sz w:val="20"/>
                <w:szCs w:val="20"/>
              </w:rPr>
              <w:t xml:space="preserve"> </w:t>
            </w:r>
            <w:r>
              <w:rPr>
                <w:rFonts w:cs="Times New Roman" w:hint="eastAsia"/>
                <w:sz w:val="20"/>
                <w:szCs w:val="20"/>
              </w:rPr>
              <w:t>신고가</w:t>
            </w:r>
            <w:r>
              <w:rPr>
                <w:rFonts w:cs="Times New Roman" w:hint="eastAsia"/>
                <w:sz w:val="20"/>
                <w:szCs w:val="20"/>
              </w:rPr>
              <w:t xml:space="preserve"> </w:t>
            </w:r>
            <w:r>
              <w:rPr>
                <w:rFonts w:cs="Times New Roman" w:hint="eastAsia"/>
                <w:sz w:val="20"/>
                <w:szCs w:val="20"/>
              </w:rPr>
              <w:t>접수된</w:t>
            </w:r>
            <w:r>
              <w:rPr>
                <w:rFonts w:cs="Times New Roman" w:hint="eastAsia"/>
                <w:sz w:val="20"/>
                <w:szCs w:val="20"/>
              </w:rPr>
              <w:t xml:space="preserve"> </w:t>
            </w:r>
            <w:r>
              <w:rPr>
                <w:rFonts w:cs="Times New Roman" w:hint="eastAsia"/>
                <w:sz w:val="20"/>
                <w:szCs w:val="20"/>
              </w:rPr>
              <w:t>노인</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아동</w:t>
            </w:r>
            <w:r>
              <w:rPr>
                <w:rFonts w:cs="Times New Roman" w:hint="eastAsia"/>
                <w:sz w:val="20"/>
                <w:szCs w:val="20"/>
              </w:rPr>
              <w:t xml:space="preserve"> </w:t>
            </w:r>
            <w:r>
              <w:rPr>
                <w:rFonts w:cs="Times New Roman" w:hint="eastAsia"/>
                <w:sz w:val="20"/>
                <w:szCs w:val="20"/>
              </w:rPr>
              <w:t>구조</w:t>
            </w:r>
            <w:r>
              <w:rPr>
                <w:rFonts w:cs="Times New Roman" w:hint="eastAsia"/>
                <w:sz w:val="20"/>
                <w:szCs w:val="20"/>
              </w:rPr>
              <w:t xml:space="preserve">, </w:t>
            </w:r>
            <w:r>
              <w:rPr>
                <w:rFonts w:cs="Times New Roman" w:hint="eastAsia"/>
                <w:sz w:val="20"/>
                <w:szCs w:val="20"/>
              </w:rPr>
              <w:t>범죄자의</w:t>
            </w:r>
            <w:r>
              <w:rPr>
                <w:rFonts w:cs="Times New Roman" w:hint="eastAsia"/>
                <w:sz w:val="20"/>
                <w:szCs w:val="20"/>
              </w:rPr>
              <w:t xml:space="preserve"> </w:t>
            </w:r>
            <w:r>
              <w:rPr>
                <w:rFonts w:cs="Times New Roman" w:hint="eastAsia"/>
                <w:sz w:val="20"/>
                <w:szCs w:val="20"/>
              </w:rPr>
              <w:t>검거에</w:t>
            </w:r>
            <w:r>
              <w:rPr>
                <w:rFonts w:cs="Times New Roman" w:hint="eastAsia"/>
                <w:sz w:val="20"/>
                <w:szCs w:val="20"/>
              </w:rPr>
              <w:t xml:space="preserve"> </w:t>
            </w:r>
            <w:r>
              <w:rPr>
                <w:rFonts w:cs="Times New Roman" w:hint="eastAsia"/>
                <w:sz w:val="20"/>
                <w:szCs w:val="20"/>
              </w:rPr>
              <w:t>협조하고</w:t>
            </w:r>
            <w:r>
              <w:rPr>
                <w:rFonts w:cs="Times New Roman" w:hint="eastAsia"/>
                <w:sz w:val="20"/>
                <w:szCs w:val="20"/>
              </w:rPr>
              <w:t xml:space="preserve"> </w:t>
            </w:r>
            <w:r>
              <w:rPr>
                <w:rFonts w:cs="Times New Roman" w:hint="eastAsia"/>
                <w:sz w:val="20"/>
                <w:szCs w:val="20"/>
              </w:rPr>
              <w:t>있으며</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hint="eastAsia"/>
                <w:sz w:val="20"/>
                <w:szCs w:val="20"/>
              </w:rPr>
              <w:t>내비</w:t>
            </w:r>
            <w:r>
              <w:rPr>
                <w:rFonts w:cs="Times New Roman" w:hint="eastAsia"/>
                <w:sz w:val="20"/>
                <w:szCs w:val="20"/>
              </w:rPr>
              <w:t xml:space="preserve"> </w:t>
            </w:r>
            <w:r>
              <w:rPr>
                <w:rFonts w:cs="Times New Roman" w:hint="eastAsia"/>
                <w:sz w:val="20"/>
                <w:szCs w:val="20"/>
              </w:rPr>
              <w:t>이용자들에</w:t>
            </w:r>
            <w:r>
              <w:rPr>
                <w:rFonts w:cs="Times New Roman" w:hint="eastAsia"/>
                <w:sz w:val="20"/>
                <w:szCs w:val="20"/>
              </w:rPr>
              <w:t xml:space="preserve"> </w:t>
            </w:r>
            <w:r>
              <w:rPr>
                <w:rFonts w:cs="Times New Roman" w:hint="eastAsia"/>
                <w:sz w:val="20"/>
                <w:szCs w:val="20"/>
              </w:rPr>
              <w:t>대하여</w:t>
            </w:r>
            <w:r>
              <w:rPr>
                <w:rFonts w:cs="Times New Roman" w:hint="eastAsia"/>
                <w:sz w:val="20"/>
                <w:szCs w:val="20"/>
              </w:rPr>
              <w:t xml:space="preserve"> </w:t>
            </w:r>
            <w:r>
              <w:rPr>
                <w:rFonts w:cs="Times New Roman"/>
                <w:sz w:val="20"/>
                <w:szCs w:val="20"/>
              </w:rPr>
              <w:t xml:space="preserve">119 </w:t>
            </w:r>
            <w:r>
              <w:rPr>
                <w:rFonts w:cs="Times New Roman" w:hint="eastAsia"/>
                <w:sz w:val="20"/>
                <w:szCs w:val="20"/>
              </w:rPr>
              <w:t>차량의</w:t>
            </w:r>
            <w:r>
              <w:rPr>
                <w:rFonts w:cs="Times New Roman" w:hint="eastAsia"/>
                <w:sz w:val="20"/>
                <w:szCs w:val="20"/>
              </w:rPr>
              <w:t xml:space="preserve"> </w:t>
            </w:r>
            <w:r>
              <w:rPr>
                <w:rFonts w:cs="Times New Roman" w:hint="eastAsia"/>
                <w:sz w:val="20"/>
                <w:szCs w:val="20"/>
              </w:rPr>
              <w:t>접근을</w:t>
            </w:r>
            <w:r>
              <w:rPr>
                <w:rFonts w:cs="Times New Roman" w:hint="eastAsia"/>
                <w:sz w:val="20"/>
                <w:szCs w:val="20"/>
              </w:rPr>
              <w:t xml:space="preserve"> </w:t>
            </w:r>
            <w:r>
              <w:rPr>
                <w:rFonts w:cs="Times New Roman" w:hint="eastAsia"/>
                <w:sz w:val="20"/>
                <w:szCs w:val="20"/>
              </w:rPr>
              <w:t>알려주는</w:t>
            </w:r>
            <w:r>
              <w:rPr>
                <w:rFonts w:cs="Times New Roman" w:hint="eastAsia"/>
                <w:sz w:val="20"/>
                <w:szCs w:val="20"/>
              </w:rPr>
              <w:t xml:space="preserve"> </w:t>
            </w:r>
            <w:r>
              <w:rPr>
                <w:rFonts w:cs="Times New Roman" w:hint="eastAsia"/>
                <w:sz w:val="20"/>
                <w:szCs w:val="20"/>
              </w:rPr>
              <w:t>기능을</w:t>
            </w:r>
            <w:r>
              <w:rPr>
                <w:rFonts w:cs="Times New Roman" w:hint="eastAsia"/>
                <w:sz w:val="20"/>
                <w:szCs w:val="20"/>
              </w:rPr>
              <w:t xml:space="preserve"> </w:t>
            </w:r>
            <w:r>
              <w:rPr>
                <w:rFonts w:cs="Times New Roman" w:hint="eastAsia"/>
                <w:sz w:val="20"/>
                <w:szCs w:val="20"/>
              </w:rPr>
              <w:t>지원하여</w:t>
            </w:r>
            <w:r>
              <w:rPr>
                <w:rFonts w:cs="Times New Roman" w:hint="eastAsia"/>
                <w:sz w:val="20"/>
                <w:szCs w:val="20"/>
              </w:rPr>
              <w:t xml:space="preserve"> </w:t>
            </w:r>
            <w:r>
              <w:rPr>
                <w:rFonts w:cs="Times New Roman" w:hint="eastAsia"/>
                <w:sz w:val="20"/>
                <w:szCs w:val="20"/>
              </w:rPr>
              <w:t>고속도로</w:t>
            </w:r>
            <w:r>
              <w:rPr>
                <w:rFonts w:cs="Times New Roman" w:hint="eastAsia"/>
                <w:sz w:val="20"/>
                <w:szCs w:val="20"/>
              </w:rPr>
              <w:t xml:space="preserve"> </w:t>
            </w:r>
            <w:r>
              <w:rPr>
                <w:rFonts w:cs="Times New Roman" w:hint="eastAsia"/>
                <w:sz w:val="20"/>
                <w:szCs w:val="20"/>
              </w:rPr>
              <w:t>응급차량</w:t>
            </w:r>
            <w:r>
              <w:rPr>
                <w:rFonts w:cs="Times New Roman" w:hint="eastAsia"/>
                <w:sz w:val="20"/>
                <w:szCs w:val="20"/>
              </w:rPr>
              <w:t xml:space="preserve"> </w:t>
            </w:r>
            <w:r>
              <w:rPr>
                <w:rFonts w:cs="Times New Roman" w:hint="eastAsia"/>
                <w:sz w:val="20"/>
                <w:szCs w:val="20"/>
              </w:rPr>
              <w:t>출동을</w:t>
            </w:r>
            <w:r>
              <w:rPr>
                <w:rFonts w:cs="Times New Roman" w:hint="eastAsia"/>
                <w:sz w:val="20"/>
                <w:szCs w:val="20"/>
              </w:rPr>
              <w:t xml:space="preserve"> </w:t>
            </w:r>
            <w:r>
              <w:rPr>
                <w:rFonts w:cs="Times New Roman" w:hint="eastAsia"/>
                <w:sz w:val="20"/>
                <w:szCs w:val="20"/>
              </w:rPr>
              <w:t>지원하고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등</w:t>
            </w:r>
            <w:r>
              <w:rPr>
                <w:rFonts w:cs="Times New Roman" w:hint="eastAsia"/>
                <w:sz w:val="20"/>
                <w:szCs w:val="20"/>
              </w:rPr>
              <w:t xml:space="preserve"> </w:t>
            </w:r>
            <w:r>
              <w:rPr>
                <w:rFonts w:cs="Times New Roman" w:hint="eastAsia"/>
                <w:sz w:val="20"/>
                <w:szCs w:val="20"/>
              </w:rPr>
              <w:t>다양한</w:t>
            </w:r>
            <w:r>
              <w:rPr>
                <w:rFonts w:cs="Times New Roman" w:hint="eastAsia"/>
                <w:sz w:val="20"/>
                <w:szCs w:val="20"/>
              </w:rPr>
              <w:t xml:space="preserve"> </w:t>
            </w:r>
            <w:r>
              <w:rPr>
                <w:rFonts w:cs="Times New Roman" w:hint="eastAsia"/>
                <w:sz w:val="20"/>
                <w:szCs w:val="20"/>
              </w:rPr>
              <w:t>사회공헌활동을</w:t>
            </w:r>
            <w:r>
              <w:rPr>
                <w:rFonts w:cs="Times New Roman" w:hint="eastAsia"/>
                <w:sz w:val="20"/>
                <w:szCs w:val="20"/>
              </w:rPr>
              <w:t xml:space="preserve"> </w:t>
            </w:r>
            <w:r>
              <w:rPr>
                <w:rFonts w:cs="Times New Roman" w:hint="eastAsia"/>
                <w:sz w:val="20"/>
                <w:szCs w:val="20"/>
              </w:rPr>
              <w:t>진행</w:t>
            </w:r>
            <w:r>
              <w:rPr>
                <w:rFonts w:cs="Times New Roman" w:hint="eastAsia"/>
                <w:sz w:val="20"/>
                <w:szCs w:val="20"/>
              </w:rPr>
              <w:t xml:space="preserve"> </w:t>
            </w:r>
            <w:r>
              <w:rPr>
                <w:rFonts w:cs="Times New Roman" w:hint="eastAsia"/>
                <w:sz w:val="20"/>
                <w:szCs w:val="20"/>
              </w:rPr>
              <w:t>중임</w:t>
            </w:r>
          </w:p>
          <w:p w14:paraId="225F0CB4" w14:textId="77777777" w:rsidR="007C0ED7" w:rsidRDefault="007C0ED7" w:rsidP="007C0ED7">
            <w:pPr>
              <w:pStyle w:val="a8"/>
              <w:widowControl/>
              <w:numPr>
                <w:ilvl w:val="0"/>
                <w:numId w:val="3"/>
              </w:numPr>
              <w:spacing w:before="40" w:after="120" w:line="276" w:lineRule="auto"/>
              <w:rPr>
                <w:rFonts w:cs="Times New Roman"/>
                <w:sz w:val="20"/>
                <w:szCs w:val="20"/>
              </w:rPr>
            </w:pPr>
            <w:r w:rsidRPr="006B2886">
              <w:rPr>
                <w:rFonts w:cs="Times New Roman" w:hint="eastAsia"/>
                <w:sz w:val="20"/>
                <w:szCs w:val="20"/>
                <w:u w:val="single"/>
              </w:rPr>
              <w:t>소수자</w:t>
            </w:r>
            <w:r w:rsidRPr="006B2886">
              <w:rPr>
                <w:rFonts w:cs="Times New Roman" w:hint="eastAsia"/>
                <w:sz w:val="20"/>
                <w:szCs w:val="20"/>
                <w:u w:val="single"/>
              </w:rPr>
              <w:t xml:space="preserve"> </w:t>
            </w:r>
            <w:r w:rsidRPr="006B2886">
              <w:rPr>
                <w:rFonts w:cs="Times New Roman" w:hint="eastAsia"/>
                <w:sz w:val="20"/>
                <w:szCs w:val="20"/>
                <w:u w:val="single"/>
              </w:rPr>
              <w:t>보호</w:t>
            </w:r>
            <w:r>
              <w:rPr>
                <w:rFonts w:cs="Times New Roman" w:hint="eastAsia"/>
                <w:sz w:val="20"/>
                <w:szCs w:val="20"/>
              </w:rPr>
              <w:t>:</w:t>
            </w:r>
            <w:r>
              <w:rPr>
                <w:rFonts w:cs="Times New Roman"/>
                <w:sz w:val="20"/>
                <w:szCs w:val="20"/>
              </w:rPr>
              <w:t xml:space="preserve"> </w:t>
            </w:r>
            <w:r>
              <w:rPr>
                <w:rFonts w:cs="Times New Roman" w:hint="eastAsia"/>
                <w:sz w:val="20"/>
                <w:szCs w:val="20"/>
              </w:rPr>
              <w:t>청각장애인</w:t>
            </w:r>
            <w:r>
              <w:rPr>
                <w:rFonts w:cs="Times New Roman" w:hint="eastAsia"/>
                <w:sz w:val="20"/>
                <w:szCs w:val="20"/>
              </w:rPr>
              <w:t xml:space="preserve"> </w:t>
            </w:r>
            <w:r>
              <w:rPr>
                <w:rFonts w:cs="Times New Roman" w:hint="eastAsia"/>
                <w:sz w:val="20"/>
                <w:szCs w:val="20"/>
              </w:rPr>
              <w:t>기사가</w:t>
            </w:r>
            <w:r>
              <w:rPr>
                <w:rFonts w:cs="Times New Roman" w:hint="eastAsia"/>
                <w:sz w:val="20"/>
                <w:szCs w:val="20"/>
              </w:rPr>
              <w:t xml:space="preserve"> </w:t>
            </w:r>
            <w:r>
              <w:rPr>
                <w:rFonts w:cs="Times New Roman" w:hint="eastAsia"/>
                <w:sz w:val="20"/>
                <w:szCs w:val="20"/>
              </w:rPr>
              <w:t>운영하는</w:t>
            </w:r>
            <w:r>
              <w:rPr>
                <w:rFonts w:cs="Times New Roman" w:hint="eastAsia"/>
                <w:sz w:val="20"/>
                <w:szCs w:val="20"/>
              </w:rPr>
              <w:t xml:space="preserve"> </w:t>
            </w:r>
            <w:r>
              <w:rPr>
                <w:rFonts w:cs="Times New Roman"/>
                <w:sz w:val="20"/>
                <w:szCs w:val="20"/>
              </w:rPr>
              <w:t>“</w:t>
            </w:r>
            <w:r>
              <w:rPr>
                <w:rFonts w:cs="Times New Roman" w:hint="eastAsia"/>
                <w:sz w:val="20"/>
                <w:szCs w:val="20"/>
              </w:rPr>
              <w:t>고요한</w:t>
            </w:r>
            <w:r>
              <w:rPr>
                <w:rFonts w:cs="Times New Roman" w:hint="eastAsia"/>
                <w:sz w:val="20"/>
                <w:szCs w:val="20"/>
              </w:rPr>
              <w:t xml:space="preserve"> </w:t>
            </w:r>
            <w:r>
              <w:rPr>
                <w:rFonts w:cs="Times New Roman" w:hint="eastAsia"/>
                <w:sz w:val="20"/>
                <w:szCs w:val="20"/>
              </w:rPr>
              <w:t>택시</w:t>
            </w:r>
            <w:r>
              <w:rPr>
                <w:rFonts w:cs="Times New Roman"/>
                <w:sz w:val="20"/>
                <w:szCs w:val="20"/>
              </w:rPr>
              <w:t>”</w:t>
            </w:r>
            <w:r>
              <w:rPr>
                <w:rFonts w:cs="Times New Roman" w:hint="eastAsia"/>
                <w:sz w:val="20"/>
                <w:szCs w:val="20"/>
              </w:rPr>
              <w:t>와</w:t>
            </w:r>
            <w:r>
              <w:rPr>
                <w:rFonts w:cs="Times New Roman" w:hint="eastAsia"/>
                <w:sz w:val="20"/>
                <w:szCs w:val="20"/>
              </w:rPr>
              <w:t xml:space="preserve"> </w:t>
            </w:r>
            <w:r>
              <w:rPr>
                <w:rFonts w:cs="Times New Roman"/>
                <w:sz w:val="20"/>
                <w:szCs w:val="20"/>
              </w:rPr>
              <w:t>MOU</w:t>
            </w:r>
            <w:r>
              <w:rPr>
                <w:rFonts w:cs="Times New Roman" w:hint="eastAsia"/>
                <w:sz w:val="20"/>
                <w:szCs w:val="20"/>
              </w:rPr>
              <w:t>를</w:t>
            </w:r>
            <w:r>
              <w:rPr>
                <w:rFonts w:cs="Times New Roman" w:hint="eastAsia"/>
                <w:sz w:val="20"/>
                <w:szCs w:val="20"/>
              </w:rPr>
              <w:t xml:space="preserve"> </w:t>
            </w:r>
            <w:r>
              <w:rPr>
                <w:rFonts w:cs="Times New Roman" w:hint="eastAsia"/>
                <w:sz w:val="20"/>
                <w:szCs w:val="20"/>
              </w:rPr>
              <w:t>체결하여</w:t>
            </w:r>
            <w:r>
              <w:rPr>
                <w:rFonts w:cs="Times New Roman" w:hint="eastAsia"/>
                <w:sz w:val="20"/>
                <w:szCs w:val="20"/>
              </w:rPr>
              <w:t xml:space="preserve"> </w:t>
            </w:r>
            <w:r>
              <w:rPr>
                <w:rFonts w:cs="Times New Roman" w:hint="eastAsia"/>
                <w:sz w:val="20"/>
                <w:szCs w:val="20"/>
              </w:rPr>
              <w:t>취업을</w:t>
            </w:r>
            <w:r>
              <w:rPr>
                <w:rFonts w:cs="Times New Roman" w:hint="eastAsia"/>
                <w:sz w:val="20"/>
                <w:szCs w:val="20"/>
              </w:rPr>
              <w:t xml:space="preserve"> </w:t>
            </w:r>
            <w:r>
              <w:rPr>
                <w:rFonts w:cs="Times New Roman" w:hint="eastAsia"/>
                <w:sz w:val="20"/>
                <w:szCs w:val="20"/>
              </w:rPr>
              <w:t>지원함</w:t>
            </w:r>
            <w:r>
              <w:rPr>
                <w:rFonts w:cs="Times New Roman" w:hint="eastAsia"/>
                <w:sz w:val="20"/>
                <w:szCs w:val="20"/>
              </w:rPr>
              <w:t xml:space="preserve">  </w:t>
            </w:r>
          </w:p>
          <w:p w14:paraId="33771F45" w14:textId="77777777" w:rsidR="007C0ED7" w:rsidRDefault="007C0ED7" w:rsidP="007C0ED7">
            <w:pPr>
              <w:pStyle w:val="a8"/>
              <w:widowControl/>
              <w:numPr>
                <w:ilvl w:val="0"/>
                <w:numId w:val="3"/>
              </w:numPr>
              <w:spacing w:before="40" w:after="120" w:line="276" w:lineRule="auto"/>
              <w:rPr>
                <w:rFonts w:cs="Times New Roman"/>
                <w:sz w:val="20"/>
                <w:szCs w:val="20"/>
              </w:rPr>
            </w:pPr>
            <w:r w:rsidRPr="006B2886">
              <w:rPr>
                <w:rFonts w:cs="Times New Roman" w:hint="eastAsia"/>
                <w:sz w:val="20"/>
                <w:szCs w:val="20"/>
                <w:u w:val="single"/>
              </w:rPr>
              <w:t>근로자의</w:t>
            </w:r>
            <w:r w:rsidRPr="006B2886">
              <w:rPr>
                <w:rFonts w:cs="Times New Roman" w:hint="eastAsia"/>
                <w:sz w:val="20"/>
                <w:szCs w:val="20"/>
                <w:u w:val="single"/>
              </w:rPr>
              <w:t xml:space="preserve"> </w:t>
            </w:r>
            <w:r w:rsidRPr="006B2886">
              <w:rPr>
                <w:rFonts w:cs="Times New Roman" w:hint="eastAsia"/>
                <w:sz w:val="20"/>
                <w:szCs w:val="20"/>
                <w:u w:val="single"/>
              </w:rPr>
              <w:t>근무환경개선</w:t>
            </w:r>
            <w:r>
              <w:rPr>
                <w:rFonts w:cs="Times New Roman" w:hint="eastAsia"/>
                <w:sz w:val="20"/>
                <w:szCs w:val="20"/>
              </w:rPr>
              <w:t>:</w:t>
            </w:r>
            <w:r>
              <w:rPr>
                <w:rFonts w:cs="Times New Roman"/>
                <w:sz w:val="20"/>
                <w:szCs w:val="20"/>
              </w:rPr>
              <w:t xml:space="preserve"> </w:t>
            </w:r>
            <w:r>
              <w:rPr>
                <w:rFonts w:cs="Times New Roman" w:hint="eastAsia"/>
                <w:sz w:val="20"/>
                <w:szCs w:val="20"/>
              </w:rPr>
              <w:t>직영택시기사와</w:t>
            </w:r>
            <w:r>
              <w:rPr>
                <w:rFonts w:cs="Times New Roman" w:hint="eastAsia"/>
                <w:sz w:val="20"/>
                <w:szCs w:val="20"/>
              </w:rPr>
              <w:t xml:space="preserve"> </w:t>
            </w:r>
            <w:r>
              <w:rPr>
                <w:rFonts w:cs="Times New Roman" w:hint="eastAsia"/>
                <w:sz w:val="20"/>
                <w:szCs w:val="20"/>
              </w:rPr>
              <w:t>임직원에게</w:t>
            </w:r>
            <w:r>
              <w:rPr>
                <w:rFonts w:cs="Times New Roman" w:hint="eastAsia"/>
                <w:sz w:val="20"/>
                <w:szCs w:val="20"/>
              </w:rPr>
              <w:t xml:space="preserve"> </w:t>
            </w:r>
            <w:r>
              <w:rPr>
                <w:rFonts w:cs="Times New Roman" w:hint="eastAsia"/>
                <w:sz w:val="20"/>
                <w:szCs w:val="20"/>
              </w:rPr>
              <w:t>대출금리</w:t>
            </w:r>
            <w:r>
              <w:rPr>
                <w:rFonts w:cs="Times New Roman" w:hint="eastAsia"/>
                <w:sz w:val="20"/>
                <w:szCs w:val="20"/>
              </w:rPr>
              <w:t xml:space="preserve"> </w:t>
            </w:r>
            <w:r>
              <w:rPr>
                <w:rFonts w:cs="Times New Roman" w:hint="eastAsia"/>
                <w:sz w:val="20"/>
                <w:szCs w:val="20"/>
              </w:rPr>
              <w:t>우대상품</w:t>
            </w:r>
            <w:r>
              <w:rPr>
                <w:rFonts w:cs="Times New Roman" w:hint="eastAsia"/>
                <w:sz w:val="20"/>
                <w:szCs w:val="20"/>
              </w:rPr>
              <w:t xml:space="preserve"> </w:t>
            </w:r>
            <w:r>
              <w:rPr>
                <w:rFonts w:cs="Times New Roman" w:hint="eastAsia"/>
                <w:sz w:val="20"/>
                <w:szCs w:val="20"/>
              </w:rPr>
              <w:t>등</w:t>
            </w:r>
            <w:r>
              <w:rPr>
                <w:rFonts w:cs="Times New Roman" w:hint="eastAsia"/>
                <w:sz w:val="20"/>
                <w:szCs w:val="20"/>
              </w:rPr>
              <w:t xml:space="preserve"> </w:t>
            </w:r>
            <w:r>
              <w:rPr>
                <w:rFonts w:cs="Times New Roman" w:hint="eastAsia"/>
                <w:sz w:val="20"/>
                <w:szCs w:val="20"/>
              </w:rPr>
              <w:t>맞춤형</w:t>
            </w:r>
            <w:r>
              <w:rPr>
                <w:rFonts w:cs="Times New Roman" w:hint="eastAsia"/>
                <w:sz w:val="20"/>
                <w:szCs w:val="20"/>
              </w:rPr>
              <w:t xml:space="preserve"> </w:t>
            </w:r>
            <w:r>
              <w:rPr>
                <w:rFonts w:cs="Times New Roman" w:hint="eastAsia"/>
                <w:sz w:val="20"/>
                <w:szCs w:val="20"/>
              </w:rPr>
              <w:t>금융서비스를</w:t>
            </w:r>
            <w:r>
              <w:rPr>
                <w:rFonts w:cs="Times New Roman" w:hint="eastAsia"/>
                <w:sz w:val="20"/>
                <w:szCs w:val="20"/>
              </w:rPr>
              <w:t xml:space="preserve"> </w:t>
            </w:r>
            <w:r>
              <w:rPr>
                <w:rFonts w:cs="Times New Roman" w:hint="eastAsia"/>
                <w:sz w:val="20"/>
                <w:szCs w:val="20"/>
              </w:rPr>
              <w:t>제공</w:t>
            </w:r>
          </w:p>
          <w:p w14:paraId="7BF777A6" w14:textId="412632B4" w:rsidR="007C0ED7" w:rsidRPr="00911F04" w:rsidRDefault="007C0ED7" w:rsidP="007C0ED7">
            <w:pPr>
              <w:pStyle w:val="a8"/>
              <w:widowControl/>
              <w:numPr>
                <w:ilvl w:val="0"/>
                <w:numId w:val="3"/>
              </w:numPr>
              <w:spacing w:before="40" w:after="120" w:line="276" w:lineRule="auto"/>
              <w:rPr>
                <w:rFonts w:cs="Times New Roman"/>
                <w:sz w:val="20"/>
                <w:szCs w:val="20"/>
              </w:rPr>
            </w:pPr>
            <w:r w:rsidRPr="006B2886">
              <w:rPr>
                <w:rFonts w:cs="Times New Roman" w:hint="eastAsia"/>
                <w:sz w:val="20"/>
                <w:szCs w:val="20"/>
                <w:u w:val="single"/>
              </w:rPr>
              <w:t>개인정보</w:t>
            </w:r>
            <w:r w:rsidRPr="006B2886">
              <w:rPr>
                <w:rFonts w:cs="Times New Roman" w:hint="eastAsia"/>
                <w:sz w:val="20"/>
                <w:szCs w:val="20"/>
                <w:u w:val="single"/>
              </w:rPr>
              <w:t xml:space="preserve"> </w:t>
            </w:r>
            <w:r w:rsidRPr="006B2886">
              <w:rPr>
                <w:rFonts w:cs="Times New Roman" w:hint="eastAsia"/>
                <w:sz w:val="20"/>
                <w:szCs w:val="20"/>
                <w:u w:val="single"/>
              </w:rPr>
              <w:t>보호</w:t>
            </w:r>
            <w:r>
              <w:rPr>
                <w:rFonts w:cs="Times New Roman" w:hint="eastAsia"/>
                <w:sz w:val="20"/>
                <w:szCs w:val="20"/>
              </w:rPr>
              <w:t>:</w:t>
            </w:r>
            <w:r>
              <w:rPr>
                <w:rFonts w:cs="Times New Roman"/>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고객의</w:t>
            </w:r>
            <w:r>
              <w:rPr>
                <w:rFonts w:cs="Times New Roman" w:hint="eastAsia"/>
                <w:sz w:val="20"/>
                <w:szCs w:val="20"/>
              </w:rPr>
              <w:t xml:space="preserve"> </w:t>
            </w:r>
            <w:r>
              <w:rPr>
                <w:rFonts w:cs="Times New Roman" w:hint="eastAsia"/>
                <w:sz w:val="20"/>
                <w:szCs w:val="20"/>
              </w:rPr>
              <w:t>개인정보를</w:t>
            </w:r>
            <w:r>
              <w:rPr>
                <w:rFonts w:cs="Times New Roman" w:hint="eastAsia"/>
                <w:sz w:val="20"/>
                <w:szCs w:val="20"/>
              </w:rPr>
              <w:t xml:space="preserve"> </w:t>
            </w:r>
            <w:r>
              <w:rPr>
                <w:rFonts w:cs="Times New Roman" w:hint="eastAsia"/>
                <w:sz w:val="20"/>
                <w:szCs w:val="20"/>
              </w:rPr>
              <w:t>보호하기</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sidRPr="00086913">
              <w:rPr>
                <w:rFonts w:cs="Times New Roman" w:hint="eastAsia"/>
                <w:sz w:val="20"/>
                <w:szCs w:val="20"/>
              </w:rPr>
              <w:t>정보보호</w:t>
            </w:r>
            <w:r w:rsidRPr="00086913">
              <w:rPr>
                <w:rFonts w:cs="Times New Roman" w:hint="eastAsia"/>
                <w:sz w:val="20"/>
                <w:szCs w:val="20"/>
              </w:rPr>
              <w:t xml:space="preserve"> </w:t>
            </w:r>
            <w:r w:rsidRPr="00086913">
              <w:rPr>
                <w:rFonts w:cs="Times New Roman" w:hint="eastAsia"/>
                <w:sz w:val="20"/>
                <w:szCs w:val="20"/>
              </w:rPr>
              <w:t>관리체계</w:t>
            </w:r>
            <w:r w:rsidRPr="00086913">
              <w:rPr>
                <w:rFonts w:cs="Times New Roman" w:hint="eastAsia"/>
                <w:sz w:val="20"/>
                <w:szCs w:val="20"/>
              </w:rPr>
              <w:t xml:space="preserve"> </w:t>
            </w:r>
            <w:r w:rsidRPr="00086913">
              <w:rPr>
                <w:rFonts w:cs="Times New Roman" w:hint="eastAsia"/>
                <w:sz w:val="20"/>
                <w:szCs w:val="20"/>
              </w:rPr>
              <w:t>인증</w:t>
            </w:r>
            <w:r w:rsidRPr="00086913">
              <w:rPr>
                <w:rFonts w:cs="Times New Roman" w:hint="eastAsia"/>
                <w:sz w:val="20"/>
                <w:szCs w:val="20"/>
              </w:rPr>
              <w:t>(ISMS-P)</w:t>
            </w:r>
            <w:r>
              <w:rPr>
                <w:rFonts w:cs="Times New Roman" w:hint="eastAsia"/>
                <w:sz w:val="20"/>
                <w:szCs w:val="20"/>
              </w:rPr>
              <w:t>을</w:t>
            </w:r>
            <w:r>
              <w:rPr>
                <w:rFonts w:cs="Times New Roman" w:hint="eastAsia"/>
                <w:sz w:val="20"/>
                <w:szCs w:val="20"/>
              </w:rPr>
              <w:t xml:space="preserve"> </w:t>
            </w:r>
            <w:r>
              <w:rPr>
                <w:rFonts w:cs="Times New Roman" w:hint="eastAsia"/>
                <w:sz w:val="20"/>
                <w:szCs w:val="20"/>
              </w:rPr>
              <w:t>취득하였고</w:t>
            </w:r>
            <w:r>
              <w:rPr>
                <w:rFonts w:cs="Times New Roman" w:hint="eastAsia"/>
                <w:sz w:val="20"/>
                <w:szCs w:val="20"/>
              </w:rPr>
              <w:t xml:space="preserve">, </w:t>
            </w:r>
            <w:r>
              <w:rPr>
                <w:rFonts w:cs="Times New Roman" w:hint="eastAsia"/>
                <w:sz w:val="20"/>
                <w:szCs w:val="20"/>
              </w:rPr>
              <w:t>앞서</w:t>
            </w:r>
            <w:r>
              <w:rPr>
                <w:rFonts w:cs="Times New Roman" w:hint="eastAsia"/>
                <w:sz w:val="20"/>
                <w:szCs w:val="20"/>
              </w:rPr>
              <w:t xml:space="preserve"> </w:t>
            </w:r>
            <w:r>
              <w:rPr>
                <w:rFonts w:cs="Times New Roman" w:hint="eastAsia"/>
                <w:sz w:val="20"/>
                <w:szCs w:val="20"/>
              </w:rPr>
              <w:t>본</w:t>
            </w:r>
            <w:r>
              <w:rPr>
                <w:rFonts w:cs="Times New Roman" w:hint="eastAsia"/>
                <w:sz w:val="20"/>
                <w:szCs w:val="20"/>
              </w:rPr>
              <w:t xml:space="preserve"> </w:t>
            </w:r>
            <w:r>
              <w:rPr>
                <w:rFonts w:cs="Times New Roman" w:hint="eastAsia"/>
                <w:sz w:val="20"/>
                <w:szCs w:val="20"/>
              </w:rPr>
              <w:t>일부</w:t>
            </w:r>
            <w:r>
              <w:rPr>
                <w:rFonts w:cs="Times New Roman" w:hint="eastAsia"/>
                <w:sz w:val="20"/>
                <w:szCs w:val="20"/>
              </w:rPr>
              <w:t xml:space="preserve"> </w:t>
            </w:r>
            <w:r>
              <w:rPr>
                <w:rFonts w:cs="Times New Roman" w:hint="eastAsia"/>
                <w:sz w:val="20"/>
                <w:szCs w:val="20"/>
              </w:rPr>
              <w:t>미비점이</w:t>
            </w:r>
            <w:r>
              <w:rPr>
                <w:rFonts w:cs="Times New Roman" w:hint="eastAsia"/>
                <w:sz w:val="20"/>
                <w:szCs w:val="20"/>
              </w:rPr>
              <w:t xml:space="preserve"> </w:t>
            </w:r>
            <w:r>
              <w:rPr>
                <w:rFonts w:cs="Times New Roman" w:hint="eastAsia"/>
                <w:sz w:val="20"/>
                <w:szCs w:val="20"/>
              </w:rPr>
              <w:t>있기는</w:t>
            </w:r>
            <w:r>
              <w:rPr>
                <w:rFonts w:cs="Times New Roman" w:hint="eastAsia"/>
                <w:sz w:val="20"/>
                <w:szCs w:val="20"/>
              </w:rPr>
              <w:t xml:space="preserve"> </w:t>
            </w:r>
            <w:r>
              <w:rPr>
                <w:rFonts w:cs="Times New Roman" w:hint="eastAsia"/>
                <w:sz w:val="20"/>
                <w:szCs w:val="20"/>
              </w:rPr>
              <w:t>하나</w:t>
            </w:r>
            <w:r>
              <w:rPr>
                <w:rFonts w:cs="Times New Roman" w:hint="eastAsia"/>
                <w:sz w:val="20"/>
                <w:szCs w:val="20"/>
              </w:rPr>
              <w:t xml:space="preserve">, </w:t>
            </w:r>
            <w:r w:rsidRPr="00086913">
              <w:rPr>
                <w:rFonts w:cs="Times New Roman"/>
                <w:sz w:val="20"/>
                <w:szCs w:val="20"/>
              </w:rPr>
              <w:t>개인정보보호법상</w:t>
            </w:r>
            <w:r w:rsidRPr="00086913">
              <w:rPr>
                <w:rFonts w:cs="Times New Roman"/>
                <w:sz w:val="20"/>
                <w:szCs w:val="20"/>
              </w:rPr>
              <w:t xml:space="preserve"> </w:t>
            </w:r>
            <w:r w:rsidRPr="00086913">
              <w:rPr>
                <w:rFonts w:cs="Times New Roman"/>
                <w:sz w:val="20"/>
                <w:szCs w:val="20"/>
              </w:rPr>
              <w:t>의무도</w:t>
            </w:r>
            <w:r w:rsidRPr="0035006C">
              <w:rPr>
                <w:rFonts w:cs="Times New Roman"/>
                <w:spacing w:val="-2"/>
                <w:sz w:val="20"/>
                <w:szCs w:val="20"/>
              </w:rPr>
              <w:t xml:space="preserve"> </w:t>
            </w:r>
            <w:r w:rsidRPr="0035006C">
              <w:rPr>
                <w:rFonts w:cs="Times New Roman"/>
                <w:spacing w:val="-2"/>
                <w:sz w:val="20"/>
                <w:szCs w:val="20"/>
              </w:rPr>
              <w:t>대체로</w:t>
            </w:r>
            <w:r w:rsidRPr="0035006C">
              <w:rPr>
                <w:rFonts w:cs="Times New Roman"/>
                <w:spacing w:val="-2"/>
                <w:sz w:val="20"/>
                <w:szCs w:val="20"/>
              </w:rPr>
              <w:t xml:space="preserve"> </w:t>
            </w:r>
            <w:r w:rsidRPr="0035006C">
              <w:rPr>
                <w:rFonts w:cs="Times New Roman"/>
                <w:spacing w:val="-2"/>
                <w:sz w:val="20"/>
                <w:szCs w:val="20"/>
              </w:rPr>
              <w:t>준수하고</w:t>
            </w:r>
            <w:r w:rsidRPr="0035006C">
              <w:rPr>
                <w:rFonts w:cs="Times New Roman"/>
                <w:spacing w:val="-2"/>
                <w:sz w:val="20"/>
                <w:szCs w:val="20"/>
              </w:rPr>
              <w:t xml:space="preserve"> </w:t>
            </w:r>
            <w:r w:rsidRPr="0035006C">
              <w:rPr>
                <w:rFonts w:cs="Times New Roman"/>
                <w:spacing w:val="-2"/>
                <w:sz w:val="20"/>
                <w:szCs w:val="20"/>
              </w:rPr>
              <w:t>있는</w:t>
            </w:r>
            <w:r w:rsidRPr="0035006C">
              <w:rPr>
                <w:rFonts w:cs="Times New Roman"/>
                <w:spacing w:val="-2"/>
                <w:sz w:val="20"/>
                <w:szCs w:val="20"/>
              </w:rPr>
              <w:t xml:space="preserve"> </w:t>
            </w:r>
            <w:r w:rsidRPr="0035006C">
              <w:rPr>
                <w:rFonts w:cs="Times New Roman"/>
                <w:spacing w:val="-2"/>
                <w:sz w:val="20"/>
                <w:szCs w:val="20"/>
              </w:rPr>
              <w:t>것으로</w:t>
            </w:r>
            <w:r w:rsidRPr="0035006C">
              <w:rPr>
                <w:rFonts w:cs="Times New Roman"/>
                <w:spacing w:val="-2"/>
                <w:sz w:val="20"/>
                <w:szCs w:val="20"/>
              </w:rPr>
              <w:t xml:space="preserve"> </w:t>
            </w:r>
            <w:r w:rsidRPr="0035006C">
              <w:rPr>
                <w:rFonts w:cs="Times New Roman"/>
                <w:spacing w:val="-2"/>
                <w:sz w:val="20"/>
                <w:szCs w:val="20"/>
              </w:rPr>
              <w:t>이해됨</w:t>
            </w:r>
            <w:r>
              <w:rPr>
                <w:rFonts w:cs="Times New Roman" w:hint="eastAsia"/>
                <w:spacing w:val="-2"/>
                <w:sz w:val="20"/>
                <w:szCs w:val="20"/>
              </w:rPr>
              <w:t>.</w:t>
            </w:r>
          </w:p>
          <w:p w14:paraId="60453A3A" w14:textId="77777777" w:rsidR="007C0ED7" w:rsidRDefault="007C0ED7" w:rsidP="007C0ED7">
            <w:pPr>
              <w:pStyle w:val="a8"/>
              <w:widowControl/>
              <w:numPr>
                <w:ilvl w:val="0"/>
                <w:numId w:val="3"/>
              </w:numPr>
              <w:spacing w:before="40" w:after="120" w:line="276" w:lineRule="auto"/>
              <w:rPr>
                <w:rFonts w:cs="Times New Roman"/>
                <w:sz w:val="20"/>
                <w:szCs w:val="20"/>
              </w:rPr>
            </w:pPr>
            <w:r>
              <w:rPr>
                <w:rFonts w:cs="Times New Roman" w:hint="eastAsia"/>
                <w:sz w:val="20"/>
                <w:szCs w:val="20"/>
                <w:u w:val="single"/>
              </w:rPr>
              <w:t>상생자문위원회</w:t>
            </w:r>
            <w:r>
              <w:rPr>
                <w:rFonts w:cs="Times New Roman" w:hint="eastAsia"/>
                <w:sz w:val="20"/>
                <w:szCs w:val="20"/>
                <w:u w:val="single"/>
              </w:rPr>
              <w:t xml:space="preserve"> </w:t>
            </w:r>
            <w:r>
              <w:rPr>
                <w:rFonts w:cs="Times New Roman" w:hint="eastAsia"/>
                <w:sz w:val="20"/>
                <w:szCs w:val="20"/>
                <w:u w:val="single"/>
              </w:rPr>
              <w:t>및</w:t>
            </w:r>
            <w:r>
              <w:rPr>
                <w:rFonts w:cs="Times New Roman" w:hint="eastAsia"/>
                <w:sz w:val="20"/>
                <w:szCs w:val="20"/>
                <w:u w:val="single"/>
              </w:rPr>
              <w:t xml:space="preserve"> </w:t>
            </w:r>
            <w:r>
              <w:rPr>
                <w:rFonts w:cs="Times New Roman" w:hint="eastAsia"/>
                <w:sz w:val="20"/>
                <w:szCs w:val="20"/>
                <w:u w:val="single"/>
              </w:rPr>
              <w:t>모빌리티투명성위원회</w:t>
            </w:r>
            <w:r>
              <w:rPr>
                <w:rFonts w:cs="Times New Roman" w:hint="eastAsia"/>
                <w:sz w:val="20"/>
                <w:szCs w:val="20"/>
                <w:u w:val="single"/>
              </w:rPr>
              <w:t xml:space="preserve"> </w:t>
            </w:r>
            <w:r>
              <w:rPr>
                <w:rFonts w:cs="Times New Roman" w:hint="eastAsia"/>
                <w:sz w:val="20"/>
                <w:szCs w:val="20"/>
                <w:u w:val="single"/>
              </w:rPr>
              <w:t>구성</w:t>
            </w:r>
            <w:r w:rsidRPr="0044765C">
              <w:rPr>
                <w:rFonts w:cs="Times New Roman" w:hint="eastAsia"/>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외부</w:t>
            </w:r>
            <w:r>
              <w:rPr>
                <w:rFonts w:cs="Times New Roman" w:hint="eastAsia"/>
                <w:sz w:val="20"/>
                <w:szCs w:val="20"/>
              </w:rPr>
              <w:t xml:space="preserve"> </w:t>
            </w:r>
            <w:r>
              <w:rPr>
                <w:rFonts w:cs="Times New Roman" w:hint="eastAsia"/>
                <w:sz w:val="20"/>
                <w:szCs w:val="20"/>
              </w:rPr>
              <w:t>전문가로</w:t>
            </w:r>
            <w:r>
              <w:rPr>
                <w:rFonts w:cs="Times New Roman" w:hint="eastAsia"/>
                <w:sz w:val="20"/>
                <w:szCs w:val="20"/>
              </w:rPr>
              <w:t xml:space="preserve"> </w:t>
            </w:r>
            <w:r>
              <w:rPr>
                <w:rFonts w:cs="Times New Roman" w:hint="eastAsia"/>
                <w:sz w:val="20"/>
                <w:szCs w:val="20"/>
              </w:rPr>
              <w:t>구성된</w:t>
            </w:r>
            <w:r>
              <w:rPr>
                <w:rFonts w:cs="Times New Roman" w:hint="eastAsia"/>
                <w:sz w:val="20"/>
                <w:szCs w:val="20"/>
              </w:rPr>
              <w:t xml:space="preserve"> </w:t>
            </w:r>
            <w:r>
              <w:rPr>
                <w:rFonts w:cs="Times New Roman"/>
                <w:sz w:val="20"/>
                <w:szCs w:val="20"/>
              </w:rPr>
              <w:t xml:space="preserve">CEO </w:t>
            </w:r>
            <w:r>
              <w:rPr>
                <w:rFonts w:cs="Times New Roman" w:hint="eastAsia"/>
                <w:sz w:val="20"/>
                <w:szCs w:val="20"/>
              </w:rPr>
              <w:t>직속기구인</w:t>
            </w:r>
            <w:r w:rsidRPr="0044765C">
              <w:rPr>
                <w:rFonts w:cs="Times New Roman" w:hint="eastAsia"/>
                <w:sz w:val="20"/>
                <w:szCs w:val="20"/>
              </w:rPr>
              <w:t xml:space="preserve"> </w:t>
            </w:r>
            <w:r w:rsidRPr="0044765C">
              <w:rPr>
                <w:rFonts w:cs="Times New Roman" w:hint="eastAsia"/>
                <w:sz w:val="20"/>
                <w:szCs w:val="20"/>
              </w:rPr>
              <w:t>상생자문위원회</w:t>
            </w:r>
            <w:r w:rsidRPr="0044765C">
              <w:rPr>
                <w:rFonts w:cs="Times New Roman" w:hint="eastAsia"/>
                <w:sz w:val="20"/>
                <w:szCs w:val="20"/>
              </w:rPr>
              <w:t xml:space="preserve"> </w:t>
            </w:r>
            <w:r w:rsidRPr="0044765C">
              <w:rPr>
                <w:rFonts w:cs="Times New Roman" w:hint="eastAsia"/>
                <w:sz w:val="20"/>
                <w:szCs w:val="20"/>
              </w:rPr>
              <w:t>및</w:t>
            </w:r>
            <w:r w:rsidRPr="0044765C">
              <w:rPr>
                <w:rFonts w:cs="Times New Roman" w:hint="eastAsia"/>
                <w:sz w:val="20"/>
                <w:szCs w:val="20"/>
              </w:rPr>
              <w:t xml:space="preserve"> </w:t>
            </w:r>
            <w:r w:rsidRPr="0044765C">
              <w:rPr>
                <w:rFonts w:cs="Times New Roman" w:hint="eastAsia"/>
                <w:sz w:val="20"/>
                <w:szCs w:val="20"/>
              </w:rPr>
              <w:t>모빌리티투명성위원회</w:t>
            </w:r>
            <w:r>
              <w:rPr>
                <w:rFonts w:cs="Times New Roman" w:hint="eastAsia"/>
                <w:sz w:val="20"/>
                <w:szCs w:val="20"/>
              </w:rPr>
              <w:t>를</w:t>
            </w:r>
            <w:r>
              <w:rPr>
                <w:rFonts w:cs="Times New Roman" w:hint="eastAsia"/>
                <w:sz w:val="20"/>
                <w:szCs w:val="20"/>
              </w:rPr>
              <w:t xml:space="preserve"> </w:t>
            </w:r>
            <w:r>
              <w:rPr>
                <w:rFonts w:cs="Times New Roman" w:hint="eastAsia"/>
                <w:sz w:val="20"/>
                <w:szCs w:val="20"/>
              </w:rPr>
              <w:t>구성하여</w:t>
            </w:r>
            <w:r>
              <w:rPr>
                <w:rFonts w:cs="Times New Roman" w:hint="eastAsia"/>
                <w:sz w:val="20"/>
                <w:szCs w:val="20"/>
              </w:rPr>
              <w:t xml:space="preserve">, </w:t>
            </w: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서비스가</w:t>
            </w:r>
            <w:r>
              <w:rPr>
                <w:rFonts w:cs="Times New Roman" w:hint="eastAsia"/>
                <w:sz w:val="20"/>
                <w:szCs w:val="20"/>
              </w:rPr>
              <w:t xml:space="preserve"> </w:t>
            </w:r>
            <w:r>
              <w:rPr>
                <w:rFonts w:cs="Times New Roman" w:hint="eastAsia"/>
                <w:sz w:val="20"/>
                <w:szCs w:val="20"/>
              </w:rPr>
              <w:t>업계에</w:t>
            </w:r>
            <w:r>
              <w:rPr>
                <w:rFonts w:cs="Times New Roman" w:hint="eastAsia"/>
                <w:sz w:val="20"/>
                <w:szCs w:val="20"/>
              </w:rPr>
              <w:t xml:space="preserve"> </w:t>
            </w:r>
            <w:r>
              <w:rPr>
                <w:rFonts w:cs="Times New Roman" w:hint="eastAsia"/>
                <w:sz w:val="20"/>
                <w:szCs w:val="20"/>
              </w:rPr>
              <w:t>미칠</w:t>
            </w:r>
            <w:r>
              <w:rPr>
                <w:rFonts w:cs="Times New Roman" w:hint="eastAsia"/>
                <w:sz w:val="20"/>
                <w:szCs w:val="20"/>
              </w:rPr>
              <w:t xml:space="preserve"> </w:t>
            </w:r>
            <w:r>
              <w:rPr>
                <w:rFonts w:cs="Times New Roman" w:hint="eastAsia"/>
                <w:sz w:val="20"/>
                <w:szCs w:val="20"/>
              </w:rPr>
              <w:t>영향과</w:t>
            </w:r>
            <w:r>
              <w:rPr>
                <w:rFonts w:cs="Times New Roman" w:hint="eastAsia"/>
                <w:sz w:val="20"/>
                <w:szCs w:val="20"/>
              </w:rPr>
              <w:t xml:space="preserve"> </w:t>
            </w:r>
            <w:r>
              <w:rPr>
                <w:rFonts w:cs="Times New Roman" w:hint="eastAsia"/>
                <w:sz w:val="20"/>
                <w:szCs w:val="20"/>
              </w:rPr>
              <w:t>실효성</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상생방안을</w:t>
            </w:r>
            <w:r>
              <w:rPr>
                <w:rFonts w:cs="Times New Roman" w:hint="eastAsia"/>
                <w:sz w:val="20"/>
                <w:szCs w:val="20"/>
              </w:rPr>
              <w:t xml:space="preserve"> </w:t>
            </w:r>
            <w:r>
              <w:rPr>
                <w:rFonts w:cs="Times New Roman" w:hint="eastAsia"/>
                <w:sz w:val="20"/>
                <w:szCs w:val="20"/>
              </w:rPr>
              <w:t>자문하고</w:t>
            </w:r>
            <w:r>
              <w:rPr>
                <w:rFonts w:cs="Times New Roman" w:hint="eastAsia"/>
                <w:sz w:val="20"/>
                <w:szCs w:val="20"/>
              </w:rPr>
              <w:t>,</w:t>
            </w:r>
            <w:r>
              <w:rPr>
                <w:rFonts w:cs="Times New Roman"/>
                <w:sz w:val="20"/>
                <w:szCs w:val="20"/>
              </w:rPr>
              <w:t xml:space="preserve"> </w:t>
            </w:r>
            <w:r>
              <w:rPr>
                <w:rFonts w:cs="Times New Roman" w:hint="eastAsia"/>
                <w:sz w:val="20"/>
                <w:szCs w:val="20"/>
              </w:rPr>
              <w:t>빅데이터</w:t>
            </w:r>
            <w:r>
              <w:rPr>
                <w:rFonts w:cs="Times New Roman" w:hint="eastAsia"/>
                <w:sz w:val="20"/>
                <w:szCs w:val="20"/>
              </w:rPr>
              <w:t xml:space="preserve">, </w:t>
            </w:r>
            <w:r>
              <w:rPr>
                <w:rFonts w:cs="Times New Roman"/>
                <w:sz w:val="20"/>
                <w:szCs w:val="20"/>
              </w:rPr>
              <w:t xml:space="preserve">AI </w:t>
            </w:r>
            <w:r>
              <w:rPr>
                <w:rFonts w:cs="Times New Roman" w:hint="eastAsia"/>
                <w:sz w:val="20"/>
                <w:szCs w:val="20"/>
              </w:rPr>
              <w:lastRenderedPageBreak/>
              <w:t>기술</w:t>
            </w:r>
            <w:r>
              <w:rPr>
                <w:rFonts w:cs="Times New Roman" w:hint="eastAsia"/>
                <w:sz w:val="20"/>
                <w:szCs w:val="20"/>
              </w:rPr>
              <w:t xml:space="preserve"> </w:t>
            </w:r>
            <w:r>
              <w:rPr>
                <w:rFonts w:cs="Times New Roman" w:hint="eastAsia"/>
                <w:sz w:val="20"/>
                <w:szCs w:val="20"/>
              </w:rPr>
              <w:t>관점에서</w:t>
            </w:r>
            <w:r>
              <w:rPr>
                <w:rFonts w:cs="Times New Roman" w:hint="eastAsia"/>
                <w:sz w:val="20"/>
                <w:szCs w:val="20"/>
              </w:rPr>
              <w:t xml:space="preserve"> </w:t>
            </w:r>
            <w:r>
              <w:rPr>
                <w:rFonts w:cs="Times New Roman" w:hint="eastAsia"/>
                <w:sz w:val="20"/>
                <w:szCs w:val="20"/>
              </w:rPr>
              <w:t>플랫폼의</w:t>
            </w:r>
            <w:r>
              <w:rPr>
                <w:rFonts w:cs="Times New Roman" w:hint="eastAsia"/>
                <w:sz w:val="20"/>
                <w:szCs w:val="20"/>
              </w:rPr>
              <w:t xml:space="preserve"> </w:t>
            </w:r>
            <w:r>
              <w:rPr>
                <w:rFonts w:cs="Times New Roman" w:hint="eastAsia"/>
                <w:sz w:val="20"/>
                <w:szCs w:val="20"/>
              </w:rPr>
              <w:t>교통</w:t>
            </w:r>
            <w:r>
              <w:rPr>
                <w:rFonts w:cs="Times New Roman" w:hint="eastAsia"/>
                <w:sz w:val="20"/>
                <w:szCs w:val="20"/>
              </w:rPr>
              <w:t xml:space="preserve"> </w:t>
            </w:r>
            <w:r>
              <w:rPr>
                <w:rFonts w:cs="Times New Roman" w:hint="eastAsia"/>
                <w:sz w:val="20"/>
                <w:szCs w:val="20"/>
              </w:rPr>
              <w:t>편익</w:t>
            </w:r>
            <w:r>
              <w:rPr>
                <w:rFonts w:cs="Times New Roman" w:hint="eastAsia"/>
                <w:sz w:val="20"/>
                <w:szCs w:val="20"/>
              </w:rPr>
              <w:t xml:space="preserve"> </w:t>
            </w:r>
            <w:r>
              <w:rPr>
                <w:rFonts w:cs="Times New Roman" w:hint="eastAsia"/>
                <w:sz w:val="20"/>
                <w:szCs w:val="20"/>
              </w:rPr>
              <w:t>증진</w:t>
            </w:r>
            <w:r>
              <w:rPr>
                <w:rFonts w:cs="Times New Roman" w:hint="eastAsia"/>
                <w:sz w:val="20"/>
                <w:szCs w:val="20"/>
              </w:rPr>
              <w:t xml:space="preserve"> </w:t>
            </w:r>
            <w:r>
              <w:rPr>
                <w:rFonts w:cs="Times New Roman" w:hint="eastAsia"/>
                <w:sz w:val="20"/>
                <w:szCs w:val="20"/>
              </w:rPr>
              <w:t>방안을</w:t>
            </w:r>
            <w:r>
              <w:rPr>
                <w:rFonts w:cs="Times New Roman" w:hint="eastAsia"/>
                <w:sz w:val="20"/>
                <w:szCs w:val="20"/>
              </w:rPr>
              <w:t xml:space="preserve"> </w:t>
            </w:r>
            <w:r>
              <w:rPr>
                <w:rFonts w:cs="Times New Roman" w:hint="eastAsia"/>
                <w:sz w:val="20"/>
                <w:szCs w:val="20"/>
              </w:rPr>
              <w:t>모색하고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1E390CBD" w14:textId="6F4DD02D" w:rsidR="007C0ED7" w:rsidRPr="007C0ED7" w:rsidRDefault="007C0ED7" w:rsidP="007C0ED7">
            <w:pPr>
              <w:pStyle w:val="a8"/>
              <w:widowControl/>
              <w:numPr>
                <w:ilvl w:val="0"/>
                <w:numId w:val="3"/>
              </w:numPr>
              <w:spacing w:before="40" w:after="120" w:line="276" w:lineRule="auto"/>
              <w:rPr>
                <w:rFonts w:cs="Times New Roman"/>
                <w:sz w:val="20"/>
                <w:szCs w:val="20"/>
                <w:u w:val="single"/>
              </w:rPr>
            </w:pPr>
            <w:r w:rsidRPr="007C0ED7">
              <w:rPr>
                <w:rFonts w:cs="Times New Roman" w:hint="eastAsia"/>
                <w:sz w:val="20"/>
                <w:szCs w:val="20"/>
                <w:u w:val="single"/>
              </w:rPr>
              <w:t>상생펀드</w:t>
            </w:r>
            <w:r w:rsidRPr="007C0ED7">
              <w:rPr>
                <w:rFonts w:cs="Times New Roman" w:hint="eastAsia"/>
                <w:sz w:val="20"/>
                <w:szCs w:val="20"/>
                <w:u w:val="single"/>
              </w:rPr>
              <w:t xml:space="preserve"> </w:t>
            </w:r>
            <w:r w:rsidRPr="007C0ED7">
              <w:rPr>
                <w:rFonts w:cs="Times New Roman" w:hint="eastAsia"/>
                <w:sz w:val="20"/>
                <w:szCs w:val="20"/>
                <w:u w:val="single"/>
              </w:rPr>
              <w:t>출연</w:t>
            </w:r>
            <w:r w:rsidRPr="007C0ED7">
              <w:rPr>
                <w:rFonts w:cs="Times New Roman" w:hint="eastAsia"/>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카카오</w:t>
            </w:r>
            <w:r>
              <w:rPr>
                <w:rFonts w:cs="Times New Roman" w:hint="eastAsia"/>
                <w:sz w:val="20"/>
                <w:szCs w:val="20"/>
              </w:rPr>
              <w:t xml:space="preserve"> </w:t>
            </w:r>
            <w:r>
              <w:rPr>
                <w:rFonts w:cs="Times New Roman" w:hint="eastAsia"/>
                <w:sz w:val="20"/>
                <w:szCs w:val="20"/>
              </w:rPr>
              <w:t>공동체에서</w:t>
            </w:r>
            <w:r>
              <w:rPr>
                <w:rFonts w:cs="Times New Roman" w:hint="eastAsia"/>
                <w:sz w:val="20"/>
                <w:szCs w:val="20"/>
              </w:rPr>
              <w:t xml:space="preserve"> </w:t>
            </w:r>
            <w:r>
              <w:rPr>
                <w:rFonts w:cs="Times New Roman" w:hint="eastAsia"/>
                <w:sz w:val="20"/>
                <w:szCs w:val="20"/>
              </w:rPr>
              <w:t>준비하고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상생</w:t>
            </w:r>
            <w:r>
              <w:rPr>
                <w:rFonts w:cs="Times New Roman" w:hint="eastAsia"/>
                <w:sz w:val="20"/>
                <w:szCs w:val="20"/>
              </w:rPr>
              <w:t xml:space="preserve"> </w:t>
            </w:r>
            <w:r>
              <w:rPr>
                <w:rFonts w:cs="Times New Roman" w:hint="eastAsia"/>
                <w:sz w:val="20"/>
                <w:szCs w:val="20"/>
              </w:rPr>
              <w:t>기금</w:t>
            </w:r>
            <w:r>
              <w:rPr>
                <w:rFonts w:cs="Times New Roman" w:hint="eastAsia"/>
                <w:sz w:val="20"/>
                <w:szCs w:val="20"/>
              </w:rPr>
              <w:t xml:space="preserve"> </w:t>
            </w:r>
            <w:r>
              <w:rPr>
                <w:rFonts w:cs="Times New Roman" w:hint="eastAsia"/>
                <w:sz w:val="20"/>
                <w:szCs w:val="20"/>
              </w:rPr>
              <w:t>조성에</w:t>
            </w:r>
            <w:r>
              <w:rPr>
                <w:rFonts w:cs="Times New Roman" w:hint="eastAsia"/>
                <w:sz w:val="20"/>
                <w:szCs w:val="20"/>
              </w:rPr>
              <w:t xml:space="preserve"> </w:t>
            </w:r>
            <w:r>
              <w:rPr>
                <w:rFonts w:cs="Times New Roman" w:hint="eastAsia"/>
                <w:sz w:val="20"/>
                <w:szCs w:val="20"/>
              </w:rPr>
              <w:t>동참하여</w:t>
            </w:r>
            <w:r>
              <w:rPr>
                <w:rFonts w:cs="Times New Roman" w:hint="eastAsia"/>
                <w:sz w:val="20"/>
                <w:szCs w:val="20"/>
              </w:rPr>
              <w:t xml:space="preserve"> </w:t>
            </w:r>
            <w:r>
              <w:rPr>
                <w:rFonts w:cs="Times New Roman" w:hint="eastAsia"/>
                <w:sz w:val="20"/>
                <w:szCs w:val="20"/>
              </w:rPr>
              <w:t>택시</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대리운전기사</w:t>
            </w:r>
            <w:r>
              <w:rPr>
                <w:rFonts w:cs="Times New Roman" w:hint="eastAsia"/>
                <w:sz w:val="20"/>
                <w:szCs w:val="20"/>
              </w:rPr>
              <w:t xml:space="preserve"> </w:t>
            </w:r>
            <w:r>
              <w:rPr>
                <w:rFonts w:cs="Times New Roman" w:hint="eastAsia"/>
                <w:sz w:val="20"/>
                <w:szCs w:val="20"/>
              </w:rPr>
              <w:t>등의</w:t>
            </w:r>
            <w:r>
              <w:rPr>
                <w:rFonts w:cs="Times New Roman" w:hint="eastAsia"/>
                <w:sz w:val="20"/>
                <w:szCs w:val="20"/>
              </w:rPr>
              <w:t xml:space="preserve"> </w:t>
            </w:r>
            <w:r>
              <w:rPr>
                <w:rFonts w:cs="Times New Roman" w:hint="eastAsia"/>
                <w:sz w:val="20"/>
                <w:szCs w:val="20"/>
              </w:rPr>
              <w:t>근로</w:t>
            </w:r>
            <w:r>
              <w:rPr>
                <w:rFonts w:cs="Times New Roman" w:hint="eastAsia"/>
                <w:sz w:val="20"/>
                <w:szCs w:val="20"/>
              </w:rPr>
              <w:t xml:space="preserve"> </w:t>
            </w:r>
            <w:r>
              <w:rPr>
                <w:rFonts w:cs="Times New Roman" w:hint="eastAsia"/>
                <w:sz w:val="20"/>
                <w:szCs w:val="20"/>
              </w:rPr>
              <w:t>개선</w:t>
            </w:r>
            <w:r>
              <w:rPr>
                <w:rFonts w:cs="Times New Roman" w:hint="eastAsia"/>
                <w:sz w:val="20"/>
                <w:szCs w:val="20"/>
              </w:rPr>
              <w:t xml:space="preserve"> </w:t>
            </w:r>
            <w:r>
              <w:rPr>
                <w:rFonts w:cs="Times New Roman" w:hint="eastAsia"/>
                <w:sz w:val="20"/>
                <w:szCs w:val="20"/>
              </w:rPr>
              <w:t>등에</w:t>
            </w:r>
            <w:r>
              <w:rPr>
                <w:rFonts w:cs="Times New Roman" w:hint="eastAsia"/>
                <w:sz w:val="20"/>
                <w:szCs w:val="20"/>
              </w:rPr>
              <w:t xml:space="preserve"> </w:t>
            </w:r>
            <w:r>
              <w:rPr>
                <w:rFonts w:cs="Times New Roman" w:hint="eastAsia"/>
                <w:sz w:val="20"/>
                <w:szCs w:val="20"/>
              </w:rPr>
              <w:t>기여하겠다는</w:t>
            </w:r>
            <w:r>
              <w:rPr>
                <w:rFonts w:cs="Times New Roman" w:hint="eastAsia"/>
                <w:sz w:val="20"/>
                <w:szCs w:val="20"/>
              </w:rPr>
              <w:t xml:space="preserve"> </w:t>
            </w:r>
            <w:r>
              <w:rPr>
                <w:rFonts w:cs="Times New Roman" w:hint="eastAsia"/>
                <w:sz w:val="20"/>
                <w:szCs w:val="20"/>
              </w:rPr>
              <w:t>계획을</w:t>
            </w:r>
            <w:r>
              <w:rPr>
                <w:rFonts w:cs="Times New Roman" w:hint="eastAsia"/>
                <w:sz w:val="20"/>
                <w:szCs w:val="20"/>
              </w:rPr>
              <w:t xml:space="preserve"> </w:t>
            </w:r>
            <w:r>
              <w:rPr>
                <w:rFonts w:cs="Times New Roman" w:hint="eastAsia"/>
                <w:sz w:val="20"/>
                <w:szCs w:val="20"/>
              </w:rPr>
              <w:t>밝힌</w:t>
            </w:r>
            <w:r>
              <w:rPr>
                <w:rFonts w:cs="Times New Roman" w:hint="eastAsia"/>
                <w:sz w:val="20"/>
                <w:szCs w:val="20"/>
              </w:rPr>
              <w:t xml:space="preserve"> </w:t>
            </w:r>
            <w:r>
              <w:rPr>
                <w:rFonts w:cs="Times New Roman" w:hint="eastAsia"/>
                <w:sz w:val="20"/>
                <w:szCs w:val="20"/>
              </w:rPr>
              <w:t>바</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tc>
        <w:tc>
          <w:tcPr>
            <w:tcW w:w="26" w:type="pct"/>
            <w:tcBorders>
              <w:top w:val="nil"/>
              <w:bottom w:val="nil"/>
            </w:tcBorders>
          </w:tcPr>
          <w:p w14:paraId="0DAA6091" w14:textId="77777777" w:rsidR="008974FE" w:rsidRPr="009A2958" w:rsidRDefault="008974FE" w:rsidP="004E04A7">
            <w:pPr>
              <w:widowControl/>
              <w:spacing w:before="40" w:after="120" w:line="276" w:lineRule="auto"/>
              <w:rPr>
                <w:rFonts w:cs="Times New Roman"/>
                <w:sz w:val="20"/>
                <w:szCs w:val="20"/>
              </w:rPr>
            </w:pPr>
          </w:p>
        </w:tc>
        <w:tc>
          <w:tcPr>
            <w:tcW w:w="1728" w:type="pct"/>
          </w:tcPr>
          <w:p w14:paraId="638221DA" w14:textId="77777777" w:rsidR="007C0ED7" w:rsidRDefault="007C0ED7" w:rsidP="001D3D41">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w:t>
            </w:r>
            <w:r w:rsidR="008974FE">
              <w:rPr>
                <w:rFonts w:cs="Times New Roman" w:hint="eastAsia"/>
                <w:sz w:val="20"/>
                <w:szCs w:val="20"/>
              </w:rPr>
              <w:t>사회</w:t>
            </w:r>
            <w:r w:rsidR="008974FE">
              <w:rPr>
                <w:rFonts w:cs="Times New Roman" w:hint="eastAsia"/>
                <w:sz w:val="20"/>
                <w:szCs w:val="20"/>
              </w:rPr>
              <w:t>(S)</w:t>
            </w:r>
            <w:r w:rsidR="008974FE">
              <w:rPr>
                <w:rFonts w:cs="Times New Roman"/>
                <w:sz w:val="20"/>
                <w:szCs w:val="20"/>
              </w:rPr>
              <w:t xml:space="preserve"> </w:t>
            </w:r>
            <w:r w:rsidR="008974FE">
              <w:rPr>
                <w:rFonts w:cs="Times New Roman" w:hint="eastAsia"/>
                <w:sz w:val="20"/>
                <w:szCs w:val="20"/>
              </w:rPr>
              <w:t>부문에서는</w:t>
            </w:r>
            <w:r w:rsidR="008974FE">
              <w:rPr>
                <w:rFonts w:cs="Times New Roman" w:hint="eastAsia"/>
                <w:sz w:val="20"/>
                <w:szCs w:val="20"/>
              </w:rPr>
              <w:t xml:space="preserve"> </w:t>
            </w:r>
            <w:r w:rsidR="008974FE">
              <w:rPr>
                <w:rFonts w:cs="Times New Roman" w:hint="eastAsia"/>
                <w:sz w:val="20"/>
                <w:szCs w:val="20"/>
              </w:rPr>
              <w:t>기업의</w:t>
            </w:r>
            <w:r w:rsidR="008974FE">
              <w:rPr>
                <w:rFonts w:cs="Times New Roman" w:hint="eastAsia"/>
                <w:sz w:val="20"/>
                <w:szCs w:val="20"/>
              </w:rPr>
              <w:t xml:space="preserve"> </w:t>
            </w:r>
            <w:r w:rsidR="008974FE">
              <w:rPr>
                <w:rFonts w:cs="Times New Roman" w:hint="eastAsia"/>
                <w:sz w:val="20"/>
                <w:szCs w:val="20"/>
              </w:rPr>
              <w:t>사회적</w:t>
            </w:r>
            <w:r w:rsidR="008974FE">
              <w:rPr>
                <w:rFonts w:cs="Times New Roman" w:hint="eastAsia"/>
                <w:sz w:val="20"/>
                <w:szCs w:val="20"/>
              </w:rPr>
              <w:t xml:space="preserve"> </w:t>
            </w:r>
            <w:r w:rsidR="008974FE">
              <w:rPr>
                <w:rFonts w:cs="Times New Roman" w:hint="eastAsia"/>
                <w:sz w:val="20"/>
                <w:szCs w:val="20"/>
              </w:rPr>
              <w:t>책임에</w:t>
            </w:r>
            <w:r w:rsidR="008974FE">
              <w:rPr>
                <w:rFonts w:cs="Times New Roman" w:hint="eastAsia"/>
                <w:sz w:val="20"/>
                <w:szCs w:val="20"/>
              </w:rPr>
              <w:t xml:space="preserve"> </w:t>
            </w:r>
            <w:r w:rsidR="008974FE">
              <w:rPr>
                <w:rFonts w:cs="Times New Roman" w:hint="eastAsia"/>
                <w:sz w:val="20"/>
                <w:szCs w:val="20"/>
              </w:rPr>
              <w:t>따라</w:t>
            </w:r>
            <w:r w:rsidR="008974FE">
              <w:rPr>
                <w:rFonts w:cs="Times New Roman" w:hint="eastAsia"/>
                <w:sz w:val="20"/>
                <w:szCs w:val="20"/>
              </w:rPr>
              <w:t xml:space="preserve"> </w:t>
            </w:r>
            <w:r w:rsidR="008974FE">
              <w:rPr>
                <w:rFonts w:cs="Times New Roman" w:hint="eastAsia"/>
                <w:sz w:val="20"/>
                <w:szCs w:val="20"/>
              </w:rPr>
              <w:t>다수의</w:t>
            </w:r>
            <w:r w:rsidR="008974FE">
              <w:rPr>
                <w:rFonts w:cs="Times New Roman" w:hint="eastAsia"/>
                <w:sz w:val="20"/>
                <w:szCs w:val="20"/>
              </w:rPr>
              <w:t xml:space="preserve"> </w:t>
            </w:r>
            <w:r w:rsidR="008974FE">
              <w:rPr>
                <w:rFonts w:cs="Times New Roman" w:hint="eastAsia"/>
                <w:sz w:val="20"/>
                <w:szCs w:val="20"/>
              </w:rPr>
              <w:t>사회공헌</w:t>
            </w:r>
            <w:r w:rsidR="008974FE">
              <w:rPr>
                <w:rFonts w:cs="Times New Roman" w:hint="eastAsia"/>
                <w:sz w:val="20"/>
                <w:szCs w:val="20"/>
              </w:rPr>
              <w:t xml:space="preserve"> </w:t>
            </w:r>
            <w:r w:rsidR="008974FE">
              <w:rPr>
                <w:rFonts w:cs="Times New Roman" w:hint="eastAsia"/>
                <w:sz w:val="20"/>
                <w:szCs w:val="20"/>
              </w:rPr>
              <w:t>활동을</w:t>
            </w:r>
            <w:r w:rsidR="008974FE">
              <w:rPr>
                <w:rFonts w:cs="Times New Roman" w:hint="eastAsia"/>
                <w:sz w:val="20"/>
                <w:szCs w:val="20"/>
              </w:rPr>
              <w:t xml:space="preserve"> </w:t>
            </w:r>
            <w:r w:rsidR="008974FE">
              <w:rPr>
                <w:rFonts w:cs="Times New Roman" w:hint="eastAsia"/>
                <w:sz w:val="20"/>
                <w:szCs w:val="20"/>
              </w:rPr>
              <w:t>하고</w:t>
            </w:r>
            <w:r w:rsidR="008974FE">
              <w:rPr>
                <w:rFonts w:cs="Times New Roman" w:hint="eastAsia"/>
                <w:sz w:val="20"/>
                <w:szCs w:val="20"/>
              </w:rPr>
              <w:t xml:space="preserve"> </w:t>
            </w:r>
            <w:r>
              <w:rPr>
                <w:rFonts w:cs="Times New Roman" w:hint="eastAsia"/>
                <w:sz w:val="20"/>
                <w:szCs w:val="20"/>
              </w:rPr>
              <w:t>있는데</w:t>
            </w:r>
            <w:r>
              <w:rPr>
                <w:rFonts w:cs="Times New Roman" w:hint="eastAsia"/>
                <w:sz w:val="20"/>
                <w:szCs w:val="20"/>
              </w:rPr>
              <w:t xml:space="preserve">, </w:t>
            </w:r>
            <w:r>
              <w:rPr>
                <w:rFonts w:cs="Times New Roman" w:hint="eastAsia"/>
                <w:sz w:val="20"/>
                <w:szCs w:val="20"/>
              </w:rPr>
              <w:t>활동의</w:t>
            </w:r>
            <w:r>
              <w:rPr>
                <w:rFonts w:cs="Times New Roman" w:hint="eastAsia"/>
                <w:sz w:val="20"/>
                <w:szCs w:val="20"/>
              </w:rPr>
              <w:t xml:space="preserve"> </w:t>
            </w:r>
            <w:r>
              <w:rPr>
                <w:rFonts w:cs="Times New Roman" w:hint="eastAsia"/>
                <w:sz w:val="20"/>
                <w:szCs w:val="20"/>
              </w:rPr>
              <w:t>양과</w:t>
            </w:r>
            <w:r>
              <w:rPr>
                <w:rFonts w:cs="Times New Roman" w:hint="eastAsia"/>
                <w:sz w:val="20"/>
                <w:szCs w:val="20"/>
              </w:rPr>
              <w:t xml:space="preserve"> </w:t>
            </w:r>
            <w:r>
              <w:rPr>
                <w:rFonts w:cs="Times New Roman" w:hint="eastAsia"/>
                <w:sz w:val="20"/>
                <w:szCs w:val="20"/>
              </w:rPr>
              <w:t>질에</w:t>
            </w:r>
            <w:r>
              <w:rPr>
                <w:rFonts w:cs="Times New Roman" w:hint="eastAsia"/>
                <w:sz w:val="20"/>
                <w:szCs w:val="20"/>
              </w:rPr>
              <w:t xml:space="preserve"> </w:t>
            </w:r>
            <w:r>
              <w:rPr>
                <w:rFonts w:cs="Times New Roman" w:hint="eastAsia"/>
                <w:sz w:val="20"/>
                <w:szCs w:val="20"/>
              </w:rPr>
              <w:t>비추어</w:t>
            </w:r>
            <w:r>
              <w:rPr>
                <w:rFonts w:cs="Times New Roman" w:hint="eastAsia"/>
                <w:sz w:val="20"/>
                <w:szCs w:val="20"/>
              </w:rPr>
              <w:t xml:space="preserve"> </w:t>
            </w:r>
            <w:r>
              <w:rPr>
                <w:rFonts w:cs="Times New Roman" w:hint="eastAsia"/>
                <w:sz w:val="20"/>
                <w:szCs w:val="20"/>
              </w:rPr>
              <w:t>한국의</w:t>
            </w:r>
            <w:r>
              <w:rPr>
                <w:rFonts w:cs="Times New Roman" w:hint="eastAsia"/>
                <w:sz w:val="20"/>
                <w:szCs w:val="20"/>
              </w:rPr>
              <w:t xml:space="preserve"> </w:t>
            </w:r>
            <w:r>
              <w:rPr>
                <w:rFonts w:cs="Times New Roman" w:hint="eastAsia"/>
                <w:sz w:val="20"/>
                <w:szCs w:val="20"/>
              </w:rPr>
              <w:t>일반적인</w:t>
            </w:r>
            <w:r>
              <w:rPr>
                <w:rFonts w:cs="Times New Roman" w:hint="eastAsia"/>
                <w:sz w:val="20"/>
                <w:szCs w:val="20"/>
              </w:rPr>
              <w:t xml:space="preserve"> </w:t>
            </w:r>
            <w:r>
              <w:rPr>
                <w:rFonts w:cs="Times New Roman" w:hint="eastAsia"/>
                <w:sz w:val="20"/>
                <w:szCs w:val="20"/>
              </w:rPr>
              <w:t>기업이</w:t>
            </w:r>
            <w:r>
              <w:rPr>
                <w:rFonts w:cs="Times New Roman" w:hint="eastAsia"/>
                <w:sz w:val="20"/>
                <w:szCs w:val="20"/>
              </w:rPr>
              <w:t xml:space="preserve"> </w:t>
            </w:r>
            <w:r>
              <w:rPr>
                <w:rFonts w:cs="Times New Roman" w:hint="eastAsia"/>
                <w:sz w:val="20"/>
                <w:szCs w:val="20"/>
              </w:rPr>
              <w:t>수행하는</w:t>
            </w:r>
            <w:r>
              <w:rPr>
                <w:rFonts w:cs="Times New Roman" w:hint="eastAsia"/>
                <w:sz w:val="20"/>
                <w:szCs w:val="20"/>
              </w:rPr>
              <w:t xml:space="preserve"> </w:t>
            </w:r>
            <w:r>
              <w:rPr>
                <w:rFonts w:cs="Times New Roman" w:hint="eastAsia"/>
                <w:sz w:val="20"/>
                <w:szCs w:val="20"/>
              </w:rPr>
              <w:t>활동에</w:t>
            </w:r>
            <w:r>
              <w:rPr>
                <w:rFonts w:cs="Times New Roman" w:hint="eastAsia"/>
                <w:sz w:val="20"/>
                <w:szCs w:val="20"/>
              </w:rPr>
              <w:t xml:space="preserve"> </w:t>
            </w:r>
            <w:r>
              <w:rPr>
                <w:rFonts w:cs="Times New Roman" w:hint="eastAsia"/>
                <w:sz w:val="20"/>
                <w:szCs w:val="20"/>
              </w:rPr>
              <w:t>비해</w:t>
            </w:r>
            <w:r>
              <w:rPr>
                <w:rFonts w:cs="Times New Roman" w:hint="eastAsia"/>
                <w:sz w:val="20"/>
                <w:szCs w:val="20"/>
              </w:rPr>
              <w:t xml:space="preserve"> </w:t>
            </w:r>
            <w:r>
              <w:rPr>
                <w:rFonts w:cs="Times New Roman" w:hint="eastAsia"/>
                <w:sz w:val="20"/>
                <w:szCs w:val="20"/>
              </w:rPr>
              <w:t>상당히</w:t>
            </w:r>
            <w:r>
              <w:rPr>
                <w:rFonts w:cs="Times New Roman" w:hint="eastAsia"/>
                <w:sz w:val="20"/>
                <w:szCs w:val="20"/>
              </w:rPr>
              <w:t xml:space="preserve"> </w:t>
            </w:r>
            <w:r>
              <w:rPr>
                <w:rFonts w:cs="Times New Roman" w:hint="eastAsia"/>
                <w:sz w:val="20"/>
                <w:szCs w:val="20"/>
              </w:rPr>
              <w:t>높은</w:t>
            </w:r>
            <w:r>
              <w:rPr>
                <w:rFonts w:cs="Times New Roman" w:hint="eastAsia"/>
                <w:sz w:val="20"/>
                <w:szCs w:val="20"/>
              </w:rPr>
              <w:t xml:space="preserve"> </w:t>
            </w:r>
            <w:r>
              <w:rPr>
                <w:rFonts w:cs="Times New Roman" w:hint="eastAsia"/>
                <w:sz w:val="20"/>
                <w:szCs w:val="20"/>
              </w:rPr>
              <w:t>수준의</w:t>
            </w:r>
            <w:r>
              <w:rPr>
                <w:rFonts w:cs="Times New Roman" w:hint="eastAsia"/>
                <w:sz w:val="20"/>
                <w:szCs w:val="20"/>
              </w:rPr>
              <w:t xml:space="preserve"> </w:t>
            </w:r>
            <w:r>
              <w:rPr>
                <w:rFonts w:cs="Times New Roman" w:hint="eastAsia"/>
                <w:sz w:val="20"/>
                <w:szCs w:val="20"/>
              </w:rPr>
              <w:t>활동을</w:t>
            </w:r>
            <w:r>
              <w:rPr>
                <w:rFonts w:cs="Times New Roman" w:hint="eastAsia"/>
                <w:sz w:val="20"/>
                <w:szCs w:val="20"/>
              </w:rPr>
              <w:t xml:space="preserve"> </w:t>
            </w:r>
            <w:r>
              <w:rPr>
                <w:rFonts w:cs="Times New Roman" w:hint="eastAsia"/>
                <w:sz w:val="20"/>
                <w:szCs w:val="20"/>
              </w:rPr>
              <w:t>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파악됨</w:t>
            </w:r>
            <w:r>
              <w:rPr>
                <w:rFonts w:cs="Times New Roman" w:hint="eastAsia"/>
                <w:sz w:val="20"/>
                <w:szCs w:val="20"/>
              </w:rPr>
              <w:t>.</w:t>
            </w:r>
            <w:r>
              <w:rPr>
                <w:rFonts w:cs="Times New Roman"/>
                <w:sz w:val="20"/>
                <w:szCs w:val="20"/>
              </w:rPr>
              <w:t xml:space="preserve"> </w:t>
            </w:r>
            <w:r w:rsidR="008974FE">
              <w:rPr>
                <w:rFonts w:cs="Times New Roman"/>
                <w:sz w:val="20"/>
                <w:szCs w:val="20"/>
              </w:rPr>
              <w:t xml:space="preserve"> </w:t>
            </w:r>
          </w:p>
          <w:p w14:paraId="5C474D1A" w14:textId="4D047D24" w:rsidR="008974FE" w:rsidRDefault="007C0ED7" w:rsidP="007C0ED7">
            <w:pPr>
              <w:pStyle w:val="a8"/>
              <w:widowControl/>
              <w:numPr>
                <w:ilvl w:val="0"/>
                <w:numId w:val="2"/>
              </w:numPr>
              <w:spacing w:before="40" w:after="120" w:line="276" w:lineRule="auto"/>
              <w:rPr>
                <w:rFonts w:cs="Times New Roman"/>
                <w:sz w:val="20"/>
                <w:szCs w:val="20"/>
              </w:rPr>
            </w:pPr>
            <w:r>
              <w:rPr>
                <w:rFonts w:cs="Times New Roman" w:hint="eastAsia"/>
                <w:sz w:val="20"/>
                <w:szCs w:val="20"/>
              </w:rPr>
              <w:t>특히</w:t>
            </w:r>
            <w:r>
              <w:rPr>
                <w:rFonts w:cs="Times New Roman" w:hint="eastAsia"/>
                <w:sz w:val="20"/>
                <w:szCs w:val="20"/>
              </w:rPr>
              <w:t>,</w:t>
            </w:r>
            <w:r>
              <w:rPr>
                <w:rFonts w:cs="Times New Roman"/>
                <w:sz w:val="20"/>
                <w:szCs w:val="20"/>
              </w:rPr>
              <w:t xml:space="preserve"> </w:t>
            </w:r>
            <w:r w:rsidR="008974FE" w:rsidRPr="00911F04">
              <w:rPr>
                <w:rFonts w:cs="Times New Roman" w:hint="eastAsia"/>
                <w:sz w:val="20"/>
                <w:szCs w:val="20"/>
              </w:rPr>
              <w:t>상생자문위원회</w:t>
            </w:r>
            <w:r w:rsidR="008974FE" w:rsidRPr="00911F04">
              <w:rPr>
                <w:rFonts w:cs="Times New Roman" w:hint="eastAsia"/>
                <w:sz w:val="20"/>
                <w:szCs w:val="20"/>
              </w:rPr>
              <w:t xml:space="preserve"> </w:t>
            </w:r>
            <w:r w:rsidR="008974FE" w:rsidRPr="00911F04">
              <w:rPr>
                <w:rFonts w:cs="Times New Roman" w:hint="eastAsia"/>
                <w:sz w:val="20"/>
                <w:szCs w:val="20"/>
              </w:rPr>
              <w:t>및</w:t>
            </w:r>
            <w:r w:rsidR="008974FE" w:rsidRPr="00911F04">
              <w:rPr>
                <w:rFonts w:cs="Times New Roman" w:hint="eastAsia"/>
                <w:sz w:val="20"/>
                <w:szCs w:val="20"/>
              </w:rPr>
              <w:t xml:space="preserve"> </w:t>
            </w:r>
            <w:r w:rsidR="008974FE" w:rsidRPr="00911F04">
              <w:rPr>
                <w:rFonts w:cs="Times New Roman" w:hint="eastAsia"/>
                <w:sz w:val="20"/>
                <w:szCs w:val="20"/>
              </w:rPr>
              <w:t>모빌리티투명성위원회</w:t>
            </w:r>
            <w:r w:rsidR="008974FE" w:rsidRPr="00911F04">
              <w:rPr>
                <w:rFonts w:cs="Times New Roman" w:hint="eastAsia"/>
                <w:sz w:val="20"/>
                <w:szCs w:val="20"/>
              </w:rPr>
              <w:t xml:space="preserve"> </w:t>
            </w:r>
            <w:r w:rsidR="008974FE" w:rsidRPr="00911F04">
              <w:rPr>
                <w:rFonts w:cs="Times New Roman" w:hint="eastAsia"/>
                <w:sz w:val="20"/>
                <w:szCs w:val="20"/>
              </w:rPr>
              <w:t>구성을</w:t>
            </w:r>
            <w:r w:rsidR="008974FE" w:rsidRPr="00911F04">
              <w:rPr>
                <w:rFonts w:cs="Times New Roman" w:hint="eastAsia"/>
                <w:sz w:val="20"/>
                <w:szCs w:val="20"/>
              </w:rPr>
              <w:t xml:space="preserve"> </w:t>
            </w:r>
            <w:r w:rsidR="008974FE" w:rsidRPr="00911F04">
              <w:rPr>
                <w:rFonts w:cs="Times New Roman" w:hint="eastAsia"/>
                <w:sz w:val="20"/>
                <w:szCs w:val="20"/>
              </w:rPr>
              <w:t>통해</w:t>
            </w:r>
            <w:r w:rsidR="008974FE" w:rsidRPr="00911F04">
              <w:rPr>
                <w:rFonts w:cs="Times New Roman" w:hint="eastAsia"/>
                <w:sz w:val="20"/>
                <w:szCs w:val="20"/>
              </w:rPr>
              <w:t xml:space="preserve"> </w:t>
            </w:r>
            <w:r w:rsidR="008974FE" w:rsidRPr="00911F04">
              <w:rPr>
                <w:rFonts w:cs="Times New Roman" w:hint="eastAsia"/>
                <w:sz w:val="20"/>
                <w:szCs w:val="20"/>
              </w:rPr>
              <w:t>이해관계자와의</w:t>
            </w:r>
            <w:r w:rsidR="008974FE" w:rsidRPr="00911F04">
              <w:rPr>
                <w:rFonts w:cs="Times New Roman" w:hint="eastAsia"/>
                <w:sz w:val="20"/>
                <w:szCs w:val="20"/>
              </w:rPr>
              <w:t xml:space="preserve"> </w:t>
            </w:r>
            <w:r w:rsidR="008974FE" w:rsidRPr="00911F04">
              <w:rPr>
                <w:rFonts w:cs="Times New Roman" w:hint="eastAsia"/>
                <w:sz w:val="20"/>
                <w:szCs w:val="20"/>
              </w:rPr>
              <w:t>소통을</w:t>
            </w:r>
            <w:r w:rsidR="008974FE" w:rsidRPr="00911F04">
              <w:rPr>
                <w:rFonts w:cs="Times New Roman" w:hint="eastAsia"/>
                <w:sz w:val="20"/>
                <w:szCs w:val="20"/>
              </w:rPr>
              <w:t xml:space="preserve"> </w:t>
            </w:r>
            <w:r w:rsidR="008974FE" w:rsidRPr="00911F04">
              <w:rPr>
                <w:rFonts w:cs="Times New Roman" w:hint="eastAsia"/>
                <w:sz w:val="20"/>
                <w:szCs w:val="20"/>
              </w:rPr>
              <w:t>지속하고</w:t>
            </w:r>
            <w:r w:rsidR="008974FE" w:rsidRPr="00911F04">
              <w:rPr>
                <w:rFonts w:cs="Times New Roman" w:hint="eastAsia"/>
                <w:sz w:val="20"/>
                <w:szCs w:val="20"/>
              </w:rPr>
              <w:t xml:space="preserve"> </w:t>
            </w:r>
            <w:r w:rsidR="008974FE" w:rsidRPr="00911F04">
              <w:rPr>
                <w:rFonts w:cs="Times New Roman" w:hint="eastAsia"/>
                <w:sz w:val="20"/>
                <w:szCs w:val="20"/>
              </w:rPr>
              <w:t>플랫폼</w:t>
            </w:r>
            <w:r w:rsidR="008974FE" w:rsidRPr="00911F04">
              <w:rPr>
                <w:rFonts w:cs="Times New Roman" w:hint="eastAsia"/>
                <w:sz w:val="20"/>
                <w:szCs w:val="20"/>
              </w:rPr>
              <w:t xml:space="preserve"> </w:t>
            </w:r>
            <w:r w:rsidR="008974FE" w:rsidRPr="00911F04">
              <w:rPr>
                <w:rFonts w:cs="Times New Roman" w:hint="eastAsia"/>
                <w:sz w:val="20"/>
                <w:szCs w:val="20"/>
              </w:rPr>
              <w:t>종사자의</w:t>
            </w:r>
            <w:r w:rsidR="008974FE" w:rsidRPr="00911F04">
              <w:rPr>
                <w:rFonts w:cs="Times New Roman" w:hint="eastAsia"/>
                <w:sz w:val="20"/>
                <w:szCs w:val="20"/>
              </w:rPr>
              <w:t xml:space="preserve"> </w:t>
            </w:r>
            <w:r w:rsidR="008974FE" w:rsidRPr="00911F04">
              <w:rPr>
                <w:rFonts w:cs="Times New Roman" w:hint="eastAsia"/>
                <w:sz w:val="20"/>
                <w:szCs w:val="20"/>
              </w:rPr>
              <w:t>수익과</w:t>
            </w:r>
            <w:r w:rsidR="008974FE" w:rsidRPr="00911F04">
              <w:rPr>
                <w:rFonts w:cs="Times New Roman" w:hint="eastAsia"/>
                <w:sz w:val="20"/>
                <w:szCs w:val="20"/>
              </w:rPr>
              <w:t xml:space="preserve"> </w:t>
            </w:r>
            <w:r w:rsidR="008974FE" w:rsidRPr="00911F04">
              <w:rPr>
                <w:rFonts w:cs="Times New Roman" w:hint="eastAsia"/>
                <w:sz w:val="20"/>
                <w:szCs w:val="20"/>
              </w:rPr>
              <w:t>처우개선</w:t>
            </w:r>
            <w:r w:rsidR="008974FE" w:rsidRPr="00911F04">
              <w:rPr>
                <w:rFonts w:cs="Times New Roman" w:hint="eastAsia"/>
                <w:sz w:val="20"/>
                <w:szCs w:val="20"/>
              </w:rPr>
              <w:t xml:space="preserve"> </w:t>
            </w:r>
            <w:r w:rsidR="008974FE" w:rsidRPr="00911F04">
              <w:rPr>
                <w:rFonts w:cs="Times New Roman" w:hint="eastAsia"/>
                <w:sz w:val="20"/>
                <w:szCs w:val="20"/>
              </w:rPr>
              <w:t>및</w:t>
            </w:r>
            <w:r w:rsidR="008974FE" w:rsidRPr="00911F04">
              <w:rPr>
                <w:rFonts w:cs="Times New Roman" w:hint="eastAsia"/>
                <w:sz w:val="20"/>
                <w:szCs w:val="20"/>
              </w:rPr>
              <w:t xml:space="preserve"> </w:t>
            </w:r>
            <w:r w:rsidR="008974FE" w:rsidRPr="00911F04">
              <w:rPr>
                <w:rFonts w:cs="Times New Roman" w:hint="eastAsia"/>
                <w:sz w:val="20"/>
                <w:szCs w:val="20"/>
              </w:rPr>
              <w:t>산업의</w:t>
            </w:r>
            <w:r w:rsidR="008974FE" w:rsidRPr="00911F04">
              <w:rPr>
                <w:rFonts w:cs="Times New Roman" w:hint="eastAsia"/>
                <w:sz w:val="20"/>
                <w:szCs w:val="20"/>
              </w:rPr>
              <w:t xml:space="preserve"> </w:t>
            </w:r>
            <w:r w:rsidR="008974FE" w:rsidRPr="00911F04">
              <w:rPr>
                <w:rFonts w:cs="Times New Roman" w:hint="eastAsia"/>
                <w:sz w:val="20"/>
                <w:szCs w:val="20"/>
              </w:rPr>
              <w:t>고도화에</w:t>
            </w:r>
            <w:r w:rsidR="008974FE" w:rsidRPr="00911F04">
              <w:rPr>
                <w:rFonts w:cs="Times New Roman" w:hint="eastAsia"/>
                <w:sz w:val="20"/>
                <w:szCs w:val="20"/>
              </w:rPr>
              <w:t xml:space="preserve"> </w:t>
            </w:r>
            <w:r w:rsidR="008974FE" w:rsidRPr="00911F04">
              <w:rPr>
                <w:rFonts w:cs="Times New Roman" w:hint="eastAsia"/>
                <w:sz w:val="20"/>
                <w:szCs w:val="20"/>
              </w:rPr>
              <w:lastRenderedPageBreak/>
              <w:t>기여하고자</w:t>
            </w:r>
            <w:r w:rsidR="008974FE" w:rsidRPr="00911F04">
              <w:rPr>
                <w:rFonts w:cs="Times New Roman" w:hint="eastAsia"/>
                <w:sz w:val="20"/>
                <w:szCs w:val="20"/>
              </w:rPr>
              <w:t xml:space="preserve"> </w:t>
            </w:r>
            <w:r w:rsidR="008974FE" w:rsidRPr="00911F04">
              <w:rPr>
                <w:rFonts w:cs="Times New Roman" w:hint="eastAsia"/>
                <w:sz w:val="20"/>
                <w:szCs w:val="20"/>
              </w:rPr>
              <w:t>하는</w:t>
            </w:r>
            <w:r w:rsidR="008974FE" w:rsidRPr="00911F04">
              <w:rPr>
                <w:rFonts w:cs="Times New Roman" w:hint="eastAsia"/>
                <w:sz w:val="20"/>
                <w:szCs w:val="20"/>
              </w:rPr>
              <w:t xml:space="preserve"> </w:t>
            </w:r>
            <w:r w:rsidR="008974FE" w:rsidRPr="00911F04">
              <w:rPr>
                <w:rFonts w:cs="Times New Roman" w:hint="eastAsia"/>
                <w:sz w:val="20"/>
                <w:szCs w:val="20"/>
              </w:rPr>
              <w:t>노력을</w:t>
            </w:r>
            <w:r w:rsidR="008974FE" w:rsidRPr="00911F04">
              <w:rPr>
                <w:rFonts w:cs="Times New Roman" w:hint="eastAsia"/>
                <w:sz w:val="20"/>
                <w:szCs w:val="20"/>
              </w:rPr>
              <w:t xml:space="preserve"> </w:t>
            </w:r>
            <w:r w:rsidR="008974FE" w:rsidRPr="00911F04">
              <w:rPr>
                <w:rFonts w:cs="Times New Roman" w:hint="eastAsia"/>
                <w:sz w:val="20"/>
                <w:szCs w:val="20"/>
              </w:rPr>
              <w:t>하는</w:t>
            </w:r>
            <w:r w:rsidR="008974FE" w:rsidRPr="00911F04">
              <w:rPr>
                <w:rFonts w:cs="Times New Roman" w:hint="eastAsia"/>
                <w:sz w:val="20"/>
                <w:szCs w:val="20"/>
              </w:rPr>
              <w:t xml:space="preserve"> </w:t>
            </w:r>
            <w:r w:rsidR="008974FE" w:rsidRPr="00911F04">
              <w:rPr>
                <w:rFonts w:cs="Times New Roman" w:hint="eastAsia"/>
                <w:sz w:val="20"/>
                <w:szCs w:val="20"/>
              </w:rPr>
              <w:t>등</w:t>
            </w:r>
            <w:r w:rsidR="008974FE" w:rsidRPr="00911F04">
              <w:rPr>
                <w:rFonts w:cs="Times New Roman" w:hint="eastAsia"/>
                <w:sz w:val="20"/>
                <w:szCs w:val="20"/>
              </w:rPr>
              <w:t xml:space="preserve"> </w:t>
            </w:r>
            <w:r w:rsidR="008974FE" w:rsidRPr="00911F04">
              <w:rPr>
                <w:rFonts w:cs="Times New Roman" w:hint="eastAsia"/>
                <w:sz w:val="20"/>
                <w:szCs w:val="20"/>
              </w:rPr>
              <w:t>사회</w:t>
            </w:r>
            <w:r w:rsidR="008974FE" w:rsidRPr="00911F04">
              <w:rPr>
                <w:rFonts w:cs="Times New Roman" w:hint="eastAsia"/>
                <w:sz w:val="20"/>
                <w:szCs w:val="20"/>
              </w:rPr>
              <w:t xml:space="preserve"> </w:t>
            </w:r>
            <w:r w:rsidR="008974FE" w:rsidRPr="00911F04">
              <w:rPr>
                <w:rFonts w:cs="Times New Roman" w:hint="eastAsia"/>
                <w:sz w:val="20"/>
                <w:szCs w:val="20"/>
              </w:rPr>
              <w:t>부문에서</w:t>
            </w:r>
            <w:r>
              <w:rPr>
                <w:rFonts w:cs="Times New Roman" w:hint="eastAsia"/>
                <w:sz w:val="20"/>
                <w:szCs w:val="20"/>
              </w:rPr>
              <w:t>의</w:t>
            </w:r>
            <w:r w:rsidR="008974FE" w:rsidRPr="00911F04">
              <w:rPr>
                <w:rFonts w:cs="Times New Roman" w:hint="eastAsia"/>
                <w:sz w:val="20"/>
                <w:szCs w:val="20"/>
              </w:rPr>
              <w:t xml:space="preserve"> </w:t>
            </w:r>
            <w:r w:rsidR="008974FE">
              <w:rPr>
                <w:rFonts w:cs="Times New Roman"/>
                <w:sz w:val="20"/>
                <w:szCs w:val="20"/>
              </w:rPr>
              <w:t xml:space="preserve">ESG </w:t>
            </w:r>
            <w:r w:rsidR="008974FE">
              <w:rPr>
                <w:rFonts w:cs="Times New Roman" w:hint="eastAsia"/>
                <w:sz w:val="20"/>
                <w:szCs w:val="20"/>
              </w:rPr>
              <w:t>준수</w:t>
            </w:r>
            <w:r w:rsidR="008974FE">
              <w:rPr>
                <w:rFonts w:cs="Times New Roman" w:hint="eastAsia"/>
                <w:sz w:val="20"/>
                <w:szCs w:val="20"/>
              </w:rPr>
              <w:t xml:space="preserve"> </w:t>
            </w:r>
            <w:r w:rsidR="008974FE">
              <w:rPr>
                <w:rFonts w:cs="Times New Roman" w:hint="eastAsia"/>
                <w:sz w:val="20"/>
                <w:szCs w:val="20"/>
              </w:rPr>
              <w:t>정도는</w:t>
            </w:r>
            <w:r w:rsidR="008974FE">
              <w:rPr>
                <w:rFonts w:cs="Times New Roman" w:hint="eastAsia"/>
                <w:sz w:val="20"/>
                <w:szCs w:val="20"/>
              </w:rPr>
              <w:t xml:space="preserve"> </w:t>
            </w:r>
            <w:r w:rsidR="008974FE">
              <w:rPr>
                <w:rFonts w:cs="Times New Roman" w:hint="eastAsia"/>
                <w:sz w:val="20"/>
                <w:szCs w:val="20"/>
              </w:rPr>
              <w:t>상당히</w:t>
            </w:r>
            <w:r w:rsidR="008974FE">
              <w:rPr>
                <w:rFonts w:cs="Times New Roman" w:hint="eastAsia"/>
                <w:sz w:val="20"/>
                <w:szCs w:val="20"/>
              </w:rPr>
              <w:t xml:space="preserve"> </w:t>
            </w:r>
            <w:r w:rsidR="008974FE">
              <w:rPr>
                <w:rFonts w:cs="Times New Roman" w:hint="eastAsia"/>
                <w:sz w:val="20"/>
                <w:szCs w:val="20"/>
              </w:rPr>
              <w:t>높다고</w:t>
            </w:r>
            <w:r w:rsidR="008974FE">
              <w:rPr>
                <w:rFonts w:cs="Times New Roman" w:hint="eastAsia"/>
                <w:sz w:val="20"/>
                <w:szCs w:val="20"/>
              </w:rPr>
              <w:t xml:space="preserve"> </w:t>
            </w:r>
            <w:r w:rsidR="008974FE">
              <w:rPr>
                <w:rFonts w:cs="Times New Roman" w:hint="eastAsia"/>
                <w:sz w:val="20"/>
                <w:szCs w:val="20"/>
              </w:rPr>
              <w:t>평가할</w:t>
            </w:r>
            <w:r w:rsidR="008974FE">
              <w:rPr>
                <w:rFonts w:cs="Times New Roman" w:hint="eastAsia"/>
                <w:sz w:val="20"/>
                <w:szCs w:val="20"/>
              </w:rPr>
              <w:t xml:space="preserve"> </w:t>
            </w:r>
            <w:r w:rsidR="008974FE">
              <w:rPr>
                <w:rFonts w:cs="Times New Roman" w:hint="eastAsia"/>
                <w:sz w:val="20"/>
                <w:szCs w:val="20"/>
              </w:rPr>
              <w:t>수</w:t>
            </w:r>
            <w:r w:rsidR="008974FE">
              <w:rPr>
                <w:rFonts w:cs="Times New Roman" w:hint="eastAsia"/>
                <w:sz w:val="20"/>
                <w:szCs w:val="20"/>
              </w:rPr>
              <w:t xml:space="preserve"> </w:t>
            </w:r>
            <w:r w:rsidR="008974FE">
              <w:rPr>
                <w:rFonts w:cs="Times New Roman" w:hint="eastAsia"/>
                <w:sz w:val="20"/>
                <w:szCs w:val="20"/>
              </w:rPr>
              <w:t>있</w:t>
            </w:r>
            <w:r>
              <w:rPr>
                <w:rFonts w:cs="Times New Roman" w:hint="eastAsia"/>
                <w:sz w:val="20"/>
                <w:szCs w:val="20"/>
              </w:rPr>
              <w:t>음</w:t>
            </w:r>
            <w:r>
              <w:rPr>
                <w:rFonts w:cs="Times New Roman" w:hint="eastAsia"/>
                <w:sz w:val="20"/>
                <w:szCs w:val="20"/>
              </w:rPr>
              <w:t>.</w:t>
            </w:r>
          </w:p>
        </w:tc>
        <w:tc>
          <w:tcPr>
            <w:tcW w:w="27" w:type="pct"/>
            <w:tcBorders>
              <w:top w:val="nil"/>
              <w:bottom w:val="nil"/>
            </w:tcBorders>
          </w:tcPr>
          <w:p w14:paraId="3665C1A7" w14:textId="77777777" w:rsidR="008974FE" w:rsidRPr="009A2958" w:rsidRDefault="008974FE" w:rsidP="004E04A7">
            <w:pPr>
              <w:widowControl/>
              <w:spacing w:before="40" w:after="120" w:line="276" w:lineRule="auto"/>
              <w:rPr>
                <w:rFonts w:cs="Times New Roman"/>
                <w:sz w:val="20"/>
                <w:szCs w:val="20"/>
              </w:rPr>
            </w:pPr>
          </w:p>
        </w:tc>
        <w:tc>
          <w:tcPr>
            <w:tcW w:w="770" w:type="pct"/>
          </w:tcPr>
          <w:p w14:paraId="78C2EA06" w14:textId="5FB94E69" w:rsidR="008974FE" w:rsidRDefault="007C0ED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8974FE" w:rsidRPr="009A2958" w14:paraId="41EC6349" w14:textId="77777777" w:rsidTr="00061A1F">
        <w:trPr>
          <w:trHeight w:val="1077"/>
        </w:trPr>
        <w:tc>
          <w:tcPr>
            <w:tcW w:w="619" w:type="pct"/>
          </w:tcPr>
          <w:p w14:paraId="50F823E9" w14:textId="40EE6AD3" w:rsidR="008974FE" w:rsidRDefault="007C0ED7" w:rsidP="004C3546">
            <w:pPr>
              <w:widowControl/>
              <w:spacing w:before="40" w:after="120" w:line="276" w:lineRule="auto"/>
              <w:jc w:val="center"/>
              <w:outlineLvl w:val="0"/>
              <w:rPr>
                <w:rFonts w:cs="Times New Roman"/>
                <w:b/>
                <w:color w:val="404040" w:themeColor="text1" w:themeTint="BF"/>
                <w:kern w:val="0"/>
                <w:sz w:val="20"/>
                <w:szCs w:val="20"/>
              </w:rPr>
            </w:pPr>
            <w:bookmarkStart w:id="198" w:name="_Toc108480450"/>
            <w:bookmarkStart w:id="199" w:name="_Toc108513006"/>
            <w:r>
              <w:rPr>
                <w:rFonts w:cs="Times New Roman" w:hint="eastAsia"/>
                <w:b/>
                <w:color w:val="404040" w:themeColor="text1" w:themeTint="BF"/>
                <w:kern w:val="0"/>
                <w:sz w:val="20"/>
                <w:szCs w:val="20"/>
              </w:rPr>
              <w:lastRenderedPageBreak/>
              <w:t>Governance</w:t>
            </w:r>
            <w:r w:rsidR="0049307C">
              <w:rPr>
                <w:rFonts w:cs="Times New Roman"/>
                <w:b/>
                <w:color w:val="404040" w:themeColor="text1" w:themeTint="BF"/>
                <w:kern w:val="0"/>
                <w:sz w:val="20"/>
                <w:szCs w:val="20"/>
              </w:rPr>
              <w:br/>
            </w:r>
            <w:r>
              <w:rPr>
                <w:rFonts w:cs="Times New Roman" w:hint="eastAsia"/>
                <w:b/>
                <w:color w:val="404040" w:themeColor="text1" w:themeTint="BF"/>
                <w:kern w:val="0"/>
                <w:sz w:val="20"/>
                <w:szCs w:val="20"/>
              </w:rPr>
              <w:t>(</w:t>
            </w:r>
            <w:r>
              <w:rPr>
                <w:rFonts w:cs="Times New Roman" w:hint="eastAsia"/>
                <w:b/>
                <w:color w:val="404040" w:themeColor="text1" w:themeTint="BF"/>
                <w:kern w:val="0"/>
                <w:sz w:val="20"/>
                <w:szCs w:val="20"/>
              </w:rPr>
              <w:t>지배구조</w:t>
            </w:r>
            <w:r>
              <w:rPr>
                <w:rFonts w:cs="Times New Roman" w:hint="eastAsia"/>
                <w:b/>
                <w:color w:val="404040" w:themeColor="text1" w:themeTint="BF"/>
                <w:kern w:val="0"/>
                <w:sz w:val="20"/>
                <w:szCs w:val="20"/>
              </w:rPr>
              <w:t>)</w:t>
            </w:r>
            <w:bookmarkEnd w:id="198"/>
            <w:bookmarkEnd w:id="199"/>
          </w:p>
        </w:tc>
        <w:tc>
          <w:tcPr>
            <w:tcW w:w="26" w:type="pct"/>
            <w:tcBorders>
              <w:top w:val="nil"/>
              <w:bottom w:val="nil"/>
            </w:tcBorders>
          </w:tcPr>
          <w:p w14:paraId="5A867989" w14:textId="77777777" w:rsidR="008974FE" w:rsidRPr="009A2958" w:rsidRDefault="008974FE" w:rsidP="004E04A7">
            <w:pPr>
              <w:widowControl/>
              <w:spacing w:before="40" w:after="120" w:line="276" w:lineRule="auto"/>
              <w:rPr>
                <w:rFonts w:cs="Times New Roman"/>
                <w:b/>
                <w:sz w:val="20"/>
                <w:szCs w:val="20"/>
              </w:rPr>
            </w:pPr>
          </w:p>
        </w:tc>
        <w:tc>
          <w:tcPr>
            <w:tcW w:w="1804" w:type="pct"/>
          </w:tcPr>
          <w:p w14:paraId="59B6AF8E" w14:textId="77777777" w:rsidR="008974FE" w:rsidRDefault="00216DD4"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이사회는</w:t>
            </w:r>
            <w:r>
              <w:rPr>
                <w:rFonts w:cs="Times New Roman" w:hint="eastAsia"/>
                <w:sz w:val="20"/>
                <w:szCs w:val="20"/>
              </w:rPr>
              <w:t xml:space="preserve"> </w:t>
            </w:r>
            <w:r>
              <w:rPr>
                <w:rFonts w:cs="Times New Roman"/>
                <w:sz w:val="20"/>
                <w:szCs w:val="20"/>
              </w:rPr>
              <w:t>4</w:t>
            </w:r>
            <w:r>
              <w:rPr>
                <w:rFonts w:cs="Times New Roman" w:hint="eastAsia"/>
                <w:sz w:val="20"/>
                <w:szCs w:val="20"/>
              </w:rPr>
              <w:t>명의</w:t>
            </w:r>
            <w:r>
              <w:rPr>
                <w:rFonts w:cs="Times New Roman" w:hint="eastAsia"/>
                <w:sz w:val="20"/>
                <w:szCs w:val="20"/>
              </w:rPr>
              <w:t xml:space="preserve"> </w:t>
            </w:r>
            <w:r>
              <w:rPr>
                <w:rFonts w:cs="Times New Roman" w:hint="eastAsia"/>
                <w:sz w:val="20"/>
                <w:szCs w:val="20"/>
              </w:rPr>
              <w:t>이사와</w:t>
            </w:r>
            <w:r>
              <w:rPr>
                <w:rFonts w:cs="Times New Roman" w:hint="eastAsia"/>
                <w:sz w:val="20"/>
                <w:szCs w:val="20"/>
              </w:rPr>
              <w:t xml:space="preserve"> </w:t>
            </w:r>
            <w:r>
              <w:rPr>
                <w:rFonts w:cs="Times New Roman"/>
                <w:sz w:val="20"/>
                <w:szCs w:val="20"/>
              </w:rPr>
              <w:t>1</w:t>
            </w:r>
            <w:r>
              <w:rPr>
                <w:rFonts w:cs="Times New Roman" w:hint="eastAsia"/>
                <w:sz w:val="20"/>
                <w:szCs w:val="20"/>
              </w:rPr>
              <w:t>명의</w:t>
            </w:r>
            <w:r>
              <w:rPr>
                <w:rFonts w:cs="Times New Roman" w:hint="eastAsia"/>
                <w:sz w:val="20"/>
                <w:szCs w:val="20"/>
              </w:rPr>
              <w:t xml:space="preserve"> </w:t>
            </w:r>
            <w:r>
              <w:rPr>
                <w:rFonts w:cs="Times New Roman" w:hint="eastAsia"/>
                <w:sz w:val="20"/>
                <w:szCs w:val="20"/>
              </w:rPr>
              <w:t>감사로</w:t>
            </w:r>
            <w:r>
              <w:rPr>
                <w:rFonts w:cs="Times New Roman" w:hint="eastAsia"/>
                <w:sz w:val="20"/>
                <w:szCs w:val="20"/>
              </w:rPr>
              <w:t xml:space="preserve"> </w:t>
            </w:r>
            <w:r>
              <w:rPr>
                <w:rFonts w:cs="Times New Roman" w:hint="eastAsia"/>
                <w:sz w:val="20"/>
                <w:szCs w:val="20"/>
              </w:rPr>
              <w:t>구성되어</w:t>
            </w:r>
            <w:r>
              <w:rPr>
                <w:rFonts w:cs="Times New Roman" w:hint="eastAsia"/>
                <w:sz w:val="20"/>
                <w:szCs w:val="20"/>
              </w:rPr>
              <w:t xml:space="preserve"> </w:t>
            </w:r>
            <w:r>
              <w:rPr>
                <w:rFonts w:cs="Times New Roman" w:hint="eastAsia"/>
                <w:sz w:val="20"/>
                <w:szCs w:val="20"/>
              </w:rPr>
              <w:t>있으며</w:t>
            </w:r>
            <w:r>
              <w:rPr>
                <w:rFonts w:cs="Times New Roman" w:hint="eastAsia"/>
                <w:sz w:val="20"/>
                <w:szCs w:val="20"/>
              </w:rPr>
              <w:t>,</w:t>
            </w:r>
            <w:r>
              <w:rPr>
                <w:rFonts w:cs="Times New Roman"/>
                <w:sz w:val="20"/>
                <w:szCs w:val="20"/>
              </w:rPr>
              <w:t xml:space="preserve"> </w:t>
            </w:r>
            <w:r w:rsidR="001709E6">
              <w:rPr>
                <w:rFonts w:cs="Times New Roman" w:hint="eastAsia"/>
                <w:sz w:val="20"/>
                <w:szCs w:val="20"/>
              </w:rPr>
              <w:t>대상회사의</w:t>
            </w:r>
            <w:r w:rsidR="001709E6">
              <w:rPr>
                <w:rFonts w:cs="Times New Roman" w:hint="eastAsia"/>
                <w:sz w:val="20"/>
                <w:szCs w:val="20"/>
              </w:rPr>
              <w:t xml:space="preserve"> </w:t>
            </w:r>
            <w:r w:rsidR="001709E6">
              <w:rPr>
                <w:rFonts w:cs="Times New Roman" w:hint="eastAsia"/>
                <w:sz w:val="20"/>
                <w:szCs w:val="20"/>
              </w:rPr>
              <w:t>이사회</w:t>
            </w:r>
            <w:r w:rsidR="001709E6">
              <w:rPr>
                <w:rFonts w:cs="Times New Roman" w:hint="eastAsia"/>
                <w:sz w:val="20"/>
                <w:szCs w:val="20"/>
              </w:rPr>
              <w:t xml:space="preserve"> </w:t>
            </w:r>
            <w:r w:rsidR="001709E6">
              <w:rPr>
                <w:rFonts w:cs="Times New Roman" w:hint="eastAsia"/>
                <w:sz w:val="20"/>
                <w:szCs w:val="20"/>
              </w:rPr>
              <w:t>운영</w:t>
            </w:r>
            <w:r w:rsidR="00E90F8A">
              <w:rPr>
                <w:rFonts w:cs="Times New Roman" w:hint="eastAsia"/>
                <w:sz w:val="20"/>
                <w:szCs w:val="20"/>
              </w:rPr>
              <w:t>에</w:t>
            </w:r>
            <w:r w:rsidR="00E90F8A">
              <w:rPr>
                <w:rFonts w:cs="Times New Roman" w:hint="eastAsia"/>
                <w:sz w:val="20"/>
                <w:szCs w:val="20"/>
              </w:rPr>
              <w:t xml:space="preserve"> </w:t>
            </w:r>
            <w:r w:rsidR="00E90F8A">
              <w:rPr>
                <w:rFonts w:cs="Times New Roman" w:hint="eastAsia"/>
                <w:sz w:val="20"/>
                <w:szCs w:val="20"/>
              </w:rPr>
              <w:t>관해서는</w:t>
            </w:r>
            <w:r w:rsidR="00E90F8A">
              <w:rPr>
                <w:rFonts w:cs="Times New Roman" w:hint="eastAsia"/>
                <w:sz w:val="20"/>
                <w:szCs w:val="20"/>
              </w:rPr>
              <w:t xml:space="preserve"> </w:t>
            </w:r>
            <w:r w:rsidR="00E90F8A">
              <w:rPr>
                <w:rFonts w:cs="Times New Roman" w:hint="eastAsia"/>
                <w:sz w:val="20"/>
                <w:szCs w:val="20"/>
              </w:rPr>
              <w:t>별도의</w:t>
            </w:r>
            <w:r w:rsidR="00E90F8A">
              <w:rPr>
                <w:rFonts w:cs="Times New Roman" w:hint="eastAsia"/>
                <w:sz w:val="20"/>
                <w:szCs w:val="20"/>
              </w:rPr>
              <w:t xml:space="preserve"> </w:t>
            </w:r>
            <w:r w:rsidR="00E90F8A">
              <w:rPr>
                <w:rFonts w:cs="Times New Roman" w:hint="eastAsia"/>
                <w:sz w:val="20"/>
                <w:szCs w:val="20"/>
              </w:rPr>
              <w:t>이사회</w:t>
            </w:r>
            <w:r w:rsidR="00E90F8A">
              <w:rPr>
                <w:rFonts w:cs="Times New Roman" w:hint="eastAsia"/>
                <w:sz w:val="20"/>
                <w:szCs w:val="20"/>
              </w:rPr>
              <w:t xml:space="preserve"> </w:t>
            </w:r>
            <w:r w:rsidR="00E90F8A">
              <w:rPr>
                <w:rFonts w:cs="Times New Roman" w:hint="eastAsia"/>
                <w:sz w:val="20"/>
                <w:szCs w:val="20"/>
              </w:rPr>
              <w:t>규정을</w:t>
            </w:r>
            <w:r w:rsidR="00E90F8A">
              <w:rPr>
                <w:rFonts w:cs="Times New Roman" w:hint="eastAsia"/>
                <w:sz w:val="20"/>
                <w:szCs w:val="20"/>
              </w:rPr>
              <w:t xml:space="preserve"> </w:t>
            </w:r>
            <w:r w:rsidR="00E90F8A">
              <w:rPr>
                <w:rFonts w:cs="Times New Roman" w:hint="eastAsia"/>
                <w:sz w:val="20"/>
                <w:szCs w:val="20"/>
              </w:rPr>
              <w:t>두고</w:t>
            </w:r>
            <w:r w:rsidR="00E90F8A">
              <w:rPr>
                <w:rFonts w:cs="Times New Roman" w:hint="eastAsia"/>
                <w:sz w:val="20"/>
                <w:szCs w:val="20"/>
              </w:rPr>
              <w:t xml:space="preserve"> </w:t>
            </w:r>
            <w:r w:rsidR="00E90F8A">
              <w:rPr>
                <w:rFonts w:cs="Times New Roman" w:hint="eastAsia"/>
                <w:sz w:val="20"/>
                <w:szCs w:val="20"/>
              </w:rPr>
              <w:t>있음</w:t>
            </w:r>
            <w:r w:rsidR="00E90F8A">
              <w:rPr>
                <w:rFonts w:cs="Times New Roman" w:hint="eastAsia"/>
                <w:sz w:val="20"/>
                <w:szCs w:val="20"/>
              </w:rPr>
              <w:t>.</w:t>
            </w:r>
          </w:p>
          <w:p w14:paraId="7D7DBB8B" w14:textId="506DA98C" w:rsidR="00E90F8A" w:rsidRDefault="00E90F8A"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대상회사의</w:t>
            </w:r>
            <w:r>
              <w:rPr>
                <w:rFonts w:cs="Times New Roman" w:hint="eastAsia"/>
                <w:sz w:val="20"/>
                <w:szCs w:val="20"/>
              </w:rPr>
              <w:t xml:space="preserve"> </w:t>
            </w:r>
            <w:r>
              <w:rPr>
                <w:rFonts w:cs="Times New Roman"/>
                <w:sz w:val="20"/>
                <w:szCs w:val="20"/>
              </w:rPr>
              <w:t xml:space="preserve">CEO </w:t>
            </w:r>
            <w:r>
              <w:rPr>
                <w:rFonts w:cs="Times New Roman" w:hint="eastAsia"/>
                <w:sz w:val="20"/>
                <w:szCs w:val="20"/>
              </w:rPr>
              <w:t>직속</w:t>
            </w:r>
            <w:r>
              <w:rPr>
                <w:rFonts w:cs="Times New Roman" w:hint="eastAsia"/>
                <w:sz w:val="20"/>
                <w:szCs w:val="20"/>
              </w:rPr>
              <w:t xml:space="preserve"> </w:t>
            </w:r>
            <w:r>
              <w:rPr>
                <w:rFonts w:cs="Times New Roman" w:hint="eastAsia"/>
                <w:sz w:val="20"/>
                <w:szCs w:val="20"/>
              </w:rPr>
              <w:t>조직으로</w:t>
            </w:r>
            <w:r>
              <w:rPr>
                <w:rFonts w:cs="Times New Roman" w:hint="eastAsia"/>
                <w:sz w:val="20"/>
                <w:szCs w:val="20"/>
              </w:rPr>
              <w:t xml:space="preserve"> </w:t>
            </w:r>
            <w:r>
              <w:rPr>
                <w:rFonts w:cs="Times New Roman"/>
                <w:sz w:val="20"/>
                <w:szCs w:val="20"/>
              </w:rPr>
              <w:t>ESG TF</w:t>
            </w:r>
            <w:r>
              <w:rPr>
                <w:rFonts w:cs="Times New Roman" w:hint="eastAsia"/>
                <w:sz w:val="20"/>
                <w:szCs w:val="20"/>
              </w:rPr>
              <w:t>와</w:t>
            </w:r>
            <w:r>
              <w:rPr>
                <w:rFonts w:cs="Times New Roman" w:hint="eastAsia"/>
                <w:sz w:val="20"/>
                <w:szCs w:val="20"/>
              </w:rPr>
              <w:t xml:space="preserve"> </w:t>
            </w:r>
            <w:r>
              <w:rPr>
                <w:rFonts w:cs="Times New Roman" w:hint="eastAsia"/>
                <w:sz w:val="20"/>
                <w:szCs w:val="20"/>
              </w:rPr>
              <w:t>준법경영실이</w:t>
            </w:r>
            <w:r>
              <w:rPr>
                <w:rFonts w:cs="Times New Roman" w:hint="eastAsia"/>
                <w:sz w:val="20"/>
                <w:szCs w:val="20"/>
              </w:rPr>
              <w:t xml:space="preserve"> </w:t>
            </w:r>
            <w:r>
              <w:rPr>
                <w:rFonts w:cs="Times New Roman" w:hint="eastAsia"/>
                <w:sz w:val="20"/>
                <w:szCs w:val="20"/>
              </w:rPr>
              <w:t>별도로</w:t>
            </w:r>
            <w:r>
              <w:rPr>
                <w:rFonts w:cs="Times New Roman" w:hint="eastAsia"/>
                <w:sz w:val="20"/>
                <w:szCs w:val="20"/>
              </w:rPr>
              <w:t xml:space="preserve"> </w:t>
            </w:r>
            <w:r>
              <w:rPr>
                <w:rFonts w:cs="Times New Roman" w:hint="eastAsia"/>
                <w:sz w:val="20"/>
                <w:szCs w:val="20"/>
              </w:rPr>
              <w:t>존재함</w:t>
            </w:r>
            <w:r>
              <w:rPr>
                <w:rFonts w:cs="Times New Roman" w:hint="eastAsia"/>
                <w:sz w:val="20"/>
                <w:szCs w:val="20"/>
              </w:rPr>
              <w:t>.</w:t>
            </w:r>
          </w:p>
          <w:p w14:paraId="1A0E4BAF" w14:textId="61D7BE22" w:rsidR="00DF5637" w:rsidRDefault="00DF563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최근까지</w:t>
            </w:r>
            <w:r>
              <w:rPr>
                <w:rFonts w:cs="Times New Roman" w:hint="eastAsia"/>
                <w:sz w:val="20"/>
                <w:szCs w:val="20"/>
              </w:rPr>
              <w:t xml:space="preserve"> </w:t>
            </w:r>
            <w:r>
              <w:rPr>
                <w:rFonts w:cs="Times New Roman"/>
                <w:sz w:val="20"/>
                <w:szCs w:val="20"/>
              </w:rPr>
              <w:t>IPO</w:t>
            </w:r>
            <w:r>
              <w:rPr>
                <w:rFonts w:cs="Times New Roman" w:hint="eastAsia"/>
                <w:sz w:val="20"/>
                <w:szCs w:val="20"/>
              </w:rPr>
              <w:t>를</w:t>
            </w:r>
            <w:r>
              <w:rPr>
                <w:rFonts w:cs="Times New Roman" w:hint="eastAsia"/>
                <w:sz w:val="20"/>
                <w:szCs w:val="20"/>
              </w:rPr>
              <w:t xml:space="preserve"> </w:t>
            </w:r>
            <w:r>
              <w:rPr>
                <w:rFonts w:cs="Times New Roman" w:hint="eastAsia"/>
                <w:sz w:val="20"/>
                <w:szCs w:val="20"/>
              </w:rPr>
              <w:t>준비하면서</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내부</w:t>
            </w:r>
            <w:r>
              <w:rPr>
                <w:rFonts w:cs="Times New Roman" w:hint="eastAsia"/>
                <w:sz w:val="20"/>
                <w:szCs w:val="20"/>
              </w:rPr>
              <w:t xml:space="preserve"> </w:t>
            </w:r>
            <w:r>
              <w:rPr>
                <w:rFonts w:cs="Times New Roman" w:hint="eastAsia"/>
                <w:sz w:val="20"/>
                <w:szCs w:val="20"/>
              </w:rPr>
              <w:t>규정의</w:t>
            </w:r>
            <w:r>
              <w:rPr>
                <w:rFonts w:cs="Times New Roman" w:hint="eastAsia"/>
                <w:sz w:val="20"/>
                <w:szCs w:val="20"/>
              </w:rPr>
              <w:t xml:space="preserve"> </w:t>
            </w:r>
            <w:r>
              <w:rPr>
                <w:rFonts w:cs="Times New Roman" w:hint="eastAsia"/>
                <w:sz w:val="20"/>
                <w:szCs w:val="20"/>
              </w:rPr>
              <w:t>정비를</w:t>
            </w:r>
            <w:r>
              <w:rPr>
                <w:rFonts w:cs="Times New Roman" w:hint="eastAsia"/>
                <w:sz w:val="20"/>
                <w:szCs w:val="20"/>
              </w:rPr>
              <w:t xml:space="preserve"> </w:t>
            </w:r>
            <w:r>
              <w:rPr>
                <w:rFonts w:cs="Times New Roman" w:hint="eastAsia"/>
                <w:sz w:val="20"/>
                <w:szCs w:val="20"/>
              </w:rPr>
              <w:t>진행한</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이해됨</w:t>
            </w:r>
            <w:r>
              <w:rPr>
                <w:rFonts w:cs="Times New Roman" w:hint="eastAsia"/>
                <w:sz w:val="20"/>
                <w:szCs w:val="20"/>
              </w:rPr>
              <w:t>.</w:t>
            </w:r>
          </w:p>
          <w:p w14:paraId="73F15914" w14:textId="2D4D9361" w:rsidR="00E90F8A" w:rsidRDefault="00E90F8A"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대상회사에는</w:t>
            </w:r>
            <w:r>
              <w:rPr>
                <w:rFonts w:cs="Times New Roman" w:hint="eastAsia"/>
                <w:sz w:val="20"/>
                <w:szCs w:val="20"/>
              </w:rPr>
              <w:t xml:space="preserve"> </w:t>
            </w:r>
            <w:r>
              <w:rPr>
                <w:rFonts w:cs="Times New Roman"/>
                <w:sz w:val="20"/>
                <w:szCs w:val="20"/>
              </w:rPr>
              <w:t xml:space="preserve">TPG, </w:t>
            </w:r>
            <w:r>
              <w:rPr>
                <w:rFonts w:cs="Times New Roman" w:hint="eastAsia"/>
                <w:sz w:val="20"/>
                <w:szCs w:val="20"/>
              </w:rPr>
              <w:t>칼라일</w:t>
            </w:r>
            <w:r>
              <w:rPr>
                <w:rFonts w:cs="Times New Roman" w:hint="eastAsia"/>
                <w:sz w:val="20"/>
                <w:szCs w:val="20"/>
              </w:rPr>
              <w:t xml:space="preserve"> </w:t>
            </w:r>
            <w:r>
              <w:rPr>
                <w:rFonts w:cs="Times New Roman" w:hint="eastAsia"/>
                <w:sz w:val="20"/>
                <w:szCs w:val="20"/>
              </w:rPr>
              <w:t>등</w:t>
            </w:r>
            <w:r>
              <w:rPr>
                <w:rFonts w:cs="Times New Roman" w:hint="eastAsia"/>
                <w:sz w:val="20"/>
                <w:szCs w:val="20"/>
              </w:rPr>
              <w:t xml:space="preserve"> </w:t>
            </w:r>
            <w:r>
              <w:rPr>
                <w:rFonts w:cs="Times New Roman" w:hint="eastAsia"/>
                <w:sz w:val="20"/>
                <w:szCs w:val="20"/>
              </w:rPr>
              <w:t>글로벌</w:t>
            </w:r>
            <w:r>
              <w:rPr>
                <w:rFonts w:cs="Times New Roman" w:hint="eastAsia"/>
                <w:sz w:val="20"/>
                <w:szCs w:val="20"/>
              </w:rPr>
              <w:t xml:space="preserve"> </w:t>
            </w:r>
            <w:r>
              <w:rPr>
                <w:rFonts w:cs="Times New Roman"/>
                <w:sz w:val="20"/>
                <w:szCs w:val="20"/>
              </w:rPr>
              <w:t>PEF</w:t>
            </w:r>
            <w:r>
              <w:rPr>
                <w:rFonts w:cs="Times New Roman" w:hint="eastAsia"/>
                <w:sz w:val="20"/>
                <w:szCs w:val="20"/>
              </w:rPr>
              <w:t>와</w:t>
            </w:r>
            <w:r>
              <w:rPr>
                <w:rFonts w:cs="Times New Roman" w:hint="eastAsia"/>
                <w:sz w:val="20"/>
                <w:szCs w:val="20"/>
              </w:rPr>
              <w:t xml:space="preserve"> </w:t>
            </w:r>
            <w:r>
              <w:rPr>
                <w:rFonts w:cs="Times New Roman" w:hint="eastAsia"/>
                <w:sz w:val="20"/>
                <w:szCs w:val="20"/>
              </w:rPr>
              <w:t>구글</w:t>
            </w:r>
            <w:r>
              <w:rPr>
                <w:rFonts w:cs="Times New Roman" w:hint="eastAsia"/>
                <w:sz w:val="20"/>
                <w:szCs w:val="20"/>
              </w:rPr>
              <w:t xml:space="preserve"> </w:t>
            </w:r>
            <w:r>
              <w:rPr>
                <w:rFonts w:cs="Times New Roman" w:hint="eastAsia"/>
                <w:sz w:val="20"/>
                <w:szCs w:val="20"/>
              </w:rPr>
              <w:t>등</w:t>
            </w:r>
            <w:r>
              <w:rPr>
                <w:rFonts w:cs="Times New Roman" w:hint="eastAsia"/>
                <w:sz w:val="20"/>
                <w:szCs w:val="20"/>
              </w:rPr>
              <w:t xml:space="preserve"> </w:t>
            </w:r>
            <w:r>
              <w:rPr>
                <w:rFonts w:cs="Times New Roman" w:hint="eastAsia"/>
                <w:sz w:val="20"/>
                <w:szCs w:val="20"/>
              </w:rPr>
              <w:t>글로벌</w:t>
            </w:r>
            <w:r>
              <w:rPr>
                <w:rFonts w:cs="Times New Roman" w:hint="eastAsia"/>
                <w:sz w:val="20"/>
                <w:szCs w:val="20"/>
              </w:rPr>
              <w:t xml:space="preserve"> </w:t>
            </w:r>
            <w:r>
              <w:rPr>
                <w:rFonts w:cs="Times New Roman" w:hint="eastAsia"/>
                <w:sz w:val="20"/>
                <w:szCs w:val="20"/>
              </w:rPr>
              <w:t>기업</w:t>
            </w:r>
            <w:r>
              <w:rPr>
                <w:rFonts w:cs="Times New Roman" w:hint="eastAsia"/>
                <w:sz w:val="20"/>
                <w:szCs w:val="20"/>
              </w:rPr>
              <w:t xml:space="preserve"> </w:t>
            </w:r>
            <w:r>
              <w:rPr>
                <w:rFonts w:cs="Times New Roman" w:hint="eastAsia"/>
                <w:sz w:val="20"/>
                <w:szCs w:val="20"/>
              </w:rPr>
              <w:t>등이</w:t>
            </w:r>
            <w:r>
              <w:rPr>
                <w:rFonts w:cs="Times New Roman" w:hint="eastAsia"/>
                <w:sz w:val="20"/>
                <w:szCs w:val="20"/>
              </w:rPr>
              <w:t xml:space="preserve"> </w:t>
            </w:r>
            <w:r>
              <w:rPr>
                <w:rFonts w:cs="Times New Roman" w:hint="eastAsia"/>
                <w:sz w:val="20"/>
                <w:szCs w:val="20"/>
              </w:rPr>
              <w:t>투자를</w:t>
            </w:r>
            <w:r>
              <w:rPr>
                <w:rFonts w:cs="Times New Roman" w:hint="eastAsia"/>
                <w:sz w:val="20"/>
                <w:szCs w:val="20"/>
              </w:rPr>
              <w:t xml:space="preserve"> </w:t>
            </w:r>
            <w:r>
              <w:rPr>
                <w:rFonts w:cs="Times New Roman" w:hint="eastAsia"/>
                <w:sz w:val="20"/>
                <w:szCs w:val="20"/>
              </w:rPr>
              <w:t>진행했으며</w:t>
            </w:r>
            <w:r>
              <w:rPr>
                <w:rFonts w:cs="Times New Roman" w:hint="eastAsia"/>
                <w:sz w:val="20"/>
                <w:szCs w:val="20"/>
              </w:rPr>
              <w:t>,</w:t>
            </w:r>
            <w:r>
              <w:rPr>
                <w:rFonts w:cs="Times New Roman"/>
                <w:sz w:val="20"/>
                <w:szCs w:val="20"/>
              </w:rPr>
              <w:t xml:space="preserve"> </w:t>
            </w:r>
            <w:r>
              <w:rPr>
                <w:rFonts w:cs="Times New Roman" w:hint="eastAsia"/>
                <w:sz w:val="20"/>
                <w:szCs w:val="20"/>
              </w:rPr>
              <w:t>투자</w:t>
            </w:r>
            <w:r>
              <w:rPr>
                <w:rFonts w:cs="Times New Roman" w:hint="eastAsia"/>
                <w:sz w:val="20"/>
                <w:szCs w:val="20"/>
              </w:rPr>
              <w:t xml:space="preserve"> </w:t>
            </w:r>
            <w:r>
              <w:rPr>
                <w:rFonts w:cs="Times New Roman" w:hint="eastAsia"/>
                <w:sz w:val="20"/>
                <w:szCs w:val="20"/>
              </w:rPr>
              <w:t>과정에서</w:t>
            </w:r>
            <w:r>
              <w:rPr>
                <w:rFonts w:cs="Times New Roman" w:hint="eastAsia"/>
                <w:sz w:val="20"/>
                <w:szCs w:val="20"/>
              </w:rPr>
              <w:t xml:space="preserve"> </w:t>
            </w:r>
            <w:r>
              <w:rPr>
                <w:rFonts w:cs="Times New Roman" w:hint="eastAsia"/>
                <w:sz w:val="20"/>
                <w:szCs w:val="20"/>
              </w:rPr>
              <w:t>실사를</w:t>
            </w:r>
            <w:r>
              <w:rPr>
                <w:rFonts w:cs="Times New Roman" w:hint="eastAsia"/>
                <w:sz w:val="20"/>
                <w:szCs w:val="20"/>
              </w:rPr>
              <w:t xml:space="preserve"> </w:t>
            </w:r>
            <w:r>
              <w:rPr>
                <w:rFonts w:cs="Times New Roman" w:hint="eastAsia"/>
                <w:sz w:val="20"/>
                <w:szCs w:val="20"/>
              </w:rPr>
              <w:t>진행하였고</w:t>
            </w:r>
            <w:r>
              <w:rPr>
                <w:rFonts w:cs="Times New Roman" w:hint="eastAsia"/>
                <w:sz w:val="20"/>
                <w:szCs w:val="20"/>
              </w:rPr>
              <w:t>,</w:t>
            </w:r>
            <w:r>
              <w:rPr>
                <w:rFonts w:cs="Times New Roman"/>
                <w:sz w:val="20"/>
                <w:szCs w:val="20"/>
              </w:rPr>
              <w:t xml:space="preserve"> </w:t>
            </w:r>
            <w:r w:rsidR="00763377">
              <w:rPr>
                <w:rFonts w:cs="Times New Roman" w:hint="eastAsia"/>
                <w:sz w:val="20"/>
                <w:szCs w:val="20"/>
              </w:rPr>
              <w:t>주주간계약에</w:t>
            </w:r>
            <w:r w:rsidR="00763377">
              <w:rPr>
                <w:rFonts w:cs="Times New Roman" w:hint="eastAsia"/>
                <w:sz w:val="20"/>
                <w:szCs w:val="20"/>
              </w:rPr>
              <w:t xml:space="preserve"> </w:t>
            </w:r>
            <w:r w:rsidR="00763377">
              <w:rPr>
                <w:rFonts w:cs="Times New Roman" w:hint="eastAsia"/>
                <w:sz w:val="20"/>
                <w:szCs w:val="20"/>
              </w:rPr>
              <w:t>따라</w:t>
            </w:r>
            <w:r w:rsidR="00763377">
              <w:rPr>
                <w:rFonts w:cs="Times New Roman" w:hint="eastAsia"/>
                <w:sz w:val="20"/>
                <w:szCs w:val="20"/>
              </w:rPr>
              <w:t xml:space="preserve"> </w:t>
            </w:r>
            <w:r w:rsidR="00763377">
              <w:rPr>
                <w:rFonts w:cs="Times New Roman" w:hint="eastAsia"/>
                <w:sz w:val="20"/>
                <w:szCs w:val="20"/>
              </w:rPr>
              <w:t>이러한</w:t>
            </w:r>
            <w:r w:rsidR="00763377">
              <w:rPr>
                <w:rFonts w:cs="Times New Roman" w:hint="eastAsia"/>
                <w:sz w:val="20"/>
                <w:szCs w:val="20"/>
              </w:rPr>
              <w:t xml:space="preserve"> </w:t>
            </w:r>
            <w:r w:rsidR="00763377">
              <w:rPr>
                <w:rFonts w:cs="Times New Roman" w:hint="eastAsia"/>
                <w:sz w:val="20"/>
                <w:szCs w:val="20"/>
              </w:rPr>
              <w:t>주주들의</w:t>
            </w:r>
            <w:r w:rsidR="00763377">
              <w:rPr>
                <w:rFonts w:cs="Times New Roman" w:hint="eastAsia"/>
                <w:sz w:val="20"/>
                <w:szCs w:val="20"/>
              </w:rPr>
              <w:t xml:space="preserve"> </w:t>
            </w:r>
            <w:r w:rsidR="00763377">
              <w:rPr>
                <w:rFonts w:cs="Times New Roman" w:hint="eastAsia"/>
                <w:sz w:val="20"/>
                <w:szCs w:val="20"/>
              </w:rPr>
              <w:t>권리가</w:t>
            </w:r>
            <w:r w:rsidR="00763377">
              <w:rPr>
                <w:rFonts w:cs="Times New Roman" w:hint="eastAsia"/>
                <w:sz w:val="20"/>
                <w:szCs w:val="20"/>
              </w:rPr>
              <w:t xml:space="preserve"> </w:t>
            </w:r>
            <w:r w:rsidR="00763377">
              <w:rPr>
                <w:rFonts w:cs="Times New Roman" w:hint="eastAsia"/>
                <w:sz w:val="20"/>
                <w:szCs w:val="20"/>
              </w:rPr>
              <w:t>인정되고</w:t>
            </w:r>
            <w:r w:rsidR="00763377">
              <w:rPr>
                <w:rFonts w:cs="Times New Roman" w:hint="eastAsia"/>
                <w:sz w:val="20"/>
                <w:szCs w:val="20"/>
              </w:rPr>
              <w:t xml:space="preserve">, </w:t>
            </w:r>
            <w:r>
              <w:rPr>
                <w:rFonts w:cs="Times New Roman"/>
                <w:sz w:val="20"/>
                <w:szCs w:val="20"/>
              </w:rPr>
              <w:t>TPG</w:t>
            </w:r>
            <w:r>
              <w:rPr>
                <w:rFonts w:cs="Times New Roman" w:hint="eastAsia"/>
                <w:sz w:val="20"/>
                <w:szCs w:val="20"/>
              </w:rPr>
              <w:t>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이사를</w:t>
            </w:r>
            <w:r>
              <w:rPr>
                <w:rFonts w:cs="Times New Roman" w:hint="eastAsia"/>
                <w:sz w:val="20"/>
                <w:szCs w:val="20"/>
              </w:rPr>
              <w:t xml:space="preserve"> </w:t>
            </w:r>
            <w:r>
              <w:rPr>
                <w:rFonts w:cs="Times New Roman" w:hint="eastAsia"/>
                <w:sz w:val="20"/>
                <w:szCs w:val="20"/>
              </w:rPr>
              <w:t>선임하여</w:t>
            </w:r>
            <w:r>
              <w:rPr>
                <w:rFonts w:cs="Times New Roman" w:hint="eastAsia"/>
                <w:sz w:val="20"/>
                <w:szCs w:val="20"/>
              </w:rPr>
              <w:t xml:space="preserve"> </w:t>
            </w:r>
            <w:r>
              <w:rPr>
                <w:rFonts w:cs="Times New Roman" w:hint="eastAsia"/>
                <w:sz w:val="20"/>
                <w:szCs w:val="20"/>
              </w:rPr>
              <w:t>이사회에도</w:t>
            </w:r>
            <w:r>
              <w:rPr>
                <w:rFonts w:cs="Times New Roman" w:hint="eastAsia"/>
                <w:sz w:val="20"/>
                <w:szCs w:val="20"/>
              </w:rPr>
              <w:t xml:space="preserve"> </w:t>
            </w:r>
            <w:r>
              <w:rPr>
                <w:rFonts w:cs="Times New Roman" w:hint="eastAsia"/>
                <w:sz w:val="20"/>
                <w:szCs w:val="20"/>
              </w:rPr>
              <w:t>참여하고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tc>
        <w:tc>
          <w:tcPr>
            <w:tcW w:w="26" w:type="pct"/>
            <w:tcBorders>
              <w:top w:val="nil"/>
              <w:bottom w:val="nil"/>
            </w:tcBorders>
          </w:tcPr>
          <w:p w14:paraId="0CF34C14" w14:textId="77777777" w:rsidR="008974FE" w:rsidRPr="009A2958" w:rsidRDefault="008974FE" w:rsidP="004E04A7">
            <w:pPr>
              <w:widowControl/>
              <w:spacing w:before="40" w:after="120" w:line="276" w:lineRule="auto"/>
              <w:rPr>
                <w:rFonts w:cs="Times New Roman"/>
                <w:sz w:val="20"/>
                <w:szCs w:val="20"/>
              </w:rPr>
            </w:pPr>
          </w:p>
        </w:tc>
        <w:tc>
          <w:tcPr>
            <w:tcW w:w="1728" w:type="pct"/>
          </w:tcPr>
          <w:p w14:paraId="01F965DE" w14:textId="632B60A2" w:rsidR="00763377" w:rsidRDefault="00763377" w:rsidP="001D3D41">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지배구조는</w:t>
            </w:r>
            <w:r>
              <w:rPr>
                <w:rFonts w:cs="Times New Roman" w:hint="eastAsia"/>
                <w:sz w:val="20"/>
                <w:szCs w:val="20"/>
              </w:rPr>
              <w:t xml:space="preserve"> </w:t>
            </w:r>
            <w:r>
              <w:rPr>
                <w:rFonts w:cs="Times New Roman" w:hint="eastAsia"/>
                <w:sz w:val="20"/>
                <w:szCs w:val="20"/>
              </w:rPr>
              <w:t>상법</w:t>
            </w:r>
            <w:r>
              <w:rPr>
                <w:rFonts w:cs="Times New Roman" w:hint="eastAsia"/>
                <w:sz w:val="20"/>
                <w:szCs w:val="20"/>
              </w:rPr>
              <w:t xml:space="preserve"> </w:t>
            </w:r>
            <w:r>
              <w:rPr>
                <w:rFonts w:cs="Times New Roman" w:hint="eastAsia"/>
                <w:sz w:val="20"/>
                <w:szCs w:val="20"/>
              </w:rPr>
              <w:t>기타</w:t>
            </w:r>
            <w:r>
              <w:rPr>
                <w:rFonts w:cs="Times New Roman" w:hint="eastAsia"/>
                <w:sz w:val="20"/>
                <w:szCs w:val="20"/>
              </w:rPr>
              <w:t xml:space="preserve"> </w:t>
            </w:r>
            <w:r>
              <w:rPr>
                <w:rFonts w:cs="Times New Roman" w:hint="eastAsia"/>
                <w:sz w:val="20"/>
                <w:szCs w:val="20"/>
              </w:rPr>
              <w:t>관련</w:t>
            </w:r>
            <w:r>
              <w:rPr>
                <w:rFonts w:cs="Times New Roman" w:hint="eastAsia"/>
                <w:sz w:val="20"/>
                <w:szCs w:val="20"/>
              </w:rPr>
              <w:t xml:space="preserve"> </w:t>
            </w:r>
            <w:r>
              <w:rPr>
                <w:rFonts w:cs="Times New Roman" w:hint="eastAsia"/>
                <w:sz w:val="20"/>
                <w:szCs w:val="20"/>
              </w:rPr>
              <w:t>법령을</w:t>
            </w:r>
            <w:r>
              <w:rPr>
                <w:rFonts w:cs="Times New Roman" w:hint="eastAsia"/>
                <w:sz w:val="20"/>
                <w:szCs w:val="20"/>
              </w:rPr>
              <w:t xml:space="preserve"> </w:t>
            </w:r>
            <w:r>
              <w:rPr>
                <w:rFonts w:cs="Times New Roman" w:hint="eastAsia"/>
                <w:sz w:val="20"/>
                <w:szCs w:val="20"/>
              </w:rPr>
              <w:t>준수하고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sidR="00A6205E">
              <w:rPr>
                <w:rFonts w:cs="Times New Roman" w:hint="eastAsia"/>
                <w:sz w:val="20"/>
                <w:szCs w:val="20"/>
              </w:rPr>
              <w:t>것으로</w:t>
            </w:r>
            <w:r w:rsidR="00A6205E">
              <w:rPr>
                <w:rFonts w:cs="Times New Roman" w:hint="eastAsia"/>
                <w:sz w:val="20"/>
                <w:szCs w:val="20"/>
              </w:rPr>
              <w:t xml:space="preserve"> </w:t>
            </w:r>
            <w:r w:rsidR="00A6205E">
              <w:rPr>
                <w:rFonts w:cs="Times New Roman" w:hint="eastAsia"/>
                <w:sz w:val="20"/>
                <w:szCs w:val="20"/>
              </w:rPr>
              <w:t>이해되며</w:t>
            </w:r>
            <w:r w:rsidR="00A6205E">
              <w:rPr>
                <w:rFonts w:cs="Times New Roman" w:hint="eastAsia"/>
                <w:sz w:val="20"/>
                <w:szCs w:val="20"/>
              </w:rPr>
              <w:t>,</w:t>
            </w:r>
            <w:r w:rsidR="00A6205E">
              <w:rPr>
                <w:rFonts w:cs="Times New Roman"/>
                <w:sz w:val="20"/>
                <w:szCs w:val="20"/>
              </w:rPr>
              <w:t xml:space="preserve"> </w:t>
            </w:r>
            <w:r w:rsidR="00A6205E">
              <w:rPr>
                <w:rFonts w:cs="Times New Roman" w:hint="eastAsia"/>
                <w:sz w:val="20"/>
                <w:szCs w:val="20"/>
              </w:rPr>
              <w:t>특히</w:t>
            </w:r>
            <w:r w:rsidR="00A6205E">
              <w:rPr>
                <w:rFonts w:cs="Times New Roman" w:hint="eastAsia"/>
                <w:sz w:val="20"/>
                <w:szCs w:val="20"/>
              </w:rPr>
              <w:t xml:space="preserve"> (</w:t>
            </w:r>
            <w:r w:rsidR="0049307C">
              <w:rPr>
                <w:rFonts w:cs="Times New Roman"/>
                <w:sz w:val="20"/>
                <w:szCs w:val="20"/>
              </w:rPr>
              <w:t>i</w:t>
            </w:r>
            <w:r w:rsidR="00A6205E">
              <w:rPr>
                <w:rFonts w:cs="Times New Roman"/>
                <w:sz w:val="20"/>
                <w:szCs w:val="20"/>
              </w:rPr>
              <w:t>) IPO</w:t>
            </w:r>
            <w:r w:rsidR="00A6205E">
              <w:rPr>
                <w:rFonts w:cs="Times New Roman" w:hint="eastAsia"/>
                <w:sz w:val="20"/>
                <w:szCs w:val="20"/>
              </w:rPr>
              <w:t>를</w:t>
            </w:r>
            <w:r w:rsidR="00A6205E">
              <w:rPr>
                <w:rFonts w:cs="Times New Roman" w:hint="eastAsia"/>
                <w:sz w:val="20"/>
                <w:szCs w:val="20"/>
              </w:rPr>
              <w:t xml:space="preserve"> </w:t>
            </w:r>
            <w:r w:rsidR="00A6205E">
              <w:rPr>
                <w:rFonts w:cs="Times New Roman" w:hint="eastAsia"/>
                <w:sz w:val="20"/>
                <w:szCs w:val="20"/>
              </w:rPr>
              <w:t>준비하면서</w:t>
            </w:r>
            <w:r w:rsidR="00A6205E">
              <w:rPr>
                <w:rFonts w:cs="Times New Roman" w:hint="eastAsia"/>
                <w:sz w:val="20"/>
                <w:szCs w:val="20"/>
              </w:rPr>
              <w:t xml:space="preserve"> </w:t>
            </w:r>
            <w:r w:rsidR="00A6205E">
              <w:rPr>
                <w:rFonts w:cs="Times New Roman" w:hint="eastAsia"/>
                <w:sz w:val="20"/>
                <w:szCs w:val="20"/>
              </w:rPr>
              <w:t>관련</w:t>
            </w:r>
            <w:r w:rsidR="00A6205E">
              <w:rPr>
                <w:rFonts w:cs="Times New Roman" w:hint="eastAsia"/>
                <w:sz w:val="20"/>
                <w:szCs w:val="20"/>
              </w:rPr>
              <w:t xml:space="preserve"> </w:t>
            </w:r>
            <w:r w:rsidR="00A6205E">
              <w:rPr>
                <w:rFonts w:cs="Times New Roman" w:hint="eastAsia"/>
                <w:sz w:val="20"/>
                <w:szCs w:val="20"/>
              </w:rPr>
              <w:t>내부</w:t>
            </w:r>
            <w:r w:rsidR="00A6205E">
              <w:rPr>
                <w:rFonts w:cs="Times New Roman" w:hint="eastAsia"/>
                <w:sz w:val="20"/>
                <w:szCs w:val="20"/>
              </w:rPr>
              <w:t xml:space="preserve"> </w:t>
            </w:r>
            <w:r w:rsidR="00A6205E">
              <w:rPr>
                <w:rFonts w:cs="Times New Roman" w:hint="eastAsia"/>
                <w:sz w:val="20"/>
                <w:szCs w:val="20"/>
              </w:rPr>
              <w:t>규정의</w:t>
            </w:r>
            <w:r w:rsidR="00A6205E">
              <w:rPr>
                <w:rFonts w:cs="Times New Roman" w:hint="eastAsia"/>
                <w:sz w:val="20"/>
                <w:szCs w:val="20"/>
              </w:rPr>
              <w:t xml:space="preserve"> </w:t>
            </w:r>
            <w:r w:rsidR="00A6205E">
              <w:rPr>
                <w:rFonts w:cs="Times New Roman" w:hint="eastAsia"/>
                <w:sz w:val="20"/>
                <w:szCs w:val="20"/>
              </w:rPr>
              <w:t>정비를</w:t>
            </w:r>
            <w:r w:rsidR="00A6205E">
              <w:rPr>
                <w:rFonts w:cs="Times New Roman" w:hint="eastAsia"/>
                <w:sz w:val="20"/>
                <w:szCs w:val="20"/>
              </w:rPr>
              <w:t xml:space="preserve"> </w:t>
            </w:r>
            <w:r w:rsidR="00A6205E">
              <w:rPr>
                <w:rFonts w:cs="Times New Roman" w:hint="eastAsia"/>
                <w:sz w:val="20"/>
                <w:szCs w:val="20"/>
              </w:rPr>
              <w:t>하였고</w:t>
            </w:r>
            <w:r w:rsidR="00A6205E">
              <w:rPr>
                <w:rFonts w:cs="Times New Roman" w:hint="eastAsia"/>
                <w:sz w:val="20"/>
                <w:szCs w:val="20"/>
              </w:rPr>
              <w:t>,</w:t>
            </w:r>
            <w:r w:rsidR="00A6205E">
              <w:rPr>
                <w:rFonts w:cs="Times New Roman"/>
                <w:sz w:val="20"/>
                <w:szCs w:val="20"/>
              </w:rPr>
              <w:t xml:space="preserve"> (</w:t>
            </w:r>
            <w:r w:rsidR="0049307C">
              <w:rPr>
                <w:rFonts w:cs="Times New Roman"/>
                <w:sz w:val="20"/>
                <w:szCs w:val="20"/>
              </w:rPr>
              <w:t>ii</w:t>
            </w:r>
            <w:r w:rsidR="00A6205E">
              <w:rPr>
                <w:rFonts w:cs="Times New Roman"/>
                <w:sz w:val="20"/>
                <w:szCs w:val="20"/>
              </w:rPr>
              <w:t xml:space="preserve">) ESG </w:t>
            </w:r>
            <w:r w:rsidR="00A6205E">
              <w:rPr>
                <w:rFonts w:cs="Times New Roman" w:hint="eastAsia"/>
                <w:sz w:val="20"/>
                <w:szCs w:val="20"/>
              </w:rPr>
              <w:t>경영을</w:t>
            </w:r>
            <w:r w:rsidR="00A6205E">
              <w:rPr>
                <w:rFonts w:cs="Times New Roman" w:hint="eastAsia"/>
                <w:sz w:val="20"/>
                <w:szCs w:val="20"/>
              </w:rPr>
              <w:t xml:space="preserve"> </w:t>
            </w:r>
            <w:r w:rsidR="00A6205E">
              <w:rPr>
                <w:rFonts w:cs="Times New Roman" w:hint="eastAsia"/>
                <w:sz w:val="20"/>
                <w:szCs w:val="20"/>
              </w:rPr>
              <w:t>경영</w:t>
            </w:r>
            <w:r w:rsidR="00A6205E">
              <w:rPr>
                <w:rFonts w:cs="Times New Roman" w:hint="eastAsia"/>
                <w:sz w:val="20"/>
                <w:szCs w:val="20"/>
              </w:rPr>
              <w:t xml:space="preserve"> </w:t>
            </w:r>
            <w:r w:rsidR="00A6205E">
              <w:rPr>
                <w:rFonts w:cs="Times New Roman" w:hint="eastAsia"/>
                <w:sz w:val="20"/>
                <w:szCs w:val="20"/>
              </w:rPr>
              <w:t>방침으로</w:t>
            </w:r>
            <w:r w:rsidR="00A6205E">
              <w:rPr>
                <w:rFonts w:cs="Times New Roman" w:hint="eastAsia"/>
                <w:sz w:val="20"/>
                <w:szCs w:val="20"/>
              </w:rPr>
              <w:t xml:space="preserve"> </w:t>
            </w:r>
            <w:r w:rsidR="00A6205E">
              <w:rPr>
                <w:rFonts w:cs="Times New Roman" w:hint="eastAsia"/>
                <w:sz w:val="20"/>
                <w:szCs w:val="20"/>
              </w:rPr>
              <w:t>수립하며</w:t>
            </w:r>
            <w:r w:rsidR="00A6205E">
              <w:rPr>
                <w:rFonts w:cs="Times New Roman" w:hint="eastAsia"/>
                <w:sz w:val="20"/>
                <w:szCs w:val="20"/>
              </w:rPr>
              <w:t xml:space="preserve"> </w:t>
            </w:r>
            <w:r w:rsidR="00A6205E">
              <w:rPr>
                <w:rFonts w:cs="Times New Roman"/>
                <w:sz w:val="20"/>
                <w:szCs w:val="20"/>
              </w:rPr>
              <w:t>ESG TF</w:t>
            </w:r>
            <w:r w:rsidR="00A6205E">
              <w:rPr>
                <w:rFonts w:cs="Times New Roman" w:hint="eastAsia"/>
                <w:sz w:val="20"/>
                <w:szCs w:val="20"/>
              </w:rPr>
              <w:t>를</w:t>
            </w:r>
            <w:r w:rsidR="00A6205E">
              <w:rPr>
                <w:rFonts w:cs="Times New Roman" w:hint="eastAsia"/>
                <w:sz w:val="20"/>
                <w:szCs w:val="20"/>
              </w:rPr>
              <w:t xml:space="preserve"> </w:t>
            </w:r>
            <w:r w:rsidR="00A6205E">
              <w:rPr>
                <w:rFonts w:cs="Times New Roman" w:hint="eastAsia"/>
                <w:sz w:val="20"/>
                <w:szCs w:val="20"/>
              </w:rPr>
              <w:t>설립하고</w:t>
            </w:r>
            <w:r w:rsidR="00A6205E">
              <w:rPr>
                <w:rFonts w:cs="Times New Roman" w:hint="eastAsia"/>
                <w:sz w:val="20"/>
                <w:szCs w:val="20"/>
              </w:rPr>
              <w:t xml:space="preserve">, </w:t>
            </w:r>
            <w:r w:rsidR="00A6205E">
              <w:rPr>
                <w:rFonts w:cs="Times New Roman" w:hint="eastAsia"/>
                <w:sz w:val="20"/>
                <w:szCs w:val="20"/>
              </w:rPr>
              <w:t>윤리규정을</w:t>
            </w:r>
            <w:r w:rsidR="00A6205E">
              <w:rPr>
                <w:rFonts w:cs="Times New Roman" w:hint="eastAsia"/>
                <w:sz w:val="20"/>
                <w:szCs w:val="20"/>
              </w:rPr>
              <w:t xml:space="preserve"> </w:t>
            </w:r>
            <w:r w:rsidR="00A6205E">
              <w:rPr>
                <w:rFonts w:cs="Times New Roman" w:hint="eastAsia"/>
                <w:sz w:val="20"/>
                <w:szCs w:val="20"/>
              </w:rPr>
              <w:t>제정하며</w:t>
            </w:r>
            <w:r w:rsidR="00A6205E">
              <w:rPr>
                <w:rFonts w:cs="Times New Roman" w:hint="eastAsia"/>
                <w:sz w:val="20"/>
                <w:szCs w:val="20"/>
              </w:rPr>
              <w:t>,</w:t>
            </w:r>
            <w:r w:rsidR="00A6205E">
              <w:rPr>
                <w:rFonts w:cs="Times New Roman"/>
                <w:sz w:val="20"/>
                <w:szCs w:val="20"/>
              </w:rPr>
              <w:t xml:space="preserve"> </w:t>
            </w:r>
            <w:r w:rsidR="00A6205E">
              <w:rPr>
                <w:rFonts w:cs="Times New Roman" w:hint="eastAsia"/>
                <w:sz w:val="20"/>
                <w:szCs w:val="20"/>
              </w:rPr>
              <w:t>준법경영실을</w:t>
            </w:r>
            <w:r w:rsidR="00A6205E">
              <w:rPr>
                <w:rFonts w:cs="Times New Roman" w:hint="eastAsia"/>
                <w:sz w:val="20"/>
                <w:szCs w:val="20"/>
              </w:rPr>
              <w:t xml:space="preserve"> </w:t>
            </w:r>
            <w:r w:rsidR="00A6205E">
              <w:rPr>
                <w:rFonts w:cs="Times New Roman" w:hint="eastAsia"/>
                <w:sz w:val="20"/>
                <w:szCs w:val="20"/>
              </w:rPr>
              <w:t>운영하는</w:t>
            </w:r>
            <w:r w:rsidR="00A6205E">
              <w:rPr>
                <w:rFonts w:cs="Times New Roman" w:hint="eastAsia"/>
                <w:sz w:val="20"/>
                <w:szCs w:val="20"/>
              </w:rPr>
              <w:t xml:space="preserve"> </w:t>
            </w:r>
            <w:r w:rsidR="00A6205E">
              <w:rPr>
                <w:rFonts w:cs="Times New Roman" w:hint="eastAsia"/>
                <w:sz w:val="20"/>
                <w:szCs w:val="20"/>
              </w:rPr>
              <w:t>등</w:t>
            </w:r>
            <w:r w:rsidR="00A6205E">
              <w:rPr>
                <w:rFonts w:cs="Times New Roman" w:hint="eastAsia"/>
                <w:sz w:val="20"/>
                <w:szCs w:val="20"/>
              </w:rPr>
              <w:t xml:space="preserve"> </w:t>
            </w:r>
            <w:r w:rsidR="00A6205E">
              <w:rPr>
                <w:rFonts w:cs="Times New Roman"/>
                <w:sz w:val="20"/>
                <w:szCs w:val="20"/>
              </w:rPr>
              <w:t xml:space="preserve">compliance </w:t>
            </w:r>
            <w:r w:rsidR="00A6205E">
              <w:rPr>
                <w:rFonts w:cs="Times New Roman" w:hint="eastAsia"/>
                <w:sz w:val="20"/>
                <w:szCs w:val="20"/>
              </w:rPr>
              <w:t>측면에서도</w:t>
            </w:r>
            <w:r w:rsidR="00A6205E">
              <w:rPr>
                <w:rFonts w:cs="Times New Roman" w:hint="eastAsia"/>
                <w:sz w:val="20"/>
                <w:szCs w:val="20"/>
              </w:rPr>
              <w:t xml:space="preserve"> </w:t>
            </w:r>
            <w:r w:rsidR="00A6205E">
              <w:rPr>
                <w:rFonts w:cs="Times New Roman" w:hint="eastAsia"/>
                <w:sz w:val="20"/>
                <w:szCs w:val="20"/>
              </w:rPr>
              <w:t>지배구조를</w:t>
            </w:r>
            <w:r w:rsidR="00A6205E">
              <w:rPr>
                <w:rFonts w:cs="Times New Roman" w:hint="eastAsia"/>
                <w:sz w:val="20"/>
                <w:szCs w:val="20"/>
              </w:rPr>
              <w:t xml:space="preserve"> </w:t>
            </w:r>
            <w:r w:rsidR="00A6205E">
              <w:rPr>
                <w:rFonts w:cs="Times New Roman" w:hint="eastAsia"/>
                <w:sz w:val="20"/>
                <w:szCs w:val="20"/>
              </w:rPr>
              <w:t>공고히</w:t>
            </w:r>
            <w:r w:rsidR="00A6205E">
              <w:rPr>
                <w:rFonts w:cs="Times New Roman" w:hint="eastAsia"/>
                <w:sz w:val="20"/>
                <w:szCs w:val="20"/>
              </w:rPr>
              <w:t xml:space="preserve"> </w:t>
            </w:r>
            <w:r w:rsidR="00A6205E">
              <w:rPr>
                <w:rFonts w:cs="Times New Roman" w:hint="eastAsia"/>
                <w:sz w:val="20"/>
                <w:szCs w:val="20"/>
              </w:rPr>
              <w:t>하였으며</w:t>
            </w:r>
            <w:r w:rsidR="00A6205E">
              <w:rPr>
                <w:rFonts w:cs="Times New Roman" w:hint="eastAsia"/>
                <w:sz w:val="20"/>
                <w:szCs w:val="20"/>
              </w:rPr>
              <w:t xml:space="preserve">, </w:t>
            </w:r>
            <w:r w:rsidR="00A6205E">
              <w:rPr>
                <w:rFonts w:cs="Times New Roman"/>
                <w:sz w:val="20"/>
                <w:szCs w:val="20"/>
              </w:rPr>
              <w:t>(</w:t>
            </w:r>
            <w:r w:rsidR="0049307C">
              <w:rPr>
                <w:rFonts w:cs="Times New Roman"/>
                <w:sz w:val="20"/>
                <w:szCs w:val="20"/>
              </w:rPr>
              <w:t>iii</w:t>
            </w:r>
            <w:r w:rsidR="00A6205E">
              <w:rPr>
                <w:rFonts w:cs="Times New Roman"/>
                <w:sz w:val="20"/>
                <w:szCs w:val="20"/>
              </w:rPr>
              <w:t>) ESG</w:t>
            </w:r>
            <w:r w:rsidR="00A6205E">
              <w:rPr>
                <w:rFonts w:cs="Times New Roman" w:hint="eastAsia"/>
                <w:sz w:val="20"/>
                <w:szCs w:val="20"/>
              </w:rPr>
              <w:t xml:space="preserve"> </w:t>
            </w:r>
            <w:r w:rsidR="00A6205E">
              <w:rPr>
                <w:rFonts w:cs="Times New Roman" w:hint="eastAsia"/>
                <w:sz w:val="20"/>
                <w:szCs w:val="20"/>
              </w:rPr>
              <w:t>이슈에</w:t>
            </w:r>
            <w:r w:rsidR="00A6205E">
              <w:rPr>
                <w:rFonts w:cs="Times New Roman" w:hint="eastAsia"/>
                <w:sz w:val="20"/>
                <w:szCs w:val="20"/>
              </w:rPr>
              <w:t xml:space="preserve"> </w:t>
            </w:r>
            <w:r w:rsidR="00A6205E">
              <w:rPr>
                <w:rFonts w:cs="Times New Roman" w:hint="eastAsia"/>
                <w:sz w:val="20"/>
                <w:szCs w:val="20"/>
              </w:rPr>
              <w:t>민감한</w:t>
            </w:r>
            <w:r w:rsidR="00A6205E">
              <w:rPr>
                <w:rFonts w:cs="Times New Roman" w:hint="eastAsia"/>
                <w:sz w:val="20"/>
                <w:szCs w:val="20"/>
              </w:rPr>
              <w:t xml:space="preserve"> </w:t>
            </w:r>
            <w:r w:rsidR="00A6205E">
              <w:rPr>
                <w:rFonts w:cs="Times New Roman" w:hint="eastAsia"/>
                <w:sz w:val="20"/>
                <w:szCs w:val="20"/>
              </w:rPr>
              <w:t>글로벌</w:t>
            </w:r>
            <w:r w:rsidR="00A6205E">
              <w:rPr>
                <w:rFonts w:cs="Times New Roman" w:hint="eastAsia"/>
                <w:sz w:val="20"/>
                <w:szCs w:val="20"/>
              </w:rPr>
              <w:t xml:space="preserve"> </w:t>
            </w:r>
            <w:r w:rsidR="00A6205E">
              <w:rPr>
                <w:rFonts w:cs="Times New Roman"/>
                <w:sz w:val="20"/>
                <w:szCs w:val="20"/>
              </w:rPr>
              <w:t>PEF</w:t>
            </w:r>
            <w:r w:rsidR="00A6205E">
              <w:rPr>
                <w:rFonts w:cs="Times New Roman" w:hint="eastAsia"/>
                <w:sz w:val="20"/>
                <w:szCs w:val="20"/>
              </w:rPr>
              <w:t>와</w:t>
            </w:r>
            <w:r w:rsidR="00A6205E">
              <w:rPr>
                <w:rFonts w:cs="Times New Roman" w:hint="eastAsia"/>
                <w:sz w:val="20"/>
                <w:szCs w:val="20"/>
              </w:rPr>
              <w:t xml:space="preserve"> </w:t>
            </w:r>
            <w:r w:rsidR="00A6205E">
              <w:rPr>
                <w:rFonts w:cs="Times New Roman" w:hint="eastAsia"/>
                <w:sz w:val="20"/>
                <w:szCs w:val="20"/>
              </w:rPr>
              <w:t>글로벌</w:t>
            </w:r>
            <w:r w:rsidR="00A6205E">
              <w:rPr>
                <w:rFonts w:cs="Times New Roman" w:hint="eastAsia"/>
                <w:sz w:val="20"/>
                <w:szCs w:val="20"/>
              </w:rPr>
              <w:t xml:space="preserve"> </w:t>
            </w:r>
            <w:r w:rsidR="00A6205E">
              <w:rPr>
                <w:rFonts w:cs="Times New Roman" w:hint="eastAsia"/>
                <w:sz w:val="20"/>
                <w:szCs w:val="20"/>
              </w:rPr>
              <w:t>기업의</w:t>
            </w:r>
            <w:r w:rsidR="00A6205E">
              <w:rPr>
                <w:rFonts w:cs="Times New Roman" w:hint="eastAsia"/>
                <w:sz w:val="20"/>
                <w:szCs w:val="20"/>
              </w:rPr>
              <w:t xml:space="preserve"> </w:t>
            </w:r>
            <w:r w:rsidR="00A6205E">
              <w:rPr>
                <w:rFonts w:cs="Times New Roman" w:hint="eastAsia"/>
                <w:sz w:val="20"/>
                <w:szCs w:val="20"/>
              </w:rPr>
              <w:t>투자를</w:t>
            </w:r>
            <w:r w:rsidR="00A6205E">
              <w:rPr>
                <w:rFonts w:cs="Times New Roman" w:hint="eastAsia"/>
                <w:sz w:val="20"/>
                <w:szCs w:val="20"/>
              </w:rPr>
              <w:t xml:space="preserve"> </w:t>
            </w:r>
            <w:r w:rsidR="00A6205E">
              <w:rPr>
                <w:rFonts w:cs="Times New Roman" w:hint="eastAsia"/>
                <w:sz w:val="20"/>
                <w:szCs w:val="20"/>
              </w:rPr>
              <w:t>유치하고</w:t>
            </w:r>
            <w:r w:rsidR="00A6205E">
              <w:rPr>
                <w:rFonts w:cs="Times New Roman" w:hint="eastAsia"/>
                <w:sz w:val="20"/>
                <w:szCs w:val="20"/>
              </w:rPr>
              <w:t xml:space="preserve"> </w:t>
            </w:r>
            <w:r w:rsidR="00A6205E">
              <w:rPr>
                <w:rFonts w:cs="Times New Roman" w:hint="eastAsia"/>
                <w:sz w:val="20"/>
                <w:szCs w:val="20"/>
              </w:rPr>
              <w:t>이사회에도</w:t>
            </w:r>
            <w:r w:rsidR="00A6205E">
              <w:rPr>
                <w:rFonts w:cs="Times New Roman" w:hint="eastAsia"/>
                <w:sz w:val="20"/>
                <w:szCs w:val="20"/>
              </w:rPr>
              <w:t xml:space="preserve"> </w:t>
            </w:r>
            <w:r w:rsidR="00A6205E">
              <w:rPr>
                <w:rFonts w:cs="Times New Roman" w:hint="eastAsia"/>
                <w:sz w:val="20"/>
                <w:szCs w:val="20"/>
              </w:rPr>
              <w:t>참여하게</w:t>
            </w:r>
            <w:r w:rsidR="00A6205E">
              <w:rPr>
                <w:rFonts w:cs="Times New Roman" w:hint="eastAsia"/>
                <w:sz w:val="20"/>
                <w:szCs w:val="20"/>
              </w:rPr>
              <w:t xml:space="preserve"> </w:t>
            </w:r>
            <w:r w:rsidR="00A6205E">
              <w:rPr>
                <w:rFonts w:cs="Times New Roman" w:hint="eastAsia"/>
                <w:sz w:val="20"/>
                <w:szCs w:val="20"/>
              </w:rPr>
              <w:t>하는</w:t>
            </w:r>
            <w:r w:rsidR="00A6205E">
              <w:rPr>
                <w:rFonts w:cs="Times New Roman" w:hint="eastAsia"/>
                <w:sz w:val="20"/>
                <w:szCs w:val="20"/>
              </w:rPr>
              <w:t xml:space="preserve"> </w:t>
            </w:r>
            <w:r w:rsidR="00A6205E">
              <w:rPr>
                <w:rFonts w:cs="Times New Roman" w:hint="eastAsia"/>
                <w:sz w:val="20"/>
                <w:szCs w:val="20"/>
              </w:rPr>
              <w:t>등</w:t>
            </w:r>
            <w:r w:rsidR="00A6205E">
              <w:rPr>
                <w:rFonts w:cs="Times New Roman" w:hint="eastAsia"/>
                <w:sz w:val="20"/>
                <w:szCs w:val="20"/>
              </w:rPr>
              <w:t xml:space="preserve"> </w:t>
            </w:r>
            <w:r w:rsidR="00A6205E">
              <w:rPr>
                <w:rFonts w:cs="Times New Roman" w:hint="eastAsia"/>
                <w:sz w:val="20"/>
                <w:szCs w:val="20"/>
              </w:rPr>
              <w:t>지배구조</w:t>
            </w:r>
            <w:r w:rsidR="00A6205E">
              <w:rPr>
                <w:rFonts w:cs="Times New Roman" w:hint="eastAsia"/>
                <w:sz w:val="20"/>
                <w:szCs w:val="20"/>
              </w:rPr>
              <w:t xml:space="preserve"> </w:t>
            </w:r>
            <w:r w:rsidR="00A6205E">
              <w:rPr>
                <w:rFonts w:cs="Times New Roman" w:hint="eastAsia"/>
                <w:sz w:val="20"/>
                <w:szCs w:val="20"/>
              </w:rPr>
              <w:t>측면에서의</w:t>
            </w:r>
            <w:r w:rsidR="00A6205E">
              <w:rPr>
                <w:rFonts w:cs="Times New Roman" w:hint="eastAsia"/>
                <w:sz w:val="20"/>
                <w:szCs w:val="20"/>
              </w:rPr>
              <w:t xml:space="preserve"> </w:t>
            </w:r>
            <w:r w:rsidR="00A6205E">
              <w:rPr>
                <w:rFonts w:cs="Times New Roman" w:hint="eastAsia"/>
                <w:sz w:val="20"/>
                <w:szCs w:val="20"/>
              </w:rPr>
              <w:t>리스크가</w:t>
            </w:r>
            <w:r w:rsidR="00A6205E">
              <w:rPr>
                <w:rFonts w:cs="Times New Roman" w:hint="eastAsia"/>
                <w:sz w:val="20"/>
                <w:szCs w:val="20"/>
              </w:rPr>
              <w:t xml:space="preserve"> </w:t>
            </w:r>
            <w:r w:rsidR="00A6205E">
              <w:rPr>
                <w:rFonts w:cs="Times New Roman" w:hint="eastAsia"/>
                <w:sz w:val="20"/>
                <w:szCs w:val="20"/>
              </w:rPr>
              <w:t>상당히</w:t>
            </w:r>
            <w:r w:rsidR="00A6205E">
              <w:rPr>
                <w:rFonts w:cs="Times New Roman" w:hint="eastAsia"/>
                <w:sz w:val="20"/>
                <w:szCs w:val="20"/>
              </w:rPr>
              <w:t xml:space="preserve"> </w:t>
            </w:r>
            <w:r w:rsidR="00A6205E">
              <w:rPr>
                <w:rFonts w:cs="Times New Roman" w:hint="eastAsia"/>
                <w:sz w:val="20"/>
                <w:szCs w:val="20"/>
              </w:rPr>
              <w:t>낮은</w:t>
            </w:r>
            <w:r w:rsidR="00A6205E">
              <w:rPr>
                <w:rFonts w:cs="Times New Roman" w:hint="eastAsia"/>
                <w:sz w:val="20"/>
                <w:szCs w:val="20"/>
              </w:rPr>
              <w:t xml:space="preserve"> </w:t>
            </w:r>
            <w:r w:rsidR="00A6205E">
              <w:rPr>
                <w:rFonts w:cs="Times New Roman" w:hint="eastAsia"/>
                <w:sz w:val="20"/>
                <w:szCs w:val="20"/>
              </w:rPr>
              <w:t>기업으로</w:t>
            </w:r>
            <w:r w:rsidR="00A6205E">
              <w:rPr>
                <w:rFonts w:cs="Times New Roman" w:hint="eastAsia"/>
                <w:sz w:val="20"/>
                <w:szCs w:val="20"/>
              </w:rPr>
              <w:t xml:space="preserve"> </w:t>
            </w:r>
            <w:r w:rsidR="00A6205E">
              <w:rPr>
                <w:rFonts w:cs="Times New Roman" w:hint="eastAsia"/>
                <w:sz w:val="20"/>
                <w:szCs w:val="20"/>
              </w:rPr>
              <w:t>판단됨</w:t>
            </w:r>
            <w:r w:rsidR="00A6205E">
              <w:rPr>
                <w:rFonts w:cs="Times New Roman" w:hint="eastAsia"/>
                <w:sz w:val="20"/>
                <w:szCs w:val="20"/>
              </w:rPr>
              <w:t>.</w:t>
            </w:r>
          </w:p>
          <w:p w14:paraId="6CBA5FD3" w14:textId="1D572BB3" w:rsidR="008974FE" w:rsidRDefault="00A6205E" w:rsidP="00A6205E">
            <w:pPr>
              <w:pStyle w:val="a8"/>
              <w:widowControl/>
              <w:numPr>
                <w:ilvl w:val="0"/>
                <w:numId w:val="2"/>
              </w:numPr>
              <w:spacing w:before="40" w:after="120" w:line="276" w:lineRule="auto"/>
              <w:rPr>
                <w:rFonts w:cs="Times New Roman"/>
                <w:sz w:val="20"/>
                <w:szCs w:val="20"/>
              </w:rPr>
            </w:pPr>
            <w:r>
              <w:rPr>
                <w:rFonts w:cs="Times New Roman" w:hint="eastAsia"/>
                <w:sz w:val="20"/>
                <w:szCs w:val="20"/>
              </w:rPr>
              <w:t>기타</w:t>
            </w:r>
            <w:r>
              <w:rPr>
                <w:rFonts w:cs="Times New Roman" w:hint="eastAsia"/>
                <w:sz w:val="20"/>
                <w:szCs w:val="20"/>
              </w:rPr>
              <w:t xml:space="preserve"> </w:t>
            </w:r>
            <w:r w:rsidR="00E90F8A">
              <w:rPr>
                <w:rFonts w:cs="Times New Roman" w:hint="eastAsia"/>
                <w:sz w:val="20"/>
                <w:szCs w:val="20"/>
              </w:rPr>
              <w:t>대상회사의</w:t>
            </w:r>
            <w:r w:rsidR="00E90F8A">
              <w:rPr>
                <w:rFonts w:cs="Times New Roman" w:hint="eastAsia"/>
                <w:sz w:val="20"/>
                <w:szCs w:val="20"/>
              </w:rPr>
              <w:t xml:space="preserve"> </w:t>
            </w:r>
            <w:r w:rsidR="00E90F8A">
              <w:rPr>
                <w:rFonts w:cs="Times New Roman" w:hint="eastAsia"/>
                <w:sz w:val="20"/>
                <w:szCs w:val="20"/>
              </w:rPr>
              <w:t>정관</w:t>
            </w:r>
            <w:r w:rsidR="00E90F8A">
              <w:rPr>
                <w:rFonts w:cs="Times New Roman" w:hint="eastAsia"/>
                <w:sz w:val="20"/>
                <w:szCs w:val="20"/>
              </w:rPr>
              <w:t>,</w:t>
            </w:r>
            <w:r w:rsidR="00E90F8A">
              <w:rPr>
                <w:rFonts w:cs="Times New Roman"/>
                <w:sz w:val="20"/>
                <w:szCs w:val="20"/>
              </w:rPr>
              <w:t xml:space="preserve"> </w:t>
            </w:r>
            <w:r w:rsidR="00E90F8A">
              <w:rPr>
                <w:rFonts w:cs="Times New Roman" w:hint="eastAsia"/>
                <w:sz w:val="20"/>
                <w:szCs w:val="20"/>
              </w:rPr>
              <w:t>이사회</w:t>
            </w:r>
            <w:r w:rsidR="00E90F8A">
              <w:rPr>
                <w:rFonts w:cs="Times New Roman" w:hint="eastAsia"/>
                <w:sz w:val="20"/>
                <w:szCs w:val="20"/>
              </w:rPr>
              <w:t xml:space="preserve"> </w:t>
            </w:r>
            <w:r w:rsidR="00E90F8A">
              <w:rPr>
                <w:rFonts w:cs="Times New Roman" w:hint="eastAsia"/>
                <w:sz w:val="20"/>
                <w:szCs w:val="20"/>
              </w:rPr>
              <w:t>규정</w:t>
            </w:r>
            <w:r w:rsidR="00E90F8A">
              <w:rPr>
                <w:rFonts w:cs="Times New Roman" w:hint="eastAsia"/>
                <w:sz w:val="20"/>
                <w:szCs w:val="20"/>
              </w:rPr>
              <w:t xml:space="preserve"> </w:t>
            </w:r>
            <w:r w:rsidR="00E90F8A">
              <w:rPr>
                <w:rFonts w:cs="Times New Roman" w:hint="eastAsia"/>
                <w:sz w:val="20"/>
                <w:szCs w:val="20"/>
              </w:rPr>
              <w:t>및</w:t>
            </w:r>
            <w:r w:rsidR="00E90F8A">
              <w:rPr>
                <w:rFonts w:cs="Times New Roman" w:hint="eastAsia"/>
                <w:sz w:val="20"/>
                <w:szCs w:val="20"/>
              </w:rPr>
              <w:t xml:space="preserve"> </w:t>
            </w:r>
            <w:r w:rsidR="00E90F8A">
              <w:rPr>
                <w:rFonts w:cs="Times New Roman" w:hint="eastAsia"/>
                <w:sz w:val="20"/>
                <w:szCs w:val="20"/>
              </w:rPr>
              <w:t>최근</w:t>
            </w:r>
            <w:r w:rsidR="00E90F8A">
              <w:rPr>
                <w:rFonts w:cs="Times New Roman" w:hint="eastAsia"/>
                <w:sz w:val="20"/>
                <w:szCs w:val="20"/>
              </w:rPr>
              <w:t xml:space="preserve"> </w:t>
            </w:r>
            <w:r w:rsidR="00E90F8A">
              <w:rPr>
                <w:rFonts w:cs="Times New Roman"/>
                <w:sz w:val="20"/>
                <w:szCs w:val="20"/>
              </w:rPr>
              <w:t>5</w:t>
            </w:r>
            <w:r w:rsidR="00E90F8A">
              <w:rPr>
                <w:rFonts w:cs="Times New Roman" w:hint="eastAsia"/>
                <w:sz w:val="20"/>
                <w:szCs w:val="20"/>
              </w:rPr>
              <w:t>개년간</w:t>
            </w:r>
            <w:r w:rsidR="00E90F8A">
              <w:rPr>
                <w:rFonts w:cs="Times New Roman" w:hint="eastAsia"/>
                <w:sz w:val="20"/>
                <w:szCs w:val="20"/>
              </w:rPr>
              <w:t xml:space="preserve"> </w:t>
            </w:r>
            <w:r w:rsidR="00E90F8A">
              <w:rPr>
                <w:rFonts w:cs="Times New Roman" w:hint="eastAsia"/>
                <w:sz w:val="20"/>
                <w:szCs w:val="20"/>
              </w:rPr>
              <w:t>주주총회</w:t>
            </w:r>
            <w:r w:rsidR="00E90F8A">
              <w:rPr>
                <w:rFonts w:cs="Times New Roman" w:hint="eastAsia"/>
                <w:sz w:val="20"/>
                <w:szCs w:val="20"/>
              </w:rPr>
              <w:t xml:space="preserve"> </w:t>
            </w:r>
            <w:r w:rsidR="00E90F8A">
              <w:rPr>
                <w:rFonts w:cs="Times New Roman" w:hint="eastAsia"/>
                <w:sz w:val="20"/>
                <w:szCs w:val="20"/>
              </w:rPr>
              <w:t>및</w:t>
            </w:r>
            <w:r w:rsidR="00E90F8A">
              <w:rPr>
                <w:rFonts w:cs="Times New Roman" w:hint="eastAsia"/>
                <w:sz w:val="20"/>
                <w:szCs w:val="20"/>
              </w:rPr>
              <w:t xml:space="preserve"> </w:t>
            </w:r>
            <w:r w:rsidR="00E90F8A">
              <w:rPr>
                <w:rFonts w:cs="Times New Roman" w:hint="eastAsia"/>
                <w:sz w:val="20"/>
                <w:szCs w:val="20"/>
              </w:rPr>
              <w:t>이사회</w:t>
            </w:r>
            <w:r w:rsidR="00E90F8A">
              <w:rPr>
                <w:rFonts w:cs="Times New Roman" w:hint="eastAsia"/>
                <w:sz w:val="20"/>
                <w:szCs w:val="20"/>
              </w:rPr>
              <w:t xml:space="preserve"> </w:t>
            </w:r>
            <w:r w:rsidR="00E90F8A">
              <w:rPr>
                <w:rFonts w:cs="Times New Roman" w:hint="eastAsia"/>
                <w:sz w:val="20"/>
                <w:szCs w:val="20"/>
              </w:rPr>
              <w:t>의사록을</w:t>
            </w:r>
            <w:r w:rsidR="00E90F8A">
              <w:rPr>
                <w:rFonts w:cs="Times New Roman" w:hint="eastAsia"/>
                <w:sz w:val="20"/>
                <w:szCs w:val="20"/>
              </w:rPr>
              <w:t xml:space="preserve"> </w:t>
            </w:r>
            <w:r w:rsidR="00E90F8A">
              <w:rPr>
                <w:rFonts w:cs="Times New Roman" w:hint="eastAsia"/>
                <w:sz w:val="20"/>
                <w:szCs w:val="20"/>
              </w:rPr>
              <w:t>검토한</w:t>
            </w:r>
            <w:r w:rsidR="00E90F8A">
              <w:rPr>
                <w:rFonts w:cs="Times New Roman" w:hint="eastAsia"/>
                <w:sz w:val="20"/>
                <w:szCs w:val="20"/>
              </w:rPr>
              <w:t xml:space="preserve"> </w:t>
            </w:r>
            <w:r w:rsidR="00E90F8A">
              <w:rPr>
                <w:rFonts w:cs="Times New Roman" w:hint="eastAsia"/>
                <w:sz w:val="20"/>
                <w:szCs w:val="20"/>
              </w:rPr>
              <w:t>결과</w:t>
            </w:r>
            <w:r w:rsidR="00763377">
              <w:rPr>
                <w:rFonts w:cs="Times New Roman" w:hint="eastAsia"/>
                <w:sz w:val="20"/>
                <w:szCs w:val="20"/>
              </w:rPr>
              <w:t xml:space="preserve"> </w:t>
            </w:r>
            <w:r w:rsidR="00763377">
              <w:rPr>
                <w:rFonts w:cs="Times New Roman" w:hint="eastAsia"/>
                <w:sz w:val="20"/>
                <w:szCs w:val="20"/>
              </w:rPr>
              <w:t>지배구</w:t>
            </w:r>
            <w:r>
              <w:rPr>
                <w:rFonts w:cs="Times New Roman" w:hint="eastAsia"/>
                <w:sz w:val="20"/>
                <w:szCs w:val="20"/>
              </w:rPr>
              <w:t>조</w:t>
            </w:r>
            <w:r>
              <w:rPr>
                <w:rFonts w:cs="Times New Roman" w:hint="eastAsia"/>
                <w:sz w:val="20"/>
                <w:szCs w:val="20"/>
              </w:rPr>
              <w:t xml:space="preserve"> </w:t>
            </w:r>
            <w:r>
              <w:rPr>
                <w:rFonts w:cs="Times New Roman" w:hint="eastAsia"/>
                <w:sz w:val="20"/>
                <w:szCs w:val="20"/>
              </w:rPr>
              <w:t>측면에서의</w:t>
            </w:r>
            <w:r>
              <w:rPr>
                <w:rFonts w:cs="Times New Roman" w:hint="eastAsia"/>
                <w:sz w:val="20"/>
                <w:szCs w:val="20"/>
              </w:rPr>
              <w:t xml:space="preserve"> </w:t>
            </w:r>
            <w:r>
              <w:rPr>
                <w:rFonts w:cs="Times New Roman" w:hint="eastAsia"/>
                <w:sz w:val="20"/>
                <w:szCs w:val="20"/>
              </w:rPr>
              <w:t>특별한</w:t>
            </w:r>
            <w:r>
              <w:rPr>
                <w:rFonts w:cs="Times New Roman" w:hint="eastAsia"/>
                <w:sz w:val="20"/>
                <w:szCs w:val="20"/>
              </w:rPr>
              <w:t xml:space="preserve"> </w:t>
            </w:r>
            <w:r>
              <w:rPr>
                <w:rFonts w:cs="Times New Roman" w:hint="eastAsia"/>
                <w:sz w:val="20"/>
                <w:szCs w:val="20"/>
              </w:rPr>
              <w:t>리스크</w:t>
            </w:r>
            <w:r>
              <w:rPr>
                <w:rFonts w:cs="Times New Roman" w:hint="eastAsia"/>
                <w:sz w:val="20"/>
                <w:szCs w:val="20"/>
              </w:rPr>
              <w:t xml:space="preserve"> </w:t>
            </w:r>
            <w:r>
              <w:rPr>
                <w:rFonts w:cs="Times New Roman" w:hint="eastAsia"/>
                <w:sz w:val="20"/>
                <w:szCs w:val="20"/>
              </w:rPr>
              <w:t>요소를</w:t>
            </w:r>
            <w:r>
              <w:rPr>
                <w:rFonts w:cs="Times New Roman" w:hint="eastAsia"/>
                <w:sz w:val="20"/>
                <w:szCs w:val="20"/>
              </w:rPr>
              <w:t xml:space="preserve"> </w:t>
            </w:r>
            <w:r>
              <w:rPr>
                <w:rFonts w:cs="Times New Roman" w:hint="eastAsia"/>
                <w:sz w:val="20"/>
                <w:szCs w:val="20"/>
              </w:rPr>
              <w:t>발견하지</w:t>
            </w:r>
            <w:r>
              <w:rPr>
                <w:rFonts w:cs="Times New Roman" w:hint="eastAsia"/>
                <w:sz w:val="20"/>
                <w:szCs w:val="20"/>
              </w:rPr>
              <w:t xml:space="preserve"> </w:t>
            </w:r>
            <w:r>
              <w:rPr>
                <w:rFonts w:cs="Times New Roman" w:hint="eastAsia"/>
                <w:sz w:val="20"/>
                <w:szCs w:val="20"/>
              </w:rPr>
              <w:t>못하였음</w:t>
            </w:r>
            <w:r>
              <w:rPr>
                <w:rFonts w:cs="Times New Roman" w:hint="eastAsia"/>
                <w:sz w:val="20"/>
                <w:szCs w:val="20"/>
              </w:rPr>
              <w:t>.</w:t>
            </w:r>
          </w:p>
        </w:tc>
        <w:tc>
          <w:tcPr>
            <w:tcW w:w="27" w:type="pct"/>
            <w:tcBorders>
              <w:top w:val="nil"/>
              <w:bottom w:val="nil"/>
            </w:tcBorders>
          </w:tcPr>
          <w:p w14:paraId="44FB0336" w14:textId="77777777" w:rsidR="008974FE" w:rsidRPr="009A2958" w:rsidRDefault="008974FE" w:rsidP="004E04A7">
            <w:pPr>
              <w:widowControl/>
              <w:spacing w:before="40" w:after="120" w:line="276" w:lineRule="auto"/>
              <w:rPr>
                <w:rFonts w:cs="Times New Roman"/>
                <w:sz w:val="20"/>
                <w:szCs w:val="20"/>
              </w:rPr>
            </w:pPr>
          </w:p>
        </w:tc>
        <w:tc>
          <w:tcPr>
            <w:tcW w:w="770" w:type="pct"/>
          </w:tcPr>
          <w:p w14:paraId="6CB6F546" w14:textId="1A955769" w:rsidR="008974FE" w:rsidRDefault="00A6205E"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해당사항</w:t>
            </w:r>
            <w:r>
              <w:rPr>
                <w:rFonts w:cs="Times New Roman" w:hint="eastAsia"/>
                <w:sz w:val="20"/>
                <w:szCs w:val="20"/>
              </w:rPr>
              <w:t xml:space="preserve"> </w:t>
            </w:r>
            <w:r>
              <w:rPr>
                <w:rFonts w:cs="Times New Roman" w:hint="eastAsia"/>
                <w:sz w:val="20"/>
                <w:szCs w:val="20"/>
              </w:rPr>
              <w:t>없음</w:t>
            </w:r>
            <w:r>
              <w:rPr>
                <w:rFonts w:cs="Times New Roman" w:hint="eastAsia"/>
                <w:sz w:val="20"/>
                <w:szCs w:val="20"/>
              </w:rPr>
              <w:t>.</w:t>
            </w:r>
          </w:p>
        </w:tc>
      </w:tr>
      <w:tr w:rsidR="00A6205E" w:rsidRPr="0049307C" w14:paraId="0CED3081" w14:textId="77777777" w:rsidTr="00157656">
        <w:trPr>
          <w:trHeight w:val="283"/>
        </w:trPr>
        <w:tc>
          <w:tcPr>
            <w:tcW w:w="5000" w:type="pct"/>
            <w:gridSpan w:val="7"/>
            <w:shd w:val="clear" w:color="auto" w:fill="FFFFCC"/>
            <w:vAlign w:val="center"/>
          </w:tcPr>
          <w:p w14:paraId="5DD9F086" w14:textId="0F5ABC99" w:rsidR="00A6205E" w:rsidRPr="0049307C" w:rsidRDefault="00A6205E" w:rsidP="0049307C">
            <w:pPr>
              <w:widowControl/>
              <w:spacing w:line="276" w:lineRule="auto"/>
              <w:jc w:val="center"/>
              <w:rPr>
                <w:rFonts w:cs="Times New Roman"/>
                <w:b/>
                <w:sz w:val="24"/>
                <w:szCs w:val="20"/>
              </w:rPr>
            </w:pPr>
            <w:r w:rsidRPr="0049307C">
              <w:rPr>
                <w:rFonts w:cs="Times New Roman" w:hint="eastAsia"/>
                <w:b/>
                <w:sz w:val="24"/>
                <w:szCs w:val="20"/>
              </w:rPr>
              <w:t>로카모빌리티</w:t>
            </w:r>
          </w:p>
        </w:tc>
      </w:tr>
      <w:tr w:rsidR="004E04A7" w:rsidRPr="009A2958" w14:paraId="4A613985" w14:textId="77777777" w:rsidTr="00061A1F">
        <w:trPr>
          <w:trHeight w:val="1077"/>
        </w:trPr>
        <w:tc>
          <w:tcPr>
            <w:tcW w:w="619" w:type="pct"/>
          </w:tcPr>
          <w:p w14:paraId="0480356E" w14:textId="66FFF82A" w:rsidR="004E04A7" w:rsidRPr="007A15F1" w:rsidRDefault="004E04A7" w:rsidP="001E526B">
            <w:pPr>
              <w:widowControl/>
              <w:spacing w:before="40" w:after="120" w:line="276" w:lineRule="auto"/>
              <w:jc w:val="center"/>
              <w:outlineLvl w:val="0"/>
              <w:rPr>
                <w:rFonts w:cs="Times New Roman"/>
                <w:b/>
                <w:color w:val="404040" w:themeColor="text1" w:themeTint="BF"/>
                <w:kern w:val="0"/>
                <w:sz w:val="20"/>
                <w:szCs w:val="20"/>
              </w:rPr>
            </w:pPr>
            <w:bookmarkStart w:id="200" w:name="_Toc108480451"/>
            <w:bookmarkStart w:id="201" w:name="_Toc108513007"/>
            <w:r w:rsidRPr="007A15F1">
              <w:rPr>
                <w:rFonts w:cs="Times New Roman" w:hint="eastAsia"/>
                <w:b/>
                <w:color w:val="404040" w:themeColor="text1" w:themeTint="BF"/>
                <w:kern w:val="0"/>
                <w:sz w:val="20"/>
                <w:szCs w:val="20"/>
              </w:rPr>
              <w:t>로카</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및</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그</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자회사들</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일반</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현황</w:t>
            </w:r>
            <w:bookmarkEnd w:id="200"/>
            <w:bookmarkEnd w:id="201"/>
          </w:p>
        </w:tc>
        <w:tc>
          <w:tcPr>
            <w:tcW w:w="26" w:type="pct"/>
            <w:tcBorders>
              <w:top w:val="nil"/>
              <w:bottom w:val="nil"/>
            </w:tcBorders>
          </w:tcPr>
          <w:p w14:paraId="458E7562"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053A01D4" w14:textId="226B5833" w:rsidR="004E04A7" w:rsidRPr="00195DE7" w:rsidRDefault="004E04A7" w:rsidP="004E04A7">
            <w:pPr>
              <w:pStyle w:val="a8"/>
              <w:widowControl/>
              <w:numPr>
                <w:ilvl w:val="0"/>
                <w:numId w:val="2"/>
              </w:numPr>
              <w:spacing w:before="40" w:after="120" w:line="276" w:lineRule="auto"/>
              <w:rPr>
                <w:rFonts w:cs="Times New Roman"/>
                <w:spacing w:val="-4"/>
                <w:sz w:val="20"/>
                <w:szCs w:val="20"/>
              </w:rPr>
            </w:pPr>
            <w:r w:rsidRPr="00195DE7">
              <w:rPr>
                <w:rFonts w:cs="Times New Roman" w:hint="eastAsia"/>
                <w:spacing w:val="-4"/>
                <w:sz w:val="20"/>
                <w:szCs w:val="20"/>
              </w:rPr>
              <w:t>로카</w:t>
            </w:r>
            <w:r w:rsidR="007A15F1" w:rsidRPr="00195DE7">
              <w:rPr>
                <w:rFonts w:cs="Times New Roman" w:hint="eastAsia"/>
                <w:spacing w:val="-4"/>
                <w:sz w:val="20"/>
                <w:szCs w:val="20"/>
              </w:rPr>
              <w:t>모빌리티</w:t>
            </w:r>
            <w:r w:rsidR="007A15F1" w:rsidRPr="00195DE7">
              <w:rPr>
                <w:rFonts w:cs="Times New Roman" w:hint="eastAsia"/>
                <w:spacing w:val="-4"/>
                <w:sz w:val="20"/>
                <w:szCs w:val="20"/>
              </w:rPr>
              <w:t xml:space="preserve"> </w:t>
            </w:r>
            <w:r w:rsidR="007A15F1" w:rsidRPr="00195DE7">
              <w:rPr>
                <w:rFonts w:cs="Times New Roman" w:hint="eastAsia"/>
                <w:spacing w:val="-4"/>
                <w:sz w:val="20"/>
                <w:szCs w:val="20"/>
              </w:rPr>
              <w:t>주식회사</w:t>
            </w:r>
            <w:r w:rsidR="007A15F1" w:rsidRPr="00195DE7">
              <w:rPr>
                <w:rFonts w:cs="Times New Roman" w:hint="eastAsia"/>
                <w:spacing w:val="-4"/>
                <w:sz w:val="20"/>
                <w:szCs w:val="20"/>
              </w:rPr>
              <w:t>(</w:t>
            </w:r>
            <w:r w:rsidR="007A15F1" w:rsidRPr="00195DE7">
              <w:rPr>
                <w:rFonts w:cs="Times New Roman"/>
                <w:spacing w:val="-4"/>
                <w:sz w:val="20"/>
                <w:szCs w:val="20"/>
              </w:rPr>
              <w:t>“</w:t>
            </w:r>
            <w:r w:rsidR="007A15F1" w:rsidRPr="00195DE7">
              <w:rPr>
                <w:rFonts w:cs="Times New Roman" w:hint="eastAsia"/>
                <w:b/>
                <w:spacing w:val="-4"/>
                <w:sz w:val="20"/>
                <w:szCs w:val="20"/>
                <w:u w:val="single"/>
              </w:rPr>
              <w:t>로카</w:t>
            </w:r>
            <w:r w:rsidR="007A15F1" w:rsidRPr="00195DE7">
              <w:rPr>
                <w:rFonts w:cs="Times New Roman"/>
                <w:spacing w:val="-4"/>
                <w:sz w:val="20"/>
                <w:szCs w:val="20"/>
              </w:rPr>
              <w:t>”)</w:t>
            </w:r>
            <w:r w:rsidRPr="00195DE7">
              <w:rPr>
                <w:rFonts w:cs="Times New Roman"/>
                <w:spacing w:val="-4"/>
                <w:sz w:val="20"/>
                <w:szCs w:val="20"/>
              </w:rPr>
              <w:t>는</w:t>
            </w:r>
            <w:r w:rsidRPr="00195DE7">
              <w:rPr>
                <w:rFonts w:cs="Times New Roman" w:hint="eastAsia"/>
                <w:spacing w:val="-4"/>
                <w:sz w:val="20"/>
                <w:szCs w:val="20"/>
              </w:rPr>
              <w:t xml:space="preserve"> </w:t>
            </w:r>
            <w:r w:rsidRPr="00195DE7">
              <w:rPr>
                <w:rFonts w:cs="Times New Roman"/>
                <w:spacing w:val="-4"/>
                <w:sz w:val="20"/>
                <w:szCs w:val="20"/>
              </w:rPr>
              <w:t>2009</w:t>
            </w:r>
            <w:r w:rsidRPr="00195DE7">
              <w:rPr>
                <w:rFonts w:cs="Times New Roman" w:hint="eastAsia"/>
                <w:spacing w:val="-4"/>
                <w:sz w:val="20"/>
                <w:szCs w:val="20"/>
              </w:rPr>
              <w:t>년</w:t>
            </w:r>
            <w:r w:rsidRPr="00195DE7">
              <w:rPr>
                <w:rFonts w:cs="Times New Roman" w:hint="eastAsia"/>
                <w:spacing w:val="-4"/>
                <w:sz w:val="20"/>
                <w:szCs w:val="20"/>
              </w:rPr>
              <w:t xml:space="preserve"> </w:t>
            </w:r>
            <w:r w:rsidRPr="00195DE7">
              <w:rPr>
                <w:rFonts w:cs="Times New Roman"/>
                <w:spacing w:val="-4"/>
                <w:sz w:val="20"/>
                <w:szCs w:val="20"/>
              </w:rPr>
              <w:t>10</w:t>
            </w:r>
            <w:r w:rsidRPr="00195DE7">
              <w:rPr>
                <w:rFonts w:cs="Times New Roman" w:hint="eastAsia"/>
                <w:spacing w:val="-4"/>
                <w:sz w:val="20"/>
                <w:szCs w:val="20"/>
              </w:rPr>
              <w:t>월</w:t>
            </w:r>
            <w:r w:rsidRPr="00195DE7">
              <w:rPr>
                <w:rFonts w:cs="Times New Roman" w:hint="eastAsia"/>
                <w:spacing w:val="-4"/>
                <w:sz w:val="20"/>
                <w:szCs w:val="20"/>
              </w:rPr>
              <w:t xml:space="preserve"> </w:t>
            </w:r>
            <w:r w:rsidRPr="00195DE7">
              <w:rPr>
                <w:rFonts w:cs="Times New Roman"/>
                <w:spacing w:val="-4"/>
                <w:sz w:val="20"/>
                <w:szCs w:val="20"/>
              </w:rPr>
              <w:t>19</w:t>
            </w:r>
            <w:r w:rsidRPr="00195DE7">
              <w:rPr>
                <w:rFonts w:cs="Times New Roman" w:hint="eastAsia"/>
                <w:spacing w:val="-4"/>
                <w:sz w:val="20"/>
                <w:szCs w:val="20"/>
              </w:rPr>
              <w:t>일</w:t>
            </w:r>
            <w:r w:rsidRPr="00195DE7">
              <w:rPr>
                <w:rFonts w:cs="Times New Roman" w:hint="eastAsia"/>
                <w:spacing w:val="-4"/>
                <w:sz w:val="20"/>
                <w:szCs w:val="20"/>
              </w:rPr>
              <w:t xml:space="preserve"> </w:t>
            </w:r>
            <w:r w:rsidRPr="00195DE7">
              <w:rPr>
                <w:rFonts w:cs="Times New Roman" w:hint="eastAsia"/>
                <w:spacing w:val="-4"/>
                <w:sz w:val="20"/>
                <w:szCs w:val="20"/>
              </w:rPr>
              <w:t>설립되</w:t>
            </w:r>
            <w:r w:rsidR="007A15F1" w:rsidRPr="00195DE7">
              <w:rPr>
                <w:rFonts w:cs="Times New Roman" w:hint="eastAsia"/>
                <w:spacing w:val="-4"/>
                <w:sz w:val="20"/>
                <w:szCs w:val="20"/>
              </w:rPr>
              <w:t>어</w:t>
            </w:r>
            <w:r w:rsidR="007A15F1" w:rsidRPr="00195DE7">
              <w:rPr>
                <w:rFonts w:cs="Times New Roman" w:hint="eastAsia"/>
                <w:spacing w:val="-4"/>
                <w:sz w:val="20"/>
                <w:szCs w:val="20"/>
              </w:rPr>
              <w:t>,</w:t>
            </w:r>
            <w:r w:rsidRPr="00195DE7">
              <w:rPr>
                <w:rFonts w:cs="Times New Roman" w:hint="eastAsia"/>
                <w:spacing w:val="-4"/>
                <w:sz w:val="20"/>
                <w:szCs w:val="20"/>
              </w:rPr>
              <w:t xml:space="preserve"> </w:t>
            </w:r>
            <w:r w:rsidRPr="00195DE7">
              <w:rPr>
                <w:rFonts w:cs="Times New Roman" w:hint="eastAsia"/>
                <w:spacing w:val="-4"/>
                <w:sz w:val="20"/>
                <w:szCs w:val="20"/>
              </w:rPr>
              <w:t>선불카드</w:t>
            </w:r>
            <w:r w:rsidRPr="00195DE7">
              <w:rPr>
                <w:rFonts w:cs="Times New Roman" w:hint="eastAsia"/>
                <w:spacing w:val="-4"/>
                <w:sz w:val="20"/>
                <w:szCs w:val="20"/>
              </w:rPr>
              <w:t xml:space="preserve"> </w:t>
            </w:r>
            <w:r w:rsidRPr="00195DE7">
              <w:rPr>
                <w:rFonts w:cs="Times New Roman" w:hint="eastAsia"/>
                <w:spacing w:val="-4"/>
                <w:sz w:val="20"/>
                <w:szCs w:val="20"/>
              </w:rPr>
              <w:t>발행사업과</w:t>
            </w:r>
            <w:r w:rsidRPr="00195DE7">
              <w:rPr>
                <w:rFonts w:cs="Times New Roman" w:hint="eastAsia"/>
                <w:spacing w:val="-4"/>
                <w:sz w:val="20"/>
                <w:szCs w:val="20"/>
              </w:rPr>
              <w:t xml:space="preserve"> </w:t>
            </w:r>
            <w:r w:rsidRPr="00195DE7">
              <w:rPr>
                <w:rFonts w:cs="Times New Roman" w:hint="eastAsia"/>
                <w:spacing w:val="-4"/>
                <w:sz w:val="20"/>
                <w:szCs w:val="20"/>
              </w:rPr>
              <w:t>대중교통</w:t>
            </w:r>
            <w:r w:rsidRPr="00195DE7">
              <w:rPr>
                <w:rFonts w:cs="Times New Roman" w:hint="eastAsia"/>
                <w:spacing w:val="-4"/>
                <w:sz w:val="20"/>
                <w:szCs w:val="20"/>
              </w:rPr>
              <w:t xml:space="preserve"> </w:t>
            </w:r>
            <w:r w:rsidRPr="00195DE7">
              <w:rPr>
                <w:rFonts w:cs="Times New Roman" w:hint="eastAsia"/>
                <w:spacing w:val="-4"/>
                <w:sz w:val="20"/>
                <w:szCs w:val="20"/>
              </w:rPr>
              <w:t>정산사업을</w:t>
            </w:r>
            <w:r w:rsidRPr="00195DE7">
              <w:rPr>
                <w:rFonts w:cs="Times New Roman" w:hint="eastAsia"/>
                <w:spacing w:val="-4"/>
                <w:sz w:val="20"/>
                <w:szCs w:val="20"/>
              </w:rPr>
              <w:t xml:space="preserve"> </w:t>
            </w:r>
            <w:r w:rsidRPr="00195DE7">
              <w:rPr>
                <w:rFonts w:cs="Times New Roman" w:hint="eastAsia"/>
                <w:spacing w:val="-4"/>
                <w:sz w:val="20"/>
                <w:szCs w:val="20"/>
              </w:rPr>
              <w:t>영위하고</w:t>
            </w:r>
            <w:r w:rsidRPr="00195DE7">
              <w:rPr>
                <w:rFonts w:cs="Times New Roman" w:hint="eastAsia"/>
                <w:spacing w:val="-4"/>
                <w:sz w:val="20"/>
                <w:szCs w:val="20"/>
              </w:rPr>
              <w:t xml:space="preserve"> </w:t>
            </w:r>
            <w:r w:rsidRPr="00195DE7">
              <w:rPr>
                <w:rFonts w:cs="Times New Roman" w:hint="eastAsia"/>
                <w:spacing w:val="-4"/>
                <w:sz w:val="20"/>
                <w:szCs w:val="20"/>
              </w:rPr>
              <w:t>있으며</w:t>
            </w:r>
            <w:r w:rsidRPr="00195DE7">
              <w:rPr>
                <w:rFonts w:cs="Times New Roman" w:hint="eastAsia"/>
                <w:spacing w:val="-4"/>
                <w:sz w:val="20"/>
                <w:szCs w:val="20"/>
              </w:rPr>
              <w:t>,</w:t>
            </w:r>
            <w:r w:rsidRPr="00195DE7">
              <w:rPr>
                <w:rFonts w:cs="Times New Roman"/>
                <w:spacing w:val="-4"/>
                <w:sz w:val="20"/>
                <w:szCs w:val="20"/>
              </w:rPr>
              <w:t xml:space="preserve"> </w:t>
            </w:r>
            <w:r w:rsidRPr="00195DE7">
              <w:rPr>
                <w:rFonts w:cs="Times New Roman" w:hint="eastAsia"/>
                <w:spacing w:val="-4"/>
                <w:sz w:val="20"/>
                <w:szCs w:val="20"/>
              </w:rPr>
              <w:t>각</w:t>
            </w:r>
            <w:r w:rsidRPr="00195DE7">
              <w:rPr>
                <w:rFonts w:cs="Times New Roman" w:hint="eastAsia"/>
                <w:spacing w:val="-4"/>
                <w:sz w:val="20"/>
                <w:szCs w:val="20"/>
              </w:rPr>
              <w:t xml:space="preserve"> </w:t>
            </w:r>
            <w:r w:rsidRPr="00195DE7">
              <w:rPr>
                <w:rFonts w:cs="Times New Roman" w:hint="eastAsia"/>
                <w:spacing w:val="-4"/>
                <w:sz w:val="20"/>
                <w:szCs w:val="20"/>
              </w:rPr>
              <w:t>지역별로</w:t>
            </w:r>
            <w:r w:rsidRPr="00195DE7">
              <w:rPr>
                <w:rFonts w:cs="Times New Roman" w:hint="eastAsia"/>
                <w:spacing w:val="-4"/>
                <w:sz w:val="20"/>
                <w:szCs w:val="20"/>
              </w:rPr>
              <w:t xml:space="preserve"> </w:t>
            </w:r>
            <w:r w:rsidRPr="00195DE7">
              <w:rPr>
                <w:rFonts w:cs="Times New Roman" w:hint="eastAsia"/>
                <w:spacing w:val="-4"/>
                <w:sz w:val="20"/>
                <w:szCs w:val="20"/>
              </w:rPr>
              <w:t>선불카드</w:t>
            </w:r>
            <w:r w:rsidRPr="00195DE7">
              <w:rPr>
                <w:rFonts w:cs="Times New Roman" w:hint="eastAsia"/>
                <w:spacing w:val="-4"/>
                <w:sz w:val="20"/>
                <w:szCs w:val="20"/>
              </w:rPr>
              <w:t xml:space="preserve"> </w:t>
            </w:r>
            <w:r w:rsidRPr="00195DE7">
              <w:rPr>
                <w:rFonts w:cs="Times New Roman" w:hint="eastAsia"/>
                <w:spacing w:val="-4"/>
                <w:sz w:val="20"/>
                <w:szCs w:val="20"/>
              </w:rPr>
              <w:t>사업을</w:t>
            </w:r>
            <w:r w:rsidRPr="00195DE7">
              <w:rPr>
                <w:rFonts w:cs="Times New Roman" w:hint="eastAsia"/>
                <w:spacing w:val="-4"/>
                <w:sz w:val="20"/>
                <w:szCs w:val="20"/>
              </w:rPr>
              <w:t xml:space="preserve"> </w:t>
            </w:r>
            <w:r w:rsidRPr="00195DE7">
              <w:rPr>
                <w:rFonts w:cs="Times New Roman" w:hint="eastAsia"/>
                <w:spacing w:val="-4"/>
                <w:sz w:val="20"/>
                <w:szCs w:val="20"/>
              </w:rPr>
              <w:t>영위하는</w:t>
            </w:r>
            <w:r w:rsidRPr="00195DE7">
              <w:rPr>
                <w:rFonts w:cs="Times New Roman" w:hint="eastAsia"/>
                <w:spacing w:val="-4"/>
                <w:sz w:val="20"/>
                <w:szCs w:val="20"/>
              </w:rPr>
              <w:t xml:space="preserve"> </w:t>
            </w:r>
            <w:r w:rsidRPr="00195DE7">
              <w:rPr>
                <w:rFonts w:cs="Times New Roman"/>
                <w:spacing w:val="-4"/>
                <w:sz w:val="20"/>
                <w:szCs w:val="20"/>
              </w:rPr>
              <w:lastRenderedPageBreak/>
              <w:t>자회사로</w:t>
            </w:r>
            <w:r w:rsidRPr="00195DE7">
              <w:rPr>
                <w:rFonts w:cs="Times New Roman"/>
                <w:spacing w:val="-4"/>
                <w:sz w:val="20"/>
                <w:szCs w:val="20"/>
              </w:rPr>
              <w:t xml:space="preserve"> </w:t>
            </w:r>
            <w:r w:rsidRPr="00195DE7">
              <w:rPr>
                <w:rFonts w:cs="Times New Roman"/>
                <w:spacing w:val="-4"/>
                <w:sz w:val="20"/>
                <w:szCs w:val="20"/>
              </w:rPr>
              <w:t>㈜</w:t>
            </w:r>
            <w:r w:rsidRPr="00195DE7">
              <w:rPr>
                <w:rFonts w:cs="Times New Roman" w:hint="eastAsia"/>
                <w:spacing w:val="-4"/>
                <w:sz w:val="20"/>
                <w:szCs w:val="20"/>
              </w:rPr>
              <w:t>마이비</w:t>
            </w:r>
            <w:r w:rsidRPr="00195DE7">
              <w:rPr>
                <w:rFonts w:cs="Times New Roman" w:hint="eastAsia"/>
                <w:spacing w:val="-4"/>
                <w:sz w:val="20"/>
                <w:szCs w:val="20"/>
              </w:rPr>
              <w:t>(</w:t>
            </w:r>
            <w:r w:rsidRPr="00195DE7">
              <w:rPr>
                <w:rFonts w:cs="Times New Roman" w:hint="eastAsia"/>
                <w:spacing w:val="-4"/>
                <w:sz w:val="20"/>
                <w:szCs w:val="20"/>
              </w:rPr>
              <w:t>부산</w:t>
            </w:r>
            <w:r w:rsidRPr="00195DE7">
              <w:rPr>
                <w:rFonts w:cs="Times New Roman" w:hint="eastAsia"/>
                <w:spacing w:val="-4"/>
                <w:sz w:val="20"/>
                <w:szCs w:val="20"/>
              </w:rPr>
              <w:t>,</w:t>
            </w:r>
            <w:r w:rsidRPr="00195DE7">
              <w:rPr>
                <w:rFonts w:cs="Times New Roman"/>
                <w:spacing w:val="-4"/>
                <w:sz w:val="20"/>
                <w:szCs w:val="20"/>
              </w:rPr>
              <w:t xml:space="preserve"> </w:t>
            </w:r>
            <w:r w:rsidRPr="00195DE7">
              <w:rPr>
                <w:rFonts w:cs="Times New Roman" w:hint="eastAsia"/>
                <w:spacing w:val="-4"/>
                <w:sz w:val="20"/>
                <w:szCs w:val="20"/>
              </w:rPr>
              <w:t>경산</w:t>
            </w:r>
            <w:r w:rsidRPr="00195DE7">
              <w:rPr>
                <w:rFonts w:cs="Times New Roman" w:hint="eastAsia"/>
                <w:spacing w:val="-4"/>
                <w:sz w:val="20"/>
                <w:szCs w:val="20"/>
              </w:rPr>
              <w:t>,</w:t>
            </w:r>
            <w:r w:rsidRPr="00195DE7">
              <w:rPr>
                <w:rFonts w:cs="Times New Roman"/>
                <w:spacing w:val="-4"/>
                <w:sz w:val="20"/>
                <w:szCs w:val="20"/>
              </w:rPr>
              <w:t xml:space="preserve"> </w:t>
            </w:r>
            <w:r w:rsidRPr="00195DE7">
              <w:rPr>
                <w:rFonts w:cs="Times New Roman" w:hint="eastAsia"/>
                <w:spacing w:val="-4"/>
                <w:sz w:val="20"/>
                <w:szCs w:val="20"/>
              </w:rPr>
              <w:t>충청도</w:t>
            </w:r>
            <w:r w:rsidRPr="00195DE7">
              <w:rPr>
                <w:rFonts w:cs="Times New Roman" w:hint="eastAsia"/>
                <w:spacing w:val="-4"/>
                <w:sz w:val="20"/>
                <w:szCs w:val="20"/>
              </w:rPr>
              <w:t>,</w:t>
            </w:r>
            <w:r w:rsidRPr="00195DE7">
              <w:rPr>
                <w:rFonts w:cs="Times New Roman"/>
                <w:spacing w:val="-4"/>
                <w:sz w:val="20"/>
                <w:szCs w:val="20"/>
              </w:rPr>
              <w:t xml:space="preserve"> </w:t>
            </w:r>
            <w:r w:rsidRPr="00195DE7">
              <w:rPr>
                <w:rFonts w:cs="Times New Roman" w:hint="eastAsia"/>
                <w:spacing w:val="-4"/>
                <w:sz w:val="20"/>
                <w:szCs w:val="20"/>
              </w:rPr>
              <w:t>전라도</w:t>
            </w:r>
            <w:r w:rsidRPr="00195DE7">
              <w:rPr>
                <w:rFonts w:cs="Times New Roman" w:hint="eastAsia"/>
                <w:spacing w:val="-4"/>
                <w:sz w:val="20"/>
                <w:szCs w:val="20"/>
              </w:rPr>
              <w:t>),</w:t>
            </w:r>
            <w:r w:rsidRPr="00195DE7">
              <w:rPr>
                <w:rFonts w:cs="Times New Roman"/>
                <w:spacing w:val="-4"/>
                <w:sz w:val="20"/>
                <w:szCs w:val="20"/>
              </w:rPr>
              <w:t xml:space="preserve"> </w:t>
            </w:r>
            <w:r w:rsidRPr="00195DE7">
              <w:rPr>
                <w:rFonts w:cs="Times New Roman" w:hint="eastAsia"/>
                <w:spacing w:val="-4"/>
                <w:sz w:val="20"/>
                <w:szCs w:val="20"/>
              </w:rPr>
              <w:t>부산하나로카드</w:t>
            </w:r>
            <w:r w:rsidRPr="00195DE7">
              <w:rPr>
                <w:rFonts w:cs="Times New Roman"/>
                <w:spacing w:val="-4"/>
                <w:sz w:val="20"/>
                <w:szCs w:val="20"/>
              </w:rPr>
              <w:t>㈜</w:t>
            </w:r>
            <w:r w:rsidRPr="00195DE7">
              <w:rPr>
                <w:rFonts w:cs="Times New Roman" w:hint="eastAsia"/>
                <w:spacing w:val="-4"/>
                <w:sz w:val="20"/>
                <w:szCs w:val="20"/>
              </w:rPr>
              <w:t>(</w:t>
            </w:r>
            <w:r w:rsidRPr="00195DE7">
              <w:rPr>
                <w:rFonts w:cs="Times New Roman" w:hint="eastAsia"/>
                <w:spacing w:val="-4"/>
                <w:sz w:val="20"/>
                <w:szCs w:val="20"/>
              </w:rPr>
              <w:t>부산</w:t>
            </w:r>
            <w:r w:rsidRPr="00195DE7">
              <w:rPr>
                <w:rFonts w:cs="Times New Roman" w:hint="eastAsia"/>
                <w:spacing w:val="-4"/>
                <w:sz w:val="20"/>
                <w:szCs w:val="20"/>
              </w:rPr>
              <w:t xml:space="preserve">), </w:t>
            </w:r>
            <w:r w:rsidRPr="00195DE7">
              <w:rPr>
                <w:rFonts w:cs="Times New Roman"/>
                <w:spacing w:val="-4"/>
                <w:sz w:val="20"/>
                <w:szCs w:val="20"/>
              </w:rPr>
              <w:t>㈜</w:t>
            </w:r>
            <w:r w:rsidRPr="00195DE7">
              <w:rPr>
                <w:rFonts w:cs="Times New Roman" w:hint="eastAsia"/>
                <w:spacing w:val="-4"/>
                <w:sz w:val="20"/>
                <w:szCs w:val="20"/>
              </w:rPr>
              <w:t>한페이시스</w:t>
            </w:r>
            <w:r w:rsidRPr="00195DE7">
              <w:rPr>
                <w:rFonts w:cs="Times New Roman" w:hint="eastAsia"/>
                <w:spacing w:val="-4"/>
                <w:sz w:val="20"/>
                <w:szCs w:val="20"/>
              </w:rPr>
              <w:t>(</w:t>
            </w:r>
            <w:r w:rsidRPr="00195DE7">
              <w:rPr>
                <w:rFonts w:cs="Times New Roman" w:hint="eastAsia"/>
                <w:spacing w:val="-4"/>
                <w:sz w:val="20"/>
                <w:szCs w:val="20"/>
              </w:rPr>
              <w:t>광주</w:t>
            </w:r>
            <w:r w:rsidRPr="00195DE7">
              <w:rPr>
                <w:rFonts w:cs="Times New Roman" w:hint="eastAsia"/>
                <w:spacing w:val="-4"/>
                <w:sz w:val="20"/>
                <w:szCs w:val="20"/>
              </w:rPr>
              <w:t>)</w:t>
            </w:r>
            <w:r w:rsidRPr="00195DE7">
              <w:rPr>
                <w:rFonts w:cs="Times New Roman" w:hint="eastAsia"/>
                <w:spacing w:val="-4"/>
                <w:sz w:val="20"/>
                <w:szCs w:val="20"/>
              </w:rPr>
              <w:t>를</w:t>
            </w:r>
            <w:r w:rsidRPr="00195DE7">
              <w:rPr>
                <w:rFonts w:cs="Times New Roman"/>
                <w:spacing w:val="-4"/>
                <w:sz w:val="20"/>
                <w:szCs w:val="20"/>
              </w:rPr>
              <w:t xml:space="preserve"> </w:t>
            </w:r>
            <w:r w:rsidRPr="00195DE7">
              <w:rPr>
                <w:rFonts w:cs="Times New Roman"/>
                <w:spacing w:val="-4"/>
                <w:sz w:val="20"/>
                <w:szCs w:val="20"/>
              </w:rPr>
              <w:t>두고</w:t>
            </w:r>
            <w:r w:rsidRPr="00195DE7">
              <w:rPr>
                <w:rFonts w:cs="Times New Roman"/>
                <w:spacing w:val="-4"/>
                <w:sz w:val="20"/>
                <w:szCs w:val="20"/>
              </w:rPr>
              <w:t xml:space="preserve"> </w:t>
            </w:r>
            <w:r w:rsidRPr="00195DE7">
              <w:rPr>
                <w:rFonts w:cs="Times New Roman"/>
                <w:spacing w:val="-4"/>
                <w:sz w:val="20"/>
                <w:szCs w:val="20"/>
              </w:rPr>
              <w:t>있</w:t>
            </w:r>
            <w:r w:rsidRPr="00195DE7">
              <w:rPr>
                <w:rFonts w:cs="Times New Roman" w:hint="eastAsia"/>
                <w:spacing w:val="-4"/>
                <w:sz w:val="20"/>
                <w:szCs w:val="20"/>
              </w:rPr>
              <w:t>음</w:t>
            </w:r>
            <w:r w:rsidRPr="00195DE7">
              <w:rPr>
                <w:rFonts w:cs="Times New Roman" w:hint="eastAsia"/>
                <w:spacing w:val="-4"/>
                <w:sz w:val="20"/>
                <w:szCs w:val="20"/>
              </w:rPr>
              <w:t>.</w:t>
            </w:r>
          </w:p>
          <w:p w14:paraId="1D64D199" w14:textId="06EDFCB6" w:rsidR="004E04A7" w:rsidRPr="007A634E" w:rsidRDefault="004E04A7" w:rsidP="004E04A7">
            <w:pPr>
              <w:pStyle w:val="a8"/>
              <w:widowControl/>
              <w:numPr>
                <w:ilvl w:val="0"/>
                <w:numId w:val="2"/>
              </w:numPr>
              <w:spacing w:before="40" w:after="120" w:line="276" w:lineRule="auto"/>
              <w:rPr>
                <w:rFonts w:cs="Times New Roman"/>
                <w:sz w:val="20"/>
                <w:szCs w:val="20"/>
              </w:rPr>
            </w:pPr>
            <w:r w:rsidRPr="007A634E">
              <w:rPr>
                <w:rFonts w:cs="Times New Roman" w:hint="eastAsia"/>
                <w:sz w:val="20"/>
                <w:szCs w:val="20"/>
              </w:rPr>
              <w:t>로카</w:t>
            </w:r>
            <w:r w:rsidRPr="007A634E">
              <w:rPr>
                <w:rFonts w:cs="Times New Roman" w:hint="eastAsia"/>
                <w:sz w:val="20"/>
                <w:szCs w:val="20"/>
              </w:rPr>
              <w:t xml:space="preserve"> </w:t>
            </w:r>
            <w:r w:rsidRPr="007A634E">
              <w:rPr>
                <w:rFonts w:cs="Times New Roman" w:hint="eastAsia"/>
                <w:sz w:val="20"/>
                <w:szCs w:val="20"/>
              </w:rPr>
              <w:t>및</w:t>
            </w:r>
            <w:r w:rsidRPr="007A634E">
              <w:rPr>
                <w:rFonts w:cs="Times New Roman" w:hint="eastAsia"/>
                <w:sz w:val="20"/>
                <w:szCs w:val="20"/>
              </w:rPr>
              <w:t xml:space="preserve"> </w:t>
            </w:r>
            <w:r w:rsidRPr="007A634E">
              <w:rPr>
                <w:rFonts w:cs="Times New Roman" w:hint="eastAsia"/>
                <w:sz w:val="20"/>
                <w:szCs w:val="20"/>
              </w:rPr>
              <w:t>그</w:t>
            </w:r>
            <w:r w:rsidRPr="007A634E">
              <w:rPr>
                <w:rFonts w:cs="Times New Roman" w:hint="eastAsia"/>
                <w:sz w:val="20"/>
                <w:szCs w:val="20"/>
              </w:rPr>
              <w:t xml:space="preserve"> </w:t>
            </w:r>
            <w:r w:rsidRPr="007A634E">
              <w:rPr>
                <w:rFonts w:cs="Times New Roman" w:hint="eastAsia"/>
                <w:sz w:val="20"/>
                <w:szCs w:val="20"/>
              </w:rPr>
              <w:t>자회사들</w:t>
            </w:r>
            <w:r w:rsidRPr="007A634E">
              <w:rPr>
                <w:rFonts w:cs="Times New Roman"/>
                <w:sz w:val="20"/>
                <w:szCs w:val="20"/>
              </w:rPr>
              <w:t>의</w:t>
            </w:r>
            <w:r w:rsidRPr="007A634E">
              <w:rPr>
                <w:rFonts w:cs="Times New Roman"/>
                <w:sz w:val="20"/>
                <w:szCs w:val="20"/>
              </w:rPr>
              <w:t xml:space="preserve"> </w:t>
            </w:r>
            <w:r w:rsidRPr="007A634E">
              <w:rPr>
                <w:rFonts w:cs="Times New Roman"/>
                <w:sz w:val="20"/>
                <w:szCs w:val="20"/>
              </w:rPr>
              <w:t>자본금</w:t>
            </w:r>
            <w:r w:rsidRPr="007A634E">
              <w:rPr>
                <w:rFonts w:cs="Times New Roman"/>
                <w:sz w:val="20"/>
                <w:szCs w:val="20"/>
              </w:rPr>
              <w:t xml:space="preserve">, </w:t>
            </w:r>
            <w:r w:rsidRPr="007A634E">
              <w:rPr>
                <w:rFonts w:cs="Times New Roman"/>
                <w:sz w:val="20"/>
                <w:szCs w:val="20"/>
              </w:rPr>
              <w:t>설립일</w:t>
            </w:r>
            <w:r w:rsidRPr="007A634E">
              <w:rPr>
                <w:rFonts w:cs="Times New Roman"/>
                <w:sz w:val="20"/>
                <w:szCs w:val="20"/>
              </w:rPr>
              <w:t xml:space="preserve">, </w:t>
            </w:r>
            <w:r w:rsidRPr="007A634E">
              <w:rPr>
                <w:rFonts w:cs="Times New Roman"/>
                <w:sz w:val="20"/>
                <w:szCs w:val="20"/>
              </w:rPr>
              <w:t>등기임원</w:t>
            </w:r>
            <w:r w:rsidRPr="007A634E">
              <w:rPr>
                <w:rFonts w:cs="Times New Roman"/>
                <w:sz w:val="20"/>
                <w:szCs w:val="20"/>
              </w:rPr>
              <w:t xml:space="preserve">, </w:t>
            </w:r>
            <w:r w:rsidRPr="007A634E">
              <w:rPr>
                <w:rFonts w:cs="Times New Roman"/>
                <w:sz w:val="20"/>
                <w:szCs w:val="20"/>
              </w:rPr>
              <w:t>주주</w:t>
            </w:r>
            <w:r w:rsidRPr="007A634E">
              <w:rPr>
                <w:rFonts w:cs="Times New Roman"/>
                <w:sz w:val="20"/>
                <w:szCs w:val="20"/>
              </w:rPr>
              <w:t xml:space="preserve"> </w:t>
            </w:r>
            <w:r w:rsidRPr="007A634E">
              <w:rPr>
                <w:rFonts w:cs="Times New Roman"/>
                <w:sz w:val="20"/>
                <w:szCs w:val="20"/>
              </w:rPr>
              <w:t>등</w:t>
            </w:r>
            <w:r w:rsidRPr="007A634E">
              <w:rPr>
                <w:rFonts w:cs="Times New Roman"/>
                <w:sz w:val="20"/>
                <w:szCs w:val="20"/>
              </w:rPr>
              <w:t xml:space="preserve"> </w:t>
            </w:r>
            <w:r w:rsidRPr="007A634E">
              <w:rPr>
                <w:rFonts w:cs="Times New Roman"/>
                <w:sz w:val="20"/>
                <w:szCs w:val="20"/>
              </w:rPr>
              <w:t>일반</w:t>
            </w:r>
            <w:r w:rsidRPr="007A634E">
              <w:rPr>
                <w:rFonts w:cs="Times New Roman"/>
                <w:sz w:val="20"/>
                <w:szCs w:val="20"/>
              </w:rPr>
              <w:t xml:space="preserve"> </w:t>
            </w:r>
            <w:r w:rsidRPr="007A634E">
              <w:rPr>
                <w:rFonts w:cs="Times New Roman"/>
                <w:sz w:val="20"/>
                <w:szCs w:val="20"/>
              </w:rPr>
              <w:t>현황은</w:t>
            </w:r>
            <w:r w:rsidRPr="007A634E">
              <w:rPr>
                <w:rFonts w:cs="Times New Roman"/>
                <w:sz w:val="20"/>
                <w:szCs w:val="20"/>
              </w:rPr>
              <w:t xml:space="preserve"> </w:t>
            </w:r>
            <w:r w:rsidRPr="00E2765F">
              <w:rPr>
                <w:rFonts w:cs="Times New Roman"/>
                <w:b/>
                <w:sz w:val="20"/>
                <w:szCs w:val="20"/>
                <w:u w:val="single"/>
              </w:rPr>
              <w:t>별첨</w:t>
            </w:r>
            <w:r w:rsidRPr="00E2765F">
              <w:rPr>
                <w:rFonts w:cs="Times New Roman"/>
                <w:b/>
                <w:sz w:val="20"/>
                <w:szCs w:val="20"/>
                <w:u w:val="single"/>
              </w:rPr>
              <w:t xml:space="preserve"> </w:t>
            </w:r>
            <w:r w:rsidR="00571510" w:rsidRPr="00E2765F">
              <w:rPr>
                <w:rFonts w:cs="Times New Roman"/>
                <w:b/>
                <w:sz w:val="20"/>
                <w:szCs w:val="20"/>
                <w:u w:val="single"/>
              </w:rPr>
              <w:t>1</w:t>
            </w:r>
            <w:del w:id="202" w:author="jaechang.yoo" w:date="2022-07-17T17:27:00Z">
              <w:r w:rsidR="00571510" w:rsidDel="00FC3CE1">
                <w:rPr>
                  <w:rFonts w:cs="Times New Roman"/>
                  <w:b/>
                  <w:sz w:val="20"/>
                  <w:szCs w:val="20"/>
                  <w:u w:val="single"/>
                </w:rPr>
                <w:delText>2</w:delText>
              </w:r>
            </w:del>
            <w:ins w:id="203" w:author="jaechang.yoo" w:date="2022-07-17T17:27:00Z">
              <w:r w:rsidR="00FC3CE1">
                <w:rPr>
                  <w:rFonts w:cs="Times New Roman"/>
                  <w:b/>
                  <w:sz w:val="20"/>
                  <w:szCs w:val="20"/>
                  <w:u w:val="single"/>
                </w:rPr>
                <w:t>3</w:t>
              </w:r>
            </w:ins>
            <w:r w:rsidRPr="00E2765F">
              <w:rPr>
                <w:rFonts w:cs="Times New Roman"/>
                <w:b/>
                <w:sz w:val="20"/>
                <w:szCs w:val="20"/>
                <w:u w:val="single"/>
              </w:rPr>
              <w:t xml:space="preserve">. </w:t>
            </w:r>
            <w:r w:rsidRPr="00E2765F">
              <w:rPr>
                <w:rFonts w:cs="Times New Roman" w:hint="eastAsia"/>
                <w:b/>
                <w:sz w:val="20"/>
                <w:szCs w:val="20"/>
                <w:u w:val="single"/>
              </w:rPr>
              <w:t>로카모빌리티</w:t>
            </w:r>
            <w:r w:rsidRPr="00E2765F">
              <w:rPr>
                <w:rFonts w:cs="Times New Roman" w:hint="eastAsia"/>
                <w:b/>
                <w:sz w:val="20"/>
                <w:szCs w:val="20"/>
                <w:u w:val="single"/>
              </w:rPr>
              <w:t xml:space="preserve"> </w:t>
            </w:r>
            <w:r w:rsidRPr="00E2765F">
              <w:rPr>
                <w:rFonts w:cs="Times New Roman"/>
                <w:b/>
                <w:sz w:val="20"/>
                <w:szCs w:val="20"/>
                <w:u w:val="single"/>
              </w:rPr>
              <w:t>일반현황</w:t>
            </w:r>
            <w:r w:rsidRPr="007A634E">
              <w:rPr>
                <w:rFonts w:cs="Times New Roman"/>
                <w:sz w:val="20"/>
                <w:szCs w:val="20"/>
              </w:rPr>
              <w:t xml:space="preserve"> </w:t>
            </w:r>
            <w:r w:rsidRPr="007A634E">
              <w:rPr>
                <w:rFonts w:cs="Times New Roman"/>
                <w:sz w:val="20"/>
                <w:szCs w:val="20"/>
              </w:rPr>
              <w:t>참조</w:t>
            </w:r>
            <w:r w:rsidRPr="007A634E">
              <w:rPr>
                <w:rFonts w:cs="Times New Roman"/>
                <w:sz w:val="20"/>
                <w:szCs w:val="20"/>
              </w:rPr>
              <w:t>.</w:t>
            </w:r>
          </w:p>
          <w:p w14:paraId="3FC99B2C" w14:textId="2D6CCE28" w:rsidR="004E04A7" w:rsidRPr="00195DE7" w:rsidRDefault="004E04A7" w:rsidP="007A15F1">
            <w:pPr>
              <w:pStyle w:val="a8"/>
              <w:widowControl/>
              <w:numPr>
                <w:ilvl w:val="0"/>
                <w:numId w:val="2"/>
              </w:numPr>
              <w:spacing w:before="40" w:after="120" w:line="276" w:lineRule="auto"/>
              <w:rPr>
                <w:rFonts w:cs="Times New Roman"/>
                <w:spacing w:val="-2"/>
                <w:sz w:val="20"/>
                <w:szCs w:val="20"/>
              </w:rPr>
            </w:pPr>
            <w:r w:rsidRPr="00195DE7">
              <w:rPr>
                <w:rFonts w:cs="Times New Roman" w:hint="eastAsia"/>
                <w:spacing w:val="-2"/>
                <w:sz w:val="20"/>
                <w:szCs w:val="20"/>
              </w:rPr>
              <w:t>제공된</w:t>
            </w:r>
            <w:r w:rsidRPr="00195DE7">
              <w:rPr>
                <w:rFonts w:cs="Times New Roman" w:hint="eastAsia"/>
                <w:spacing w:val="-2"/>
                <w:sz w:val="20"/>
                <w:szCs w:val="20"/>
              </w:rPr>
              <w:t xml:space="preserve"> </w:t>
            </w:r>
            <w:r w:rsidRPr="00195DE7">
              <w:rPr>
                <w:rFonts w:cs="Times New Roman" w:hint="eastAsia"/>
                <w:spacing w:val="-2"/>
                <w:sz w:val="20"/>
                <w:szCs w:val="20"/>
              </w:rPr>
              <w:t>답변에</w:t>
            </w:r>
            <w:r w:rsidRPr="00195DE7">
              <w:rPr>
                <w:rFonts w:cs="Times New Roman" w:hint="eastAsia"/>
                <w:spacing w:val="-2"/>
                <w:sz w:val="20"/>
                <w:szCs w:val="20"/>
              </w:rPr>
              <w:t xml:space="preserve"> </w:t>
            </w:r>
            <w:r w:rsidRPr="00195DE7">
              <w:rPr>
                <w:rFonts w:cs="Times New Roman" w:hint="eastAsia"/>
                <w:spacing w:val="-2"/>
                <w:sz w:val="20"/>
                <w:szCs w:val="20"/>
              </w:rPr>
              <w:t>따르면</w:t>
            </w:r>
            <w:r w:rsidRPr="00195DE7">
              <w:rPr>
                <w:rFonts w:cs="Times New Roman" w:hint="eastAsia"/>
                <w:spacing w:val="-2"/>
                <w:sz w:val="20"/>
                <w:szCs w:val="20"/>
              </w:rPr>
              <w:t xml:space="preserve"> </w:t>
            </w:r>
            <w:r w:rsidRPr="00195DE7">
              <w:rPr>
                <w:rFonts w:cs="Times New Roman" w:hint="eastAsia"/>
                <w:spacing w:val="-2"/>
                <w:sz w:val="20"/>
                <w:szCs w:val="20"/>
              </w:rPr>
              <w:t>로</w:t>
            </w:r>
            <w:r w:rsidR="007A15F1" w:rsidRPr="00195DE7">
              <w:rPr>
                <w:rFonts w:cs="Times New Roman" w:hint="eastAsia"/>
                <w:spacing w:val="-2"/>
                <w:sz w:val="20"/>
                <w:szCs w:val="20"/>
              </w:rPr>
              <w:t>카</w:t>
            </w:r>
            <w:r w:rsidRPr="00195DE7">
              <w:rPr>
                <w:rFonts w:cs="Times New Roman" w:hint="eastAsia"/>
                <w:spacing w:val="-2"/>
                <w:sz w:val="20"/>
                <w:szCs w:val="20"/>
              </w:rPr>
              <w:t xml:space="preserve"> </w:t>
            </w:r>
            <w:r w:rsidRPr="00195DE7">
              <w:rPr>
                <w:rFonts w:cs="Times New Roman" w:hint="eastAsia"/>
                <w:spacing w:val="-2"/>
                <w:sz w:val="20"/>
                <w:szCs w:val="20"/>
              </w:rPr>
              <w:t>및</w:t>
            </w:r>
            <w:r w:rsidRPr="00195DE7">
              <w:rPr>
                <w:rFonts w:cs="Times New Roman" w:hint="eastAsia"/>
                <w:spacing w:val="-2"/>
                <w:sz w:val="20"/>
                <w:szCs w:val="20"/>
              </w:rPr>
              <w:t xml:space="preserve"> </w:t>
            </w:r>
            <w:r w:rsidRPr="00195DE7">
              <w:rPr>
                <w:rFonts w:cs="Times New Roman" w:hint="eastAsia"/>
                <w:spacing w:val="-2"/>
                <w:sz w:val="20"/>
                <w:szCs w:val="20"/>
              </w:rPr>
              <w:t>그</w:t>
            </w:r>
            <w:r w:rsidRPr="00195DE7">
              <w:rPr>
                <w:rFonts w:cs="Times New Roman" w:hint="eastAsia"/>
                <w:spacing w:val="-2"/>
                <w:sz w:val="20"/>
                <w:szCs w:val="20"/>
              </w:rPr>
              <w:t xml:space="preserve"> </w:t>
            </w:r>
            <w:r w:rsidRPr="00195DE7">
              <w:rPr>
                <w:rFonts w:cs="Times New Roman" w:hint="eastAsia"/>
                <w:spacing w:val="-2"/>
                <w:sz w:val="20"/>
                <w:szCs w:val="20"/>
              </w:rPr>
              <w:t>자회사들의</w:t>
            </w:r>
            <w:r w:rsidRPr="00195DE7">
              <w:rPr>
                <w:rFonts w:cs="Times New Roman" w:hint="eastAsia"/>
                <w:spacing w:val="-2"/>
                <w:sz w:val="20"/>
                <w:szCs w:val="20"/>
              </w:rPr>
              <w:t xml:space="preserve"> </w:t>
            </w:r>
            <w:r w:rsidRPr="00195DE7">
              <w:rPr>
                <w:rFonts w:cs="Times New Roman"/>
                <w:spacing w:val="-2"/>
                <w:sz w:val="20"/>
                <w:szCs w:val="20"/>
              </w:rPr>
              <w:t>주식에</w:t>
            </w:r>
            <w:r w:rsidRPr="00195DE7">
              <w:rPr>
                <w:rFonts w:cs="Times New Roman"/>
                <w:spacing w:val="-2"/>
                <w:sz w:val="20"/>
                <w:szCs w:val="20"/>
              </w:rPr>
              <w:t xml:space="preserve"> </w:t>
            </w:r>
            <w:r w:rsidRPr="00195DE7">
              <w:rPr>
                <w:rFonts w:cs="Times New Roman"/>
                <w:spacing w:val="-2"/>
                <w:sz w:val="20"/>
                <w:szCs w:val="20"/>
              </w:rPr>
              <w:t>대해서는</w:t>
            </w:r>
            <w:r w:rsidRPr="00195DE7">
              <w:rPr>
                <w:rFonts w:cs="Times New Roman"/>
                <w:spacing w:val="-2"/>
                <w:sz w:val="20"/>
                <w:szCs w:val="20"/>
              </w:rPr>
              <w:t xml:space="preserve"> </w:t>
            </w:r>
            <w:r w:rsidRPr="00195DE7">
              <w:rPr>
                <w:rFonts w:cs="Times New Roman"/>
                <w:spacing w:val="-2"/>
                <w:sz w:val="20"/>
                <w:szCs w:val="20"/>
              </w:rPr>
              <w:t>어떠한</w:t>
            </w:r>
            <w:r w:rsidRPr="00195DE7">
              <w:rPr>
                <w:rFonts w:cs="Times New Roman"/>
                <w:spacing w:val="-2"/>
                <w:sz w:val="20"/>
                <w:szCs w:val="20"/>
              </w:rPr>
              <w:t xml:space="preserve"> </w:t>
            </w:r>
            <w:r w:rsidRPr="00195DE7">
              <w:rPr>
                <w:rFonts w:cs="Times New Roman"/>
                <w:spacing w:val="-2"/>
                <w:sz w:val="20"/>
                <w:szCs w:val="20"/>
              </w:rPr>
              <w:t>담보권도</w:t>
            </w:r>
            <w:r w:rsidRPr="00195DE7">
              <w:rPr>
                <w:rFonts w:cs="Times New Roman"/>
                <w:spacing w:val="-2"/>
                <w:sz w:val="20"/>
                <w:szCs w:val="20"/>
              </w:rPr>
              <w:t xml:space="preserve"> </w:t>
            </w:r>
            <w:r w:rsidRPr="00195DE7">
              <w:rPr>
                <w:rFonts w:cs="Times New Roman"/>
                <w:spacing w:val="-2"/>
                <w:sz w:val="20"/>
                <w:szCs w:val="20"/>
              </w:rPr>
              <w:t>설정되어</w:t>
            </w:r>
            <w:r w:rsidRPr="00195DE7">
              <w:rPr>
                <w:rFonts w:cs="Times New Roman"/>
                <w:spacing w:val="-2"/>
                <w:sz w:val="20"/>
                <w:szCs w:val="20"/>
              </w:rPr>
              <w:t xml:space="preserve"> </w:t>
            </w:r>
            <w:r w:rsidRPr="00195DE7">
              <w:rPr>
                <w:rFonts w:cs="Times New Roman"/>
                <w:spacing w:val="-2"/>
                <w:sz w:val="20"/>
                <w:szCs w:val="20"/>
              </w:rPr>
              <w:t>있지</w:t>
            </w:r>
            <w:r w:rsidRPr="00195DE7">
              <w:rPr>
                <w:rFonts w:cs="Times New Roman"/>
                <w:spacing w:val="-2"/>
                <w:sz w:val="20"/>
                <w:szCs w:val="20"/>
              </w:rPr>
              <w:t xml:space="preserve"> </w:t>
            </w:r>
            <w:r w:rsidRPr="00195DE7">
              <w:rPr>
                <w:rFonts w:cs="Times New Roman"/>
                <w:spacing w:val="-2"/>
                <w:sz w:val="20"/>
                <w:szCs w:val="20"/>
              </w:rPr>
              <w:t>않다고</w:t>
            </w:r>
            <w:r w:rsidRPr="00195DE7">
              <w:rPr>
                <w:rFonts w:cs="Times New Roman"/>
                <w:spacing w:val="-2"/>
                <w:sz w:val="20"/>
                <w:szCs w:val="20"/>
              </w:rPr>
              <w:t xml:space="preserve"> </w:t>
            </w:r>
            <w:r w:rsidRPr="00195DE7">
              <w:rPr>
                <w:rFonts w:cs="Times New Roman"/>
                <w:spacing w:val="-2"/>
                <w:sz w:val="20"/>
                <w:szCs w:val="20"/>
              </w:rPr>
              <w:t>함</w:t>
            </w:r>
            <w:r w:rsidRPr="00195DE7">
              <w:rPr>
                <w:rFonts w:cs="Times New Roman"/>
                <w:spacing w:val="-2"/>
                <w:sz w:val="20"/>
                <w:szCs w:val="20"/>
              </w:rPr>
              <w:t>.</w:t>
            </w:r>
          </w:p>
        </w:tc>
        <w:tc>
          <w:tcPr>
            <w:tcW w:w="26" w:type="pct"/>
            <w:tcBorders>
              <w:top w:val="nil"/>
              <w:bottom w:val="nil"/>
            </w:tcBorders>
          </w:tcPr>
          <w:p w14:paraId="3452B07D"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63498C84" w14:textId="77777777" w:rsidR="004E04A7" w:rsidRPr="009A2958" w:rsidRDefault="004E04A7" w:rsidP="004E04A7">
            <w:pPr>
              <w:pStyle w:val="a8"/>
              <w:widowControl/>
              <w:numPr>
                <w:ilvl w:val="0"/>
                <w:numId w:val="2"/>
              </w:numPr>
              <w:spacing w:before="40" w:after="120" w:line="276" w:lineRule="auto"/>
              <w:rPr>
                <w:rFonts w:cs="Times New Roman"/>
                <w:sz w:val="20"/>
                <w:szCs w:val="20"/>
              </w:rPr>
            </w:pPr>
            <w:r w:rsidRPr="007A634E">
              <w:rPr>
                <w:rFonts w:cs="Times New Roman"/>
                <w:sz w:val="20"/>
                <w:szCs w:val="20"/>
              </w:rPr>
              <w:t>본건</w:t>
            </w:r>
            <w:r w:rsidRPr="007A634E">
              <w:rPr>
                <w:rFonts w:cs="Times New Roman"/>
                <w:sz w:val="20"/>
                <w:szCs w:val="20"/>
              </w:rPr>
              <w:t xml:space="preserve"> </w:t>
            </w:r>
            <w:r w:rsidRPr="007A634E">
              <w:rPr>
                <w:rFonts w:cs="Times New Roman"/>
                <w:sz w:val="20"/>
                <w:szCs w:val="20"/>
              </w:rPr>
              <w:t>거래에</w:t>
            </w:r>
            <w:r w:rsidRPr="007A634E">
              <w:rPr>
                <w:rFonts w:cs="Times New Roman"/>
                <w:sz w:val="20"/>
                <w:szCs w:val="20"/>
              </w:rPr>
              <w:t xml:space="preserve"> </w:t>
            </w:r>
            <w:r w:rsidRPr="007A634E">
              <w:rPr>
                <w:rFonts w:cs="Times New Roman"/>
                <w:sz w:val="20"/>
                <w:szCs w:val="20"/>
              </w:rPr>
              <w:t>영향을</w:t>
            </w:r>
            <w:r w:rsidRPr="007A634E">
              <w:rPr>
                <w:rFonts w:cs="Times New Roman"/>
                <w:sz w:val="20"/>
                <w:szCs w:val="20"/>
              </w:rPr>
              <w:t xml:space="preserve"> </w:t>
            </w:r>
            <w:r w:rsidRPr="007A634E">
              <w:rPr>
                <w:rFonts w:cs="Times New Roman"/>
                <w:sz w:val="20"/>
                <w:szCs w:val="20"/>
              </w:rPr>
              <w:t>미칠</w:t>
            </w:r>
            <w:r w:rsidRPr="007A634E">
              <w:rPr>
                <w:rFonts w:cs="Times New Roman"/>
                <w:sz w:val="20"/>
                <w:szCs w:val="20"/>
              </w:rPr>
              <w:t xml:space="preserve"> </w:t>
            </w:r>
            <w:r w:rsidRPr="007A634E">
              <w:rPr>
                <w:rFonts w:cs="Times New Roman"/>
                <w:sz w:val="20"/>
                <w:szCs w:val="20"/>
              </w:rPr>
              <w:t>수</w:t>
            </w:r>
            <w:r w:rsidRPr="007A634E">
              <w:rPr>
                <w:rFonts w:cs="Times New Roman"/>
                <w:sz w:val="20"/>
                <w:szCs w:val="20"/>
              </w:rPr>
              <w:t xml:space="preserve"> </w:t>
            </w:r>
            <w:r w:rsidRPr="007A634E">
              <w:rPr>
                <w:rFonts w:cs="Times New Roman"/>
                <w:sz w:val="20"/>
                <w:szCs w:val="20"/>
              </w:rPr>
              <w:t>있는</w:t>
            </w:r>
            <w:r w:rsidRPr="007A634E">
              <w:rPr>
                <w:rFonts w:cs="Times New Roman"/>
                <w:sz w:val="20"/>
                <w:szCs w:val="20"/>
              </w:rPr>
              <w:t xml:space="preserve"> </w:t>
            </w:r>
            <w:r w:rsidRPr="007A634E">
              <w:rPr>
                <w:rFonts w:cs="Times New Roman"/>
                <w:sz w:val="20"/>
                <w:szCs w:val="20"/>
              </w:rPr>
              <w:t>특별한</w:t>
            </w:r>
            <w:r w:rsidRPr="007A634E">
              <w:rPr>
                <w:rFonts w:cs="Times New Roman"/>
                <w:sz w:val="20"/>
                <w:szCs w:val="20"/>
              </w:rPr>
              <w:t xml:space="preserve"> </w:t>
            </w:r>
            <w:r w:rsidRPr="007A634E">
              <w:rPr>
                <w:rFonts w:cs="Times New Roman"/>
                <w:sz w:val="20"/>
                <w:szCs w:val="20"/>
              </w:rPr>
              <w:t>이슈는</w:t>
            </w:r>
            <w:r w:rsidRPr="007A634E">
              <w:rPr>
                <w:rFonts w:cs="Times New Roman"/>
                <w:sz w:val="20"/>
                <w:szCs w:val="20"/>
              </w:rPr>
              <w:t xml:space="preserve"> </w:t>
            </w:r>
            <w:r w:rsidRPr="007A634E">
              <w:rPr>
                <w:rFonts w:cs="Times New Roman"/>
                <w:sz w:val="20"/>
                <w:szCs w:val="20"/>
              </w:rPr>
              <w:t>발견되지</w:t>
            </w:r>
            <w:r w:rsidRPr="007A634E">
              <w:rPr>
                <w:rFonts w:cs="Times New Roman"/>
                <w:sz w:val="20"/>
                <w:szCs w:val="20"/>
              </w:rPr>
              <w:t xml:space="preserve"> </w:t>
            </w:r>
            <w:r w:rsidRPr="007A634E">
              <w:rPr>
                <w:rFonts w:cs="Times New Roman"/>
                <w:sz w:val="20"/>
                <w:szCs w:val="20"/>
              </w:rPr>
              <w:t>않음</w:t>
            </w:r>
            <w:r w:rsidRPr="007A634E">
              <w:rPr>
                <w:rFonts w:cs="Times New Roman"/>
                <w:sz w:val="20"/>
                <w:szCs w:val="20"/>
              </w:rPr>
              <w:t>.</w:t>
            </w:r>
          </w:p>
        </w:tc>
        <w:tc>
          <w:tcPr>
            <w:tcW w:w="27" w:type="pct"/>
            <w:tcBorders>
              <w:top w:val="nil"/>
              <w:bottom w:val="nil"/>
            </w:tcBorders>
          </w:tcPr>
          <w:p w14:paraId="17A08D61"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055C8B86" w14:textId="77777777" w:rsidR="004E04A7" w:rsidRPr="009A2958" w:rsidRDefault="004E04A7" w:rsidP="004E04A7">
            <w:pPr>
              <w:pStyle w:val="a8"/>
              <w:widowControl/>
              <w:numPr>
                <w:ilvl w:val="0"/>
                <w:numId w:val="2"/>
              </w:numPr>
              <w:spacing w:before="40" w:after="120" w:line="276" w:lineRule="auto"/>
              <w:rPr>
                <w:rFonts w:cs="Times New Roman"/>
                <w:sz w:val="20"/>
                <w:szCs w:val="20"/>
              </w:rPr>
            </w:pPr>
            <w:r w:rsidRPr="007A634E">
              <w:rPr>
                <w:rFonts w:cs="Times New Roman"/>
                <w:sz w:val="20"/>
                <w:szCs w:val="20"/>
              </w:rPr>
              <w:t>해당사항</w:t>
            </w:r>
            <w:r w:rsidRPr="007A634E">
              <w:rPr>
                <w:rFonts w:cs="Times New Roman"/>
                <w:sz w:val="20"/>
                <w:szCs w:val="20"/>
              </w:rPr>
              <w:t xml:space="preserve"> </w:t>
            </w:r>
            <w:r w:rsidRPr="007A634E">
              <w:rPr>
                <w:rFonts w:cs="Times New Roman"/>
                <w:sz w:val="20"/>
                <w:szCs w:val="20"/>
              </w:rPr>
              <w:t>없음</w:t>
            </w:r>
            <w:r w:rsidRPr="007A634E">
              <w:rPr>
                <w:rFonts w:cs="Times New Roman"/>
                <w:sz w:val="20"/>
                <w:szCs w:val="20"/>
              </w:rPr>
              <w:t>.</w:t>
            </w:r>
          </w:p>
        </w:tc>
      </w:tr>
      <w:tr w:rsidR="004E04A7" w:rsidRPr="009A2958" w14:paraId="7071308B" w14:textId="77777777" w:rsidTr="00061A1F">
        <w:trPr>
          <w:trHeight w:val="1077"/>
        </w:trPr>
        <w:tc>
          <w:tcPr>
            <w:tcW w:w="619" w:type="pct"/>
          </w:tcPr>
          <w:p w14:paraId="0EE872BE" w14:textId="005FCE55" w:rsidR="004E04A7" w:rsidRPr="007A15F1" w:rsidRDefault="004E04A7" w:rsidP="001E526B">
            <w:pPr>
              <w:widowControl/>
              <w:spacing w:before="40" w:after="120" w:line="276" w:lineRule="auto"/>
              <w:jc w:val="center"/>
              <w:outlineLvl w:val="0"/>
              <w:rPr>
                <w:rFonts w:cs="Times New Roman"/>
                <w:b/>
                <w:color w:val="404040" w:themeColor="text1" w:themeTint="BF"/>
                <w:kern w:val="0"/>
                <w:sz w:val="20"/>
                <w:szCs w:val="20"/>
              </w:rPr>
            </w:pPr>
            <w:bookmarkStart w:id="204" w:name="_Toc108480452"/>
            <w:bookmarkStart w:id="205" w:name="_Toc108513008"/>
            <w:r w:rsidRPr="007A15F1">
              <w:rPr>
                <w:rFonts w:cs="Times New Roman" w:hint="eastAsia"/>
                <w:b/>
                <w:color w:val="404040" w:themeColor="text1" w:themeTint="BF"/>
                <w:kern w:val="0"/>
                <w:sz w:val="20"/>
                <w:szCs w:val="20"/>
              </w:rPr>
              <w:t>로카</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및</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그</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자회사들</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인허가</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현황</w:t>
            </w:r>
            <w:bookmarkEnd w:id="204"/>
            <w:bookmarkEnd w:id="205"/>
          </w:p>
        </w:tc>
        <w:tc>
          <w:tcPr>
            <w:tcW w:w="26" w:type="pct"/>
            <w:tcBorders>
              <w:top w:val="nil"/>
              <w:bottom w:val="nil"/>
            </w:tcBorders>
          </w:tcPr>
          <w:p w14:paraId="0686AB2F"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7761DA7A" w14:textId="77777777" w:rsidR="004E04A7" w:rsidRPr="00E333E3" w:rsidRDefault="004E04A7" w:rsidP="004E04A7">
            <w:pPr>
              <w:pStyle w:val="a8"/>
              <w:widowControl/>
              <w:numPr>
                <w:ilvl w:val="0"/>
                <w:numId w:val="2"/>
              </w:numPr>
              <w:spacing w:before="40" w:after="120" w:line="276" w:lineRule="auto"/>
              <w:rPr>
                <w:rFonts w:cs="Times New Roman"/>
                <w:sz w:val="20"/>
                <w:szCs w:val="20"/>
              </w:rPr>
            </w:pPr>
            <w:r w:rsidRPr="00E333E3">
              <w:rPr>
                <w:rFonts w:cs="Times New Roman" w:hint="eastAsia"/>
                <w:sz w:val="20"/>
                <w:szCs w:val="20"/>
              </w:rPr>
              <w:t>로카</w:t>
            </w:r>
            <w:r w:rsidRPr="00E333E3">
              <w:rPr>
                <w:rFonts w:cs="Times New Roman" w:hint="eastAsia"/>
                <w:sz w:val="20"/>
                <w:szCs w:val="20"/>
              </w:rPr>
              <w:t xml:space="preserve"> </w:t>
            </w:r>
            <w:r w:rsidRPr="00E333E3">
              <w:rPr>
                <w:rFonts w:cs="Times New Roman" w:hint="eastAsia"/>
                <w:sz w:val="20"/>
                <w:szCs w:val="20"/>
              </w:rPr>
              <w:t>및</w:t>
            </w:r>
            <w:r w:rsidRPr="00E333E3">
              <w:rPr>
                <w:rFonts w:cs="Times New Roman" w:hint="eastAsia"/>
                <w:sz w:val="20"/>
                <w:szCs w:val="20"/>
              </w:rPr>
              <w:t xml:space="preserve"> </w:t>
            </w:r>
            <w:r w:rsidRPr="00E333E3">
              <w:rPr>
                <w:rFonts w:cs="Times New Roman" w:hint="eastAsia"/>
                <w:sz w:val="20"/>
                <w:szCs w:val="20"/>
              </w:rPr>
              <w:t>그</w:t>
            </w:r>
            <w:r w:rsidRPr="00E333E3">
              <w:rPr>
                <w:rFonts w:cs="Times New Roman" w:hint="eastAsia"/>
                <w:sz w:val="20"/>
                <w:szCs w:val="20"/>
              </w:rPr>
              <w:t xml:space="preserve"> </w:t>
            </w:r>
            <w:r w:rsidRPr="00E333E3">
              <w:rPr>
                <w:rFonts w:cs="Times New Roman" w:hint="eastAsia"/>
                <w:sz w:val="20"/>
                <w:szCs w:val="20"/>
              </w:rPr>
              <w:t>자회사들의</w:t>
            </w:r>
            <w:r w:rsidRPr="00E333E3">
              <w:rPr>
                <w:rFonts w:cs="Times New Roman" w:hint="eastAsia"/>
                <w:sz w:val="20"/>
                <w:szCs w:val="20"/>
              </w:rPr>
              <w:t xml:space="preserve"> </w:t>
            </w:r>
            <w:r w:rsidRPr="00E333E3">
              <w:rPr>
                <w:rFonts w:cs="Times New Roman" w:hint="eastAsia"/>
                <w:sz w:val="20"/>
                <w:szCs w:val="20"/>
              </w:rPr>
              <w:t>인허가</w:t>
            </w:r>
            <w:r w:rsidRPr="00E333E3">
              <w:rPr>
                <w:rFonts w:cs="Times New Roman" w:hint="eastAsia"/>
                <w:sz w:val="20"/>
                <w:szCs w:val="20"/>
              </w:rPr>
              <w:t xml:space="preserve"> </w:t>
            </w:r>
            <w:r w:rsidRPr="00E333E3">
              <w:rPr>
                <w:rFonts w:cs="Times New Roman" w:hint="eastAsia"/>
                <w:sz w:val="20"/>
                <w:szCs w:val="20"/>
              </w:rPr>
              <w:t>보유현황은</w:t>
            </w:r>
            <w:r w:rsidRPr="00E333E3">
              <w:rPr>
                <w:rFonts w:cs="Times New Roman" w:hint="eastAsia"/>
                <w:sz w:val="20"/>
                <w:szCs w:val="20"/>
              </w:rPr>
              <w:t xml:space="preserve"> </w:t>
            </w:r>
            <w:r w:rsidRPr="00E333E3">
              <w:rPr>
                <w:rFonts w:cs="Times New Roman" w:hint="eastAsia"/>
                <w:sz w:val="20"/>
                <w:szCs w:val="20"/>
              </w:rPr>
              <w:t>아래와</w:t>
            </w:r>
            <w:r w:rsidRPr="00E333E3">
              <w:rPr>
                <w:rFonts w:cs="Times New Roman" w:hint="eastAsia"/>
                <w:sz w:val="20"/>
                <w:szCs w:val="20"/>
              </w:rPr>
              <w:t xml:space="preserve"> </w:t>
            </w:r>
            <w:r w:rsidRPr="00E333E3">
              <w:rPr>
                <w:rFonts w:cs="Times New Roman" w:hint="eastAsia"/>
                <w:sz w:val="20"/>
                <w:szCs w:val="20"/>
              </w:rPr>
              <w:t>같음</w:t>
            </w:r>
            <w:r w:rsidRPr="00E333E3">
              <w:rPr>
                <w:rFonts w:cs="Times New Roman" w:hint="eastAsia"/>
                <w:sz w:val="20"/>
                <w:szCs w:val="20"/>
              </w:rPr>
              <w:t>.</w:t>
            </w:r>
          </w:p>
          <w:tbl>
            <w:tblPr>
              <w:tblStyle w:val="a5"/>
              <w:tblW w:w="4871" w:type="dxa"/>
              <w:tblInd w:w="284" w:type="dxa"/>
              <w:tblCellMar>
                <w:left w:w="85" w:type="dxa"/>
                <w:right w:w="85" w:type="dxa"/>
              </w:tblCellMar>
              <w:tblLook w:val="04A0" w:firstRow="1" w:lastRow="0" w:firstColumn="1" w:lastColumn="0" w:noHBand="0" w:noVBand="1"/>
            </w:tblPr>
            <w:tblGrid>
              <w:gridCol w:w="1304"/>
              <w:gridCol w:w="851"/>
              <w:gridCol w:w="1327"/>
              <w:gridCol w:w="1389"/>
            </w:tblGrid>
            <w:tr w:rsidR="004E04A7" w:rsidRPr="009A2958" w14:paraId="11765E0B" w14:textId="77777777" w:rsidTr="003C296E">
              <w:trPr>
                <w:trHeight w:val="337"/>
              </w:trPr>
              <w:tc>
                <w:tcPr>
                  <w:tcW w:w="1304" w:type="dxa"/>
                  <w:shd w:val="clear" w:color="auto" w:fill="D9D9D9" w:themeFill="background1" w:themeFillShade="D9"/>
                  <w:vAlign w:val="center"/>
                </w:tcPr>
                <w:p w14:paraId="00076133" w14:textId="77777777" w:rsidR="004E04A7" w:rsidRPr="009A2958" w:rsidRDefault="004E04A7" w:rsidP="00E454F5">
                  <w:pPr>
                    <w:pStyle w:val="a8"/>
                    <w:spacing w:before="40" w:after="40" w:line="240" w:lineRule="auto"/>
                    <w:ind w:left="0"/>
                    <w:jc w:val="center"/>
                    <w:rPr>
                      <w:b/>
                      <w:sz w:val="20"/>
                      <w:szCs w:val="20"/>
                    </w:rPr>
                  </w:pPr>
                  <w:r w:rsidRPr="00726E3A">
                    <w:rPr>
                      <w:b/>
                      <w:sz w:val="20"/>
                      <w:szCs w:val="20"/>
                    </w:rPr>
                    <w:t>인허가명</w:t>
                  </w:r>
                </w:p>
              </w:tc>
              <w:tc>
                <w:tcPr>
                  <w:tcW w:w="851" w:type="dxa"/>
                  <w:shd w:val="clear" w:color="auto" w:fill="D9D9D9" w:themeFill="background1" w:themeFillShade="D9"/>
                  <w:vAlign w:val="center"/>
                </w:tcPr>
                <w:p w14:paraId="3628A424" w14:textId="77777777" w:rsidR="004E04A7" w:rsidRPr="009A2958" w:rsidRDefault="004E04A7" w:rsidP="00E454F5">
                  <w:pPr>
                    <w:pStyle w:val="a8"/>
                    <w:spacing w:before="40" w:after="40" w:line="240" w:lineRule="auto"/>
                    <w:ind w:left="0"/>
                    <w:jc w:val="center"/>
                    <w:rPr>
                      <w:b/>
                      <w:sz w:val="20"/>
                      <w:szCs w:val="20"/>
                    </w:rPr>
                  </w:pPr>
                  <w:r w:rsidRPr="00726E3A">
                    <w:rPr>
                      <w:b/>
                      <w:sz w:val="20"/>
                      <w:szCs w:val="20"/>
                    </w:rPr>
                    <w:t>회사</w:t>
                  </w:r>
                </w:p>
              </w:tc>
              <w:tc>
                <w:tcPr>
                  <w:tcW w:w="1327" w:type="dxa"/>
                  <w:shd w:val="clear" w:color="auto" w:fill="D9D9D9" w:themeFill="background1" w:themeFillShade="D9"/>
                  <w:vAlign w:val="center"/>
                </w:tcPr>
                <w:p w14:paraId="502DBEE9" w14:textId="77777777" w:rsidR="004E04A7" w:rsidRPr="009A2958" w:rsidRDefault="004E04A7" w:rsidP="00E454F5">
                  <w:pPr>
                    <w:pStyle w:val="a8"/>
                    <w:spacing w:before="40" w:after="40" w:line="240" w:lineRule="auto"/>
                    <w:ind w:left="0"/>
                    <w:jc w:val="center"/>
                    <w:rPr>
                      <w:b/>
                      <w:sz w:val="20"/>
                      <w:szCs w:val="20"/>
                    </w:rPr>
                  </w:pPr>
                  <w:r w:rsidRPr="00726E3A">
                    <w:rPr>
                      <w:b/>
                      <w:sz w:val="20"/>
                      <w:szCs w:val="20"/>
                    </w:rPr>
                    <w:t>일자</w:t>
                  </w:r>
                </w:p>
              </w:tc>
              <w:tc>
                <w:tcPr>
                  <w:tcW w:w="1389" w:type="dxa"/>
                  <w:shd w:val="clear" w:color="auto" w:fill="D9D9D9" w:themeFill="background1" w:themeFillShade="D9"/>
                  <w:vAlign w:val="center"/>
                </w:tcPr>
                <w:p w14:paraId="0601E337" w14:textId="77777777" w:rsidR="004E04A7" w:rsidRPr="009A2958" w:rsidRDefault="004E04A7" w:rsidP="00E454F5">
                  <w:pPr>
                    <w:pStyle w:val="a8"/>
                    <w:spacing w:before="40" w:after="40" w:line="240" w:lineRule="auto"/>
                    <w:ind w:left="0"/>
                    <w:jc w:val="center"/>
                    <w:rPr>
                      <w:b/>
                      <w:sz w:val="20"/>
                      <w:szCs w:val="20"/>
                    </w:rPr>
                  </w:pPr>
                  <w:r w:rsidRPr="00726E3A">
                    <w:rPr>
                      <w:b/>
                      <w:sz w:val="20"/>
                      <w:szCs w:val="20"/>
                    </w:rPr>
                    <w:t>관련서비스</w:t>
                  </w:r>
                </w:p>
              </w:tc>
            </w:tr>
            <w:tr w:rsidR="004E04A7" w:rsidRPr="009A2958" w14:paraId="61B04153" w14:textId="77777777" w:rsidTr="003C296E">
              <w:trPr>
                <w:trHeight w:val="307"/>
              </w:trPr>
              <w:tc>
                <w:tcPr>
                  <w:tcW w:w="1304" w:type="dxa"/>
                  <w:vAlign w:val="center"/>
                </w:tcPr>
                <w:p w14:paraId="05029428" w14:textId="77777777" w:rsidR="004E04A7" w:rsidRPr="00726E3A" w:rsidRDefault="004E04A7" w:rsidP="004E04A7">
                  <w:pPr>
                    <w:pStyle w:val="a8"/>
                    <w:spacing w:before="40" w:after="40" w:line="240" w:lineRule="auto"/>
                    <w:ind w:left="0"/>
                    <w:rPr>
                      <w:rFonts w:asciiTheme="minorEastAsia" w:eastAsiaTheme="minorEastAsia" w:hAnsiTheme="minorEastAsia"/>
                      <w:sz w:val="20"/>
                      <w:szCs w:val="20"/>
                    </w:rPr>
                  </w:pPr>
                  <w:r w:rsidRPr="00726E3A">
                    <w:rPr>
                      <w:rFonts w:hint="eastAsia"/>
                      <w:sz w:val="20"/>
                      <w:szCs w:val="20"/>
                    </w:rPr>
                    <w:t>기간통신사업자등록</w:t>
                  </w:r>
                </w:p>
              </w:tc>
              <w:tc>
                <w:tcPr>
                  <w:tcW w:w="851" w:type="dxa"/>
                  <w:vAlign w:val="center"/>
                </w:tcPr>
                <w:p w14:paraId="4EFA72EF" w14:textId="77777777" w:rsidR="004E04A7" w:rsidRPr="00726E3A" w:rsidRDefault="004E04A7" w:rsidP="004E04A7">
                  <w:pPr>
                    <w:pStyle w:val="a8"/>
                    <w:spacing w:before="40" w:after="40" w:line="240" w:lineRule="auto"/>
                    <w:ind w:left="0"/>
                    <w:jc w:val="center"/>
                    <w:rPr>
                      <w:sz w:val="20"/>
                      <w:szCs w:val="20"/>
                    </w:rPr>
                  </w:pPr>
                  <w:r w:rsidRPr="001D4B9C">
                    <w:rPr>
                      <w:rFonts w:hint="eastAsia"/>
                      <w:sz w:val="20"/>
                      <w:szCs w:val="20"/>
                    </w:rPr>
                    <w:t>로카</w:t>
                  </w:r>
                </w:p>
              </w:tc>
              <w:tc>
                <w:tcPr>
                  <w:tcW w:w="1327" w:type="dxa"/>
                  <w:vAlign w:val="center"/>
                </w:tcPr>
                <w:p w14:paraId="791821B3" w14:textId="77777777" w:rsidR="004E04A7" w:rsidRPr="001D4B9C" w:rsidRDefault="004E04A7" w:rsidP="004E04A7">
                  <w:pPr>
                    <w:pStyle w:val="a8"/>
                    <w:spacing w:before="40" w:after="40" w:line="240" w:lineRule="auto"/>
                    <w:ind w:left="0"/>
                    <w:jc w:val="center"/>
                    <w:rPr>
                      <w:spacing w:val="-4"/>
                      <w:sz w:val="20"/>
                      <w:szCs w:val="20"/>
                    </w:rPr>
                  </w:pPr>
                  <w:r w:rsidRPr="001D4B9C">
                    <w:rPr>
                      <w:rFonts w:hint="eastAsia"/>
                      <w:spacing w:val="-4"/>
                      <w:sz w:val="20"/>
                      <w:szCs w:val="20"/>
                    </w:rPr>
                    <w:t>2017.</w:t>
                  </w:r>
                  <w:r w:rsidRPr="001D4B9C">
                    <w:rPr>
                      <w:spacing w:val="-4"/>
                      <w:sz w:val="20"/>
                      <w:szCs w:val="20"/>
                    </w:rPr>
                    <w:t xml:space="preserve"> </w:t>
                  </w:r>
                  <w:r w:rsidRPr="001D4B9C">
                    <w:rPr>
                      <w:rFonts w:hint="eastAsia"/>
                      <w:spacing w:val="-4"/>
                      <w:sz w:val="20"/>
                      <w:szCs w:val="20"/>
                    </w:rPr>
                    <w:t>8.</w:t>
                  </w:r>
                  <w:r w:rsidRPr="001D4B9C">
                    <w:rPr>
                      <w:spacing w:val="-4"/>
                      <w:sz w:val="20"/>
                      <w:szCs w:val="20"/>
                    </w:rPr>
                    <w:t xml:space="preserve"> </w:t>
                  </w:r>
                  <w:r w:rsidRPr="001D4B9C">
                    <w:rPr>
                      <w:rFonts w:hint="eastAsia"/>
                      <w:spacing w:val="-4"/>
                      <w:sz w:val="20"/>
                      <w:szCs w:val="20"/>
                    </w:rPr>
                    <w:t>3.</w:t>
                  </w:r>
                </w:p>
              </w:tc>
              <w:tc>
                <w:tcPr>
                  <w:tcW w:w="1389" w:type="dxa"/>
                  <w:vAlign w:val="center"/>
                </w:tcPr>
                <w:p w14:paraId="2DD1B8EE" w14:textId="77777777" w:rsidR="004E04A7" w:rsidRPr="004A4656" w:rsidRDefault="004E04A7" w:rsidP="004E04A7">
                  <w:pPr>
                    <w:pStyle w:val="a8"/>
                    <w:spacing w:before="40" w:after="40" w:line="240" w:lineRule="auto"/>
                    <w:ind w:left="0"/>
                    <w:jc w:val="center"/>
                    <w:rPr>
                      <w:sz w:val="20"/>
                      <w:szCs w:val="20"/>
                    </w:rPr>
                  </w:pPr>
                </w:p>
              </w:tc>
            </w:tr>
            <w:tr w:rsidR="004E04A7" w:rsidRPr="009A2958" w14:paraId="4AF1DDF9" w14:textId="77777777" w:rsidTr="003C296E">
              <w:trPr>
                <w:trHeight w:val="307"/>
              </w:trPr>
              <w:tc>
                <w:tcPr>
                  <w:tcW w:w="1304" w:type="dxa"/>
                  <w:vAlign w:val="center"/>
                </w:tcPr>
                <w:p w14:paraId="41C6F634" w14:textId="77777777" w:rsidR="004E04A7" w:rsidRPr="00726E3A" w:rsidRDefault="004E04A7" w:rsidP="004E04A7">
                  <w:pPr>
                    <w:pStyle w:val="a8"/>
                    <w:spacing w:before="40" w:after="40" w:line="240" w:lineRule="auto"/>
                    <w:ind w:left="0"/>
                    <w:rPr>
                      <w:sz w:val="20"/>
                      <w:szCs w:val="20"/>
                    </w:rPr>
                  </w:pPr>
                  <w:r w:rsidRPr="00726E3A">
                    <w:rPr>
                      <w:rFonts w:hint="eastAsia"/>
                      <w:sz w:val="20"/>
                      <w:szCs w:val="20"/>
                    </w:rPr>
                    <w:t>부가통신사업</w:t>
                  </w:r>
                  <w:r w:rsidRPr="00726E3A">
                    <w:rPr>
                      <w:rFonts w:hint="eastAsia"/>
                      <w:sz w:val="20"/>
                      <w:szCs w:val="20"/>
                    </w:rPr>
                    <w:t xml:space="preserve"> </w:t>
                  </w:r>
                  <w:r w:rsidRPr="00726E3A">
                    <w:rPr>
                      <w:rFonts w:hint="eastAsia"/>
                      <w:sz w:val="20"/>
                      <w:szCs w:val="20"/>
                    </w:rPr>
                    <w:t>신고</w:t>
                  </w:r>
                </w:p>
              </w:tc>
              <w:tc>
                <w:tcPr>
                  <w:tcW w:w="851" w:type="dxa"/>
                  <w:vAlign w:val="center"/>
                </w:tcPr>
                <w:p w14:paraId="08DFF5B2" w14:textId="77777777" w:rsidR="004E04A7" w:rsidRPr="001D4B9C" w:rsidRDefault="004E04A7" w:rsidP="004E04A7">
                  <w:pPr>
                    <w:pStyle w:val="a8"/>
                    <w:spacing w:before="40" w:after="40" w:line="240" w:lineRule="auto"/>
                    <w:ind w:left="0"/>
                    <w:jc w:val="center"/>
                    <w:rPr>
                      <w:sz w:val="20"/>
                      <w:szCs w:val="20"/>
                    </w:rPr>
                  </w:pPr>
                  <w:r w:rsidRPr="001D4B9C">
                    <w:rPr>
                      <w:rFonts w:hint="eastAsia"/>
                      <w:sz w:val="20"/>
                      <w:szCs w:val="20"/>
                    </w:rPr>
                    <w:t>로카</w:t>
                  </w:r>
                </w:p>
              </w:tc>
              <w:tc>
                <w:tcPr>
                  <w:tcW w:w="1327" w:type="dxa"/>
                  <w:vAlign w:val="center"/>
                </w:tcPr>
                <w:p w14:paraId="12E1681C" w14:textId="77777777" w:rsidR="004E04A7" w:rsidRPr="001D4B9C" w:rsidRDefault="004E04A7" w:rsidP="004E04A7">
                  <w:pPr>
                    <w:pStyle w:val="a8"/>
                    <w:spacing w:before="40" w:after="40" w:line="240" w:lineRule="auto"/>
                    <w:ind w:left="0"/>
                    <w:jc w:val="center"/>
                    <w:rPr>
                      <w:spacing w:val="-4"/>
                      <w:sz w:val="20"/>
                      <w:szCs w:val="20"/>
                    </w:rPr>
                  </w:pPr>
                  <w:r w:rsidRPr="001D4B9C">
                    <w:rPr>
                      <w:rFonts w:hint="eastAsia"/>
                      <w:spacing w:val="-4"/>
                      <w:sz w:val="20"/>
                      <w:szCs w:val="20"/>
                    </w:rPr>
                    <w:t>2021. 11. 1.</w:t>
                  </w:r>
                </w:p>
              </w:tc>
              <w:tc>
                <w:tcPr>
                  <w:tcW w:w="1389" w:type="dxa"/>
                  <w:vAlign w:val="center"/>
                </w:tcPr>
                <w:p w14:paraId="6C63C7B8" w14:textId="77777777" w:rsidR="004E04A7" w:rsidRPr="004A4656" w:rsidRDefault="004E04A7" w:rsidP="004E04A7">
                  <w:pPr>
                    <w:pStyle w:val="a8"/>
                    <w:spacing w:before="40" w:after="40" w:line="240" w:lineRule="auto"/>
                    <w:ind w:left="0"/>
                    <w:jc w:val="center"/>
                    <w:rPr>
                      <w:sz w:val="20"/>
                      <w:szCs w:val="20"/>
                    </w:rPr>
                  </w:pPr>
                  <w:r>
                    <w:rPr>
                      <w:rFonts w:hint="eastAsia"/>
                      <w:sz w:val="20"/>
                      <w:szCs w:val="20"/>
                    </w:rPr>
                    <w:t>모바일캐시비</w:t>
                  </w:r>
                  <w:r>
                    <w:rPr>
                      <w:rFonts w:hint="eastAsia"/>
                      <w:sz w:val="20"/>
                      <w:szCs w:val="20"/>
                    </w:rPr>
                    <w:t>,</w:t>
                  </w:r>
                  <w:r>
                    <w:rPr>
                      <w:sz w:val="20"/>
                      <w:szCs w:val="20"/>
                    </w:rPr>
                    <w:t xml:space="preserve"> </w:t>
                  </w:r>
                  <w:r>
                    <w:rPr>
                      <w:rFonts w:hint="eastAsia"/>
                      <w:sz w:val="20"/>
                      <w:szCs w:val="20"/>
                    </w:rPr>
                    <w:t>전주시</w:t>
                  </w:r>
                  <w:r>
                    <w:rPr>
                      <w:rFonts w:hint="eastAsia"/>
                      <w:sz w:val="20"/>
                      <w:szCs w:val="20"/>
                    </w:rPr>
                    <w:t xml:space="preserve"> </w:t>
                  </w:r>
                  <w:r>
                    <w:rPr>
                      <w:rFonts w:hint="eastAsia"/>
                      <w:sz w:val="20"/>
                      <w:szCs w:val="20"/>
                    </w:rPr>
                    <w:t>정기권</w:t>
                  </w:r>
                  <w:r>
                    <w:rPr>
                      <w:rFonts w:hint="eastAsia"/>
                      <w:sz w:val="20"/>
                      <w:szCs w:val="20"/>
                    </w:rPr>
                    <w:t>,</w:t>
                  </w:r>
                  <w:r>
                    <w:rPr>
                      <w:sz w:val="20"/>
                      <w:szCs w:val="20"/>
                    </w:rPr>
                    <w:t xml:space="preserve"> </w:t>
                  </w:r>
                  <w:r>
                    <w:rPr>
                      <w:rFonts w:hint="eastAsia"/>
                      <w:sz w:val="20"/>
                      <w:szCs w:val="20"/>
                    </w:rPr>
                    <w:t>버스타고</w:t>
                  </w:r>
                  <w:r>
                    <w:rPr>
                      <w:rFonts w:hint="eastAsia"/>
                      <w:sz w:val="20"/>
                      <w:szCs w:val="20"/>
                    </w:rPr>
                    <w:t xml:space="preserve"> </w:t>
                  </w:r>
                  <w:r>
                    <w:rPr>
                      <w:rFonts w:hint="eastAsia"/>
                      <w:sz w:val="20"/>
                      <w:szCs w:val="20"/>
                    </w:rPr>
                    <w:t>등</w:t>
                  </w:r>
                </w:p>
              </w:tc>
            </w:tr>
            <w:tr w:rsidR="004E04A7" w:rsidRPr="009A2958" w14:paraId="1B5AC1F3" w14:textId="77777777" w:rsidTr="003C296E">
              <w:trPr>
                <w:trHeight w:val="307"/>
              </w:trPr>
              <w:tc>
                <w:tcPr>
                  <w:tcW w:w="1304" w:type="dxa"/>
                  <w:vAlign w:val="center"/>
                </w:tcPr>
                <w:p w14:paraId="3BDD6450" w14:textId="77777777" w:rsidR="004E04A7" w:rsidRPr="00195DE7" w:rsidRDefault="004E04A7" w:rsidP="004E04A7">
                  <w:pPr>
                    <w:pStyle w:val="a8"/>
                    <w:spacing w:before="40" w:after="40" w:line="240" w:lineRule="auto"/>
                    <w:ind w:left="0"/>
                    <w:rPr>
                      <w:spacing w:val="-8"/>
                      <w:sz w:val="20"/>
                      <w:szCs w:val="20"/>
                    </w:rPr>
                  </w:pPr>
                  <w:r w:rsidRPr="00195DE7">
                    <w:rPr>
                      <w:rFonts w:hint="eastAsia"/>
                      <w:spacing w:val="-8"/>
                      <w:sz w:val="20"/>
                      <w:szCs w:val="20"/>
                    </w:rPr>
                    <w:t>소프트웨어사업자</w:t>
                  </w:r>
                  <w:r w:rsidRPr="00195DE7">
                    <w:rPr>
                      <w:rFonts w:hint="eastAsia"/>
                      <w:spacing w:val="-8"/>
                      <w:sz w:val="20"/>
                      <w:szCs w:val="20"/>
                    </w:rPr>
                    <w:t xml:space="preserve"> </w:t>
                  </w:r>
                  <w:r w:rsidRPr="00195DE7">
                    <w:rPr>
                      <w:rFonts w:hint="eastAsia"/>
                      <w:spacing w:val="-8"/>
                      <w:sz w:val="20"/>
                      <w:szCs w:val="20"/>
                    </w:rPr>
                    <w:t>일반</w:t>
                  </w:r>
                  <w:r w:rsidRPr="00195DE7">
                    <w:rPr>
                      <w:rFonts w:hint="eastAsia"/>
                      <w:spacing w:val="-8"/>
                      <w:sz w:val="20"/>
                      <w:szCs w:val="20"/>
                    </w:rPr>
                    <w:t xml:space="preserve"> </w:t>
                  </w:r>
                  <w:r w:rsidRPr="00195DE7">
                    <w:rPr>
                      <w:rFonts w:hint="eastAsia"/>
                      <w:spacing w:val="-8"/>
                      <w:sz w:val="20"/>
                      <w:szCs w:val="20"/>
                    </w:rPr>
                    <w:t>현황</w:t>
                  </w:r>
                  <w:r w:rsidRPr="00195DE7">
                    <w:rPr>
                      <w:rFonts w:hint="eastAsia"/>
                      <w:spacing w:val="-8"/>
                      <w:sz w:val="20"/>
                      <w:szCs w:val="20"/>
                    </w:rPr>
                    <w:t xml:space="preserve"> </w:t>
                  </w:r>
                  <w:r w:rsidRPr="00195DE7">
                    <w:rPr>
                      <w:rFonts w:hint="eastAsia"/>
                      <w:spacing w:val="-8"/>
                      <w:sz w:val="20"/>
                      <w:szCs w:val="20"/>
                    </w:rPr>
                    <w:t>관리</w:t>
                  </w:r>
                  <w:r w:rsidRPr="00195DE7">
                    <w:rPr>
                      <w:rFonts w:hint="eastAsia"/>
                      <w:spacing w:val="-8"/>
                      <w:sz w:val="20"/>
                      <w:szCs w:val="20"/>
                    </w:rPr>
                    <w:t xml:space="preserve"> </w:t>
                  </w:r>
                  <w:r w:rsidRPr="00195DE7">
                    <w:rPr>
                      <w:rFonts w:hint="eastAsia"/>
                      <w:spacing w:val="-8"/>
                      <w:sz w:val="20"/>
                      <w:szCs w:val="20"/>
                    </w:rPr>
                    <w:t>확인</w:t>
                  </w:r>
                </w:p>
              </w:tc>
              <w:tc>
                <w:tcPr>
                  <w:tcW w:w="851" w:type="dxa"/>
                  <w:vAlign w:val="center"/>
                </w:tcPr>
                <w:p w14:paraId="375E1626" w14:textId="77777777" w:rsidR="004E04A7" w:rsidRPr="001D4B9C" w:rsidRDefault="004E04A7" w:rsidP="004E04A7">
                  <w:pPr>
                    <w:pStyle w:val="a8"/>
                    <w:spacing w:before="40" w:after="40" w:line="240" w:lineRule="auto"/>
                    <w:ind w:left="0"/>
                    <w:jc w:val="center"/>
                    <w:rPr>
                      <w:sz w:val="20"/>
                      <w:szCs w:val="20"/>
                    </w:rPr>
                  </w:pPr>
                  <w:r w:rsidRPr="001D4B9C">
                    <w:rPr>
                      <w:rFonts w:hint="eastAsia"/>
                      <w:sz w:val="20"/>
                      <w:szCs w:val="20"/>
                    </w:rPr>
                    <w:t>로카</w:t>
                  </w:r>
                </w:p>
              </w:tc>
              <w:tc>
                <w:tcPr>
                  <w:tcW w:w="1327" w:type="dxa"/>
                  <w:vAlign w:val="center"/>
                </w:tcPr>
                <w:p w14:paraId="2F84756A" w14:textId="77777777" w:rsidR="004E04A7" w:rsidRPr="001D4B9C" w:rsidRDefault="004E04A7" w:rsidP="004E04A7">
                  <w:pPr>
                    <w:pStyle w:val="a8"/>
                    <w:spacing w:before="40" w:after="40" w:line="240" w:lineRule="auto"/>
                    <w:ind w:left="0"/>
                    <w:jc w:val="center"/>
                    <w:rPr>
                      <w:spacing w:val="-4"/>
                      <w:sz w:val="20"/>
                      <w:szCs w:val="20"/>
                    </w:rPr>
                  </w:pPr>
                  <w:r w:rsidRPr="001D4B9C">
                    <w:rPr>
                      <w:rFonts w:hint="eastAsia"/>
                      <w:spacing w:val="-4"/>
                      <w:sz w:val="20"/>
                      <w:szCs w:val="20"/>
                    </w:rPr>
                    <w:t>2021. 11. 15.</w:t>
                  </w:r>
                </w:p>
              </w:tc>
              <w:tc>
                <w:tcPr>
                  <w:tcW w:w="1389" w:type="dxa"/>
                  <w:vAlign w:val="center"/>
                </w:tcPr>
                <w:p w14:paraId="07993389" w14:textId="77777777" w:rsidR="004E04A7" w:rsidRPr="004A4656" w:rsidRDefault="004E04A7" w:rsidP="004E04A7">
                  <w:pPr>
                    <w:pStyle w:val="a8"/>
                    <w:spacing w:before="40" w:after="40" w:line="240" w:lineRule="auto"/>
                    <w:ind w:left="0"/>
                    <w:jc w:val="center"/>
                    <w:rPr>
                      <w:sz w:val="20"/>
                      <w:szCs w:val="20"/>
                    </w:rPr>
                  </w:pPr>
                </w:p>
              </w:tc>
            </w:tr>
            <w:tr w:rsidR="004E04A7" w:rsidRPr="009A2958" w14:paraId="3B4101B4" w14:textId="77777777" w:rsidTr="003C296E">
              <w:trPr>
                <w:trHeight w:val="397"/>
              </w:trPr>
              <w:tc>
                <w:tcPr>
                  <w:tcW w:w="1304" w:type="dxa"/>
                  <w:vMerge w:val="restart"/>
                  <w:vAlign w:val="center"/>
                </w:tcPr>
                <w:p w14:paraId="03CF3D14" w14:textId="77777777" w:rsidR="004E04A7" w:rsidRPr="001D4B9C" w:rsidRDefault="004E04A7" w:rsidP="004E04A7">
                  <w:pPr>
                    <w:pStyle w:val="a8"/>
                    <w:spacing w:before="40" w:after="40" w:line="240" w:lineRule="auto"/>
                    <w:ind w:left="0"/>
                    <w:rPr>
                      <w:sz w:val="20"/>
                      <w:szCs w:val="20"/>
                    </w:rPr>
                  </w:pPr>
                  <w:r w:rsidRPr="001D4B9C">
                    <w:rPr>
                      <w:rFonts w:hint="eastAsia"/>
                      <w:sz w:val="20"/>
                      <w:szCs w:val="20"/>
                    </w:rPr>
                    <w:t>전자금융업</w:t>
                  </w:r>
                  <w:r w:rsidRPr="001D4B9C">
                    <w:rPr>
                      <w:sz w:val="20"/>
                      <w:szCs w:val="20"/>
                    </w:rPr>
                    <w:t xml:space="preserve"> </w:t>
                  </w:r>
                  <w:r w:rsidRPr="001D4B9C">
                    <w:rPr>
                      <w:rFonts w:hint="eastAsia"/>
                      <w:sz w:val="20"/>
                      <w:szCs w:val="20"/>
                    </w:rPr>
                    <w:t>등록</w:t>
                  </w:r>
                </w:p>
              </w:tc>
              <w:tc>
                <w:tcPr>
                  <w:tcW w:w="851" w:type="dxa"/>
                  <w:vAlign w:val="center"/>
                </w:tcPr>
                <w:p w14:paraId="4066EBC7" w14:textId="77777777" w:rsidR="004E04A7" w:rsidRPr="001D4B9C" w:rsidRDefault="004E04A7" w:rsidP="004E04A7">
                  <w:pPr>
                    <w:pStyle w:val="a8"/>
                    <w:spacing w:before="40" w:after="40" w:line="240" w:lineRule="auto"/>
                    <w:ind w:left="0"/>
                    <w:jc w:val="center"/>
                    <w:rPr>
                      <w:sz w:val="20"/>
                      <w:szCs w:val="20"/>
                    </w:rPr>
                  </w:pPr>
                  <w:r>
                    <w:rPr>
                      <w:rFonts w:hint="eastAsia"/>
                      <w:sz w:val="20"/>
                      <w:szCs w:val="20"/>
                    </w:rPr>
                    <w:t>로카</w:t>
                  </w:r>
                </w:p>
              </w:tc>
              <w:tc>
                <w:tcPr>
                  <w:tcW w:w="1327" w:type="dxa"/>
                  <w:vAlign w:val="center"/>
                </w:tcPr>
                <w:p w14:paraId="476FFE05" w14:textId="77777777" w:rsidR="004E04A7" w:rsidRPr="001D4B9C" w:rsidRDefault="004E04A7" w:rsidP="004E04A7">
                  <w:pPr>
                    <w:pStyle w:val="a8"/>
                    <w:spacing w:before="40" w:after="40" w:line="240" w:lineRule="auto"/>
                    <w:ind w:left="0"/>
                    <w:jc w:val="center"/>
                    <w:rPr>
                      <w:spacing w:val="-4"/>
                      <w:sz w:val="20"/>
                      <w:szCs w:val="20"/>
                    </w:rPr>
                  </w:pPr>
                  <w:r>
                    <w:rPr>
                      <w:spacing w:val="-4"/>
                      <w:sz w:val="20"/>
                      <w:szCs w:val="20"/>
                    </w:rPr>
                    <w:t>2010. 10. 29</w:t>
                  </w:r>
                  <w:r w:rsidRPr="001D4B9C">
                    <w:rPr>
                      <w:spacing w:val="-4"/>
                      <w:sz w:val="20"/>
                      <w:szCs w:val="20"/>
                    </w:rPr>
                    <w:t>.</w:t>
                  </w:r>
                </w:p>
              </w:tc>
              <w:tc>
                <w:tcPr>
                  <w:tcW w:w="1389" w:type="dxa"/>
                  <w:vMerge w:val="restart"/>
                  <w:vAlign w:val="center"/>
                </w:tcPr>
                <w:p w14:paraId="2E70DFA8" w14:textId="77777777" w:rsidR="004E04A7" w:rsidRPr="00195DE7" w:rsidRDefault="004E04A7" w:rsidP="004E04A7">
                  <w:pPr>
                    <w:pStyle w:val="a8"/>
                    <w:spacing w:before="40" w:after="40" w:line="240" w:lineRule="auto"/>
                    <w:ind w:left="0"/>
                    <w:jc w:val="center"/>
                    <w:rPr>
                      <w:spacing w:val="-10"/>
                      <w:sz w:val="20"/>
                      <w:szCs w:val="20"/>
                    </w:rPr>
                  </w:pPr>
                  <w:r w:rsidRPr="00195DE7">
                    <w:rPr>
                      <w:rFonts w:hint="eastAsia"/>
                      <w:spacing w:val="-10"/>
                      <w:sz w:val="20"/>
                      <w:szCs w:val="20"/>
                    </w:rPr>
                    <w:t>선불카드</w:t>
                  </w:r>
                  <w:r w:rsidRPr="00195DE7">
                    <w:rPr>
                      <w:rFonts w:hint="eastAsia"/>
                      <w:spacing w:val="-10"/>
                      <w:sz w:val="20"/>
                      <w:szCs w:val="20"/>
                    </w:rPr>
                    <w:t xml:space="preserve"> </w:t>
                  </w:r>
                  <w:r w:rsidRPr="00195DE7">
                    <w:rPr>
                      <w:rFonts w:hint="eastAsia"/>
                      <w:spacing w:val="-10"/>
                      <w:sz w:val="20"/>
                      <w:szCs w:val="20"/>
                    </w:rPr>
                    <w:t>발행</w:t>
                  </w:r>
                  <w:r w:rsidRPr="00195DE7">
                    <w:rPr>
                      <w:rFonts w:hint="eastAsia"/>
                      <w:spacing w:val="-10"/>
                      <w:sz w:val="20"/>
                      <w:szCs w:val="20"/>
                    </w:rPr>
                    <w:t>,</w:t>
                  </w:r>
                  <w:r w:rsidRPr="00195DE7">
                    <w:rPr>
                      <w:spacing w:val="-10"/>
                      <w:sz w:val="20"/>
                      <w:szCs w:val="20"/>
                    </w:rPr>
                    <w:t xml:space="preserve"> </w:t>
                  </w:r>
                  <w:r w:rsidRPr="00195DE7">
                    <w:rPr>
                      <w:rFonts w:hint="eastAsia"/>
                      <w:spacing w:val="-4"/>
                      <w:sz w:val="20"/>
                      <w:szCs w:val="20"/>
                    </w:rPr>
                    <w:t>전자지급결제</w:t>
                  </w:r>
                  <w:r w:rsidRPr="00195DE7">
                    <w:rPr>
                      <w:rFonts w:hint="eastAsia"/>
                      <w:spacing w:val="-4"/>
                      <w:sz w:val="20"/>
                      <w:szCs w:val="20"/>
                    </w:rPr>
                    <w:t xml:space="preserve"> </w:t>
                  </w:r>
                  <w:r w:rsidRPr="00195DE7">
                    <w:rPr>
                      <w:rFonts w:hint="eastAsia"/>
                      <w:spacing w:val="-4"/>
                      <w:sz w:val="20"/>
                      <w:szCs w:val="20"/>
                    </w:rPr>
                    <w:t>대행</w:t>
                  </w:r>
                  <w:r w:rsidRPr="00195DE7">
                    <w:rPr>
                      <w:rFonts w:hint="eastAsia"/>
                      <w:spacing w:val="-4"/>
                      <w:sz w:val="20"/>
                      <w:szCs w:val="20"/>
                    </w:rPr>
                    <w:t>(</w:t>
                  </w:r>
                  <w:r w:rsidRPr="00195DE7">
                    <w:rPr>
                      <w:rFonts w:hint="eastAsia"/>
                      <w:spacing w:val="-4"/>
                      <w:sz w:val="20"/>
                      <w:szCs w:val="20"/>
                    </w:rPr>
                    <w:t>부산하나로</w:t>
                  </w:r>
                  <w:r w:rsidRPr="00195DE7">
                    <w:rPr>
                      <w:rFonts w:hint="eastAsia"/>
                      <w:spacing w:val="-4"/>
                      <w:sz w:val="20"/>
                      <w:szCs w:val="20"/>
                    </w:rPr>
                    <w:t xml:space="preserve"> </w:t>
                  </w:r>
                  <w:r w:rsidRPr="00195DE7">
                    <w:rPr>
                      <w:rFonts w:hint="eastAsia"/>
                      <w:spacing w:val="-4"/>
                      <w:sz w:val="20"/>
                      <w:szCs w:val="20"/>
                    </w:rPr>
                    <w:t>제외</w:t>
                  </w:r>
                  <w:r w:rsidRPr="00195DE7">
                    <w:rPr>
                      <w:rFonts w:hint="eastAsia"/>
                      <w:spacing w:val="-4"/>
                      <w:sz w:val="20"/>
                      <w:szCs w:val="20"/>
                    </w:rPr>
                    <w:t>)</w:t>
                  </w:r>
                </w:p>
              </w:tc>
            </w:tr>
            <w:tr w:rsidR="004E04A7" w:rsidRPr="009A2958" w14:paraId="7CD95FCC" w14:textId="77777777" w:rsidTr="003C296E">
              <w:trPr>
                <w:trHeight w:val="397"/>
              </w:trPr>
              <w:tc>
                <w:tcPr>
                  <w:tcW w:w="1304" w:type="dxa"/>
                  <w:vMerge/>
                  <w:vAlign w:val="center"/>
                </w:tcPr>
                <w:p w14:paraId="47EB2FC8" w14:textId="77777777" w:rsidR="004E04A7" w:rsidRPr="001D4B9C" w:rsidRDefault="004E04A7" w:rsidP="004E04A7">
                  <w:pPr>
                    <w:pStyle w:val="a8"/>
                    <w:spacing w:before="40" w:after="40" w:line="240" w:lineRule="auto"/>
                    <w:ind w:left="0"/>
                    <w:rPr>
                      <w:sz w:val="20"/>
                      <w:szCs w:val="20"/>
                    </w:rPr>
                  </w:pPr>
                </w:p>
              </w:tc>
              <w:tc>
                <w:tcPr>
                  <w:tcW w:w="851" w:type="dxa"/>
                  <w:vAlign w:val="center"/>
                </w:tcPr>
                <w:p w14:paraId="2494D9E2" w14:textId="77777777" w:rsidR="004E04A7" w:rsidRPr="001D4B9C" w:rsidRDefault="004E04A7" w:rsidP="004E04A7">
                  <w:pPr>
                    <w:pStyle w:val="a8"/>
                    <w:spacing w:before="40" w:after="40" w:line="240" w:lineRule="auto"/>
                    <w:ind w:left="0"/>
                    <w:jc w:val="center"/>
                    <w:rPr>
                      <w:sz w:val="20"/>
                      <w:szCs w:val="20"/>
                    </w:rPr>
                  </w:pPr>
                  <w:r>
                    <w:rPr>
                      <w:rFonts w:hint="eastAsia"/>
                      <w:sz w:val="20"/>
                      <w:szCs w:val="20"/>
                    </w:rPr>
                    <w:t>마이비</w:t>
                  </w:r>
                </w:p>
              </w:tc>
              <w:tc>
                <w:tcPr>
                  <w:tcW w:w="1327" w:type="dxa"/>
                  <w:vAlign w:val="center"/>
                </w:tcPr>
                <w:p w14:paraId="7D777EDA" w14:textId="77777777" w:rsidR="004E04A7" w:rsidRPr="001D4B9C" w:rsidRDefault="004E04A7" w:rsidP="004E04A7">
                  <w:pPr>
                    <w:pStyle w:val="a8"/>
                    <w:spacing w:before="40" w:after="40" w:line="240" w:lineRule="auto"/>
                    <w:ind w:left="0"/>
                    <w:jc w:val="center"/>
                    <w:rPr>
                      <w:spacing w:val="-4"/>
                      <w:sz w:val="20"/>
                      <w:szCs w:val="20"/>
                    </w:rPr>
                  </w:pPr>
                  <w:r>
                    <w:rPr>
                      <w:spacing w:val="-4"/>
                      <w:sz w:val="20"/>
                      <w:szCs w:val="20"/>
                    </w:rPr>
                    <w:t>2007. 4. 19</w:t>
                  </w:r>
                  <w:r w:rsidRPr="001D4B9C">
                    <w:rPr>
                      <w:spacing w:val="-4"/>
                      <w:sz w:val="20"/>
                      <w:szCs w:val="20"/>
                    </w:rPr>
                    <w:t>.</w:t>
                  </w:r>
                </w:p>
              </w:tc>
              <w:tc>
                <w:tcPr>
                  <w:tcW w:w="1389" w:type="dxa"/>
                  <w:vMerge/>
                  <w:vAlign w:val="center"/>
                </w:tcPr>
                <w:p w14:paraId="6C4A6389" w14:textId="77777777" w:rsidR="004E04A7" w:rsidRPr="004A4656" w:rsidRDefault="004E04A7" w:rsidP="004E04A7">
                  <w:pPr>
                    <w:pStyle w:val="a8"/>
                    <w:spacing w:before="40" w:after="40" w:line="240" w:lineRule="auto"/>
                    <w:ind w:left="0"/>
                    <w:jc w:val="center"/>
                    <w:rPr>
                      <w:sz w:val="20"/>
                      <w:szCs w:val="20"/>
                    </w:rPr>
                  </w:pPr>
                </w:p>
              </w:tc>
            </w:tr>
            <w:tr w:rsidR="004E04A7" w:rsidRPr="009A2958" w14:paraId="15F3CC05" w14:textId="77777777" w:rsidTr="003C296E">
              <w:trPr>
                <w:trHeight w:val="397"/>
              </w:trPr>
              <w:tc>
                <w:tcPr>
                  <w:tcW w:w="1304" w:type="dxa"/>
                  <w:vMerge/>
                  <w:vAlign w:val="center"/>
                </w:tcPr>
                <w:p w14:paraId="3A3D1E01" w14:textId="77777777" w:rsidR="004E04A7" w:rsidRPr="001D4B9C" w:rsidRDefault="004E04A7" w:rsidP="004E04A7">
                  <w:pPr>
                    <w:pStyle w:val="a8"/>
                    <w:spacing w:before="40" w:after="40" w:line="240" w:lineRule="auto"/>
                    <w:ind w:left="0"/>
                    <w:rPr>
                      <w:sz w:val="20"/>
                      <w:szCs w:val="20"/>
                    </w:rPr>
                  </w:pPr>
                </w:p>
              </w:tc>
              <w:tc>
                <w:tcPr>
                  <w:tcW w:w="851" w:type="dxa"/>
                  <w:vAlign w:val="center"/>
                </w:tcPr>
                <w:p w14:paraId="55B4E0CE" w14:textId="77777777" w:rsidR="004E04A7" w:rsidRPr="001D4B9C" w:rsidRDefault="004E04A7" w:rsidP="004E04A7">
                  <w:pPr>
                    <w:pStyle w:val="a8"/>
                    <w:spacing w:before="40" w:after="40" w:line="240" w:lineRule="auto"/>
                    <w:ind w:left="0"/>
                    <w:jc w:val="center"/>
                    <w:rPr>
                      <w:sz w:val="20"/>
                      <w:szCs w:val="20"/>
                    </w:rPr>
                  </w:pPr>
                  <w:r>
                    <w:rPr>
                      <w:rFonts w:hint="eastAsia"/>
                      <w:sz w:val="20"/>
                      <w:szCs w:val="20"/>
                    </w:rPr>
                    <w:t>마이비</w:t>
                  </w:r>
                </w:p>
              </w:tc>
              <w:tc>
                <w:tcPr>
                  <w:tcW w:w="1327" w:type="dxa"/>
                  <w:vAlign w:val="center"/>
                </w:tcPr>
                <w:p w14:paraId="172133E0" w14:textId="77777777" w:rsidR="004E04A7" w:rsidRPr="001D4B9C" w:rsidRDefault="004E04A7" w:rsidP="004E04A7">
                  <w:pPr>
                    <w:pStyle w:val="a8"/>
                    <w:spacing w:before="40" w:after="40" w:line="240" w:lineRule="auto"/>
                    <w:ind w:left="0"/>
                    <w:jc w:val="center"/>
                    <w:rPr>
                      <w:spacing w:val="-4"/>
                      <w:sz w:val="20"/>
                      <w:szCs w:val="20"/>
                    </w:rPr>
                  </w:pPr>
                  <w:r>
                    <w:rPr>
                      <w:spacing w:val="-4"/>
                      <w:sz w:val="20"/>
                      <w:szCs w:val="20"/>
                    </w:rPr>
                    <w:t>2011. 10. 11</w:t>
                  </w:r>
                  <w:r w:rsidRPr="001D4B9C">
                    <w:rPr>
                      <w:spacing w:val="-4"/>
                      <w:sz w:val="20"/>
                      <w:szCs w:val="20"/>
                    </w:rPr>
                    <w:t>.</w:t>
                  </w:r>
                </w:p>
              </w:tc>
              <w:tc>
                <w:tcPr>
                  <w:tcW w:w="1389" w:type="dxa"/>
                  <w:vMerge/>
                  <w:vAlign w:val="center"/>
                </w:tcPr>
                <w:p w14:paraId="6FCFE792" w14:textId="77777777" w:rsidR="004E04A7" w:rsidRPr="004A4656" w:rsidRDefault="004E04A7" w:rsidP="004E04A7">
                  <w:pPr>
                    <w:pStyle w:val="a8"/>
                    <w:spacing w:before="40" w:after="40" w:line="240" w:lineRule="auto"/>
                    <w:ind w:left="0"/>
                    <w:jc w:val="center"/>
                    <w:rPr>
                      <w:sz w:val="20"/>
                      <w:szCs w:val="20"/>
                    </w:rPr>
                  </w:pPr>
                </w:p>
              </w:tc>
            </w:tr>
            <w:tr w:rsidR="004E04A7" w:rsidRPr="009A2958" w14:paraId="70FEC9AE" w14:textId="77777777" w:rsidTr="003C296E">
              <w:trPr>
                <w:trHeight w:val="397"/>
              </w:trPr>
              <w:tc>
                <w:tcPr>
                  <w:tcW w:w="1304" w:type="dxa"/>
                  <w:vMerge/>
                  <w:vAlign w:val="center"/>
                </w:tcPr>
                <w:p w14:paraId="44E69895" w14:textId="77777777" w:rsidR="004E04A7" w:rsidRPr="001D4B9C" w:rsidRDefault="004E04A7" w:rsidP="004E04A7">
                  <w:pPr>
                    <w:pStyle w:val="a8"/>
                    <w:spacing w:before="40" w:after="40" w:line="240" w:lineRule="auto"/>
                    <w:ind w:left="0"/>
                    <w:rPr>
                      <w:sz w:val="20"/>
                      <w:szCs w:val="20"/>
                    </w:rPr>
                  </w:pPr>
                </w:p>
              </w:tc>
              <w:tc>
                <w:tcPr>
                  <w:tcW w:w="851" w:type="dxa"/>
                  <w:vAlign w:val="center"/>
                </w:tcPr>
                <w:p w14:paraId="5D7871E1" w14:textId="77777777" w:rsidR="004E04A7" w:rsidRPr="001D4B9C" w:rsidRDefault="004E04A7" w:rsidP="004E04A7">
                  <w:pPr>
                    <w:pStyle w:val="a8"/>
                    <w:spacing w:before="40" w:after="40" w:line="240" w:lineRule="auto"/>
                    <w:ind w:left="0"/>
                    <w:jc w:val="center"/>
                    <w:rPr>
                      <w:sz w:val="20"/>
                      <w:szCs w:val="20"/>
                    </w:rPr>
                  </w:pPr>
                  <w:r>
                    <w:rPr>
                      <w:rFonts w:hint="eastAsia"/>
                      <w:sz w:val="20"/>
                      <w:szCs w:val="20"/>
                    </w:rPr>
                    <w:t>부산하나로</w:t>
                  </w:r>
                </w:p>
              </w:tc>
              <w:tc>
                <w:tcPr>
                  <w:tcW w:w="1327" w:type="dxa"/>
                  <w:vAlign w:val="center"/>
                </w:tcPr>
                <w:p w14:paraId="70B5B833" w14:textId="77777777" w:rsidR="004E04A7" w:rsidRPr="001D4B9C" w:rsidRDefault="004E04A7" w:rsidP="004E04A7">
                  <w:pPr>
                    <w:pStyle w:val="a8"/>
                    <w:spacing w:before="40" w:after="40" w:line="240" w:lineRule="auto"/>
                    <w:ind w:left="0"/>
                    <w:jc w:val="center"/>
                    <w:rPr>
                      <w:spacing w:val="-4"/>
                      <w:sz w:val="20"/>
                      <w:szCs w:val="20"/>
                    </w:rPr>
                  </w:pPr>
                  <w:r>
                    <w:rPr>
                      <w:spacing w:val="-4"/>
                      <w:sz w:val="20"/>
                      <w:szCs w:val="20"/>
                    </w:rPr>
                    <w:t>2007. 11. 22</w:t>
                  </w:r>
                  <w:r w:rsidRPr="001D4B9C">
                    <w:rPr>
                      <w:spacing w:val="-4"/>
                      <w:sz w:val="20"/>
                      <w:szCs w:val="20"/>
                    </w:rPr>
                    <w:t>.</w:t>
                  </w:r>
                </w:p>
              </w:tc>
              <w:tc>
                <w:tcPr>
                  <w:tcW w:w="1389" w:type="dxa"/>
                  <w:vMerge/>
                  <w:vAlign w:val="center"/>
                </w:tcPr>
                <w:p w14:paraId="06687936" w14:textId="77777777" w:rsidR="004E04A7" w:rsidRPr="004A4656" w:rsidRDefault="004E04A7" w:rsidP="004E04A7">
                  <w:pPr>
                    <w:pStyle w:val="a8"/>
                    <w:spacing w:before="40" w:after="40" w:line="240" w:lineRule="auto"/>
                    <w:ind w:left="0"/>
                    <w:jc w:val="center"/>
                    <w:rPr>
                      <w:sz w:val="20"/>
                      <w:szCs w:val="20"/>
                    </w:rPr>
                  </w:pPr>
                </w:p>
              </w:tc>
            </w:tr>
            <w:tr w:rsidR="004E04A7" w:rsidRPr="009A2958" w14:paraId="5E95E98B" w14:textId="77777777" w:rsidTr="003C296E">
              <w:trPr>
                <w:trHeight w:val="397"/>
              </w:trPr>
              <w:tc>
                <w:tcPr>
                  <w:tcW w:w="1304" w:type="dxa"/>
                  <w:vMerge/>
                  <w:vAlign w:val="center"/>
                </w:tcPr>
                <w:p w14:paraId="798C19D5" w14:textId="77777777" w:rsidR="004E04A7" w:rsidRPr="001D4B9C" w:rsidRDefault="004E04A7" w:rsidP="004E04A7">
                  <w:pPr>
                    <w:pStyle w:val="a8"/>
                    <w:spacing w:before="40" w:after="40" w:line="240" w:lineRule="auto"/>
                    <w:ind w:left="0"/>
                    <w:rPr>
                      <w:sz w:val="20"/>
                      <w:szCs w:val="20"/>
                    </w:rPr>
                  </w:pPr>
                </w:p>
              </w:tc>
              <w:tc>
                <w:tcPr>
                  <w:tcW w:w="851" w:type="dxa"/>
                  <w:vAlign w:val="center"/>
                </w:tcPr>
                <w:p w14:paraId="0EC809E0" w14:textId="77777777" w:rsidR="004E04A7" w:rsidRPr="001D4B9C" w:rsidRDefault="004E04A7" w:rsidP="004E04A7">
                  <w:pPr>
                    <w:pStyle w:val="a8"/>
                    <w:spacing w:before="40" w:after="40" w:line="240" w:lineRule="auto"/>
                    <w:ind w:left="0"/>
                    <w:jc w:val="center"/>
                    <w:rPr>
                      <w:sz w:val="20"/>
                      <w:szCs w:val="20"/>
                    </w:rPr>
                  </w:pPr>
                  <w:r>
                    <w:rPr>
                      <w:rFonts w:hint="eastAsia"/>
                      <w:sz w:val="20"/>
                      <w:szCs w:val="20"/>
                    </w:rPr>
                    <w:t>한페이시스</w:t>
                  </w:r>
                </w:p>
              </w:tc>
              <w:tc>
                <w:tcPr>
                  <w:tcW w:w="1327" w:type="dxa"/>
                  <w:vAlign w:val="center"/>
                </w:tcPr>
                <w:p w14:paraId="2B2F95D7" w14:textId="77777777" w:rsidR="004E04A7" w:rsidRPr="001D4B9C" w:rsidRDefault="004E04A7" w:rsidP="004E04A7">
                  <w:pPr>
                    <w:pStyle w:val="a8"/>
                    <w:spacing w:before="40" w:after="40" w:line="240" w:lineRule="auto"/>
                    <w:ind w:left="0"/>
                    <w:jc w:val="center"/>
                    <w:rPr>
                      <w:spacing w:val="-4"/>
                      <w:sz w:val="20"/>
                      <w:szCs w:val="20"/>
                    </w:rPr>
                  </w:pPr>
                  <w:r>
                    <w:rPr>
                      <w:spacing w:val="-4"/>
                      <w:sz w:val="20"/>
                      <w:szCs w:val="20"/>
                    </w:rPr>
                    <w:t>2013. 1. 17</w:t>
                  </w:r>
                  <w:r w:rsidRPr="001D4B9C">
                    <w:rPr>
                      <w:spacing w:val="-4"/>
                      <w:sz w:val="20"/>
                      <w:szCs w:val="20"/>
                    </w:rPr>
                    <w:t>.</w:t>
                  </w:r>
                </w:p>
              </w:tc>
              <w:tc>
                <w:tcPr>
                  <w:tcW w:w="1389" w:type="dxa"/>
                  <w:vMerge/>
                  <w:vAlign w:val="center"/>
                </w:tcPr>
                <w:p w14:paraId="5B942D2C" w14:textId="77777777" w:rsidR="004E04A7" w:rsidRPr="004A4656" w:rsidRDefault="004E04A7" w:rsidP="004E04A7">
                  <w:pPr>
                    <w:pStyle w:val="a8"/>
                    <w:spacing w:before="40" w:after="40" w:line="240" w:lineRule="auto"/>
                    <w:ind w:left="0"/>
                    <w:jc w:val="center"/>
                    <w:rPr>
                      <w:sz w:val="20"/>
                      <w:szCs w:val="20"/>
                    </w:rPr>
                  </w:pPr>
                </w:p>
              </w:tc>
            </w:tr>
            <w:tr w:rsidR="004E04A7" w:rsidRPr="009A2958" w14:paraId="512CD5FC" w14:textId="77777777" w:rsidTr="003C296E">
              <w:trPr>
                <w:trHeight w:val="569"/>
              </w:trPr>
              <w:tc>
                <w:tcPr>
                  <w:tcW w:w="1304" w:type="dxa"/>
                  <w:vAlign w:val="center"/>
                </w:tcPr>
                <w:p w14:paraId="382D5D4D" w14:textId="77777777" w:rsidR="004E04A7" w:rsidRPr="001D4B9C" w:rsidRDefault="004E04A7" w:rsidP="004E04A7">
                  <w:pPr>
                    <w:pStyle w:val="a8"/>
                    <w:spacing w:before="40" w:after="40" w:line="240" w:lineRule="auto"/>
                    <w:ind w:left="0"/>
                    <w:rPr>
                      <w:sz w:val="20"/>
                      <w:szCs w:val="20"/>
                    </w:rPr>
                  </w:pPr>
                  <w:r w:rsidRPr="001D4B9C">
                    <w:rPr>
                      <w:rFonts w:hint="eastAsia"/>
                      <w:sz w:val="20"/>
                      <w:szCs w:val="20"/>
                    </w:rPr>
                    <w:lastRenderedPageBreak/>
                    <w:t>정보통신공사업</w:t>
                  </w:r>
                  <w:r w:rsidRPr="001D4B9C">
                    <w:rPr>
                      <w:sz w:val="20"/>
                      <w:szCs w:val="20"/>
                    </w:rPr>
                    <w:t xml:space="preserve"> </w:t>
                  </w:r>
                  <w:r w:rsidRPr="001D4B9C">
                    <w:rPr>
                      <w:rFonts w:hint="eastAsia"/>
                      <w:sz w:val="20"/>
                      <w:szCs w:val="20"/>
                    </w:rPr>
                    <w:t>등록</w:t>
                  </w:r>
                </w:p>
              </w:tc>
              <w:tc>
                <w:tcPr>
                  <w:tcW w:w="851" w:type="dxa"/>
                  <w:vAlign w:val="center"/>
                </w:tcPr>
                <w:p w14:paraId="3F612AB7" w14:textId="77777777" w:rsidR="004E04A7" w:rsidRPr="001D4B9C" w:rsidRDefault="004E04A7" w:rsidP="004E04A7">
                  <w:pPr>
                    <w:pStyle w:val="a8"/>
                    <w:spacing w:before="40" w:after="40" w:line="240" w:lineRule="auto"/>
                    <w:ind w:left="0"/>
                    <w:jc w:val="center"/>
                    <w:rPr>
                      <w:sz w:val="20"/>
                      <w:szCs w:val="20"/>
                    </w:rPr>
                  </w:pPr>
                  <w:r>
                    <w:rPr>
                      <w:rFonts w:hint="eastAsia"/>
                      <w:sz w:val="20"/>
                      <w:szCs w:val="20"/>
                    </w:rPr>
                    <w:t>로카</w:t>
                  </w:r>
                </w:p>
              </w:tc>
              <w:tc>
                <w:tcPr>
                  <w:tcW w:w="1327" w:type="dxa"/>
                  <w:vAlign w:val="center"/>
                </w:tcPr>
                <w:p w14:paraId="0DB07CDC" w14:textId="77777777" w:rsidR="004E04A7" w:rsidRPr="001D4B9C" w:rsidRDefault="004E04A7" w:rsidP="004E04A7">
                  <w:pPr>
                    <w:pStyle w:val="a8"/>
                    <w:spacing w:before="40" w:after="40" w:line="240" w:lineRule="auto"/>
                    <w:ind w:left="0"/>
                    <w:jc w:val="center"/>
                    <w:rPr>
                      <w:spacing w:val="-4"/>
                      <w:sz w:val="20"/>
                      <w:szCs w:val="20"/>
                    </w:rPr>
                  </w:pPr>
                  <w:r>
                    <w:rPr>
                      <w:spacing w:val="-4"/>
                      <w:sz w:val="20"/>
                      <w:szCs w:val="20"/>
                    </w:rPr>
                    <w:t>2010. 11. 10</w:t>
                  </w:r>
                  <w:r w:rsidRPr="001D4B9C">
                    <w:rPr>
                      <w:spacing w:val="-4"/>
                      <w:sz w:val="20"/>
                      <w:szCs w:val="20"/>
                    </w:rPr>
                    <w:t>.</w:t>
                  </w:r>
                </w:p>
              </w:tc>
              <w:tc>
                <w:tcPr>
                  <w:tcW w:w="1389" w:type="dxa"/>
                  <w:vAlign w:val="center"/>
                </w:tcPr>
                <w:p w14:paraId="46B2B73F" w14:textId="77777777" w:rsidR="004E04A7" w:rsidRPr="004A4656" w:rsidRDefault="004E04A7" w:rsidP="004E04A7">
                  <w:pPr>
                    <w:pStyle w:val="a8"/>
                    <w:spacing w:before="40" w:after="40" w:line="240" w:lineRule="auto"/>
                    <w:ind w:left="0"/>
                    <w:jc w:val="center"/>
                    <w:rPr>
                      <w:sz w:val="20"/>
                      <w:szCs w:val="20"/>
                    </w:rPr>
                  </w:pPr>
                </w:p>
              </w:tc>
            </w:tr>
            <w:tr w:rsidR="004E04A7" w:rsidRPr="009A2958" w14:paraId="621E50E5" w14:textId="77777777" w:rsidTr="003C296E">
              <w:trPr>
                <w:trHeight w:val="569"/>
              </w:trPr>
              <w:tc>
                <w:tcPr>
                  <w:tcW w:w="1304" w:type="dxa"/>
                  <w:vMerge w:val="restart"/>
                  <w:vAlign w:val="center"/>
                </w:tcPr>
                <w:p w14:paraId="401A062E" w14:textId="77777777" w:rsidR="004E04A7" w:rsidRPr="001D4B9C" w:rsidRDefault="004E04A7" w:rsidP="004E04A7">
                  <w:pPr>
                    <w:pStyle w:val="a8"/>
                    <w:spacing w:before="40" w:after="40" w:line="240" w:lineRule="auto"/>
                    <w:ind w:left="0"/>
                    <w:rPr>
                      <w:sz w:val="20"/>
                      <w:szCs w:val="20"/>
                    </w:rPr>
                  </w:pPr>
                  <w:r>
                    <w:rPr>
                      <w:rFonts w:hint="eastAsia"/>
                      <w:sz w:val="20"/>
                      <w:szCs w:val="20"/>
                    </w:rPr>
                    <w:t>통신판매업</w:t>
                  </w:r>
                  <w:r>
                    <w:rPr>
                      <w:rFonts w:hint="eastAsia"/>
                      <w:sz w:val="20"/>
                      <w:szCs w:val="20"/>
                    </w:rPr>
                    <w:t xml:space="preserve"> </w:t>
                  </w:r>
                  <w:r>
                    <w:rPr>
                      <w:rFonts w:hint="eastAsia"/>
                      <w:sz w:val="20"/>
                      <w:szCs w:val="20"/>
                    </w:rPr>
                    <w:t>신고</w:t>
                  </w:r>
                </w:p>
              </w:tc>
              <w:tc>
                <w:tcPr>
                  <w:tcW w:w="851" w:type="dxa"/>
                  <w:vAlign w:val="center"/>
                </w:tcPr>
                <w:p w14:paraId="416BE030" w14:textId="77777777" w:rsidR="004E04A7" w:rsidRPr="001D4B9C" w:rsidRDefault="004E04A7" w:rsidP="004E04A7">
                  <w:pPr>
                    <w:pStyle w:val="a8"/>
                    <w:spacing w:before="40" w:after="40" w:line="240" w:lineRule="auto"/>
                    <w:ind w:left="0"/>
                    <w:jc w:val="center"/>
                    <w:rPr>
                      <w:sz w:val="20"/>
                      <w:szCs w:val="20"/>
                    </w:rPr>
                  </w:pPr>
                  <w:r>
                    <w:rPr>
                      <w:rFonts w:hint="eastAsia"/>
                      <w:sz w:val="20"/>
                      <w:szCs w:val="20"/>
                    </w:rPr>
                    <w:t>로카</w:t>
                  </w:r>
                </w:p>
              </w:tc>
              <w:tc>
                <w:tcPr>
                  <w:tcW w:w="1327" w:type="dxa"/>
                  <w:vAlign w:val="center"/>
                </w:tcPr>
                <w:p w14:paraId="6284643B" w14:textId="77777777" w:rsidR="004E04A7" w:rsidRPr="001D4B9C" w:rsidRDefault="004E04A7" w:rsidP="004E04A7">
                  <w:pPr>
                    <w:pStyle w:val="a8"/>
                    <w:spacing w:before="40" w:after="40" w:line="240" w:lineRule="auto"/>
                    <w:ind w:left="0"/>
                    <w:jc w:val="center"/>
                    <w:rPr>
                      <w:sz w:val="20"/>
                      <w:szCs w:val="20"/>
                    </w:rPr>
                  </w:pPr>
                  <w:r>
                    <w:rPr>
                      <w:rFonts w:hint="eastAsia"/>
                      <w:sz w:val="20"/>
                      <w:szCs w:val="20"/>
                    </w:rPr>
                    <w:t xml:space="preserve">2013. </w:t>
                  </w:r>
                  <w:r>
                    <w:rPr>
                      <w:sz w:val="20"/>
                      <w:szCs w:val="20"/>
                    </w:rPr>
                    <w:t>8. 22.</w:t>
                  </w:r>
                </w:p>
              </w:tc>
              <w:tc>
                <w:tcPr>
                  <w:tcW w:w="1389" w:type="dxa"/>
                  <w:vAlign w:val="center"/>
                </w:tcPr>
                <w:p w14:paraId="0C0620A0" w14:textId="77777777" w:rsidR="004E04A7" w:rsidRPr="004A4656" w:rsidRDefault="004E04A7" w:rsidP="004E04A7">
                  <w:pPr>
                    <w:pStyle w:val="a8"/>
                    <w:spacing w:before="40" w:after="40" w:line="240" w:lineRule="auto"/>
                    <w:ind w:left="0"/>
                    <w:jc w:val="center"/>
                    <w:rPr>
                      <w:sz w:val="20"/>
                      <w:szCs w:val="20"/>
                    </w:rPr>
                  </w:pPr>
                </w:p>
              </w:tc>
            </w:tr>
            <w:tr w:rsidR="004E04A7" w:rsidRPr="009A2958" w14:paraId="3EA66475" w14:textId="77777777" w:rsidTr="003C296E">
              <w:trPr>
                <w:trHeight w:val="569"/>
              </w:trPr>
              <w:tc>
                <w:tcPr>
                  <w:tcW w:w="1304" w:type="dxa"/>
                  <w:vMerge/>
                  <w:vAlign w:val="center"/>
                </w:tcPr>
                <w:p w14:paraId="401258ED" w14:textId="77777777" w:rsidR="004E04A7" w:rsidRPr="001D4B9C" w:rsidRDefault="004E04A7" w:rsidP="004E04A7">
                  <w:pPr>
                    <w:pStyle w:val="a8"/>
                    <w:spacing w:before="40" w:after="40" w:line="240" w:lineRule="auto"/>
                    <w:ind w:left="0"/>
                    <w:rPr>
                      <w:sz w:val="20"/>
                      <w:szCs w:val="20"/>
                    </w:rPr>
                  </w:pPr>
                </w:p>
              </w:tc>
              <w:tc>
                <w:tcPr>
                  <w:tcW w:w="851" w:type="dxa"/>
                  <w:vAlign w:val="center"/>
                </w:tcPr>
                <w:p w14:paraId="1AEA5FFB" w14:textId="77777777" w:rsidR="004E04A7" w:rsidRPr="001D4B9C" w:rsidRDefault="004E04A7" w:rsidP="004E04A7">
                  <w:pPr>
                    <w:pStyle w:val="a8"/>
                    <w:spacing w:before="40" w:after="40" w:line="240" w:lineRule="auto"/>
                    <w:ind w:left="0"/>
                    <w:jc w:val="center"/>
                    <w:rPr>
                      <w:sz w:val="20"/>
                      <w:szCs w:val="20"/>
                    </w:rPr>
                  </w:pPr>
                  <w:r>
                    <w:rPr>
                      <w:rFonts w:hint="eastAsia"/>
                      <w:sz w:val="20"/>
                      <w:szCs w:val="20"/>
                    </w:rPr>
                    <w:t>마이비</w:t>
                  </w:r>
                </w:p>
              </w:tc>
              <w:tc>
                <w:tcPr>
                  <w:tcW w:w="1327" w:type="dxa"/>
                  <w:vAlign w:val="center"/>
                </w:tcPr>
                <w:p w14:paraId="2C70D888" w14:textId="77777777" w:rsidR="004E04A7" w:rsidRPr="001D4B9C" w:rsidRDefault="004E04A7" w:rsidP="004E04A7">
                  <w:pPr>
                    <w:pStyle w:val="a8"/>
                    <w:spacing w:before="40" w:after="40" w:line="240" w:lineRule="auto"/>
                    <w:ind w:left="0"/>
                    <w:jc w:val="center"/>
                    <w:rPr>
                      <w:sz w:val="20"/>
                      <w:szCs w:val="20"/>
                    </w:rPr>
                  </w:pPr>
                  <w:r>
                    <w:rPr>
                      <w:rFonts w:hint="eastAsia"/>
                      <w:sz w:val="20"/>
                      <w:szCs w:val="20"/>
                    </w:rPr>
                    <w:t xml:space="preserve">2008. </w:t>
                  </w:r>
                  <w:r>
                    <w:rPr>
                      <w:sz w:val="20"/>
                      <w:szCs w:val="20"/>
                    </w:rPr>
                    <w:t>9. 24.</w:t>
                  </w:r>
                </w:p>
              </w:tc>
              <w:tc>
                <w:tcPr>
                  <w:tcW w:w="1389" w:type="dxa"/>
                  <w:vAlign w:val="center"/>
                </w:tcPr>
                <w:p w14:paraId="002FA3AA" w14:textId="77777777" w:rsidR="004E04A7" w:rsidRPr="004A4656" w:rsidRDefault="004E04A7" w:rsidP="004E04A7">
                  <w:pPr>
                    <w:pStyle w:val="a8"/>
                    <w:spacing w:before="40" w:after="40" w:line="240" w:lineRule="auto"/>
                    <w:ind w:left="0"/>
                    <w:jc w:val="center"/>
                    <w:rPr>
                      <w:sz w:val="20"/>
                      <w:szCs w:val="20"/>
                    </w:rPr>
                  </w:pPr>
                </w:p>
              </w:tc>
            </w:tr>
            <w:tr w:rsidR="004E04A7" w:rsidRPr="009A2958" w14:paraId="3E39C034" w14:textId="77777777" w:rsidTr="003C296E">
              <w:trPr>
                <w:trHeight w:val="569"/>
              </w:trPr>
              <w:tc>
                <w:tcPr>
                  <w:tcW w:w="1304" w:type="dxa"/>
                  <w:vMerge/>
                  <w:vAlign w:val="center"/>
                </w:tcPr>
                <w:p w14:paraId="1068C316" w14:textId="77777777" w:rsidR="004E04A7" w:rsidRPr="00A06C12" w:rsidRDefault="004E04A7" w:rsidP="004E04A7">
                  <w:pPr>
                    <w:pStyle w:val="a8"/>
                    <w:spacing w:before="40" w:after="40" w:line="240" w:lineRule="auto"/>
                    <w:ind w:left="0"/>
                    <w:rPr>
                      <w:sz w:val="20"/>
                      <w:szCs w:val="20"/>
                    </w:rPr>
                  </w:pPr>
                </w:p>
              </w:tc>
              <w:tc>
                <w:tcPr>
                  <w:tcW w:w="851" w:type="dxa"/>
                  <w:vAlign w:val="center"/>
                </w:tcPr>
                <w:p w14:paraId="1E10D80B" w14:textId="77777777" w:rsidR="004E04A7" w:rsidRPr="00A06C12" w:rsidRDefault="004E04A7" w:rsidP="004E04A7">
                  <w:pPr>
                    <w:pStyle w:val="a8"/>
                    <w:spacing w:before="40" w:after="40" w:line="240" w:lineRule="auto"/>
                    <w:ind w:left="0"/>
                    <w:jc w:val="center"/>
                    <w:rPr>
                      <w:sz w:val="20"/>
                      <w:szCs w:val="20"/>
                    </w:rPr>
                  </w:pPr>
                  <w:r w:rsidRPr="00A06C12">
                    <w:rPr>
                      <w:rFonts w:hint="eastAsia"/>
                      <w:sz w:val="20"/>
                      <w:szCs w:val="20"/>
                    </w:rPr>
                    <w:t>부산하나로</w:t>
                  </w:r>
                </w:p>
              </w:tc>
              <w:tc>
                <w:tcPr>
                  <w:tcW w:w="1327" w:type="dxa"/>
                  <w:vAlign w:val="center"/>
                </w:tcPr>
                <w:p w14:paraId="073CE88E" w14:textId="77777777" w:rsidR="004E04A7" w:rsidRPr="00A06C12" w:rsidRDefault="004E04A7" w:rsidP="004E04A7">
                  <w:pPr>
                    <w:pStyle w:val="a8"/>
                    <w:spacing w:before="40" w:after="40" w:line="240" w:lineRule="auto"/>
                    <w:ind w:left="0"/>
                    <w:jc w:val="center"/>
                    <w:rPr>
                      <w:sz w:val="20"/>
                      <w:szCs w:val="20"/>
                    </w:rPr>
                  </w:pPr>
                  <w:r w:rsidRPr="00A06C12">
                    <w:rPr>
                      <w:rFonts w:hint="eastAsia"/>
                      <w:sz w:val="20"/>
                      <w:szCs w:val="20"/>
                    </w:rPr>
                    <w:t xml:space="preserve">2008. </w:t>
                  </w:r>
                  <w:r w:rsidRPr="00A06C12">
                    <w:rPr>
                      <w:sz w:val="20"/>
                      <w:szCs w:val="20"/>
                    </w:rPr>
                    <w:t>9. 23.</w:t>
                  </w:r>
                </w:p>
              </w:tc>
              <w:tc>
                <w:tcPr>
                  <w:tcW w:w="1389" w:type="dxa"/>
                  <w:vAlign w:val="center"/>
                </w:tcPr>
                <w:p w14:paraId="46B238CC" w14:textId="77777777" w:rsidR="004E04A7" w:rsidRPr="004A4656" w:rsidRDefault="004E04A7" w:rsidP="004E04A7">
                  <w:pPr>
                    <w:pStyle w:val="a8"/>
                    <w:spacing w:before="40" w:after="40" w:line="240" w:lineRule="auto"/>
                    <w:ind w:left="0"/>
                    <w:jc w:val="center"/>
                    <w:rPr>
                      <w:sz w:val="20"/>
                      <w:szCs w:val="20"/>
                    </w:rPr>
                  </w:pPr>
                </w:p>
              </w:tc>
            </w:tr>
            <w:tr w:rsidR="004E04A7" w:rsidRPr="009A2958" w14:paraId="22EDBFB9" w14:textId="77777777" w:rsidTr="003C296E">
              <w:trPr>
                <w:trHeight w:val="569"/>
              </w:trPr>
              <w:tc>
                <w:tcPr>
                  <w:tcW w:w="1304" w:type="dxa"/>
                  <w:vAlign w:val="center"/>
                </w:tcPr>
                <w:p w14:paraId="488F596A" w14:textId="77777777" w:rsidR="004E04A7" w:rsidRPr="00A06C12" w:rsidRDefault="004E04A7" w:rsidP="004E04A7">
                  <w:pPr>
                    <w:pStyle w:val="a8"/>
                    <w:spacing w:before="40" w:after="40" w:line="240" w:lineRule="auto"/>
                    <w:ind w:left="0"/>
                    <w:rPr>
                      <w:sz w:val="20"/>
                      <w:szCs w:val="20"/>
                    </w:rPr>
                  </w:pPr>
                  <w:r w:rsidRPr="00A06C12">
                    <w:rPr>
                      <w:rFonts w:hint="eastAsia"/>
                      <w:sz w:val="20"/>
                      <w:szCs w:val="20"/>
                    </w:rPr>
                    <w:t>정보보호</w:t>
                  </w:r>
                  <w:r w:rsidRPr="00A06C12">
                    <w:rPr>
                      <w:rFonts w:hint="eastAsia"/>
                      <w:sz w:val="20"/>
                      <w:szCs w:val="20"/>
                    </w:rPr>
                    <w:t xml:space="preserve"> </w:t>
                  </w:r>
                  <w:r w:rsidRPr="00A06C12">
                    <w:rPr>
                      <w:rFonts w:hint="eastAsia"/>
                      <w:sz w:val="20"/>
                      <w:szCs w:val="20"/>
                    </w:rPr>
                    <w:t>관리체계</w:t>
                  </w:r>
                  <w:r w:rsidRPr="00A06C12">
                    <w:rPr>
                      <w:rFonts w:hint="eastAsia"/>
                      <w:sz w:val="20"/>
                      <w:szCs w:val="20"/>
                    </w:rPr>
                    <w:t xml:space="preserve"> </w:t>
                  </w:r>
                  <w:r w:rsidRPr="00A06C12">
                    <w:rPr>
                      <w:rFonts w:hint="eastAsia"/>
                      <w:sz w:val="20"/>
                      <w:szCs w:val="20"/>
                    </w:rPr>
                    <w:t>인증</w:t>
                  </w:r>
                </w:p>
              </w:tc>
              <w:tc>
                <w:tcPr>
                  <w:tcW w:w="851" w:type="dxa"/>
                  <w:vAlign w:val="center"/>
                </w:tcPr>
                <w:p w14:paraId="3E661F22" w14:textId="77777777" w:rsidR="004E04A7" w:rsidRPr="00A06C12" w:rsidRDefault="004E04A7" w:rsidP="004E04A7">
                  <w:pPr>
                    <w:pStyle w:val="a8"/>
                    <w:spacing w:before="40" w:after="40" w:line="240" w:lineRule="auto"/>
                    <w:ind w:left="0"/>
                    <w:jc w:val="center"/>
                    <w:rPr>
                      <w:sz w:val="20"/>
                      <w:szCs w:val="20"/>
                    </w:rPr>
                  </w:pPr>
                  <w:r w:rsidRPr="00A06C12">
                    <w:rPr>
                      <w:rFonts w:hint="eastAsia"/>
                      <w:sz w:val="20"/>
                      <w:szCs w:val="20"/>
                    </w:rPr>
                    <w:t>로카</w:t>
                  </w:r>
                </w:p>
              </w:tc>
              <w:tc>
                <w:tcPr>
                  <w:tcW w:w="1327" w:type="dxa"/>
                  <w:vAlign w:val="center"/>
                </w:tcPr>
                <w:p w14:paraId="6EC53D35" w14:textId="77777777" w:rsidR="004E04A7" w:rsidRPr="00A06C12" w:rsidRDefault="004E04A7" w:rsidP="004E04A7">
                  <w:pPr>
                    <w:pStyle w:val="a8"/>
                    <w:spacing w:before="40" w:after="40" w:line="240" w:lineRule="auto"/>
                    <w:ind w:left="0"/>
                    <w:jc w:val="center"/>
                    <w:rPr>
                      <w:sz w:val="20"/>
                      <w:szCs w:val="20"/>
                    </w:rPr>
                  </w:pPr>
                  <w:r w:rsidRPr="00A06C12">
                    <w:rPr>
                      <w:rFonts w:hint="eastAsia"/>
                      <w:sz w:val="20"/>
                      <w:szCs w:val="20"/>
                    </w:rPr>
                    <w:t xml:space="preserve">2020. </w:t>
                  </w:r>
                  <w:r w:rsidRPr="00A06C12">
                    <w:rPr>
                      <w:sz w:val="20"/>
                      <w:szCs w:val="20"/>
                    </w:rPr>
                    <w:t>12. 1.</w:t>
                  </w:r>
                </w:p>
              </w:tc>
              <w:tc>
                <w:tcPr>
                  <w:tcW w:w="1389" w:type="dxa"/>
                  <w:vAlign w:val="center"/>
                </w:tcPr>
                <w:p w14:paraId="1FC9FCA3" w14:textId="77777777" w:rsidR="004E04A7" w:rsidRPr="004A4656" w:rsidRDefault="004E04A7" w:rsidP="004E04A7">
                  <w:pPr>
                    <w:pStyle w:val="a8"/>
                    <w:spacing w:before="40" w:after="40" w:line="240" w:lineRule="auto"/>
                    <w:ind w:left="0"/>
                    <w:jc w:val="center"/>
                    <w:rPr>
                      <w:sz w:val="20"/>
                      <w:szCs w:val="20"/>
                    </w:rPr>
                  </w:pPr>
                  <w:r w:rsidRPr="00195DE7">
                    <w:rPr>
                      <w:rFonts w:hint="eastAsia"/>
                      <w:spacing w:val="-10"/>
                      <w:sz w:val="20"/>
                      <w:szCs w:val="20"/>
                    </w:rPr>
                    <w:t>선불카드</w:t>
                  </w:r>
                  <w:r w:rsidRPr="00195DE7">
                    <w:rPr>
                      <w:rFonts w:hint="eastAsia"/>
                      <w:spacing w:val="-10"/>
                      <w:sz w:val="20"/>
                      <w:szCs w:val="20"/>
                    </w:rPr>
                    <w:t xml:space="preserve"> </w:t>
                  </w:r>
                  <w:r w:rsidRPr="00195DE7">
                    <w:rPr>
                      <w:rFonts w:hint="eastAsia"/>
                      <w:spacing w:val="-10"/>
                      <w:sz w:val="20"/>
                      <w:szCs w:val="20"/>
                    </w:rPr>
                    <w:t>정산</w:t>
                  </w:r>
                  <w:r w:rsidRPr="00195DE7">
                    <w:rPr>
                      <w:rFonts w:hint="eastAsia"/>
                      <w:spacing w:val="-4"/>
                      <w:sz w:val="20"/>
                      <w:szCs w:val="20"/>
                    </w:rPr>
                    <w:t xml:space="preserve">, </w:t>
                  </w:r>
                  <w:r w:rsidRPr="00195DE7">
                    <w:rPr>
                      <w:rFonts w:hint="eastAsia"/>
                      <w:spacing w:val="-4"/>
                      <w:sz w:val="20"/>
                      <w:szCs w:val="20"/>
                    </w:rPr>
                    <w:t>운영</w:t>
                  </w:r>
                  <w:r w:rsidRPr="00195DE7">
                    <w:rPr>
                      <w:rFonts w:hint="eastAsia"/>
                      <w:spacing w:val="-4"/>
                      <w:sz w:val="20"/>
                      <w:szCs w:val="20"/>
                    </w:rPr>
                    <w:t xml:space="preserve"> </w:t>
                  </w:r>
                  <w:r w:rsidRPr="00195DE7">
                    <w:rPr>
                      <w:rFonts w:hint="eastAsia"/>
                      <w:spacing w:val="-4"/>
                      <w:sz w:val="20"/>
                      <w:szCs w:val="20"/>
                    </w:rPr>
                    <w:t>시스템</w:t>
                  </w:r>
                  <w:r w:rsidRPr="00195DE7">
                    <w:rPr>
                      <w:rFonts w:hint="eastAsia"/>
                      <w:spacing w:val="-4"/>
                      <w:sz w:val="20"/>
                      <w:szCs w:val="20"/>
                    </w:rPr>
                    <w:t>,</w:t>
                  </w:r>
                  <w:r w:rsidRPr="004A4656">
                    <w:rPr>
                      <w:sz w:val="20"/>
                      <w:szCs w:val="20"/>
                    </w:rPr>
                    <w:t xml:space="preserve"> </w:t>
                  </w:r>
                  <w:r w:rsidRPr="004A4656">
                    <w:rPr>
                      <w:rFonts w:hint="eastAsia"/>
                      <w:sz w:val="20"/>
                      <w:szCs w:val="20"/>
                    </w:rPr>
                    <w:t>시외버스</w:t>
                  </w:r>
                  <w:r w:rsidRPr="004A4656">
                    <w:rPr>
                      <w:rFonts w:hint="eastAsia"/>
                      <w:sz w:val="20"/>
                      <w:szCs w:val="20"/>
                    </w:rPr>
                    <w:t xml:space="preserve"> </w:t>
                  </w:r>
                  <w:r w:rsidRPr="004A4656">
                    <w:rPr>
                      <w:rFonts w:hint="eastAsia"/>
                      <w:sz w:val="20"/>
                      <w:szCs w:val="20"/>
                    </w:rPr>
                    <w:t>예매</w:t>
                  </w:r>
                  <w:r w:rsidRPr="004A4656">
                    <w:rPr>
                      <w:rFonts w:hint="eastAsia"/>
                      <w:sz w:val="20"/>
                      <w:szCs w:val="20"/>
                    </w:rPr>
                    <w:t xml:space="preserve"> </w:t>
                  </w:r>
                  <w:r w:rsidRPr="004A4656">
                    <w:rPr>
                      <w:rFonts w:hint="eastAsia"/>
                      <w:sz w:val="20"/>
                      <w:szCs w:val="20"/>
                    </w:rPr>
                    <w:t>발권</w:t>
                  </w:r>
                </w:p>
              </w:tc>
            </w:tr>
          </w:tbl>
          <w:p w14:paraId="15E0F320" w14:textId="77777777" w:rsidR="004E04A7" w:rsidRPr="00CE687C" w:rsidRDefault="004E04A7" w:rsidP="00CE687C">
            <w:pPr>
              <w:pStyle w:val="a8"/>
              <w:widowControl/>
              <w:numPr>
                <w:ilvl w:val="0"/>
                <w:numId w:val="2"/>
              </w:numPr>
              <w:spacing w:before="160" w:after="120" w:line="276" w:lineRule="auto"/>
              <w:rPr>
                <w:rFonts w:cs="Times New Roman"/>
                <w:spacing w:val="-2"/>
                <w:sz w:val="20"/>
                <w:szCs w:val="20"/>
              </w:rPr>
            </w:pPr>
            <w:r w:rsidRPr="00CE687C">
              <w:rPr>
                <w:rFonts w:cs="Times New Roman" w:hint="eastAsia"/>
                <w:spacing w:val="-2"/>
                <w:sz w:val="20"/>
                <w:szCs w:val="20"/>
              </w:rPr>
              <w:t>제공된</w:t>
            </w:r>
            <w:r w:rsidRPr="00CE687C">
              <w:rPr>
                <w:rFonts w:cs="Times New Roman" w:hint="eastAsia"/>
                <w:spacing w:val="-2"/>
                <w:sz w:val="20"/>
                <w:szCs w:val="20"/>
              </w:rPr>
              <w:t xml:space="preserve"> </w:t>
            </w:r>
            <w:r w:rsidRPr="00CE687C">
              <w:rPr>
                <w:rFonts w:cs="Times New Roman" w:hint="eastAsia"/>
                <w:spacing w:val="-2"/>
                <w:sz w:val="20"/>
                <w:szCs w:val="20"/>
              </w:rPr>
              <w:t>답변에</w:t>
            </w:r>
            <w:r w:rsidRPr="00CE687C">
              <w:rPr>
                <w:rFonts w:cs="Times New Roman" w:hint="eastAsia"/>
                <w:spacing w:val="-2"/>
                <w:sz w:val="20"/>
                <w:szCs w:val="20"/>
              </w:rPr>
              <w:t xml:space="preserve"> </w:t>
            </w:r>
            <w:r w:rsidRPr="00CE687C">
              <w:rPr>
                <w:rFonts w:cs="Times New Roman" w:hint="eastAsia"/>
                <w:spacing w:val="-2"/>
                <w:sz w:val="20"/>
                <w:szCs w:val="20"/>
              </w:rPr>
              <w:t>따르면</w:t>
            </w:r>
            <w:r w:rsidRPr="00CE687C">
              <w:rPr>
                <w:rFonts w:cs="Times New Roman" w:hint="eastAsia"/>
                <w:spacing w:val="-2"/>
                <w:sz w:val="20"/>
                <w:szCs w:val="20"/>
              </w:rPr>
              <w:t xml:space="preserve"> </w:t>
            </w:r>
            <w:r w:rsidRPr="00CE687C">
              <w:rPr>
                <w:rFonts w:cs="Times New Roman" w:hint="eastAsia"/>
                <w:spacing w:val="-2"/>
                <w:sz w:val="20"/>
                <w:szCs w:val="20"/>
              </w:rPr>
              <w:t>로카</w:t>
            </w:r>
            <w:r w:rsidRPr="00CE687C">
              <w:rPr>
                <w:rFonts w:cs="Times New Roman" w:hint="eastAsia"/>
                <w:spacing w:val="-2"/>
                <w:sz w:val="20"/>
                <w:szCs w:val="20"/>
              </w:rPr>
              <w:t xml:space="preserve"> </w:t>
            </w:r>
            <w:r w:rsidRPr="00CE687C">
              <w:rPr>
                <w:rFonts w:cs="Times New Roman" w:hint="eastAsia"/>
                <w:spacing w:val="-2"/>
                <w:sz w:val="20"/>
                <w:szCs w:val="20"/>
              </w:rPr>
              <w:t>및</w:t>
            </w:r>
            <w:r w:rsidRPr="00CE687C">
              <w:rPr>
                <w:rFonts w:cs="Times New Roman" w:hint="eastAsia"/>
                <w:spacing w:val="-2"/>
                <w:sz w:val="20"/>
                <w:szCs w:val="20"/>
              </w:rPr>
              <w:t xml:space="preserve"> </w:t>
            </w:r>
            <w:r w:rsidRPr="00CE687C">
              <w:rPr>
                <w:rFonts w:cs="Times New Roman" w:hint="eastAsia"/>
                <w:spacing w:val="-2"/>
                <w:sz w:val="20"/>
                <w:szCs w:val="20"/>
              </w:rPr>
              <w:t>그</w:t>
            </w:r>
            <w:r w:rsidRPr="00CE687C">
              <w:rPr>
                <w:rFonts w:cs="Times New Roman" w:hint="eastAsia"/>
                <w:spacing w:val="-2"/>
                <w:sz w:val="20"/>
                <w:szCs w:val="20"/>
              </w:rPr>
              <w:t xml:space="preserve"> </w:t>
            </w:r>
            <w:r w:rsidRPr="00CE687C">
              <w:rPr>
                <w:rFonts w:cs="Times New Roman" w:hint="eastAsia"/>
                <w:spacing w:val="-2"/>
                <w:sz w:val="20"/>
                <w:szCs w:val="20"/>
              </w:rPr>
              <w:t>자회사들은</w:t>
            </w:r>
            <w:r w:rsidRPr="00CE687C">
              <w:rPr>
                <w:rFonts w:cs="Times New Roman" w:hint="eastAsia"/>
                <w:spacing w:val="-2"/>
                <w:sz w:val="20"/>
                <w:szCs w:val="20"/>
              </w:rPr>
              <w:t xml:space="preserve"> </w:t>
            </w:r>
            <w:r w:rsidRPr="00CE687C">
              <w:rPr>
                <w:rFonts w:cs="Times New Roman" w:hint="eastAsia"/>
                <w:spacing w:val="-2"/>
                <w:sz w:val="20"/>
                <w:szCs w:val="20"/>
              </w:rPr>
              <w:t>사업을</w:t>
            </w:r>
            <w:r w:rsidRPr="00CE687C">
              <w:rPr>
                <w:rFonts w:cs="Times New Roman" w:hint="eastAsia"/>
                <w:spacing w:val="-2"/>
                <w:sz w:val="20"/>
                <w:szCs w:val="20"/>
              </w:rPr>
              <w:t xml:space="preserve"> </w:t>
            </w:r>
            <w:r w:rsidRPr="00CE687C">
              <w:rPr>
                <w:rFonts w:cs="Times New Roman" w:hint="eastAsia"/>
                <w:spacing w:val="-2"/>
                <w:sz w:val="20"/>
                <w:szCs w:val="20"/>
              </w:rPr>
              <w:t>영위하기</w:t>
            </w:r>
            <w:r w:rsidRPr="00CE687C">
              <w:rPr>
                <w:rFonts w:cs="Times New Roman" w:hint="eastAsia"/>
                <w:spacing w:val="-2"/>
                <w:sz w:val="20"/>
                <w:szCs w:val="20"/>
              </w:rPr>
              <w:t xml:space="preserve"> </w:t>
            </w:r>
            <w:r w:rsidRPr="00CE687C">
              <w:rPr>
                <w:rFonts w:cs="Times New Roman" w:hint="eastAsia"/>
                <w:spacing w:val="-2"/>
                <w:sz w:val="20"/>
                <w:szCs w:val="20"/>
              </w:rPr>
              <w:t>위해</w:t>
            </w:r>
            <w:r w:rsidRPr="00CE687C">
              <w:rPr>
                <w:rFonts w:cs="Times New Roman" w:hint="eastAsia"/>
                <w:spacing w:val="-2"/>
                <w:sz w:val="20"/>
                <w:szCs w:val="20"/>
              </w:rPr>
              <w:t xml:space="preserve"> </w:t>
            </w:r>
            <w:r w:rsidRPr="00CE687C">
              <w:rPr>
                <w:rFonts w:cs="Times New Roman" w:hint="eastAsia"/>
                <w:spacing w:val="-2"/>
                <w:sz w:val="20"/>
                <w:szCs w:val="20"/>
              </w:rPr>
              <w:t>필요한</w:t>
            </w:r>
            <w:r w:rsidRPr="00CE687C">
              <w:rPr>
                <w:rFonts w:cs="Times New Roman" w:hint="eastAsia"/>
                <w:spacing w:val="-2"/>
                <w:sz w:val="20"/>
                <w:szCs w:val="20"/>
              </w:rPr>
              <w:t xml:space="preserve"> </w:t>
            </w:r>
            <w:r w:rsidRPr="00CE687C">
              <w:rPr>
                <w:rFonts w:cs="Times New Roman" w:hint="eastAsia"/>
                <w:spacing w:val="-2"/>
                <w:sz w:val="20"/>
                <w:szCs w:val="20"/>
              </w:rPr>
              <w:t>인허가는</w:t>
            </w:r>
            <w:r w:rsidRPr="00CE687C">
              <w:rPr>
                <w:rFonts w:cs="Times New Roman" w:hint="eastAsia"/>
                <w:spacing w:val="-2"/>
                <w:sz w:val="20"/>
                <w:szCs w:val="20"/>
              </w:rPr>
              <w:t xml:space="preserve"> </w:t>
            </w:r>
            <w:r w:rsidRPr="00CE687C">
              <w:rPr>
                <w:rFonts w:cs="Times New Roman" w:hint="eastAsia"/>
                <w:spacing w:val="-2"/>
                <w:sz w:val="20"/>
                <w:szCs w:val="20"/>
              </w:rPr>
              <w:t>모두</w:t>
            </w:r>
            <w:r w:rsidRPr="00CE687C">
              <w:rPr>
                <w:rFonts w:cs="Times New Roman" w:hint="eastAsia"/>
                <w:spacing w:val="-2"/>
                <w:sz w:val="20"/>
                <w:szCs w:val="20"/>
              </w:rPr>
              <w:t xml:space="preserve"> </w:t>
            </w:r>
            <w:r w:rsidRPr="00CE687C">
              <w:rPr>
                <w:rFonts w:cs="Times New Roman" w:hint="eastAsia"/>
                <w:spacing w:val="-2"/>
                <w:sz w:val="20"/>
                <w:szCs w:val="20"/>
              </w:rPr>
              <w:t>적법하게</w:t>
            </w:r>
            <w:r w:rsidRPr="00CE687C">
              <w:rPr>
                <w:rFonts w:cs="Times New Roman" w:hint="eastAsia"/>
                <w:spacing w:val="-2"/>
                <w:sz w:val="20"/>
                <w:szCs w:val="20"/>
              </w:rPr>
              <w:t xml:space="preserve"> </w:t>
            </w:r>
            <w:r w:rsidRPr="00CE687C">
              <w:rPr>
                <w:rFonts w:cs="Times New Roman" w:hint="eastAsia"/>
                <w:spacing w:val="-2"/>
                <w:sz w:val="20"/>
                <w:szCs w:val="20"/>
              </w:rPr>
              <w:t>보유하고</w:t>
            </w:r>
            <w:r w:rsidRPr="00CE687C">
              <w:rPr>
                <w:rFonts w:cs="Times New Roman" w:hint="eastAsia"/>
                <w:spacing w:val="-2"/>
                <w:sz w:val="20"/>
                <w:szCs w:val="20"/>
              </w:rPr>
              <w:t xml:space="preserve"> </w:t>
            </w:r>
            <w:r w:rsidRPr="00CE687C">
              <w:rPr>
                <w:rFonts w:cs="Times New Roman" w:hint="eastAsia"/>
                <w:spacing w:val="-2"/>
                <w:sz w:val="20"/>
                <w:szCs w:val="20"/>
              </w:rPr>
              <w:t>있다고</w:t>
            </w:r>
            <w:r w:rsidRPr="00CE687C">
              <w:rPr>
                <w:rFonts w:cs="Times New Roman" w:hint="eastAsia"/>
                <w:spacing w:val="-2"/>
                <w:sz w:val="20"/>
                <w:szCs w:val="20"/>
              </w:rPr>
              <w:t xml:space="preserve"> </w:t>
            </w:r>
            <w:r w:rsidRPr="00CE687C">
              <w:rPr>
                <w:rFonts w:cs="Times New Roman" w:hint="eastAsia"/>
                <w:spacing w:val="-2"/>
                <w:sz w:val="20"/>
                <w:szCs w:val="20"/>
              </w:rPr>
              <w:t>함</w:t>
            </w:r>
            <w:r w:rsidRPr="00CE687C">
              <w:rPr>
                <w:rFonts w:cs="Times New Roman" w:hint="eastAsia"/>
                <w:spacing w:val="-2"/>
                <w:sz w:val="20"/>
                <w:szCs w:val="20"/>
              </w:rPr>
              <w:t>.</w:t>
            </w:r>
            <w:r w:rsidRPr="00CE687C">
              <w:rPr>
                <w:rFonts w:cs="Times New Roman"/>
                <w:spacing w:val="-2"/>
                <w:sz w:val="20"/>
                <w:szCs w:val="20"/>
              </w:rPr>
              <w:t xml:space="preserve"> </w:t>
            </w:r>
            <w:r w:rsidRPr="00CE687C">
              <w:rPr>
                <w:rFonts w:cs="Times New Roman" w:hint="eastAsia"/>
                <w:spacing w:val="-2"/>
                <w:sz w:val="20"/>
                <w:szCs w:val="20"/>
              </w:rPr>
              <w:t>참고로</w:t>
            </w:r>
            <w:r w:rsidRPr="00CE687C">
              <w:rPr>
                <w:rFonts w:cs="Times New Roman" w:hint="eastAsia"/>
                <w:spacing w:val="-2"/>
                <w:sz w:val="20"/>
                <w:szCs w:val="20"/>
              </w:rPr>
              <w:t>,</w:t>
            </w:r>
            <w:r w:rsidRPr="00CE687C">
              <w:rPr>
                <w:rFonts w:cs="Times New Roman"/>
                <w:spacing w:val="-2"/>
                <w:sz w:val="20"/>
                <w:szCs w:val="20"/>
              </w:rPr>
              <w:t xml:space="preserve"> </w:t>
            </w:r>
            <w:r w:rsidRPr="00CE687C">
              <w:rPr>
                <w:rFonts w:cs="Times New Roman" w:hint="eastAsia"/>
                <w:spacing w:val="-2"/>
                <w:sz w:val="20"/>
                <w:szCs w:val="20"/>
              </w:rPr>
              <w:t>로카가</w:t>
            </w:r>
            <w:r w:rsidRPr="00CE687C">
              <w:rPr>
                <w:rFonts w:cs="Times New Roman" w:hint="eastAsia"/>
                <w:spacing w:val="-2"/>
                <w:sz w:val="20"/>
                <w:szCs w:val="20"/>
              </w:rPr>
              <w:t xml:space="preserve"> </w:t>
            </w:r>
            <w:r w:rsidRPr="00CE687C">
              <w:rPr>
                <w:rFonts w:cs="Times New Roman" w:hint="eastAsia"/>
                <w:spacing w:val="-2"/>
                <w:sz w:val="20"/>
                <w:szCs w:val="20"/>
              </w:rPr>
              <w:t>추진하는</w:t>
            </w:r>
            <w:r w:rsidRPr="00CE687C">
              <w:rPr>
                <w:rFonts w:cs="Times New Roman" w:hint="eastAsia"/>
                <w:spacing w:val="-2"/>
                <w:sz w:val="20"/>
                <w:szCs w:val="20"/>
              </w:rPr>
              <w:t xml:space="preserve"> </w:t>
            </w:r>
            <w:r w:rsidRPr="00CE687C">
              <w:rPr>
                <w:rFonts w:cs="Times New Roman"/>
                <w:spacing w:val="-2"/>
                <w:sz w:val="20"/>
                <w:szCs w:val="20"/>
              </w:rPr>
              <w:t xml:space="preserve">Tagless </w:t>
            </w:r>
            <w:r w:rsidRPr="00CE687C">
              <w:rPr>
                <w:rFonts w:cs="Times New Roman" w:hint="eastAsia"/>
                <w:spacing w:val="-2"/>
                <w:sz w:val="20"/>
                <w:szCs w:val="20"/>
              </w:rPr>
              <w:t>사업에</w:t>
            </w:r>
            <w:r w:rsidRPr="00CE687C">
              <w:rPr>
                <w:rFonts w:cs="Times New Roman" w:hint="eastAsia"/>
                <w:spacing w:val="-2"/>
                <w:sz w:val="20"/>
                <w:szCs w:val="20"/>
              </w:rPr>
              <w:t xml:space="preserve"> </w:t>
            </w:r>
            <w:r w:rsidRPr="00CE687C">
              <w:rPr>
                <w:rFonts w:cs="Times New Roman" w:hint="eastAsia"/>
                <w:spacing w:val="-2"/>
                <w:sz w:val="20"/>
                <w:szCs w:val="20"/>
              </w:rPr>
              <w:t>대하여는</w:t>
            </w:r>
            <w:r w:rsidRPr="00CE687C">
              <w:rPr>
                <w:rFonts w:cs="Times New Roman" w:hint="eastAsia"/>
                <w:spacing w:val="-2"/>
                <w:sz w:val="20"/>
                <w:szCs w:val="20"/>
              </w:rPr>
              <w:t xml:space="preserve"> </w:t>
            </w:r>
            <w:r w:rsidRPr="00CE687C">
              <w:rPr>
                <w:rFonts w:cs="Times New Roman" w:hint="eastAsia"/>
                <w:spacing w:val="-2"/>
                <w:sz w:val="20"/>
                <w:szCs w:val="20"/>
              </w:rPr>
              <w:t>별도</w:t>
            </w:r>
            <w:r w:rsidRPr="00CE687C">
              <w:rPr>
                <w:rFonts w:cs="Times New Roman" w:hint="eastAsia"/>
                <w:spacing w:val="-2"/>
                <w:sz w:val="20"/>
                <w:szCs w:val="20"/>
              </w:rPr>
              <w:t xml:space="preserve"> </w:t>
            </w:r>
            <w:r w:rsidRPr="00CE687C">
              <w:rPr>
                <w:rFonts w:cs="Times New Roman" w:hint="eastAsia"/>
                <w:spacing w:val="-2"/>
                <w:sz w:val="20"/>
                <w:szCs w:val="20"/>
              </w:rPr>
              <w:t>인허가가</w:t>
            </w:r>
            <w:r w:rsidRPr="00CE687C">
              <w:rPr>
                <w:rFonts w:cs="Times New Roman" w:hint="eastAsia"/>
                <w:spacing w:val="-2"/>
                <w:sz w:val="20"/>
                <w:szCs w:val="20"/>
              </w:rPr>
              <w:t xml:space="preserve"> </w:t>
            </w:r>
            <w:r w:rsidRPr="00CE687C">
              <w:rPr>
                <w:rFonts w:cs="Times New Roman" w:hint="eastAsia"/>
                <w:spacing w:val="-2"/>
                <w:sz w:val="20"/>
                <w:szCs w:val="20"/>
              </w:rPr>
              <w:t>필요하지</w:t>
            </w:r>
            <w:r w:rsidRPr="00CE687C">
              <w:rPr>
                <w:rFonts w:cs="Times New Roman" w:hint="eastAsia"/>
                <w:spacing w:val="-2"/>
                <w:sz w:val="20"/>
                <w:szCs w:val="20"/>
              </w:rPr>
              <w:t xml:space="preserve"> </w:t>
            </w:r>
            <w:r w:rsidRPr="00CE687C">
              <w:rPr>
                <w:rFonts w:cs="Times New Roman" w:hint="eastAsia"/>
                <w:spacing w:val="-2"/>
                <w:sz w:val="20"/>
                <w:szCs w:val="20"/>
              </w:rPr>
              <w:t>않음</w:t>
            </w:r>
            <w:r w:rsidRPr="00CE687C">
              <w:rPr>
                <w:rFonts w:cs="Times New Roman" w:hint="eastAsia"/>
                <w:spacing w:val="-2"/>
                <w:sz w:val="20"/>
                <w:szCs w:val="20"/>
              </w:rPr>
              <w:t>.</w:t>
            </w:r>
          </w:p>
        </w:tc>
        <w:tc>
          <w:tcPr>
            <w:tcW w:w="26" w:type="pct"/>
            <w:tcBorders>
              <w:top w:val="nil"/>
              <w:bottom w:val="nil"/>
            </w:tcBorders>
          </w:tcPr>
          <w:p w14:paraId="71DBE112"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1B567690" w14:textId="77777777" w:rsidR="004E04A7" w:rsidRPr="007A634E" w:rsidRDefault="004E04A7" w:rsidP="004E04A7">
            <w:pPr>
              <w:pStyle w:val="a8"/>
              <w:widowControl/>
              <w:numPr>
                <w:ilvl w:val="0"/>
                <w:numId w:val="2"/>
              </w:numPr>
              <w:spacing w:before="40" w:after="120" w:line="276" w:lineRule="auto"/>
              <w:rPr>
                <w:rFonts w:cs="Times New Roman"/>
                <w:sz w:val="20"/>
                <w:szCs w:val="20"/>
              </w:rPr>
            </w:pPr>
            <w:r w:rsidRPr="00E333E3">
              <w:rPr>
                <w:rFonts w:cs="Times New Roman"/>
                <w:sz w:val="20"/>
                <w:szCs w:val="20"/>
              </w:rPr>
              <w:t>본건</w:t>
            </w:r>
            <w:r w:rsidRPr="00E333E3">
              <w:rPr>
                <w:rFonts w:cs="Times New Roman"/>
                <w:sz w:val="20"/>
                <w:szCs w:val="20"/>
              </w:rPr>
              <w:t xml:space="preserve"> </w:t>
            </w:r>
            <w:r w:rsidRPr="00E333E3">
              <w:rPr>
                <w:rFonts w:cs="Times New Roman"/>
                <w:sz w:val="20"/>
                <w:szCs w:val="20"/>
              </w:rPr>
              <w:t>거래에</w:t>
            </w:r>
            <w:r w:rsidRPr="00E333E3">
              <w:rPr>
                <w:rFonts w:cs="Times New Roman"/>
                <w:sz w:val="20"/>
                <w:szCs w:val="20"/>
              </w:rPr>
              <w:t xml:space="preserve"> </w:t>
            </w:r>
            <w:r w:rsidRPr="00E333E3">
              <w:rPr>
                <w:rFonts w:cs="Times New Roman"/>
                <w:sz w:val="20"/>
                <w:szCs w:val="20"/>
              </w:rPr>
              <w:t>영향을</w:t>
            </w:r>
            <w:r w:rsidRPr="00E333E3">
              <w:rPr>
                <w:rFonts w:cs="Times New Roman"/>
                <w:sz w:val="20"/>
                <w:szCs w:val="20"/>
              </w:rPr>
              <w:t xml:space="preserve"> </w:t>
            </w:r>
            <w:r w:rsidRPr="00E333E3">
              <w:rPr>
                <w:rFonts w:cs="Times New Roman"/>
                <w:sz w:val="20"/>
                <w:szCs w:val="20"/>
              </w:rPr>
              <w:t>미칠</w:t>
            </w:r>
            <w:r w:rsidRPr="00E333E3">
              <w:rPr>
                <w:rFonts w:cs="Times New Roman"/>
                <w:sz w:val="20"/>
                <w:szCs w:val="20"/>
              </w:rPr>
              <w:t xml:space="preserve"> </w:t>
            </w:r>
            <w:r w:rsidRPr="00E333E3">
              <w:rPr>
                <w:rFonts w:cs="Times New Roman"/>
                <w:sz w:val="20"/>
                <w:szCs w:val="20"/>
              </w:rPr>
              <w:t>수</w:t>
            </w:r>
            <w:r w:rsidRPr="00E333E3">
              <w:rPr>
                <w:rFonts w:cs="Times New Roman"/>
                <w:sz w:val="20"/>
                <w:szCs w:val="20"/>
              </w:rPr>
              <w:t xml:space="preserve"> </w:t>
            </w:r>
            <w:r w:rsidRPr="00E333E3">
              <w:rPr>
                <w:rFonts w:cs="Times New Roman"/>
                <w:sz w:val="20"/>
                <w:szCs w:val="20"/>
              </w:rPr>
              <w:t>있는</w:t>
            </w:r>
            <w:r w:rsidRPr="00E333E3">
              <w:rPr>
                <w:rFonts w:cs="Times New Roman"/>
                <w:sz w:val="20"/>
                <w:szCs w:val="20"/>
              </w:rPr>
              <w:t xml:space="preserve"> </w:t>
            </w:r>
            <w:r w:rsidRPr="00E333E3">
              <w:rPr>
                <w:rFonts w:cs="Times New Roman"/>
                <w:sz w:val="20"/>
                <w:szCs w:val="20"/>
              </w:rPr>
              <w:t>특별한</w:t>
            </w:r>
            <w:r w:rsidRPr="00E333E3">
              <w:rPr>
                <w:rFonts w:cs="Times New Roman"/>
                <w:sz w:val="20"/>
                <w:szCs w:val="20"/>
              </w:rPr>
              <w:t xml:space="preserve"> </w:t>
            </w:r>
            <w:r w:rsidRPr="00E333E3">
              <w:rPr>
                <w:rFonts w:cs="Times New Roman"/>
                <w:sz w:val="20"/>
                <w:szCs w:val="20"/>
              </w:rPr>
              <w:t>이슈는</w:t>
            </w:r>
            <w:r w:rsidRPr="00E333E3">
              <w:rPr>
                <w:rFonts w:cs="Times New Roman"/>
                <w:sz w:val="20"/>
                <w:szCs w:val="20"/>
              </w:rPr>
              <w:t xml:space="preserve"> </w:t>
            </w:r>
            <w:r w:rsidRPr="00E333E3">
              <w:rPr>
                <w:rFonts w:cs="Times New Roman"/>
                <w:sz w:val="20"/>
                <w:szCs w:val="20"/>
              </w:rPr>
              <w:t>발견되지</w:t>
            </w:r>
            <w:r w:rsidRPr="00E333E3">
              <w:rPr>
                <w:rFonts w:cs="Times New Roman"/>
                <w:sz w:val="20"/>
                <w:szCs w:val="20"/>
              </w:rPr>
              <w:t xml:space="preserve"> </w:t>
            </w:r>
            <w:r w:rsidRPr="00E333E3">
              <w:rPr>
                <w:rFonts w:cs="Times New Roman"/>
                <w:sz w:val="20"/>
                <w:szCs w:val="20"/>
              </w:rPr>
              <w:t>않음</w:t>
            </w:r>
            <w:r w:rsidRPr="00E333E3">
              <w:rPr>
                <w:rFonts w:cs="Times New Roman"/>
                <w:sz w:val="20"/>
                <w:szCs w:val="20"/>
              </w:rPr>
              <w:t>.</w:t>
            </w:r>
          </w:p>
        </w:tc>
        <w:tc>
          <w:tcPr>
            <w:tcW w:w="27" w:type="pct"/>
            <w:tcBorders>
              <w:top w:val="nil"/>
              <w:bottom w:val="nil"/>
            </w:tcBorders>
          </w:tcPr>
          <w:p w14:paraId="5F0F3213"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6500F2D8" w14:textId="77777777" w:rsidR="004E04A7" w:rsidRPr="007A634E" w:rsidRDefault="004E04A7" w:rsidP="004E04A7">
            <w:pPr>
              <w:pStyle w:val="a8"/>
              <w:widowControl/>
              <w:numPr>
                <w:ilvl w:val="0"/>
                <w:numId w:val="2"/>
              </w:numPr>
              <w:spacing w:before="40" w:after="120" w:line="276" w:lineRule="auto"/>
              <w:rPr>
                <w:rFonts w:cs="Times New Roman"/>
                <w:sz w:val="20"/>
                <w:szCs w:val="20"/>
              </w:rPr>
            </w:pPr>
            <w:r w:rsidRPr="00E333E3">
              <w:rPr>
                <w:rFonts w:cs="Times New Roman"/>
                <w:sz w:val="20"/>
                <w:szCs w:val="20"/>
              </w:rPr>
              <w:t>해당사항</w:t>
            </w:r>
            <w:r w:rsidRPr="00E333E3">
              <w:rPr>
                <w:rFonts w:cs="Times New Roman"/>
                <w:sz w:val="20"/>
                <w:szCs w:val="20"/>
              </w:rPr>
              <w:t xml:space="preserve"> </w:t>
            </w:r>
            <w:r w:rsidRPr="00E333E3">
              <w:rPr>
                <w:rFonts w:cs="Times New Roman"/>
                <w:sz w:val="20"/>
                <w:szCs w:val="20"/>
              </w:rPr>
              <w:t>없음</w:t>
            </w:r>
            <w:r w:rsidRPr="00E333E3">
              <w:rPr>
                <w:rFonts w:cs="Times New Roman"/>
                <w:sz w:val="20"/>
                <w:szCs w:val="20"/>
              </w:rPr>
              <w:t>.</w:t>
            </w:r>
          </w:p>
        </w:tc>
      </w:tr>
      <w:tr w:rsidR="004E04A7" w:rsidRPr="009A2958" w14:paraId="2D8D8DB2" w14:textId="77777777" w:rsidTr="00061A1F">
        <w:trPr>
          <w:trHeight w:val="1077"/>
        </w:trPr>
        <w:tc>
          <w:tcPr>
            <w:tcW w:w="619" w:type="pct"/>
          </w:tcPr>
          <w:p w14:paraId="416029CD" w14:textId="1C472CBB" w:rsidR="004E04A7" w:rsidRPr="00E83A76" w:rsidRDefault="004E04A7" w:rsidP="001E526B">
            <w:pPr>
              <w:widowControl/>
              <w:spacing w:before="40" w:after="120" w:line="276" w:lineRule="auto"/>
              <w:jc w:val="center"/>
              <w:outlineLvl w:val="0"/>
              <w:rPr>
                <w:rFonts w:cs="Times New Roman"/>
                <w:b/>
                <w:color w:val="404040" w:themeColor="text1" w:themeTint="BF"/>
                <w:kern w:val="0"/>
                <w:sz w:val="20"/>
                <w:szCs w:val="20"/>
                <w:highlight w:val="yellow"/>
              </w:rPr>
            </w:pPr>
            <w:bookmarkStart w:id="206" w:name="_Toc108480453"/>
            <w:bookmarkStart w:id="207" w:name="_Toc108513009"/>
            <w:r w:rsidRPr="007A15F1">
              <w:rPr>
                <w:rFonts w:cs="Times New Roman" w:hint="eastAsia"/>
                <w:b/>
                <w:color w:val="404040" w:themeColor="text1" w:themeTint="BF"/>
                <w:kern w:val="0"/>
                <w:sz w:val="20"/>
                <w:szCs w:val="20"/>
              </w:rPr>
              <w:t>대상회사의</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로카</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인수</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시</w:t>
            </w:r>
            <w:r w:rsidRPr="007A15F1">
              <w:rPr>
                <w:rFonts w:cs="Times New Roman" w:hint="eastAsia"/>
                <w:b/>
                <w:color w:val="404040" w:themeColor="text1" w:themeTint="BF"/>
                <w:kern w:val="0"/>
                <w:sz w:val="20"/>
                <w:szCs w:val="20"/>
              </w:rPr>
              <w:t xml:space="preserve"> </w:t>
            </w:r>
            <w:r w:rsidRPr="007A15F1">
              <w:rPr>
                <w:rFonts w:cs="Times New Roman" w:hint="eastAsia"/>
                <w:b/>
                <w:color w:val="404040" w:themeColor="text1" w:themeTint="BF"/>
                <w:kern w:val="0"/>
                <w:sz w:val="20"/>
                <w:szCs w:val="20"/>
              </w:rPr>
              <w:t>경쟁제한성</w:t>
            </w:r>
            <w:bookmarkEnd w:id="206"/>
            <w:bookmarkEnd w:id="207"/>
          </w:p>
        </w:tc>
        <w:tc>
          <w:tcPr>
            <w:tcW w:w="26" w:type="pct"/>
            <w:tcBorders>
              <w:top w:val="nil"/>
              <w:bottom w:val="nil"/>
            </w:tcBorders>
          </w:tcPr>
          <w:p w14:paraId="21306721"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7FD202FD" w14:textId="334F514E" w:rsidR="004E04A7" w:rsidRPr="007A15F1" w:rsidRDefault="004E04A7" w:rsidP="007A15F1">
            <w:pPr>
              <w:pStyle w:val="a8"/>
              <w:widowControl/>
              <w:numPr>
                <w:ilvl w:val="0"/>
                <w:numId w:val="2"/>
              </w:numPr>
              <w:spacing w:before="40" w:after="120" w:line="276" w:lineRule="auto"/>
              <w:rPr>
                <w:rFonts w:cs="Times New Roman"/>
                <w:sz w:val="20"/>
                <w:szCs w:val="20"/>
              </w:rPr>
            </w:pPr>
            <w:r w:rsidRPr="007A15F1">
              <w:rPr>
                <w:rFonts w:cs="Times New Roman" w:hint="eastAsia"/>
                <w:sz w:val="20"/>
                <w:szCs w:val="20"/>
              </w:rPr>
              <w:t>공정거래법상</w:t>
            </w:r>
            <w:r w:rsidRPr="007A15F1">
              <w:rPr>
                <w:rFonts w:cs="Times New Roman" w:hint="eastAsia"/>
                <w:sz w:val="20"/>
                <w:szCs w:val="20"/>
              </w:rPr>
              <w:t xml:space="preserve"> </w:t>
            </w:r>
            <w:r w:rsidRPr="007A15F1">
              <w:rPr>
                <w:rFonts w:cs="Times New Roman" w:hint="eastAsia"/>
                <w:sz w:val="20"/>
                <w:szCs w:val="20"/>
              </w:rPr>
              <w:t>대상회사의</w:t>
            </w:r>
            <w:r w:rsidRPr="007A15F1">
              <w:rPr>
                <w:rFonts w:cs="Times New Roman" w:hint="eastAsia"/>
                <w:sz w:val="20"/>
                <w:szCs w:val="20"/>
              </w:rPr>
              <w:t xml:space="preserve"> </w:t>
            </w:r>
            <w:r w:rsidRPr="007A15F1">
              <w:rPr>
                <w:rFonts w:cs="Times New Roman" w:hint="eastAsia"/>
                <w:sz w:val="20"/>
                <w:szCs w:val="20"/>
              </w:rPr>
              <w:t>로카</w:t>
            </w:r>
            <w:r w:rsidRPr="007A15F1">
              <w:rPr>
                <w:rFonts w:cs="Times New Roman" w:hint="eastAsia"/>
                <w:sz w:val="20"/>
                <w:szCs w:val="20"/>
              </w:rPr>
              <w:t xml:space="preserve"> </w:t>
            </w:r>
            <w:r w:rsidRPr="007A15F1">
              <w:rPr>
                <w:rFonts w:cs="Times New Roman" w:hint="eastAsia"/>
                <w:sz w:val="20"/>
                <w:szCs w:val="20"/>
              </w:rPr>
              <w:t>지분</w:t>
            </w:r>
            <w:r w:rsidRPr="007A15F1">
              <w:rPr>
                <w:rFonts w:cs="Times New Roman" w:hint="eastAsia"/>
                <w:sz w:val="20"/>
                <w:szCs w:val="20"/>
              </w:rPr>
              <w:t xml:space="preserve"> </w:t>
            </w:r>
            <w:r w:rsidRPr="007A15F1">
              <w:rPr>
                <w:rFonts w:cs="Times New Roman" w:hint="eastAsia"/>
                <w:sz w:val="20"/>
                <w:szCs w:val="20"/>
              </w:rPr>
              <w:t>인수</w:t>
            </w:r>
            <w:r w:rsidRPr="007A15F1">
              <w:rPr>
                <w:rFonts w:cs="Times New Roman" w:hint="eastAsia"/>
                <w:sz w:val="20"/>
                <w:szCs w:val="20"/>
              </w:rPr>
              <w:t xml:space="preserve"> </w:t>
            </w:r>
            <w:r w:rsidRPr="007A15F1">
              <w:rPr>
                <w:rFonts w:cs="Times New Roman" w:hint="eastAsia"/>
                <w:sz w:val="20"/>
                <w:szCs w:val="20"/>
              </w:rPr>
              <w:t>거래는</w:t>
            </w:r>
            <w:r w:rsidRPr="007A15F1">
              <w:rPr>
                <w:rFonts w:cs="Times New Roman" w:hint="eastAsia"/>
                <w:sz w:val="20"/>
                <w:szCs w:val="20"/>
              </w:rPr>
              <w:t xml:space="preserve"> </w:t>
            </w:r>
            <w:r w:rsidRPr="007A15F1">
              <w:rPr>
                <w:rFonts w:cs="Times New Roman" w:hint="eastAsia"/>
                <w:sz w:val="20"/>
                <w:szCs w:val="20"/>
              </w:rPr>
              <w:t>본건</w:t>
            </w:r>
            <w:r w:rsidRPr="007A15F1">
              <w:rPr>
                <w:rFonts w:cs="Times New Roman" w:hint="eastAsia"/>
                <w:sz w:val="20"/>
                <w:szCs w:val="20"/>
              </w:rPr>
              <w:t xml:space="preserve"> </w:t>
            </w:r>
            <w:r w:rsidRPr="007A15F1">
              <w:rPr>
                <w:rFonts w:cs="Times New Roman" w:hint="eastAsia"/>
                <w:sz w:val="20"/>
                <w:szCs w:val="20"/>
              </w:rPr>
              <w:t>거래와</w:t>
            </w:r>
            <w:r w:rsidRPr="007A15F1">
              <w:rPr>
                <w:rFonts w:cs="Times New Roman" w:hint="eastAsia"/>
                <w:sz w:val="20"/>
                <w:szCs w:val="20"/>
              </w:rPr>
              <w:t xml:space="preserve"> </w:t>
            </w:r>
            <w:r w:rsidRPr="007A15F1">
              <w:rPr>
                <w:rFonts w:cs="Times New Roman" w:hint="eastAsia"/>
                <w:sz w:val="20"/>
                <w:szCs w:val="20"/>
              </w:rPr>
              <w:t>별도의</w:t>
            </w:r>
            <w:r w:rsidRPr="007A15F1">
              <w:rPr>
                <w:rFonts w:cs="Times New Roman" w:hint="eastAsia"/>
                <w:sz w:val="20"/>
                <w:szCs w:val="20"/>
              </w:rPr>
              <w:t xml:space="preserve"> </w:t>
            </w:r>
            <w:r w:rsidRPr="007A15F1">
              <w:rPr>
                <w:rFonts w:cs="Times New Roman" w:hint="eastAsia"/>
                <w:sz w:val="20"/>
                <w:szCs w:val="20"/>
              </w:rPr>
              <w:t>기업결합신고가</w:t>
            </w:r>
            <w:r w:rsidRPr="007A15F1">
              <w:rPr>
                <w:rFonts w:cs="Times New Roman" w:hint="eastAsia"/>
                <w:sz w:val="20"/>
                <w:szCs w:val="20"/>
              </w:rPr>
              <w:t xml:space="preserve"> </w:t>
            </w:r>
            <w:r w:rsidRPr="007A15F1">
              <w:rPr>
                <w:rFonts w:cs="Times New Roman" w:hint="eastAsia"/>
                <w:sz w:val="20"/>
                <w:szCs w:val="20"/>
              </w:rPr>
              <w:t>필요</w:t>
            </w:r>
            <w:r w:rsidR="007A15F1" w:rsidRPr="007A15F1">
              <w:rPr>
                <w:rFonts w:cs="Times New Roman" w:hint="eastAsia"/>
                <w:sz w:val="20"/>
                <w:szCs w:val="20"/>
              </w:rPr>
              <w:t>하며</w:t>
            </w:r>
            <w:r w:rsidR="007A15F1" w:rsidRPr="007A15F1">
              <w:rPr>
                <w:rFonts w:cs="Times New Roman" w:hint="eastAsia"/>
                <w:sz w:val="20"/>
                <w:szCs w:val="20"/>
              </w:rPr>
              <w:t xml:space="preserve">, </w:t>
            </w:r>
            <w:r w:rsidRPr="007A15F1">
              <w:rPr>
                <w:rFonts w:cs="Times New Roman" w:hint="eastAsia"/>
                <w:sz w:val="20"/>
                <w:szCs w:val="20"/>
              </w:rPr>
              <w:t>형식적으로</w:t>
            </w:r>
            <w:r w:rsidRPr="007A15F1">
              <w:rPr>
                <w:rFonts w:cs="Times New Roman" w:hint="eastAsia"/>
                <w:sz w:val="20"/>
                <w:szCs w:val="20"/>
              </w:rPr>
              <w:t xml:space="preserve"> </w:t>
            </w:r>
            <w:r w:rsidRPr="007A15F1">
              <w:rPr>
                <w:rFonts w:cs="Times New Roman" w:hint="eastAsia"/>
                <w:sz w:val="20"/>
                <w:szCs w:val="20"/>
              </w:rPr>
              <w:t>본건</w:t>
            </w:r>
            <w:r w:rsidRPr="007A15F1">
              <w:rPr>
                <w:rFonts w:cs="Times New Roman" w:hint="eastAsia"/>
                <w:sz w:val="20"/>
                <w:szCs w:val="20"/>
              </w:rPr>
              <w:t xml:space="preserve"> </w:t>
            </w:r>
            <w:r w:rsidRPr="007A15F1">
              <w:rPr>
                <w:rFonts w:cs="Times New Roman" w:hint="eastAsia"/>
                <w:sz w:val="20"/>
                <w:szCs w:val="20"/>
              </w:rPr>
              <w:t>거래</w:t>
            </w:r>
            <w:r w:rsidRPr="007A15F1">
              <w:rPr>
                <w:rFonts w:hint="eastAsia"/>
                <w:sz w:val="20"/>
                <w:szCs w:val="20"/>
              </w:rPr>
              <w:t>와</w:t>
            </w:r>
            <w:r w:rsidRPr="007A15F1">
              <w:rPr>
                <w:rFonts w:cs="Times New Roman" w:hint="eastAsia"/>
                <w:sz w:val="20"/>
                <w:szCs w:val="20"/>
              </w:rPr>
              <w:t xml:space="preserve"> </w:t>
            </w:r>
            <w:r w:rsidRPr="007A15F1">
              <w:rPr>
                <w:rFonts w:cs="Times New Roman" w:hint="eastAsia"/>
                <w:sz w:val="20"/>
                <w:szCs w:val="20"/>
              </w:rPr>
              <w:t>동시에</w:t>
            </w:r>
            <w:r w:rsidRPr="007A15F1">
              <w:rPr>
                <w:rFonts w:cs="Times New Roman" w:hint="eastAsia"/>
                <w:sz w:val="20"/>
                <w:szCs w:val="20"/>
              </w:rPr>
              <w:t xml:space="preserve"> </w:t>
            </w:r>
            <w:r w:rsidRPr="007A15F1">
              <w:rPr>
                <w:rFonts w:cs="Times New Roman" w:hint="eastAsia"/>
                <w:sz w:val="20"/>
                <w:szCs w:val="20"/>
              </w:rPr>
              <w:t>기업결합신고서를</w:t>
            </w:r>
            <w:r w:rsidRPr="007A15F1">
              <w:rPr>
                <w:rFonts w:cs="Times New Roman" w:hint="eastAsia"/>
                <w:sz w:val="20"/>
                <w:szCs w:val="20"/>
              </w:rPr>
              <w:t xml:space="preserve"> </w:t>
            </w:r>
            <w:r w:rsidRPr="007A15F1">
              <w:rPr>
                <w:rFonts w:cs="Times New Roman" w:hint="eastAsia"/>
                <w:sz w:val="20"/>
                <w:szCs w:val="20"/>
              </w:rPr>
              <w:t>제출하고</w:t>
            </w:r>
            <w:r w:rsidRPr="007A15F1">
              <w:rPr>
                <w:rFonts w:cs="Times New Roman" w:hint="eastAsia"/>
                <w:sz w:val="20"/>
                <w:szCs w:val="20"/>
              </w:rPr>
              <w:t>,</w:t>
            </w:r>
            <w:r w:rsidRPr="007A15F1">
              <w:rPr>
                <w:rFonts w:cs="Times New Roman"/>
                <w:sz w:val="20"/>
                <w:szCs w:val="20"/>
              </w:rPr>
              <w:t xml:space="preserve"> </w:t>
            </w:r>
            <w:r w:rsidRPr="007A15F1">
              <w:rPr>
                <w:rFonts w:cs="Times New Roman" w:hint="eastAsia"/>
                <w:sz w:val="20"/>
                <w:szCs w:val="20"/>
              </w:rPr>
              <w:t>실질적으로는</w:t>
            </w:r>
            <w:r w:rsidRPr="007A15F1">
              <w:rPr>
                <w:rFonts w:cs="Times New Roman" w:hint="eastAsia"/>
                <w:sz w:val="20"/>
                <w:szCs w:val="20"/>
              </w:rPr>
              <w:t xml:space="preserve"> </w:t>
            </w:r>
            <w:r w:rsidRPr="007A15F1">
              <w:rPr>
                <w:rFonts w:cs="Times New Roman" w:hint="eastAsia"/>
                <w:sz w:val="20"/>
                <w:szCs w:val="20"/>
              </w:rPr>
              <w:t>공정위에서</w:t>
            </w:r>
            <w:r w:rsidRPr="007A15F1">
              <w:rPr>
                <w:rFonts w:cs="Times New Roman" w:hint="eastAsia"/>
                <w:sz w:val="20"/>
                <w:szCs w:val="20"/>
              </w:rPr>
              <w:t xml:space="preserve"> </w:t>
            </w:r>
            <w:r w:rsidRPr="007A15F1">
              <w:rPr>
                <w:rFonts w:cs="Times New Roman" w:hint="eastAsia"/>
                <w:sz w:val="20"/>
                <w:szCs w:val="20"/>
              </w:rPr>
              <w:t>두</w:t>
            </w:r>
            <w:r w:rsidRPr="007A15F1">
              <w:rPr>
                <w:rFonts w:cs="Times New Roman" w:hint="eastAsia"/>
                <w:sz w:val="20"/>
                <w:szCs w:val="20"/>
              </w:rPr>
              <w:t xml:space="preserve"> </w:t>
            </w:r>
            <w:r w:rsidRPr="007A15F1">
              <w:rPr>
                <w:rFonts w:cs="Times New Roman" w:hint="eastAsia"/>
                <w:sz w:val="20"/>
                <w:szCs w:val="20"/>
              </w:rPr>
              <w:t>거래에</w:t>
            </w:r>
            <w:r w:rsidRPr="007A15F1">
              <w:rPr>
                <w:rFonts w:cs="Times New Roman" w:hint="eastAsia"/>
                <w:sz w:val="20"/>
                <w:szCs w:val="20"/>
              </w:rPr>
              <w:t xml:space="preserve"> </w:t>
            </w:r>
            <w:r w:rsidRPr="007A15F1">
              <w:rPr>
                <w:rFonts w:cs="Times New Roman" w:hint="eastAsia"/>
                <w:sz w:val="20"/>
                <w:szCs w:val="20"/>
              </w:rPr>
              <w:t>대해</w:t>
            </w:r>
            <w:r w:rsidRPr="007A15F1">
              <w:rPr>
                <w:rFonts w:cs="Times New Roman" w:hint="eastAsia"/>
                <w:sz w:val="20"/>
                <w:szCs w:val="20"/>
              </w:rPr>
              <w:t xml:space="preserve"> </w:t>
            </w:r>
            <w:r w:rsidRPr="007A15F1">
              <w:rPr>
                <w:rFonts w:cs="Times New Roman" w:hint="eastAsia"/>
                <w:sz w:val="20"/>
                <w:szCs w:val="20"/>
              </w:rPr>
              <w:t>종합적으로</w:t>
            </w:r>
            <w:r w:rsidRPr="007A15F1">
              <w:rPr>
                <w:rFonts w:cs="Times New Roman" w:hint="eastAsia"/>
                <w:sz w:val="20"/>
                <w:szCs w:val="20"/>
              </w:rPr>
              <w:t xml:space="preserve"> </w:t>
            </w:r>
            <w:r w:rsidRPr="007A15F1">
              <w:rPr>
                <w:rFonts w:cs="Times New Roman" w:hint="eastAsia"/>
                <w:sz w:val="20"/>
                <w:szCs w:val="20"/>
              </w:rPr>
              <w:t>심사하는</w:t>
            </w:r>
            <w:r w:rsidRPr="007A15F1">
              <w:rPr>
                <w:rFonts w:cs="Times New Roman" w:hint="eastAsia"/>
                <w:sz w:val="20"/>
                <w:szCs w:val="20"/>
              </w:rPr>
              <w:t xml:space="preserve"> </w:t>
            </w:r>
            <w:r w:rsidRPr="007A15F1">
              <w:rPr>
                <w:rFonts w:cs="Times New Roman" w:hint="eastAsia"/>
                <w:sz w:val="20"/>
                <w:szCs w:val="20"/>
              </w:rPr>
              <w:t>절차로</w:t>
            </w:r>
            <w:r w:rsidRPr="007A15F1">
              <w:rPr>
                <w:rFonts w:cs="Times New Roman" w:hint="eastAsia"/>
                <w:sz w:val="20"/>
                <w:szCs w:val="20"/>
              </w:rPr>
              <w:t xml:space="preserve"> </w:t>
            </w:r>
            <w:r w:rsidR="007A15F1">
              <w:rPr>
                <w:rFonts w:cs="Times New Roman" w:hint="eastAsia"/>
                <w:sz w:val="20"/>
                <w:szCs w:val="20"/>
              </w:rPr>
              <w:t>진행될</w:t>
            </w:r>
            <w:r w:rsidR="007A15F1">
              <w:rPr>
                <w:rFonts w:cs="Times New Roman" w:hint="eastAsia"/>
                <w:sz w:val="20"/>
                <w:szCs w:val="20"/>
              </w:rPr>
              <w:t xml:space="preserve"> </w:t>
            </w:r>
            <w:r w:rsidR="007A15F1">
              <w:rPr>
                <w:rFonts w:cs="Times New Roman" w:hint="eastAsia"/>
                <w:sz w:val="20"/>
                <w:szCs w:val="20"/>
              </w:rPr>
              <w:t>것으로</w:t>
            </w:r>
            <w:r w:rsidR="007A15F1">
              <w:rPr>
                <w:rFonts w:cs="Times New Roman" w:hint="eastAsia"/>
                <w:sz w:val="20"/>
                <w:szCs w:val="20"/>
              </w:rPr>
              <w:t xml:space="preserve"> </w:t>
            </w:r>
            <w:r w:rsidR="007A15F1">
              <w:rPr>
                <w:rFonts w:cs="Times New Roman" w:hint="eastAsia"/>
                <w:sz w:val="20"/>
                <w:szCs w:val="20"/>
              </w:rPr>
              <w:t>보임</w:t>
            </w:r>
            <w:r w:rsidR="007A15F1">
              <w:rPr>
                <w:rFonts w:cs="Times New Roman" w:hint="eastAsia"/>
                <w:sz w:val="20"/>
                <w:szCs w:val="20"/>
              </w:rPr>
              <w:t>.</w:t>
            </w:r>
            <w:r w:rsidRPr="007A15F1">
              <w:rPr>
                <w:rFonts w:cs="Times New Roman" w:hint="eastAsia"/>
                <w:sz w:val="20"/>
                <w:szCs w:val="20"/>
              </w:rPr>
              <w:t xml:space="preserve"> </w:t>
            </w:r>
          </w:p>
          <w:p w14:paraId="7868CEEE" w14:textId="5518BE02" w:rsidR="004E04A7"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대상회사의</w:t>
            </w:r>
            <w:r>
              <w:rPr>
                <w:rFonts w:cs="Times New Roman" w:hint="eastAsia"/>
                <w:sz w:val="20"/>
                <w:szCs w:val="20"/>
              </w:rPr>
              <w:t xml:space="preserve"> </w:t>
            </w:r>
            <w:r>
              <w:rPr>
                <w:rFonts w:cs="Times New Roman" w:hint="eastAsia"/>
                <w:sz w:val="20"/>
                <w:szCs w:val="20"/>
              </w:rPr>
              <w:t>로카</w:t>
            </w:r>
            <w:r>
              <w:rPr>
                <w:rFonts w:cs="Times New Roman" w:hint="eastAsia"/>
                <w:sz w:val="20"/>
                <w:szCs w:val="20"/>
              </w:rPr>
              <w:t xml:space="preserve"> </w:t>
            </w:r>
            <w:r w:rsidRPr="00FB52A6">
              <w:rPr>
                <w:rFonts w:cs="Times New Roman" w:hint="eastAsia"/>
                <w:sz w:val="20"/>
                <w:szCs w:val="20"/>
              </w:rPr>
              <w:t>지분</w:t>
            </w:r>
            <w:r w:rsidRPr="00FB52A6">
              <w:rPr>
                <w:rFonts w:cs="Times New Roman" w:hint="eastAsia"/>
                <w:sz w:val="20"/>
                <w:szCs w:val="20"/>
              </w:rPr>
              <w:t xml:space="preserve"> </w:t>
            </w:r>
            <w:r w:rsidRPr="00FB52A6">
              <w:rPr>
                <w:rFonts w:cs="Times New Roman" w:hint="eastAsia"/>
                <w:sz w:val="20"/>
                <w:szCs w:val="20"/>
              </w:rPr>
              <w:t>인수</w:t>
            </w:r>
            <w:r w:rsidRPr="00FB52A6">
              <w:rPr>
                <w:rFonts w:cs="Times New Roman" w:hint="eastAsia"/>
                <w:sz w:val="20"/>
                <w:szCs w:val="20"/>
              </w:rPr>
              <w:t xml:space="preserve"> </w:t>
            </w:r>
            <w:r w:rsidRPr="00FB52A6">
              <w:rPr>
                <w:rFonts w:cs="Times New Roman" w:hint="eastAsia"/>
                <w:sz w:val="20"/>
                <w:szCs w:val="20"/>
              </w:rPr>
              <w:t>거래</w:t>
            </w:r>
            <w:r w:rsidRPr="00FB52A6">
              <w:rPr>
                <w:rFonts w:cs="Times New Roman" w:hint="eastAsia"/>
                <w:sz w:val="20"/>
                <w:szCs w:val="20"/>
              </w:rPr>
              <w:t xml:space="preserve"> </w:t>
            </w:r>
            <w:r w:rsidRPr="00FB52A6">
              <w:rPr>
                <w:rFonts w:cs="Times New Roman" w:hint="eastAsia"/>
                <w:sz w:val="20"/>
                <w:szCs w:val="20"/>
              </w:rPr>
              <w:t>관련</w:t>
            </w:r>
            <w:r w:rsidRPr="00FB52A6">
              <w:rPr>
                <w:rFonts w:cs="Times New Roman" w:hint="eastAsia"/>
                <w:sz w:val="20"/>
                <w:szCs w:val="20"/>
              </w:rPr>
              <w:t xml:space="preserve"> </w:t>
            </w:r>
            <w:r w:rsidRPr="00FB52A6">
              <w:rPr>
                <w:rFonts w:cs="Times New Roman" w:hint="eastAsia"/>
                <w:sz w:val="20"/>
                <w:szCs w:val="20"/>
              </w:rPr>
              <w:t>기업결합은</w:t>
            </w:r>
            <w:r>
              <w:rPr>
                <w:rFonts w:cs="Times New Roman" w:hint="eastAsia"/>
                <w:sz w:val="20"/>
                <w:szCs w:val="20"/>
              </w:rPr>
              <w:t xml:space="preserve"> </w:t>
            </w:r>
            <w:r>
              <w:rPr>
                <w:rFonts w:cs="Times New Roman" w:hint="eastAsia"/>
                <w:sz w:val="20"/>
                <w:szCs w:val="20"/>
              </w:rPr>
              <w:t>공정거래법상</w:t>
            </w:r>
            <w:r>
              <w:rPr>
                <w:rFonts w:cs="Times New Roman" w:hint="eastAsia"/>
                <w:sz w:val="20"/>
                <w:szCs w:val="20"/>
              </w:rPr>
              <w:t xml:space="preserve"> </w:t>
            </w:r>
            <w:r>
              <w:rPr>
                <w:rFonts w:cs="Times New Roman" w:hint="eastAsia"/>
                <w:sz w:val="20"/>
                <w:szCs w:val="20"/>
              </w:rPr>
              <w:t>수직형</w:t>
            </w:r>
            <w:r>
              <w:rPr>
                <w:rFonts w:cs="Times New Roman" w:hint="eastAsia"/>
                <w:sz w:val="20"/>
                <w:szCs w:val="20"/>
              </w:rPr>
              <w:t xml:space="preserve"> </w:t>
            </w:r>
            <w:r>
              <w:rPr>
                <w:rFonts w:cs="Times New Roman" w:hint="eastAsia"/>
                <w:sz w:val="20"/>
                <w:szCs w:val="20"/>
              </w:rPr>
              <w:t>기업결합</w:t>
            </w:r>
            <w:r>
              <w:rPr>
                <w:rFonts w:cs="Times New Roman" w:hint="eastAsia"/>
                <w:sz w:val="20"/>
                <w:szCs w:val="20"/>
              </w:rPr>
              <w:t xml:space="preserve"> </w:t>
            </w:r>
            <w:r>
              <w:rPr>
                <w:rFonts w:cs="Times New Roman" w:hint="eastAsia"/>
                <w:sz w:val="20"/>
                <w:szCs w:val="20"/>
              </w:rPr>
              <w:t>유형에</w:t>
            </w:r>
            <w:r>
              <w:rPr>
                <w:rFonts w:cs="Times New Roman" w:hint="eastAsia"/>
                <w:sz w:val="20"/>
                <w:szCs w:val="20"/>
              </w:rPr>
              <w:t xml:space="preserve"> </w:t>
            </w:r>
            <w:r>
              <w:rPr>
                <w:rFonts w:cs="Times New Roman" w:hint="eastAsia"/>
                <w:sz w:val="20"/>
                <w:szCs w:val="20"/>
              </w:rPr>
              <w:t>해당할</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보이며</w:t>
            </w:r>
            <w:r>
              <w:rPr>
                <w:rFonts w:cs="Times New Roman" w:hint="eastAsia"/>
                <w:sz w:val="20"/>
                <w:szCs w:val="20"/>
              </w:rPr>
              <w:t>,</w:t>
            </w:r>
            <w:r>
              <w:rPr>
                <w:rFonts w:cs="Times New Roman"/>
                <w:sz w:val="20"/>
                <w:szCs w:val="20"/>
              </w:rPr>
              <w:t xml:space="preserve"> </w:t>
            </w:r>
            <w:r>
              <w:rPr>
                <w:rFonts w:cs="Times New Roman" w:hint="eastAsia"/>
                <w:sz w:val="20"/>
                <w:szCs w:val="20"/>
              </w:rPr>
              <w:t>공정위는</w:t>
            </w:r>
            <w:r>
              <w:rPr>
                <w:rFonts w:cs="Times New Roman" w:hint="eastAsia"/>
                <w:sz w:val="20"/>
                <w:szCs w:val="20"/>
              </w:rPr>
              <w:t xml:space="preserve"> </w:t>
            </w:r>
            <w:r>
              <w:rPr>
                <w:rFonts w:cs="Times New Roman" w:hint="eastAsia"/>
                <w:sz w:val="20"/>
                <w:szCs w:val="20"/>
              </w:rPr>
              <w:t>본건</w:t>
            </w:r>
            <w:r>
              <w:rPr>
                <w:rFonts w:cs="Times New Roman" w:hint="eastAsia"/>
                <w:sz w:val="20"/>
                <w:szCs w:val="20"/>
              </w:rPr>
              <w:t xml:space="preserve"> </w:t>
            </w:r>
            <w:r>
              <w:rPr>
                <w:rFonts w:cs="Times New Roman" w:hint="eastAsia"/>
                <w:sz w:val="20"/>
                <w:szCs w:val="20"/>
              </w:rPr>
              <w:t>기업결합에</w:t>
            </w:r>
            <w:r>
              <w:rPr>
                <w:rFonts w:cs="Times New Roman" w:hint="eastAsia"/>
                <w:sz w:val="20"/>
                <w:szCs w:val="20"/>
              </w:rPr>
              <w:t xml:space="preserve"> </w:t>
            </w:r>
            <w:r>
              <w:rPr>
                <w:rFonts w:cs="Times New Roman" w:hint="eastAsia"/>
                <w:sz w:val="20"/>
                <w:szCs w:val="20"/>
              </w:rPr>
              <w:t>따른</w:t>
            </w:r>
            <w:r>
              <w:rPr>
                <w:rFonts w:cs="Times New Roman" w:hint="eastAsia"/>
                <w:sz w:val="20"/>
                <w:szCs w:val="20"/>
              </w:rPr>
              <w:t xml:space="preserve"> </w:t>
            </w:r>
            <w:r>
              <w:rPr>
                <w:rFonts w:cs="Times New Roman" w:hint="eastAsia"/>
                <w:sz w:val="20"/>
                <w:szCs w:val="20"/>
              </w:rPr>
              <w:t>경쟁제한성</w:t>
            </w:r>
            <w:r>
              <w:rPr>
                <w:rFonts w:cs="Times New Roman" w:hint="eastAsia"/>
                <w:sz w:val="20"/>
                <w:szCs w:val="20"/>
              </w:rPr>
              <w:t xml:space="preserve"> </w:t>
            </w:r>
            <w:r>
              <w:rPr>
                <w:rFonts w:cs="Times New Roman" w:hint="eastAsia"/>
                <w:sz w:val="20"/>
                <w:szCs w:val="20"/>
              </w:rPr>
              <w:t>여부를</w:t>
            </w:r>
            <w:r>
              <w:rPr>
                <w:rFonts w:cs="Times New Roman" w:hint="eastAsia"/>
                <w:sz w:val="20"/>
                <w:szCs w:val="20"/>
              </w:rPr>
              <w:t xml:space="preserve"> </w:t>
            </w:r>
            <w:r>
              <w:rPr>
                <w:rFonts w:cs="Times New Roman" w:hint="eastAsia"/>
                <w:sz w:val="20"/>
                <w:szCs w:val="20"/>
              </w:rPr>
              <w:t>면밀히</w:t>
            </w:r>
            <w:r>
              <w:rPr>
                <w:rFonts w:cs="Times New Roman" w:hint="eastAsia"/>
                <w:sz w:val="20"/>
                <w:szCs w:val="20"/>
              </w:rPr>
              <w:t xml:space="preserve"> </w:t>
            </w:r>
            <w:r>
              <w:rPr>
                <w:rFonts w:cs="Times New Roman" w:hint="eastAsia"/>
                <w:sz w:val="20"/>
                <w:szCs w:val="20"/>
              </w:rPr>
              <w:t>심사할</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예상됨</w:t>
            </w:r>
            <w:r>
              <w:rPr>
                <w:rFonts w:cs="Times New Roman" w:hint="eastAsia"/>
                <w:sz w:val="20"/>
                <w:szCs w:val="20"/>
              </w:rPr>
              <w:t>.</w:t>
            </w:r>
          </w:p>
          <w:p w14:paraId="6323ABF9" w14:textId="6E93A39B" w:rsidR="004E04A7" w:rsidRDefault="004E04A7" w:rsidP="004E04A7">
            <w:pPr>
              <w:pStyle w:val="a8"/>
              <w:widowControl/>
              <w:numPr>
                <w:ilvl w:val="0"/>
                <w:numId w:val="3"/>
              </w:numPr>
              <w:spacing w:before="40" w:after="120" w:line="276" w:lineRule="auto"/>
              <w:rPr>
                <w:rFonts w:cs="Times New Roman"/>
                <w:sz w:val="20"/>
                <w:szCs w:val="20"/>
              </w:rPr>
            </w:pPr>
            <w:r>
              <w:rPr>
                <w:rFonts w:cs="Times New Roman" w:hint="eastAsia"/>
                <w:sz w:val="20"/>
                <w:szCs w:val="20"/>
              </w:rPr>
              <w:t>대</w:t>
            </w:r>
            <w:r w:rsidR="006F229D">
              <w:rPr>
                <w:rFonts w:cs="Times New Roman" w:hint="eastAsia"/>
                <w:sz w:val="20"/>
                <w:szCs w:val="20"/>
              </w:rPr>
              <w:t>상</w:t>
            </w:r>
            <w:r>
              <w:rPr>
                <w:rFonts w:cs="Times New Roman" w:hint="eastAsia"/>
                <w:sz w:val="20"/>
                <w:szCs w:val="20"/>
              </w:rPr>
              <w:t>회사와</w:t>
            </w:r>
            <w:r>
              <w:rPr>
                <w:rFonts w:cs="Times New Roman" w:hint="eastAsia"/>
                <w:sz w:val="20"/>
                <w:szCs w:val="20"/>
              </w:rPr>
              <w:t xml:space="preserve"> </w:t>
            </w:r>
            <w:r>
              <w:rPr>
                <w:rFonts w:cs="Times New Roman" w:hint="eastAsia"/>
                <w:sz w:val="20"/>
                <w:szCs w:val="20"/>
              </w:rPr>
              <w:t>로</w:t>
            </w:r>
            <w:r w:rsidR="006F229D">
              <w:rPr>
                <w:rFonts w:cs="Times New Roman" w:hint="eastAsia"/>
                <w:sz w:val="20"/>
                <w:szCs w:val="20"/>
              </w:rPr>
              <w:t>카</w:t>
            </w:r>
            <w:r>
              <w:rPr>
                <w:rFonts w:cs="Times New Roman" w:hint="eastAsia"/>
                <w:sz w:val="20"/>
                <w:szCs w:val="20"/>
              </w:rPr>
              <w:t>는</w:t>
            </w:r>
            <w:r>
              <w:rPr>
                <w:rFonts w:cs="Times New Roman" w:hint="eastAsia"/>
                <w:sz w:val="20"/>
                <w:szCs w:val="20"/>
              </w:rPr>
              <w:t xml:space="preserve"> </w:t>
            </w:r>
            <w:r>
              <w:rPr>
                <w:rFonts w:cs="Times New Roman" w:hint="eastAsia"/>
                <w:sz w:val="20"/>
                <w:szCs w:val="20"/>
              </w:rPr>
              <w:t>중첩된</w:t>
            </w:r>
            <w:r>
              <w:rPr>
                <w:rFonts w:cs="Times New Roman" w:hint="eastAsia"/>
                <w:sz w:val="20"/>
                <w:szCs w:val="20"/>
              </w:rPr>
              <w:t xml:space="preserve"> </w:t>
            </w:r>
            <w:r>
              <w:rPr>
                <w:rFonts w:cs="Times New Roman" w:hint="eastAsia"/>
                <w:sz w:val="20"/>
                <w:szCs w:val="20"/>
              </w:rPr>
              <w:t>시장에서</w:t>
            </w:r>
            <w:r>
              <w:rPr>
                <w:rFonts w:cs="Times New Roman" w:hint="eastAsia"/>
                <w:sz w:val="20"/>
                <w:szCs w:val="20"/>
              </w:rPr>
              <w:t xml:space="preserve"> </w:t>
            </w:r>
            <w:r>
              <w:rPr>
                <w:rFonts w:cs="Times New Roman" w:hint="eastAsia"/>
                <w:sz w:val="20"/>
                <w:szCs w:val="20"/>
              </w:rPr>
              <w:t>직접적인</w:t>
            </w:r>
            <w:r>
              <w:rPr>
                <w:rFonts w:cs="Times New Roman" w:hint="eastAsia"/>
                <w:sz w:val="20"/>
                <w:szCs w:val="20"/>
              </w:rPr>
              <w:t xml:space="preserve"> </w:t>
            </w:r>
            <w:r w:rsidRPr="00FB52A6">
              <w:rPr>
                <w:rFonts w:cs="Times New Roman" w:hint="eastAsia"/>
                <w:sz w:val="20"/>
                <w:szCs w:val="20"/>
              </w:rPr>
              <w:t>경쟁관계는</w:t>
            </w:r>
            <w:r w:rsidRPr="00FB52A6">
              <w:rPr>
                <w:rFonts w:cs="Times New Roman" w:hint="eastAsia"/>
                <w:sz w:val="20"/>
                <w:szCs w:val="20"/>
              </w:rPr>
              <w:t xml:space="preserve"> </w:t>
            </w:r>
            <w:r w:rsidRPr="00FB52A6">
              <w:rPr>
                <w:rFonts w:cs="Times New Roman" w:hint="eastAsia"/>
                <w:sz w:val="20"/>
                <w:szCs w:val="20"/>
              </w:rPr>
              <w:t>존재하지</w:t>
            </w:r>
            <w:r w:rsidRPr="00FB52A6">
              <w:rPr>
                <w:rFonts w:cs="Times New Roman" w:hint="eastAsia"/>
                <w:sz w:val="20"/>
                <w:szCs w:val="20"/>
              </w:rPr>
              <w:t xml:space="preserve"> </w:t>
            </w:r>
            <w:r w:rsidRPr="00FB52A6">
              <w:rPr>
                <w:rFonts w:cs="Times New Roman" w:hint="eastAsia"/>
                <w:sz w:val="20"/>
                <w:szCs w:val="20"/>
              </w:rPr>
              <w:t>않</w:t>
            </w:r>
            <w:r>
              <w:rPr>
                <w:rFonts w:cs="Times New Roman" w:hint="eastAsia"/>
                <w:sz w:val="20"/>
                <w:szCs w:val="20"/>
              </w:rPr>
              <w:t>으나</w:t>
            </w:r>
            <w:r w:rsidRPr="00FB52A6">
              <w:rPr>
                <w:rFonts w:cs="Times New Roman" w:hint="eastAsia"/>
                <w:sz w:val="20"/>
                <w:szCs w:val="20"/>
              </w:rPr>
              <w:t xml:space="preserve">, </w:t>
            </w:r>
            <w:r w:rsidRPr="00FB52A6">
              <w:rPr>
                <w:rFonts w:cs="Times New Roman" w:hint="eastAsia"/>
                <w:sz w:val="20"/>
                <w:szCs w:val="20"/>
              </w:rPr>
              <w:t>모빌리티</w:t>
            </w:r>
            <w:r w:rsidRPr="00FB52A6">
              <w:rPr>
                <w:rFonts w:cs="Times New Roman" w:hint="eastAsia"/>
                <w:sz w:val="20"/>
                <w:szCs w:val="20"/>
              </w:rPr>
              <w:t xml:space="preserve"> </w:t>
            </w:r>
            <w:r w:rsidRPr="00FB52A6">
              <w:rPr>
                <w:rFonts w:cs="Times New Roman" w:hint="eastAsia"/>
                <w:sz w:val="20"/>
                <w:szCs w:val="20"/>
              </w:rPr>
              <w:t>생태계</w:t>
            </w:r>
            <w:r w:rsidRPr="00FB52A6">
              <w:rPr>
                <w:rFonts w:cs="Times New Roman" w:hint="eastAsia"/>
                <w:sz w:val="20"/>
                <w:szCs w:val="20"/>
              </w:rPr>
              <w:t xml:space="preserve"> </w:t>
            </w:r>
            <w:r w:rsidRPr="00FB52A6">
              <w:rPr>
                <w:rFonts w:cs="Times New Roman" w:hint="eastAsia"/>
                <w:sz w:val="20"/>
                <w:szCs w:val="20"/>
              </w:rPr>
              <w:t>내에</w:t>
            </w:r>
            <w:r w:rsidRPr="00FB52A6">
              <w:rPr>
                <w:rFonts w:cs="Times New Roman" w:hint="eastAsia"/>
                <w:sz w:val="20"/>
                <w:szCs w:val="20"/>
              </w:rPr>
              <w:lastRenderedPageBreak/>
              <w:t>서</w:t>
            </w:r>
            <w:r w:rsidRPr="00FB52A6">
              <w:rPr>
                <w:rFonts w:cs="Times New Roman" w:hint="eastAsia"/>
                <w:sz w:val="20"/>
                <w:szCs w:val="20"/>
              </w:rPr>
              <w:t xml:space="preserve"> </w:t>
            </w:r>
            <w:r w:rsidRPr="00FB52A6">
              <w:rPr>
                <w:rFonts w:cs="Times New Roman" w:hint="eastAsia"/>
                <w:sz w:val="20"/>
                <w:szCs w:val="20"/>
              </w:rPr>
              <w:t>인접하는</w:t>
            </w:r>
            <w:r w:rsidRPr="00FB52A6">
              <w:rPr>
                <w:rFonts w:cs="Times New Roman" w:hint="eastAsia"/>
                <w:sz w:val="20"/>
                <w:szCs w:val="20"/>
              </w:rPr>
              <w:t xml:space="preserve"> </w:t>
            </w:r>
            <w:r w:rsidRPr="00FB52A6">
              <w:rPr>
                <w:rFonts w:cs="Times New Roman" w:hint="eastAsia"/>
                <w:sz w:val="20"/>
                <w:szCs w:val="20"/>
              </w:rPr>
              <w:t>단계</w:t>
            </w:r>
            <w:r w:rsidRPr="00FB52A6">
              <w:rPr>
                <w:rFonts w:cs="Times New Roman" w:hint="eastAsia"/>
                <w:sz w:val="20"/>
                <w:szCs w:val="20"/>
              </w:rPr>
              <w:t>(</w:t>
            </w:r>
            <w:r w:rsidRPr="00FB52A6">
              <w:rPr>
                <w:rFonts w:cs="Times New Roman" w:hint="eastAsia"/>
                <w:sz w:val="20"/>
                <w:szCs w:val="20"/>
              </w:rPr>
              <w:t>즉</w:t>
            </w:r>
            <w:r w:rsidRPr="00FB52A6">
              <w:rPr>
                <w:rFonts w:cs="Times New Roman" w:hint="eastAsia"/>
                <w:sz w:val="20"/>
                <w:szCs w:val="20"/>
              </w:rPr>
              <w:t xml:space="preserve">, </w:t>
            </w:r>
            <w:r w:rsidRPr="00FB52A6">
              <w:rPr>
                <w:rFonts w:cs="Times New Roman" w:hint="eastAsia"/>
                <w:sz w:val="20"/>
                <w:szCs w:val="20"/>
              </w:rPr>
              <w:t>택시호출</w:t>
            </w:r>
            <w:r w:rsidRPr="00FB52A6">
              <w:rPr>
                <w:rFonts w:cs="Times New Roman" w:hint="eastAsia"/>
                <w:sz w:val="20"/>
                <w:szCs w:val="20"/>
              </w:rPr>
              <w:t>-</w:t>
            </w:r>
            <w:r w:rsidRPr="00FB52A6">
              <w:rPr>
                <w:rFonts w:cs="Times New Roman" w:hint="eastAsia"/>
                <w:sz w:val="20"/>
                <w:szCs w:val="20"/>
              </w:rPr>
              <w:t>택시운송</w:t>
            </w:r>
            <w:r w:rsidRPr="00FB52A6">
              <w:rPr>
                <w:rFonts w:cs="Times New Roman" w:hint="eastAsia"/>
                <w:sz w:val="20"/>
                <w:szCs w:val="20"/>
              </w:rPr>
              <w:t>-</w:t>
            </w:r>
            <w:r w:rsidRPr="00FB52A6">
              <w:rPr>
                <w:rFonts w:cs="Times New Roman" w:hint="eastAsia"/>
                <w:sz w:val="20"/>
                <w:szCs w:val="20"/>
              </w:rPr>
              <w:t>정산서비스</w:t>
            </w:r>
            <w:r w:rsidRPr="00FB52A6">
              <w:rPr>
                <w:rFonts w:cs="Times New Roman" w:hint="eastAsia"/>
                <w:sz w:val="20"/>
                <w:szCs w:val="20"/>
              </w:rPr>
              <w:t>)</w:t>
            </w:r>
            <w:r w:rsidRPr="00FB52A6">
              <w:rPr>
                <w:rFonts w:cs="Times New Roman" w:hint="eastAsia"/>
                <w:sz w:val="20"/>
                <w:szCs w:val="20"/>
              </w:rPr>
              <w:t>의</w:t>
            </w:r>
            <w:r w:rsidRPr="00FB52A6">
              <w:rPr>
                <w:rFonts w:cs="Times New Roman" w:hint="eastAsia"/>
                <w:sz w:val="20"/>
                <w:szCs w:val="20"/>
              </w:rPr>
              <w:t xml:space="preserve"> </w:t>
            </w:r>
            <w:r w:rsidRPr="00FB52A6">
              <w:rPr>
                <w:rFonts w:cs="Times New Roman" w:hint="eastAsia"/>
                <w:sz w:val="20"/>
                <w:szCs w:val="20"/>
              </w:rPr>
              <w:t>결합에</w:t>
            </w:r>
            <w:r w:rsidRPr="00FB52A6">
              <w:rPr>
                <w:rFonts w:cs="Times New Roman" w:hint="eastAsia"/>
                <w:sz w:val="20"/>
                <w:szCs w:val="20"/>
              </w:rPr>
              <w:t xml:space="preserve"> </w:t>
            </w:r>
            <w:r w:rsidRPr="00FB52A6">
              <w:rPr>
                <w:rFonts w:cs="Times New Roman" w:hint="eastAsia"/>
                <w:sz w:val="20"/>
                <w:szCs w:val="20"/>
              </w:rPr>
              <w:t>해당하므로</w:t>
            </w:r>
            <w:r w:rsidRPr="00FB52A6">
              <w:rPr>
                <w:rFonts w:cs="Times New Roman" w:hint="eastAsia"/>
                <w:sz w:val="20"/>
                <w:szCs w:val="20"/>
              </w:rPr>
              <w:t xml:space="preserve"> </w:t>
            </w:r>
            <w:r w:rsidRPr="00FB52A6">
              <w:rPr>
                <w:rFonts w:cs="Times New Roman" w:hint="eastAsia"/>
                <w:sz w:val="20"/>
                <w:szCs w:val="20"/>
              </w:rPr>
              <w:t>수직형</w:t>
            </w:r>
            <w:r w:rsidRPr="00FB52A6">
              <w:rPr>
                <w:rFonts w:cs="Times New Roman" w:hint="eastAsia"/>
                <w:sz w:val="20"/>
                <w:szCs w:val="20"/>
              </w:rPr>
              <w:t xml:space="preserve"> </w:t>
            </w:r>
            <w:r w:rsidRPr="00FB52A6">
              <w:rPr>
                <w:rFonts w:cs="Times New Roman" w:hint="eastAsia"/>
                <w:sz w:val="20"/>
                <w:szCs w:val="20"/>
              </w:rPr>
              <w:t>기업결합에</w:t>
            </w:r>
            <w:r w:rsidRPr="00FB52A6">
              <w:rPr>
                <w:rFonts w:cs="Times New Roman" w:hint="eastAsia"/>
                <w:sz w:val="20"/>
                <w:szCs w:val="20"/>
              </w:rPr>
              <w:t xml:space="preserve"> </w:t>
            </w:r>
            <w:r w:rsidRPr="00FB52A6">
              <w:rPr>
                <w:rFonts w:cs="Times New Roman" w:hint="eastAsia"/>
                <w:sz w:val="20"/>
                <w:szCs w:val="20"/>
              </w:rPr>
              <w:t>해당할</w:t>
            </w:r>
            <w:r w:rsidRPr="00FB52A6">
              <w:rPr>
                <w:rFonts w:cs="Times New Roman" w:hint="eastAsia"/>
                <w:sz w:val="20"/>
                <w:szCs w:val="20"/>
              </w:rPr>
              <w:t xml:space="preserve"> </w:t>
            </w:r>
            <w:r w:rsidRPr="00FB52A6">
              <w:rPr>
                <w:rFonts w:cs="Times New Roman" w:hint="eastAsia"/>
                <w:sz w:val="20"/>
                <w:szCs w:val="20"/>
              </w:rPr>
              <w:t>것으로</w:t>
            </w:r>
            <w:r w:rsidRPr="00FB52A6">
              <w:rPr>
                <w:rFonts w:cs="Times New Roman" w:hint="eastAsia"/>
                <w:sz w:val="20"/>
                <w:szCs w:val="20"/>
              </w:rPr>
              <w:t xml:space="preserve"> </w:t>
            </w:r>
            <w:r w:rsidRPr="00FB52A6">
              <w:rPr>
                <w:rFonts w:cs="Times New Roman" w:hint="eastAsia"/>
                <w:sz w:val="20"/>
                <w:szCs w:val="20"/>
              </w:rPr>
              <w:t>보임</w:t>
            </w:r>
            <w:r w:rsidRPr="00FB52A6">
              <w:rPr>
                <w:rFonts w:cs="Times New Roman" w:hint="eastAsia"/>
                <w:sz w:val="20"/>
                <w:szCs w:val="20"/>
              </w:rPr>
              <w:t>.</w:t>
            </w:r>
          </w:p>
          <w:p w14:paraId="79B467F5" w14:textId="28E53C85" w:rsidR="004E04A7" w:rsidRDefault="004E04A7" w:rsidP="004E04A7">
            <w:pPr>
              <w:pStyle w:val="a8"/>
              <w:widowControl/>
              <w:numPr>
                <w:ilvl w:val="0"/>
                <w:numId w:val="3"/>
              </w:numPr>
              <w:spacing w:before="40" w:after="120" w:line="276" w:lineRule="auto"/>
              <w:rPr>
                <w:rFonts w:cs="Times New Roman"/>
                <w:sz w:val="20"/>
                <w:szCs w:val="20"/>
              </w:rPr>
            </w:pPr>
            <w:r>
              <w:rPr>
                <w:rFonts w:cs="Times New Roman" w:hint="eastAsia"/>
                <w:sz w:val="20"/>
                <w:szCs w:val="20"/>
              </w:rPr>
              <w:t>최근</w:t>
            </w:r>
            <w:r>
              <w:rPr>
                <w:rFonts w:cs="Times New Roman" w:hint="eastAsia"/>
                <w:sz w:val="20"/>
                <w:szCs w:val="20"/>
              </w:rPr>
              <w:t xml:space="preserve"> </w:t>
            </w:r>
            <w:r w:rsidRPr="00DF34B0">
              <w:rPr>
                <w:rFonts w:cs="Times New Roman" w:hint="eastAsia"/>
                <w:sz w:val="20"/>
                <w:szCs w:val="20"/>
              </w:rPr>
              <w:t>모빌리티</w:t>
            </w:r>
            <w:r w:rsidRPr="00DF34B0">
              <w:rPr>
                <w:rFonts w:cs="Times New Roman" w:hint="eastAsia"/>
                <w:sz w:val="20"/>
                <w:szCs w:val="20"/>
              </w:rPr>
              <w:t xml:space="preserve"> </w:t>
            </w:r>
            <w:r w:rsidRPr="00DF34B0">
              <w:rPr>
                <w:rFonts w:cs="Times New Roman" w:hint="eastAsia"/>
                <w:sz w:val="20"/>
                <w:szCs w:val="20"/>
              </w:rPr>
              <w:t>사업에</w:t>
            </w:r>
            <w:r w:rsidRPr="00DF34B0">
              <w:rPr>
                <w:rFonts w:cs="Times New Roman" w:hint="eastAsia"/>
                <w:sz w:val="20"/>
                <w:szCs w:val="20"/>
              </w:rPr>
              <w:t xml:space="preserve"> </w:t>
            </w:r>
            <w:r w:rsidRPr="00DF34B0">
              <w:rPr>
                <w:rFonts w:cs="Times New Roman" w:hint="eastAsia"/>
                <w:sz w:val="20"/>
                <w:szCs w:val="20"/>
              </w:rPr>
              <w:t>대한</w:t>
            </w:r>
            <w:r w:rsidRPr="00DF34B0">
              <w:rPr>
                <w:rFonts w:cs="Times New Roman" w:hint="eastAsia"/>
                <w:sz w:val="20"/>
                <w:szCs w:val="20"/>
              </w:rPr>
              <w:t xml:space="preserve"> </w:t>
            </w:r>
            <w:r w:rsidRPr="00DF34B0">
              <w:rPr>
                <w:rFonts w:cs="Times New Roman" w:hint="eastAsia"/>
                <w:sz w:val="20"/>
                <w:szCs w:val="20"/>
              </w:rPr>
              <w:t>정부의</w:t>
            </w:r>
            <w:r w:rsidRPr="00DF34B0">
              <w:rPr>
                <w:rFonts w:cs="Times New Roman" w:hint="eastAsia"/>
                <w:sz w:val="20"/>
                <w:szCs w:val="20"/>
              </w:rPr>
              <w:t xml:space="preserve"> </w:t>
            </w:r>
            <w:r w:rsidRPr="00DF34B0">
              <w:rPr>
                <w:rFonts w:cs="Times New Roman" w:hint="eastAsia"/>
                <w:sz w:val="20"/>
                <w:szCs w:val="20"/>
              </w:rPr>
              <w:t>관심</w:t>
            </w:r>
            <w:r w:rsidRPr="00DF34B0">
              <w:rPr>
                <w:rFonts w:cs="Times New Roman" w:hint="eastAsia"/>
                <w:sz w:val="20"/>
                <w:szCs w:val="20"/>
              </w:rPr>
              <w:t xml:space="preserve">, </w:t>
            </w:r>
            <w:r w:rsidRPr="00DF34B0">
              <w:rPr>
                <w:rFonts w:cs="Times New Roman" w:hint="eastAsia"/>
                <w:sz w:val="20"/>
                <w:szCs w:val="20"/>
              </w:rPr>
              <w:t>택시호출앱</w:t>
            </w:r>
            <w:r w:rsidRPr="00DF34B0">
              <w:rPr>
                <w:rFonts w:cs="Times New Roman" w:hint="eastAsia"/>
                <w:sz w:val="20"/>
                <w:szCs w:val="20"/>
              </w:rPr>
              <w:t xml:space="preserve"> </w:t>
            </w:r>
            <w:r w:rsidRPr="00DF34B0">
              <w:rPr>
                <w:rFonts w:cs="Times New Roman" w:hint="eastAsia"/>
                <w:sz w:val="20"/>
                <w:szCs w:val="20"/>
              </w:rPr>
              <w:t>시장에서</w:t>
            </w:r>
            <w:r w:rsidRPr="00DF34B0">
              <w:rPr>
                <w:rFonts w:cs="Times New Roman" w:hint="eastAsia"/>
                <w:sz w:val="20"/>
                <w:szCs w:val="20"/>
              </w:rPr>
              <w:t xml:space="preserve"> </w:t>
            </w:r>
            <w:r>
              <w:rPr>
                <w:rFonts w:cs="Times New Roman" w:hint="eastAsia"/>
                <w:sz w:val="20"/>
                <w:szCs w:val="20"/>
              </w:rPr>
              <w:t>대</w:t>
            </w:r>
            <w:r w:rsidR="006F229D">
              <w:rPr>
                <w:rFonts w:cs="Times New Roman" w:hint="eastAsia"/>
                <w:sz w:val="20"/>
                <w:szCs w:val="20"/>
              </w:rPr>
              <w:t>상</w:t>
            </w:r>
            <w:r>
              <w:rPr>
                <w:rFonts w:cs="Times New Roman" w:hint="eastAsia"/>
                <w:sz w:val="20"/>
                <w:szCs w:val="20"/>
              </w:rPr>
              <w:t>회사의</w:t>
            </w:r>
            <w:r>
              <w:rPr>
                <w:rFonts w:cs="Times New Roman" w:hint="eastAsia"/>
                <w:sz w:val="20"/>
                <w:szCs w:val="20"/>
              </w:rPr>
              <w:t xml:space="preserve"> </w:t>
            </w:r>
            <w:r w:rsidRPr="00DF34B0">
              <w:rPr>
                <w:rFonts w:cs="Times New Roman" w:hint="eastAsia"/>
                <w:sz w:val="20"/>
                <w:szCs w:val="20"/>
              </w:rPr>
              <w:t>시장지배적</w:t>
            </w:r>
            <w:r w:rsidRPr="00DF34B0">
              <w:rPr>
                <w:rFonts w:cs="Times New Roman" w:hint="eastAsia"/>
                <w:sz w:val="20"/>
                <w:szCs w:val="20"/>
              </w:rPr>
              <w:t xml:space="preserve"> </w:t>
            </w:r>
            <w:r w:rsidRPr="00DF34B0">
              <w:rPr>
                <w:rFonts w:cs="Times New Roman" w:hint="eastAsia"/>
                <w:sz w:val="20"/>
                <w:szCs w:val="20"/>
              </w:rPr>
              <w:t>지위</w:t>
            </w:r>
            <w:r w:rsidRPr="00DF34B0">
              <w:rPr>
                <w:rFonts w:cs="Times New Roman" w:hint="eastAsia"/>
                <w:sz w:val="20"/>
                <w:szCs w:val="20"/>
              </w:rPr>
              <w:t xml:space="preserve">, </w:t>
            </w:r>
            <w:r>
              <w:rPr>
                <w:rFonts w:cs="Times New Roman" w:hint="eastAsia"/>
                <w:sz w:val="20"/>
                <w:szCs w:val="20"/>
              </w:rPr>
              <w:t>대</w:t>
            </w:r>
            <w:r w:rsidR="006F229D">
              <w:rPr>
                <w:rFonts w:cs="Times New Roman" w:hint="eastAsia"/>
                <w:sz w:val="20"/>
                <w:szCs w:val="20"/>
              </w:rPr>
              <w:t>상</w:t>
            </w:r>
            <w:r>
              <w:rPr>
                <w:rFonts w:cs="Times New Roman" w:hint="eastAsia"/>
                <w:sz w:val="20"/>
                <w:szCs w:val="20"/>
              </w:rPr>
              <w:t>회사</w:t>
            </w:r>
            <w:r>
              <w:rPr>
                <w:rFonts w:cs="Times New Roman" w:hint="eastAsia"/>
                <w:sz w:val="20"/>
                <w:szCs w:val="20"/>
              </w:rPr>
              <w:t xml:space="preserve"> </w:t>
            </w:r>
            <w:r w:rsidRPr="00DF34B0">
              <w:rPr>
                <w:rFonts w:cs="Times New Roman" w:hint="eastAsia"/>
                <w:sz w:val="20"/>
                <w:szCs w:val="20"/>
              </w:rPr>
              <w:t>매각에</w:t>
            </w:r>
            <w:r w:rsidRPr="00DF34B0">
              <w:rPr>
                <w:rFonts w:cs="Times New Roman" w:hint="eastAsia"/>
                <w:sz w:val="20"/>
                <w:szCs w:val="20"/>
              </w:rPr>
              <w:t xml:space="preserve"> </w:t>
            </w:r>
            <w:r>
              <w:rPr>
                <w:rFonts w:cs="Times New Roman" w:hint="eastAsia"/>
                <w:sz w:val="20"/>
                <w:szCs w:val="20"/>
              </w:rPr>
              <w:t>관</w:t>
            </w:r>
            <w:r w:rsidRPr="00DF34B0">
              <w:rPr>
                <w:rFonts w:cs="Times New Roman" w:hint="eastAsia"/>
                <w:sz w:val="20"/>
                <w:szCs w:val="20"/>
              </w:rPr>
              <w:t>한</w:t>
            </w:r>
            <w:r w:rsidRPr="00DF34B0">
              <w:rPr>
                <w:rFonts w:cs="Times New Roman" w:hint="eastAsia"/>
                <w:sz w:val="20"/>
                <w:szCs w:val="20"/>
              </w:rPr>
              <w:t xml:space="preserve"> </w:t>
            </w:r>
            <w:r w:rsidRPr="00DF34B0">
              <w:rPr>
                <w:rFonts w:cs="Times New Roman" w:hint="eastAsia"/>
                <w:sz w:val="20"/>
                <w:szCs w:val="20"/>
              </w:rPr>
              <w:t>다수의</w:t>
            </w:r>
            <w:r w:rsidRPr="00DF34B0">
              <w:rPr>
                <w:rFonts w:cs="Times New Roman" w:hint="eastAsia"/>
                <w:sz w:val="20"/>
                <w:szCs w:val="20"/>
              </w:rPr>
              <w:t xml:space="preserve"> </w:t>
            </w:r>
            <w:r w:rsidRPr="00DF34B0">
              <w:rPr>
                <w:rFonts w:cs="Times New Roman" w:hint="eastAsia"/>
                <w:sz w:val="20"/>
                <w:szCs w:val="20"/>
              </w:rPr>
              <w:t>언론기사</w:t>
            </w:r>
            <w:r w:rsidRPr="00DF34B0">
              <w:rPr>
                <w:rFonts w:cs="Times New Roman" w:hint="eastAsia"/>
                <w:sz w:val="20"/>
                <w:szCs w:val="20"/>
              </w:rPr>
              <w:t xml:space="preserve"> </w:t>
            </w:r>
            <w:r w:rsidRPr="00DF34B0">
              <w:rPr>
                <w:rFonts w:cs="Times New Roman" w:hint="eastAsia"/>
                <w:sz w:val="20"/>
                <w:szCs w:val="20"/>
              </w:rPr>
              <w:t>등을</w:t>
            </w:r>
            <w:r w:rsidRPr="00DF34B0">
              <w:rPr>
                <w:rFonts w:cs="Times New Roman" w:hint="eastAsia"/>
                <w:sz w:val="20"/>
                <w:szCs w:val="20"/>
              </w:rPr>
              <w:t xml:space="preserve"> </w:t>
            </w:r>
            <w:r w:rsidRPr="00DF34B0">
              <w:rPr>
                <w:rFonts w:cs="Times New Roman" w:hint="eastAsia"/>
                <w:sz w:val="20"/>
                <w:szCs w:val="20"/>
              </w:rPr>
              <w:t>고려하면</w:t>
            </w:r>
            <w:r w:rsidRPr="00DF34B0">
              <w:rPr>
                <w:rFonts w:cs="Times New Roman" w:hint="eastAsia"/>
                <w:sz w:val="20"/>
                <w:szCs w:val="20"/>
              </w:rPr>
              <w:t xml:space="preserve">, </w:t>
            </w:r>
            <w:r w:rsidRPr="00DF34B0">
              <w:rPr>
                <w:rFonts w:cs="Times New Roman" w:hint="eastAsia"/>
                <w:sz w:val="20"/>
                <w:szCs w:val="20"/>
              </w:rPr>
              <w:t>공정위는</w:t>
            </w:r>
            <w:r w:rsidRPr="00DF34B0">
              <w:rPr>
                <w:rFonts w:cs="Times New Roman" w:hint="eastAsia"/>
                <w:sz w:val="20"/>
                <w:szCs w:val="20"/>
              </w:rPr>
              <w:t xml:space="preserve"> </w:t>
            </w:r>
            <w:r w:rsidRPr="00DF34B0">
              <w:rPr>
                <w:rFonts w:cs="Times New Roman" w:hint="eastAsia"/>
                <w:sz w:val="20"/>
                <w:szCs w:val="20"/>
              </w:rPr>
              <w:t>본건</w:t>
            </w:r>
            <w:r w:rsidRPr="00DF34B0">
              <w:rPr>
                <w:rFonts w:cs="Times New Roman" w:hint="eastAsia"/>
                <w:sz w:val="20"/>
                <w:szCs w:val="20"/>
              </w:rPr>
              <w:t xml:space="preserve"> </w:t>
            </w:r>
            <w:r w:rsidRPr="00DF34B0">
              <w:rPr>
                <w:rFonts w:cs="Times New Roman" w:hint="eastAsia"/>
                <w:sz w:val="20"/>
                <w:szCs w:val="20"/>
              </w:rPr>
              <w:t>기업결합의</w:t>
            </w:r>
            <w:r w:rsidRPr="00DF34B0">
              <w:rPr>
                <w:rFonts w:cs="Times New Roman" w:hint="eastAsia"/>
                <w:sz w:val="20"/>
                <w:szCs w:val="20"/>
              </w:rPr>
              <w:t xml:space="preserve"> </w:t>
            </w:r>
            <w:r w:rsidRPr="00DF34B0">
              <w:rPr>
                <w:rFonts w:cs="Times New Roman" w:hint="eastAsia"/>
                <w:sz w:val="20"/>
                <w:szCs w:val="20"/>
              </w:rPr>
              <w:t>목적</w:t>
            </w:r>
            <w:r w:rsidRPr="00DF34B0">
              <w:rPr>
                <w:rFonts w:cs="Times New Roman" w:hint="eastAsia"/>
                <w:sz w:val="20"/>
                <w:szCs w:val="20"/>
              </w:rPr>
              <w:t xml:space="preserve"> </w:t>
            </w:r>
            <w:r w:rsidRPr="00DF34B0">
              <w:rPr>
                <w:rFonts w:cs="Times New Roman" w:hint="eastAsia"/>
                <w:sz w:val="20"/>
                <w:szCs w:val="20"/>
              </w:rPr>
              <w:t>및</w:t>
            </w:r>
            <w:r w:rsidRPr="00DF34B0">
              <w:rPr>
                <w:rFonts w:cs="Times New Roman" w:hint="eastAsia"/>
                <w:sz w:val="20"/>
                <w:szCs w:val="20"/>
              </w:rPr>
              <w:t xml:space="preserve"> </w:t>
            </w:r>
            <w:r w:rsidRPr="00DF34B0">
              <w:rPr>
                <w:rFonts w:cs="Times New Roman" w:hint="eastAsia"/>
                <w:sz w:val="20"/>
                <w:szCs w:val="20"/>
              </w:rPr>
              <w:t>경쟁제한</w:t>
            </w:r>
            <w:r w:rsidRPr="00DF34B0">
              <w:rPr>
                <w:rFonts w:cs="Times New Roman" w:hint="eastAsia"/>
                <w:sz w:val="20"/>
                <w:szCs w:val="20"/>
              </w:rPr>
              <w:t xml:space="preserve"> </w:t>
            </w:r>
            <w:r w:rsidRPr="00DF34B0">
              <w:rPr>
                <w:rFonts w:cs="Times New Roman" w:hint="eastAsia"/>
                <w:sz w:val="20"/>
                <w:szCs w:val="20"/>
              </w:rPr>
              <w:t>효과에</w:t>
            </w:r>
            <w:r w:rsidRPr="00DF34B0">
              <w:rPr>
                <w:rFonts w:cs="Times New Roman" w:hint="eastAsia"/>
                <w:sz w:val="20"/>
                <w:szCs w:val="20"/>
              </w:rPr>
              <w:t xml:space="preserve"> </w:t>
            </w:r>
            <w:r w:rsidRPr="00DF34B0">
              <w:rPr>
                <w:rFonts w:cs="Times New Roman" w:hint="eastAsia"/>
                <w:sz w:val="20"/>
                <w:szCs w:val="20"/>
              </w:rPr>
              <w:t>대하여</w:t>
            </w:r>
            <w:r w:rsidRPr="00DF34B0">
              <w:rPr>
                <w:rFonts w:cs="Times New Roman" w:hint="eastAsia"/>
                <w:sz w:val="20"/>
                <w:szCs w:val="20"/>
              </w:rPr>
              <w:t xml:space="preserve"> </w:t>
            </w:r>
            <w:r w:rsidRPr="00DF34B0">
              <w:rPr>
                <w:rFonts w:cs="Times New Roman" w:hint="eastAsia"/>
                <w:sz w:val="20"/>
                <w:szCs w:val="20"/>
              </w:rPr>
              <w:t>면밀히</w:t>
            </w:r>
            <w:r w:rsidRPr="00DF34B0">
              <w:rPr>
                <w:rFonts w:cs="Times New Roman" w:hint="eastAsia"/>
                <w:sz w:val="20"/>
                <w:szCs w:val="20"/>
              </w:rPr>
              <w:t xml:space="preserve"> </w:t>
            </w:r>
            <w:r w:rsidRPr="00DF34B0">
              <w:rPr>
                <w:rFonts w:cs="Times New Roman" w:hint="eastAsia"/>
                <w:sz w:val="20"/>
                <w:szCs w:val="20"/>
              </w:rPr>
              <w:t>심사하면서</w:t>
            </w:r>
            <w:r w:rsidRPr="00DF34B0">
              <w:rPr>
                <w:rFonts w:cs="Times New Roman" w:hint="eastAsia"/>
                <w:sz w:val="20"/>
                <w:szCs w:val="20"/>
              </w:rPr>
              <w:t xml:space="preserve"> </w:t>
            </w:r>
            <w:r w:rsidRPr="00DF34B0">
              <w:rPr>
                <w:rFonts w:cs="Times New Roman" w:hint="eastAsia"/>
                <w:sz w:val="20"/>
                <w:szCs w:val="20"/>
              </w:rPr>
              <w:t>다수의</w:t>
            </w:r>
            <w:r w:rsidRPr="00DF34B0">
              <w:rPr>
                <w:rFonts w:cs="Times New Roman" w:hint="eastAsia"/>
                <w:sz w:val="20"/>
                <w:szCs w:val="20"/>
              </w:rPr>
              <w:t xml:space="preserve"> </w:t>
            </w:r>
            <w:r w:rsidRPr="00DF34B0">
              <w:rPr>
                <w:rFonts w:cs="Times New Roman" w:hint="eastAsia"/>
                <w:sz w:val="20"/>
                <w:szCs w:val="20"/>
              </w:rPr>
              <w:t>자료요청을</w:t>
            </w:r>
            <w:r w:rsidRPr="00DF34B0">
              <w:rPr>
                <w:rFonts w:cs="Times New Roman" w:hint="eastAsia"/>
                <w:sz w:val="20"/>
                <w:szCs w:val="20"/>
              </w:rPr>
              <w:t xml:space="preserve"> </w:t>
            </w:r>
            <w:r w:rsidRPr="00DF34B0">
              <w:rPr>
                <w:rFonts w:cs="Times New Roman" w:hint="eastAsia"/>
                <w:sz w:val="20"/>
                <w:szCs w:val="20"/>
              </w:rPr>
              <w:t>할</w:t>
            </w:r>
            <w:r w:rsidRPr="00DF34B0">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보임</w:t>
            </w:r>
            <w:r w:rsidRPr="00DF34B0">
              <w:rPr>
                <w:rFonts w:cs="Times New Roman" w:hint="eastAsia"/>
                <w:sz w:val="20"/>
                <w:szCs w:val="20"/>
              </w:rPr>
              <w:t>.</w:t>
            </w:r>
          </w:p>
          <w:p w14:paraId="4125904F" w14:textId="561744F5" w:rsidR="006F229D" w:rsidRDefault="006F229D" w:rsidP="006F229D">
            <w:pPr>
              <w:pStyle w:val="a8"/>
              <w:widowControl/>
              <w:numPr>
                <w:ilvl w:val="0"/>
                <w:numId w:val="2"/>
              </w:numPr>
              <w:spacing w:before="40" w:after="120" w:line="276" w:lineRule="auto"/>
              <w:rPr>
                <w:rFonts w:cs="Times New Roman"/>
                <w:sz w:val="20"/>
                <w:szCs w:val="20"/>
              </w:rPr>
            </w:pPr>
            <w:r w:rsidRPr="00663BB7">
              <w:rPr>
                <w:rFonts w:cs="Times New Roman" w:hint="eastAsia"/>
                <w:sz w:val="20"/>
                <w:szCs w:val="20"/>
              </w:rPr>
              <w:t>본건</w:t>
            </w:r>
            <w:r w:rsidRPr="00663BB7">
              <w:rPr>
                <w:rFonts w:cs="Times New Roman" w:hint="eastAsia"/>
                <w:sz w:val="20"/>
                <w:szCs w:val="20"/>
              </w:rPr>
              <w:t xml:space="preserve"> </w:t>
            </w:r>
            <w:r w:rsidRPr="00663BB7">
              <w:rPr>
                <w:rFonts w:cs="Times New Roman" w:hint="eastAsia"/>
                <w:sz w:val="20"/>
                <w:szCs w:val="20"/>
              </w:rPr>
              <w:t>기업결합의</w:t>
            </w:r>
            <w:r w:rsidRPr="00663BB7">
              <w:rPr>
                <w:rFonts w:cs="Times New Roman" w:hint="eastAsia"/>
                <w:sz w:val="20"/>
                <w:szCs w:val="20"/>
              </w:rPr>
              <w:t xml:space="preserve"> </w:t>
            </w:r>
            <w:r w:rsidRPr="00CE59C4">
              <w:rPr>
                <w:rFonts w:cs="Times New Roman" w:hint="eastAsia"/>
                <w:sz w:val="20"/>
                <w:szCs w:val="20"/>
              </w:rPr>
              <w:t>관련상품시장</w:t>
            </w:r>
            <w:r>
              <w:rPr>
                <w:rFonts w:cs="Times New Roman" w:hint="eastAsia"/>
                <w:sz w:val="20"/>
                <w:szCs w:val="20"/>
              </w:rPr>
              <w:t>은</w:t>
            </w:r>
            <w:r>
              <w:rPr>
                <w:rFonts w:cs="Times New Roman" w:hint="eastAsia"/>
                <w:sz w:val="20"/>
                <w:szCs w:val="20"/>
              </w:rPr>
              <w:t xml:space="preserve"> </w:t>
            </w:r>
            <w:r>
              <w:rPr>
                <w:rFonts w:cs="Times New Roman" w:hint="eastAsia"/>
                <w:sz w:val="20"/>
                <w:szCs w:val="20"/>
              </w:rPr>
              <w:t>대상회사와</w:t>
            </w:r>
            <w:r>
              <w:rPr>
                <w:rFonts w:cs="Times New Roman" w:hint="eastAsia"/>
                <w:sz w:val="20"/>
                <w:szCs w:val="20"/>
              </w:rPr>
              <w:t xml:space="preserve"> </w:t>
            </w:r>
            <w:r>
              <w:rPr>
                <w:rFonts w:cs="Times New Roman" w:hint="eastAsia"/>
                <w:sz w:val="20"/>
                <w:szCs w:val="20"/>
              </w:rPr>
              <w:t>로카의</w:t>
            </w:r>
            <w:r>
              <w:rPr>
                <w:rFonts w:cs="Times New Roman" w:hint="eastAsia"/>
                <w:sz w:val="20"/>
                <w:szCs w:val="20"/>
              </w:rPr>
              <w:t xml:space="preserve"> </w:t>
            </w:r>
            <w:r>
              <w:rPr>
                <w:rFonts w:cs="Times New Roman" w:hint="eastAsia"/>
                <w:sz w:val="20"/>
                <w:szCs w:val="20"/>
              </w:rPr>
              <w:t>영위</w:t>
            </w:r>
            <w:r>
              <w:rPr>
                <w:rFonts w:cs="Times New Roman" w:hint="eastAsia"/>
                <w:sz w:val="20"/>
                <w:szCs w:val="20"/>
              </w:rPr>
              <w:t xml:space="preserve"> </w:t>
            </w:r>
            <w:r>
              <w:rPr>
                <w:rFonts w:cs="Times New Roman" w:hint="eastAsia"/>
                <w:sz w:val="20"/>
                <w:szCs w:val="20"/>
              </w:rPr>
              <w:t>사업</w:t>
            </w:r>
            <w:r>
              <w:rPr>
                <w:rFonts w:cs="Times New Roman" w:hint="eastAsia"/>
                <w:sz w:val="20"/>
                <w:szCs w:val="20"/>
              </w:rPr>
              <w:t xml:space="preserve"> </w:t>
            </w:r>
            <w:r>
              <w:rPr>
                <w:rFonts w:cs="Times New Roman" w:hint="eastAsia"/>
                <w:sz w:val="20"/>
                <w:szCs w:val="20"/>
              </w:rPr>
              <w:t>중</w:t>
            </w:r>
            <w:r>
              <w:rPr>
                <w:rFonts w:cs="Times New Roman" w:hint="eastAsia"/>
                <w:sz w:val="20"/>
                <w:szCs w:val="20"/>
              </w:rPr>
              <w:t xml:space="preserve"> </w:t>
            </w:r>
            <w:r>
              <w:rPr>
                <w:rFonts w:cs="Times New Roman" w:hint="eastAsia"/>
                <w:sz w:val="20"/>
                <w:szCs w:val="20"/>
              </w:rPr>
              <w:t>인접하는</w:t>
            </w:r>
            <w:r>
              <w:rPr>
                <w:rFonts w:cs="Times New Roman" w:hint="eastAsia"/>
                <w:sz w:val="20"/>
                <w:szCs w:val="20"/>
              </w:rPr>
              <w:t xml:space="preserve"> </w:t>
            </w:r>
            <w:r>
              <w:rPr>
                <w:rFonts w:cs="Times New Roman" w:hint="eastAsia"/>
                <w:sz w:val="20"/>
                <w:szCs w:val="20"/>
              </w:rPr>
              <w:t>단계로</w:t>
            </w:r>
            <w:r>
              <w:rPr>
                <w:rFonts w:cs="Times New Roman" w:hint="eastAsia"/>
                <w:sz w:val="20"/>
                <w:szCs w:val="20"/>
              </w:rPr>
              <w:t xml:space="preserve"> </w:t>
            </w:r>
            <w:r>
              <w:rPr>
                <w:rFonts w:cs="Times New Roman" w:hint="eastAsia"/>
                <w:sz w:val="20"/>
                <w:szCs w:val="20"/>
              </w:rPr>
              <w:t>볼</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(1) </w:t>
            </w:r>
            <w:r>
              <w:rPr>
                <w:rFonts w:cs="Times New Roman" w:hint="eastAsia"/>
                <w:sz w:val="20"/>
                <w:szCs w:val="20"/>
              </w:rPr>
              <w:t>대상회사의</w:t>
            </w:r>
            <w:r>
              <w:rPr>
                <w:rFonts w:cs="Times New Roman" w:hint="eastAsia"/>
                <w:sz w:val="20"/>
                <w:szCs w:val="20"/>
              </w:rPr>
              <w:t xml:space="preserve"> </w:t>
            </w:r>
            <w:r>
              <w:rPr>
                <w:rFonts w:cs="Times New Roman"/>
                <w:sz w:val="20"/>
                <w:szCs w:val="20"/>
              </w:rPr>
              <w:t>‘</w:t>
            </w:r>
            <w:r w:rsidRPr="00DF34B0">
              <w:rPr>
                <w:rFonts w:cs="Times New Roman" w:hint="eastAsia"/>
                <w:sz w:val="20"/>
                <w:szCs w:val="20"/>
              </w:rPr>
              <w:t>택시호출</w:t>
            </w:r>
            <w:r w:rsidRPr="00DF34B0">
              <w:rPr>
                <w:rFonts w:cs="Times New Roman" w:hint="eastAsia"/>
                <w:sz w:val="20"/>
                <w:szCs w:val="20"/>
              </w:rPr>
              <w:t xml:space="preserve"> </w:t>
            </w:r>
            <w:r w:rsidRPr="00DF34B0">
              <w:rPr>
                <w:rFonts w:cs="Times New Roman" w:hint="eastAsia"/>
                <w:sz w:val="20"/>
                <w:szCs w:val="20"/>
              </w:rPr>
              <w:t>플랫폼사업</w:t>
            </w:r>
            <w:r>
              <w:rPr>
                <w:rFonts w:cs="Times New Roman"/>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sz w:val="20"/>
                <w:szCs w:val="20"/>
              </w:rPr>
              <w:t>‘</w:t>
            </w:r>
            <w:r>
              <w:rPr>
                <w:rFonts w:cs="Times New Roman" w:hint="eastAsia"/>
                <w:sz w:val="20"/>
                <w:szCs w:val="20"/>
              </w:rPr>
              <w:t>가맹택시사업</w:t>
            </w:r>
            <w:r>
              <w:rPr>
                <w:rFonts w:cs="Times New Roman"/>
                <w:sz w:val="20"/>
                <w:szCs w:val="20"/>
              </w:rPr>
              <w:t xml:space="preserve">’, (2) </w:t>
            </w:r>
            <w:r>
              <w:rPr>
                <w:rFonts w:cs="Times New Roman" w:hint="eastAsia"/>
                <w:sz w:val="20"/>
                <w:szCs w:val="20"/>
              </w:rPr>
              <w:t>로카의</w:t>
            </w:r>
            <w:r>
              <w:rPr>
                <w:rFonts w:cs="Times New Roman" w:hint="eastAsia"/>
                <w:sz w:val="20"/>
                <w:szCs w:val="20"/>
              </w:rPr>
              <w:t xml:space="preserve"> </w:t>
            </w:r>
            <w:r>
              <w:rPr>
                <w:rFonts w:cs="Times New Roman"/>
                <w:sz w:val="20"/>
                <w:szCs w:val="20"/>
              </w:rPr>
              <w:t>‘</w:t>
            </w:r>
            <w:r>
              <w:rPr>
                <w:rFonts w:cs="Times New Roman" w:hint="eastAsia"/>
                <w:sz w:val="20"/>
                <w:szCs w:val="20"/>
              </w:rPr>
              <w:t>정산사업</w:t>
            </w:r>
            <w:r>
              <w:rPr>
                <w:rFonts w:cs="Times New Roman"/>
                <w:sz w:val="20"/>
                <w:szCs w:val="20"/>
              </w:rPr>
              <w:t xml:space="preserve">’ </w:t>
            </w:r>
            <w:r>
              <w:rPr>
                <w:rFonts w:cs="Times New Roman" w:hint="eastAsia"/>
                <w:sz w:val="20"/>
                <w:szCs w:val="20"/>
              </w:rPr>
              <w:t>등으로</w:t>
            </w:r>
            <w:r>
              <w:rPr>
                <w:rFonts w:cs="Times New Roman" w:hint="eastAsia"/>
                <w:sz w:val="20"/>
                <w:szCs w:val="20"/>
              </w:rPr>
              <w:t xml:space="preserve"> </w:t>
            </w:r>
            <w:r>
              <w:rPr>
                <w:rFonts w:cs="Times New Roman" w:hint="eastAsia"/>
                <w:sz w:val="20"/>
                <w:szCs w:val="20"/>
              </w:rPr>
              <w:t>획정될</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w:t>
            </w:r>
          </w:p>
          <w:p w14:paraId="591E01F6" w14:textId="4F1C2933" w:rsidR="006F229D" w:rsidRDefault="006F229D" w:rsidP="006F229D">
            <w:pPr>
              <w:pStyle w:val="a8"/>
              <w:widowControl/>
              <w:numPr>
                <w:ilvl w:val="0"/>
                <w:numId w:val="3"/>
              </w:numPr>
              <w:spacing w:before="40" w:after="120" w:line="276" w:lineRule="auto"/>
              <w:rPr>
                <w:rFonts w:cs="Times New Roman"/>
                <w:sz w:val="20"/>
                <w:szCs w:val="20"/>
              </w:rPr>
            </w:pPr>
            <w:r>
              <w:rPr>
                <w:rFonts w:cs="Times New Roman" w:hint="eastAsia"/>
                <w:sz w:val="20"/>
                <w:szCs w:val="20"/>
              </w:rPr>
              <w:t>로카의</w:t>
            </w:r>
            <w:r>
              <w:rPr>
                <w:rFonts w:cs="Times New Roman" w:hint="eastAsia"/>
                <w:sz w:val="20"/>
                <w:szCs w:val="20"/>
              </w:rPr>
              <w:t xml:space="preserve"> </w:t>
            </w:r>
            <w:r>
              <w:rPr>
                <w:rFonts w:cs="Times New Roman" w:hint="eastAsia"/>
                <w:sz w:val="20"/>
                <w:szCs w:val="20"/>
              </w:rPr>
              <w:t>정산사업</w:t>
            </w:r>
            <w:r>
              <w:rPr>
                <w:rFonts w:cs="Times New Roman" w:hint="eastAsia"/>
                <w:sz w:val="20"/>
                <w:szCs w:val="20"/>
              </w:rPr>
              <w:t xml:space="preserve"> </w:t>
            </w:r>
            <w:r>
              <w:rPr>
                <w:rFonts w:cs="Times New Roman" w:hint="eastAsia"/>
                <w:sz w:val="20"/>
                <w:szCs w:val="20"/>
              </w:rPr>
              <w:t>중</w:t>
            </w:r>
            <w:r>
              <w:rPr>
                <w:rFonts w:cs="Times New Roman" w:hint="eastAsia"/>
                <w:sz w:val="20"/>
                <w:szCs w:val="20"/>
              </w:rPr>
              <w:t xml:space="preserve"> </w:t>
            </w:r>
            <w:r>
              <w:rPr>
                <w:rFonts w:cs="Times New Roman"/>
                <w:sz w:val="20"/>
                <w:szCs w:val="20"/>
              </w:rPr>
              <w:t xml:space="preserve">(i) </w:t>
            </w:r>
            <w:r>
              <w:rPr>
                <w:rFonts w:cs="Times New Roman" w:hint="eastAsia"/>
                <w:sz w:val="20"/>
                <w:szCs w:val="20"/>
              </w:rPr>
              <w:t>자동결제와</w:t>
            </w:r>
            <w:r>
              <w:rPr>
                <w:rFonts w:cs="Times New Roman"/>
                <w:sz w:val="20"/>
                <w:szCs w:val="20"/>
              </w:rPr>
              <w:t xml:space="preserve"> (</w:t>
            </w:r>
            <w:r>
              <w:rPr>
                <w:rFonts w:cs="Times New Roman" w:hint="eastAsia"/>
                <w:sz w:val="20"/>
                <w:szCs w:val="20"/>
              </w:rPr>
              <w:t>ii)</w:t>
            </w:r>
            <w:r>
              <w:rPr>
                <w:rFonts w:cs="Times New Roman"/>
                <w:sz w:val="20"/>
                <w:szCs w:val="20"/>
              </w:rPr>
              <w:t xml:space="preserve"> </w:t>
            </w:r>
            <w:r>
              <w:rPr>
                <w:rFonts w:cs="Times New Roman" w:hint="eastAsia"/>
                <w:sz w:val="20"/>
                <w:szCs w:val="20"/>
              </w:rPr>
              <w:t>직접결제는</w:t>
            </w:r>
            <w:r>
              <w:rPr>
                <w:rFonts w:cs="Times New Roman"/>
                <w:sz w:val="20"/>
                <w:szCs w:val="20"/>
              </w:rPr>
              <w:t xml:space="preserve">, </w:t>
            </w:r>
            <w:r>
              <w:rPr>
                <w:rFonts w:cs="Times New Roman" w:hint="eastAsia"/>
                <w:sz w:val="20"/>
                <w:szCs w:val="20"/>
              </w:rPr>
              <w:t>관련상품시장을</w:t>
            </w:r>
            <w:r>
              <w:rPr>
                <w:rFonts w:cs="Times New Roman" w:hint="eastAsia"/>
                <w:sz w:val="20"/>
                <w:szCs w:val="20"/>
              </w:rPr>
              <w:t xml:space="preserve"> </w:t>
            </w:r>
            <w:r>
              <w:rPr>
                <w:rFonts w:cs="Times New Roman" w:hint="eastAsia"/>
                <w:sz w:val="20"/>
                <w:szCs w:val="20"/>
              </w:rPr>
              <w:t>구분하는</w:t>
            </w:r>
            <w:r>
              <w:rPr>
                <w:rFonts w:cs="Times New Roman" w:hint="eastAsia"/>
                <w:sz w:val="20"/>
                <w:szCs w:val="20"/>
              </w:rPr>
              <w:t xml:space="preserve"> </w:t>
            </w:r>
            <w:r>
              <w:rPr>
                <w:rFonts w:cs="Times New Roman" w:hint="eastAsia"/>
                <w:sz w:val="20"/>
                <w:szCs w:val="20"/>
              </w:rPr>
              <w:t>주요</w:t>
            </w:r>
            <w:r>
              <w:rPr>
                <w:rFonts w:cs="Times New Roman" w:hint="eastAsia"/>
                <w:sz w:val="20"/>
                <w:szCs w:val="20"/>
              </w:rPr>
              <w:t xml:space="preserve"> </w:t>
            </w:r>
            <w:r>
              <w:rPr>
                <w:rFonts w:cs="Times New Roman" w:hint="eastAsia"/>
                <w:sz w:val="20"/>
                <w:szCs w:val="20"/>
              </w:rPr>
              <w:t>기준인</w:t>
            </w:r>
            <w:r>
              <w:rPr>
                <w:rFonts w:cs="Times New Roman" w:hint="eastAsia"/>
                <w:sz w:val="20"/>
                <w:szCs w:val="20"/>
              </w:rPr>
              <w:t xml:space="preserve"> </w:t>
            </w:r>
            <w:r>
              <w:rPr>
                <w:rFonts w:cs="Times New Roman"/>
                <w:sz w:val="20"/>
                <w:szCs w:val="20"/>
              </w:rPr>
              <w:t>‘</w:t>
            </w:r>
            <w:r>
              <w:rPr>
                <w:rFonts w:cs="Times New Roman" w:hint="eastAsia"/>
                <w:sz w:val="20"/>
                <w:szCs w:val="20"/>
              </w:rPr>
              <w:t>대체성</w:t>
            </w:r>
            <w:r>
              <w:rPr>
                <w:rFonts w:cs="Times New Roman"/>
                <w:sz w:val="20"/>
                <w:szCs w:val="20"/>
              </w:rPr>
              <w:t>’</w:t>
            </w:r>
            <w:r>
              <w:rPr>
                <w:rFonts w:cs="Times New Roman" w:hint="eastAsia"/>
                <w:sz w:val="20"/>
                <w:szCs w:val="20"/>
              </w:rPr>
              <w:t>이</w:t>
            </w:r>
            <w:r>
              <w:rPr>
                <w:rFonts w:cs="Times New Roman" w:hint="eastAsia"/>
                <w:sz w:val="20"/>
                <w:szCs w:val="20"/>
              </w:rPr>
              <w:t xml:space="preserve"> </w:t>
            </w:r>
            <w:r>
              <w:rPr>
                <w:rFonts w:cs="Times New Roman" w:hint="eastAsia"/>
                <w:sz w:val="20"/>
                <w:szCs w:val="20"/>
              </w:rPr>
              <w:t>인정될</w:t>
            </w:r>
            <w:r>
              <w:rPr>
                <w:rFonts w:cs="Times New Roman" w:hint="eastAsia"/>
                <w:sz w:val="20"/>
                <w:szCs w:val="20"/>
              </w:rPr>
              <w:t xml:space="preserve"> </w:t>
            </w:r>
            <w:r>
              <w:rPr>
                <w:rFonts w:cs="Times New Roman" w:hint="eastAsia"/>
                <w:sz w:val="20"/>
                <w:szCs w:val="20"/>
              </w:rPr>
              <w:t>여지가</w:t>
            </w:r>
            <w:r>
              <w:rPr>
                <w:rFonts w:cs="Times New Roman" w:hint="eastAsia"/>
                <w:sz w:val="20"/>
                <w:szCs w:val="20"/>
              </w:rPr>
              <w:t xml:space="preserve"> </w:t>
            </w:r>
            <w:r>
              <w:rPr>
                <w:rFonts w:cs="Times New Roman" w:hint="eastAsia"/>
                <w:sz w:val="20"/>
                <w:szCs w:val="20"/>
              </w:rPr>
              <w:t>크고</w:t>
            </w:r>
            <w:r>
              <w:rPr>
                <w:rFonts w:cs="Times New Roman" w:hint="eastAsia"/>
                <w:sz w:val="20"/>
                <w:szCs w:val="20"/>
              </w:rPr>
              <w:t>,</w:t>
            </w:r>
            <w:r>
              <w:rPr>
                <w:rFonts w:cs="Times New Roman"/>
                <w:sz w:val="20"/>
                <w:szCs w:val="20"/>
              </w:rPr>
              <w:t xml:space="preserve"> </w:t>
            </w:r>
            <w:r>
              <w:rPr>
                <w:rFonts w:cs="Times New Roman" w:hint="eastAsia"/>
                <w:sz w:val="20"/>
                <w:szCs w:val="20"/>
              </w:rPr>
              <w:t>현재</w:t>
            </w:r>
            <w:r>
              <w:rPr>
                <w:rFonts w:cs="Times New Roman" w:hint="eastAsia"/>
                <w:sz w:val="20"/>
                <w:szCs w:val="20"/>
              </w:rPr>
              <w:t xml:space="preserve"> </w:t>
            </w:r>
            <w:r>
              <w:rPr>
                <w:rFonts w:cs="Times New Roman" w:hint="eastAsia"/>
                <w:sz w:val="20"/>
                <w:szCs w:val="20"/>
              </w:rPr>
              <w:t>거래구조상</w:t>
            </w:r>
            <w:r>
              <w:rPr>
                <w:rFonts w:cs="Times New Roman" w:hint="eastAsia"/>
                <w:sz w:val="20"/>
                <w:szCs w:val="20"/>
              </w:rPr>
              <w:t xml:space="preserve"> </w:t>
            </w:r>
            <w:r>
              <w:rPr>
                <w:rFonts w:cs="Times New Roman" w:hint="eastAsia"/>
                <w:sz w:val="20"/>
                <w:szCs w:val="20"/>
              </w:rPr>
              <w:t>자동결제와</w:t>
            </w:r>
            <w:r>
              <w:rPr>
                <w:rFonts w:cs="Times New Roman" w:hint="eastAsia"/>
                <w:sz w:val="20"/>
                <w:szCs w:val="20"/>
              </w:rPr>
              <w:t xml:space="preserve"> </w:t>
            </w:r>
            <w:r>
              <w:rPr>
                <w:rFonts w:cs="Times New Roman" w:hint="eastAsia"/>
                <w:sz w:val="20"/>
                <w:szCs w:val="20"/>
              </w:rPr>
              <w:t>직접결제</w:t>
            </w:r>
            <w:r>
              <w:rPr>
                <w:rFonts w:cs="Times New Roman" w:hint="eastAsia"/>
                <w:sz w:val="20"/>
                <w:szCs w:val="20"/>
              </w:rPr>
              <w:t xml:space="preserve"> </w:t>
            </w:r>
            <w:r>
              <w:rPr>
                <w:rFonts w:cs="Times New Roman" w:hint="eastAsia"/>
                <w:sz w:val="20"/>
                <w:szCs w:val="20"/>
              </w:rPr>
              <w:t>모두</w:t>
            </w:r>
            <w:r>
              <w:rPr>
                <w:rFonts w:cs="Times New Roman" w:hint="eastAsia"/>
                <w:sz w:val="20"/>
                <w:szCs w:val="20"/>
              </w:rPr>
              <w:t xml:space="preserve"> </w:t>
            </w:r>
            <w:r>
              <w:rPr>
                <w:rFonts w:cs="Times New Roman" w:hint="eastAsia"/>
                <w:sz w:val="20"/>
                <w:szCs w:val="20"/>
              </w:rPr>
              <w:t>로카의</w:t>
            </w:r>
            <w:r>
              <w:rPr>
                <w:rFonts w:cs="Times New Roman" w:hint="eastAsia"/>
                <w:sz w:val="20"/>
                <w:szCs w:val="20"/>
              </w:rPr>
              <w:t xml:space="preserve"> </w:t>
            </w:r>
            <w:r>
              <w:rPr>
                <w:rFonts w:cs="Times New Roman" w:hint="eastAsia"/>
                <w:sz w:val="20"/>
                <w:szCs w:val="20"/>
              </w:rPr>
              <w:t>정산시스템을</w:t>
            </w:r>
            <w:r>
              <w:rPr>
                <w:rFonts w:cs="Times New Roman" w:hint="eastAsia"/>
                <w:sz w:val="20"/>
                <w:szCs w:val="20"/>
              </w:rPr>
              <w:t xml:space="preserve"> </w:t>
            </w:r>
            <w:r>
              <w:rPr>
                <w:rFonts w:cs="Times New Roman" w:hint="eastAsia"/>
                <w:sz w:val="20"/>
                <w:szCs w:val="20"/>
              </w:rPr>
              <w:t>거치기</w:t>
            </w:r>
            <w:r>
              <w:rPr>
                <w:rFonts w:cs="Times New Roman" w:hint="eastAsia"/>
                <w:sz w:val="20"/>
                <w:szCs w:val="20"/>
              </w:rPr>
              <w:t xml:space="preserve"> </w:t>
            </w:r>
            <w:r>
              <w:rPr>
                <w:rFonts w:cs="Times New Roman" w:hint="eastAsia"/>
                <w:sz w:val="20"/>
                <w:szCs w:val="20"/>
              </w:rPr>
              <w:t>때문에</w:t>
            </w:r>
            <w:r>
              <w:rPr>
                <w:rFonts w:cs="Times New Roman" w:hint="eastAsia"/>
                <w:sz w:val="20"/>
                <w:szCs w:val="20"/>
              </w:rPr>
              <w:t>,</w:t>
            </w:r>
            <w:r>
              <w:rPr>
                <w:rFonts w:cs="Times New Roman"/>
                <w:sz w:val="20"/>
                <w:szCs w:val="20"/>
              </w:rPr>
              <w:t xml:space="preserve"> </w:t>
            </w:r>
            <w:r>
              <w:rPr>
                <w:rFonts w:cs="Times New Roman" w:hint="eastAsia"/>
                <w:sz w:val="20"/>
                <w:szCs w:val="20"/>
              </w:rPr>
              <w:t>별개의</w:t>
            </w:r>
            <w:r>
              <w:rPr>
                <w:rFonts w:cs="Times New Roman" w:hint="eastAsia"/>
                <w:sz w:val="20"/>
                <w:szCs w:val="20"/>
              </w:rPr>
              <w:t xml:space="preserve"> </w:t>
            </w:r>
            <w:r>
              <w:rPr>
                <w:rFonts w:cs="Times New Roman" w:hint="eastAsia"/>
                <w:sz w:val="20"/>
                <w:szCs w:val="20"/>
              </w:rPr>
              <w:t>관련상품시장으로</w:t>
            </w:r>
            <w:r>
              <w:rPr>
                <w:rFonts w:cs="Times New Roman" w:hint="eastAsia"/>
                <w:sz w:val="20"/>
                <w:szCs w:val="20"/>
              </w:rPr>
              <w:t xml:space="preserve"> </w:t>
            </w:r>
            <w:r>
              <w:rPr>
                <w:rFonts w:cs="Times New Roman" w:hint="eastAsia"/>
                <w:sz w:val="20"/>
                <w:szCs w:val="20"/>
              </w:rPr>
              <w:t>획정될</w:t>
            </w:r>
            <w:r>
              <w:rPr>
                <w:rFonts w:cs="Times New Roman" w:hint="eastAsia"/>
                <w:sz w:val="20"/>
                <w:szCs w:val="20"/>
              </w:rPr>
              <w:t xml:space="preserve"> </w:t>
            </w:r>
            <w:r>
              <w:rPr>
                <w:rFonts w:cs="Times New Roman" w:hint="eastAsia"/>
                <w:sz w:val="20"/>
                <w:szCs w:val="20"/>
              </w:rPr>
              <w:t>가능성은</w:t>
            </w:r>
            <w:r>
              <w:rPr>
                <w:rFonts w:cs="Times New Roman" w:hint="eastAsia"/>
                <w:sz w:val="20"/>
                <w:szCs w:val="20"/>
              </w:rPr>
              <w:t xml:space="preserve"> </w:t>
            </w:r>
            <w:r>
              <w:rPr>
                <w:rFonts w:cs="Times New Roman" w:hint="eastAsia"/>
                <w:sz w:val="20"/>
                <w:szCs w:val="20"/>
              </w:rPr>
              <w:t>크지</w:t>
            </w:r>
            <w:r>
              <w:rPr>
                <w:rFonts w:cs="Times New Roman" w:hint="eastAsia"/>
                <w:sz w:val="20"/>
                <w:szCs w:val="20"/>
              </w:rPr>
              <w:t xml:space="preserve"> </w:t>
            </w:r>
            <w:r>
              <w:rPr>
                <w:rFonts w:cs="Times New Roman" w:hint="eastAsia"/>
                <w:sz w:val="20"/>
                <w:szCs w:val="20"/>
              </w:rPr>
              <w:t>않아</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w:t>
            </w:r>
          </w:p>
          <w:p w14:paraId="58F125AB" w14:textId="5F45C5D9" w:rsidR="006F229D" w:rsidRPr="006F229D" w:rsidRDefault="006F229D" w:rsidP="006F229D">
            <w:pPr>
              <w:pStyle w:val="a8"/>
              <w:widowControl/>
              <w:numPr>
                <w:ilvl w:val="0"/>
                <w:numId w:val="2"/>
              </w:numPr>
              <w:spacing w:before="40" w:after="120" w:line="276" w:lineRule="auto"/>
              <w:rPr>
                <w:rFonts w:cs="Times New Roman"/>
                <w:sz w:val="20"/>
                <w:szCs w:val="20"/>
              </w:rPr>
            </w:pPr>
            <w:r>
              <w:rPr>
                <w:rFonts w:cs="Times New Roman" w:hint="eastAsia"/>
                <w:sz w:val="20"/>
                <w:szCs w:val="20"/>
              </w:rPr>
              <w:t>본건</w:t>
            </w:r>
            <w:r>
              <w:rPr>
                <w:rFonts w:cs="Times New Roman" w:hint="eastAsia"/>
                <w:sz w:val="20"/>
                <w:szCs w:val="20"/>
              </w:rPr>
              <w:t xml:space="preserve"> </w:t>
            </w:r>
            <w:r>
              <w:rPr>
                <w:rFonts w:cs="Times New Roman" w:hint="eastAsia"/>
                <w:sz w:val="20"/>
                <w:szCs w:val="20"/>
              </w:rPr>
              <w:t>기업결합의</w:t>
            </w:r>
            <w:r>
              <w:rPr>
                <w:rFonts w:cs="Times New Roman" w:hint="eastAsia"/>
                <w:sz w:val="20"/>
                <w:szCs w:val="20"/>
              </w:rPr>
              <w:t xml:space="preserve"> </w:t>
            </w:r>
            <w:r w:rsidRPr="00CE59C4">
              <w:rPr>
                <w:rFonts w:cs="Times New Roman" w:hint="eastAsia"/>
                <w:sz w:val="20"/>
                <w:szCs w:val="20"/>
              </w:rPr>
              <w:t>지리적시장</w:t>
            </w:r>
            <w:r w:rsidRPr="00663BB7">
              <w:rPr>
                <w:rFonts w:cs="Times New Roman" w:hint="eastAsia"/>
                <w:sz w:val="20"/>
                <w:szCs w:val="20"/>
              </w:rPr>
              <w:t>은</w:t>
            </w:r>
            <w:r w:rsidRPr="00663BB7">
              <w:rPr>
                <w:rFonts w:cs="Times New Roman"/>
                <w:sz w:val="20"/>
                <w:szCs w:val="20"/>
              </w:rPr>
              <w:t xml:space="preserve">, </w:t>
            </w:r>
            <w:r w:rsidRPr="00663BB7">
              <w:rPr>
                <w:rFonts w:cs="Times New Roman" w:hint="eastAsia"/>
                <w:sz w:val="20"/>
                <w:szCs w:val="20"/>
              </w:rPr>
              <w:t>택시운송사업</w:t>
            </w:r>
            <w:r w:rsidRPr="00663BB7">
              <w:rPr>
                <w:rFonts w:cs="Times New Roman"/>
                <w:sz w:val="20"/>
                <w:szCs w:val="20"/>
              </w:rPr>
              <w:t xml:space="preserve">, </w:t>
            </w:r>
            <w:r w:rsidRPr="00663BB7">
              <w:rPr>
                <w:rFonts w:cs="Times New Roman" w:hint="eastAsia"/>
                <w:sz w:val="20"/>
                <w:szCs w:val="20"/>
              </w:rPr>
              <w:t>정산사업이</w:t>
            </w:r>
            <w:r w:rsidRPr="00663BB7">
              <w:rPr>
                <w:rFonts w:cs="Times New Roman"/>
                <w:sz w:val="20"/>
                <w:szCs w:val="20"/>
              </w:rPr>
              <w:t xml:space="preserve"> </w:t>
            </w:r>
            <w:r w:rsidRPr="00663BB7">
              <w:rPr>
                <w:rFonts w:cs="Times New Roman" w:hint="eastAsia"/>
                <w:sz w:val="20"/>
                <w:szCs w:val="20"/>
              </w:rPr>
              <w:t>지역을</w:t>
            </w:r>
            <w:r w:rsidRPr="00663BB7">
              <w:rPr>
                <w:rFonts w:cs="Times New Roman"/>
                <w:sz w:val="20"/>
                <w:szCs w:val="20"/>
              </w:rPr>
              <w:t xml:space="preserve"> </w:t>
            </w:r>
            <w:r w:rsidRPr="00663BB7">
              <w:rPr>
                <w:rFonts w:cs="Times New Roman" w:hint="eastAsia"/>
                <w:sz w:val="20"/>
                <w:szCs w:val="20"/>
              </w:rPr>
              <w:t>기반으로</w:t>
            </w:r>
            <w:r w:rsidRPr="00663BB7">
              <w:rPr>
                <w:rFonts w:cs="Times New Roman"/>
                <w:sz w:val="20"/>
                <w:szCs w:val="20"/>
              </w:rPr>
              <w:t xml:space="preserve"> </w:t>
            </w:r>
            <w:r w:rsidRPr="00663BB7">
              <w:rPr>
                <w:rFonts w:cs="Times New Roman" w:hint="eastAsia"/>
                <w:sz w:val="20"/>
                <w:szCs w:val="20"/>
              </w:rPr>
              <w:t>경쟁이</w:t>
            </w:r>
            <w:r w:rsidRPr="00663BB7">
              <w:rPr>
                <w:rFonts w:cs="Times New Roman"/>
                <w:sz w:val="20"/>
                <w:szCs w:val="20"/>
              </w:rPr>
              <w:t xml:space="preserve"> </w:t>
            </w:r>
            <w:r w:rsidRPr="00663BB7">
              <w:rPr>
                <w:rFonts w:cs="Times New Roman" w:hint="eastAsia"/>
                <w:sz w:val="20"/>
                <w:szCs w:val="20"/>
              </w:rPr>
              <w:t>이루어진다는</w:t>
            </w:r>
            <w:r w:rsidRPr="00663BB7">
              <w:rPr>
                <w:rFonts w:cs="Times New Roman"/>
                <w:sz w:val="20"/>
                <w:szCs w:val="20"/>
              </w:rPr>
              <w:t xml:space="preserve"> </w:t>
            </w:r>
            <w:r w:rsidRPr="00663BB7">
              <w:rPr>
                <w:rFonts w:cs="Times New Roman" w:hint="eastAsia"/>
                <w:sz w:val="20"/>
                <w:szCs w:val="20"/>
              </w:rPr>
              <w:t>점을</w:t>
            </w:r>
            <w:r w:rsidRPr="00663BB7">
              <w:rPr>
                <w:rFonts w:cs="Times New Roman"/>
                <w:sz w:val="20"/>
                <w:szCs w:val="20"/>
              </w:rPr>
              <w:t xml:space="preserve"> </w:t>
            </w:r>
            <w:r w:rsidRPr="00663BB7">
              <w:rPr>
                <w:rFonts w:cs="Times New Roman" w:hint="eastAsia"/>
                <w:sz w:val="20"/>
                <w:szCs w:val="20"/>
              </w:rPr>
              <w:t>고려하</w:t>
            </w:r>
            <w:r>
              <w:rPr>
                <w:rFonts w:cs="Times New Roman" w:hint="eastAsia"/>
                <w:sz w:val="20"/>
                <w:szCs w:val="20"/>
              </w:rPr>
              <w:t>면</w:t>
            </w:r>
            <w:r>
              <w:rPr>
                <w:rFonts w:cs="Times New Roman" w:hint="eastAsia"/>
                <w:sz w:val="20"/>
                <w:szCs w:val="20"/>
              </w:rPr>
              <w:t>,</w:t>
            </w:r>
            <w:r>
              <w:rPr>
                <w:rFonts w:cs="Times New Roman"/>
                <w:sz w:val="20"/>
                <w:szCs w:val="20"/>
              </w:rPr>
              <w:t xml:space="preserve"> ‘</w:t>
            </w:r>
            <w:r>
              <w:rPr>
                <w:rFonts w:cs="Times New Roman" w:hint="eastAsia"/>
                <w:sz w:val="20"/>
                <w:szCs w:val="20"/>
              </w:rPr>
              <w:t>전국시장</w:t>
            </w:r>
            <w:r>
              <w:rPr>
                <w:rFonts w:cs="Times New Roman"/>
                <w:sz w:val="20"/>
                <w:szCs w:val="20"/>
              </w:rPr>
              <w:t>’</w:t>
            </w:r>
            <w:r>
              <w:rPr>
                <w:rFonts w:cs="Times New Roman" w:hint="eastAsia"/>
                <w:sz w:val="20"/>
                <w:szCs w:val="20"/>
              </w:rPr>
              <w:t>보다는</w:t>
            </w:r>
            <w:r>
              <w:rPr>
                <w:rFonts w:cs="Times New Roman" w:hint="eastAsia"/>
                <w:sz w:val="20"/>
                <w:szCs w:val="20"/>
              </w:rPr>
              <w:t xml:space="preserve"> </w:t>
            </w:r>
            <w:r>
              <w:rPr>
                <w:rFonts w:cs="Times New Roman"/>
                <w:sz w:val="20"/>
                <w:szCs w:val="20"/>
              </w:rPr>
              <w:t>‘</w:t>
            </w:r>
            <w:r w:rsidRPr="00663BB7">
              <w:rPr>
                <w:rFonts w:cs="Times New Roman" w:hint="eastAsia"/>
                <w:sz w:val="20"/>
                <w:szCs w:val="20"/>
              </w:rPr>
              <w:t>광역시</w:t>
            </w:r>
            <w:r w:rsidRPr="00663BB7">
              <w:rPr>
                <w:rFonts w:cs="Times New Roman"/>
                <w:sz w:val="20"/>
                <w:szCs w:val="20"/>
              </w:rPr>
              <w:t>∙</w:t>
            </w:r>
            <w:r w:rsidRPr="00663BB7">
              <w:rPr>
                <w:rFonts w:cs="Times New Roman" w:hint="eastAsia"/>
                <w:sz w:val="20"/>
                <w:szCs w:val="20"/>
              </w:rPr>
              <w:t>도별</w:t>
            </w:r>
            <w:r w:rsidRPr="00663BB7">
              <w:rPr>
                <w:rFonts w:cs="Times New Roman"/>
                <w:sz w:val="20"/>
                <w:szCs w:val="20"/>
              </w:rPr>
              <w:t xml:space="preserve"> </w:t>
            </w:r>
            <w:r w:rsidRPr="00663BB7">
              <w:rPr>
                <w:rFonts w:cs="Times New Roman" w:hint="eastAsia"/>
                <w:sz w:val="20"/>
                <w:szCs w:val="20"/>
              </w:rPr>
              <w:t>시장</w:t>
            </w:r>
            <w:r>
              <w:rPr>
                <w:rFonts w:cs="Times New Roman"/>
                <w:sz w:val="20"/>
                <w:szCs w:val="20"/>
              </w:rPr>
              <w:t>’</w:t>
            </w:r>
            <w:r w:rsidRPr="00663BB7">
              <w:rPr>
                <w:rFonts w:cs="Times New Roman" w:hint="eastAsia"/>
                <w:sz w:val="20"/>
                <w:szCs w:val="20"/>
              </w:rPr>
              <w:t>으로</w:t>
            </w:r>
            <w:r w:rsidRPr="00663BB7">
              <w:rPr>
                <w:rFonts w:cs="Times New Roman"/>
                <w:sz w:val="20"/>
                <w:szCs w:val="20"/>
              </w:rPr>
              <w:t xml:space="preserve"> </w:t>
            </w:r>
            <w:r w:rsidRPr="00663BB7">
              <w:rPr>
                <w:rFonts w:cs="Times New Roman" w:hint="eastAsia"/>
                <w:sz w:val="20"/>
                <w:szCs w:val="20"/>
              </w:rPr>
              <w:t>획정될</w:t>
            </w:r>
            <w:r w:rsidRPr="00663BB7">
              <w:rPr>
                <w:rFonts w:cs="Times New Roman"/>
                <w:sz w:val="20"/>
                <w:szCs w:val="20"/>
              </w:rPr>
              <w:t xml:space="preserve"> </w:t>
            </w:r>
            <w:r w:rsidRPr="00663BB7">
              <w:rPr>
                <w:rFonts w:cs="Times New Roman" w:hint="eastAsia"/>
                <w:sz w:val="20"/>
                <w:szCs w:val="20"/>
              </w:rPr>
              <w:t>가능성</w:t>
            </w:r>
            <w:r>
              <w:rPr>
                <w:rFonts w:cs="Times New Roman" w:hint="eastAsia"/>
                <w:sz w:val="20"/>
                <w:szCs w:val="20"/>
              </w:rPr>
              <w:t>이</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tc>
        <w:tc>
          <w:tcPr>
            <w:tcW w:w="26" w:type="pct"/>
            <w:tcBorders>
              <w:top w:val="nil"/>
              <w:bottom w:val="nil"/>
            </w:tcBorders>
          </w:tcPr>
          <w:p w14:paraId="363EF24E"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191B7BB3" w14:textId="0421BBAB" w:rsidR="004E04A7" w:rsidRDefault="004E04A7" w:rsidP="004E04A7">
            <w:pPr>
              <w:pStyle w:val="a8"/>
              <w:widowControl/>
              <w:numPr>
                <w:ilvl w:val="0"/>
                <w:numId w:val="2"/>
              </w:numPr>
              <w:spacing w:before="40" w:after="120" w:line="276" w:lineRule="auto"/>
              <w:rPr>
                <w:rFonts w:cs="Times New Roman"/>
                <w:sz w:val="20"/>
                <w:szCs w:val="20"/>
              </w:rPr>
            </w:pPr>
            <w:r w:rsidRPr="00FB52A6">
              <w:rPr>
                <w:rFonts w:cs="Times New Roman" w:hint="eastAsia"/>
                <w:sz w:val="20"/>
                <w:szCs w:val="20"/>
              </w:rPr>
              <w:t>본건</w:t>
            </w:r>
            <w:r w:rsidRPr="00FB52A6">
              <w:rPr>
                <w:rFonts w:cs="Times New Roman" w:hint="eastAsia"/>
                <w:sz w:val="20"/>
                <w:szCs w:val="20"/>
              </w:rPr>
              <w:t xml:space="preserve"> </w:t>
            </w:r>
            <w:r w:rsidRPr="00FB52A6">
              <w:rPr>
                <w:rFonts w:cs="Times New Roman" w:hint="eastAsia"/>
                <w:sz w:val="20"/>
                <w:szCs w:val="20"/>
              </w:rPr>
              <w:t>기업결합의</w:t>
            </w:r>
            <w:r w:rsidRPr="00FB52A6">
              <w:rPr>
                <w:rFonts w:cs="Times New Roman" w:hint="eastAsia"/>
                <w:sz w:val="20"/>
                <w:szCs w:val="20"/>
              </w:rPr>
              <w:t xml:space="preserve"> </w:t>
            </w:r>
            <w:r w:rsidRPr="00CE59C4">
              <w:rPr>
                <w:rFonts w:cs="Times New Roman" w:hint="eastAsia"/>
                <w:sz w:val="20"/>
                <w:szCs w:val="20"/>
              </w:rPr>
              <w:t>경쟁제한성</w:t>
            </w:r>
            <w:r>
              <w:rPr>
                <w:rFonts w:cs="Times New Roman" w:hint="eastAsia"/>
                <w:sz w:val="20"/>
                <w:szCs w:val="20"/>
              </w:rPr>
              <w:t>은</w:t>
            </w:r>
            <w:r>
              <w:rPr>
                <w:rFonts w:cs="Times New Roman" w:hint="eastAsia"/>
                <w:sz w:val="20"/>
                <w:szCs w:val="20"/>
              </w:rPr>
              <w:t xml:space="preserve"> </w:t>
            </w:r>
            <w:r>
              <w:rPr>
                <w:rFonts w:cs="Times New Roman" w:hint="eastAsia"/>
                <w:sz w:val="20"/>
                <w:szCs w:val="20"/>
              </w:rPr>
              <w:t>수직결합에서의</w:t>
            </w:r>
            <w:r>
              <w:rPr>
                <w:rFonts w:cs="Times New Roman" w:hint="eastAsia"/>
                <w:sz w:val="20"/>
                <w:szCs w:val="20"/>
              </w:rPr>
              <w:t xml:space="preserve"> </w:t>
            </w:r>
            <w:r>
              <w:rPr>
                <w:rFonts w:cs="Times New Roman" w:hint="eastAsia"/>
                <w:sz w:val="20"/>
                <w:szCs w:val="20"/>
              </w:rPr>
              <w:t>봉쇄효과가</w:t>
            </w:r>
            <w:r>
              <w:rPr>
                <w:rFonts w:cs="Times New Roman" w:hint="eastAsia"/>
                <w:sz w:val="20"/>
                <w:szCs w:val="20"/>
              </w:rPr>
              <w:t xml:space="preserve"> </w:t>
            </w:r>
            <w:r>
              <w:rPr>
                <w:rFonts w:cs="Times New Roman" w:hint="eastAsia"/>
                <w:sz w:val="20"/>
                <w:szCs w:val="20"/>
              </w:rPr>
              <w:t>얼마나</w:t>
            </w:r>
            <w:r>
              <w:rPr>
                <w:rFonts w:cs="Times New Roman" w:hint="eastAsia"/>
                <w:sz w:val="20"/>
                <w:szCs w:val="20"/>
              </w:rPr>
              <w:t xml:space="preserve"> </w:t>
            </w:r>
            <w:r>
              <w:rPr>
                <w:rFonts w:cs="Times New Roman" w:hint="eastAsia"/>
                <w:sz w:val="20"/>
                <w:szCs w:val="20"/>
              </w:rPr>
              <w:t>발생하는지에</w:t>
            </w:r>
            <w:r>
              <w:rPr>
                <w:rFonts w:cs="Times New Roman" w:hint="eastAsia"/>
                <w:sz w:val="20"/>
                <w:szCs w:val="20"/>
              </w:rPr>
              <w:t xml:space="preserve"> </w:t>
            </w:r>
            <w:r>
              <w:rPr>
                <w:rFonts w:cs="Times New Roman" w:hint="eastAsia"/>
                <w:sz w:val="20"/>
                <w:szCs w:val="20"/>
              </w:rPr>
              <w:t>따라</w:t>
            </w:r>
            <w:r>
              <w:rPr>
                <w:rFonts w:cs="Times New Roman" w:hint="eastAsia"/>
                <w:sz w:val="20"/>
                <w:szCs w:val="20"/>
              </w:rPr>
              <w:t xml:space="preserve"> </w:t>
            </w:r>
            <w:r>
              <w:rPr>
                <w:rFonts w:cs="Times New Roman" w:hint="eastAsia"/>
                <w:sz w:val="20"/>
                <w:szCs w:val="20"/>
              </w:rPr>
              <w:t>결정될</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보이며</w:t>
            </w:r>
            <w:r>
              <w:rPr>
                <w:rFonts w:cs="Times New Roman" w:hint="eastAsia"/>
                <w:sz w:val="20"/>
                <w:szCs w:val="20"/>
              </w:rPr>
              <w:t>,</w:t>
            </w:r>
            <w:r>
              <w:rPr>
                <w:rFonts w:cs="Times New Roman"/>
                <w:sz w:val="20"/>
                <w:szCs w:val="20"/>
              </w:rPr>
              <w:t xml:space="preserve"> ‘</w:t>
            </w:r>
            <w:r>
              <w:rPr>
                <w:rFonts w:cs="Times New Roman" w:hint="eastAsia"/>
                <w:sz w:val="20"/>
                <w:szCs w:val="20"/>
              </w:rPr>
              <w:t>가맹택시사업</w:t>
            </w:r>
            <w:r>
              <w:rPr>
                <w:rFonts w:cs="Times New Roman"/>
                <w:sz w:val="20"/>
                <w:szCs w:val="20"/>
              </w:rPr>
              <w:t>’</w:t>
            </w:r>
            <w:r>
              <w:rPr>
                <w:rFonts w:cs="Times New Roman" w:hint="eastAsia"/>
                <w:sz w:val="20"/>
                <w:szCs w:val="20"/>
              </w:rPr>
              <w:t>과</w:t>
            </w:r>
            <w:r>
              <w:rPr>
                <w:rFonts w:cs="Times New Roman" w:hint="eastAsia"/>
                <w:sz w:val="20"/>
                <w:szCs w:val="20"/>
              </w:rPr>
              <w:t xml:space="preserve"> </w:t>
            </w:r>
            <w:r>
              <w:rPr>
                <w:rFonts w:cs="Times New Roman"/>
                <w:sz w:val="20"/>
                <w:szCs w:val="20"/>
              </w:rPr>
              <w:t>‘</w:t>
            </w:r>
            <w:r>
              <w:rPr>
                <w:rFonts w:cs="Times New Roman" w:hint="eastAsia"/>
                <w:sz w:val="20"/>
                <w:szCs w:val="20"/>
              </w:rPr>
              <w:t>정산사업</w:t>
            </w:r>
            <w:r>
              <w:rPr>
                <w:rFonts w:cs="Times New Roman"/>
                <w:sz w:val="20"/>
                <w:szCs w:val="20"/>
              </w:rPr>
              <w:t xml:space="preserve">’ </w:t>
            </w:r>
            <w:r>
              <w:rPr>
                <w:rFonts w:cs="Times New Roman" w:hint="eastAsia"/>
                <w:sz w:val="20"/>
                <w:szCs w:val="20"/>
              </w:rPr>
              <w:t>사이에</w:t>
            </w:r>
            <w:r>
              <w:rPr>
                <w:rFonts w:cs="Times New Roman" w:hint="eastAsia"/>
                <w:sz w:val="20"/>
                <w:szCs w:val="20"/>
              </w:rPr>
              <w:t xml:space="preserve"> </w:t>
            </w:r>
            <w:r>
              <w:rPr>
                <w:rFonts w:cs="Times New Roman" w:hint="eastAsia"/>
                <w:sz w:val="20"/>
                <w:szCs w:val="20"/>
              </w:rPr>
              <w:t>일부</w:t>
            </w:r>
            <w:r>
              <w:rPr>
                <w:rFonts w:cs="Times New Roman" w:hint="eastAsia"/>
                <w:sz w:val="20"/>
                <w:szCs w:val="20"/>
              </w:rPr>
              <w:t xml:space="preserve"> </w:t>
            </w:r>
            <w:r>
              <w:rPr>
                <w:rFonts w:cs="Times New Roman" w:hint="eastAsia"/>
                <w:sz w:val="20"/>
                <w:szCs w:val="20"/>
              </w:rPr>
              <w:t>봉쇄효과가</w:t>
            </w:r>
            <w:r>
              <w:rPr>
                <w:rFonts w:cs="Times New Roman" w:hint="eastAsia"/>
                <w:sz w:val="20"/>
                <w:szCs w:val="20"/>
              </w:rPr>
              <w:t xml:space="preserve"> </w:t>
            </w:r>
            <w:r>
              <w:rPr>
                <w:rFonts w:cs="Times New Roman" w:hint="eastAsia"/>
                <w:sz w:val="20"/>
                <w:szCs w:val="20"/>
              </w:rPr>
              <w:t>발생한다고</w:t>
            </w:r>
            <w:r>
              <w:rPr>
                <w:rFonts w:cs="Times New Roman" w:hint="eastAsia"/>
                <w:sz w:val="20"/>
                <w:szCs w:val="20"/>
              </w:rPr>
              <w:t xml:space="preserve"> </w:t>
            </w:r>
            <w:r>
              <w:rPr>
                <w:rFonts w:cs="Times New Roman" w:hint="eastAsia"/>
                <w:sz w:val="20"/>
                <w:szCs w:val="20"/>
              </w:rPr>
              <w:t>볼</w:t>
            </w:r>
            <w:r>
              <w:rPr>
                <w:rFonts w:cs="Times New Roman" w:hint="eastAsia"/>
                <w:sz w:val="20"/>
                <w:szCs w:val="20"/>
              </w:rPr>
              <w:t xml:space="preserve"> </w:t>
            </w:r>
            <w:r>
              <w:rPr>
                <w:rFonts w:cs="Times New Roman" w:hint="eastAsia"/>
                <w:sz w:val="20"/>
                <w:szCs w:val="20"/>
              </w:rPr>
              <w:t>가능성</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11912FB8" w14:textId="0B382C05" w:rsidR="004E04A7" w:rsidRPr="00FB52A6" w:rsidRDefault="004E04A7" w:rsidP="004E04A7">
            <w:pPr>
              <w:pStyle w:val="a8"/>
              <w:widowControl/>
              <w:numPr>
                <w:ilvl w:val="0"/>
                <w:numId w:val="3"/>
              </w:numPr>
              <w:spacing w:before="40" w:after="120" w:line="276" w:lineRule="auto"/>
              <w:rPr>
                <w:rFonts w:cs="Times New Roman"/>
                <w:sz w:val="20"/>
                <w:szCs w:val="20"/>
              </w:rPr>
            </w:pPr>
            <w:r w:rsidRPr="00FB52A6">
              <w:rPr>
                <w:rFonts w:cs="Times New Roman" w:hint="eastAsia"/>
                <w:sz w:val="20"/>
                <w:szCs w:val="20"/>
              </w:rPr>
              <w:t>수직결합에서</w:t>
            </w:r>
            <w:r w:rsidRPr="00FB52A6">
              <w:rPr>
                <w:rFonts w:cs="Times New Roman"/>
                <w:sz w:val="20"/>
                <w:szCs w:val="20"/>
              </w:rPr>
              <w:t xml:space="preserve"> </w:t>
            </w:r>
            <w:r w:rsidRPr="00FB52A6">
              <w:rPr>
                <w:rFonts w:cs="Times New Roman" w:hint="eastAsia"/>
                <w:sz w:val="20"/>
                <w:szCs w:val="20"/>
              </w:rPr>
              <w:t>우려되는</w:t>
            </w:r>
            <w:r w:rsidRPr="00FB52A6">
              <w:rPr>
                <w:rFonts w:cs="Times New Roman"/>
                <w:sz w:val="20"/>
                <w:szCs w:val="20"/>
              </w:rPr>
              <w:t xml:space="preserve"> </w:t>
            </w:r>
            <w:r w:rsidRPr="00FB52A6">
              <w:rPr>
                <w:rFonts w:cs="Times New Roman" w:hint="eastAsia"/>
                <w:sz w:val="20"/>
                <w:szCs w:val="20"/>
              </w:rPr>
              <w:t>대표적인</w:t>
            </w:r>
            <w:r w:rsidRPr="00FB52A6">
              <w:rPr>
                <w:rFonts w:cs="Times New Roman"/>
                <w:sz w:val="20"/>
                <w:szCs w:val="20"/>
              </w:rPr>
              <w:t xml:space="preserve"> </w:t>
            </w:r>
            <w:r w:rsidRPr="00FB52A6">
              <w:rPr>
                <w:rFonts w:cs="Times New Roman" w:hint="eastAsia"/>
                <w:sz w:val="20"/>
                <w:szCs w:val="20"/>
              </w:rPr>
              <w:t>경쟁제한</w:t>
            </w:r>
            <w:r w:rsidRPr="00FB52A6">
              <w:rPr>
                <w:rFonts w:cs="Times New Roman"/>
                <w:sz w:val="20"/>
                <w:szCs w:val="20"/>
              </w:rPr>
              <w:t xml:space="preserve"> </w:t>
            </w:r>
            <w:r w:rsidRPr="00FB52A6">
              <w:rPr>
                <w:rFonts w:cs="Times New Roman" w:hint="eastAsia"/>
                <w:sz w:val="20"/>
                <w:szCs w:val="20"/>
              </w:rPr>
              <w:t>효과는</w:t>
            </w:r>
            <w:r w:rsidRPr="00FB52A6">
              <w:rPr>
                <w:rFonts w:cs="Times New Roman"/>
                <w:sz w:val="20"/>
                <w:szCs w:val="20"/>
              </w:rPr>
              <w:t xml:space="preserve">, (1) </w:t>
            </w:r>
            <w:r w:rsidRPr="00FB52A6">
              <w:rPr>
                <w:rFonts w:cs="Times New Roman" w:hint="eastAsia"/>
                <w:sz w:val="20"/>
                <w:szCs w:val="20"/>
              </w:rPr>
              <w:t>봉쇄효과</w:t>
            </w:r>
            <w:r w:rsidRPr="00FB52A6">
              <w:rPr>
                <w:rFonts w:cs="Times New Roman"/>
                <w:sz w:val="20"/>
                <w:szCs w:val="20"/>
              </w:rPr>
              <w:t>(</w:t>
            </w:r>
            <w:r w:rsidRPr="00FB52A6">
              <w:rPr>
                <w:rFonts w:cs="Times New Roman" w:hint="eastAsia"/>
                <w:sz w:val="20"/>
                <w:szCs w:val="20"/>
              </w:rPr>
              <w:t>기업결합</w:t>
            </w:r>
            <w:r w:rsidRPr="00FB52A6">
              <w:rPr>
                <w:rFonts w:cs="Times New Roman"/>
                <w:sz w:val="20"/>
                <w:szCs w:val="20"/>
              </w:rPr>
              <w:t xml:space="preserve"> </w:t>
            </w:r>
            <w:r w:rsidRPr="00FB52A6">
              <w:rPr>
                <w:rFonts w:cs="Times New Roman" w:hint="eastAsia"/>
                <w:sz w:val="20"/>
                <w:szCs w:val="20"/>
              </w:rPr>
              <w:t>후</w:t>
            </w:r>
            <w:r w:rsidRPr="00FB52A6">
              <w:rPr>
                <w:rFonts w:cs="Times New Roman"/>
                <w:sz w:val="20"/>
                <w:szCs w:val="20"/>
              </w:rPr>
              <w:t xml:space="preserve"> </w:t>
            </w:r>
            <w:r w:rsidRPr="00FB52A6">
              <w:rPr>
                <w:rFonts w:cs="Times New Roman" w:hint="eastAsia"/>
                <w:sz w:val="20"/>
                <w:szCs w:val="20"/>
              </w:rPr>
              <w:t>경쟁사업자로부터</w:t>
            </w:r>
            <w:r w:rsidRPr="00FB52A6">
              <w:rPr>
                <w:rFonts w:cs="Times New Roman"/>
                <w:sz w:val="20"/>
                <w:szCs w:val="20"/>
              </w:rPr>
              <w:t xml:space="preserve"> </w:t>
            </w:r>
            <w:r w:rsidRPr="00FB52A6">
              <w:rPr>
                <w:rFonts w:cs="Times New Roman" w:hint="eastAsia"/>
                <w:sz w:val="20"/>
                <w:szCs w:val="20"/>
              </w:rPr>
              <w:t>구매</w:t>
            </w:r>
            <w:r w:rsidRPr="00FB52A6">
              <w:rPr>
                <w:rFonts w:cs="Times New Roman"/>
                <w:sz w:val="20"/>
                <w:szCs w:val="20"/>
              </w:rPr>
              <w:t>∙</w:t>
            </w:r>
            <w:r w:rsidRPr="00FB52A6">
              <w:rPr>
                <w:rFonts w:cs="Times New Roman" w:hint="eastAsia"/>
                <w:sz w:val="20"/>
                <w:szCs w:val="20"/>
              </w:rPr>
              <w:t>판매를</w:t>
            </w:r>
            <w:r w:rsidRPr="00FB52A6">
              <w:rPr>
                <w:rFonts w:cs="Times New Roman"/>
                <w:sz w:val="20"/>
                <w:szCs w:val="20"/>
              </w:rPr>
              <w:t xml:space="preserve"> </w:t>
            </w:r>
            <w:r w:rsidRPr="00FB52A6">
              <w:rPr>
                <w:rFonts w:cs="Times New Roman" w:hint="eastAsia"/>
                <w:sz w:val="20"/>
                <w:szCs w:val="20"/>
              </w:rPr>
              <w:t>거부하거나</w:t>
            </w:r>
            <w:r w:rsidRPr="00FB52A6">
              <w:rPr>
                <w:rFonts w:cs="Times New Roman"/>
                <w:sz w:val="20"/>
                <w:szCs w:val="20"/>
              </w:rPr>
              <w:t xml:space="preserve"> </w:t>
            </w:r>
            <w:r w:rsidRPr="00FB52A6">
              <w:rPr>
                <w:rFonts w:cs="Times New Roman" w:hint="eastAsia"/>
                <w:sz w:val="20"/>
                <w:szCs w:val="20"/>
              </w:rPr>
              <w:t>매우</w:t>
            </w:r>
            <w:r w:rsidRPr="00FB52A6">
              <w:rPr>
                <w:rFonts w:cs="Times New Roman"/>
                <w:sz w:val="20"/>
                <w:szCs w:val="20"/>
              </w:rPr>
              <w:t xml:space="preserve"> </w:t>
            </w:r>
            <w:r w:rsidRPr="00FB52A6">
              <w:rPr>
                <w:rFonts w:cs="Times New Roman" w:hint="eastAsia"/>
                <w:sz w:val="20"/>
                <w:szCs w:val="20"/>
              </w:rPr>
              <w:t>불리한</w:t>
            </w:r>
            <w:r w:rsidRPr="00FB52A6">
              <w:rPr>
                <w:rFonts w:cs="Times New Roman"/>
                <w:sz w:val="20"/>
                <w:szCs w:val="20"/>
              </w:rPr>
              <w:t xml:space="preserve"> </w:t>
            </w:r>
            <w:r w:rsidRPr="00FB52A6">
              <w:rPr>
                <w:rFonts w:cs="Times New Roman" w:hint="eastAsia"/>
                <w:sz w:val="20"/>
                <w:szCs w:val="20"/>
              </w:rPr>
              <w:t>조건으로</w:t>
            </w:r>
            <w:r w:rsidRPr="00FB52A6">
              <w:rPr>
                <w:rFonts w:cs="Times New Roman"/>
                <w:sz w:val="20"/>
                <w:szCs w:val="20"/>
              </w:rPr>
              <w:t xml:space="preserve"> </w:t>
            </w:r>
            <w:r w:rsidRPr="00FB52A6">
              <w:rPr>
                <w:rFonts w:cs="Times New Roman" w:hint="eastAsia"/>
                <w:sz w:val="20"/>
                <w:szCs w:val="20"/>
              </w:rPr>
              <w:t>경쟁사업자와</w:t>
            </w:r>
            <w:r w:rsidRPr="00FB52A6">
              <w:rPr>
                <w:rFonts w:cs="Times New Roman"/>
                <w:sz w:val="20"/>
                <w:szCs w:val="20"/>
              </w:rPr>
              <w:t xml:space="preserve"> </w:t>
            </w:r>
            <w:r w:rsidRPr="00FB52A6">
              <w:rPr>
                <w:rFonts w:cs="Times New Roman" w:hint="eastAsia"/>
                <w:sz w:val="20"/>
                <w:szCs w:val="20"/>
              </w:rPr>
              <w:t>거래하여</w:t>
            </w:r>
            <w:r w:rsidRPr="00FB52A6">
              <w:rPr>
                <w:rFonts w:cs="Times New Roman"/>
                <w:sz w:val="20"/>
                <w:szCs w:val="20"/>
              </w:rPr>
              <w:t xml:space="preserve"> </w:t>
            </w:r>
            <w:r w:rsidRPr="00FB52A6">
              <w:rPr>
                <w:rFonts w:cs="Times New Roman" w:hint="eastAsia"/>
                <w:sz w:val="20"/>
                <w:szCs w:val="20"/>
              </w:rPr>
              <w:t>타사업자의</w:t>
            </w:r>
            <w:r w:rsidRPr="00FB52A6">
              <w:rPr>
                <w:rFonts w:cs="Times New Roman"/>
                <w:sz w:val="20"/>
                <w:szCs w:val="20"/>
              </w:rPr>
              <w:t xml:space="preserve"> </w:t>
            </w:r>
            <w:r w:rsidRPr="00FB52A6">
              <w:rPr>
                <w:rFonts w:cs="Times New Roman" w:hint="eastAsia"/>
                <w:sz w:val="20"/>
                <w:szCs w:val="20"/>
              </w:rPr>
              <w:t>거래</w:t>
            </w:r>
            <w:r w:rsidRPr="00FB52A6">
              <w:rPr>
                <w:rFonts w:cs="Times New Roman"/>
                <w:sz w:val="20"/>
                <w:szCs w:val="20"/>
              </w:rPr>
              <w:t>∙</w:t>
            </w:r>
            <w:r w:rsidRPr="00FB52A6">
              <w:rPr>
                <w:rFonts w:cs="Times New Roman" w:hint="eastAsia"/>
                <w:sz w:val="20"/>
                <w:szCs w:val="20"/>
              </w:rPr>
              <w:t>시장진입을</w:t>
            </w:r>
            <w:r w:rsidRPr="00FB52A6">
              <w:rPr>
                <w:rFonts w:cs="Times New Roman"/>
                <w:sz w:val="20"/>
                <w:szCs w:val="20"/>
              </w:rPr>
              <w:t xml:space="preserve"> </w:t>
            </w:r>
            <w:r w:rsidRPr="00FB52A6">
              <w:rPr>
                <w:rFonts w:cs="Times New Roman" w:hint="eastAsia"/>
                <w:sz w:val="20"/>
                <w:szCs w:val="20"/>
              </w:rPr>
              <w:t>봉쇄하는</w:t>
            </w:r>
            <w:r w:rsidRPr="00FB52A6">
              <w:rPr>
                <w:rFonts w:cs="Times New Roman"/>
                <w:sz w:val="20"/>
                <w:szCs w:val="20"/>
              </w:rPr>
              <w:t xml:space="preserve"> </w:t>
            </w:r>
            <w:r w:rsidRPr="00FB52A6">
              <w:rPr>
                <w:rFonts w:cs="Times New Roman" w:hint="eastAsia"/>
                <w:sz w:val="20"/>
                <w:szCs w:val="20"/>
              </w:rPr>
              <w:t>효과</w:t>
            </w:r>
            <w:r w:rsidRPr="00FB52A6">
              <w:rPr>
                <w:rFonts w:cs="Times New Roman"/>
                <w:sz w:val="20"/>
                <w:szCs w:val="20"/>
              </w:rPr>
              <w:t xml:space="preserve">), (2) </w:t>
            </w:r>
            <w:r w:rsidRPr="00FB52A6">
              <w:rPr>
                <w:rFonts w:cs="Times New Roman" w:hint="eastAsia"/>
                <w:sz w:val="20"/>
                <w:szCs w:val="20"/>
              </w:rPr>
              <w:t>협조효과</w:t>
            </w:r>
            <w:r w:rsidRPr="00FB52A6">
              <w:rPr>
                <w:rFonts w:cs="Times New Roman"/>
                <w:sz w:val="20"/>
                <w:szCs w:val="20"/>
              </w:rPr>
              <w:t>(</w:t>
            </w:r>
            <w:r w:rsidRPr="00FB52A6">
              <w:rPr>
                <w:rFonts w:cs="Times New Roman" w:hint="eastAsia"/>
                <w:sz w:val="20"/>
                <w:szCs w:val="20"/>
              </w:rPr>
              <w:t>하방시장의</w:t>
            </w:r>
            <w:r w:rsidRPr="00FB52A6">
              <w:rPr>
                <w:rFonts w:cs="Times New Roman"/>
                <w:sz w:val="20"/>
                <w:szCs w:val="20"/>
              </w:rPr>
              <w:t xml:space="preserve"> </w:t>
            </w:r>
            <w:r w:rsidRPr="00FB52A6">
              <w:rPr>
                <w:rFonts w:cs="Times New Roman" w:hint="eastAsia"/>
                <w:sz w:val="20"/>
                <w:szCs w:val="20"/>
              </w:rPr>
              <w:t>유력한</w:t>
            </w:r>
            <w:r w:rsidRPr="00FB52A6">
              <w:rPr>
                <w:rFonts w:cs="Times New Roman"/>
                <w:sz w:val="20"/>
                <w:szCs w:val="20"/>
              </w:rPr>
              <w:t xml:space="preserve"> </w:t>
            </w:r>
            <w:r w:rsidRPr="00FB52A6">
              <w:rPr>
                <w:rFonts w:cs="Times New Roman" w:hint="eastAsia"/>
                <w:sz w:val="20"/>
                <w:szCs w:val="20"/>
              </w:rPr>
              <w:t>구매자를</w:t>
            </w:r>
            <w:r w:rsidRPr="00FB52A6">
              <w:rPr>
                <w:rFonts w:cs="Times New Roman"/>
                <w:sz w:val="20"/>
                <w:szCs w:val="20"/>
              </w:rPr>
              <w:t xml:space="preserve"> </w:t>
            </w:r>
            <w:r w:rsidRPr="00FB52A6">
              <w:rPr>
                <w:rFonts w:cs="Times New Roman" w:hint="eastAsia"/>
                <w:sz w:val="20"/>
                <w:szCs w:val="20"/>
              </w:rPr>
              <w:t>인수할</w:t>
            </w:r>
            <w:r w:rsidRPr="00FB52A6">
              <w:rPr>
                <w:rFonts w:cs="Times New Roman"/>
                <w:sz w:val="20"/>
                <w:szCs w:val="20"/>
              </w:rPr>
              <w:t xml:space="preserve"> </w:t>
            </w:r>
            <w:r w:rsidRPr="00FB52A6">
              <w:rPr>
                <w:rFonts w:cs="Times New Roman" w:hint="eastAsia"/>
                <w:sz w:val="20"/>
                <w:szCs w:val="20"/>
              </w:rPr>
              <w:t>경우</w:t>
            </w:r>
            <w:r w:rsidRPr="00FB52A6">
              <w:rPr>
                <w:rFonts w:cs="Times New Roman"/>
                <w:sz w:val="20"/>
                <w:szCs w:val="20"/>
              </w:rPr>
              <w:t xml:space="preserve"> </w:t>
            </w:r>
            <w:r w:rsidRPr="00FB52A6">
              <w:rPr>
                <w:rFonts w:cs="Times New Roman" w:hint="eastAsia"/>
                <w:sz w:val="20"/>
                <w:szCs w:val="20"/>
              </w:rPr>
              <w:t>상방시장의</w:t>
            </w:r>
            <w:r w:rsidRPr="00FB52A6">
              <w:rPr>
                <w:rFonts w:cs="Times New Roman"/>
                <w:sz w:val="20"/>
                <w:szCs w:val="20"/>
              </w:rPr>
              <w:t xml:space="preserve"> </w:t>
            </w:r>
            <w:r w:rsidRPr="00FB52A6">
              <w:rPr>
                <w:rFonts w:cs="Times New Roman" w:hint="eastAsia"/>
                <w:sz w:val="20"/>
                <w:szCs w:val="20"/>
              </w:rPr>
              <w:t>담합</w:t>
            </w:r>
            <w:r w:rsidRPr="00FB52A6">
              <w:rPr>
                <w:rFonts w:cs="Times New Roman"/>
                <w:sz w:val="20"/>
                <w:szCs w:val="20"/>
              </w:rPr>
              <w:t xml:space="preserve"> </w:t>
            </w:r>
            <w:r w:rsidRPr="00FB52A6">
              <w:rPr>
                <w:rFonts w:cs="Times New Roman" w:hint="eastAsia"/>
                <w:sz w:val="20"/>
                <w:szCs w:val="20"/>
              </w:rPr>
              <w:lastRenderedPageBreak/>
              <w:t>가능성이</w:t>
            </w:r>
            <w:r w:rsidRPr="00FB52A6">
              <w:rPr>
                <w:rFonts w:cs="Times New Roman"/>
                <w:sz w:val="20"/>
                <w:szCs w:val="20"/>
              </w:rPr>
              <w:t xml:space="preserve"> </w:t>
            </w:r>
            <w:r w:rsidRPr="00FB52A6">
              <w:rPr>
                <w:rFonts w:cs="Times New Roman" w:hint="eastAsia"/>
                <w:sz w:val="20"/>
                <w:szCs w:val="20"/>
              </w:rPr>
              <w:t>커지는</w:t>
            </w:r>
            <w:r w:rsidRPr="00FB52A6">
              <w:rPr>
                <w:rFonts w:cs="Times New Roman"/>
                <w:sz w:val="20"/>
                <w:szCs w:val="20"/>
              </w:rPr>
              <w:t xml:space="preserve"> </w:t>
            </w:r>
            <w:r w:rsidRPr="00FB52A6">
              <w:rPr>
                <w:rFonts w:cs="Times New Roman" w:hint="eastAsia"/>
                <w:sz w:val="20"/>
                <w:szCs w:val="20"/>
              </w:rPr>
              <w:t>효과</w:t>
            </w:r>
            <w:r w:rsidRPr="00FB52A6">
              <w:rPr>
                <w:rFonts w:cs="Times New Roman"/>
                <w:sz w:val="20"/>
                <w:szCs w:val="20"/>
              </w:rPr>
              <w:t>)</w:t>
            </w:r>
            <w:r w:rsidRPr="00FB52A6">
              <w:rPr>
                <w:rFonts w:cs="Times New Roman" w:hint="eastAsia"/>
                <w:sz w:val="20"/>
                <w:szCs w:val="20"/>
              </w:rPr>
              <w:t>인데</w:t>
            </w:r>
            <w:r w:rsidRPr="00FB52A6">
              <w:rPr>
                <w:rFonts w:cs="Times New Roman"/>
                <w:sz w:val="20"/>
                <w:szCs w:val="20"/>
              </w:rPr>
              <w:t xml:space="preserve">, </w:t>
            </w:r>
            <w:r w:rsidRPr="00FB52A6">
              <w:rPr>
                <w:rFonts w:cs="Times New Roman" w:hint="eastAsia"/>
                <w:sz w:val="20"/>
                <w:szCs w:val="20"/>
              </w:rPr>
              <w:t>본건</w:t>
            </w:r>
            <w:r w:rsidRPr="00FB52A6">
              <w:rPr>
                <w:rFonts w:cs="Times New Roman"/>
                <w:sz w:val="20"/>
                <w:szCs w:val="20"/>
              </w:rPr>
              <w:t xml:space="preserve"> </w:t>
            </w:r>
            <w:r w:rsidRPr="00FB52A6">
              <w:rPr>
                <w:rFonts w:cs="Times New Roman" w:hint="eastAsia"/>
                <w:sz w:val="20"/>
                <w:szCs w:val="20"/>
              </w:rPr>
              <w:t>기업결합의</w:t>
            </w:r>
            <w:r w:rsidRPr="00FB52A6">
              <w:rPr>
                <w:rFonts w:cs="Times New Roman"/>
                <w:sz w:val="20"/>
                <w:szCs w:val="20"/>
              </w:rPr>
              <w:t xml:space="preserve"> </w:t>
            </w:r>
            <w:r w:rsidRPr="00FB52A6">
              <w:rPr>
                <w:rFonts w:cs="Times New Roman" w:hint="eastAsia"/>
                <w:sz w:val="20"/>
                <w:szCs w:val="20"/>
              </w:rPr>
              <w:t>경우</w:t>
            </w:r>
            <w:r w:rsidRPr="00FB52A6">
              <w:rPr>
                <w:rFonts w:cs="Times New Roman"/>
                <w:sz w:val="20"/>
                <w:szCs w:val="20"/>
              </w:rPr>
              <w:t xml:space="preserve"> </w:t>
            </w:r>
            <w:r w:rsidRPr="00FB52A6">
              <w:rPr>
                <w:rFonts w:cs="Times New Roman" w:hint="eastAsia"/>
                <w:sz w:val="20"/>
                <w:szCs w:val="20"/>
              </w:rPr>
              <w:t>봉쇄효과</w:t>
            </w:r>
            <w:r>
              <w:rPr>
                <w:rFonts w:cs="Times New Roman" w:hint="eastAsia"/>
                <w:sz w:val="20"/>
                <w:szCs w:val="20"/>
              </w:rPr>
              <w:t>가</w:t>
            </w:r>
            <w:r>
              <w:rPr>
                <w:rFonts w:cs="Times New Roman" w:hint="eastAsia"/>
                <w:sz w:val="20"/>
                <w:szCs w:val="20"/>
              </w:rPr>
              <w:t xml:space="preserve"> </w:t>
            </w:r>
            <w:r>
              <w:rPr>
                <w:rFonts w:cs="Times New Roman" w:hint="eastAsia"/>
                <w:sz w:val="20"/>
                <w:szCs w:val="20"/>
              </w:rPr>
              <w:t>문제될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09E05D72" w14:textId="2646FBC9" w:rsidR="004E04A7" w:rsidRPr="00EC28F7" w:rsidRDefault="004E04A7" w:rsidP="00EC28F7">
            <w:pPr>
              <w:pStyle w:val="a8"/>
              <w:widowControl/>
              <w:numPr>
                <w:ilvl w:val="0"/>
                <w:numId w:val="3"/>
              </w:numPr>
              <w:spacing w:before="40" w:after="80" w:line="276" w:lineRule="auto"/>
              <w:ind w:left="568" w:hanging="284"/>
              <w:rPr>
                <w:rFonts w:cs="Times New Roman"/>
                <w:spacing w:val="-4"/>
                <w:sz w:val="20"/>
                <w:szCs w:val="20"/>
              </w:rPr>
            </w:pPr>
            <w:r w:rsidRPr="00EC28F7">
              <w:rPr>
                <w:rFonts w:cs="Times New Roman" w:hint="eastAsia"/>
                <w:spacing w:val="-4"/>
                <w:sz w:val="20"/>
                <w:szCs w:val="20"/>
              </w:rPr>
              <w:t>첫째</w:t>
            </w:r>
            <w:r w:rsidRPr="00EC28F7">
              <w:rPr>
                <w:rFonts w:cs="Times New Roman" w:hint="eastAsia"/>
                <w:spacing w:val="-4"/>
                <w:sz w:val="20"/>
                <w:szCs w:val="20"/>
              </w:rPr>
              <w:t>,</w:t>
            </w:r>
            <w:r w:rsidRPr="00EC28F7">
              <w:rPr>
                <w:rFonts w:cs="Times New Roman"/>
                <w:spacing w:val="-4"/>
                <w:sz w:val="20"/>
                <w:szCs w:val="20"/>
              </w:rPr>
              <w:t xml:space="preserve"> </w:t>
            </w:r>
            <w:r w:rsidRPr="00EC28F7">
              <w:rPr>
                <w:rFonts w:cs="Times New Roman" w:hint="eastAsia"/>
                <w:spacing w:val="-4"/>
                <w:sz w:val="20"/>
                <w:szCs w:val="20"/>
              </w:rPr>
              <w:t>대</w:t>
            </w:r>
            <w:r w:rsidR="006F229D" w:rsidRPr="00EC28F7">
              <w:rPr>
                <w:rFonts w:cs="Times New Roman" w:hint="eastAsia"/>
                <w:spacing w:val="-4"/>
                <w:sz w:val="20"/>
                <w:szCs w:val="20"/>
              </w:rPr>
              <w:t>상</w:t>
            </w:r>
            <w:r w:rsidRPr="00EC28F7">
              <w:rPr>
                <w:rFonts w:cs="Times New Roman" w:hint="eastAsia"/>
                <w:spacing w:val="-4"/>
                <w:sz w:val="20"/>
                <w:szCs w:val="20"/>
              </w:rPr>
              <w:t>회사가</w:t>
            </w:r>
            <w:r w:rsidRPr="00EC28F7">
              <w:rPr>
                <w:rFonts w:cs="Times New Roman" w:hint="eastAsia"/>
                <w:spacing w:val="-4"/>
                <w:sz w:val="20"/>
                <w:szCs w:val="20"/>
              </w:rPr>
              <w:t xml:space="preserve"> </w:t>
            </w:r>
            <w:r w:rsidRPr="00EC28F7">
              <w:rPr>
                <w:rFonts w:cs="Times New Roman" w:hint="eastAsia"/>
                <w:spacing w:val="-4"/>
                <w:sz w:val="20"/>
                <w:szCs w:val="20"/>
              </w:rPr>
              <w:t>직접</w:t>
            </w:r>
            <w:r w:rsidRPr="00EC28F7">
              <w:rPr>
                <w:rFonts w:cs="Times New Roman"/>
                <w:spacing w:val="-4"/>
                <w:sz w:val="20"/>
                <w:szCs w:val="20"/>
              </w:rPr>
              <w:t xml:space="preserve"> </w:t>
            </w:r>
            <w:r w:rsidRPr="00EC28F7">
              <w:rPr>
                <w:rFonts w:cs="Times New Roman" w:hint="eastAsia"/>
                <w:spacing w:val="-4"/>
                <w:sz w:val="20"/>
                <w:szCs w:val="20"/>
              </w:rPr>
              <w:t>또는</w:t>
            </w:r>
            <w:r w:rsidRPr="00EC28F7">
              <w:rPr>
                <w:rFonts w:cs="Times New Roman"/>
                <w:spacing w:val="-4"/>
                <w:sz w:val="20"/>
                <w:szCs w:val="20"/>
              </w:rPr>
              <w:t xml:space="preserve"> </w:t>
            </w:r>
            <w:r w:rsidRPr="00EC28F7">
              <w:rPr>
                <w:rFonts w:cs="Times New Roman" w:hint="eastAsia"/>
                <w:spacing w:val="-4"/>
                <w:sz w:val="20"/>
                <w:szCs w:val="20"/>
              </w:rPr>
              <w:t>가맹계약을</w:t>
            </w:r>
            <w:r w:rsidRPr="00EC28F7">
              <w:rPr>
                <w:rFonts w:cs="Times New Roman"/>
                <w:spacing w:val="-4"/>
                <w:sz w:val="20"/>
                <w:szCs w:val="20"/>
              </w:rPr>
              <w:t xml:space="preserve"> </w:t>
            </w:r>
            <w:r w:rsidRPr="00EC28F7">
              <w:rPr>
                <w:rFonts w:cs="Times New Roman" w:hint="eastAsia"/>
                <w:spacing w:val="-4"/>
                <w:sz w:val="20"/>
                <w:szCs w:val="20"/>
              </w:rPr>
              <w:t>통해</w:t>
            </w:r>
            <w:r w:rsidRPr="00EC28F7">
              <w:rPr>
                <w:rFonts w:cs="Times New Roman"/>
                <w:spacing w:val="-4"/>
                <w:sz w:val="20"/>
                <w:szCs w:val="20"/>
              </w:rPr>
              <w:t xml:space="preserve"> </w:t>
            </w:r>
            <w:r w:rsidRPr="00EC28F7">
              <w:rPr>
                <w:rFonts w:cs="Times New Roman" w:hint="eastAsia"/>
                <w:spacing w:val="-4"/>
                <w:sz w:val="20"/>
                <w:szCs w:val="20"/>
              </w:rPr>
              <w:t>운영하는</w:t>
            </w:r>
            <w:r w:rsidRPr="00EC28F7">
              <w:rPr>
                <w:rFonts w:cs="Times New Roman"/>
                <w:spacing w:val="-4"/>
                <w:sz w:val="20"/>
                <w:szCs w:val="20"/>
              </w:rPr>
              <w:t xml:space="preserve"> </w:t>
            </w:r>
            <w:r w:rsidRPr="00EC28F7">
              <w:rPr>
                <w:rFonts w:cs="Times New Roman" w:hint="eastAsia"/>
                <w:spacing w:val="-4"/>
                <w:sz w:val="20"/>
                <w:szCs w:val="20"/>
              </w:rPr>
              <w:t>택시의</w:t>
            </w:r>
            <w:r w:rsidRPr="00EC28F7">
              <w:rPr>
                <w:rFonts w:cs="Times New Roman"/>
                <w:spacing w:val="-4"/>
                <w:sz w:val="20"/>
                <w:szCs w:val="20"/>
              </w:rPr>
              <w:t xml:space="preserve"> </w:t>
            </w:r>
            <w:r w:rsidRPr="00EC28F7">
              <w:rPr>
                <w:rFonts w:cs="Times New Roman" w:hint="eastAsia"/>
                <w:spacing w:val="-4"/>
                <w:sz w:val="20"/>
                <w:szCs w:val="20"/>
              </w:rPr>
              <w:t>경우</w:t>
            </w:r>
            <w:r w:rsidRPr="00EC28F7">
              <w:rPr>
                <w:rFonts w:cs="Times New Roman"/>
                <w:spacing w:val="-4"/>
                <w:sz w:val="20"/>
                <w:szCs w:val="20"/>
              </w:rPr>
              <w:t xml:space="preserve"> </w:t>
            </w:r>
            <w:r w:rsidRPr="00EC28F7">
              <w:rPr>
                <w:rFonts w:cs="Times New Roman" w:hint="eastAsia"/>
                <w:spacing w:val="-4"/>
                <w:sz w:val="20"/>
                <w:szCs w:val="20"/>
              </w:rPr>
              <w:t>현재</w:t>
            </w:r>
            <w:r w:rsidRPr="00EC28F7">
              <w:rPr>
                <w:rFonts w:cs="Times New Roman"/>
                <w:spacing w:val="-4"/>
                <w:sz w:val="20"/>
                <w:szCs w:val="20"/>
              </w:rPr>
              <w:t xml:space="preserve"> </w:t>
            </w:r>
            <w:r w:rsidRPr="00EC28F7">
              <w:rPr>
                <w:rFonts w:cs="Times New Roman" w:hint="eastAsia"/>
                <w:spacing w:val="-4"/>
                <w:sz w:val="20"/>
                <w:szCs w:val="20"/>
              </w:rPr>
              <w:t>특정</w:t>
            </w:r>
            <w:r w:rsidRPr="00EC28F7">
              <w:rPr>
                <w:rFonts w:cs="Times New Roman"/>
                <w:spacing w:val="-4"/>
                <w:sz w:val="20"/>
                <w:szCs w:val="20"/>
              </w:rPr>
              <w:t xml:space="preserve"> </w:t>
            </w:r>
            <w:r w:rsidRPr="00EC28F7">
              <w:rPr>
                <w:rFonts w:cs="Times New Roman" w:hint="eastAsia"/>
                <w:spacing w:val="-4"/>
                <w:sz w:val="20"/>
                <w:szCs w:val="20"/>
              </w:rPr>
              <w:t>정산사업자와</w:t>
            </w:r>
            <w:r w:rsidRPr="00EC28F7">
              <w:rPr>
                <w:rFonts w:cs="Times New Roman"/>
                <w:spacing w:val="-4"/>
                <w:sz w:val="20"/>
                <w:szCs w:val="20"/>
              </w:rPr>
              <w:t xml:space="preserve"> </w:t>
            </w:r>
            <w:r w:rsidRPr="00EC28F7">
              <w:rPr>
                <w:rFonts w:cs="Times New Roman" w:hint="eastAsia"/>
                <w:spacing w:val="-4"/>
                <w:sz w:val="20"/>
                <w:szCs w:val="20"/>
              </w:rPr>
              <w:t>계약하여</w:t>
            </w:r>
            <w:r w:rsidRPr="00EC28F7">
              <w:rPr>
                <w:rFonts w:cs="Times New Roman"/>
                <w:spacing w:val="-4"/>
                <w:sz w:val="20"/>
                <w:szCs w:val="20"/>
              </w:rPr>
              <w:t xml:space="preserve"> </w:t>
            </w:r>
            <w:r w:rsidRPr="00EC28F7">
              <w:rPr>
                <w:rFonts w:cs="Times New Roman" w:hint="eastAsia"/>
                <w:spacing w:val="-4"/>
                <w:sz w:val="20"/>
                <w:szCs w:val="20"/>
              </w:rPr>
              <w:t>정산서비스를</w:t>
            </w:r>
            <w:r w:rsidRPr="00EC28F7">
              <w:rPr>
                <w:rFonts w:cs="Times New Roman"/>
                <w:spacing w:val="-4"/>
                <w:sz w:val="20"/>
                <w:szCs w:val="20"/>
              </w:rPr>
              <w:t xml:space="preserve"> </w:t>
            </w:r>
            <w:r w:rsidRPr="00EC28F7">
              <w:rPr>
                <w:rFonts w:cs="Times New Roman" w:hint="eastAsia"/>
                <w:spacing w:val="-4"/>
                <w:sz w:val="20"/>
                <w:szCs w:val="20"/>
              </w:rPr>
              <w:t>제공받고</w:t>
            </w:r>
            <w:r w:rsidRPr="00EC28F7">
              <w:rPr>
                <w:rFonts w:cs="Times New Roman"/>
                <w:spacing w:val="-4"/>
                <w:sz w:val="20"/>
                <w:szCs w:val="20"/>
              </w:rPr>
              <w:t xml:space="preserve"> </w:t>
            </w:r>
            <w:r w:rsidRPr="00EC28F7">
              <w:rPr>
                <w:rFonts w:cs="Times New Roman" w:hint="eastAsia"/>
                <w:spacing w:val="-4"/>
                <w:sz w:val="20"/>
                <w:szCs w:val="20"/>
              </w:rPr>
              <w:t>있는데</w:t>
            </w:r>
            <w:r w:rsidRPr="00EC28F7">
              <w:rPr>
                <w:rFonts w:cs="Times New Roman"/>
                <w:spacing w:val="-4"/>
                <w:sz w:val="20"/>
                <w:szCs w:val="20"/>
              </w:rPr>
              <w:t xml:space="preserve">, </w:t>
            </w:r>
            <w:r w:rsidRPr="00EC28F7">
              <w:rPr>
                <w:rFonts w:cs="Times New Roman" w:hint="eastAsia"/>
                <w:spacing w:val="-4"/>
                <w:sz w:val="20"/>
                <w:szCs w:val="20"/>
              </w:rPr>
              <w:t>현재</w:t>
            </w:r>
            <w:r w:rsidRPr="00EC28F7">
              <w:rPr>
                <w:rFonts w:cs="Times New Roman"/>
                <w:spacing w:val="-4"/>
                <w:sz w:val="20"/>
                <w:szCs w:val="20"/>
              </w:rPr>
              <w:t xml:space="preserve"> </w:t>
            </w:r>
            <w:r w:rsidRPr="00EC28F7">
              <w:rPr>
                <w:rFonts w:cs="Times New Roman" w:hint="eastAsia"/>
                <w:spacing w:val="-4"/>
                <w:sz w:val="20"/>
                <w:szCs w:val="20"/>
              </w:rPr>
              <w:t>운영</w:t>
            </w:r>
            <w:r w:rsidRPr="00EC28F7">
              <w:rPr>
                <w:rFonts w:cs="Times New Roman"/>
                <w:spacing w:val="-4"/>
                <w:sz w:val="20"/>
                <w:szCs w:val="20"/>
              </w:rPr>
              <w:t xml:space="preserve"> </w:t>
            </w:r>
            <w:r w:rsidRPr="00EC28F7">
              <w:rPr>
                <w:rFonts w:cs="Times New Roman" w:hint="eastAsia"/>
                <w:spacing w:val="-4"/>
                <w:sz w:val="20"/>
                <w:szCs w:val="20"/>
              </w:rPr>
              <w:t>중인</w:t>
            </w:r>
            <w:r w:rsidRPr="00EC28F7">
              <w:rPr>
                <w:rFonts w:cs="Times New Roman"/>
                <w:spacing w:val="-4"/>
                <w:sz w:val="20"/>
                <w:szCs w:val="20"/>
              </w:rPr>
              <w:t xml:space="preserve"> </w:t>
            </w:r>
            <w:r w:rsidRPr="00EC28F7">
              <w:rPr>
                <w:rFonts w:cs="Times New Roman" w:hint="eastAsia"/>
                <w:spacing w:val="-4"/>
                <w:sz w:val="20"/>
                <w:szCs w:val="20"/>
              </w:rPr>
              <w:t>또는</w:t>
            </w:r>
            <w:r w:rsidRPr="00EC28F7">
              <w:rPr>
                <w:rFonts w:cs="Times New Roman"/>
                <w:spacing w:val="-4"/>
                <w:sz w:val="20"/>
                <w:szCs w:val="20"/>
              </w:rPr>
              <w:t xml:space="preserve"> </w:t>
            </w:r>
            <w:r w:rsidRPr="00EC28F7">
              <w:rPr>
                <w:rFonts w:cs="Times New Roman" w:hint="eastAsia"/>
                <w:spacing w:val="-4"/>
                <w:sz w:val="20"/>
                <w:szCs w:val="20"/>
              </w:rPr>
              <w:t>향후</w:t>
            </w:r>
            <w:r w:rsidRPr="00EC28F7">
              <w:rPr>
                <w:rFonts w:cs="Times New Roman"/>
                <w:spacing w:val="-4"/>
                <w:sz w:val="20"/>
                <w:szCs w:val="20"/>
              </w:rPr>
              <w:t xml:space="preserve"> </w:t>
            </w:r>
            <w:r w:rsidRPr="00EC28F7">
              <w:rPr>
                <w:rFonts w:cs="Times New Roman" w:hint="eastAsia"/>
                <w:spacing w:val="-4"/>
                <w:sz w:val="20"/>
                <w:szCs w:val="20"/>
              </w:rPr>
              <w:t>신규로</w:t>
            </w:r>
            <w:r w:rsidRPr="00EC28F7">
              <w:rPr>
                <w:rFonts w:cs="Times New Roman"/>
                <w:spacing w:val="-4"/>
                <w:sz w:val="20"/>
                <w:szCs w:val="20"/>
              </w:rPr>
              <w:t xml:space="preserve"> </w:t>
            </w:r>
            <w:r w:rsidRPr="00EC28F7">
              <w:rPr>
                <w:rFonts w:cs="Times New Roman" w:hint="eastAsia"/>
                <w:spacing w:val="-4"/>
                <w:sz w:val="20"/>
                <w:szCs w:val="20"/>
              </w:rPr>
              <w:t>운영할</w:t>
            </w:r>
            <w:r w:rsidRPr="00EC28F7">
              <w:rPr>
                <w:rFonts w:cs="Times New Roman"/>
                <w:spacing w:val="-4"/>
                <w:sz w:val="20"/>
                <w:szCs w:val="20"/>
              </w:rPr>
              <w:t xml:space="preserve"> </w:t>
            </w:r>
            <w:r w:rsidRPr="00EC28F7">
              <w:rPr>
                <w:rFonts w:cs="Times New Roman" w:hint="eastAsia"/>
                <w:spacing w:val="-4"/>
                <w:sz w:val="20"/>
                <w:szCs w:val="20"/>
              </w:rPr>
              <w:t>가맹택시에</w:t>
            </w:r>
            <w:r w:rsidRPr="00EC28F7">
              <w:rPr>
                <w:rFonts w:cs="Times New Roman"/>
                <w:spacing w:val="-4"/>
                <w:sz w:val="20"/>
                <w:szCs w:val="20"/>
              </w:rPr>
              <w:t xml:space="preserve"> </w:t>
            </w:r>
            <w:r w:rsidRPr="00EC28F7">
              <w:rPr>
                <w:rFonts w:cs="Times New Roman" w:hint="eastAsia"/>
                <w:spacing w:val="-4"/>
                <w:sz w:val="20"/>
                <w:szCs w:val="20"/>
              </w:rPr>
              <w:t>대하여</w:t>
            </w:r>
            <w:r w:rsidRPr="00EC28F7">
              <w:rPr>
                <w:rFonts w:cs="Times New Roman"/>
                <w:spacing w:val="-4"/>
                <w:sz w:val="20"/>
                <w:szCs w:val="20"/>
              </w:rPr>
              <w:t xml:space="preserve"> </w:t>
            </w:r>
            <w:r w:rsidRPr="00EC28F7">
              <w:rPr>
                <w:rFonts w:cs="Times New Roman" w:hint="eastAsia"/>
                <w:spacing w:val="-4"/>
                <w:sz w:val="20"/>
                <w:szCs w:val="20"/>
              </w:rPr>
              <w:t>일괄</w:t>
            </w:r>
            <w:r w:rsidRPr="00EC28F7">
              <w:rPr>
                <w:rFonts w:cs="Times New Roman"/>
                <w:spacing w:val="-4"/>
                <w:sz w:val="20"/>
                <w:szCs w:val="20"/>
              </w:rPr>
              <w:t xml:space="preserve"> </w:t>
            </w:r>
            <w:r w:rsidRPr="00EC28F7">
              <w:rPr>
                <w:rFonts w:cs="Times New Roman" w:hint="eastAsia"/>
                <w:spacing w:val="-4"/>
                <w:sz w:val="20"/>
                <w:szCs w:val="20"/>
              </w:rPr>
              <w:t>로카의</w:t>
            </w:r>
            <w:r w:rsidRPr="00EC28F7">
              <w:rPr>
                <w:rFonts w:cs="Times New Roman" w:hint="eastAsia"/>
                <w:spacing w:val="-4"/>
                <w:sz w:val="20"/>
                <w:szCs w:val="20"/>
              </w:rPr>
              <w:t xml:space="preserve"> </w:t>
            </w:r>
            <w:r w:rsidRPr="00EC28F7">
              <w:rPr>
                <w:rFonts w:cs="Times New Roman" w:hint="eastAsia"/>
                <w:spacing w:val="-4"/>
                <w:sz w:val="20"/>
                <w:szCs w:val="20"/>
              </w:rPr>
              <w:t>정산서비스를</w:t>
            </w:r>
            <w:r w:rsidRPr="00EC28F7">
              <w:rPr>
                <w:rFonts w:cs="Times New Roman"/>
                <w:spacing w:val="-4"/>
                <w:sz w:val="20"/>
                <w:szCs w:val="20"/>
              </w:rPr>
              <w:t xml:space="preserve"> </w:t>
            </w:r>
            <w:r w:rsidRPr="00EC28F7">
              <w:rPr>
                <w:rFonts w:cs="Times New Roman" w:hint="eastAsia"/>
                <w:spacing w:val="-4"/>
                <w:sz w:val="20"/>
                <w:szCs w:val="20"/>
              </w:rPr>
              <w:t>받는</w:t>
            </w:r>
            <w:r w:rsidRPr="00EC28F7">
              <w:rPr>
                <w:rFonts w:cs="Times New Roman"/>
                <w:spacing w:val="-4"/>
                <w:sz w:val="20"/>
                <w:szCs w:val="20"/>
              </w:rPr>
              <w:t xml:space="preserve"> </w:t>
            </w:r>
            <w:r w:rsidRPr="00EC28F7">
              <w:rPr>
                <w:rFonts w:cs="Times New Roman" w:hint="eastAsia"/>
                <w:spacing w:val="-4"/>
                <w:sz w:val="20"/>
                <w:szCs w:val="20"/>
              </w:rPr>
              <w:t>것으로</w:t>
            </w:r>
            <w:r w:rsidRPr="00EC28F7">
              <w:rPr>
                <w:rFonts w:cs="Times New Roman"/>
                <w:spacing w:val="-4"/>
                <w:sz w:val="20"/>
                <w:szCs w:val="20"/>
              </w:rPr>
              <w:t xml:space="preserve"> </w:t>
            </w:r>
            <w:r w:rsidRPr="00EC28F7">
              <w:rPr>
                <w:rFonts w:cs="Times New Roman" w:hint="eastAsia"/>
                <w:spacing w:val="-4"/>
                <w:sz w:val="20"/>
                <w:szCs w:val="20"/>
              </w:rPr>
              <w:t>정할</w:t>
            </w:r>
            <w:r w:rsidRPr="00EC28F7">
              <w:rPr>
                <w:rFonts w:cs="Times New Roman"/>
                <w:spacing w:val="-4"/>
                <w:sz w:val="20"/>
                <w:szCs w:val="20"/>
              </w:rPr>
              <w:t xml:space="preserve"> </w:t>
            </w:r>
            <w:r w:rsidRPr="00EC28F7">
              <w:rPr>
                <w:rFonts w:cs="Times New Roman" w:hint="eastAsia"/>
                <w:spacing w:val="-4"/>
                <w:sz w:val="20"/>
                <w:szCs w:val="20"/>
              </w:rPr>
              <w:t>경우</w:t>
            </w:r>
            <w:r w:rsidRPr="00EC28F7">
              <w:rPr>
                <w:rFonts w:cs="Times New Roman"/>
                <w:spacing w:val="-4"/>
                <w:sz w:val="20"/>
                <w:szCs w:val="20"/>
              </w:rPr>
              <w:t xml:space="preserve">, </w:t>
            </w:r>
            <w:r w:rsidRPr="00EC28F7">
              <w:rPr>
                <w:rFonts w:cs="Times New Roman" w:hint="eastAsia"/>
                <w:spacing w:val="-4"/>
                <w:sz w:val="20"/>
                <w:szCs w:val="20"/>
              </w:rPr>
              <w:t>정산사업</w:t>
            </w:r>
            <w:r w:rsidRPr="00EC28F7">
              <w:rPr>
                <w:rFonts w:cs="Times New Roman"/>
                <w:spacing w:val="-4"/>
                <w:sz w:val="20"/>
                <w:szCs w:val="20"/>
              </w:rPr>
              <w:t xml:space="preserve"> </w:t>
            </w:r>
            <w:r w:rsidRPr="00EC28F7">
              <w:rPr>
                <w:rFonts w:cs="Times New Roman" w:hint="eastAsia"/>
                <w:spacing w:val="-4"/>
                <w:sz w:val="20"/>
                <w:szCs w:val="20"/>
              </w:rPr>
              <w:t>시장의</w:t>
            </w:r>
            <w:r w:rsidRPr="00EC28F7">
              <w:rPr>
                <w:rFonts w:cs="Times New Roman"/>
                <w:spacing w:val="-4"/>
                <w:sz w:val="20"/>
                <w:szCs w:val="20"/>
              </w:rPr>
              <w:t xml:space="preserve"> </w:t>
            </w:r>
            <w:r w:rsidRPr="00EC28F7">
              <w:rPr>
                <w:rFonts w:cs="Times New Roman" w:hint="eastAsia"/>
                <w:spacing w:val="-4"/>
                <w:sz w:val="20"/>
                <w:szCs w:val="20"/>
              </w:rPr>
              <w:t>경쟁사업자</w:t>
            </w:r>
            <w:r w:rsidRPr="00EC28F7">
              <w:rPr>
                <w:rFonts w:cs="Times New Roman"/>
                <w:spacing w:val="-4"/>
                <w:sz w:val="20"/>
                <w:szCs w:val="20"/>
              </w:rPr>
              <w:t>(</w:t>
            </w:r>
            <w:r w:rsidR="00032D7A">
              <w:rPr>
                <w:rFonts w:cs="Times New Roman" w:hint="eastAsia"/>
                <w:spacing w:val="-4"/>
                <w:sz w:val="20"/>
                <w:szCs w:val="20"/>
              </w:rPr>
              <w:t>㈜</w:t>
            </w:r>
            <w:r w:rsidRPr="00EC28F7">
              <w:rPr>
                <w:rFonts w:cs="Times New Roman" w:hint="eastAsia"/>
                <w:spacing w:val="-4"/>
                <w:sz w:val="20"/>
                <w:szCs w:val="20"/>
              </w:rPr>
              <w:t>티머니</w:t>
            </w:r>
            <w:r w:rsidR="00032D7A">
              <w:rPr>
                <w:rFonts w:cs="Times New Roman" w:hint="eastAsia"/>
                <w:spacing w:val="-4"/>
                <w:sz w:val="20"/>
                <w:szCs w:val="20"/>
              </w:rPr>
              <w:t xml:space="preserve">, </w:t>
            </w:r>
            <w:r w:rsidR="00032D7A">
              <w:rPr>
                <w:rFonts w:cs="Times New Roman"/>
                <w:spacing w:val="-4"/>
                <w:sz w:val="20"/>
                <w:szCs w:val="20"/>
              </w:rPr>
              <w:t>“</w:t>
            </w:r>
            <w:r w:rsidR="00032D7A" w:rsidRPr="00032D7A">
              <w:rPr>
                <w:rFonts w:cs="Times New Roman" w:hint="eastAsia"/>
                <w:b/>
                <w:spacing w:val="-4"/>
                <w:sz w:val="20"/>
                <w:szCs w:val="20"/>
                <w:u w:val="single"/>
              </w:rPr>
              <w:t>티머니</w:t>
            </w:r>
            <w:r w:rsidR="00032D7A">
              <w:rPr>
                <w:rFonts w:cs="Times New Roman"/>
                <w:spacing w:val="-4"/>
                <w:sz w:val="20"/>
                <w:szCs w:val="20"/>
              </w:rPr>
              <w:t>”)</w:t>
            </w:r>
            <w:r w:rsidRPr="00EC28F7">
              <w:rPr>
                <w:rFonts w:cs="Times New Roman"/>
                <w:spacing w:val="-4"/>
                <w:sz w:val="20"/>
                <w:szCs w:val="20"/>
              </w:rPr>
              <w:t xml:space="preserve"> </w:t>
            </w:r>
            <w:r w:rsidRPr="00EC28F7">
              <w:rPr>
                <w:rFonts w:cs="Times New Roman" w:hint="eastAsia"/>
                <w:spacing w:val="-4"/>
                <w:sz w:val="20"/>
                <w:szCs w:val="20"/>
              </w:rPr>
              <w:t>등</w:t>
            </w:r>
            <w:r w:rsidRPr="00EC28F7">
              <w:rPr>
                <w:rFonts w:cs="Times New Roman"/>
                <w:spacing w:val="-4"/>
                <w:sz w:val="20"/>
                <w:szCs w:val="20"/>
              </w:rPr>
              <w:t>)</w:t>
            </w:r>
            <w:r w:rsidRPr="00EC28F7">
              <w:rPr>
                <w:rFonts w:cs="Times New Roman" w:hint="eastAsia"/>
                <w:spacing w:val="-4"/>
                <w:sz w:val="20"/>
                <w:szCs w:val="20"/>
              </w:rPr>
              <w:t>의</w:t>
            </w:r>
            <w:r w:rsidRPr="00EC28F7">
              <w:rPr>
                <w:rFonts w:cs="Times New Roman"/>
                <w:spacing w:val="-4"/>
                <w:sz w:val="20"/>
                <w:szCs w:val="20"/>
              </w:rPr>
              <w:t xml:space="preserve"> </w:t>
            </w:r>
            <w:r w:rsidRPr="00EC28F7">
              <w:rPr>
                <w:rFonts w:cs="Times New Roman" w:hint="eastAsia"/>
                <w:spacing w:val="-4"/>
                <w:sz w:val="20"/>
                <w:szCs w:val="20"/>
              </w:rPr>
              <w:t>거래</w:t>
            </w:r>
            <w:r w:rsidRPr="00EC28F7">
              <w:rPr>
                <w:rFonts w:cs="Times New Roman"/>
                <w:spacing w:val="-4"/>
                <w:sz w:val="20"/>
                <w:szCs w:val="20"/>
              </w:rPr>
              <w:t>∙</w:t>
            </w:r>
            <w:r w:rsidRPr="00EC28F7">
              <w:rPr>
                <w:rFonts w:cs="Times New Roman" w:hint="eastAsia"/>
                <w:spacing w:val="-4"/>
                <w:sz w:val="20"/>
                <w:szCs w:val="20"/>
              </w:rPr>
              <w:t>시장진입을</w:t>
            </w:r>
            <w:r w:rsidRPr="00EC28F7">
              <w:rPr>
                <w:rFonts w:cs="Times New Roman"/>
                <w:spacing w:val="-4"/>
                <w:sz w:val="20"/>
                <w:szCs w:val="20"/>
              </w:rPr>
              <w:t xml:space="preserve"> </w:t>
            </w:r>
            <w:r w:rsidRPr="00EC28F7">
              <w:rPr>
                <w:rFonts w:cs="Times New Roman" w:hint="eastAsia"/>
                <w:spacing w:val="-4"/>
                <w:sz w:val="20"/>
                <w:szCs w:val="20"/>
              </w:rPr>
              <w:t>봉쇄하는</w:t>
            </w:r>
            <w:r w:rsidRPr="00EC28F7">
              <w:rPr>
                <w:rFonts w:cs="Times New Roman"/>
                <w:spacing w:val="-4"/>
                <w:sz w:val="20"/>
                <w:szCs w:val="20"/>
              </w:rPr>
              <w:t xml:space="preserve"> </w:t>
            </w:r>
            <w:r w:rsidRPr="00EC28F7">
              <w:rPr>
                <w:rFonts w:cs="Times New Roman" w:hint="eastAsia"/>
                <w:spacing w:val="-4"/>
                <w:sz w:val="20"/>
                <w:szCs w:val="20"/>
              </w:rPr>
              <w:t>것으로</w:t>
            </w:r>
            <w:r w:rsidRPr="00EC28F7">
              <w:rPr>
                <w:rFonts w:cs="Times New Roman"/>
                <w:spacing w:val="-4"/>
                <w:sz w:val="20"/>
                <w:szCs w:val="20"/>
              </w:rPr>
              <w:t xml:space="preserve"> </w:t>
            </w:r>
            <w:r w:rsidRPr="00EC28F7">
              <w:rPr>
                <w:rFonts w:cs="Times New Roman" w:hint="eastAsia"/>
                <w:spacing w:val="-4"/>
                <w:sz w:val="20"/>
                <w:szCs w:val="20"/>
              </w:rPr>
              <w:t>해석될</w:t>
            </w:r>
            <w:r w:rsidRPr="00EC28F7">
              <w:rPr>
                <w:rFonts w:cs="Times New Roman" w:hint="eastAsia"/>
                <w:spacing w:val="-4"/>
                <w:sz w:val="20"/>
                <w:szCs w:val="20"/>
              </w:rPr>
              <w:t xml:space="preserve"> </w:t>
            </w:r>
            <w:r w:rsidRPr="00EC28F7">
              <w:rPr>
                <w:rFonts w:cs="Times New Roman" w:hint="eastAsia"/>
                <w:spacing w:val="-4"/>
                <w:sz w:val="20"/>
                <w:szCs w:val="20"/>
              </w:rPr>
              <w:t>수</w:t>
            </w:r>
            <w:r w:rsidRPr="00EC28F7">
              <w:rPr>
                <w:rFonts w:cs="Times New Roman" w:hint="eastAsia"/>
                <w:spacing w:val="-4"/>
                <w:sz w:val="20"/>
                <w:szCs w:val="20"/>
              </w:rPr>
              <w:t xml:space="preserve"> </w:t>
            </w:r>
            <w:r w:rsidRPr="00EC28F7">
              <w:rPr>
                <w:rFonts w:cs="Times New Roman" w:hint="eastAsia"/>
                <w:spacing w:val="-4"/>
                <w:sz w:val="20"/>
                <w:szCs w:val="20"/>
              </w:rPr>
              <w:t>있음</w:t>
            </w:r>
            <w:r w:rsidRPr="00EC28F7">
              <w:rPr>
                <w:rFonts w:cs="Times New Roman"/>
                <w:spacing w:val="-4"/>
                <w:sz w:val="20"/>
                <w:szCs w:val="20"/>
              </w:rPr>
              <w:t xml:space="preserve">. </w:t>
            </w:r>
          </w:p>
          <w:p w14:paraId="7C516BD2" w14:textId="6499C43E" w:rsidR="004E04A7" w:rsidRPr="00EC28F7" w:rsidRDefault="004E04A7" w:rsidP="00EC28F7">
            <w:pPr>
              <w:pStyle w:val="a8"/>
              <w:widowControl/>
              <w:numPr>
                <w:ilvl w:val="0"/>
                <w:numId w:val="3"/>
              </w:numPr>
              <w:spacing w:before="40" w:after="80" w:line="276" w:lineRule="auto"/>
              <w:ind w:left="568" w:hanging="284"/>
              <w:rPr>
                <w:rFonts w:cs="Times New Roman"/>
                <w:spacing w:val="-2"/>
                <w:sz w:val="20"/>
                <w:szCs w:val="20"/>
              </w:rPr>
            </w:pPr>
            <w:r w:rsidRPr="00EC28F7">
              <w:rPr>
                <w:rFonts w:cs="Times New Roman" w:hint="eastAsia"/>
                <w:spacing w:val="-2"/>
                <w:sz w:val="20"/>
                <w:szCs w:val="20"/>
              </w:rPr>
              <w:t>둘째</w:t>
            </w:r>
            <w:r w:rsidRPr="00EC28F7">
              <w:rPr>
                <w:rFonts w:cs="Times New Roman" w:hint="eastAsia"/>
                <w:spacing w:val="-2"/>
                <w:sz w:val="20"/>
                <w:szCs w:val="20"/>
              </w:rPr>
              <w:t>,</w:t>
            </w:r>
            <w:r w:rsidRPr="00EC28F7">
              <w:rPr>
                <w:rFonts w:cs="Times New Roman"/>
                <w:spacing w:val="-2"/>
                <w:sz w:val="20"/>
                <w:szCs w:val="20"/>
              </w:rPr>
              <w:t xml:space="preserve"> </w:t>
            </w:r>
            <w:r w:rsidRPr="00EC28F7">
              <w:rPr>
                <w:rFonts w:cs="Times New Roman" w:hint="eastAsia"/>
                <w:spacing w:val="-2"/>
                <w:sz w:val="20"/>
                <w:szCs w:val="20"/>
              </w:rPr>
              <w:t>로카가</w:t>
            </w:r>
            <w:r w:rsidRPr="00EC28F7">
              <w:rPr>
                <w:rFonts w:cs="Times New Roman" w:hint="eastAsia"/>
                <w:spacing w:val="-2"/>
                <w:sz w:val="20"/>
                <w:szCs w:val="20"/>
              </w:rPr>
              <w:t xml:space="preserve"> </w:t>
            </w:r>
            <w:r w:rsidRPr="00EC28F7">
              <w:rPr>
                <w:rFonts w:cs="Times New Roman" w:hint="eastAsia"/>
                <w:spacing w:val="-2"/>
                <w:sz w:val="20"/>
                <w:szCs w:val="20"/>
              </w:rPr>
              <w:t>높은</w:t>
            </w:r>
            <w:r w:rsidRPr="00EC28F7">
              <w:rPr>
                <w:rFonts w:cs="Times New Roman" w:hint="eastAsia"/>
                <w:spacing w:val="-2"/>
                <w:sz w:val="20"/>
                <w:szCs w:val="20"/>
              </w:rPr>
              <w:t xml:space="preserve"> </w:t>
            </w:r>
            <w:r w:rsidRPr="00EC28F7">
              <w:rPr>
                <w:rFonts w:cs="Times New Roman" w:hint="eastAsia"/>
                <w:spacing w:val="-2"/>
                <w:sz w:val="20"/>
                <w:szCs w:val="20"/>
              </w:rPr>
              <w:t>시장점유율</w:t>
            </w:r>
            <w:r w:rsidRPr="00EC28F7">
              <w:rPr>
                <w:rFonts w:cs="Times New Roman" w:hint="eastAsia"/>
                <w:spacing w:val="-2"/>
                <w:sz w:val="20"/>
                <w:szCs w:val="20"/>
              </w:rPr>
              <w:t xml:space="preserve">(100% </w:t>
            </w:r>
            <w:r w:rsidRPr="00EC28F7">
              <w:rPr>
                <w:rFonts w:cs="Times New Roman" w:hint="eastAsia"/>
                <w:spacing w:val="-2"/>
                <w:sz w:val="20"/>
                <w:szCs w:val="20"/>
              </w:rPr>
              <w:t>포함</w:t>
            </w:r>
            <w:r w:rsidRPr="00EC28F7">
              <w:rPr>
                <w:rFonts w:cs="Times New Roman" w:hint="eastAsia"/>
                <w:spacing w:val="-2"/>
                <w:sz w:val="20"/>
                <w:szCs w:val="20"/>
              </w:rPr>
              <w:t>)</w:t>
            </w:r>
            <w:r w:rsidRPr="00EC28F7">
              <w:rPr>
                <w:rFonts w:cs="Times New Roman" w:hint="eastAsia"/>
                <w:spacing w:val="-2"/>
                <w:sz w:val="20"/>
                <w:szCs w:val="20"/>
              </w:rPr>
              <w:t>을</w:t>
            </w:r>
            <w:r w:rsidRPr="00EC28F7">
              <w:rPr>
                <w:rFonts w:cs="Times New Roman" w:hint="eastAsia"/>
                <w:spacing w:val="-2"/>
                <w:sz w:val="20"/>
                <w:szCs w:val="20"/>
              </w:rPr>
              <w:t xml:space="preserve"> </w:t>
            </w:r>
            <w:r w:rsidRPr="00EC28F7">
              <w:rPr>
                <w:rFonts w:cs="Times New Roman" w:hint="eastAsia"/>
                <w:spacing w:val="-2"/>
                <w:sz w:val="20"/>
                <w:szCs w:val="20"/>
              </w:rPr>
              <w:t>가진</w:t>
            </w:r>
            <w:r w:rsidRPr="00EC28F7">
              <w:rPr>
                <w:rFonts w:cs="Times New Roman" w:hint="eastAsia"/>
                <w:spacing w:val="-2"/>
                <w:sz w:val="20"/>
                <w:szCs w:val="20"/>
              </w:rPr>
              <w:t xml:space="preserve"> </w:t>
            </w:r>
            <w:r w:rsidRPr="00EC28F7">
              <w:rPr>
                <w:rFonts w:cs="Times New Roman" w:hint="eastAsia"/>
                <w:spacing w:val="-2"/>
                <w:sz w:val="20"/>
                <w:szCs w:val="20"/>
              </w:rPr>
              <w:t>정산사업</w:t>
            </w:r>
            <w:r w:rsidRPr="00EC28F7">
              <w:rPr>
                <w:rFonts w:cs="Times New Roman" w:hint="eastAsia"/>
                <w:spacing w:val="-2"/>
                <w:sz w:val="20"/>
                <w:szCs w:val="20"/>
              </w:rPr>
              <w:t xml:space="preserve"> </w:t>
            </w:r>
            <w:r w:rsidRPr="00EC28F7">
              <w:rPr>
                <w:rFonts w:cs="Times New Roman" w:hint="eastAsia"/>
                <w:spacing w:val="-2"/>
                <w:sz w:val="20"/>
                <w:szCs w:val="20"/>
              </w:rPr>
              <w:t>지역시장에서</w:t>
            </w:r>
            <w:r w:rsidRPr="00EC28F7">
              <w:rPr>
                <w:rFonts w:cs="Times New Roman" w:hint="eastAsia"/>
                <w:spacing w:val="-2"/>
                <w:sz w:val="20"/>
                <w:szCs w:val="20"/>
              </w:rPr>
              <w:t xml:space="preserve">, </w:t>
            </w:r>
            <w:r w:rsidRPr="00EC28F7">
              <w:rPr>
                <w:rFonts w:cs="Times New Roman" w:hint="eastAsia"/>
                <w:spacing w:val="-2"/>
                <w:sz w:val="20"/>
                <w:szCs w:val="20"/>
              </w:rPr>
              <w:t>로카가</w:t>
            </w:r>
            <w:r w:rsidRPr="00EC28F7">
              <w:rPr>
                <w:rFonts w:cs="Times New Roman" w:hint="eastAsia"/>
                <w:spacing w:val="-2"/>
                <w:sz w:val="20"/>
                <w:szCs w:val="20"/>
              </w:rPr>
              <w:t xml:space="preserve"> </w:t>
            </w:r>
            <w:r w:rsidRPr="00EC28F7">
              <w:rPr>
                <w:rFonts w:cs="Times New Roman" w:hint="eastAsia"/>
                <w:spacing w:val="-2"/>
                <w:sz w:val="20"/>
                <w:szCs w:val="20"/>
              </w:rPr>
              <w:t>다른</w:t>
            </w:r>
            <w:r w:rsidRPr="00EC28F7">
              <w:rPr>
                <w:rFonts w:cs="Times New Roman" w:hint="eastAsia"/>
                <w:spacing w:val="-2"/>
                <w:sz w:val="20"/>
                <w:szCs w:val="20"/>
              </w:rPr>
              <w:t xml:space="preserve"> </w:t>
            </w:r>
            <w:r w:rsidRPr="00EC28F7">
              <w:rPr>
                <w:rFonts w:cs="Times New Roman" w:hint="eastAsia"/>
                <w:spacing w:val="-2"/>
                <w:sz w:val="20"/>
                <w:szCs w:val="20"/>
              </w:rPr>
              <w:t>택시호출</w:t>
            </w:r>
            <w:r w:rsidRPr="00EC28F7">
              <w:rPr>
                <w:rFonts w:cs="Times New Roman" w:hint="eastAsia"/>
                <w:spacing w:val="-2"/>
                <w:sz w:val="20"/>
                <w:szCs w:val="20"/>
              </w:rPr>
              <w:t xml:space="preserve"> </w:t>
            </w:r>
            <w:r w:rsidRPr="00EC28F7">
              <w:rPr>
                <w:rFonts w:cs="Times New Roman" w:hint="eastAsia"/>
                <w:spacing w:val="-2"/>
                <w:sz w:val="20"/>
                <w:szCs w:val="20"/>
              </w:rPr>
              <w:t>플랫폼사업자</w:t>
            </w:r>
            <w:r w:rsidRPr="00EC28F7">
              <w:rPr>
                <w:rFonts w:cs="Times New Roman" w:hint="eastAsia"/>
                <w:spacing w:val="-2"/>
                <w:sz w:val="20"/>
                <w:szCs w:val="20"/>
              </w:rPr>
              <w:t xml:space="preserve"> </w:t>
            </w:r>
            <w:r w:rsidRPr="00EC28F7">
              <w:rPr>
                <w:rFonts w:cs="Times New Roman" w:hint="eastAsia"/>
                <w:spacing w:val="-2"/>
                <w:sz w:val="20"/>
                <w:szCs w:val="20"/>
              </w:rPr>
              <w:t>또는</w:t>
            </w:r>
            <w:r w:rsidRPr="00EC28F7">
              <w:rPr>
                <w:rFonts w:cs="Times New Roman" w:hint="eastAsia"/>
                <w:spacing w:val="-2"/>
                <w:sz w:val="20"/>
                <w:szCs w:val="20"/>
              </w:rPr>
              <w:t xml:space="preserve"> </w:t>
            </w:r>
            <w:r w:rsidRPr="00EC28F7">
              <w:rPr>
                <w:rFonts w:cs="Times New Roman" w:hint="eastAsia"/>
                <w:spacing w:val="-2"/>
                <w:sz w:val="20"/>
                <w:szCs w:val="20"/>
              </w:rPr>
              <w:t>택시운송</w:t>
            </w:r>
            <w:r w:rsidRPr="00EC28F7">
              <w:rPr>
                <w:rFonts w:cs="Times New Roman" w:hint="eastAsia"/>
                <w:spacing w:val="-2"/>
                <w:sz w:val="20"/>
                <w:szCs w:val="20"/>
              </w:rPr>
              <w:t xml:space="preserve"> </w:t>
            </w:r>
            <w:r w:rsidRPr="00EC28F7">
              <w:rPr>
                <w:rFonts w:cs="Times New Roman" w:hint="eastAsia"/>
                <w:spacing w:val="-2"/>
                <w:sz w:val="20"/>
                <w:szCs w:val="20"/>
              </w:rPr>
              <w:t>사업자에게</w:t>
            </w:r>
            <w:r w:rsidRPr="00EC28F7">
              <w:rPr>
                <w:rFonts w:cs="Times New Roman" w:hint="eastAsia"/>
                <w:spacing w:val="-2"/>
                <w:sz w:val="20"/>
                <w:szCs w:val="20"/>
              </w:rPr>
              <w:t xml:space="preserve"> </w:t>
            </w:r>
            <w:r w:rsidRPr="00EC28F7">
              <w:rPr>
                <w:rFonts w:cs="Times New Roman" w:hint="eastAsia"/>
                <w:spacing w:val="-2"/>
                <w:sz w:val="20"/>
                <w:szCs w:val="20"/>
              </w:rPr>
              <w:t>정산서비스</w:t>
            </w:r>
            <w:r w:rsidRPr="00EC28F7">
              <w:rPr>
                <w:rFonts w:cs="Times New Roman" w:hint="eastAsia"/>
                <w:spacing w:val="-2"/>
                <w:sz w:val="20"/>
                <w:szCs w:val="20"/>
              </w:rPr>
              <w:t xml:space="preserve"> </w:t>
            </w:r>
            <w:r w:rsidRPr="00EC28F7">
              <w:rPr>
                <w:rFonts w:cs="Times New Roman" w:hint="eastAsia"/>
                <w:spacing w:val="-2"/>
                <w:sz w:val="20"/>
                <w:szCs w:val="20"/>
              </w:rPr>
              <w:t>제공을</w:t>
            </w:r>
            <w:r w:rsidRPr="00EC28F7">
              <w:rPr>
                <w:rFonts w:cs="Times New Roman" w:hint="eastAsia"/>
                <w:spacing w:val="-2"/>
                <w:sz w:val="20"/>
                <w:szCs w:val="20"/>
              </w:rPr>
              <w:t xml:space="preserve"> </w:t>
            </w:r>
            <w:r w:rsidRPr="00EC28F7">
              <w:rPr>
                <w:rFonts w:cs="Times New Roman" w:hint="eastAsia"/>
                <w:spacing w:val="-2"/>
                <w:sz w:val="20"/>
                <w:szCs w:val="20"/>
              </w:rPr>
              <w:t>거부하거나</w:t>
            </w:r>
            <w:r w:rsidRPr="00EC28F7">
              <w:rPr>
                <w:rFonts w:cs="Times New Roman" w:hint="eastAsia"/>
                <w:spacing w:val="-2"/>
                <w:sz w:val="20"/>
                <w:szCs w:val="20"/>
              </w:rPr>
              <w:t xml:space="preserve"> </w:t>
            </w:r>
            <w:r w:rsidRPr="00EC28F7">
              <w:rPr>
                <w:rFonts w:cs="Times New Roman" w:hint="eastAsia"/>
                <w:spacing w:val="-2"/>
                <w:sz w:val="20"/>
                <w:szCs w:val="20"/>
              </w:rPr>
              <w:t>불리한</w:t>
            </w:r>
            <w:r w:rsidRPr="00EC28F7">
              <w:rPr>
                <w:rFonts w:cs="Times New Roman" w:hint="eastAsia"/>
                <w:spacing w:val="-2"/>
                <w:sz w:val="20"/>
                <w:szCs w:val="20"/>
              </w:rPr>
              <w:t xml:space="preserve"> </w:t>
            </w:r>
            <w:r w:rsidRPr="00EC28F7">
              <w:rPr>
                <w:rFonts w:cs="Times New Roman" w:hint="eastAsia"/>
                <w:spacing w:val="-2"/>
                <w:sz w:val="20"/>
                <w:szCs w:val="20"/>
              </w:rPr>
              <w:t>조건으로</w:t>
            </w:r>
            <w:r w:rsidRPr="00EC28F7">
              <w:rPr>
                <w:rFonts w:cs="Times New Roman" w:hint="eastAsia"/>
                <w:spacing w:val="-2"/>
                <w:sz w:val="20"/>
                <w:szCs w:val="20"/>
              </w:rPr>
              <w:t xml:space="preserve"> </w:t>
            </w:r>
            <w:r w:rsidRPr="00EC28F7">
              <w:rPr>
                <w:rFonts w:cs="Times New Roman" w:hint="eastAsia"/>
                <w:spacing w:val="-2"/>
                <w:sz w:val="20"/>
                <w:szCs w:val="20"/>
              </w:rPr>
              <w:t>제공할</w:t>
            </w:r>
            <w:r w:rsidRPr="00EC28F7">
              <w:rPr>
                <w:rFonts w:cs="Times New Roman" w:hint="eastAsia"/>
                <w:spacing w:val="-2"/>
                <w:sz w:val="20"/>
                <w:szCs w:val="20"/>
              </w:rPr>
              <w:t xml:space="preserve"> </w:t>
            </w:r>
            <w:r w:rsidRPr="00EC28F7">
              <w:rPr>
                <w:rFonts w:cs="Times New Roman" w:hint="eastAsia"/>
                <w:spacing w:val="-2"/>
                <w:sz w:val="20"/>
                <w:szCs w:val="20"/>
              </w:rPr>
              <w:t>수</w:t>
            </w:r>
            <w:r w:rsidRPr="00EC28F7">
              <w:rPr>
                <w:rFonts w:cs="Times New Roman" w:hint="eastAsia"/>
                <w:spacing w:val="-2"/>
                <w:sz w:val="20"/>
                <w:szCs w:val="20"/>
              </w:rPr>
              <w:t xml:space="preserve"> </w:t>
            </w:r>
            <w:r w:rsidRPr="00EC28F7">
              <w:rPr>
                <w:rFonts w:cs="Times New Roman" w:hint="eastAsia"/>
                <w:spacing w:val="-2"/>
                <w:sz w:val="20"/>
                <w:szCs w:val="20"/>
              </w:rPr>
              <w:t>있다면</w:t>
            </w:r>
            <w:r w:rsidRPr="00EC28F7">
              <w:rPr>
                <w:rFonts w:cs="Times New Roman" w:hint="eastAsia"/>
                <w:spacing w:val="-2"/>
                <w:sz w:val="20"/>
                <w:szCs w:val="20"/>
              </w:rPr>
              <w:t xml:space="preserve">, </w:t>
            </w:r>
            <w:r w:rsidRPr="00EC28F7">
              <w:rPr>
                <w:rFonts w:cs="Times New Roman" w:hint="eastAsia"/>
                <w:spacing w:val="-2"/>
                <w:sz w:val="20"/>
                <w:szCs w:val="20"/>
              </w:rPr>
              <w:t>봉쇄효과가</w:t>
            </w:r>
            <w:r w:rsidRPr="00EC28F7">
              <w:rPr>
                <w:rFonts w:cs="Times New Roman" w:hint="eastAsia"/>
                <w:spacing w:val="-2"/>
                <w:sz w:val="20"/>
                <w:szCs w:val="20"/>
              </w:rPr>
              <w:t xml:space="preserve"> </w:t>
            </w:r>
            <w:r w:rsidRPr="00EC28F7">
              <w:rPr>
                <w:rFonts w:cs="Times New Roman" w:hint="eastAsia"/>
                <w:spacing w:val="-2"/>
                <w:sz w:val="20"/>
                <w:szCs w:val="20"/>
              </w:rPr>
              <w:t>발생한다고</w:t>
            </w:r>
            <w:r w:rsidRPr="00EC28F7">
              <w:rPr>
                <w:rFonts w:cs="Times New Roman" w:hint="eastAsia"/>
                <w:spacing w:val="-2"/>
                <w:sz w:val="20"/>
                <w:szCs w:val="20"/>
              </w:rPr>
              <w:t xml:space="preserve"> </w:t>
            </w:r>
            <w:r w:rsidRPr="00EC28F7">
              <w:rPr>
                <w:rFonts w:cs="Times New Roman" w:hint="eastAsia"/>
                <w:spacing w:val="-2"/>
                <w:sz w:val="20"/>
                <w:szCs w:val="20"/>
              </w:rPr>
              <w:t>볼</w:t>
            </w:r>
            <w:r w:rsidRPr="00EC28F7">
              <w:rPr>
                <w:rFonts w:cs="Times New Roman" w:hint="eastAsia"/>
                <w:spacing w:val="-2"/>
                <w:sz w:val="20"/>
                <w:szCs w:val="20"/>
              </w:rPr>
              <w:t xml:space="preserve"> </w:t>
            </w:r>
            <w:r w:rsidRPr="00EC28F7">
              <w:rPr>
                <w:rFonts w:cs="Times New Roman" w:hint="eastAsia"/>
                <w:spacing w:val="-2"/>
                <w:sz w:val="20"/>
                <w:szCs w:val="20"/>
              </w:rPr>
              <w:t>수</w:t>
            </w:r>
            <w:r w:rsidRPr="00EC28F7">
              <w:rPr>
                <w:rFonts w:cs="Times New Roman" w:hint="eastAsia"/>
                <w:spacing w:val="-2"/>
                <w:sz w:val="20"/>
                <w:szCs w:val="20"/>
              </w:rPr>
              <w:t xml:space="preserve"> </w:t>
            </w:r>
            <w:r w:rsidRPr="00EC28F7">
              <w:rPr>
                <w:rFonts w:cs="Times New Roman" w:hint="eastAsia"/>
                <w:spacing w:val="-2"/>
                <w:sz w:val="20"/>
                <w:szCs w:val="20"/>
              </w:rPr>
              <w:t>있음</w:t>
            </w:r>
            <w:r w:rsidRPr="00EC28F7">
              <w:rPr>
                <w:rFonts w:cs="Times New Roman" w:hint="eastAsia"/>
                <w:spacing w:val="-2"/>
                <w:sz w:val="20"/>
                <w:szCs w:val="20"/>
              </w:rPr>
              <w:t>.</w:t>
            </w:r>
            <w:r w:rsidRPr="00EC28F7">
              <w:rPr>
                <w:rFonts w:cs="Times New Roman"/>
                <w:spacing w:val="-2"/>
                <w:sz w:val="20"/>
                <w:szCs w:val="20"/>
              </w:rPr>
              <w:t xml:space="preserve"> </w:t>
            </w:r>
            <w:r w:rsidRPr="00EC28F7">
              <w:rPr>
                <w:rFonts w:cs="Times New Roman" w:hint="eastAsia"/>
                <w:spacing w:val="-2"/>
                <w:sz w:val="20"/>
                <w:szCs w:val="20"/>
              </w:rPr>
              <w:t>단</w:t>
            </w:r>
            <w:r w:rsidRPr="00EC28F7">
              <w:rPr>
                <w:rFonts w:cs="Times New Roman" w:hint="eastAsia"/>
                <w:spacing w:val="-2"/>
                <w:sz w:val="20"/>
                <w:szCs w:val="20"/>
              </w:rPr>
              <w:t>,</w:t>
            </w:r>
            <w:r w:rsidRPr="00EC28F7">
              <w:rPr>
                <w:rFonts w:cs="Times New Roman"/>
                <w:spacing w:val="-2"/>
                <w:sz w:val="20"/>
                <w:szCs w:val="20"/>
              </w:rPr>
              <w:t xml:space="preserve"> </w:t>
            </w:r>
            <w:r w:rsidRPr="00EC28F7">
              <w:rPr>
                <w:rFonts w:cs="Times New Roman" w:hint="eastAsia"/>
                <w:spacing w:val="-2"/>
                <w:sz w:val="20"/>
                <w:szCs w:val="20"/>
              </w:rPr>
              <w:t>이와</w:t>
            </w:r>
            <w:r w:rsidRPr="00EC28F7">
              <w:rPr>
                <w:rFonts w:cs="Times New Roman" w:hint="eastAsia"/>
                <w:spacing w:val="-2"/>
                <w:sz w:val="20"/>
                <w:szCs w:val="20"/>
              </w:rPr>
              <w:t xml:space="preserve"> </w:t>
            </w:r>
            <w:r w:rsidRPr="00EC28F7">
              <w:rPr>
                <w:rFonts w:cs="Times New Roman" w:hint="eastAsia"/>
                <w:spacing w:val="-2"/>
                <w:sz w:val="20"/>
                <w:szCs w:val="20"/>
              </w:rPr>
              <w:t>관련한</w:t>
            </w:r>
            <w:r w:rsidRPr="00EC28F7">
              <w:rPr>
                <w:rFonts w:cs="Times New Roman" w:hint="eastAsia"/>
                <w:spacing w:val="-2"/>
                <w:sz w:val="20"/>
                <w:szCs w:val="20"/>
              </w:rPr>
              <w:t xml:space="preserve"> </w:t>
            </w:r>
            <w:r w:rsidRPr="00EC28F7">
              <w:rPr>
                <w:rFonts w:cs="Times New Roman" w:hint="eastAsia"/>
                <w:spacing w:val="-2"/>
                <w:sz w:val="20"/>
                <w:szCs w:val="20"/>
              </w:rPr>
              <w:t>회사의</w:t>
            </w:r>
            <w:r w:rsidRPr="00EC28F7">
              <w:rPr>
                <w:rFonts w:cs="Times New Roman" w:hint="eastAsia"/>
                <w:spacing w:val="-2"/>
                <w:sz w:val="20"/>
                <w:szCs w:val="20"/>
              </w:rPr>
              <w:t xml:space="preserve"> </w:t>
            </w:r>
            <w:r w:rsidRPr="00EC28F7">
              <w:rPr>
                <w:rFonts w:cs="Times New Roman" w:hint="eastAsia"/>
                <w:spacing w:val="-2"/>
                <w:sz w:val="20"/>
                <w:szCs w:val="20"/>
              </w:rPr>
              <w:t>설명</w:t>
            </w:r>
            <w:r w:rsidRPr="00EC28F7">
              <w:rPr>
                <w:rFonts w:cs="Times New Roman" w:hint="eastAsia"/>
                <w:spacing w:val="-2"/>
                <w:sz w:val="20"/>
                <w:szCs w:val="20"/>
              </w:rPr>
              <w:t xml:space="preserve"> </w:t>
            </w:r>
            <w:r w:rsidRPr="00EC28F7">
              <w:rPr>
                <w:rFonts w:cs="Times New Roman" w:hint="eastAsia"/>
                <w:spacing w:val="-2"/>
                <w:sz w:val="20"/>
                <w:szCs w:val="20"/>
              </w:rPr>
              <w:t>및</w:t>
            </w:r>
            <w:r w:rsidRPr="00EC28F7">
              <w:rPr>
                <w:rFonts w:cs="Times New Roman" w:hint="eastAsia"/>
                <w:spacing w:val="-2"/>
                <w:sz w:val="20"/>
                <w:szCs w:val="20"/>
              </w:rPr>
              <w:t xml:space="preserve"> </w:t>
            </w:r>
            <w:r w:rsidRPr="00EC28F7">
              <w:rPr>
                <w:rFonts w:cs="Times New Roman" w:hint="eastAsia"/>
                <w:spacing w:val="-2"/>
                <w:sz w:val="20"/>
                <w:szCs w:val="20"/>
              </w:rPr>
              <w:t>제공</w:t>
            </w:r>
            <w:r w:rsidRPr="00EC28F7">
              <w:rPr>
                <w:rFonts w:cs="Times New Roman" w:hint="eastAsia"/>
                <w:spacing w:val="-2"/>
                <w:sz w:val="20"/>
                <w:szCs w:val="20"/>
              </w:rPr>
              <w:t xml:space="preserve"> </w:t>
            </w:r>
            <w:r w:rsidRPr="00EC28F7">
              <w:rPr>
                <w:rFonts w:cs="Times New Roman" w:hint="eastAsia"/>
                <w:spacing w:val="-2"/>
                <w:sz w:val="20"/>
                <w:szCs w:val="20"/>
              </w:rPr>
              <w:t>자료에</w:t>
            </w:r>
            <w:r w:rsidRPr="00EC28F7">
              <w:rPr>
                <w:rFonts w:cs="Times New Roman" w:hint="eastAsia"/>
                <w:spacing w:val="-2"/>
                <w:sz w:val="20"/>
                <w:szCs w:val="20"/>
              </w:rPr>
              <w:t xml:space="preserve"> </w:t>
            </w:r>
            <w:r w:rsidRPr="00EC28F7">
              <w:rPr>
                <w:rFonts w:cs="Times New Roman" w:hint="eastAsia"/>
                <w:spacing w:val="-2"/>
                <w:sz w:val="20"/>
                <w:szCs w:val="20"/>
              </w:rPr>
              <w:t>따르면</w:t>
            </w:r>
            <w:r w:rsidRPr="00EC28F7">
              <w:rPr>
                <w:rFonts w:cs="Times New Roman" w:hint="eastAsia"/>
                <w:spacing w:val="-2"/>
                <w:sz w:val="20"/>
                <w:szCs w:val="20"/>
              </w:rPr>
              <w:t xml:space="preserve">, </w:t>
            </w:r>
            <w:r w:rsidRPr="00EC28F7">
              <w:rPr>
                <w:rFonts w:cs="Times New Roman" w:hint="eastAsia"/>
                <w:spacing w:val="-2"/>
                <w:sz w:val="20"/>
                <w:szCs w:val="20"/>
              </w:rPr>
              <w:t>로카의</w:t>
            </w:r>
            <w:r w:rsidRPr="00EC28F7">
              <w:rPr>
                <w:rFonts w:cs="Times New Roman" w:hint="eastAsia"/>
                <w:spacing w:val="-2"/>
                <w:sz w:val="20"/>
                <w:szCs w:val="20"/>
              </w:rPr>
              <w:t xml:space="preserve"> </w:t>
            </w:r>
            <w:r w:rsidRPr="00EC28F7">
              <w:rPr>
                <w:rFonts w:cs="Times New Roman" w:hint="eastAsia"/>
                <w:spacing w:val="-2"/>
                <w:sz w:val="20"/>
                <w:szCs w:val="20"/>
              </w:rPr>
              <w:t>시장점유율이</w:t>
            </w:r>
            <w:r w:rsidRPr="00EC28F7">
              <w:rPr>
                <w:rFonts w:cs="Times New Roman" w:hint="eastAsia"/>
                <w:spacing w:val="-2"/>
                <w:sz w:val="20"/>
                <w:szCs w:val="20"/>
              </w:rPr>
              <w:t xml:space="preserve"> </w:t>
            </w:r>
            <w:r w:rsidRPr="00EC28F7">
              <w:rPr>
                <w:rFonts w:cs="Times New Roman" w:hint="eastAsia"/>
                <w:spacing w:val="-2"/>
                <w:sz w:val="20"/>
                <w:szCs w:val="20"/>
              </w:rPr>
              <w:t>높은</w:t>
            </w:r>
            <w:r w:rsidRPr="00EC28F7">
              <w:rPr>
                <w:rFonts w:cs="Times New Roman" w:hint="eastAsia"/>
                <w:spacing w:val="-2"/>
                <w:sz w:val="20"/>
                <w:szCs w:val="20"/>
              </w:rPr>
              <w:t xml:space="preserve"> </w:t>
            </w:r>
            <w:r w:rsidRPr="00EC28F7">
              <w:rPr>
                <w:rFonts w:cs="Times New Roman" w:hint="eastAsia"/>
                <w:spacing w:val="-2"/>
                <w:sz w:val="20"/>
                <w:szCs w:val="20"/>
              </w:rPr>
              <w:t>지역시장이라고</w:t>
            </w:r>
            <w:r w:rsidRPr="00EC28F7">
              <w:rPr>
                <w:rFonts w:cs="Times New Roman" w:hint="eastAsia"/>
                <w:spacing w:val="-2"/>
                <w:sz w:val="20"/>
                <w:szCs w:val="20"/>
              </w:rPr>
              <w:t xml:space="preserve"> </w:t>
            </w:r>
            <w:r w:rsidRPr="00EC28F7">
              <w:rPr>
                <w:rFonts w:cs="Times New Roman" w:hint="eastAsia"/>
                <w:spacing w:val="-2"/>
                <w:sz w:val="20"/>
                <w:szCs w:val="20"/>
              </w:rPr>
              <w:t>하더라도</w:t>
            </w:r>
            <w:r w:rsidRPr="00EC28F7">
              <w:rPr>
                <w:rFonts w:cs="Times New Roman" w:hint="eastAsia"/>
                <w:spacing w:val="-2"/>
                <w:sz w:val="20"/>
                <w:szCs w:val="20"/>
              </w:rPr>
              <w:t xml:space="preserve"> </w:t>
            </w:r>
            <w:r w:rsidRPr="00EC28F7">
              <w:rPr>
                <w:rFonts w:cs="Times New Roman" w:hint="eastAsia"/>
                <w:spacing w:val="-2"/>
                <w:sz w:val="20"/>
                <w:szCs w:val="20"/>
              </w:rPr>
              <w:t>택시운송사업자는</w:t>
            </w:r>
            <w:r w:rsidRPr="00EC28F7">
              <w:rPr>
                <w:rFonts w:cs="Times New Roman" w:hint="eastAsia"/>
                <w:spacing w:val="-2"/>
                <w:sz w:val="20"/>
                <w:szCs w:val="20"/>
              </w:rPr>
              <w:t xml:space="preserve"> </w:t>
            </w:r>
            <w:r w:rsidRPr="00EC28F7">
              <w:rPr>
                <w:rFonts w:cs="Times New Roman" w:hint="eastAsia"/>
                <w:spacing w:val="-2"/>
                <w:sz w:val="20"/>
                <w:szCs w:val="20"/>
              </w:rPr>
              <w:t>로카</w:t>
            </w:r>
            <w:r w:rsidRPr="00EC28F7">
              <w:rPr>
                <w:rFonts w:cs="Times New Roman" w:hint="eastAsia"/>
                <w:spacing w:val="-2"/>
                <w:sz w:val="20"/>
                <w:szCs w:val="20"/>
              </w:rPr>
              <w:t xml:space="preserve"> </w:t>
            </w:r>
            <w:r w:rsidRPr="00EC28F7">
              <w:rPr>
                <w:rFonts w:cs="Times New Roman" w:hint="eastAsia"/>
                <w:spacing w:val="-2"/>
                <w:sz w:val="20"/>
                <w:szCs w:val="20"/>
              </w:rPr>
              <w:t>모빌리티</w:t>
            </w:r>
            <w:r w:rsidRPr="00EC28F7">
              <w:rPr>
                <w:rFonts w:cs="Times New Roman" w:hint="eastAsia"/>
                <w:spacing w:val="-2"/>
                <w:sz w:val="20"/>
                <w:szCs w:val="20"/>
              </w:rPr>
              <w:t xml:space="preserve"> </w:t>
            </w:r>
            <w:r w:rsidRPr="00EC28F7">
              <w:rPr>
                <w:rFonts w:cs="Times New Roman" w:hint="eastAsia"/>
                <w:spacing w:val="-2"/>
                <w:sz w:val="20"/>
                <w:szCs w:val="20"/>
              </w:rPr>
              <w:t>이외의</w:t>
            </w:r>
            <w:r w:rsidRPr="00EC28F7">
              <w:rPr>
                <w:rFonts w:cs="Times New Roman" w:hint="eastAsia"/>
                <w:spacing w:val="-2"/>
                <w:sz w:val="20"/>
                <w:szCs w:val="20"/>
              </w:rPr>
              <w:t xml:space="preserve"> </w:t>
            </w:r>
            <w:r w:rsidRPr="00EC28F7">
              <w:rPr>
                <w:rFonts w:cs="Times New Roman" w:hint="eastAsia"/>
                <w:spacing w:val="-2"/>
                <w:sz w:val="20"/>
                <w:szCs w:val="20"/>
              </w:rPr>
              <w:t>다른</w:t>
            </w:r>
            <w:r w:rsidRPr="00EC28F7">
              <w:rPr>
                <w:rFonts w:cs="Times New Roman" w:hint="eastAsia"/>
                <w:spacing w:val="-2"/>
                <w:sz w:val="20"/>
                <w:szCs w:val="20"/>
              </w:rPr>
              <w:t xml:space="preserve"> </w:t>
            </w:r>
            <w:r w:rsidRPr="00EC28F7">
              <w:rPr>
                <w:rFonts w:cs="Times New Roman" w:hint="eastAsia"/>
                <w:spacing w:val="-2"/>
                <w:sz w:val="20"/>
                <w:szCs w:val="20"/>
              </w:rPr>
              <w:t>정산사업자</w:t>
            </w:r>
            <w:r w:rsidRPr="00EC28F7">
              <w:rPr>
                <w:rFonts w:cs="Times New Roman" w:hint="eastAsia"/>
                <w:spacing w:val="-2"/>
                <w:sz w:val="20"/>
                <w:szCs w:val="20"/>
              </w:rPr>
              <w:t>(</w:t>
            </w:r>
            <w:r w:rsidRPr="00EC28F7">
              <w:rPr>
                <w:rFonts w:cs="Times New Roman" w:hint="eastAsia"/>
                <w:spacing w:val="-2"/>
                <w:sz w:val="20"/>
                <w:szCs w:val="20"/>
              </w:rPr>
              <w:t>티머니</w:t>
            </w:r>
            <w:r w:rsidRPr="00EC28F7">
              <w:rPr>
                <w:rFonts w:cs="Times New Roman" w:hint="eastAsia"/>
                <w:spacing w:val="-2"/>
                <w:sz w:val="20"/>
                <w:szCs w:val="20"/>
              </w:rPr>
              <w:t>, VAN</w:t>
            </w:r>
            <w:r w:rsidRPr="00EC28F7">
              <w:rPr>
                <w:rFonts w:cs="Times New Roman" w:hint="eastAsia"/>
                <w:spacing w:val="-2"/>
                <w:sz w:val="20"/>
                <w:szCs w:val="20"/>
              </w:rPr>
              <w:t>사</w:t>
            </w:r>
            <w:r w:rsidRPr="00EC28F7">
              <w:rPr>
                <w:rFonts w:cs="Times New Roman" w:hint="eastAsia"/>
                <w:spacing w:val="-2"/>
                <w:sz w:val="20"/>
                <w:szCs w:val="20"/>
              </w:rPr>
              <w:t xml:space="preserve"> </w:t>
            </w:r>
            <w:r w:rsidRPr="00EC28F7">
              <w:rPr>
                <w:rFonts w:cs="Times New Roman" w:hint="eastAsia"/>
                <w:spacing w:val="-2"/>
                <w:sz w:val="20"/>
                <w:szCs w:val="20"/>
              </w:rPr>
              <w:t>등</w:t>
            </w:r>
            <w:r w:rsidRPr="00EC28F7">
              <w:rPr>
                <w:rFonts w:cs="Times New Roman" w:hint="eastAsia"/>
                <w:spacing w:val="-2"/>
                <w:sz w:val="20"/>
                <w:szCs w:val="20"/>
              </w:rPr>
              <w:t>)</w:t>
            </w:r>
            <w:r w:rsidRPr="00EC28F7">
              <w:rPr>
                <w:rFonts w:cs="Times New Roman" w:hint="eastAsia"/>
                <w:spacing w:val="-2"/>
                <w:sz w:val="20"/>
                <w:szCs w:val="20"/>
              </w:rPr>
              <w:t>를</w:t>
            </w:r>
            <w:r w:rsidRPr="00EC28F7">
              <w:rPr>
                <w:rFonts w:cs="Times New Roman" w:hint="eastAsia"/>
                <w:spacing w:val="-2"/>
                <w:sz w:val="20"/>
                <w:szCs w:val="20"/>
              </w:rPr>
              <w:t xml:space="preserve"> </w:t>
            </w:r>
            <w:r w:rsidRPr="00EC28F7">
              <w:rPr>
                <w:rFonts w:cs="Times New Roman" w:hint="eastAsia"/>
                <w:spacing w:val="-2"/>
                <w:sz w:val="20"/>
                <w:szCs w:val="20"/>
              </w:rPr>
              <w:t>통하여</w:t>
            </w:r>
            <w:r w:rsidRPr="00EC28F7">
              <w:rPr>
                <w:rFonts w:cs="Times New Roman" w:hint="eastAsia"/>
                <w:spacing w:val="-2"/>
                <w:sz w:val="20"/>
                <w:szCs w:val="20"/>
              </w:rPr>
              <w:t xml:space="preserve"> </w:t>
            </w:r>
            <w:r w:rsidRPr="00EC28F7">
              <w:rPr>
                <w:rFonts w:cs="Times New Roman" w:hint="eastAsia"/>
                <w:spacing w:val="-2"/>
                <w:sz w:val="20"/>
                <w:szCs w:val="20"/>
              </w:rPr>
              <w:t>정산서비스를</w:t>
            </w:r>
            <w:r w:rsidRPr="00EC28F7">
              <w:rPr>
                <w:rFonts w:cs="Times New Roman" w:hint="eastAsia"/>
                <w:spacing w:val="-2"/>
                <w:sz w:val="20"/>
                <w:szCs w:val="20"/>
              </w:rPr>
              <w:t xml:space="preserve"> </w:t>
            </w:r>
            <w:r w:rsidRPr="00EC28F7">
              <w:rPr>
                <w:rFonts w:cs="Times New Roman" w:hint="eastAsia"/>
                <w:spacing w:val="-2"/>
                <w:sz w:val="20"/>
                <w:szCs w:val="20"/>
              </w:rPr>
              <w:t>제공받을</w:t>
            </w:r>
            <w:r w:rsidRPr="00EC28F7">
              <w:rPr>
                <w:rFonts w:cs="Times New Roman" w:hint="eastAsia"/>
                <w:spacing w:val="-2"/>
                <w:sz w:val="20"/>
                <w:szCs w:val="20"/>
              </w:rPr>
              <w:t xml:space="preserve"> </w:t>
            </w:r>
            <w:r w:rsidRPr="00EC28F7">
              <w:rPr>
                <w:rFonts w:cs="Times New Roman" w:hint="eastAsia"/>
                <w:spacing w:val="-2"/>
                <w:sz w:val="20"/>
                <w:szCs w:val="20"/>
              </w:rPr>
              <w:t>수</w:t>
            </w:r>
            <w:r w:rsidRPr="00EC28F7">
              <w:rPr>
                <w:rFonts w:cs="Times New Roman" w:hint="eastAsia"/>
                <w:spacing w:val="-2"/>
                <w:sz w:val="20"/>
                <w:szCs w:val="20"/>
              </w:rPr>
              <w:t xml:space="preserve"> </w:t>
            </w:r>
            <w:r w:rsidRPr="00EC28F7">
              <w:rPr>
                <w:rFonts w:cs="Times New Roman" w:hint="eastAsia"/>
                <w:spacing w:val="-2"/>
                <w:sz w:val="20"/>
                <w:szCs w:val="20"/>
              </w:rPr>
              <w:t>있다는</w:t>
            </w:r>
            <w:r w:rsidRPr="00EC28F7">
              <w:rPr>
                <w:rFonts w:cs="Times New Roman" w:hint="eastAsia"/>
                <w:spacing w:val="-2"/>
                <w:sz w:val="20"/>
                <w:szCs w:val="20"/>
              </w:rPr>
              <w:t xml:space="preserve"> </w:t>
            </w:r>
            <w:r w:rsidRPr="00EC28F7">
              <w:rPr>
                <w:rFonts w:cs="Times New Roman" w:hint="eastAsia"/>
                <w:spacing w:val="-2"/>
                <w:sz w:val="20"/>
                <w:szCs w:val="20"/>
              </w:rPr>
              <w:t>점에서</w:t>
            </w:r>
            <w:r w:rsidRPr="00EC28F7">
              <w:rPr>
                <w:rFonts w:cs="Times New Roman" w:hint="eastAsia"/>
                <w:spacing w:val="-2"/>
                <w:sz w:val="20"/>
                <w:szCs w:val="20"/>
              </w:rPr>
              <w:t>,</w:t>
            </w:r>
            <w:r w:rsidRPr="00EC28F7">
              <w:rPr>
                <w:rFonts w:cs="Times New Roman"/>
                <w:spacing w:val="-2"/>
                <w:sz w:val="20"/>
                <w:szCs w:val="20"/>
              </w:rPr>
              <w:t xml:space="preserve"> </w:t>
            </w:r>
            <w:r w:rsidRPr="00EC28F7">
              <w:rPr>
                <w:rFonts w:cs="Times New Roman" w:hint="eastAsia"/>
                <w:spacing w:val="-2"/>
                <w:sz w:val="20"/>
                <w:szCs w:val="20"/>
              </w:rPr>
              <w:t>위</w:t>
            </w:r>
            <w:r w:rsidRPr="00EC28F7">
              <w:rPr>
                <w:rFonts w:cs="Times New Roman" w:hint="eastAsia"/>
                <w:spacing w:val="-2"/>
                <w:sz w:val="20"/>
                <w:szCs w:val="20"/>
              </w:rPr>
              <w:t xml:space="preserve"> </w:t>
            </w:r>
            <w:r w:rsidRPr="00EC28F7">
              <w:rPr>
                <w:rFonts w:cs="Times New Roman" w:hint="eastAsia"/>
                <w:spacing w:val="-2"/>
                <w:sz w:val="20"/>
                <w:szCs w:val="20"/>
              </w:rPr>
              <w:t>봉쇄효과가</w:t>
            </w:r>
            <w:r w:rsidRPr="00EC28F7">
              <w:rPr>
                <w:rFonts w:cs="Times New Roman" w:hint="eastAsia"/>
                <w:spacing w:val="-2"/>
                <w:sz w:val="20"/>
                <w:szCs w:val="20"/>
              </w:rPr>
              <w:t xml:space="preserve"> </w:t>
            </w:r>
            <w:r w:rsidRPr="00EC28F7">
              <w:rPr>
                <w:rFonts w:cs="Times New Roman" w:hint="eastAsia"/>
                <w:spacing w:val="-2"/>
                <w:sz w:val="20"/>
                <w:szCs w:val="20"/>
              </w:rPr>
              <w:t>크게</w:t>
            </w:r>
            <w:r w:rsidRPr="00EC28F7">
              <w:rPr>
                <w:rFonts w:cs="Times New Roman" w:hint="eastAsia"/>
                <w:spacing w:val="-2"/>
                <w:sz w:val="20"/>
                <w:szCs w:val="20"/>
              </w:rPr>
              <w:t xml:space="preserve"> </w:t>
            </w:r>
            <w:r w:rsidRPr="00EC28F7">
              <w:rPr>
                <w:rFonts w:cs="Times New Roman" w:hint="eastAsia"/>
                <w:spacing w:val="-2"/>
                <w:sz w:val="20"/>
                <w:szCs w:val="20"/>
              </w:rPr>
              <w:t>발생한다고</w:t>
            </w:r>
            <w:r w:rsidRPr="00EC28F7">
              <w:rPr>
                <w:rFonts w:cs="Times New Roman" w:hint="eastAsia"/>
                <w:spacing w:val="-2"/>
                <w:sz w:val="20"/>
                <w:szCs w:val="20"/>
              </w:rPr>
              <w:t xml:space="preserve"> </w:t>
            </w:r>
            <w:r w:rsidRPr="00EC28F7">
              <w:rPr>
                <w:rFonts w:cs="Times New Roman" w:hint="eastAsia"/>
                <w:spacing w:val="-2"/>
                <w:sz w:val="20"/>
                <w:szCs w:val="20"/>
              </w:rPr>
              <w:t>보기는</w:t>
            </w:r>
            <w:r w:rsidRPr="00EC28F7">
              <w:rPr>
                <w:rFonts w:cs="Times New Roman" w:hint="eastAsia"/>
                <w:spacing w:val="-2"/>
                <w:sz w:val="20"/>
                <w:szCs w:val="20"/>
              </w:rPr>
              <w:t xml:space="preserve"> </w:t>
            </w:r>
            <w:r w:rsidRPr="00EC28F7">
              <w:rPr>
                <w:rFonts w:cs="Times New Roman" w:hint="eastAsia"/>
                <w:spacing w:val="-2"/>
                <w:sz w:val="20"/>
                <w:szCs w:val="20"/>
              </w:rPr>
              <w:t>어려움</w:t>
            </w:r>
            <w:r w:rsidRPr="00EC28F7">
              <w:rPr>
                <w:rFonts w:cs="Times New Roman" w:hint="eastAsia"/>
                <w:spacing w:val="-2"/>
                <w:sz w:val="20"/>
                <w:szCs w:val="20"/>
              </w:rPr>
              <w:t>.</w:t>
            </w:r>
          </w:p>
          <w:p w14:paraId="16FBFEDF" w14:textId="7C06C5D9" w:rsidR="004E04A7"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본건</w:t>
            </w:r>
            <w:r>
              <w:rPr>
                <w:rFonts w:cs="Times New Roman" w:hint="eastAsia"/>
                <w:sz w:val="20"/>
                <w:szCs w:val="20"/>
              </w:rPr>
              <w:t xml:space="preserve"> </w:t>
            </w:r>
            <w:r>
              <w:rPr>
                <w:rFonts w:cs="Times New Roman" w:hint="eastAsia"/>
                <w:sz w:val="20"/>
                <w:szCs w:val="20"/>
              </w:rPr>
              <w:t>기업결합의</w:t>
            </w:r>
            <w:r>
              <w:rPr>
                <w:rFonts w:cs="Times New Roman" w:hint="eastAsia"/>
                <w:sz w:val="20"/>
                <w:szCs w:val="20"/>
              </w:rPr>
              <w:t xml:space="preserve"> </w:t>
            </w:r>
            <w:r w:rsidRPr="006F229D">
              <w:rPr>
                <w:rFonts w:cs="Times New Roman" w:hint="eastAsia"/>
                <w:sz w:val="20"/>
                <w:szCs w:val="20"/>
              </w:rPr>
              <w:t>경쟁제한성</w:t>
            </w:r>
            <w:r w:rsidRPr="006F229D">
              <w:rPr>
                <w:rFonts w:cs="Times New Roman" w:hint="eastAsia"/>
                <w:sz w:val="20"/>
                <w:szCs w:val="20"/>
              </w:rPr>
              <w:t xml:space="preserve"> </w:t>
            </w:r>
            <w:r w:rsidRPr="006F229D">
              <w:rPr>
                <w:rFonts w:cs="Times New Roman" w:hint="eastAsia"/>
                <w:sz w:val="20"/>
                <w:szCs w:val="20"/>
              </w:rPr>
              <w:t>반박</w:t>
            </w:r>
            <w:r>
              <w:rPr>
                <w:rFonts w:cs="Times New Roman" w:hint="eastAsia"/>
                <w:sz w:val="20"/>
                <w:szCs w:val="20"/>
              </w:rPr>
              <w:t>을</w:t>
            </w:r>
            <w:r>
              <w:rPr>
                <w:rFonts w:cs="Times New Roman" w:hint="eastAsia"/>
                <w:sz w:val="20"/>
                <w:szCs w:val="20"/>
              </w:rPr>
              <w:t xml:space="preserve"> </w:t>
            </w:r>
            <w:r>
              <w:rPr>
                <w:rFonts w:cs="Times New Roman" w:hint="eastAsia"/>
                <w:sz w:val="20"/>
                <w:szCs w:val="20"/>
              </w:rPr>
              <w:t>위해서는</w:t>
            </w:r>
            <w:r>
              <w:rPr>
                <w:rFonts w:cs="Times New Roman" w:hint="eastAsia"/>
                <w:sz w:val="20"/>
                <w:szCs w:val="20"/>
              </w:rPr>
              <w:t xml:space="preserve">, </w:t>
            </w:r>
            <w:r>
              <w:rPr>
                <w:rFonts w:cs="Times New Roman" w:hint="eastAsia"/>
                <w:sz w:val="20"/>
                <w:szCs w:val="20"/>
              </w:rPr>
              <w:t>실제</w:t>
            </w:r>
            <w:r>
              <w:rPr>
                <w:rFonts w:cs="Times New Roman" w:hint="eastAsia"/>
                <w:sz w:val="20"/>
                <w:szCs w:val="20"/>
              </w:rPr>
              <w:t xml:space="preserve"> </w:t>
            </w:r>
            <w:r>
              <w:rPr>
                <w:rFonts w:cs="Times New Roman" w:hint="eastAsia"/>
                <w:sz w:val="20"/>
                <w:szCs w:val="20"/>
              </w:rPr>
              <w:t>봉쇄효과의</w:t>
            </w:r>
            <w:r>
              <w:rPr>
                <w:rFonts w:cs="Times New Roman" w:hint="eastAsia"/>
                <w:sz w:val="20"/>
                <w:szCs w:val="20"/>
              </w:rPr>
              <w:t xml:space="preserve"> </w:t>
            </w:r>
            <w:r>
              <w:rPr>
                <w:rFonts w:cs="Times New Roman" w:hint="eastAsia"/>
                <w:sz w:val="20"/>
                <w:szCs w:val="20"/>
              </w:rPr>
              <w:t>발생</w:t>
            </w:r>
            <w:r>
              <w:rPr>
                <w:rFonts w:cs="Times New Roman" w:hint="eastAsia"/>
                <w:sz w:val="20"/>
                <w:szCs w:val="20"/>
              </w:rPr>
              <w:t xml:space="preserve"> </w:t>
            </w:r>
            <w:r>
              <w:rPr>
                <w:rFonts w:cs="Times New Roman" w:hint="eastAsia"/>
                <w:sz w:val="20"/>
                <w:szCs w:val="20"/>
              </w:rPr>
              <w:t>가능성이</w:t>
            </w:r>
            <w:r>
              <w:rPr>
                <w:rFonts w:cs="Times New Roman" w:hint="eastAsia"/>
                <w:sz w:val="20"/>
                <w:szCs w:val="20"/>
              </w:rPr>
              <w:t xml:space="preserve"> </w:t>
            </w:r>
            <w:r>
              <w:rPr>
                <w:rFonts w:cs="Times New Roman" w:hint="eastAsia"/>
                <w:sz w:val="20"/>
                <w:szCs w:val="20"/>
              </w:rPr>
              <w:t>미미하고</w:t>
            </w:r>
            <w:r>
              <w:rPr>
                <w:rFonts w:cs="Times New Roman" w:hint="eastAsia"/>
                <w:sz w:val="20"/>
                <w:szCs w:val="20"/>
              </w:rPr>
              <w:t xml:space="preserve"> </w:t>
            </w:r>
            <w:r>
              <w:rPr>
                <w:rFonts w:cs="Times New Roman" w:hint="eastAsia"/>
                <w:sz w:val="20"/>
                <w:szCs w:val="20"/>
              </w:rPr>
              <w:t>경쟁제한효과를</w:t>
            </w:r>
            <w:r>
              <w:rPr>
                <w:rFonts w:cs="Times New Roman" w:hint="eastAsia"/>
                <w:sz w:val="20"/>
                <w:szCs w:val="20"/>
              </w:rPr>
              <w:t xml:space="preserve"> </w:t>
            </w:r>
            <w:r>
              <w:rPr>
                <w:rFonts w:cs="Times New Roman" w:hint="eastAsia"/>
                <w:sz w:val="20"/>
                <w:szCs w:val="20"/>
              </w:rPr>
              <w:t>완화하는</w:t>
            </w:r>
            <w:r>
              <w:rPr>
                <w:rFonts w:cs="Times New Roman" w:hint="eastAsia"/>
                <w:sz w:val="20"/>
                <w:szCs w:val="20"/>
              </w:rPr>
              <w:t xml:space="preserve"> </w:t>
            </w:r>
            <w:r>
              <w:rPr>
                <w:rFonts w:cs="Times New Roman" w:hint="eastAsia"/>
                <w:sz w:val="20"/>
                <w:szCs w:val="20"/>
              </w:rPr>
              <w:t>다른</w:t>
            </w:r>
            <w:r>
              <w:rPr>
                <w:rFonts w:cs="Times New Roman" w:hint="eastAsia"/>
                <w:sz w:val="20"/>
                <w:szCs w:val="20"/>
              </w:rPr>
              <w:t xml:space="preserve"> </w:t>
            </w:r>
            <w:r>
              <w:rPr>
                <w:rFonts w:cs="Times New Roman" w:hint="eastAsia"/>
                <w:sz w:val="20"/>
                <w:szCs w:val="20"/>
              </w:rPr>
              <w:t>요소</w:t>
            </w:r>
            <w:r w:rsidRPr="00FB52A6">
              <w:rPr>
                <w:rFonts w:cs="Times New Roman" w:hint="eastAsia"/>
                <w:sz w:val="20"/>
                <w:szCs w:val="20"/>
              </w:rPr>
              <w:t>(</w:t>
            </w:r>
            <w:r w:rsidRPr="00FB52A6">
              <w:rPr>
                <w:rFonts w:cs="Times New Roman" w:hint="eastAsia"/>
                <w:sz w:val="20"/>
                <w:szCs w:val="20"/>
              </w:rPr>
              <w:t>신규진입</w:t>
            </w:r>
            <w:r w:rsidRPr="00FB52A6">
              <w:rPr>
                <w:rFonts w:cs="Times New Roman" w:hint="eastAsia"/>
                <w:sz w:val="20"/>
                <w:szCs w:val="20"/>
              </w:rPr>
              <w:t xml:space="preserve"> </w:t>
            </w:r>
            <w:r w:rsidRPr="00FB52A6">
              <w:rPr>
                <w:rFonts w:cs="Times New Roman" w:hint="eastAsia"/>
                <w:sz w:val="20"/>
                <w:szCs w:val="20"/>
              </w:rPr>
              <w:t>가능성</w:t>
            </w:r>
            <w:r w:rsidRPr="00FB52A6">
              <w:rPr>
                <w:rFonts w:cs="Times New Roman" w:hint="eastAsia"/>
                <w:sz w:val="20"/>
                <w:szCs w:val="20"/>
              </w:rPr>
              <w:t xml:space="preserve">, </w:t>
            </w:r>
            <w:r w:rsidRPr="00FB52A6">
              <w:rPr>
                <w:rFonts w:cs="Times New Roman" w:hint="eastAsia"/>
                <w:sz w:val="20"/>
                <w:szCs w:val="20"/>
              </w:rPr>
              <w:t>인접시장</w:t>
            </w:r>
            <w:r w:rsidRPr="00FB52A6">
              <w:rPr>
                <w:rFonts w:cs="Times New Roman" w:hint="eastAsia"/>
                <w:sz w:val="20"/>
                <w:szCs w:val="20"/>
              </w:rPr>
              <w:t xml:space="preserve"> </w:t>
            </w:r>
            <w:r w:rsidRPr="00FB52A6">
              <w:rPr>
                <w:rFonts w:cs="Times New Roman" w:hint="eastAsia"/>
                <w:sz w:val="20"/>
                <w:szCs w:val="20"/>
              </w:rPr>
              <w:t>존재</w:t>
            </w:r>
            <w:r w:rsidRPr="00FB52A6">
              <w:rPr>
                <w:rFonts w:cs="Times New Roman" w:hint="eastAsia"/>
                <w:sz w:val="20"/>
                <w:szCs w:val="20"/>
              </w:rPr>
              <w:t xml:space="preserve">, </w:t>
            </w:r>
            <w:r w:rsidRPr="00FB52A6">
              <w:rPr>
                <w:rFonts w:cs="Times New Roman" w:hint="eastAsia"/>
                <w:sz w:val="20"/>
                <w:szCs w:val="20"/>
              </w:rPr>
              <w:t>지자체</w:t>
            </w:r>
            <w:r w:rsidRPr="00FB52A6">
              <w:rPr>
                <w:rFonts w:cs="Times New Roman" w:hint="eastAsia"/>
                <w:sz w:val="20"/>
                <w:szCs w:val="20"/>
              </w:rPr>
              <w:t xml:space="preserve"> </w:t>
            </w:r>
            <w:r w:rsidRPr="00FB52A6">
              <w:rPr>
                <w:rFonts w:cs="Times New Roman" w:hint="eastAsia"/>
                <w:sz w:val="20"/>
                <w:szCs w:val="20"/>
              </w:rPr>
              <w:t>등</w:t>
            </w:r>
            <w:r w:rsidRPr="00FB52A6">
              <w:rPr>
                <w:rFonts w:cs="Times New Roman" w:hint="eastAsia"/>
                <w:sz w:val="20"/>
                <w:szCs w:val="20"/>
              </w:rPr>
              <w:t xml:space="preserve"> </w:t>
            </w:r>
            <w:r w:rsidRPr="00FB52A6">
              <w:rPr>
                <w:rFonts w:cs="Times New Roman" w:hint="eastAsia"/>
                <w:sz w:val="20"/>
                <w:szCs w:val="20"/>
              </w:rPr>
              <w:t>강력한</w:t>
            </w:r>
            <w:r w:rsidRPr="00FB52A6">
              <w:rPr>
                <w:rFonts w:cs="Times New Roman" w:hint="eastAsia"/>
                <w:sz w:val="20"/>
                <w:szCs w:val="20"/>
              </w:rPr>
              <w:t xml:space="preserve"> </w:t>
            </w:r>
            <w:r w:rsidRPr="00FB52A6">
              <w:rPr>
                <w:rFonts w:cs="Times New Roman" w:hint="eastAsia"/>
                <w:sz w:val="20"/>
                <w:szCs w:val="20"/>
              </w:rPr>
              <w:t>규제기관</w:t>
            </w:r>
            <w:r w:rsidRPr="00FB52A6">
              <w:rPr>
                <w:rFonts w:cs="Times New Roman" w:hint="eastAsia"/>
                <w:sz w:val="20"/>
                <w:szCs w:val="20"/>
              </w:rPr>
              <w:t xml:space="preserve"> </w:t>
            </w:r>
            <w:r w:rsidRPr="00FB52A6">
              <w:rPr>
                <w:rFonts w:cs="Times New Roman" w:hint="eastAsia"/>
                <w:sz w:val="20"/>
                <w:szCs w:val="20"/>
              </w:rPr>
              <w:t>등</w:t>
            </w:r>
            <w:r w:rsidRPr="00FB52A6">
              <w:rPr>
                <w:rFonts w:cs="Times New Roman" w:hint="eastAsia"/>
                <w:sz w:val="20"/>
                <w:szCs w:val="20"/>
              </w:rPr>
              <w:t>)</w:t>
            </w:r>
            <w:r>
              <w:rPr>
                <w:rFonts w:cs="Times New Roman" w:hint="eastAsia"/>
                <w:sz w:val="20"/>
                <w:szCs w:val="20"/>
              </w:rPr>
              <w:t>가</w:t>
            </w:r>
            <w:r>
              <w:rPr>
                <w:rFonts w:cs="Times New Roman" w:hint="eastAsia"/>
                <w:sz w:val="20"/>
                <w:szCs w:val="20"/>
              </w:rPr>
              <w:t xml:space="preserve"> </w:t>
            </w:r>
            <w:r>
              <w:rPr>
                <w:rFonts w:cs="Times New Roman" w:hint="eastAsia"/>
                <w:sz w:val="20"/>
                <w:szCs w:val="20"/>
              </w:rPr>
              <w:t>충분히</w:t>
            </w:r>
            <w:r>
              <w:rPr>
                <w:rFonts w:cs="Times New Roman" w:hint="eastAsia"/>
                <w:sz w:val="20"/>
                <w:szCs w:val="20"/>
              </w:rPr>
              <w:t xml:space="preserve"> </w:t>
            </w:r>
            <w:r>
              <w:rPr>
                <w:rFonts w:cs="Times New Roman" w:hint="eastAsia"/>
                <w:sz w:val="20"/>
                <w:szCs w:val="20"/>
              </w:rPr>
              <w:t>존재한다는</w:t>
            </w:r>
            <w:r>
              <w:rPr>
                <w:rFonts w:cs="Times New Roman" w:hint="eastAsia"/>
                <w:sz w:val="20"/>
                <w:szCs w:val="20"/>
              </w:rPr>
              <w:t xml:space="preserve"> </w:t>
            </w:r>
            <w:r>
              <w:rPr>
                <w:rFonts w:cs="Times New Roman" w:hint="eastAsia"/>
                <w:sz w:val="20"/>
                <w:szCs w:val="20"/>
              </w:rPr>
              <w:t>점을</w:t>
            </w:r>
            <w:r>
              <w:rPr>
                <w:rFonts w:cs="Times New Roman" w:hint="eastAsia"/>
                <w:sz w:val="20"/>
                <w:szCs w:val="20"/>
              </w:rPr>
              <w:t xml:space="preserve"> </w:t>
            </w:r>
            <w:r>
              <w:rPr>
                <w:rFonts w:cs="Times New Roman" w:hint="eastAsia"/>
                <w:sz w:val="20"/>
                <w:szCs w:val="20"/>
              </w:rPr>
              <w:t>적극</w:t>
            </w:r>
            <w:r>
              <w:rPr>
                <w:rFonts w:cs="Times New Roman" w:hint="eastAsia"/>
                <w:sz w:val="20"/>
                <w:szCs w:val="20"/>
              </w:rPr>
              <w:t xml:space="preserve"> </w:t>
            </w:r>
            <w:r>
              <w:rPr>
                <w:rFonts w:cs="Times New Roman" w:hint="eastAsia"/>
                <w:sz w:val="20"/>
                <w:szCs w:val="20"/>
              </w:rPr>
              <w:t>소명할</w:t>
            </w:r>
            <w:r>
              <w:rPr>
                <w:rFonts w:cs="Times New Roman" w:hint="eastAsia"/>
                <w:sz w:val="20"/>
                <w:szCs w:val="20"/>
              </w:rPr>
              <w:t xml:space="preserve"> </w:t>
            </w:r>
            <w:r>
              <w:rPr>
                <w:rFonts w:cs="Times New Roman" w:hint="eastAsia"/>
                <w:sz w:val="20"/>
                <w:szCs w:val="20"/>
              </w:rPr>
              <w:t>필요</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116175AF" w14:textId="74ABECC6" w:rsidR="004E04A7" w:rsidRPr="00E43C4B" w:rsidRDefault="004E04A7" w:rsidP="004E04A7">
            <w:pPr>
              <w:pStyle w:val="a8"/>
              <w:widowControl/>
              <w:numPr>
                <w:ilvl w:val="0"/>
                <w:numId w:val="3"/>
              </w:numPr>
              <w:spacing w:before="40" w:after="120" w:line="276" w:lineRule="auto"/>
              <w:rPr>
                <w:rFonts w:cs="Times New Roman"/>
                <w:spacing w:val="-2"/>
                <w:sz w:val="20"/>
                <w:szCs w:val="20"/>
              </w:rPr>
            </w:pPr>
            <w:r w:rsidRPr="00E43C4B">
              <w:rPr>
                <w:rFonts w:cs="Times New Roman" w:hint="eastAsia"/>
                <w:spacing w:val="-2"/>
                <w:sz w:val="20"/>
                <w:szCs w:val="20"/>
              </w:rPr>
              <w:t>대</w:t>
            </w:r>
            <w:r w:rsidR="006F229D" w:rsidRPr="00E43C4B">
              <w:rPr>
                <w:rFonts w:cs="Times New Roman" w:hint="eastAsia"/>
                <w:spacing w:val="-2"/>
                <w:sz w:val="20"/>
                <w:szCs w:val="20"/>
              </w:rPr>
              <w:t>상</w:t>
            </w:r>
            <w:r w:rsidRPr="00E43C4B">
              <w:rPr>
                <w:rFonts w:cs="Times New Roman" w:hint="eastAsia"/>
                <w:spacing w:val="-2"/>
                <w:sz w:val="20"/>
                <w:szCs w:val="20"/>
              </w:rPr>
              <w:t>회사</w:t>
            </w:r>
            <w:r w:rsidRPr="00E43C4B">
              <w:rPr>
                <w:rFonts w:cs="Times New Roman" w:hint="eastAsia"/>
                <w:spacing w:val="-2"/>
                <w:sz w:val="20"/>
                <w:szCs w:val="20"/>
              </w:rPr>
              <w:t xml:space="preserve"> </w:t>
            </w:r>
            <w:r w:rsidRPr="00E43C4B">
              <w:rPr>
                <w:rFonts w:cs="Times New Roman" w:hint="eastAsia"/>
                <w:spacing w:val="-2"/>
                <w:sz w:val="20"/>
                <w:szCs w:val="20"/>
              </w:rPr>
              <w:t>가맹택시의</w:t>
            </w:r>
            <w:r w:rsidRPr="00E43C4B">
              <w:rPr>
                <w:rFonts w:cs="Times New Roman" w:hint="eastAsia"/>
                <w:spacing w:val="-2"/>
                <w:sz w:val="20"/>
                <w:szCs w:val="20"/>
              </w:rPr>
              <w:t xml:space="preserve"> </w:t>
            </w:r>
            <w:r w:rsidRPr="00E43C4B">
              <w:rPr>
                <w:rFonts w:cs="Times New Roman" w:hint="eastAsia"/>
                <w:spacing w:val="-2"/>
                <w:sz w:val="20"/>
                <w:szCs w:val="20"/>
              </w:rPr>
              <w:t>정산시스템</w:t>
            </w:r>
            <w:r w:rsidRPr="00E43C4B">
              <w:rPr>
                <w:rFonts w:cs="Times New Roman" w:hint="eastAsia"/>
                <w:spacing w:val="-2"/>
                <w:sz w:val="20"/>
                <w:szCs w:val="20"/>
              </w:rPr>
              <w:t xml:space="preserve"> </w:t>
            </w:r>
            <w:r w:rsidRPr="00E43C4B">
              <w:rPr>
                <w:rFonts w:cs="Times New Roman" w:hint="eastAsia"/>
                <w:spacing w:val="-2"/>
                <w:sz w:val="20"/>
                <w:szCs w:val="20"/>
              </w:rPr>
              <w:t>봉쇄효과와</w:t>
            </w:r>
            <w:r w:rsidRPr="00E43C4B">
              <w:rPr>
                <w:rFonts w:cs="Times New Roman" w:hint="eastAsia"/>
                <w:spacing w:val="-2"/>
                <w:sz w:val="20"/>
                <w:szCs w:val="20"/>
              </w:rPr>
              <w:t xml:space="preserve"> </w:t>
            </w:r>
            <w:r w:rsidRPr="00E43C4B">
              <w:rPr>
                <w:rFonts w:cs="Times New Roman" w:hint="eastAsia"/>
                <w:spacing w:val="-2"/>
                <w:sz w:val="20"/>
                <w:szCs w:val="20"/>
              </w:rPr>
              <w:t>관련하여</w:t>
            </w:r>
            <w:r w:rsidRPr="00E43C4B">
              <w:rPr>
                <w:rFonts w:cs="Times New Roman" w:hint="eastAsia"/>
                <w:spacing w:val="-2"/>
                <w:sz w:val="20"/>
                <w:szCs w:val="20"/>
              </w:rPr>
              <w:t>,</w:t>
            </w:r>
            <w:r w:rsidRPr="00E43C4B">
              <w:rPr>
                <w:rFonts w:cs="Times New Roman"/>
                <w:spacing w:val="-2"/>
                <w:sz w:val="20"/>
                <w:szCs w:val="20"/>
              </w:rPr>
              <w:t xml:space="preserve"> </w:t>
            </w:r>
            <w:r w:rsidRPr="00E43C4B">
              <w:rPr>
                <w:rFonts w:cs="Times New Roman" w:hint="eastAsia"/>
                <w:spacing w:val="-2"/>
                <w:sz w:val="20"/>
                <w:szCs w:val="20"/>
              </w:rPr>
              <w:t>①</w:t>
            </w:r>
            <w:r w:rsidRPr="00E43C4B">
              <w:rPr>
                <w:rFonts w:cs="Times New Roman" w:hint="eastAsia"/>
                <w:spacing w:val="-2"/>
                <w:sz w:val="20"/>
                <w:szCs w:val="20"/>
              </w:rPr>
              <w:t xml:space="preserve"> </w:t>
            </w:r>
            <w:r w:rsidRPr="00E43C4B">
              <w:rPr>
                <w:rFonts w:cs="Times New Roman" w:hint="eastAsia"/>
                <w:spacing w:val="-2"/>
                <w:sz w:val="20"/>
                <w:szCs w:val="20"/>
              </w:rPr>
              <w:t>택시사업자들이</w:t>
            </w:r>
            <w:r w:rsidRPr="00E43C4B">
              <w:rPr>
                <w:rFonts w:cs="Times New Roman" w:hint="eastAsia"/>
                <w:spacing w:val="-2"/>
                <w:sz w:val="20"/>
                <w:szCs w:val="20"/>
              </w:rPr>
              <w:t xml:space="preserve"> </w:t>
            </w:r>
            <w:r w:rsidRPr="00E43C4B">
              <w:rPr>
                <w:rFonts w:cs="Times New Roman" w:hint="eastAsia"/>
                <w:spacing w:val="-2"/>
                <w:sz w:val="20"/>
                <w:szCs w:val="20"/>
              </w:rPr>
              <w:t>기존의</w:t>
            </w:r>
            <w:r w:rsidRPr="00E43C4B">
              <w:rPr>
                <w:rFonts w:cs="Times New Roman" w:hint="eastAsia"/>
                <w:spacing w:val="-2"/>
                <w:sz w:val="20"/>
                <w:szCs w:val="20"/>
              </w:rPr>
              <w:t xml:space="preserve"> </w:t>
            </w:r>
            <w:r w:rsidRPr="00E43C4B">
              <w:rPr>
                <w:rFonts w:cs="Times New Roman" w:hint="eastAsia"/>
                <w:spacing w:val="-2"/>
                <w:sz w:val="20"/>
                <w:szCs w:val="20"/>
              </w:rPr>
              <w:t>정산시스템을</w:t>
            </w:r>
            <w:r w:rsidRPr="00E43C4B">
              <w:rPr>
                <w:rFonts w:cs="Times New Roman" w:hint="eastAsia"/>
                <w:spacing w:val="-2"/>
                <w:sz w:val="20"/>
                <w:szCs w:val="20"/>
              </w:rPr>
              <w:t xml:space="preserve"> </w:t>
            </w:r>
            <w:r w:rsidRPr="00E43C4B">
              <w:rPr>
                <w:rFonts w:cs="Times New Roman" w:hint="eastAsia"/>
                <w:spacing w:val="-2"/>
                <w:sz w:val="20"/>
                <w:szCs w:val="20"/>
              </w:rPr>
              <w:lastRenderedPageBreak/>
              <w:t>과거부터</w:t>
            </w:r>
            <w:r w:rsidRPr="00E43C4B">
              <w:rPr>
                <w:rFonts w:cs="Times New Roman" w:hint="eastAsia"/>
                <w:spacing w:val="-2"/>
                <w:sz w:val="20"/>
                <w:szCs w:val="20"/>
              </w:rPr>
              <w:t xml:space="preserve"> </w:t>
            </w:r>
            <w:r w:rsidRPr="00E43C4B">
              <w:rPr>
                <w:rFonts w:cs="Times New Roman" w:hint="eastAsia"/>
                <w:spacing w:val="-2"/>
                <w:sz w:val="20"/>
                <w:szCs w:val="20"/>
              </w:rPr>
              <w:t>변경하지</w:t>
            </w:r>
            <w:r w:rsidRPr="00E43C4B">
              <w:rPr>
                <w:rFonts w:cs="Times New Roman" w:hint="eastAsia"/>
                <w:spacing w:val="-2"/>
                <w:sz w:val="20"/>
                <w:szCs w:val="20"/>
              </w:rPr>
              <w:t xml:space="preserve"> </w:t>
            </w:r>
            <w:r w:rsidRPr="00E43C4B">
              <w:rPr>
                <w:rFonts w:cs="Times New Roman" w:hint="eastAsia"/>
                <w:spacing w:val="-2"/>
                <w:sz w:val="20"/>
                <w:szCs w:val="20"/>
              </w:rPr>
              <w:t>않고</w:t>
            </w:r>
            <w:r w:rsidRPr="00E43C4B">
              <w:rPr>
                <w:rFonts w:cs="Times New Roman" w:hint="eastAsia"/>
                <w:spacing w:val="-2"/>
                <w:sz w:val="20"/>
                <w:szCs w:val="20"/>
              </w:rPr>
              <w:t xml:space="preserve"> </w:t>
            </w:r>
            <w:r w:rsidRPr="00E43C4B">
              <w:rPr>
                <w:rFonts w:cs="Times New Roman" w:hint="eastAsia"/>
                <w:spacing w:val="-2"/>
                <w:sz w:val="20"/>
                <w:szCs w:val="20"/>
              </w:rPr>
              <w:t>특정</w:t>
            </w:r>
            <w:r w:rsidRPr="00E43C4B">
              <w:rPr>
                <w:rFonts w:cs="Times New Roman" w:hint="eastAsia"/>
                <w:spacing w:val="-2"/>
                <w:sz w:val="20"/>
                <w:szCs w:val="20"/>
              </w:rPr>
              <w:t xml:space="preserve"> </w:t>
            </w:r>
            <w:r w:rsidRPr="00E43C4B">
              <w:rPr>
                <w:rFonts w:cs="Times New Roman" w:hint="eastAsia"/>
                <w:spacing w:val="-2"/>
                <w:sz w:val="20"/>
                <w:szCs w:val="20"/>
              </w:rPr>
              <w:t>정산시스템을</w:t>
            </w:r>
            <w:r w:rsidRPr="00E43C4B">
              <w:rPr>
                <w:rFonts w:cs="Times New Roman" w:hint="eastAsia"/>
                <w:spacing w:val="-2"/>
                <w:sz w:val="20"/>
                <w:szCs w:val="20"/>
              </w:rPr>
              <w:t xml:space="preserve"> </w:t>
            </w:r>
            <w:r w:rsidRPr="00E43C4B">
              <w:rPr>
                <w:rFonts w:cs="Times New Roman" w:hint="eastAsia"/>
                <w:spacing w:val="-2"/>
                <w:sz w:val="20"/>
                <w:szCs w:val="20"/>
              </w:rPr>
              <w:t>장기적으로</w:t>
            </w:r>
            <w:r w:rsidRPr="00E43C4B">
              <w:rPr>
                <w:rFonts w:cs="Times New Roman" w:hint="eastAsia"/>
                <w:spacing w:val="-2"/>
                <w:sz w:val="20"/>
                <w:szCs w:val="20"/>
              </w:rPr>
              <w:t xml:space="preserve"> </w:t>
            </w:r>
            <w:r w:rsidRPr="00E43C4B">
              <w:rPr>
                <w:rFonts w:cs="Times New Roman" w:hint="eastAsia"/>
                <w:spacing w:val="-2"/>
                <w:sz w:val="20"/>
                <w:szCs w:val="20"/>
              </w:rPr>
              <w:t>사용하는</w:t>
            </w:r>
            <w:r w:rsidRPr="00E43C4B">
              <w:rPr>
                <w:rFonts w:cs="Times New Roman" w:hint="eastAsia"/>
                <w:spacing w:val="-2"/>
                <w:sz w:val="20"/>
                <w:szCs w:val="20"/>
              </w:rPr>
              <w:t xml:space="preserve"> </w:t>
            </w:r>
            <w:r w:rsidRPr="00E43C4B">
              <w:rPr>
                <w:rFonts w:cs="Times New Roman" w:hint="eastAsia"/>
                <w:spacing w:val="-2"/>
                <w:sz w:val="20"/>
                <w:szCs w:val="20"/>
              </w:rPr>
              <w:t>경향</w:t>
            </w:r>
            <w:r w:rsidRPr="00E43C4B">
              <w:rPr>
                <w:rFonts w:cs="Times New Roman" w:hint="eastAsia"/>
                <w:spacing w:val="-2"/>
                <w:sz w:val="20"/>
                <w:szCs w:val="20"/>
              </w:rPr>
              <w:t>(</w:t>
            </w:r>
            <w:r w:rsidRPr="00E43C4B">
              <w:rPr>
                <w:rFonts w:cs="Times New Roman" w:hint="eastAsia"/>
                <w:spacing w:val="-2"/>
                <w:sz w:val="20"/>
                <w:szCs w:val="20"/>
              </w:rPr>
              <w:t>계약기간이</w:t>
            </w:r>
            <w:r w:rsidRPr="00E43C4B">
              <w:rPr>
                <w:rFonts w:cs="Times New Roman" w:hint="eastAsia"/>
                <w:spacing w:val="-2"/>
                <w:sz w:val="20"/>
                <w:szCs w:val="20"/>
              </w:rPr>
              <w:t xml:space="preserve"> 5~8</w:t>
            </w:r>
            <w:r w:rsidRPr="00E43C4B">
              <w:rPr>
                <w:rFonts w:cs="Times New Roman" w:hint="eastAsia"/>
                <w:spacing w:val="-2"/>
                <w:sz w:val="20"/>
                <w:szCs w:val="20"/>
              </w:rPr>
              <w:t>년등</w:t>
            </w:r>
            <w:r w:rsidRPr="00E43C4B">
              <w:rPr>
                <w:rFonts w:cs="Times New Roman" w:hint="eastAsia"/>
                <w:spacing w:val="-2"/>
                <w:sz w:val="20"/>
                <w:szCs w:val="20"/>
              </w:rPr>
              <w:t xml:space="preserve"> </w:t>
            </w:r>
            <w:r w:rsidRPr="00E43C4B">
              <w:rPr>
                <w:rFonts w:cs="Times New Roman" w:hint="eastAsia"/>
                <w:spacing w:val="-2"/>
                <w:sz w:val="20"/>
                <w:szCs w:val="20"/>
              </w:rPr>
              <w:t>매우</w:t>
            </w:r>
            <w:r w:rsidRPr="00E43C4B">
              <w:rPr>
                <w:rFonts w:cs="Times New Roman" w:hint="eastAsia"/>
                <w:spacing w:val="-2"/>
                <w:sz w:val="20"/>
                <w:szCs w:val="20"/>
              </w:rPr>
              <w:t xml:space="preserve"> </w:t>
            </w:r>
            <w:r w:rsidRPr="00E43C4B">
              <w:rPr>
                <w:rFonts w:cs="Times New Roman" w:hint="eastAsia"/>
                <w:spacing w:val="-2"/>
                <w:sz w:val="20"/>
                <w:szCs w:val="20"/>
              </w:rPr>
              <w:t>장기간</w:t>
            </w:r>
            <w:r w:rsidRPr="00E43C4B">
              <w:rPr>
                <w:rFonts w:cs="Times New Roman" w:hint="eastAsia"/>
                <w:spacing w:val="-2"/>
                <w:sz w:val="20"/>
                <w:szCs w:val="20"/>
              </w:rPr>
              <w:t xml:space="preserve">), </w:t>
            </w:r>
            <w:r w:rsidRPr="00E43C4B">
              <w:rPr>
                <w:rFonts w:cs="Times New Roman" w:hint="eastAsia"/>
                <w:spacing w:val="-2"/>
                <w:sz w:val="20"/>
                <w:szCs w:val="20"/>
              </w:rPr>
              <w:t>②</w:t>
            </w:r>
            <w:r w:rsidRPr="00E43C4B">
              <w:rPr>
                <w:rFonts w:cs="Times New Roman" w:hint="eastAsia"/>
                <w:spacing w:val="-2"/>
                <w:sz w:val="20"/>
                <w:szCs w:val="20"/>
              </w:rPr>
              <w:t xml:space="preserve"> </w:t>
            </w:r>
            <w:r w:rsidRPr="00E43C4B">
              <w:rPr>
                <w:rFonts w:cs="Times New Roman" w:hint="eastAsia"/>
                <w:spacing w:val="-2"/>
                <w:sz w:val="20"/>
                <w:szCs w:val="20"/>
              </w:rPr>
              <w:t>대</w:t>
            </w:r>
            <w:r w:rsidR="006F229D" w:rsidRPr="00E43C4B">
              <w:rPr>
                <w:rFonts w:cs="Times New Roman" w:hint="eastAsia"/>
                <w:spacing w:val="-2"/>
                <w:sz w:val="20"/>
                <w:szCs w:val="20"/>
              </w:rPr>
              <w:t>상</w:t>
            </w:r>
            <w:r w:rsidRPr="00E43C4B">
              <w:rPr>
                <w:rFonts w:cs="Times New Roman" w:hint="eastAsia"/>
                <w:spacing w:val="-2"/>
                <w:sz w:val="20"/>
                <w:szCs w:val="20"/>
              </w:rPr>
              <w:t>회사는</w:t>
            </w:r>
            <w:r w:rsidRPr="00E43C4B">
              <w:rPr>
                <w:rFonts w:cs="Times New Roman" w:hint="eastAsia"/>
                <w:spacing w:val="-2"/>
                <w:sz w:val="20"/>
                <w:szCs w:val="20"/>
              </w:rPr>
              <w:t xml:space="preserve"> </w:t>
            </w:r>
            <w:r w:rsidRPr="00E43C4B">
              <w:rPr>
                <w:rFonts w:cs="Times New Roman" w:hint="eastAsia"/>
                <w:spacing w:val="-2"/>
                <w:sz w:val="20"/>
                <w:szCs w:val="20"/>
              </w:rPr>
              <w:t>택시사업자들과의</w:t>
            </w:r>
            <w:r w:rsidRPr="00E43C4B">
              <w:rPr>
                <w:rFonts w:cs="Times New Roman" w:hint="eastAsia"/>
                <w:spacing w:val="-2"/>
                <w:sz w:val="20"/>
                <w:szCs w:val="20"/>
              </w:rPr>
              <w:t xml:space="preserve"> </w:t>
            </w:r>
            <w:r w:rsidRPr="00E43C4B">
              <w:rPr>
                <w:rFonts w:cs="Times New Roman" w:hint="eastAsia"/>
                <w:spacing w:val="-2"/>
                <w:sz w:val="20"/>
                <w:szCs w:val="20"/>
              </w:rPr>
              <w:t>가맹계약을</w:t>
            </w:r>
            <w:r w:rsidRPr="00E43C4B">
              <w:rPr>
                <w:rFonts w:cs="Times New Roman" w:hint="eastAsia"/>
                <w:spacing w:val="-2"/>
                <w:sz w:val="20"/>
                <w:szCs w:val="20"/>
              </w:rPr>
              <w:t xml:space="preserve"> </w:t>
            </w:r>
            <w:r w:rsidRPr="00E43C4B">
              <w:rPr>
                <w:rFonts w:cs="Times New Roman" w:hint="eastAsia"/>
                <w:spacing w:val="-2"/>
                <w:sz w:val="20"/>
                <w:szCs w:val="20"/>
              </w:rPr>
              <w:t>통해</w:t>
            </w:r>
            <w:r w:rsidRPr="00E43C4B">
              <w:rPr>
                <w:rFonts w:cs="Times New Roman" w:hint="eastAsia"/>
                <w:spacing w:val="-2"/>
                <w:sz w:val="20"/>
                <w:szCs w:val="20"/>
              </w:rPr>
              <w:t xml:space="preserve"> </w:t>
            </w:r>
            <w:r w:rsidRPr="00E43C4B">
              <w:rPr>
                <w:rFonts w:cs="Times New Roman" w:hint="eastAsia"/>
                <w:spacing w:val="-2"/>
                <w:sz w:val="20"/>
                <w:szCs w:val="20"/>
              </w:rPr>
              <w:t>가맹택시사업을</w:t>
            </w:r>
            <w:r w:rsidRPr="00E43C4B">
              <w:rPr>
                <w:rFonts w:cs="Times New Roman" w:hint="eastAsia"/>
                <w:spacing w:val="-2"/>
                <w:sz w:val="20"/>
                <w:szCs w:val="20"/>
              </w:rPr>
              <w:t xml:space="preserve"> </w:t>
            </w:r>
            <w:r w:rsidRPr="00E43C4B">
              <w:rPr>
                <w:rFonts w:cs="Times New Roman" w:hint="eastAsia"/>
                <w:spacing w:val="-2"/>
                <w:sz w:val="20"/>
                <w:szCs w:val="20"/>
              </w:rPr>
              <w:t>영위하는데</w:t>
            </w:r>
            <w:r w:rsidRPr="00E43C4B">
              <w:rPr>
                <w:rFonts w:cs="Times New Roman" w:hint="eastAsia"/>
                <w:spacing w:val="-2"/>
                <w:sz w:val="20"/>
                <w:szCs w:val="20"/>
              </w:rPr>
              <w:t xml:space="preserve">, </w:t>
            </w:r>
            <w:r w:rsidRPr="00E43C4B">
              <w:rPr>
                <w:rFonts w:cs="Times New Roman" w:hint="eastAsia"/>
                <w:spacing w:val="-2"/>
                <w:sz w:val="20"/>
                <w:szCs w:val="20"/>
              </w:rPr>
              <w:t>가맹계약을</w:t>
            </w:r>
            <w:r w:rsidRPr="00E43C4B">
              <w:rPr>
                <w:rFonts w:cs="Times New Roman" w:hint="eastAsia"/>
                <w:spacing w:val="-2"/>
                <w:sz w:val="20"/>
                <w:szCs w:val="20"/>
              </w:rPr>
              <w:t xml:space="preserve"> </w:t>
            </w:r>
            <w:r w:rsidRPr="00E43C4B">
              <w:rPr>
                <w:rFonts w:cs="Times New Roman" w:hint="eastAsia"/>
                <w:spacing w:val="-2"/>
                <w:sz w:val="20"/>
                <w:szCs w:val="20"/>
              </w:rPr>
              <w:t>통해</w:t>
            </w:r>
            <w:r w:rsidRPr="00E43C4B">
              <w:rPr>
                <w:rFonts w:cs="Times New Roman" w:hint="eastAsia"/>
                <w:spacing w:val="-2"/>
                <w:sz w:val="20"/>
                <w:szCs w:val="20"/>
              </w:rPr>
              <w:t xml:space="preserve"> </w:t>
            </w:r>
            <w:r w:rsidRPr="00E43C4B">
              <w:rPr>
                <w:rFonts w:cs="Times New Roman" w:hint="eastAsia"/>
                <w:spacing w:val="-2"/>
                <w:sz w:val="20"/>
                <w:szCs w:val="20"/>
              </w:rPr>
              <w:t>특정한</w:t>
            </w:r>
            <w:r w:rsidRPr="00E43C4B">
              <w:rPr>
                <w:rFonts w:cs="Times New Roman" w:hint="eastAsia"/>
                <w:spacing w:val="-2"/>
                <w:sz w:val="20"/>
                <w:szCs w:val="20"/>
              </w:rPr>
              <w:t xml:space="preserve"> </w:t>
            </w:r>
            <w:r w:rsidRPr="00E43C4B">
              <w:rPr>
                <w:rFonts w:cs="Times New Roman" w:hint="eastAsia"/>
                <w:spacing w:val="-2"/>
                <w:sz w:val="20"/>
                <w:szCs w:val="20"/>
              </w:rPr>
              <w:t>정산시스템을</w:t>
            </w:r>
            <w:r w:rsidRPr="00E43C4B">
              <w:rPr>
                <w:rFonts w:cs="Times New Roman" w:hint="eastAsia"/>
                <w:spacing w:val="-2"/>
                <w:sz w:val="20"/>
                <w:szCs w:val="20"/>
              </w:rPr>
              <w:t xml:space="preserve"> </w:t>
            </w:r>
            <w:r w:rsidRPr="00E43C4B">
              <w:rPr>
                <w:rFonts w:cs="Times New Roman" w:hint="eastAsia"/>
                <w:spacing w:val="-2"/>
                <w:sz w:val="20"/>
                <w:szCs w:val="20"/>
              </w:rPr>
              <w:t>강제하거나</w:t>
            </w:r>
            <w:r w:rsidRPr="00E43C4B">
              <w:rPr>
                <w:rFonts w:cs="Times New Roman" w:hint="eastAsia"/>
                <w:spacing w:val="-2"/>
                <w:sz w:val="20"/>
                <w:szCs w:val="20"/>
              </w:rPr>
              <w:t xml:space="preserve"> </w:t>
            </w:r>
            <w:r w:rsidRPr="00E43C4B">
              <w:rPr>
                <w:rFonts w:cs="Times New Roman" w:hint="eastAsia"/>
                <w:spacing w:val="-2"/>
                <w:sz w:val="20"/>
                <w:szCs w:val="20"/>
              </w:rPr>
              <w:t>배제하지</w:t>
            </w:r>
            <w:r w:rsidRPr="00E43C4B">
              <w:rPr>
                <w:rFonts w:cs="Times New Roman" w:hint="eastAsia"/>
                <w:spacing w:val="-2"/>
                <w:sz w:val="20"/>
                <w:szCs w:val="20"/>
              </w:rPr>
              <w:t xml:space="preserve"> </w:t>
            </w:r>
            <w:r w:rsidRPr="00E43C4B">
              <w:rPr>
                <w:rFonts w:cs="Times New Roman" w:hint="eastAsia"/>
                <w:spacing w:val="-2"/>
                <w:sz w:val="20"/>
                <w:szCs w:val="20"/>
              </w:rPr>
              <w:t>않는다는</w:t>
            </w:r>
            <w:r w:rsidRPr="00E43C4B">
              <w:rPr>
                <w:rFonts w:cs="Times New Roman" w:hint="eastAsia"/>
                <w:spacing w:val="-2"/>
                <w:sz w:val="20"/>
                <w:szCs w:val="20"/>
              </w:rPr>
              <w:t xml:space="preserve"> </w:t>
            </w:r>
            <w:r w:rsidRPr="00E43C4B">
              <w:rPr>
                <w:rFonts w:cs="Times New Roman" w:hint="eastAsia"/>
                <w:spacing w:val="-2"/>
                <w:sz w:val="20"/>
                <w:szCs w:val="20"/>
              </w:rPr>
              <w:t>점</w:t>
            </w:r>
            <w:r w:rsidRPr="00E43C4B">
              <w:rPr>
                <w:rFonts w:cs="Times New Roman" w:hint="eastAsia"/>
                <w:spacing w:val="-2"/>
                <w:sz w:val="20"/>
                <w:szCs w:val="20"/>
              </w:rPr>
              <w:t>(</w:t>
            </w:r>
            <w:r w:rsidRPr="00E43C4B">
              <w:rPr>
                <w:rFonts w:cs="Times New Roman" w:hint="eastAsia"/>
                <w:spacing w:val="-2"/>
                <w:sz w:val="20"/>
                <w:szCs w:val="20"/>
              </w:rPr>
              <w:t>즉</w:t>
            </w:r>
            <w:r w:rsidRPr="00E43C4B">
              <w:rPr>
                <w:rFonts w:cs="Times New Roman" w:hint="eastAsia"/>
                <w:spacing w:val="-2"/>
                <w:sz w:val="20"/>
                <w:szCs w:val="20"/>
              </w:rPr>
              <w:t xml:space="preserve"> </w:t>
            </w:r>
            <w:r w:rsidRPr="00E43C4B">
              <w:rPr>
                <w:rFonts w:cs="Times New Roman" w:hint="eastAsia"/>
                <w:spacing w:val="-2"/>
                <w:sz w:val="20"/>
                <w:szCs w:val="20"/>
              </w:rPr>
              <w:t>정산시스템의</w:t>
            </w:r>
            <w:r w:rsidRPr="00E43C4B">
              <w:rPr>
                <w:rFonts w:cs="Times New Roman" w:hint="eastAsia"/>
                <w:spacing w:val="-2"/>
                <w:sz w:val="20"/>
                <w:szCs w:val="20"/>
              </w:rPr>
              <w:t xml:space="preserve"> </w:t>
            </w:r>
            <w:r w:rsidRPr="00E43C4B">
              <w:rPr>
                <w:rFonts w:cs="Times New Roman" w:hint="eastAsia"/>
                <w:spacing w:val="-2"/>
                <w:sz w:val="20"/>
                <w:szCs w:val="20"/>
              </w:rPr>
              <w:t>결정</w:t>
            </w:r>
            <w:r w:rsidRPr="00E43C4B">
              <w:rPr>
                <w:rFonts w:cs="Times New Roman" w:hint="eastAsia"/>
                <w:spacing w:val="-2"/>
                <w:sz w:val="20"/>
                <w:szCs w:val="20"/>
              </w:rPr>
              <w:t xml:space="preserve"> </w:t>
            </w:r>
            <w:r w:rsidRPr="00E43C4B">
              <w:rPr>
                <w:rFonts w:cs="Times New Roman" w:hint="eastAsia"/>
                <w:spacing w:val="-2"/>
                <w:sz w:val="20"/>
                <w:szCs w:val="20"/>
              </w:rPr>
              <w:t>권한이</w:t>
            </w:r>
            <w:r w:rsidRPr="00E43C4B">
              <w:rPr>
                <w:rFonts w:cs="Times New Roman" w:hint="eastAsia"/>
                <w:spacing w:val="-2"/>
                <w:sz w:val="20"/>
                <w:szCs w:val="20"/>
              </w:rPr>
              <w:t xml:space="preserve"> </w:t>
            </w:r>
            <w:r w:rsidRPr="00E43C4B">
              <w:rPr>
                <w:rFonts w:cs="Times New Roman" w:hint="eastAsia"/>
                <w:spacing w:val="-2"/>
                <w:sz w:val="20"/>
                <w:szCs w:val="20"/>
              </w:rPr>
              <w:t>가맹사업본부가</w:t>
            </w:r>
            <w:r w:rsidRPr="00E43C4B">
              <w:rPr>
                <w:rFonts w:cs="Times New Roman" w:hint="eastAsia"/>
                <w:spacing w:val="-2"/>
                <w:sz w:val="20"/>
                <w:szCs w:val="20"/>
              </w:rPr>
              <w:t xml:space="preserve"> </w:t>
            </w:r>
            <w:r w:rsidRPr="00E43C4B">
              <w:rPr>
                <w:rFonts w:cs="Times New Roman" w:hint="eastAsia"/>
                <w:spacing w:val="-2"/>
                <w:sz w:val="20"/>
                <w:szCs w:val="20"/>
              </w:rPr>
              <w:t>아니라</w:t>
            </w:r>
            <w:r w:rsidRPr="00E43C4B">
              <w:rPr>
                <w:rFonts w:cs="Times New Roman" w:hint="eastAsia"/>
                <w:spacing w:val="-2"/>
                <w:sz w:val="20"/>
                <w:szCs w:val="20"/>
              </w:rPr>
              <w:t xml:space="preserve"> </w:t>
            </w:r>
            <w:r w:rsidRPr="00E43C4B">
              <w:rPr>
                <w:rFonts w:cs="Times New Roman" w:hint="eastAsia"/>
                <w:spacing w:val="-2"/>
                <w:sz w:val="20"/>
                <w:szCs w:val="20"/>
              </w:rPr>
              <w:t>가맹점사업자에게</w:t>
            </w:r>
            <w:r w:rsidRPr="00E43C4B">
              <w:rPr>
                <w:rFonts w:cs="Times New Roman" w:hint="eastAsia"/>
                <w:spacing w:val="-2"/>
                <w:sz w:val="20"/>
                <w:szCs w:val="20"/>
              </w:rPr>
              <w:t xml:space="preserve"> </w:t>
            </w:r>
            <w:r w:rsidRPr="00E43C4B">
              <w:rPr>
                <w:rFonts w:cs="Times New Roman" w:hint="eastAsia"/>
                <w:spacing w:val="-2"/>
                <w:sz w:val="20"/>
                <w:szCs w:val="20"/>
              </w:rPr>
              <w:t>있는</w:t>
            </w:r>
            <w:r w:rsidRPr="00E43C4B">
              <w:rPr>
                <w:rFonts w:cs="Times New Roman" w:hint="eastAsia"/>
                <w:spacing w:val="-2"/>
                <w:sz w:val="20"/>
                <w:szCs w:val="20"/>
              </w:rPr>
              <w:t xml:space="preserve"> </w:t>
            </w:r>
            <w:r w:rsidRPr="00E43C4B">
              <w:rPr>
                <w:rFonts w:cs="Times New Roman" w:hint="eastAsia"/>
                <w:spacing w:val="-2"/>
                <w:sz w:val="20"/>
                <w:szCs w:val="20"/>
              </w:rPr>
              <w:t>점</w:t>
            </w:r>
            <w:r w:rsidRPr="00E43C4B">
              <w:rPr>
                <w:rFonts w:cs="Times New Roman" w:hint="eastAsia"/>
                <w:spacing w:val="-2"/>
                <w:sz w:val="20"/>
                <w:szCs w:val="20"/>
              </w:rPr>
              <w:t xml:space="preserve">), </w:t>
            </w:r>
            <w:r w:rsidRPr="00E43C4B">
              <w:rPr>
                <w:rFonts w:cs="Times New Roman" w:hint="eastAsia"/>
                <w:spacing w:val="-2"/>
                <w:sz w:val="20"/>
                <w:szCs w:val="20"/>
              </w:rPr>
              <w:t>③</w:t>
            </w:r>
            <w:r w:rsidRPr="00E43C4B">
              <w:rPr>
                <w:rFonts w:cs="Times New Roman" w:hint="eastAsia"/>
                <w:spacing w:val="-2"/>
                <w:sz w:val="20"/>
                <w:szCs w:val="20"/>
              </w:rPr>
              <w:t xml:space="preserve"> </w:t>
            </w:r>
            <w:r w:rsidRPr="00E43C4B">
              <w:rPr>
                <w:rFonts w:cs="Times New Roman" w:hint="eastAsia"/>
                <w:spacing w:val="-2"/>
                <w:sz w:val="20"/>
                <w:szCs w:val="20"/>
              </w:rPr>
              <w:t>실제로</w:t>
            </w:r>
            <w:r w:rsidRPr="00E43C4B">
              <w:rPr>
                <w:rFonts w:cs="Times New Roman" w:hint="eastAsia"/>
                <w:spacing w:val="-2"/>
                <w:sz w:val="20"/>
                <w:szCs w:val="20"/>
              </w:rPr>
              <w:t xml:space="preserve"> </w:t>
            </w:r>
            <w:r w:rsidRPr="00E43C4B">
              <w:rPr>
                <w:rFonts w:cs="Times New Roman" w:hint="eastAsia"/>
                <w:spacing w:val="-2"/>
                <w:sz w:val="20"/>
                <w:szCs w:val="20"/>
              </w:rPr>
              <w:t>대</w:t>
            </w:r>
            <w:r w:rsidR="006F229D" w:rsidRPr="00E43C4B">
              <w:rPr>
                <w:rFonts w:cs="Times New Roman" w:hint="eastAsia"/>
                <w:spacing w:val="-2"/>
                <w:sz w:val="20"/>
                <w:szCs w:val="20"/>
              </w:rPr>
              <w:t>상</w:t>
            </w:r>
            <w:r w:rsidRPr="00E43C4B">
              <w:rPr>
                <w:rFonts w:cs="Times New Roman" w:hint="eastAsia"/>
                <w:spacing w:val="-2"/>
                <w:sz w:val="20"/>
                <w:szCs w:val="20"/>
              </w:rPr>
              <w:t>회사의</w:t>
            </w:r>
            <w:r w:rsidRPr="00E43C4B">
              <w:rPr>
                <w:rFonts w:cs="Times New Roman" w:hint="eastAsia"/>
                <w:spacing w:val="-2"/>
                <w:sz w:val="20"/>
                <w:szCs w:val="20"/>
              </w:rPr>
              <w:t xml:space="preserve"> </w:t>
            </w:r>
            <w:r w:rsidRPr="00E43C4B">
              <w:rPr>
                <w:rFonts w:cs="Times New Roman" w:hint="eastAsia"/>
                <w:spacing w:val="-2"/>
                <w:sz w:val="20"/>
                <w:szCs w:val="20"/>
              </w:rPr>
              <w:t>가맹택시가</w:t>
            </w:r>
            <w:r w:rsidRPr="00E43C4B">
              <w:rPr>
                <w:rFonts w:cs="Times New Roman" w:hint="eastAsia"/>
                <w:spacing w:val="-2"/>
                <w:sz w:val="20"/>
                <w:szCs w:val="20"/>
              </w:rPr>
              <w:t xml:space="preserve"> </w:t>
            </w:r>
            <w:r w:rsidRPr="00E43C4B">
              <w:rPr>
                <w:rFonts w:cs="Times New Roman" w:hint="eastAsia"/>
                <w:spacing w:val="-2"/>
                <w:sz w:val="20"/>
                <w:szCs w:val="20"/>
              </w:rPr>
              <w:t>상당수</w:t>
            </w:r>
            <w:r w:rsidRPr="00E43C4B">
              <w:rPr>
                <w:rFonts w:cs="Times New Roman" w:hint="eastAsia"/>
                <w:spacing w:val="-2"/>
                <w:sz w:val="20"/>
                <w:szCs w:val="20"/>
              </w:rPr>
              <w:t xml:space="preserve"> </w:t>
            </w:r>
            <w:r w:rsidRPr="00E43C4B">
              <w:rPr>
                <w:rFonts w:cs="Times New Roman" w:hint="eastAsia"/>
                <w:spacing w:val="-2"/>
                <w:sz w:val="20"/>
                <w:szCs w:val="20"/>
              </w:rPr>
              <w:t>운영되고</w:t>
            </w:r>
            <w:r w:rsidRPr="00E43C4B">
              <w:rPr>
                <w:rFonts w:cs="Times New Roman" w:hint="eastAsia"/>
                <w:spacing w:val="-2"/>
                <w:sz w:val="20"/>
                <w:szCs w:val="20"/>
              </w:rPr>
              <w:t xml:space="preserve"> </w:t>
            </w:r>
            <w:r w:rsidRPr="00E43C4B">
              <w:rPr>
                <w:rFonts w:cs="Times New Roman" w:hint="eastAsia"/>
                <w:spacing w:val="-2"/>
                <w:sz w:val="20"/>
                <w:szCs w:val="20"/>
              </w:rPr>
              <w:t>있는</w:t>
            </w:r>
            <w:r w:rsidRPr="00E43C4B">
              <w:rPr>
                <w:rFonts w:cs="Times New Roman" w:hint="eastAsia"/>
                <w:spacing w:val="-2"/>
                <w:sz w:val="20"/>
                <w:szCs w:val="20"/>
              </w:rPr>
              <w:t xml:space="preserve"> </w:t>
            </w:r>
            <w:r w:rsidRPr="00E43C4B">
              <w:rPr>
                <w:rFonts w:cs="Times New Roman" w:hint="eastAsia"/>
                <w:spacing w:val="-2"/>
                <w:sz w:val="20"/>
                <w:szCs w:val="20"/>
              </w:rPr>
              <w:t>지역</w:t>
            </w:r>
            <w:r w:rsidRPr="00E43C4B">
              <w:rPr>
                <w:rFonts w:cs="Times New Roman" w:hint="eastAsia"/>
                <w:spacing w:val="-2"/>
                <w:sz w:val="20"/>
                <w:szCs w:val="20"/>
              </w:rPr>
              <w:t>(</w:t>
            </w:r>
            <w:r w:rsidRPr="00E43C4B">
              <w:rPr>
                <w:rFonts w:cs="Times New Roman" w:hint="eastAsia"/>
                <w:spacing w:val="-2"/>
                <w:sz w:val="20"/>
                <w:szCs w:val="20"/>
              </w:rPr>
              <w:t>서울</w:t>
            </w:r>
            <w:r w:rsidRPr="00E43C4B">
              <w:rPr>
                <w:rFonts w:cs="Times New Roman" w:hint="eastAsia"/>
                <w:spacing w:val="-2"/>
                <w:sz w:val="20"/>
                <w:szCs w:val="20"/>
              </w:rPr>
              <w:t>/</w:t>
            </w:r>
            <w:r w:rsidRPr="00E43C4B">
              <w:rPr>
                <w:rFonts w:cs="Times New Roman" w:hint="eastAsia"/>
                <w:spacing w:val="-2"/>
                <w:sz w:val="20"/>
                <w:szCs w:val="20"/>
              </w:rPr>
              <w:t>대구</w:t>
            </w:r>
            <w:r w:rsidRPr="00E43C4B">
              <w:rPr>
                <w:rFonts w:cs="Times New Roman" w:hint="eastAsia"/>
                <w:spacing w:val="-2"/>
                <w:sz w:val="20"/>
                <w:szCs w:val="20"/>
              </w:rPr>
              <w:t>/</w:t>
            </w:r>
            <w:r w:rsidRPr="00E43C4B">
              <w:rPr>
                <w:rFonts w:cs="Times New Roman" w:hint="eastAsia"/>
                <w:spacing w:val="-2"/>
                <w:sz w:val="20"/>
                <w:szCs w:val="20"/>
              </w:rPr>
              <w:t>대전</w:t>
            </w:r>
            <w:r w:rsidRPr="00E43C4B">
              <w:rPr>
                <w:rFonts w:cs="Times New Roman" w:hint="eastAsia"/>
                <w:spacing w:val="-2"/>
                <w:sz w:val="20"/>
                <w:szCs w:val="20"/>
              </w:rPr>
              <w:t xml:space="preserve"> </w:t>
            </w:r>
            <w:r w:rsidRPr="00E43C4B">
              <w:rPr>
                <w:rFonts w:cs="Times New Roman" w:hint="eastAsia"/>
                <w:spacing w:val="-2"/>
                <w:sz w:val="20"/>
                <w:szCs w:val="20"/>
              </w:rPr>
              <w:t>등</w:t>
            </w:r>
            <w:r w:rsidRPr="00E43C4B">
              <w:rPr>
                <w:rFonts w:cs="Times New Roman" w:hint="eastAsia"/>
                <w:spacing w:val="-2"/>
                <w:sz w:val="20"/>
                <w:szCs w:val="20"/>
              </w:rPr>
              <w:t>)</w:t>
            </w:r>
            <w:r w:rsidRPr="00E43C4B">
              <w:rPr>
                <w:rFonts w:cs="Times New Roman" w:hint="eastAsia"/>
                <w:spacing w:val="-2"/>
                <w:sz w:val="20"/>
                <w:szCs w:val="20"/>
              </w:rPr>
              <w:t>의</w:t>
            </w:r>
            <w:r w:rsidRPr="00E43C4B">
              <w:rPr>
                <w:rFonts w:cs="Times New Roman" w:hint="eastAsia"/>
                <w:spacing w:val="-2"/>
                <w:sz w:val="20"/>
                <w:szCs w:val="20"/>
              </w:rPr>
              <w:t xml:space="preserve"> </w:t>
            </w:r>
            <w:r w:rsidRPr="00E43C4B">
              <w:rPr>
                <w:rFonts w:cs="Times New Roman" w:hint="eastAsia"/>
                <w:spacing w:val="-2"/>
                <w:sz w:val="20"/>
                <w:szCs w:val="20"/>
              </w:rPr>
              <w:t>경우</w:t>
            </w:r>
            <w:r w:rsidRPr="00E43C4B">
              <w:rPr>
                <w:rFonts w:cs="Times New Roman" w:hint="eastAsia"/>
                <w:spacing w:val="-2"/>
                <w:sz w:val="20"/>
                <w:szCs w:val="20"/>
              </w:rPr>
              <w:t xml:space="preserve">, </w:t>
            </w:r>
            <w:r w:rsidRPr="00E43C4B">
              <w:rPr>
                <w:rFonts w:cs="Times New Roman" w:hint="eastAsia"/>
                <w:spacing w:val="-2"/>
                <w:sz w:val="20"/>
                <w:szCs w:val="20"/>
              </w:rPr>
              <w:t>조례</w:t>
            </w:r>
            <w:r w:rsidRPr="00E43C4B">
              <w:rPr>
                <w:rFonts w:cs="Times New Roman" w:hint="eastAsia"/>
                <w:spacing w:val="-2"/>
                <w:sz w:val="20"/>
                <w:szCs w:val="20"/>
              </w:rPr>
              <w:t xml:space="preserve"> </w:t>
            </w:r>
            <w:r w:rsidRPr="00E43C4B">
              <w:rPr>
                <w:rFonts w:cs="Times New Roman" w:hint="eastAsia"/>
                <w:spacing w:val="-2"/>
                <w:sz w:val="20"/>
                <w:szCs w:val="20"/>
              </w:rPr>
              <w:t>및</w:t>
            </w:r>
            <w:r w:rsidRPr="00E43C4B">
              <w:rPr>
                <w:rFonts w:cs="Times New Roman" w:hint="eastAsia"/>
                <w:spacing w:val="-2"/>
                <w:sz w:val="20"/>
                <w:szCs w:val="20"/>
              </w:rPr>
              <w:t xml:space="preserve"> </w:t>
            </w:r>
            <w:r w:rsidRPr="00E43C4B">
              <w:rPr>
                <w:rFonts w:cs="Times New Roman" w:hint="eastAsia"/>
                <w:spacing w:val="-2"/>
                <w:sz w:val="20"/>
                <w:szCs w:val="20"/>
              </w:rPr>
              <w:t>지자체와의</w:t>
            </w:r>
            <w:r w:rsidRPr="00E43C4B">
              <w:rPr>
                <w:rFonts w:cs="Times New Roman" w:hint="eastAsia"/>
                <w:spacing w:val="-2"/>
                <w:sz w:val="20"/>
                <w:szCs w:val="20"/>
              </w:rPr>
              <w:t xml:space="preserve"> </w:t>
            </w:r>
            <w:r w:rsidRPr="00E43C4B">
              <w:rPr>
                <w:rFonts w:cs="Times New Roman" w:hint="eastAsia"/>
                <w:spacing w:val="-2"/>
                <w:sz w:val="20"/>
                <w:szCs w:val="20"/>
              </w:rPr>
              <w:t>협업</w:t>
            </w:r>
            <w:r w:rsidRPr="00E43C4B">
              <w:rPr>
                <w:rFonts w:cs="Times New Roman" w:hint="eastAsia"/>
                <w:spacing w:val="-2"/>
                <w:sz w:val="20"/>
                <w:szCs w:val="20"/>
              </w:rPr>
              <w:t xml:space="preserve"> </w:t>
            </w:r>
            <w:r w:rsidRPr="00E43C4B">
              <w:rPr>
                <w:rFonts w:cs="Times New Roman" w:hint="eastAsia"/>
                <w:spacing w:val="-2"/>
                <w:sz w:val="20"/>
                <w:szCs w:val="20"/>
              </w:rPr>
              <w:t>등에</w:t>
            </w:r>
            <w:r w:rsidRPr="00E43C4B">
              <w:rPr>
                <w:rFonts w:cs="Times New Roman" w:hint="eastAsia"/>
                <w:spacing w:val="-2"/>
                <w:sz w:val="20"/>
                <w:szCs w:val="20"/>
              </w:rPr>
              <w:t xml:space="preserve"> </w:t>
            </w:r>
            <w:r w:rsidRPr="00E43C4B">
              <w:rPr>
                <w:rFonts w:cs="Times New Roman" w:hint="eastAsia"/>
                <w:spacing w:val="-2"/>
                <w:sz w:val="20"/>
                <w:szCs w:val="20"/>
              </w:rPr>
              <w:t>따라</w:t>
            </w:r>
            <w:r w:rsidRPr="00E43C4B">
              <w:rPr>
                <w:rFonts w:cs="Times New Roman" w:hint="eastAsia"/>
                <w:spacing w:val="-2"/>
                <w:sz w:val="20"/>
                <w:szCs w:val="20"/>
              </w:rPr>
              <w:t xml:space="preserve"> </w:t>
            </w:r>
            <w:r w:rsidRPr="00E43C4B">
              <w:rPr>
                <w:rFonts w:cs="Times New Roman" w:hint="eastAsia"/>
                <w:spacing w:val="-2"/>
                <w:sz w:val="20"/>
                <w:szCs w:val="20"/>
              </w:rPr>
              <w:t>티머니</w:t>
            </w:r>
            <w:r w:rsidRPr="00E43C4B">
              <w:rPr>
                <w:rFonts w:cs="Times New Roman" w:hint="eastAsia"/>
                <w:spacing w:val="-2"/>
                <w:sz w:val="20"/>
                <w:szCs w:val="20"/>
              </w:rPr>
              <w:t xml:space="preserve"> </w:t>
            </w:r>
            <w:r w:rsidRPr="00E43C4B">
              <w:rPr>
                <w:rFonts w:cs="Times New Roman" w:hint="eastAsia"/>
                <w:spacing w:val="-2"/>
                <w:sz w:val="20"/>
                <w:szCs w:val="20"/>
              </w:rPr>
              <w:t>등의</w:t>
            </w:r>
            <w:r w:rsidRPr="00E43C4B">
              <w:rPr>
                <w:rFonts w:cs="Times New Roman" w:hint="eastAsia"/>
                <w:spacing w:val="-2"/>
                <w:sz w:val="20"/>
                <w:szCs w:val="20"/>
              </w:rPr>
              <w:t xml:space="preserve"> </w:t>
            </w:r>
            <w:r w:rsidRPr="00E43C4B">
              <w:rPr>
                <w:rFonts w:cs="Times New Roman" w:hint="eastAsia"/>
                <w:spacing w:val="-2"/>
                <w:sz w:val="20"/>
                <w:szCs w:val="20"/>
              </w:rPr>
              <w:t>다른</w:t>
            </w:r>
            <w:r w:rsidRPr="00E43C4B">
              <w:rPr>
                <w:rFonts w:cs="Times New Roman" w:hint="eastAsia"/>
                <w:spacing w:val="-2"/>
                <w:sz w:val="20"/>
                <w:szCs w:val="20"/>
              </w:rPr>
              <w:t xml:space="preserve"> </w:t>
            </w:r>
            <w:r w:rsidRPr="00E43C4B">
              <w:rPr>
                <w:rFonts w:cs="Times New Roman" w:hint="eastAsia"/>
                <w:spacing w:val="-2"/>
                <w:sz w:val="20"/>
                <w:szCs w:val="20"/>
              </w:rPr>
              <w:t>정산사업자들이</w:t>
            </w:r>
            <w:r w:rsidRPr="00E43C4B">
              <w:rPr>
                <w:rFonts w:cs="Times New Roman" w:hint="eastAsia"/>
                <w:spacing w:val="-2"/>
                <w:sz w:val="20"/>
                <w:szCs w:val="20"/>
              </w:rPr>
              <w:t xml:space="preserve"> 100% </w:t>
            </w:r>
            <w:r w:rsidRPr="00E43C4B">
              <w:rPr>
                <w:rFonts w:cs="Times New Roman" w:hint="eastAsia"/>
                <w:spacing w:val="-2"/>
                <w:sz w:val="20"/>
                <w:szCs w:val="20"/>
              </w:rPr>
              <w:t>사업을</w:t>
            </w:r>
            <w:r w:rsidRPr="00E43C4B">
              <w:rPr>
                <w:rFonts w:cs="Times New Roman" w:hint="eastAsia"/>
                <w:spacing w:val="-2"/>
                <w:sz w:val="20"/>
                <w:szCs w:val="20"/>
              </w:rPr>
              <w:t xml:space="preserve"> </w:t>
            </w:r>
            <w:r w:rsidRPr="00E43C4B">
              <w:rPr>
                <w:rFonts w:cs="Times New Roman" w:hint="eastAsia"/>
                <w:spacing w:val="-2"/>
                <w:sz w:val="20"/>
                <w:szCs w:val="20"/>
              </w:rPr>
              <w:t>운영하고</w:t>
            </w:r>
            <w:r w:rsidRPr="00E43C4B">
              <w:rPr>
                <w:rFonts w:cs="Times New Roman" w:hint="eastAsia"/>
                <w:spacing w:val="-2"/>
                <w:sz w:val="20"/>
                <w:szCs w:val="20"/>
              </w:rPr>
              <w:t xml:space="preserve"> </w:t>
            </w:r>
            <w:r w:rsidRPr="00E43C4B">
              <w:rPr>
                <w:rFonts w:cs="Times New Roman" w:hint="eastAsia"/>
                <w:spacing w:val="-2"/>
                <w:sz w:val="20"/>
                <w:szCs w:val="20"/>
              </w:rPr>
              <w:t>있어서</w:t>
            </w:r>
            <w:r w:rsidRPr="00E43C4B">
              <w:rPr>
                <w:rFonts w:cs="Times New Roman" w:hint="eastAsia"/>
                <w:spacing w:val="-2"/>
                <w:sz w:val="20"/>
                <w:szCs w:val="20"/>
              </w:rPr>
              <w:t xml:space="preserve">, </w:t>
            </w:r>
            <w:r w:rsidRPr="00E43C4B">
              <w:rPr>
                <w:rFonts w:cs="Times New Roman" w:hint="eastAsia"/>
                <w:spacing w:val="-2"/>
                <w:sz w:val="20"/>
                <w:szCs w:val="20"/>
              </w:rPr>
              <w:t>이들</w:t>
            </w:r>
            <w:r w:rsidRPr="00E43C4B">
              <w:rPr>
                <w:rFonts w:cs="Times New Roman" w:hint="eastAsia"/>
                <w:spacing w:val="-2"/>
                <w:sz w:val="20"/>
                <w:szCs w:val="20"/>
              </w:rPr>
              <w:t xml:space="preserve"> </w:t>
            </w:r>
            <w:r w:rsidRPr="00E43C4B">
              <w:rPr>
                <w:rFonts w:cs="Times New Roman" w:hint="eastAsia"/>
                <w:spacing w:val="-2"/>
                <w:sz w:val="20"/>
                <w:szCs w:val="20"/>
              </w:rPr>
              <w:t>지역에서</w:t>
            </w:r>
            <w:r w:rsidRPr="00E43C4B">
              <w:rPr>
                <w:rFonts w:cs="Times New Roman" w:hint="eastAsia"/>
                <w:spacing w:val="-2"/>
                <w:sz w:val="20"/>
                <w:szCs w:val="20"/>
              </w:rPr>
              <w:t xml:space="preserve"> </w:t>
            </w:r>
            <w:r w:rsidRPr="00E43C4B">
              <w:rPr>
                <w:rFonts w:cs="Times New Roman" w:hint="eastAsia"/>
                <w:spacing w:val="-2"/>
                <w:sz w:val="20"/>
                <w:szCs w:val="20"/>
              </w:rPr>
              <w:t>봉쇄효과가</w:t>
            </w:r>
            <w:r w:rsidRPr="00E43C4B">
              <w:rPr>
                <w:rFonts w:cs="Times New Roman" w:hint="eastAsia"/>
                <w:spacing w:val="-2"/>
                <w:sz w:val="20"/>
                <w:szCs w:val="20"/>
              </w:rPr>
              <w:t xml:space="preserve"> </w:t>
            </w:r>
            <w:r w:rsidRPr="00E43C4B">
              <w:rPr>
                <w:rFonts w:cs="Times New Roman" w:hint="eastAsia"/>
                <w:spacing w:val="-2"/>
                <w:sz w:val="20"/>
                <w:szCs w:val="20"/>
              </w:rPr>
              <w:t>발생하기는</w:t>
            </w:r>
            <w:r w:rsidRPr="00E43C4B">
              <w:rPr>
                <w:rFonts w:cs="Times New Roman" w:hint="eastAsia"/>
                <w:spacing w:val="-2"/>
                <w:sz w:val="20"/>
                <w:szCs w:val="20"/>
              </w:rPr>
              <w:t xml:space="preserve"> </w:t>
            </w:r>
            <w:r w:rsidRPr="00E43C4B">
              <w:rPr>
                <w:rFonts w:cs="Times New Roman" w:hint="eastAsia"/>
                <w:spacing w:val="-2"/>
                <w:sz w:val="20"/>
                <w:szCs w:val="20"/>
              </w:rPr>
              <w:t>어렵다는</w:t>
            </w:r>
            <w:r w:rsidRPr="00E43C4B">
              <w:rPr>
                <w:rFonts w:cs="Times New Roman" w:hint="eastAsia"/>
                <w:spacing w:val="-2"/>
                <w:sz w:val="20"/>
                <w:szCs w:val="20"/>
              </w:rPr>
              <w:t xml:space="preserve"> </w:t>
            </w:r>
            <w:r w:rsidRPr="00E43C4B">
              <w:rPr>
                <w:rFonts w:cs="Times New Roman" w:hint="eastAsia"/>
                <w:spacing w:val="-2"/>
                <w:sz w:val="20"/>
                <w:szCs w:val="20"/>
              </w:rPr>
              <w:t>점</w:t>
            </w:r>
            <w:r w:rsidRPr="00E43C4B">
              <w:rPr>
                <w:rFonts w:cs="Times New Roman" w:hint="eastAsia"/>
                <w:spacing w:val="-2"/>
                <w:sz w:val="20"/>
                <w:szCs w:val="20"/>
              </w:rPr>
              <w:t xml:space="preserve"> </w:t>
            </w:r>
            <w:r w:rsidRPr="00E43C4B">
              <w:rPr>
                <w:rFonts w:cs="Times New Roman" w:hint="eastAsia"/>
                <w:spacing w:val="-2"/>
                <w:sz w:val="20"/>
                <w:szCs w:val="20"/>
              </w:rPr>
              <w:t>등을</w:t>
            </w:r>
            <w:r w:rsidRPr="00E43C4B">
              <w:rPr>
                <w:rFonts w:cs="Times New Roman" w:hint="eastAsia"/>
                <w:spacing w:val="-2"/>
                <w:sz w:val="20"/>
                <w:szCs w:val="20"/>
              </w:rPr>
              <w:t xml:space="preserve"> </w:t>
            </w:r>
            <w:r w:rsidRPr="00E43C4B">
              <w:rPr>
                <w:rFonts w:cs="Times New Roman" w:hint="eastAsia"/>
                <w:spacing w:val="-2"/>
                <w:sz w:val="20"/>
                <w:szCs w:val="20"/>
              </w:rPr>
              <w:t>적극</w:t>
            </w:r>
            <w:r w:rsidRPr="00E43C4B">
              <w:rPr>
                <w:rFonts w:cs="Times New Roman" w:hint="eastAsia"/>
                <w:spacing w:val="-2"/>
                <w:sz w:val="20"/>
                <w:szCs w:val="20"/>
              </w:rPr>
              <w:t xml:space="preserve"> </w:t>
            </w:r>
            <w:r w:rsidRPr="00E43C4B">
              <w:rPr>
                <w:rFonts w:cs="Times New Roman" w:hint="eastAsia"/>
                <w:spacing w:val="-2"/>
                <w:sz w:val="20"/>
                <w:szCs w:val="20"/>
              </w:rPr>
              <w:t>소명할</w:t>
            </w:r>
            <w:r w:rsidRPr="00E43C4B">
              <w:rPr>
                <w:rFonts w:cs="Times New Roman" w:hint="eastAsia"/>
                <w:spacing w:val="-2"/>
                <w:sz w:val="20"/>
                <w:szCs w:val="20"/>
              </w:rPr>
              <w:t xml:space="preserve"> </w:t>
            </w:r>
            <w:r w:rsidRPr="00E43C4B">
              <w:rPr>
                <w:rFonts w:cs="Times New Roman" w:hint="eastAsia"/>
                <w:spacing w:val="-2"/>
                <w:sz w:val="20"/>
                <w:szCs w:val="20"/>
              </w:rPr>
              <w:t>필요가</w:t>
            </w:r>
            <w:r w:rsidRPr="00E43C4B">
              <w:rPr>
                <w:rFonts w:cs="Times New Roman" w:hint="eastAsia"/>
                <w:spacing w:val="-2"/>
                <w:sz w:val="20"/>
                <w:szCs w:val="20"/>
              </w:rPr>
              <w:t xml:space="preserve"> </w:t>
            </w:r>
            <w:r w:rsidRPr="00E43C4B">
              <w:rPr>
                <w:rFonts w:cs="Times New Roman" w:hint="eastAsia"/>
                <w:spacing w:val="-2"/>
                <w:sz w:val="20"/>
                <w:szCs w:val="20"/>
              </w:rPr>
              <w:t>있음</w:t>
            </w:r>
            <w:r w:rsidRPr="00E43C4B">
              <w:rPr>
                <w:rFonts w:cs="Times New Roman" w:hint="eastAsia"/>
                <w:spacing w:val="-2"/>
                <w:sz w:val="20"/>
                <w:szCs w:val="20"/>
              </w:rPr>
              <w:t>.</w:t>
            </w:r>
          </w:p>
          <w:p w14:paraId="62B2BBE0" w14:textId="4ED84477" w:rsidR="004E04A7" w:rsidRPr="006F229D" w:rsidRDefault="004E04A7" w:rsidP="006F229D">
            <w:pPr>
              <w:pStyle w:val="a8"/>
              <w:widowControl/>
              <w:numPr>
                <w:ilvl w:val="0"/>
                <w:numId w:val="2"/>
              </w:numPr>
              <w:spacing w:before="40" w:after="120" w:line="276" w:lineRule="auto"/>
              <w:rPr>
                <w:rFonts w:cs="Times New Roman"/>
                <w:sz w:val="20"/>
                <w:szCs w:val="20"/>
              </w:rPr>
            </w:pPr>
            <w:r w:rsidRPr="006F229D">
              <w:rPr>
                <w:rFonts w:cs="Times New Roman" w:hint="eastAsia"/>
                <w:sz w:val="20"/>
                <w:szCs w:val="20"/>
              </w:rPr>
              <w:t>공정위는</w:t>
            </w:r>
            <w:r w:rsidRPr="006F229D">
              <w:rPr>
                <w:rFonts w:cs="Times New Roman" w:hint="eastAsia"/>
                <w:sz w:val="20"/>
                <w:szCs w:val="20"/>
              </w:rPr>
              <w:t xml:space="preserve"> </w:t>
            </w:r>
            <w:r w:rsidRPr="006F229D">
              <w:rPr>
                <w:rFonts w:cs="Times New Roman" w:hint="eastAsia"/>
                <w:sz w:val="20"/>
                <w:szCs w:val="20"/>
              </w:rPr>
              <w:t>경쟁제한이</w:t>
            </w:r>
            <w:r w:rsidRPr="006F229D">
              <w:rPr>
                <w:rFonts w:cs="Times New Roman" w:hint="eastAsia"/>
                <w:sz w:val="20"/>
                <w:szCs w:val="20"/>
              </w:rPr>
              <w:t xml:space="preserve"> </w:t>
            </w:r>
            <w:r w:rsidRPr="006F229D">
              <w:rPr>
                <w:rFonts w:cs="Times New Roman" w:hint="eastAsia"/>
                <w:sz w:val="20"/>
                <w:szCs w:val="20"/>
              </w:rPr>
              <w:t>우려되는</w:t>
            </w:r>
            <w:r w:rsidRPr="006F229D">
              <w:rPr>
                <w:rFonts w:cs="Times New Roman" w:hint="eastAsia"/>
                <w:sz w:val="20"/>
                <w:szCs w:val="20"/>
              </w:rPr>
              <w:t xml:space="preserve"> </w:t>
            </w:r>
            <w:r w:rsidRPr="006F229D">
              <w:rPr>
                <w:rFonts w:cs="Times New Roman" w:hint="eastAsia"/>
                <w:sz w:val="20"/>
                <w:szCs w:val="20"/>
              </w:rPr>
              <w:t>기업결합에</w:t>
            </w:r>
            <w:r w:rsidRPr="006F229D">
              <w:rPr>
                <w:rFonts w:cs="Times New Roman" w:hint="eastAsia"/>
                <w:sz w:val="20"/>
                <w:szCs w:val="20"/>
              </w:rPr>
              <w:t xml:space="preserve"> </w:t>
            </w:r>
            <w:r w:rsidRPr="006F229D">
              <w:rPr>
                <w:rFonts w:cs="Times New Roman" w:hint="eastAsia"/>
                <w:sz w:val="20"/>
                <w:szCs w:val="20"/>
              </w:rPr>
              <w:t>대하여</w:t>
            </w:r>
            <w:r w:rsidRPr="006F229D">
              <w:rPr>
                <w:rFonts w:cs="Times New Roman" w:hint="eastAsia"/>
                <w:sz w:val="20"/>
                <w:szCs w:val="20"/>
              </w:rPr>
              <w:t xml:space="preserve"> </w:t>
            </w:r>
            <w:r w:rsidRPr="006F229D">
              <w:rPr>
                <w:rFonts w:cs="Times New Roman" w:hint="eastAsia"/>
                <w:sz w:val="20"/>
                <w:szCs w:val="20"/>
              </w:rPr>
              <w:t>시정조치</w:t>
            </w:r>
            <w:r w:rsidRPr="006F229D">
              <w:rPr>
                <w:rFonts w:cs="Times New Roman" w:hint="eastAsia"/>
                <w:sz w:val="20"/>
                <w:szCs w:val="20"/>
              </w:rPr>
              <w:t>(</w:t>
            </w:r>
            <w:r w:rsidRPr="006F229D">
              <w:rPr>
                <w:rFonts w:cs="Times New Roman" w:hint="eastAsia"/>
                <w:sz w:val="20"/>
                <w:szCs w:val="20"/>
              </w:rPr>
              <w:t>구조적</w:t>
            </w:r>
            <w:r w:rsidRPr="006F229D">
              <w:rPr>
                <w:rFonts w:cs="Times New Roman" w:hint="eastAsia"/>
                <w:sz w:val="20"/>
                <w:szCs w:val="20"/>
              </w:rPr>
              <w:t xml:space="preserve"> </w:t>
            </w:r>
            <w:r w:rsidRPr="006F229D">
              <w:rPr>
                <w:rFonts w:cs="Times New Roman" w:hint="eastAsia"/>
                <w:sz w:val="20"/>
                <w:szCs w:val="20"/>
              </w:rPr>
              <w:t>조치</w:t>
            </w:r>
            <w:r w:rsidRPr="006F229D">
              <w:rPr>
                <w:rFonts w:cs="Times New Roman" w:hint="eastAsia"/>
                <w:sz w:val="20"/>
                <w:szCs w:val="20"/>
              </w:rPr>
              <w:t xml:space="preserve"> </w:t>
            </w:r>
            <w:r w:rsidRPr="006F229D">
              <w:rPr>
                <w:rFonts w:cs="Times New Roman" w:hint="eastAsia"/>
                <w:sz w:val="20"/>
                <w:szCs w:val="20"/>
              </w:rPr>
              <w:t>또는</w:t>
            </w:r>
            <w:r w:rsidRPr="006F229D">
              <w:rPr>
                <w:rFonts w:cs="Times New Roman" w:hint="eastAsia"/>
                <w:sz w:val="20"/>
                <w:szCs w:val="20"/>
              </w:rPr>
              <w:t xml:space="preserve"> </w:t>
            </w:r>
            <w:r w:rsidRPr="006F229D">
              <w:rPr>
                <w:rFonts w:cs="Times New Roman" w:hint="eastAsia"/>
                <w:sz w:val="20"/>
                <w:szCs w:val="20"/>
              </w:rPr>
              <w:t>행태적</w:t>
            </w:r>
            <w:r w:rsidRPr="006F229D">
              <w:rPr>
                <w:rFonts w:cs="Times New Roman" w:hint="eastAsia"/>
                <w:sz w:val="20"/>
                <w:szCs w:val="20"/>
              </w:rPr>
              <w:t xml:space="preserve"> </w:t>
            </w:r>
            <w:r w:rsidRPr="006F229D">
              <w:rPr>
                <w:rFonts w:cs="Times New Roman" w:hint="eastAsia"/>
                <w:sz w:val="20"/>
                <w:szCs w:val="20"/>
              </w:rPr>
              <w:t>조치</w:t>
            </w:r>
            <w:r w:rsidRPr="006F229D">
              <w:rPr>
                <w:rFonts w:cs="Times New Roman" w:hint="eastAsia"/>
                <w:sz w:val="20"/>
                <w:szCs w:val="20"/>
              </w:rPr>
              <w:t>)</w:t>
            </w:r>
            <w:r w:rsidRPr="006F229D">
              <w:rPr>
                <w:rFonts w:cs="Times New Roman" w:hint="eastAsia"/>
                <w:sz w:val="20"/>
                <w:szCs w:val="20"/>
              </w:rPr>
              <w:t>를</w:t>
            </w:r>
            <w:r w:rsidRPr="006F229D">
              <w:rPr>
                <w:rFonts w:cs="Times New Roman" w:hint="eastAsia"/>
                <w:sz w:val="20"/>
                <w:szCs w:val="20"/>
              </w:rPr>
              <w:t xml:space="preserve"> </w:t>
            </w:r>
            <w:r w:rsidRPr="006F229D">
              <w:rPr>
                <w:rFonts w:cs="Times New Roman" w:hint="eastAsia"/>
                <w:sz w:val="20"/>
                <w:szCs w:val="20"/>
              </w:rPr>
              <w:t>부과하는데</w:t>
            </w:r>
            <w:r w:rsidRPr="006F229D">
              <w:rPr>
                <w:rFonts w:cs="Times New Roman" w:hint="eastAsia"/>
                <w:sz w:val="20"/>
                <w:szCs w:val="20"/>
              </w:rPr>
              <w:t>,</w:t>
            </w:r>
            <w:r w:rsidRPr="006F229D">
              <w:rPr>
                <w:rFonts w:cs="Times New Roman"/>
                <w:sz w:val="20"/>
                <w:szCs w:val="20"/>
              </w:rPr>
              <w:t xml:space="preserve"> </w:t>
            </w:r>
            <w:r w:rsidR="006F229D" w:rsidRPr="006F229D">
              <w:rPr>
                <w:rFonts w:cs="Times New Roman" w:hint="eastAsia"/>
                <w:sz w:val="20"/>
                <w:szCs w:val="20"/>
              </w:rPr>
              <w:t>수직결합의</w:t>
            </w:r>
            <w:r w:rsidR="006F229D" w:rsidRPr="006F229D">
              <w:rPr>
                <w:rFonts w:cs="Times New Roman" w:hint="eastAsia"/>
                <w:sz w:val="20"/>
                <w:szCs w:val="20"/>
              </w:rPr>
              <w:t xml:space="preserve"> </w:t>
            </w:r>
            <w:r w:rsidR="006F229D" w:rsidRPr="006F229D">
              <w:rPr>
                <w:rFonts w:cs="Times New Roman" w:hint="eastAsia"/>
                <w:sz w:val="20"/>
                <w:szCs w:val="20"/>
              </w:rPr>
              <w:t>경우</w:t>
            </w:r>
            <w:r w:rsidR="006F229D" w:rsidRPr="006F229D">
              <w:rPr>
                <w:rFonts w:cs="Times New Roman" w:hint="eastAsia"/>
                <w:sz w:val="20"/>
                <w:szCs w:val="20"/>
              </w:rPr>
              <w:t xml:space="preserve"> </w:t>
            </w:r>
            <w:r w:rsidRPr="006F229D">
              <w:rPr>
                <w:rFonts w:cs="Times New Roman" w:hint="eastAsia"/>
                <w:sz w:val="20"/>
                <w:szCs w:val="20"/>
              </w:rPr>
              <w:t>2000~2018</w:t>
            </w:r>
            <w:r w:rsidRPr="006F229D">
              <w:rPr>
                <w:rFonts w:cs="Times New Roman" w:hint="eastAsia"/>
                <w:sz w:val="20"/>
                <w:szCs w:val="20"/>
              </w:rPr>
              <w:t>년</w:t>
            </w:r>
            <w:r w:rsidRPr="006F229D">
              <w:rPr>
                <w:rFonts w:cs="Times New Roman" w:hint="eastAsia"/>
                <w:sz w:val="20"/>
                <w:szCs w:val="20"/>
              </w:rPr>
              <w:t xml:space="preserve"> </w:t>
            </w:r>
            <w:r w:rsidRPr="006F229D">
              <w:rPr>
                <w:rFonts w:cs="Times New Roman" w:hint="eastAsia"/>
                <w:sz w:val="20"/>
                <w:szCs w:val="20"/>
              </w:rPr>
              <w:t>사이</w:t>
            </w:r>
            <w:r w:rsidRPr="006F229D">
              <w:rPr>
                <w:rFonts w:cs="Times New Roman" w:hint="eastAsia"/>
                <w:sz w:val="20"/>
                <w:szCs w:val="20"/>
              </w:rPr>
              <w:t xml:space="preserve"> </w:t>
            </w:r>
            <w:r w:rsidRPr="006F229D">
              <w:rPr>
                <w:rFonts w:cs="Times New Roman" w:hint="eastAsia"/>
                <w:sz w:val="20"/>
                <w:szCs w:val="20"/>
              </w:rPr>
              <w:t>총</w:t>
            </w:r>
            <w:r w:rsidRPr="006F229D">
              <w:rPr>
                <w:rFonts w:cs="Times New Roman" w:hint="eastAsia"/>
                <w:sz w:val="20"/>
                <w:szCs w:val="20"/>
              </w:rPr>
              <w:t xml:space="preserve"> 11,341</w:t>
            </w:r>
            <w:r w:rsidRPr="006F229D">
              <w:rPr>
                <w:rFonts w:cs="Times New Roman" w:hint="eastAsia"/>
                <w:sz w:val="20"/>
                <w:szCs w:val="20"/>
              </w:rPr>
              <w:t>건</w:t>
            </w:r>
            <w:r w:rsidRPr="006F229D">
              <w:rPr>
                <w:rFonts w:cs="Times New Roman" w:hint="eastAsia"/>
                <w:sz w:val="20"/>
                <w:szCs w:val="20"/>
              </w:rPr>
              <w:t xml:space="preserve"> </w:t>
            </w:r>
            <w:r w:rsidRPr="006F229D">
              <w:rPr>
                <w:rFonts w:cs="Times New Roman" w:hint="eastAsia"/>
                <w:sz w:val="20"/>
                <w:szCs w:val="20"/>
              </w:rPr>
              <w:t>신고</w:t>
            </w:r>
            <w:r w:rsidRPr="006F229D">
              <w:rPr>
                <w:rFonts w:cs="Times New Roman" w:hint="eastAsia"/>
                <w:sz w:val="20"/>
                <w:szCs w:val="20"/>
              </w:rPr>
              <w:t xml:space="preserve"> </w:t>
            </w:r>
            <w:r w:rsidRPr="006F229D">
              <w:rPr>
                <w:rFonts w:cs="Times New Roman" w:hint="eastAsia"/>
                <w:sz w:val="20"/>
                <w:szCs w:val="20"/>
              </w:rPr>
              <w:t>중</w:t>
            </w:r>
            <w:r w:rsidRPr="006F229D">
              <w:rPr>
                <w:rFonts w:cs="Times New Roman" w:hint="eastAsia"/>
                <w:sz w:val="20"/>
                <w:szCs w:val="20"/>
              </w:rPr>
              <w:t xml:space="preserve"> 67</w:t>
            </w:r>
            <w:r w:rsidRPr="006F229D">
              <w:rPr>
                <w:rFonts w:cs="Times New Roman" w:hint="eastAsia"/>
                <w:sz w:val="20"/>
                <w:szCs w:val="20"/>
              </w:rPr>
              <w:t>건</w:t>
            </w:r>
            <w:r w:rsidRPr="006F229D">
              <w:rPr>
                <w:rFonts w:cs="Times New Roman" w:hint="eastAsia"/>
                <w:sz w:val="20"/>
                <w:szCs w:val="20"/>
              </w:rPr>
              <w:t>(0.59%)</w:t>
            </w:r>
            <w:r w:rsidRPr="006F229D">
              <w:rPr>
                <w:rFonts w:cs="Times New Roman" w:hint="eastAsia"/>
                <w:sz w:val="20"/>
                <w:szCs w:val="20"/>
              </w:rPr>
              <w:t>에</w:t>
            </w:r>
            <w:r w:rsidRPr="006F229D">
              <w:rPr>
                <w:rFonts w:cs="Times New Roman" w:hint="eastAsia"/>
                <w:sz w:val="20"/>
                <w:szCs w:val="20"/>
              </w:rPr>
              <w:t xml:space="preserve"> </w:t>
            </w:r>
            <w:r w:rsidRPr="006F229D">
              <w:rPr>
                <w:rFonts w:cs="Times New Roman" w:hint="eastAsia"/>
                <w:sz w:val="20"/>
                <w:szCs w:val="20"/>
              </w:rPr>
              <w:t>대해</w:t>
            </w:r>
            <w:r w:rsidR="006F229D" w:rsidRPr="006F229D">
              <w:rPr>
                <w:rFonts w:cs="Times New Roman" w:hint="eastAsia"/>
                <w:sz w:val="20"/>
                <w:szCs w:val="20"/>
              </w:rPr>
              <w:t>서만</w:t>
            </w:r>
            <w:r w:rsidRPr="006F229D">
              <w:rPr>
                <w:rFonts w:cs="Times New Roman" w:hint="eastAsia"/>
                <w:sz w:val="20"/>
                <w:szCs w:val="20"/>
              </w:rPr>
              <w:t xml:space="preserve"> </w:t>
            </w:r>
            <w:r w:rsidRPr="006F229D">
              <w:rPr>
                <w:rFonts w:cs="Times New Roman" w:hint="eastAsia"/>
                <w:sz w:val="20"/>
                <w:szCs w:val="20"/>
              </w:rPr>
              <w:t>시정조치가</w:t>
            </w:r>
            <w:r w:rsidRPr="006F229D">
              <w:rPr>
                <w:rFonts w:cs="Times New Roman" w:hint="eastAsia"/>
                <w:sz w:val="20"/>
                <w:szCs w:val="20"/>
              </w:rPr>
              <w:t xml:space="preserve"> </w:t>
            </w:r>
            <w:r w:rsidR="006F229D" w:rsidRPr="006F229D">
              <w:rPr>
                <w:rFonts w:cs="Times New Roman" w:hint="eastAsia"/>
                <w:sz w:val="20"/>
                <w:szCs w:val="20"/>
              </w:rPr>
              <w:t>부과되었고</w:t>
            </w:r>
            <w:r w:rsidR="006F229D" w:rsidRPr="006F229D">
              <w:rPr>
                <w:rFonts w:cs="Times New Roman" w:hint="eastAsia"/>
                <w:sz w:val="20"/>
                <w:szCs w:val="20"/>
              </w:rPr>
              <w:t xml:space="preserve">, </w:t>
            </w:r>
            <w:r w:rsidRPr="006F229D">
              <w:rPr>
                <w:rFonts w:cs="Times New Roman" w:hint="eastAsia"/>
                <w:sz w:val="20"/>
                <w:szCs w:val="20"/>
              </w:rPr>
              <w:t>공정위가</w:t>
            </w:r>
            <w:r w:rsidRPr="006F229D">
              <w:rPr>
                <w:rFonts w:cs="Times New Roman"/>
                <w:sz w:val="20"/>
                <w:szCs w:val="20"/>
              </w:rPr>
              <w:t xml:space="preserve"> </w:t>
            </w:r>
            <w:r w:rsidRPr="006F229D">
              <w:rPr>
                <w:rFonts w:cs="Times New Roman" w:hint="eastAsia"/>
                <w:sz w:val="20"/>
                <w:szCs w:val="20"/>
              </w:rPr>
              <w:t>수직결합</w:t>
            </w:r>
            <w:r w:rsidRPr="006F229D">
              <w:rPr>
                <w:rFonts w:cs="Times New Roman"/>
                <w:sz w:val="20"/>
                <w:szCs w:val="20"/>
              </w:rPr>
              <w:t xml:space="preserve"> </w:t>
            </w:r>
            <w:r w:rsidRPr="006F229D">
              <w:rPr>
                <w:rFonts w:cs="Times New Roman" w:hint="eastAsia"/>
                <w:sz w:val="20"/>
                <w:szCs w:val="20"/>
              </w:rPr>
              <w:t>유형에</w:t>
            </w:r>
            <w:r w:rsidRPr="006F229D">
              <w:rPr>
                <w:rFonts w:cs="Times New Roman"/>
                <w:sz w:val="20"/>
                <w:szCs w:val="20"/>
              </w:rPr>
              <w:t xml:space="preserve"> </w:t>
            </w:r>
            <w:r w:rsidRPr="006F229D">
              <w:rPr>
                <w:rFonts w:cs="Times New Roman" w:hint="eastAsia"/>
                <w:sz w:val="20"/>
                <w:szCs w:val="20"/>
              </w:rPr>
              <w:t>대하여</w:t>
            </w:r>
            <w:r w:rsidRPr="006F229D">
              <w:rPr>
                <w:rFonts w:cs="Times New Roman"/>
                <w:sz w:val="20"/>
                <w:szCs w:val="20"/>
              </w:rPr>
              <w:t xml:space="preserve"> </w:t>
            </w:r>
            <w:r w:rsidRPr="006F229D">
              <w:rPr>
                <w:rFonts w:cs="Times New Roman" w:hint="eastAsia"/>
                <w:sz w:val="20"/>
                <w:szCs w:val="20"/>
              </w:rPr>
              <w:t>구조적</w:t>
            </w:r>
            <w:r w:rsidRPr="006F229D">
              <w:rPr>
                <w:rFonts w:cs="Times New Roman"/>
                <w:sz w:val="20"/>
                <w:szCs w:val="20"/>
              </w:rPr>
              <w:t xml:space="preserve"> </w:t>
            </w:r>
            <w:r w:rsidRPr="006F229D">
              <w:rPr>
                <w:rFonts w:cs="Times New Roman" w:hint="eastAsia"/>
                <w:sz w:val="20"/>
                <w:szCs w:val="20"/>
              </w:rPr>
              <w:t>조치를</w:t>
            </w:r>
            <w:r w:rsidRPr="006F229D">
              <w:rPr>
                <w:rFonts w:cs="Times New Roman"/>
                <w:sz w:val="20"/>
                <w:szCs w:val="20"/>
              </w:rPr>
              <w:t xml:space="preserve"> </w:t>
            </w:r>
            <w:r w:rsidRPr="006F229D">
              <w:rPr>
                <w:rFonts w:cs="Times New Roman" w:hint="eastAsia"/>
                <w:sz w:val="20"/>
                <w:szCs w:val="20"/>
              </w:rPr>
              <w:t>부과한</w:t>
            </w:r>
            <w:r w:rsidRPr="006F229D">
              <w:rPr>
                <w:rFonts w:cs="Times New Roman"/>
                <w:sz w:val="20"/>
                <w:szCs w:val="20"/>
              </w:rPr>
              <w:t xml:space="preserve"> </w:t>
            </w:r>
            <w:r w:rsidRPr="006F229D">
              <w:rPr>
                <w:rFonts w:cs="Times New Roman" w:hint="eastAsia"/>
                <w:sz w:val="20"/>
                <w:szCs w:val="20"/>
              </w:rPr>
              <w:t>사례는</w:t>
            </w:r>
            <w:r w:rsidRPr="006F229D">
              <w:rPr>
                <w:rFonts w:cs="Times New Roman"/>
                <w:sz w:val="20"/>
                <w:szCs w:val="20"/>
              </w:rPr>
              <w:t xml:space="preserve"> </w:t>
            </w:r>
            <w:r w:rsidRPr="006F229D">
              <w:rPr>
                <w:rFonts w:cs="Times New Roman" w:hint="eastAsia"/>
                <w:sz w:val="20"/>
                <w:szCs w:val="20"/>
              </w:rPr>
              <w:t>확인되지</w:t>
            </w:r>
            <w:r w:rsidRPr="006F229D">
              <w:rPr>
                <w:rFonts w:cs="Times New Roman"/>
                <w:sz w:val="20"/>
                <w:szCs w:val="20"/>
              </w:rPr>
              <w:t xml:space="preserve"> </w:t>
            </w:r>
            <w:r w:rsidRPr="006F229D">
              <w:rPr>
                <w:rFonts w:cs="Times New Roman" w:hint="eastAsia"/>
                <w:sz w:val="20"/>
                <w:szCs w:val="20"/>
              </w:rPr>
              <w:t>않으며</w:t>
            </w:r>
            <w:r w:rsidRPr="006F229D">
              <w:rPr>
                <w:rFonts w:cs="Times New Roman"/>
                <w:sz w:val="20"/>
                <w:szCs w:val="20"/>
              </w:rPr>
              <w:t xml:space="preserve">, </w:t>
            </w:r>
            <w:r w:rsidRPr="006F229D">
              <w:rPr>
                <w:rFonts w:cs="Times New Roman" w:hint="eastAsia"/>
                <w:sz w:val="20"/>
                <w:szCs w:val="20"/>
              </w:rPr>
              <w:t>통상</w:t>
            </w:r>
            <w:r w:rsidRPr="006F229D">
              <w:rPr>
                <w:rFonts w:cs="Times New Roman"/>
                <w:sz w:val="20"/>
                <w:szCs w:val="20"/>
              </w:rPr>
              <w:t xml:space="preserve"> </w:t>
            </w:r>
            <w:r w:rsidRPr="006F229D">
              <w:rPr>
                <w:rFonts w:cs="Times New Roman" w:hint="eastAsia"/>
                <w:sz w:val="20"/>
                <w:szCs w:val="20"/>
              </w:rPr>
              <w:t>경쟁제한</w:t>
            </w:r>
            <w:r w:rsidRPr="006F229D">
              <w:rPr>
                <w:rFonts w:cs="Times New Roman"/>
                <w:sz w:val="20"/>
                <w:szCs w:val="20"/>
              </w:rPr>
              <w:t xml:space="preserve"> </w:t>
            </w:r>
            <w:r w:rsidRPr="006F229D">
              <w:rPr>
                <w:rFonts w:cs="Times New Roman" w:hint="eastAsia"/>
                <w:sz w:val="20"/>
                <w:szCs w:val="20"/>
              </w:rPr>
              <w:t>우려가</w:t>
            </w:r>
            <w:r w:rsidRPr="006F229D">
              <w:rPr>
                <w:rFonts w:cs="Times New Roman"/>
                <w:sz w:val="20"/>
                <w:szCs w:val="20"/>
              </w:rPr>
              <w:t xml:space="preserve"> </w:t>
            </w:r>
            <w:r w:rsidRPr="006F229D">
              <w:rPr>
                <w:rFonts w:cs="Times New Roman" w:hint="eastAsia"/>
                <w:sz w:val="20"/>
                <w:szCs w:val="20"/>
              </w:rPr>
              <w:t>큰</w:t>
            </w:r>
            <w:r w:rsidRPr="006F229D">
              <w:rPr>
                <w:rFonts w:cs="Times New Roman"/>
                <w:sz w:val="20"/>
                <w:szCs w:val="20"/>
              </w:rPr>
              <w:t xml:space="preserve"> </w:t>
            </w:r>
            <w:r w:rsidRPr="006F229D">
              <w:rPr>
                <w:rFonts w:cs="Times New Roman" w:hint="eastAsia"/>
                <w:sz w:val="20"/>
                <w:szCs w:val="20"/>
              </w:rPr>
              <w:t>경우</w:t>
            </w:r>
            <w:r w:rsidRPr="006F229D">
              <w:rPr>
                <w:rFonts w:cs="Times New Roman"/>
                <w:sz w:val="20"/>
                <w:szCs w:val="20"/>
              </w:rPr>
              <w:t xml:space="preserve"> </w:t>
            </w:r>
            <w:r w:rsidRPr="006F229D">
              <w:rPr>
                <w:rFonts w:cs="Times New Roman" w:hint="eastAsia"/>
                <w:sz w:val="20"/>
                <w:szCs w:val="20"/>
              </w:rPr>
              <w:t>행태적</w:t>
            </w:r>
            <w:r w:rsidRPr="006F229D">
              <w:rPr>
                <w:rFonts w:cs="Times New Roman"/>
                <w:sz w:val="20"/>
                <w:szCs w:val="20"/>
              </w:rPr>
              <w:t xml:space="preserve"> </w:t>
            </w:r>
            <w:r w:rsidRPr="006F229D">
              <w:rPr>
                <w:rFonts w:cs="Times New Roman" w:hint="eastAsia"/>
                <w:sz w:val="20"/>
                <w:szCs w:val="20"/>
              </w:rPr>
              <w:t>조치를</w:t>
            </w:r>
            <w:r w:rsidRPr="006F229D">
              <w:rPr>
                <w:rFonts w:cs="Times New Roman"/>
                <w:sz w:val="20"/>
                <w:szCs w:val="20"/>
              </w:rPr>
              <w:t xml:space="preserve"> </w:t>
            </w:r>
            <w:r w:rsidRPr="006F229D">
              <w:rPr>
                <w:rFonts w:cs="Times New Roman" w:hint="eastAsia"/>
                <w:sz w:val="20"/>
                <w:szCs w:val="20"/>
              </w:rPr>
              <w:t>부과한</w:t>
            </w:r>
            <w:r w:rsidRPr="006F229D">
              <w:rPr>
                <w:rFonts w:cs="Times New Roman"/>
                <w:sz w:val="20"/>
                <w:szCs w:val="20"/>
              </w:rPr>
              <w:t xml:space="preserve"> </w:t>
            </w:r>
            <w:r w:rsidRPr="006F229D">
              <w:rPr>
                <w:rFonts w:cs="Times New Roman" w:hint="eastAsia"/>
                <w:sz w:val="20"/>
                <w:szCs w:val="20"/>
              </w:rPr>
              <w:t>사례</w:t>
            </w:r>
            <w:r w:rsidRPr="006F229D">
              <w:rPr>
                <w:rFonts w:cs="Times New Roman"/>
                <w:sz w:val="20"/>
                <w:szCs w:val="20"/>
              </w:rPr>
              <w:t xml:space="preserve"> </w:t>
            </w:r>
            <w:r w:rsidRPr="006F229D">
              <w:rPr>
                <w:rFonts w:cs="Times New Roman" w:hint="eastAsia"/>
                <w:sz w:val="20"/>
                <w:szCs w:val="20"/>
              </w:rPr>
              <w:t>있음</w:t>
            </w:r>
            <w:r w:rsidRPr="006F229D">
              <w:rPr>
                <w:rFonts w:cs="Times New Roman"/>
                <w:sz w:val="20"/>
                <w:szCs w:val="20"/>
              </w:rPr>
              <w:t xml:space="preserve">. </w:t>
            </w:r>
            <w:r w:rsidRPr="006F229D">
              <w:rPr>
                <w:rFonts w:cs="Times New Roman" w:hint="eastAsia"/>
                <w:sz w:val="20"/>
                <w:szCs w:val="20"/>
              </w:rPr>
              <w:t>일반적으로</w:t>
            </w:r>
            <w:r w:rsidRPr="006F229D">
              <w:rPr>
                <w:rFonts w:cs="Times New Roman"/>
                <w:sz w:val="20"/>
                <w:szCs w:val="20"/>
              </w:rPr>
              <w:t xml:space="preserve"> </w:t>
            </w:r>
            <w:r w:rsidRPr="006F229D">
              <w:rPr>
                <w:rFonts w:cs="Times New Roman" w:hint="eastAsia"/>
                <w:sz w:val="20"/>
                <w:szCs w:val="20"/>
              </w:rPr>
              <w:t>행태적</w:t>
            </w:r>
            <w:r w:rsidRPr="006F229D">
              <w:rPr>
                <w:rFonts w:cs="Times New Roman"/>
                <w:sz w:val="20"/>
                <w:szCs w:val="20"/>
              </w:rPr>
              <w:t xml:space="preserve"> </w:t>
            </w:r>
            <w:r w:rsidRPr="006F229D">
              <w:rPr>
                <w:rFonts w:cs="Times New Roman" w:hint="eastAsia"/>
                <w:sz w:val="20"/>
                <w:szCs w:val="20"/>
              </w:rPr>
              <w:t>조치의</w:t>
            </w:r>
            <w:r w:rsidRPr="006F229D">
              <w:rPr>
                <w:rFonts w:cs="Times New Roman"/>
                <w:sz w:val="20"/>
                <w:szCs w:val="20"/>
              </w:rPr>
              <w:t xml:space="preserve"> </w:t>
            </w:r>
            <w:r w:rsidRPr="006F229D">
              <w:rPr>
                <w:rFonts w:cs="Times New Roman" w:hint="eastAsia"/>
                <w:sz w:val="20"/>
                <w:szCs w:val="20"/>
              </w:rPr>
              <w:t>내용은</w:t>
            </w:r>
            <w:r w:rsidRPr="006F229D">
              <w:rPr>
                <w:rFonts w:cs="Times New Roman"/>
                <w:sz w:val="20"/>
                <w:szCs w:val="20"/>
              </w:rPr>
              <w:t xml:space="preserve">, </w:t>
            </w:r>
            <w:r w:rsidRPr="006F229D">
              <w:rPr>
                <w:rFonts w:cs="Times New Roman" w:hint="eastAsia"/>
                <w:sz w:val="20"/>
                <w:szCs w:val="20"/>
              </w:rPr>
              <w:t>일정한</w:t>
            </w:r>
            <w:r w:rsidRPr="006F229D">
              <w:rPr>
                <w:rFonts w:cs="Times New Roman"/>
                <w:sz w:val="20"/>
                <w:szCs w:val="20"/>
              </w:rPr>
              <w:t xml:space="preserve"> </w:t>
            </w:r>
            <w:r w:rsidRPr="006F229D">
              <w:rPr>
                <w:rFonts w:cs="Times New Roman" w:hint="eastAsia"/>
                <w:sz w:val="20"/>
                <w:szCs w:val="20"/>
              </w:rPr>
              <w:t>기간</w:t>
            </w:r>
            <w:r w:rsidRPr="006F229D">
              <w:rPr>
                <w:rFonts w:cs="Times New Roman"/>
                <w:sz w:val="20"/>
                <w:szCs w:val="20"/>
              </w:rPr>
              <w:t>(3</w:t>
            </w:r>
            <w:r w:rsidRPr="006F229D">
              <w:rPr>
                <w:rFonts w:cs="Times New Roman" w:hint="eastAsia"/>
                <w:sz w:val="20"/>
                <w:szCs w:val="20"/>
              </w:rPr>
              <w:t>년</w:t>
            </w:r>
            <w:r w:rsidRPr="006F229D">
              <w:rPr>
                <w:rFonts w:cs="Times New Roman"/>
                <w:sz w:val="20"/>
                <w:szCs w:val="20"/>
              </w:rPr>
              <w:t xml:space="preserve"> </w:t>
            </w:r>
            <w:r w:rsidRPr="006F229D">
              <w:rPr>
                <w:rFonts w:cs="Times New Roman" w:hint="eastAsia"/>
                <w:sz w:val="20"/>
                <w:szCs w:val="20"/>
              </w:rPr>
              <w:t>또는</w:t>
            </w:r>
            <w:r w:rsidRPr="006F229D">
              <w:rPr>
                <w:rFonts w:cs="Times New Roman"/>
                <w:sz w:val="20"/>
                <w:szCs w:val="20"/>
              </w:rPr>
              <w:t xml:space="preserve"> 5</w:t>
            </w:r>
            <w:r w:rsidRPr="006F229D">
              <w:rPr>
                <w:rFonts w:cs="Times New Roman" w:hint="eastAsia"/>
                <w:sz w:val="20"/>
                <w:szCs w:val="20"/>
              </w:rPr>
              <w:t>년</w:t>
            </w:r>
            <w:r w:rsidRPr="006F229D">
              <w:rPr>
                <w:rFonts w:cs="Times New Roman"/>
                <w:sz w:val="20"/>
                <w:szCs w:val="20"/>
              </w:rPr>
              <w:t xml:space="preserve">) </w:t>
            </w:r>
            <w:r w:rsidRPr="006F229D">
              <w:rPr>
                <w:rFonts w:cs="Times New Roman" w:hint="eastAsia"/>
                <w:sz w:val="20"/>
                <w:szCs w:val="20"/>
              </w:rPr>
              <w:t>동안</w:t>
            </w:r>
            <w:r w:rsidRPr="006F229D">
              <w:rPr>
                <w:rFonts w:cs="Times New Roman"/>
                <w:sz w:val="20"/>
                <w:szCs w:val="20"/>
              </w:rPr>
              <w:t xml:space="preserve"> </w:t>
            </w:r>
            <w:r w:rsidRPr="006F229D">
              <w:rPr>
                <w:rFonts w:cs="Times New Roman" w:hint="eastAsia"/>
                <w:sz w:val="20"/>
                <w:szCs w:val="20"/>
              </w:rPr>
              <w:t>①</w:t>
            </w:r>
            <w:r w:rsidRPr="006F229D">
              <w:rPr>
                <w:rFonts w:cs="Times New Roman"/>
                <w:sz w:val="20"/>
                <w:szCs w:val="20"/>
              </w:rPr>
              <w:t xml:space="preserve"> </w:t>
            </w:r>
            <w:r w:rsidRPr="006F229D">
              <w:rPr>
                <w:rFonts w:cs="Times New Roman" w:hint="eastAsia"/>
                <w:sz w:val="20"/>
                <w:szCs w:val="20"/>
              </w:rPr>
              <w:t>가격인상</w:t>
            </w:r>
            <w:r w:rsidRPr="006F229D">
              <w:rPr>
                <w:rFonts w:cs="Times New Roman"/>
                <w:sz w:val="20"/>
                <w:szCs w:val="20"/>
              </w:rPr>
              <w:t xml:space="preserve">, </w:t>
            </w:r>
            <w:r w:rsidRPr="006F229D">
              <w:rPr>
                <w:rFonts w:cs="Times New Roman" w:hint="eastAsia"/>
                <w:sz w:val="20"/>
                <w:szCs w:val="20"/>
              </w:rPr>
              <w:t>②</w:t>
            </w:r>
            <w:r w:rsidRPr="006F229D">
              <w:rPr>
                <w:rFonts w:cs="Times New Roman"/>
                <w:sz w:val="20"/>
                <w:szCs w:val="20"/>
              </w:rPr>
              <w:t xml:space="preserve"> </w:t>
            </w:r>
            <w:r w:rsidRPr="006F229D">
              <w:rPr>
                <w:rFonts w:cs="Times New Roman" w:hint="eastAsia"/>
                <w:sz w:val="20"/>
                <w:szCs w:val="20"/>
              </w:rPr>
              <w:t>계약체결</w:t>
            </w:r>
            <w:r w:rsidRPr="006F229D">
              <w:rPr>
                <w:rFonts w:cs="Times New Roman"/>
                <w:sz w:val="20"/>
                <w:szCs w:val="20"/>
              </w:rPr>
              <w:t xml:space="preserve"> </w:t>
            </w:r>
            <w:r w:rsidRPr="006F229D">
              <w:rPr>
                <w:rFonts w:cs="Times New Roman" w:hint="eastAsia"/>
                <w:sz w:val="20"/>
                <w:szCs w:val="20"/>
              </w:rPr>
              <w:t>거부</w:t>
            </w:r>
            <w:r w:rsidRPr="006F229D">
              <w:rPr>
                <w:rFonts w:cs="Times New Roman"/>
                <w:sz w:val="20"/>
                <w:szCs w:val="20"/>
              </w:rPr>
              <w:t>∙</w:t>
            </w:r>
            <w:r w:rsidRPr="006F229D">
              <w:rPr>
                <w:rFonts w:cs="Times New Roman" w:hint="eastAsia"/>
                <w:sz w:val="20"/>
                <w:szCs w:val="20"/>
              </w:rPr>
              <w:t>해지</w:t>
            </w:r>
            <w:r w:rsidRPr="006F229D">
              <w:rPr>
                <w:rFonts w:cs="Times New Roman"/>
                <w:sz w:val="20"/>
                <w:szCs w:val="20"/>
              </w:rPr>
              <w:t xml:space="preserve">, </w:t>
            </w:r>
            <w:r w:rsidRPr="006F229D">
              <w:rPr>
                <w:rFonts w:cs="Times New Roman" w:hint="eastAsia"/>
                <w:sz w:val="20"/>
                <w:szCs w:val="20"/>
              </w:rPr>
              <w:t>③</w:t>
            </w:r>
            <w:r w:rsidRPr="006F229D">
              <w:rPr>
                <w:rFonts w:cs="Times New Roman"/>
                <w:sz w:val="20"/>
                <w:szCs w:val="20"/>
              </w:rPr>
              <w:t xml:space="preserve"> </w:t>
            </w:r>
            <w:r w:rsidRPr="006F229D">
              <w:rPr>
                <w:rFonts w:cs="Times New Roman" w:hint="eastAsia"/>
                <w:sz w:val="20"/>
                <w:szCs w:val="20"/>
              </w:rPr>
              <w:t>타사업자에</w:t>
            </w:r>
            <w:r w:rsidRPr="006F229D">
              <w:rPr>
                <w:rFonts w:cs="Times New Roman"/>
                <w:sz w:val="20"/>
                <w:szCs w:val="20"/>
              </w:rPr>
              <w:t xml:space="preserve"> </w:t>
            </w:r>
            <w:r w:rsidRPr="006F229D">
              <w:rPr>
                <w:rFonts w:cs="Times New Roman" w:hint="eastAsia"/>
                <w:sz w:val="20"/>
                <w:szCs w:val="20"/>
              </w:rPr>
              <w:t>대한</w:t>
            </w:r>
            <w:r w:rsidRPr="006F229D">
              <w:rPr>
                <w:rFonts w:cs="Times New Roman"/>
                <w:sz w:val="20"/>
                <w:szCs w:val="20"/>
              </w:rPr>
              <w:t xml:space="preserve"> </w:t>
            </w:r>
            <w:r w:rsidRPr="006F229D">
              <w:rPr>
                <w:rFonts w:cs="Times New Roman" w:hint="eastAsia"/>
                <w:sz w:val="20"/>
                <w:szCs w:val="20"/>
              </w:rPr>
              <w:t>불이익한</w:t>
            </w:r>
            <w:r w:rsidRPr="006F229D">
              <w:rPr>
                <w:rFonts w:cs="Times New Roman"/>
                <w:sz w:val="20"/>
                <w:szCs w:val="20"/>
              </w:rPr>
              <w:t xml:space="preserve"> </w:t>
            </w:r>
            <w:r w:rsidRPr="006F229D">
              <w:rPr>
                <w:rFonts w:cs="Times New Roman" w:hint="eastAsia"/>
                <w:sz w:val="20"/>
                <w:szCs w:val="20"/>
              </w:rPr>
              <w:t>조건</w:t>
            </w:r>
            <w:r w:rsidRPr="006F229D">
              <w:rPr>
                <w:rFonts w:cs="Times New Roman"/>
                <w:sz w:val="20"/>
                <w:szCs w:val="20"/>
              </w:rPr>
              <w:t xml:space="preserve"> </w:t>
            </w:r>
            <w:r w:rsidRPr="006F229D">
              <w:rPr>
                <w:rFonts w:cs="Times New Roman" w:hint="eastAsia"/>
                <w:sz w:val="20"/>
                <w:szCs w:val="20"/>
              </w:rPr>
              <w:t>부과</w:t>
            </w:r>
            <w:r w:rsidRPr="006F229D">
              <w:rPr>
                <w:rFonts w:cs="Times New Roman"/>
                <w:sz w:val="20"/>
                <w:szCs w:val="20"/>
              </w:rPr>
              <w:t xml:space="preserve"> </w:t>
            </w:r>
            <w:r w:rsidRPr="006F229D">
              <w:rPr>
                <w:rFonts w:cs="Times New Roman" w:hint="eastAsia"/>
                <w:sz w:val="20"/>
                <w:szCs w:val="20"/>
              </w:rPr>
              <w:t>등을</w:t>
            </w:r>
            <w:r w:rsidRPr="006F229D">
              <w:rPr>
                <w:rFonts w:cs="Times New Roman"/>
                <w:sz w:val="20"/>
                <w:szCs w:val="20"/>
              </w:rPr>
              <w:t xml:space="preserve"> </w:t>
            </w:r>
            <w:r w:rsidRPr="006F229D">
              <w:rPr>
                <w:rFonts w:cs="Times New Roman" w:hint="eastAsia"/>
                <w:sz w:val="20"/>
                <w:szCs w:val="20"/>
              </w:rPr>
              <w:t>금지하는</w:t>
            </w:r>
            <w:r w:rsidRPr="006F229D">
              <w:rPr>
                <w:rFonts w:cs="Times New Roman"/>
                <w:sz w:val="20"/>
                <w:szCs w:val="20"/>
              </w:rPr>
              <w:t xml:space="preserve"> </w:t>
            </w:r>
            <w:r w:rsidRPr="006F229D">
              <w:rPr>
                <w:rFonts w:cs="Times New Roman" w:hint="eastAsia"/>
                <w:sz w:val="20"/>
                <w:szCs w:val="20"/>
              </w:rPr>
              <w:t>것임</w:t>
            </w:r>
            <w:r w:rsidRPr="006F229D">
              <w:rPr>
                <w:rFonts w:cs="Times New Roman"/>
                <w:sz w:val="20"/>
                <w:szCs w:val="20"/>
              </w:rPr>
              <w:t>.</w:t>
            </w:r>
          </w:p>
          <w:p w14:paraId="27E2645E" w14:textId="211B6261" w:rsidR="004E04A7" w:rsidRPr="00C33ABC" w:rsidRDefault="004E04A7" w:rsidP="006F229D">
            <w:pPr>
              <w:pStyle w:val="a8"/>
              <w:widowControl/>
              <w:numPr>
                <w:ilvl w:val="0"/>
                <w:numId w:val="2"/>
              </w:numPr>
              <w:spacing w:before="40" w:after="120" w:line="276" w:lineRule="auto"/>
              <w:rPr>
                <w:rFonts w:cs="Times New Roman"/>
                <w:sz w:val="20"/>
                <w:szCs w:val="20"/>
              </w:rPr>
            </w:pPr>
            <w:r>
              <w:rPr>
                <w:rFonts w:cs="Times New Roman" w:hint="eastAsia"/>
                <w:sz w:val="20"/>
                <w:szCs w:val="20"/>
              </w:rPr>
              <w:t>공정위는</w:t>
            </w:r>
            <w:r>
              <w:rPr>
                <w:rFonts w:cs="Times New Roman" w:hint="eastAsia"/>
                <w:sz w:val="20"/>
                <w:szCs w:val="20"/>
              </w:rPr>
              <w:t xml:space="preserve"> </w:t>
            </w:r>
            <w:r>
              <w:rPr>
                <w:rFonts w:cs="Times New Roman" w:hint="eastAsia"/>
                <w:sz w:val="20"/>
                <w:szCs w:val="20"/>
              </w:rPr>
              <w:t>수직결합에</w:t>
            </w:r>
            <w:r>
              <w:rPr>
                <w:rFonts w:cs="Times New Roman" w:hint="eastAsia"/>
                <w:sz w:val="20"/>
                <w:szCs w:val="20"/>
              </w:rPr>
              <w:t xml:space="preserve"> </w:t>
            </w:r>
            <w:r>
              <w:rPr>
                <w:rFonts w:cs="Times New Roman" w:hint="eastAsia"/>
                <w:sz w:val="20"/>
                <w:szCs w:val="20"/>
              </w:rPr>
              <w:t>대해서는</w:t>
            </w:r>
            <w:r>
              <w:rPr>
                <w:rFonts w:cs="Times New Roman" w:hint="eastAsia"/>
                <w:sz w:val="20"/>
                <w:szCs w:val="20"/>
              </w:rPr>
              <w:t xml:space="preserve"> </w:t>
            </w:r>
            <w:r>
              <w:rPr>
                <w:rFonts w:cs="Times New Roman" w:hint="eastAsia"/>
                <w:sz w:val="20"/>
                <w:szCs w:val="20"/>
              </w:rPr>
              <w:t>수평결합에</w:t>
            </w:r>
            <w:r>
              <w:rPr>
                <w:rFonts w:cs="Times New Roman" w:hint="eastAsia"/>
                <w:sz w:val="20"/>
                <w:szCs w:val="20"/>
              </w:rPr>
              <w:t xml:space="preserve"> </w:t>
            </w:r>
            <w:r>
              <w:rPr>
                <w:rFonts w:cs="Times New Roman" w:hint="eastAsia"/>
                <w:sz w:val="20"/>
                <w:szCs w:val="20"/>
              </w:rPr>
              <w:t>비해</w:t>
            </w:r>
            <w:r>
              <w:rPr>
                <w:rFonts w:cs="Times New Roman" w:hint="eastAsia"/>
                <w:sz w:val="20"/>
                <w:szCs w:val="20"/>
              </w:rPr>
              <w:t xml:space="preserve"> </w:t>
            </w:r>
            <w:r>
              <w:rPr>
                <w:rFonts w:cs="Times New Roman" w:hint="eastAsia"/>
                <w:sz w:val="20"/>
                <w:szCs w:val="20"/>
              </w:rPr>
              <w:t>경쟁제한</w:t>
            </w:r>
            <w:r>
              <w:rPr>
                <w:rFonts w:cs="Times New Roman" w:hint="eastAsia"/>
                <w:sz w:val="20"/>
                <w:szCs w:val="20"/>
              </w:rPr>
              <w:t xml:space="preserve"> </w:t>
            </w:r>
            <w:r>
              <w:rPr>
                <w:rFonts w:cs="Times New Roman" w:hint="eastAsia"/>
                <w:sz w:val="20"/>
                <w:szCs w:val="20"/>
              </w:rPr>
              <w:t>우려를</w:t>
            </w:r>
            <w:r>
              <w:rPr>
                <w:rFonts w:cs="Times New Roman" w:hint="eastAsia"/>
                <w:sz w:val="20"/>
                <w:szCs w:val="20"/>
              </w:rPr>
              <w:t xml:space="preserve"> </w:t>
            </w:r>
            <w:r>
              <w:rPr>
                <w:rFonts w:cs="Times New Roman" w:hint="eastAsia"/>
                <w:sz w:val="20"/>
                <w:szCs w:val="20"/>
              </w:rPr>
              <w:t>심각하게</w:t>
            </w:r>
            <w:r>
              <w:rPr>
                <w:rFonts w:cs="Times New Roman" w:hint="eastAsia"/>
                <w:sz w:val="20"/>
                <w:szCs w:val="20"/>
              </w:rPr>
              <w:t xml:space="preserve"> </w:t>
            </w:r>
            <w:r>
              <w:rPr>
                <w:rFonts w:cs="Times New Roman" w:hint="eastAsia"/>
                <w:sz w:val="20"/>
                <w:szCs w:val="20"/>
              </w:rPr>
              <w:t>고려하지는</w:t>
            </w:r>
            <w:r>
              <w:rPr>
                <w:rFonts w:cs="Times New Roman" w:hint="eastAsia"/>
                <w:sz w:val="20"/>
                <w:szCs w:val="20"/>
              </w:rPr>
              <w:t xml:space="preserve"> </w:t>
            </w:r>
            <w:r>
              <w:rPr>
                <w:rFonts w:cs="Times New Roman" w:hint="eastAsia"/>
                <w:sz w:val="20"/>
                <w:szCs w:val="20"/>
              </w:rPr>
              <w:t>않는</w:t>
            </w:r>
            <w:r>
              <w:rPr>
                <w:rFonts w:cs="Times New Roman" w:hint="eastAsia"/>
                <w:sz w:val="20"/>
                <w:szCs w:val="20"/>
              </w:rPr>
              <w:t xml:space="preserve"> </w:t>
            </w:r>
            <w:r>
              <w:rPr>
                <w:rFonts w:cs="Times New Roman" w:hint="eastAsia"/>
                <w:sz w:val="20"/>
                <w:szCs w:val="20"/>
              </w:rPr>
              <w:t>경향이</w:t>
            </w:r>
            <w:r>
              <w:rPr>
                <w:rFonts w:cs="Times New Roman" w:hint="eastAsia"/>
                <w:sz w:val="20"/>
                <w:szCs w:val="20"/>
              </w:rPr>
              <w:t xml:space="preserve"> </w:t>
            </w:r>
            <w:r>
              <w:rPr>
                <w:rFonts w:cs="Times New Roman" w:hint="eastAsia"/>
                <w:sz w:val="20"/>
                <w:szCs w:val="20"/>
              </w:rPr>
              <w:t>있으며</w:t>
            </w:r>
            <w:r>
              <w:rPr>
                <w:rFonts w:cs="Times New Roman" w:hint="eastAsia"/>
                <w:sz w:val="20"/>
                <w:szCs w:val="20"/>
              </w:rPr>
              <w:t>,</w:t>
            </w:r>
            <w:r>
              <w:rPr>
                <w:rFonts w:cs="Times New Roman"/>
                <w:sz w:val="20"/>
                <w:szCs w:val="20"/>
              </w:rPr>
              <w:t xml:space="preserve"> </w:t>
            </w:r>
            <w:r w:rsidRPr="008A58ED">
              <w:rPr>
                <w:rFonts w:cs="Times New Roman" w:hint="eastAsia"/>
                <w:sz w:val="20"/>
                <w:szCs w:val="20"/>
              </w:rPr>
              <w:t>봉쇄효과가</w:t>
            </w:r>
            <w:r w:rsidRPr="008A58ED">
              <w:rPr>
                <w:rFonts w:cs="Times New Roman" w:hint="eastAsia"/>
                <w:sz w:val="20"/>
                <w:szCs w:val="20"/>
              </w:rPr>
              <w:t xml:space="preserve"> </w:t>
            </w:r>
            <w:r>
              <w:rPr>
                <w:rFonts w:cs="Times New Roman" w:hint="eastAsia"/>
                <w:sz w:val="20"/>
                <w:szCs w:val="20"/>
              </w:rPr>
              <w:t>일부</w:t>
            </w:r>
            <w:r>
              <w:rPr>
                <w:rFonts w:cs="Times New Roman" w:hint="eastAsia"/>
                <w:sz w:val="20"/>
                <w:szCs w:val="20"/>
              </w:rPr>
              <w:t xml:space="preserve"> </w:t>
            </w:r>
            <w:r>
              <w:rPr>
                <w:rFonts w:cs="Times New Roman" w:hint="eastAsia"/>
                <w:sz w:val="20"/>
                <w:szCs w:val="20"/>
              </w:rPr>
              <w:t>발생할</w:t>
            </w:r>
            <w:r>
              <w:rPr>
                <w:rFonts w:cs="Times New Roman" w:hint="eastAsia"/>
                <w:sz w:val="20"/>
                <w:szCs w:val="20"/>
              </w:rPr>
              <w:t xml:space="preserve"> </w:t>
            </w:r>
            <w:r>
              <w:rPr>
                <w:rFonts w:cs="Times New Roman" w:hint="eastAsia"/>
                <w:sz w:val="20"/>
                <w:szCs w:val="20"/>
              </w:rPr>
              <w:t>우려가</w:t>
            </w:r>
            <w:r>
              <w:rPr>
                <w:rFonts w:cs="Times New Roman" w:hint="eastAsia"/>
                <w:sz w:val="20"/>
                <w:szCs w:val="20"/>
              </w:rPr>
              <w:t xml:space="preserve"> </w:t>
            </w:r>
            <w:r>
              <w:rPr>
                <w:rFonts w:cs="Times New Roman" w:hint="eastAsia"/>
                <w:sz w:val="20"/>
                <w:szCs w:val="20"/>
              </w:rPr>
              <w:t>있다고</w:t>
            </w:r>
            <w:r>
              <w:rPr>
                <w:rFonts w:cs="Times New Roman" w:hint="eastAsia"/>
                <w:sz w:val="20"/>
                <w:szCs w:val="20"/>
              </w:rPr>
              <w:t xml:space="preserve"> </w:t>
            </w:r>
            <w:r>
              <w:rPr>
                <w:rFonts w:cs="Times New Roman" w:hint="eastAsia"/>
                <w:sz w:val="20"/>
                <w:szCs w:val="20"/>
              </w:rPr>
              <w:t>하여</w:t>
            </w:r>
            <w:r>
              <w:rPr>
                <w:rFonts w:cs="Times New Roman" w:hint="eastAsia"/>
                <w:sz w:val="20"/>
                <w:szCs w:val="20"/>
              </w:rPr>
              <w:t xml:space="preserve"> </w:t>
            </w:r>
            <w:r>
              <w:rPr>
                <w:rFonts w:cs="Times New Roman" w:hint="eastAsia"/>
                <w:sz w:val="20"/>
                <w:szCs w:val="20"/>
              </w:rPr>
              <w:t>무조건</w:t>
            </w:r>
            <w:r>
              <w:rPr>
                <w:rFonts w:cs="Times New Roman" w:hint="eastAsia"/>
                <w:sz w:val="20"/>
                <w:szCs w:val="20"/>
              </w:rPr>
              <w:t xml:space="preserve"> </w:t>
            </w:r>
            <w:r>
              <w:rPr>
                <w:rFonts w:cs="Times New Roman" w:hint="eastAsia"/>
                <w:sz w:val="20"/>
                <w:szCs w:val="20"/>
              </w:rPr>
              <w:t>시정조치를</w:t>
            </w:r>
            <w:r>
              <w:rPr>
                <w:rFonts w:cs="Times New Roman" w:hint="eastAsia"/>
                <w:sz w:val="20"/>
                <w:szCs w:val="20"/>
              </w:rPr>
              <w:t xml:space="preserve"> </w:t>
            </w:r>
            <w:r>
              <w:rPr>
                <w:rFonts w:cs="Times New Roman" w:hint="eastAsia"/>
                <w:sz w:val="20"/>
                <w:szCs w:val="20"/>
              </w:rPr>
              <w:t>부과하지는</w:t>
            </w:r>
            <w:r>
              <w:rPr>
                <w:rFonts w:cs="Times New Roman" w:hint="eastAsia"/>
                <w:sz w:val="20"/>
                <w:szCs w:val="20"/>
              </w:rPr>
              <w:t xml:space="preserve"> </w:t>
            </w:r>
            <w:r>
              <w:rPr>
                <w:rFonts w:cs="Times New Roman" w:hint="eastAsia"/>
                <w:sz w:val="20"/>
                <w:szCs w:val="20"/>
              </w:rPr>
              <w:t>않음</w:t>
            </w:r>
            <w:r>
              <w:rPr>
                <w:rFonts w:cs="Times New Roman" w:hint="eastAsia"/>
                <w:sz w:val="20"/>
                <w:szCs w:val="20"/>
              </w:rPr>
              <w:t>.</w:t>
            </w:r>
            <w:r>
              <w:rPr>
                <w:rFonts w:cs="Times New Roman"/>
                <w:sz w:val="20"/>
                <w:szCs w:val="20"/>
              </w:rPr>
              <w:t xml:space="preserve"> </w:t>
            </w:r>
            <w:r>
              <w:rPr>
                <w:rFonts w:cs="Times New Roman" w:hint="eastAsia"/>
                <w:sz w:val="20"/>
                <w:szCs w:val="20"/>
              </w:rPr>
              <w:t>따라서</w:t>
            </w:r>
            <w:r>
              <w:rPr>
                <w:rFonts w:cs="Times New Roman" w:hint="eastAsia"/>
                <w:sz w:val="20"/>
                <w:szCs w:val="20"/>
              </w:rPr>
              <w:t xml:space="preserve"> </w:t>
            </w:r>
            <w:r>
              <w:rPr>
                <w:rFonts w:cs="Times New Roman" w:hint="eastAsia"/>
                <w:sz w:val="20"/>
                <w:szCs w:val="20"/>
              </w:rPr>
              <w:lastRenderedPageBreak/>
              <w:t>본건</w:t>
            </w:r>
            <w:r>
              <w:rPr>
                <w:rFonts w:cs="Times New Roman" w:hint="eastAsia"/>
                <w:sz w:val="20"/>
                <w:szCs w:val="20"/>
              </w:rPr>
              <w:t xml:space="preserve"> </w:t>
            </w:r>
            <w:r>
              <w:rPr>
                <w:rFonts w:cs="Times New Roman" w:hint="eastAsia"/>
                <w:sz w:val="20"/>
                <w:szCs w:val="20"/>
              </w:rPr>
              <w:t>기업결합에</w:t>
            </w:r>
            <w:r>
              <w:rPr>
                <w:rFonts w:cs="Times New Roman" w:hint="eastAsia"/>
                <w:sz w:val="20"/>
                <w:szCs w:val="20"/>
              </w:rPr>
              <w:t xml:space="preserve"> </w:t>
            </w:r>
            <w:r>
              <w:rPr>
                <w:rFonts w:cs="Times New Roman" w:hint="eastAsia"/>
                <w:sz w:val="20"/>
                <w:szCs w:val="20"/>
              </w:rPr>
              <w:t>대해서는</w:t>
            </w:r>
            <w:r>
              <w:rPr>
                <w:rFonts w:cs="Times New Roman" w:hint="eastAsia"/>
                <w:sz w:val="20"/>
                <w:szCs w:val="20"/>
              </w:rPr>
              <w:t xml:space="preserve"> </w:t>
            </w:r>
            <w:r w:rsidRPr="008A58ED">
              <w:rPr>
                <w:rFonts w:cs="Times New Roman" w:hint="eastAsia"/>
                <w:sz w:val="20"/>
                <w:szCs w:val="20"/>
              </w:rPr>
              <w:t>경쟁제한</w:t>
            </w:r>
            <w:r w:rsidRPr="008A58ED">
              <w:rPr>
                <w:rFonts w:cs="Times New Roman" w:hint="eastAsia"/>
                <w:sz w:val="20"/>
                <w:szCs w:val="20"/>
              </w:rPr>
              <w:t xml:space="preserve"> </w:t>
            </w:r>
            <w:r w:rsidRPr="008A58ED">
              <w:rPr>
                <w:rFonts w:cs="Times New Roman" w:hint="eastAsia"/>
                <w:sz w:val="20"/>
                <w:szCs w:val="20"/>
              </w:rPr>
              <w:t>우려가</w:t>
            </w:r>
            <w:r w:rsidRPr="008A58ED">
              <w:rPr>
                <w:rFonts w:cs="Times New Roman" w:hint="eastAsia"/>
                <w:sz w:val="20"/>
                <w:szCs w:val="20"/>
              </w:rPr>
              <w:t xml:space="preserve"> </w:t>
            </w:r>
            <w:r w:rsidRPr="008A58ED">
              <w:rPr>
                <w:rFonts w:cs="Times New Roman" w:hint="eastAsia"/>
                <w:sz w:val="20"/>
                <w:szCs w:val="20"/>
              </w:rPr>
              <w:t>매우</w:t>
            </w:r>
            <w:r w:rsidRPr="008A58ED">
              <w:rPr>
                <w:rFonts w:cs="Times New Roman" w:hint="eastAsia"/>
                <w:sz w:val="20"/>
                <w:szCs w:val="20"/>
              </w:rPr>
              <w:t xml:space="preserve"> </w:t>
            </w:r>
            <w:r w:rsidRPr="008A58ED">
              <w:rPr>
                <w:rFonts w:cs="Times New Roman" w:hint="eastAsia"/>
                <w:sz w:val="20"/>
                <w:szCs w:val="20"/>
              </w:rPr>
              <w:t>적거나</w:t>
            </w:r>
            <w:r w:rsidRPr="008A58ED">
              <w:rPr>
                <w:rFonts w:cs="Times New Roman" w:hint="eastAsia"/>
                <w:sz w:val="20"/>
                <w:szCs w:val="20"/>
              </w:rPr>
              <w:t xml:space="preserve"> </w:t>
            </w:r>
            <w:r w:rsidRPr="008A58ED">
              <w:rPr>
                <w:rFonts w:cs="Times New Roman" w:hint="eastAsia"/>
                <w:sz w:val="20"/>
                <w:szCs w:val="20"/>
              </w:rPr>
              <w:t>불명확한</w:t>
            </w:r>
            <w:r w:rsidRPr="008A58ED">
              <w:rPr>
                <w:rFonts w:cs="Times New Roman" w:hint="eastAsia"/>
                <w:sz w:val="20"/>
                <w:szCs w:val="20"/>
              </w:rPr>
              <w:t xml:space="preserve"> </w:t>
            </w:r>
            <w:r w:rsidRPr="008A58ED">
              <w:rPr>
                <w:rFonts w:cs="Times New Roman" w:hint="eastAsia"/>
                <w:sz w:val="20"/>
                <w:szCs w:val="20"/>
              </w:rPr>
              <w:t>반면</w:t>
            </w:r>
            <w:r w:rsidRPr="008A58ED">
              <w:rPr>
                <w:rFonts w:cs="Times New Roman" w:hint="eastAsia"/>
                <w:sz w:val="20"/>
                <w:szCs w:val="20"/>
              </w:rPr>
              <w:t xml:space="preserve">, </w:t>
            </w:r>
            <w:r w:rsidRPr="008A58ED">
              <w:rPr>
                <w:rFonts w:cs="Times New Roman" w:hint="eastAsia"/>
                <w:sz w:val="20"/>
                <w:szCs w:val="20"/>
              </w:rPr>
              <w:t>경쟁제한을</w:t>
            </w:r>
            <w:r w:rsidRPr="008A58ED">
              <w:rPr>
                <w:rFonts w:cs="Times New Roman" w:hint="eastAsia"/>
                <w:sz w:val="20"/>
                <w:szCs w:val="20"/>
              </w:rPr>
              <w:t xml:space="preserve"> </w:t>
            </w:r>
            <w:r w:rsidRPr="008A58ED">
              <w:rPr>
                <w:rFonts w:cs="Times New Roman" w:hint="eastAsia"/>
                <w:sz w:val="20"/>
                <w:szCs w:val="20"/>
              </w:rPr>
              <w:t>완화할</w:t>
            </w:r>
            <w:r w:rsidRPr="008A58ED">
              <w:rPr>
                <w:rFonts w:cs="Times New Roman" w:hint="eastAsia"/>
                <w:sz w:val="20"/>
                <w:szCs w:val="20"/>
              </w:rPr>
              <w:t xml:space="preserve"> </w:t>
            </w:r>
            <w:r w:rsidRPr="008A58ED">
              <w:rPr>
                <w:rFonts w:cs="Times New Roman" w:hint="eastAsia"/>
                <w:sz w:val="20"/>
                <w:szCs w:val="20"/>
              </w:rPr>
              <w:t>수</w:t>
            </w:r>
            <w:r w:rsidRPr="008A58ED">
              <w:rPr>
                <w:rFonts w:cs="Times New Roman" w:hint="eastAsia"/>
                <w:sz w:val="20"/>
                <w:szCs w:val="20"/>
              </w:rPr>
              <w:t xml:space="preserve"> </w:t>
            </w:r>
            <w:r w:rsidRPr="008A58ED">
              <w:rPr>
                <w:rFonts w:cs="Times New Roman" w:hint="eastAsia"/>
                <w:sz w:val="20"/>
                <w:szCs w:val="20"/>
              </w:rPr>
              <w:t>있는</w:t>
            </w:r>
            <w:r w:rsidRPr="008A58ED">
              <w:rPr>
                <w:rFonts w:cs="Times New Roman" w:hint="eastAsia"/>
                <w:sz w:val="20"/>
                <w:szCs w:val="20"/>
              </w:rPr>
              <w:t xml:space="preserve"> </w:t>
            </w:r>
            <w:r w:rsidRPr="008A58ED">
              <w:rPr>
                <w:rFonts w:cs="Times New Roman" w:hint="eastAsia"/>
                <w:sz w:val="20"/>
                <w:szCs w:val="20"/>
              </w:rPr>
              <w:t>다른</w:t>
            </w:r>
            <w:r w:rsidRPr="008A58ED">
              <w:rPr>
                <w:rFonts w:cs="Times New Roman" w:hint="eastAsia"/>
                <w:sz w:val="20"/>
                <w:szCs w:val="20"/>
              </w:rPr>
              <w:t xml:space="preserve"> </w:t>
            </w:r>
            <w:r w:rsidRPr="008A58ED">
              <w:rPr>
                <w:rFonts w:cs="Times New Roman" w:hint="eastAsia"/>
                <w:sz w:val="20"/>
                <w:szCs w:val="20"/>
              </w:rPr>
              <w:t>요소들과</w:t>
            </w:r>
            <w:r w:rsidRPr="008A58ED">
              <w:rPr>
                <w:rFonts w:cs="Times New Roman" w:hint="eastAsia"/>
                <w:sz w:val="20"/>
                <w:szCs w:val="20"/>
              </w:rPr>
              <w:t xml:space="preserve"> </w:t>
            </w:r>
            <w:r w:rsidRPr="008A58ED">
              <w:rPr>
                <w:rFonts w:cs="Times New Roman" w:hint="eastAsia"/>
                <w:sz w:val="20"/>
                <w:szCs w:val="20"/>
              </w:rPr>
              <w:t>소비자후생이</w:t>
            </w:r>
            <w:r w:rsidRPr="008A58ED">
              <w:rPr>
                <w:rFonts w:cs="Times New Roman" w:hint="eastAsia"/>
                <w:sz w:val="20"/>
                <w:szCs w:val="20"/>
              </w:rPr>
              <w:t xml:space="preserve"> </w:t>
            </w:r>
            <w:r w:rsidRPr="008A58ED">
              <w:rPr>
                <w:rFonts w:cs="Times New Roman" w:hint="eastAsia"/>
                <w:sz w:val="20"/>
                <w:szCs w:val="20"/>
              </w:rPr>
              <w:t>증대되는</w:t>
            </w:r>
            <w:r w:rsidRPr="008A58ED">
              <w:rPr>
                <w:rFonts w:cs="Times New Roman" w:hint="eastAsia"/>
                <w:sz w:val="20"/>
                <w:szCs w:val="20"/>
              </w:rPr>
              <w:t xml:space="preserve"> </w:t>
            </w:r>
            <w:r w:rsidRPr="008A58ED">
              <w:rPr>
                <w:rFonts w:cs="Times New Roman" w:hint="eastAsia"/>
                <w:sz w:val="20"/>
                <w:szCs w:val="20"/>
              </w:rPr>
              <w:t>효과들이</w:t>
            </w:r>
            <w:r w:rsidRPr="008A58ED">
              <w:rPr>
                <w:rFonts w:cs="Times New Roman" w:hint="eastAsia"/>
                <w:sz w:val="20"/>
                <w:szCs w:val="20"/>
              </w:rPr>
              <w:t xml:space="preserve"> </w:t>
            </w:r>
            <w:r w:rsidRPr="008A58ED">
              <w:rPr>
                <w:rFonts w:cs="Times New Roman" w:hint="eastAsia"/>
                <w:sz w:val="20"/>
                <w:szCs w:val="20"/>
              </w:rPr>
              <w:t>충분히</w:t>
            </w:r>
            <w:r w:rsidRPr="008A58ED">
              <w:rPr>
                <w:rFonts w:cs="Times New Roman" w:hint="eastAsia"/>
                <w:sz w:val="20"/>
                <w:szCs w:val="20"/>
              </w:rPr>
              <w:t xml:space="preserve"> </w:t>
            </w:r>
            <w:r w:rsidRPr="008A58ED">
              <w:rPr>
                <w:rFonts w:cs="Times New Roman" w:hint="eastAsia"/>
                <w:sz w:val="20"/>
                <w:szCs w:val="20"/>
              </w:rPr>
              <w:t>있다는</w:t>
            </w:r>
            <w:r w:rsidRPr="008A58ED">
              <w:rPr>
                <w:rFonts w:cs="Times New Roman" w:hint="eastAsia"/>
                <w:sz w:val="20"/>
                <w:szCs w:val="20"/>
              </w:rPr>
              <w:t xml:space="preserve"> </w:t>
            </w:r>
            <w:r w:rsidRPr="008A58ED">
              <w:rPr>
                <w:rFonts w:cs="Times New Roman" w:hint="eastAsia"/>
                <w:sz w:val="20"/>
                <w:szCs w:val="20"/>
              </w:rPr>
              <w:t>점을</w:t>
            </w:r>
            <w:r w:rsidRPr="008A58ED">
              <w:rPr>
                <w:rFonts w:cs="Times New Roman" w:hint="eastAsia"/>
                <w:sz w:val="20"/>
                <w:szCs w:val="20"/>
              </w:rPr>
              <w:t xml:space="preserve"> </w:t>
            </w:r>
            <w:r w:rsidRPr="008A58ED">
              <w:rPr>
                <w:rFonts w:cs="Times New Roman" w:hint="eastAsia"/>
                <w:sz w:val="20"/>
                <w:szCs w:val="20"/>
              </w:rPr>
              <w:t>종합적으로</w:t>
            </w:r>
            <w:r w:rsidRPr="008A58ED">
              <w:rPr>
                <w:rFonts w:cs="Times New Roman" w:hint="eastAsia"/>
                <w:sz w:val="20"/>
                <w:szCs w:val="20"/>
              </w:rPr>
              <w:t xml:space="preserve"> </w:t>
            </w:r>
            <w:r w:rsidRPr="008A58ED">
              <w:rPr>
                <w:rFonts w:cs="Times New Roman" w:hint="eastAsia"/>
                <w:sz w:val="20"/>
                <w:szCs w:val="20"/>
              </w:rPr>
              <w:t>소명</w:t>
            </w:r>
            <w:r>
              <w:rPr>
                <w:rFonts w:cs="Times New Roman" w:hint="eastAsia"/>
                <w:sz w:val="20"/>
                <w:szCs w:val="20"/>
              </w:rPr>
              <w:t>할</w:t>
            </w:r>
            <w:r>
              <w:rPr>
                <w:rFonts w:cs="Times New Roman" w:hint="eastAsia"/>
                <w:sz w:val="20"/>
                <w:szCs w:val="20"/>
              </w:rPr>
              <w:t xml:space="preserve"> </w:t>
            </w:r>
            <w:r w:rsidRPr="008A58ED">
              <w:rPr>
                <w:rFonts w:cs="Times New Roman" w:hint="eastAsia"/>
                <w:sz w:val="20"/>
                <w:szCs w:val="20"/>
              </w:rPr>
              <w:t>필요</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tc>
        <w:tc>
          <w:tcPr>
            <w:tcW w:w="27" w:type="pct"/>
            <w:tcBorders>
              <w:top w:val="nil"/>
              <w:bottom w:val="nil"/>
            </w:tcBorders>
          </w:tcPr>
          <w:p w14:paraId="33312F4F"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00F0B648" w14:textId="0D9FB624" w:rsidR="004E04A7" w:rsidRPr="009A2958" w:rsidRDefault="00E2765F" w:rsidP="00E2765F">
            <w:pPr>
              <w:pStyle w:val="a8"/>
              <w:widowControl/>
              <w:numPr>
                <w:ilvl w:val="0"/>
                <w:numId w:val="2"/>
              </w:numPr>
              <w:spacing w:before="40" w:after="120" w:line="276" w:lineRule="auto"/>
              <w:rPr>
                <w:rFonts w:cs="Times New Roman"/>
                <w:sz w:val="20"/>
                <w:szCs w:val="20"/>
              </w:rPr>
            </w:pPr>
            <w:r w:rsidRPr="00E2765F">
              <w:rPr>
                <w:rFonts w:cs="Times New Roman" w:hint="eastAsia"/>
                <w:sz w:val="20"/>
                <w:szCs w:val="20"/>
              </w:rPr>
              <w:t>기업결합</w:t>
            </w:r>
            <w:r w:rsidRPr="00E2765F">
              <w:rPr>
                <w:rFonts w:cs="Times New Roman" w:hint="eastAsia"/>
                <w:sz w:val="20"/>
                <w:szCs w:val="20"/>
              </w:rPr>
              <w:t xml:space="preserve"> </w:t>
            </w:r>
            <w:r w:rsidRPr="00E2765F">
              <w:rPr>
                <w:rFonts w:cs="Times New Roman" w:hint="eastAsia"/>
                <w:sz w:val="20"/>
                <w:szCs w:val="20"/>
              </w:rPr>
              <w:t>과정에서</w:t>
            </w:r>
            <w:r w:rsidRPr="00E2765F">
              <w:rPr>
                <w:rFonts w:cs="Times New Roman" w:hint="eastAsia"/>
                <w:sz w:val="20"/>
                <w:szCs w:val="20"/>
              </w:rPr>
              <w:t xml:space="preserve"> </w:t>
            </w:r>
            <w:r w:rsidRPr="00E2765F">
              <w:rPr>
                <w:rFonts w:cs="Times New Roman" w:hint="eastAsia"/>
                <w:sz w:val="20"/>
                <w:szCs w:val="20"/>
              </w:rPr>
              <w:t>시정조치가</w:t>
            </w:r>
            <w:r w:rsidRPr="00E2765F">
              <w:rPr>
                <w:rFonts w:cs="Times New Roman" w:hint="eastAsia"/>
                <w:sz w:val="20"/>
                <w:szCs w:val="20"/>
              </w:rPr>
              <w:t xml:space="preserve"> </w:t>
            </w:r>
            <w:r w:rsidRPr="00E2765F">
              <w:rPr>
                <w:rFonts w:cs="Times New Roman" w:hint="eastAsia"/>
                <w:sz w:val="20"/>
                <w:szCs w:val="20"/>
              </w:rPr>
              <w:t>부과될</w:t>
            </w:r>
            <w:r w:rsidRPr="00E2765F">
              <w:rPr>
                <w:rFonts w:cs="Times New Roman" w:hint="eastAsia"/>
                <w:sz w:val="20"/>
                <w:szCs w:val="20"/>
              </w:rPr>
              <w:t xml:space="preserve"> </w:t>
            </w:r>
            <w:r w:rsidRPr="00E2765F">
              <w:rPr>
                <w:rFonts w:cs="Times New Roman" w:hint="eastAsia"/>
                <w:sz w:val="20"/>
                <w:szCs w:val="20"/>
              </w:rPr>
              <w:t>경우</w:t>
            </w:r>
            <w:r w:rsidRPr="00E2765F">
              <w:rPr>
                <w:rFonts w:cs="Times New Roman" w:hint="eastAsia"/>
                <w:sz w:val="20"/>
                <w:szCs w:val="20"/>
              </w:rPr>
              <w:t xml:space="preserve"> </w:t>
            </w:r>
            <w:r w:rsidRPr="00E2765F">
              <w:rPr>
                <w:rFonts w:cs="Times New Roman" w:hint="eastAsia"/>
                <w:sz w:val="20"/>
                <w:szCs w:val="20"/>
              </w:rPr>
              <w:t>사업적인</w:t>
            </w:r>
            <w:r w:rsidRPr="00E2765F">
              <w:rPr>
                <w:rFonts w:cs="Times New Roman" w:hint="eastAsia"/>
                <w:sz w:val="20"/>
                <w:szCs w:val="20"/>
              </w:rPr>
              <w:t xml:space="preserve"> </w:t>
            </w:r>
            <w:r w:rsidRPr="00E2765F">
              <w:rPr>
                <w:rFonts w:cs="Times New Roman" w:hint="eastAsia"/>
                <w:sz w:val="20"/>
                <w:szCs w:val="20"/>
              </w:rPr>
              <w:t>영향이</w:t>
            </w:r>
            <w:r w:rsidRPr="00E2765F">
              <w:rPr>
                <w:rFonts w:cs="Times New Roman" w:hint="eastAsia"/>
                <w:sz w:val="20"/>
                <w:szCs w:val="20"/>
              </w:rPr>
              <w:t xml:space="preserve"> </w:t>
            </w:r>
            <w:r w:rsidRPr="00E2765F">
              <w:rPr>
                <w:rFonts w:cs="Times New Roman" w:hint="eastAsia"/>
                <w:sz w:val="20"/>
                <w:szCs w:val="20"/>
              </w:rPr>
              <w:t>있을</w:t>
            </w:r>
            <w:r w:rsidRPr="00E2765F">
              <w:rPr>
                <w:rFonts w:cs="Times New Roman" w:hint="eastAsia"/>
                <w:sz w:val="20"/>
                <w:szCs w:val="20"/>
              </w:rPr>
              <w:t xml:space="preserve"> </w:t>
            </w:r>
            <w:r w:rsidRPr="00E2765F">
              <w:rPr>
                <w:rFonts w:cs="Times New Roman" w:hint="eastAsia"/>
                <w:sz w:val="20"/>
                <w:szCs w:val="20"/>
              </w:rPr>
              <w:t>수</w:t>
            </w:r>
            <w:r w:rsidRPr="00E2765F">
              <w:rPr>
                <w:rFonts w:cs="Times New Roman" w:hint="eastAsia"/>
                <w:sz w:val="20"/>
                <w:szCs w:val="20"/>
              </w:rPr>
              <w:t xml:space="preserve"> </w:t>
            </w:r>
            <w:r w:rsidRPr="00E2765F">
              <w:rPr>
                <w:rFonts w:cs="Times New Roman" w:hint="eastAsia"/>
                <w:sz w:val="20"/>
                <w:szCs w:val="20"/>
              </w:rPr>
              <w:t>있으나</w:t>
            </w:r>
            <w:r w:rsidRPr="00E2765F">
              <w:rPr>
                <w:rFonts w:cs="Times New Roman" w:hint="eastAsia"/>
                <w:sz w:val="20"/>
                <w:szCs w:val="20"/>
              </w:rPr>
              <w:t xml:space="preserve"> </w:t>
            </w:r>
            <w:r w:rsidRPr="00E2765F">
              <w:rPr>
                <w:rFonts w:cs="Times New Roman" w:hint="eastAsia"/>
                <w:sz w:val="20"/>
                <w:szCs w:val="20"/>
              </w:rPr>
              <w:t>현재로서는</w:t>
            </w:r>
            <w:r w:rsidRPr="00E2765F">
              <w:rPr>
                <w:rFonts w:cs="Times New Roman" w:hint="eastAsia"/>
                <w:sz w:val="20"/>
                <w:szCs w:val="20"/>
              </w:rPr>
              <w:t xml:space="preserve"> </w:t>
            </w:r>
            <w:r w:rsidRPr="00E2765F">
              <w:rPr>
                <w:rFonts w:cs="Times New Roman" w:hint="eastAsia"/>
                <w:sz w:val="20"/>
                <w:szCs w:val="20"/>
              </w:rPr>
              <w:t>그</w:t>
            </w:r>
            <w:r w:rsidRPr="00E2765F">
              <w:rPr>
                <w:rFonts w:cs="Times New Roman" w:hint="eastAsia"/>
                <w:sz w:val="20"/>
                <w:szCs w:val="20"/>
              </w:rPr>
              <w:t xml:space="preserve"> </w:t>
            </w:r>
            <w:r w:rsidRPr="00E2765F">
              <w:rPr>
                <w:rFonts w:cs="Times New Roman" w:hint="eastAsia"/>
                <w:sz w:val="20"/>
                <w:szCs w:val="20"/>
              </w:rPr>
              <w:t>가능성</w:t>
            </w:r>
            <w:r w:rsidRPr="00E2765F">
              <w:rPr>
                <w:rFonts w:cs="Times New Roman" w:hint="eastAsia"/>
                <w:sz w:val="20"/>
                <w:szCs w:val="20"/>
              </w:rPr>
              <w:t xml:space="preserve"> </w:t>
            </w:r>
            <w:r w:rsidRPr="00E2765F">
              <w:rPr>
                <w:rFonts w:cs="Times New Roman" w:hint="eastAsia"/>
                <w:sz w:val="20"/>
                <w:szCs w:val="20"/>
              </w:rPr>
              <w:t>및</w:t>
            </w:r>
            <w:r w:rsidRPr="00E2765F">
              <w:rPr>
                <w:rFonts w:cs="Times New Roman" w:hint="eastAsia"/>
                <w:sz w:val="20"/>
                <w:szCs w:val="20"/>
              </w:rPr>
              <w:t xml:space="preserve"> </w:t>
            </w:r>
            <w:r w:rsidRPr="00E2765F">
              <w:rPr>
                <w:rFonts w:cs="Times New Roman" w:hint="eastAsia"/>
                <w:sz w:val="20"/>
                <w:szCs w:val="20"/>
              </w:rPr>
              <w:t>영향을</w:t>
            </w:r>
            <w:r w:rsidRPr="00E2765F">
              <w:rPr>
                <w:rFonts w:cs="Times New Roman" w:hint="eastAsia"/>
                <w:sz w:val="20"/>
                <w:szCs w:val="20"/>
              </w:rPr>
              <w:t xml:space="preserve"> </w:t>
            </w:r>
            <w:r w:rsidRPr="00E2765F">
              <w:rPr>
                <w:rFonts w:cs="Times New Roman" w:hint="eastAsia"/>
                <w:sz w:val="20"/>
                <w:szCs w:val="20"/>
              </w:rPr>
              <w:t>정확하게</w:t>
            </w:r>
            <w:r w:rsidRPr="00E2765F">
              <w:rPr>
                <w:rFonts w:cs="Times New Roman" w:hint="eastAsia"/>
                <w:sz w:val="20"/>
                <w:szCs w:val="20"/>
              </w:rPr>
              <w:t xml:space="preserve"> </w:t>
            </w:r>
            <w:r w:rsidRPr="00E2765F">
              <w:rPr>
                <w:rFonts w:cs="Times New Roman" w:hint="eastAsia"/>
                <w:sz w:val="20"/>
                <w:szCs w:val="20"/>
              </w:rPr>
              <w:t>예측하기</w:t>
            </w:r>
            <w:r w:rsidRPr="00E2765F">
              <w:rPr>
                <w:rFonts w:cs="Times New Roman" w:hint="eastAsia"/>
                <w:sz w:val="20"/>
                <w:szCs w:val="20"/>
              </w:rPr>
              <w:t xml:space="preserve"> </w:t>
            </w:r>
            <w:r w:rsidRPr="00E2765F">
              <w:rPr>
                <w:rFonts w:cs="Times New Roman" w:hint="eastAsia"/>
                <w:sz w:val="20"/>
                <w:szCs w:val="20"/>
              </w:rPr>
              <w:t>어려움</w:t>
            </w:r>
            <w:r w:rsidRPr="00E2765F">
              <w:rPr>
                <w:rFonts w:cs="Times New Roman" w:hint="eastAsia"/>
                <w:sz w:val="20"/>
                <w:szCs w:val="20"/>
              </w:rPr>
              <w:t>.</w:t>
            </w:r>
          </w:p>
        </w:tc>
      </w:tr>
      <w:tr w:rsidR="004E04A7" w:rsidRPr="009A2958" w14:paraId="4DDD7AFF" w14:textId="77777777" w:rsidTr="00061A1F">
        <w:trPr>
          <w:trHeight w:val="1077"/>
        </w:trPr>
        <w:tc>
          <w:tcPr>
            <w:tcW w:w="619" w:type="pct"/>
          </w:tcPr>
          <w:p w14:paraId="4E9F74E8" w14:textId="0A2AE59D" w:rsidR="006428AA" w:rsidRPr="00250EEB" w:rsidRDefault="00E314C0" w:rsidP="00D36DA1">
            <w:pPr>
              <w:widowControl/>
              <w:spacing w:before="40" w:after="120" w:line="276" w:lineRule="auto"/>
              <w:jc w:val="center"/>
              <w:outlineLvl w:val="0"/>
              <w:rPr>
                <w:rFonts w:cs="Times New Roman"/>
                <w:b/>
                <w:color w:val="404040" w:themeColor="text1" w:themeTint="BF"/>
                <w:kern w:val="0"/>
                <w:sz w:val="20"/>
                <w:szCs w:val="20"/>
              </w:rPr>
            </w:pPr>
            <w:bookmarkStart w:id="208" w:name="_Toc108480454"/>
            <w:bookmarkStart w:id="209" w:name="_Toc108513010"/>
            <w:r>
              <w:rPr>
                <w:rFonts w:cs="Times New Roman" w:hint="eastAsia"/>
                <w:b/>
                <w:color w:val="404040" w:themeColor="text1" w:themeTint="BF"/>
                <w:kern w:val="0"/>
                <w:sz w:val="20"/>
                <w:szCs w:val="20"/>
              </w:rPr>
              <w:lastRenderedPageBreak/>
              <w:t>로카</w:t>
            </w:r>
            <w:r>
              <w:rPr>
                <w:rFonts w:cs="Times New Roman" w:hint="eastAsia"/>
                <w:b/>
                <w:color w:val="404040" w:themeColor="text1" w:themeTint="BF"/>
                <w:kern w:val="0"/>
                <w:sz w:val="20"/>
                <w:szCs w:val="20"/>
              </w:rPr>
              <w:t xml:space="preserve"> </w:t>
            </w:r>
            <w:r w:rsidR="004E04A7" w:rsidRPr="00D36DA1">
              <w:rPr>
                <w:rFonts w:cs="Times New Roman" w:hint="eastAsia"/>
                <w:b/>
                <w:color w:val="404040" w:themeColor="text1" w:themeTint="BF"/>
                <w:kern w:val="0"/>
                <w:sz w:val="20"/>
                <w:szCs w:val="20"/>
              </w:rPr>
              <w:t>영업계약</w:t>
            </w:r>
            <w:bookmarkEnd w:id="208"/>
            <w:bookmarkEnd w:id="209"/>
          </w:p>
        </w:tc>
        <w:tc>
          <w:tcPr>
            <w:tcW w:w="26" w:type="pct"/>
            <w:tcBorders>
              <w:top w:val="nil"/>
              <w:bottom w:val="nil"/>
            </w:tcBorders>
          </w:tcPr>
          <w:p w14:paraId="5654CC32"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0E2A8F81" w14:textId="0E785B0B" w:rsidR="004E04A7" w:rsidRPr="00BD5CE7" w:rsidRDefault="004E04A7" w:rsidP="004E04A7">
            <w:pPr>
              <w:pStyle w:val="a8"/>
              <w:widowControl/>
              <w:numPr>
                <w:ilvl w:val="0"/>
                <w:numId w:val="2"/>
              </w:numPr>
              <w:spacing w:before="40" w:after="120" w:line="276" w:lineRule="auto"/>
              <w:rPr>
                <w:rFonts w:cs="Times New Roman"/>
                <w:sz w:val="20"/>
                <w:szCs w:val="20"/>
              </w:rPr>
            </w:pPr>
            <w:r w:rsidRPr="00BD5CE7">
              <w:rPr>
                <w:rFonts w:cs="Times New Roman" w:hint="eastAsia"/>
                <w:sz w:val="20"/>
                <w:szCs w:val="20"/>
              </w:rPr>
              <w:t>로카는</w:t>
            </w:r>
            <w:r w:rsidRPr="00BD5CE7">
              <w:rPr>
                <w:rFonts w:cs="Times New Roman" w:hint="eastAsia"/>
                <w:sz w:val="20"/>
                <w:szCs w:val="20"/>
              </w:rPr>
              <w:t xml:space="preserve"> </w:t>
            </w:r>
            <w:r w:rsidRPr="00BD5CE7">
              <w:rPr>
                <w:rFonts w:cs="Times New Roman"/>
                <w:sz w:val="20"/>
                <w:szCs w:val="20"/>
              </w:rPr>
              <w:t>교통카드</w:t>
            </w:r>
            <w:r w:rsidRPr="00BD5CE7">
              <w:rPr>
                <w:rFonts w:cs="Times New Roman"/>
                <w:sz w:val="20"/>
                <w:szCs w:val="20"/>
              </w:rPr>
              <w:t xml:space="preserve"> </w:t>
            </w:r>
            <w:r w:rsidRPr="00BD5CE7">
              <w:rPr>
                <w:rFonts w:cs="Times New Roman"/>
                <w:sz w:val="20"/>
                <w:szCs w:val="20"/>
              </w:rPr>
              <w:t>발행</w:t>
            </w:r>
            <w:r w:rsidRPr="00BD5CE7">
              <w:rPr>
                <w:rFonts w:cs="Times New Roman"/>
                <w:sz w:val="20"/>
                <w:szCs w:val="20"/>
              </w:rPr>
              <w:t xml:space="preserve">, </w:t>
            </w:r>
            <w:r w:rsidRPr="00BD5CE7">
              <w:rPr>
                <w:rFonts w:cs="Times New Roman"/>
                <w:sz w:val="20"/>
                <w:szCs w:val="20"/>
              </w:rPr>
              <w:t>결제</w:t>
            </w:r>
            <w:r w:rsidRPr="00BD5CE7">
              <w:rPr>
                <w:rFonts w:cs="Times New Roman"/>
                <w:sz w:val="20"/>
                <w:szCs w:val="20"/>
              </w:rPr>
              <w:t xml:space="preserve"> </w:t>
            </w:r>
            <w:r w:rsidRPr="00BD5CE7">
              <w:rPr>
                <w:rFonts w:cs="Times New Roman"/>
                <w:sz w:val="20"/>
                <w:szCs w:val="20"/>
              </w:rPr>
              <w:t>인프라</w:t>
            </w:r>
            <w:r w:rsidRPr="00BD5CE7">
              <w:rPr>
                <w:rFonts w:cs="Times New Roman"/>
                <w:sz w:val="20"/>
                <w:szCs w:val="20"/>
              </w:rPr>
              <w:t xml:space="preserve"> </w:t>
            </w:r>
            <w:r w:rsidRPr="00BD5CE7">
              <w:rPr>
                <w:rFonts w:cs="Times New Roman"/>
                <w:sz w:val="20"/>
                <w:szCs w:val="20"/>
              </w:rPr>
              <w:t>구축</w:t>
            </w:r>
            <w:r w:rsidRPr="00BD5CE7">
              <w:rPr>
                <w:rFonts w:cs="Times New Roman"/>
                <w:sz w:val="20"/>
                <w:szCs w:val="20"/>
              </w:rPr>
              <w:sym w:font="Wingdings" w:char="F09E"/>
            </w:r>
            <w:r w:rsidRPr="00BD5CE7">
              <w:rPr>
                <w:rFonts w:cs="Times New Roman"/>
                <w:sz w:val="20"/>
                <w:szCs w:val="20"/>
              </w:rPr>
              <w:t>정산</w:t>
            </w:r>
            <w:r w:rsidRPr="00BD5CE7">
              <w:rPr>
                <w:rFonts w:cs="Times New Roman"/>
                <w:sz w:val="20"/>
                <w:szCs w:val="20"/>
              </w:rPr>
              <w:t xml:space="preserve"> </w:t>
            </w:r>
            <w:r w:rsidRPr="00BD5CE7">
              <w:rPr>
                <w:rFonts w:cs="Times New Roman"/>
                <w:sz w:val="20"/>
                <w:szCs w:val="20"/>
              </w:rPr>
              <w:t>사업을</w:t>
            </w:r>
            <w:r w:rsidRPr="00BD5CE7">
              <w:rPr>
                <w:rFonts w:cs="Times New Roman"/>
                <w:sz w:val="20"/>
                <w:szCs w:val="20"/>
              </w:rPr>
              <w:t xml:space="preserve"> </w:t>
            </w:r>
            <w:r w:rsidRPr="00BD5CE7">
              <w:rPr>
                <w:rFonts w:cs="Times New Roman"/>
                <w:sz w:val="20"/>
                <w:szCs w:val="20"/>
              </w:rPr>
              <w:t>영위하고</w:t>
            </w:r>
            <w:r w:rsidRPr="00BD5CE7">
              <w:rPr>
                <w:rFonts w:cs="Times New Roman"/>
                <w:sz w:val="20"/>
                <w:szCs w:val="20"/>
              </w:rPr>
              <w:t xml:space="preserve"> </w:t>
            </w:r>
            <w:r w:rsidRPr="00BD5CE7">
              <w:rPr>
                <w:rFonts w:cs="Times New Roman"/>
                <w:sz w:val="20"/>
                <w:szCs w:val="20"/>
              </w:rPr>
              <w:t>있음</w:t>
            </w:r>
            <w:r w:rsidRPr="00BD5CE7">
              <w:rPr>
                <w:rFonts w:cs="Times New Roman"/>
                <w:sz w:val="20"/>
                <w:szCs w:val="20"/>
              </w:rPr>
              <w:t>.</w:t>
            </w:r>
          </w:p>
          <w:p w14:paraId="11D00C93" w14:textId="1DB31310" w:rsidR="004E04A7" w:rsidRPr="00BD5CE7" w:rsidRDefault="004E04A7" w:rsidP="004E04A7">
            <w:pPr>
              <w:pStyle w:val="a8"/>
              <w:widowControl/>
              <w:numPr>
                <w:ilvl w:val="0"/>
                <w:numId w:val="3"/>
              </w:numPr>
              <w:spacing w:before="40" w:after="120" w:line="276" w:lineRule="auto"/>
              <w:rPr>
                <w:rFonts w:cs="Times New Roman"/>
                <w:sz w:val="20"/>
                <w:szCs w:val="20"/>
              </w:rPr>
            </w:pPr>
            <w:r w:rsidRPr="00BD5CE7">
              <w:rPr>
                <w:rFonts w:cs="Times New Roman"/>
                <w:sz w:val="20"/>
                <w:szCs w:val="20"/>
              </w:rPr>
              <w:t>교통카드</w:t>
            </w:r>
            <w:r w:rsidRPr="00BD5CE7">
              <w:rPr>
                <w:rFonts w:cs="Times New Roman"/>
                <w:sz w:val="20"/>
                <w:szCs w:val="20"/>
              </w:rPr>
              <w:t xml:space="preserve"> </w:t>
            </w:r>
            <w:r w:rsidRPr="00BD5CE7">
              <w:rPr>
                <w:rFonts w:cs="Times New Roman"/>
                <w:sz w:val="20"/>
                <w:szCs w:val="20"/>
              </w:rPr>
              <w:t>발행</w:t>
            </w:r>
            <w:r w:rsidRPr="00BD5CE7">
              <w:rPr>
                <w:rFonts w:cs="Times New Roman"/>
                <w:sz w:val="20"/>
                <w:szCs w:val="20"/>
              </w:rPr>
              <w:t xml:space="preserve"> </w:t>
            </w:r>
            <w:r w:rsidRPr="00BD5CE7">
              <w:rPr>
                <w:rFonts w:cs="Times New Roman"/>
                <w:sz w:val="20"/>
                <w:szCs w:val="20"/>
              </w:rPr>
              <w:t>사업</w:t>
            </w:r>
            <w:r w:rsidRPr="00BD5CE7">
              <w:rPr>
                <w:rFonts w:cs="Times New Roman"/>
                <w:sz w:val="20"/>
                <w:szCs w:val="20"/>
              </w:rPr>
              <w:t xml:space="preserve">: </w:t>
            </w:r>
            <w:r w:rsidRPr="00BD5CE7">
              <w:rPr>
                <w:rFonts w:cs="Times New Roman"/>
                <w:sz w:val="20"/>
                <w:szCs w:val="20"/>
              </w:rPr>
              <w:t>전국호환</w:t>
            </w:r>
            <w:r w:rsidRPr="00BD5CE7">
              <w:rPr>
                <w:rFonts w:cs="Times New Roman"/>
                <w:sz w:val="20"/>
                <w:szCs w:val="20"/>
              </w:rPr>
              <w:t xml:space="preserve"> </w:t>
            </w:r>
            <w:r w:rsidRPr="00BD5CE7">
              <w:rPr>
                <w:rFonts w:cs="Times New Roman"/>
                <w:sz w:val="20"/>
                <w:szCs w:val="20"/>
              </w:rPr>
              <w:t>선불교통카드의</w:t>
            </w:r>
            <w:r w:rsidRPr="00BD5CE7">
              <w:rPr>
                <w:rFonts w:cs="Times New Roman"/>
                <w:sz w:val="20"/>
                <w:szCs w:val="20"/>
              </w:rPr>
              <w:t xml:space="preserve"> </w:t>
            </w:r>
            <w:r w:rsidRPr="00BD5CE7">
              <w:rPr>
                <w:rFonts w:cs="Times New Roman"/>
                <w:sz w:val="20"/>
                <w:szCs w:val="20"/>
              </w:rPr>
              <w:t>발급</w:t>
            </w:r>
            <w:r w:rsidRPr="00BD5CE7">
              <w:rPr>
                <w:rFonts w:cs="Times New Roman"/>
                <w:sz w:val="20"/>
                <w:szCs w:val="20"/>
              </w:rPr>
              <w:t xml:space="preserve">, </w:t>
            </w:r>
            <w:r w:rsidRPr="00BD5CE7">
              <w:rPr>
                <w:rFonts w:cs="Times New Roman"/>
                <w:sz w:val="20"/>
                <w:szCs w:val="20"/>
              </w:rPr>
              <w:t>판매</w:t>
            </w:r>
            <w:r w:rsidRPr="00BD5CE7">
              <w:rPr>
                <w:rFonts w:cs="Times New Roman"/>
                <w:sz w:val="20"/>
                <w:szCs w:val="20"/>
              </w:rPr>
              <w:t xml:space="preserve">, </w:t>
            </w:r>
            <w:r w:rsidRPr="00BD5CE7">
              <w:rPr>
                <w:rFonts w:cs="Times New Roman"/>
                <w:sz w:val="20"/>
                <w:szCs w:val="20"/>
              </w:rPr>
              <w:t>충전업무를</w:t>
            </w:r>
            <w:r w:rsidRPr="00BD5CE7">
              <w:rPr>
                <w:rFonts w:cs="Times New Roman"/>
                <w:sz w:val="20"/>
                <w:szCs w:val="20"/>
              </w:rPr>
              <w:t xml:space="preserve"> </w:t>
            </w:r>
            <w:r w:rsidRPr="00BD5CE7">
              <w:rPr>
                <w:rFonts w:cs="Times New Roman"/>
                <w:sz w:val="20"/>
                <w:szCs w:val="20"/>
              </w:rPr>
              <w:t>진행하고</w:t>
            </w:r>
            <w:r w:rsidRPr="00BD5CE7">
              <w:rPr>
                <w:rFonts w:cs="Times New Roman"/>
                <w:sz w:val="20"/>
                <w:szCs w:val="20"/>
              </w:rPr>
              <w:t xml:space="preserve">, </w:t>
            </w:r>
            <w:r w:rsidRPr="00BD5CE7">
              <w:rPr>
                <w:rFonts w:cs="Times New Roman"/>
                <w:sz w:val="20"/>
                <w:szCs w:val="20"/>
              </w:rPr>
              <w:t>신용카드에</w:t>
            </w:r>
            <w:r w:rsidRPr="00BD5CE7">
              <w:rPr>
                <w:rFonts w:cs="Times New Roman"/>
                <w:sz w:val="20"/>
                <w:szCs w:val="20"/>
              </w:rPr>
              <w:t xml:space="preserve"> </w:t>
            </w:r>
            <w:r w:rsidRPr="00BD5CE7">
              <w:rPr>
                <w:rFonts w:cs="Times New Roman"/>
                <w:sz w:val="20"/>
                <w:szCs w:val="20"/>
              </w:rPr>
              <w:t>후불교통</w:t>
            </w:r>
            <w:r w:rsidRPr="00BD5CE7">
              <w:rPr>
                <w:rFonts w:cs="Times New Roman" w:hint="eastAsia"/>
                <w:sz w:val="20"/>
                <w:szCs w:val="20"/>
              </w:rPr>
              <w:t>카드</w:t>
            </w:r>
            <w:r w:rsidRPr="00BD5CE7">
              <w:rPr>
                <w:rFonts w:cs="Times New Roman"/>
                <w:sz w:val="20"/>
                <w:szCs w:val="20"/>
              </w:rPr>
              <w:t xml:space="preserve"> </w:t>
            </w:r>
            <w:r w:rsidRPr="00BD5CE7">
              <w:rPr>
                <w:rFonts w:cs="Times New Roman"/>
                <w:sz w:val="20"/>
                <w:szCs w:val="20"/>
              </w:rPr>
              <w:t>기능</w:t>
            </w:r>
            <w:r w:rsidRPr="00BD5CE7">
              <w:rPr>
                <w:rFonts w:cs="Times New Roman"/>
                <w:sz w:val="20"/>
                <w:szCs w:val="20"/>
              </w:rPr>
              <w:t>(</w:t>
            </w:r>
            <w:r w:rsidRPr="00BD5CE7">
              <w:rPr>
                <w:rFonts w:cs="Times New Roman"/>
                <w:sz w:val="20"/>
                <w:szCs w:val="20"/>
              </w:rPr>
              <w:t>알리아스</w:t>
            </w:r>
            <w:r w:rsidRPr="00BD5CE7">
              <w:rPr>
                <w:rFonts w:cs="Times New Roman"/>
                <w:sz w:val="20"/>
                <w:szCs w:val="20"/>
              </w:rPr>
              <w:t>)</w:t>
            </w:r>
            <w:r w:rsidRPr="00BD5CE7">
              <w:rPr>
                <w:rFonts w:cs="Times New Roman"/>
                <w:sz w:val="20"/>
                <w:szCs w:val="20"/>
              </w:rPr>
              <w:t>을</w:t>
            </w:r>
            <w:r w:rsidRPr="00BD5CE7">
              <w:rPr>
                <w:rFonts w:cs="Times New Roman"/>
                <w:sz w:val="20"/>
                <w:szCs w:val="20"/>
              </w:rPr>
              <w:t xml:space="preserve"> </w:t>
            </w:r>
            <w:r w:rsidRPr="00BD5CE7">
              <w:rPr>
                <w:rFonts w:cs="Times New Roman"/>
                <w:sz w:val="20"/>
                <w:szCs w:val="20"/>
              </w:rPr>
              <w:t>발급하는</w:t>
            </w:r>
            <w:r w:rsidRPr="00BD5CE7">
              <w:rPr>
                <w:rFonts w:cs="Times New Roman"/>
                <w:sz w:val="20"/>
                <w:szCs w:val="20"/>
              </w:rPr>
              <w:t xml:space="preserve"> </w:t>
            </w:r>
            <w:r w:rsidRPr="00BD5CE7">
              <w:rPr>
                <w:rFonts w:cs="Times New Roman"/>
                <w:sz w:val="20"/>
                <w:szCs w:val="20"/>
              </w:rPr>
              <w:t>사업으로</w:t>
            </w:r>
            <w:r w:rsidRPr="00BD5CE7">
              <w:rPr>
                <w:rFonts w:cs="Times New Roman"/>
                <w:sz w:val="20"/>
                <w:szCs w:val="20"/>
              </w:rPr>
              <w:t xml:space="preserve"> (a) </w:t>
            </w:r>
            <w:r w:rsidRPr="00BD5CE7">
              <w:rPr>
                <w:rFonts w:cs="Times New Roman"/>
                <w:sz w:val="20"/>
                <w:szCs w:val="20"/>
              </w:rPr>
              <w:t>선불교통카드</w:t>
            </w:r>
            <w:r w:rsidRPr="00BD5CE7">
              <w:rPr>
                <w:rFonts w:cs="Times New Roman"/>
                <w:sz w:val="20"/>
                <w:szCs w:val="20"/>
              </w:rPr>
              <w:t xml:space="preserve"> </w:t>
            </w:r>
            <w:r w:rsidRPr="00BD5CE7">
              <w:rPr>
                <w:rFonts w:cs="Times New Roman" w:hint="eastAsia"/>
                <w:sz w:val="20"/>
                <w:szCs w:val="20"/>
              </w:rPr>
              <w:t>및</w:t>
            </w:r>
            <w:r w:rsidRPr="00BD5CE7">
              <w:rPr>
                <w:rFonts w:cs="Times New Roman" w:hint="eastAsia"/>
                <w:sz w:val="20"/>
                <w:szCs w:val="20"/>
              </w:rPr>
              <w:t xml:space="preserve"> </w:t>
            </w:r>
            <w:r w:rsidRPr="00BD5CE7">
              <w:rPr>
                <w:rFonts w:cs="Times New Roman" w:hint="eastAsia"/>
                <w:sz w:val="20"/>
                <w:szCs w:val="20"/>
              </w:rPr>
              <w:t>신용카드용</w:t>
            </w:r>
            <w:r w:rsidRPr="00BD5CE7">
              <w:rPr>
                <w:rFonts w:cs="Times New Roman" w:hint="eastAsia"/>
                <w:sz w:val="20"/>
                <w:szCs w:val="20"/>
              </w:rPr>
              <w:t xml:space="preserve"> </w:t>
            </w:r>
            <w:r w:rsidRPr="00BD5CE7">
              <w:rPr>
                <w:rFonts w:cs="Times New Roman" w:hint="eastAsia"/>
                <w:sz w:val="20"/>
                <w:szCs w:val="20"/>
              </w:rPr>
              <w:t>후불교통카드</w:t>
            </w:r>
            <w:r w:rsidRPr="00BD5CE7">
              <w:rPr>
                <w:rFonts w:cs="Times New Roman" w:hint="eastAsia"/>
                <w:sz w:val="20"/>
                <w:szCs w:val="20"/>
              </w:rPr>
              <w:t xml:space="preserve"> </w:t>
            </w:r>
            <w:r w:rsidRPr="00BD5CE7">
              <w:rPr>
                <w:rFonts w:cs="Times New Roman" w:hint="eastAsia"/>
                <w:sz w:val="20"/>
                <w:szCs w:val="20"/>
              </w:rPr>
              <w:t>기능</w:t>
            </w:r>
            <w:r w:rsidRPr="00BD5CE7">
              <w:rPr>
                <w:rFonts w:cs="Times New Roman" w:hint="eastAsia"/>
                <w:sz w:val="20"/>
                <w:szCs w:val="20"/>
              </w:rPr>
              <w:t xml:space="preserve"> </w:t>
            </w:r>
            <w:r w:rsidRPr="00BD5CE7">
              <w:rPr>
                <w:rFonts w:cs="Times New Roman" w:hint="eastAsia"/>
                <w:sz w:val="20"/>
                <w:szCs w:val="20"/>
              </w:rPr>
              <w:t>칩</w:t>
            </w:r>
            <w:r w:rsidRPr="00BD5CE7">
              <w:rPr>
                <w:rFonts w:cs="Times New Roman" w:hint="eastAsia"/>
                <w:sz w:val="20"/>
                <w:szCs w:val="20"/>
              </w:rPr>
              <w:t xml:space="preserve"> </w:t>
            </w:r>
            <w:r w:rsidRPr="00BD5CE7">
              <w:rPr>
                <w:rFonts w:cs="Times New Roman" w:hint="eastAsia"/>
                <w:sz w:val="20"/>
                <w:szCs w:val="20"/>
              </w:rPr>
              <w:t>제작</w:t>
            </w:r>
            <w:r w:rsidRPr="00BD5CE7">
              <w:rPr>
                <w:rFonts w:cs="Times New Roman" w:hint="eastAsia"/>
                <w:sz w:val="20"/>
                <w:szCs w:val="20"/>
              </w:rPr>
              <w:t>/</w:t>
            </w:r>
            <w:r w:rsidRPr="00BD5CE7">
              <w:rPr>
                <w:rFonts w:cs="Times New Roman" w:hint="eastAsia"/>
                <w:sz w:val="20"/>
                <w:szCs w:val="20"/>
              </w:rPr>
              <w:t>공급</w:t>
            </w:r>
            <w:r w:rsidRPr="00BD5CE7">
              <w:rPr>
                <w:rFonts w:cs="Times New Roman"/>
                <w:sz w:val="20"/>
                <w:szCs w:val="20"/>
              </w:rPr>
              <w:t xml:space="preserve">, (b) </w:t>
            </w:r>
            <w:r w:rsidRPr="00BD5CE7">
              <w:rPr>
                <w:rFonts w:cs="Times New Roman"/>
                <w:sz w:val="20"/>
                <w:szCs w:val="20"/>
              </w:rPr>
              <w:t>카드</w:t>
            </w:r>
            <w:r w:rsidRPr="00BD5CE7">
              <w:rPr>
                <w:rFonts w:cs="Times New Roman"/>
                <w:sz w:val="20"/>
                <w:szCs w:val="20"/>
              </w:rPr>
              <w:t xml:space="preserve"> </w:t>
            </w:r>
            <w:r w:rsidRPr="00BD5CE7">
              <w:rPr>
                <w:rFonts w:cs="Times New Roman"/>
                <w:sz w:val="20"/>
                <w:szCs w:val="20"/>
              </w:rPr>
              <w:t>판매</w:t>
            </w:r>
            <w:r w:rsidRPr="00BD5CE7">
              <w:rPr>
                <w:rFonts w:cs="Times New Roman"/>
                <w:sz w:val="20"/>
                <w:szCs w:val="20"/>
              </w:rPr>
              <w:t xml:space="preserve">, (c) </w:t>
            </w:r>
            <w:r w:rsidRPr="00BD5CE7">
              <w:rPr>
                <w:rFonts w:cs="Times New Roman" w:hint="eastAsia"/>
                <w:sz w:val="20"/>
                <w:szCs w:val="20"/>
              </w:rPr>
              <w:t>카드</w:t>
            </w:r>
            <w:r w:rsidRPr="00BD5CE7">
              <w:rPr>
                <w:rFonts w:cs="Times New Roman" w:hint="eastAsia"/>
                <w:sz w:val="20"/>
                <w:szCs w:val="20"/>
              </w:rPr>
              <w:t xml:space="preserve"> </w:t>
            </w:r>
            <w:r w:rsidRPr="00BD5CE7">
              <w:rPr>
                <w:rFonts w:cs="Times New Roman" w:hint="eastAsia"/>
                <w:sz w:val="20"/>
                <w:szCs w:val="20"/>
              </w:rPr>
              <w:t>충전</w:t>
            </w:r>
            <w:r w:rsidRPr="00BD5CE7">
              <w:rPr>
                <w:rFonts w:cs="Times New Roman" w:hint="eastAsia"/>
                <w:sz w:val="20"/>
                <w:szCs w:val="20"/>
              </w:rPr>
              <w:t xml:space="preserve"> </w:t>
            </w:r>
            <w:r w:rsidRPr="00BD5CE7">
              <w:rPr>
                <w:rFonts w:cs="Times New Roman" w:hint="eastAsia"/>
                <w:sz w:val="20"/>
                <w:szCs w:val="20"/>
              </w:rPr>
              <w:t>시스템</w:t>
            </w:r>
            <w:r w:rsidRPr="00BD5CE7">
              <w:rPr>
                <w:rFonts w:cs="Times New Roman" w:hint="eastAsia"/>
                <w:sz w:val="20"/>
                <w:szCs w:val="20"/>
              </w:rPr>
              <w:t xml:space="preserve"> </w:t>
            </w:r>
            <w:r w:rsidR="006428AA">
              <w:rPr>
                <w:rFonts w:cs="Times New Roman" w:hint="eastAsia"/>
                <w:sz w:val="20"/>
                <w:szCs w:val="20"/>
              </w:rPr>
              <w:t>지원으로</w:t>
            </w:r>
            <w:r w:rsidR="006428AA">
              <w:rPr>
                <w:rFonts w:cs="Times New Roman" w:hint="eastAsia"/>
                <w:sz w:val="20"/>
                <w:szCs w:val="20"/>
              </w:rPr>
              <w:t xml:space="preserve"> </w:t>
            </w:r>
            <w:r w:rsidR="006428AA">
              <w:rPr>
                <w:rFonts w:cs="Times New Roman" w:hint="eastAsia"/>
                <w:sz w:val="20"/>
                <w:szCs w:val="20"/>
              </w:rPr>
              <w:t>구분됨</w:t>
            </w:r>
            <w:r w:rsidRPr="00BD5CE7">
              <w:rPr>
                <w:rFonts w:cs="Times New Roman"/>
                <w:sz w:val="20"/>
                <w:szCs w:val="20"/>
              </w:rPr>
              <w:t>.</w:t>
            </w:r>
          </w:p>
          <w:p w14:paraId="757F2C88" w14:textId="77777777" w:rsidR="004E04A7" w:rsidRPr="00BD5CE7" w:rsidRDefault="004E04A7" w:rsidP="004E04A7">
            <w:pPr>
              <w:pStyle w:val="a8"/>
              <w:widowControl/>
              <w:numPr>
                <w:ilvl w:val="0"/>
                <w:numId w:val="3"/>
              </w:numPr>
              <w:spacing w:before="40" w:after="120" w:line="276" w:lineRule="auto"/>
              <w:rPr>
                <w:rFonts w:cs="Times New Roman"/>
                <w:sz w:val="20"/>
                <w:szCs w:val="20"/>
              </w:rPr>
            </w:pPr>
            <w:r w:rsidRPr="00BD5CE7">
              <w:rPr>
                <w:rFonts w:cs="Times New Roman" w:hint="eastAsia"/>
                <w:sz w:val="20"/>
                <w:szCs w:val="20"/>
              </w:rPr>
              <w:t>교통카드</w:t>
            </w:r>
            <w:r w:rsidRPr="00BD5CE7">
              <w:rPr>
                <w:rFonts w:cs="Times New Roman"/>
                <w:sz w:val="20"/>
                <w:szCs w:val="20"/>
              </w:rPr>
              <w:t xml:space="preserve"> </w:t>
            </w:r>
            <w:r w:rsidRPr="00BD5CE7">
              <w:rPr>
                <w:rFonts w:cs="Times New Roman"/>
                <w:sz w:val="20"/>
                <w:szCs w:val="20"/>
              </w:rPr>
              <w:t>정산</w:t>
            </w:r>
            <w:r w:rsidRPr="00BD5CE7">
              <w:rPr>
                <w:rFonts w:cs="Times New Roman"/>
                <w:sz w:val="20"/>
                <w:szCs w:val="20"/>
              </w:rPr>
              <w:t xml:space="preserve"> </w:t>
            </w:r>
            <w:r w:rsidRPr="00BD5CE7">
              <w:rPr>
                <w:rFonts w:cs="Times New Roman"/>
                <w:sz w:val="20"/>
                <w:szCs w:val="20"/>
              </w:rPr>
              <w:t>사업</w:t>
            </w:r>
            <w:r w:rsidRPr="00BD5CE7">
              <w:rPr>
                <w:rFonts w:cs="Times New Roman"/>
                <w:sz w:val="20"/>
                <w:szCs w:val="20"/>
              </w:rPr>
              <w:t xml:space="preserve">: </w:t>
            </w:r>
            <w:r w:rsidRPr="00BD5CE7">
              <w:rPr>
                <w:rFonts w:cs="Times New Roman"/>
                <w:sz w:val="20"/>
                <w:szCs w:val="20"/>
              </w:rPr>
              <w:t>지방자치단체</w:t>
            </w:r>
            <w:r w:rsidRPr="00BD5CE7">
              <w:rPr>
                <w:rFonts w:cs="Times New Roman"/>
                <w:sz w:val="20"/>
                <w:szCs w:val="20"/>
              </w:rPr>
              <w:t xml:space="preserve"> </w:t>
            </w:r>
            <w:r w:rsidRPr="00BD5CE7">
              <w:rPr>
                <w:rFonts w:cs="Times New Roman"/>
                <w:sz w:val="20"/>
                <w:szCs w:val="20"/>
              </w:rPr>
              <w:t>또는</w:t>
            </w:r>
            <w:r w:rsidRPr="00BD5CE7">
              <w:rPr>
                <w:rFonts w:cs="Times New Roman"/>
                <w:sz w:val="20"/>
                <w:szCs w:val="20"/>
              </w:rPr>
              <w:t xml:space="preserve"> </w:t>
            </w:r>
            <w:r w:rsidRPr="00BD5CE7">
              <w:rPr>
                <w:rFonts w:cs="Times New Roman"/>
                <w:sz w:val="20"/>
                <w:szCs w:val="20"/>
              </w:rPr>
              <w:t>운수사업자</w:t>
            </w:r>
            <w:r w:rsidRPr="00BD5CE7">
              <w:rPr>
                <w:rFonts w:cs="Times New Roman"/>
                <w:sz w:val="20"/>
                <w:szCs w:val="20"/>
              </w:rPr>
              <w:t xml:space="preserve"> </w:t>
            </w:r>
            <w:r w:rsidRPr="00BD5CE7">
              <w:rPr>
                <w:rFonts w:cs="Times New Roman"/>
                <w:sz w:val="20"/>
                <w:szCs w:val="20"/>
              </w:rPr>
              <w:t>등과</w:t>
            </w:r>
            <w:r w:rsidRPr="00BD5CE7">
              <w:rPr>
                <w:rFonts w:cs="Times New Roman"/>
                <w:sz w:val="20"/>
                <w:szCs w:val="20"/>
              </w:rPr>
              <w:t xml:space="preserve"> </w:t>
            </w:r>
            <w:r w:rsidRPr="00BD5CE7">
              <w:rPr>
                <w:rFonts w:cs="Times New Roman"/>
                <w:sz w:val="20"/>
                <w:szCs w:val="20"/>
              </w:rPr>
              <w:t>사이에</w:t>
            </w:r>
            <w:r w:rsidRPr="00BD5CE7">
              <w:rPr>
                <w:rFonts w:cs="Times New Roman"/>
                <w:sz w:val="20"/>
                <w:szCs w:val="20"/>
              </w:rPr>
              <w:t xml:space="preserve"> </w:t>
            </w:r>
            <w:r w:rsidRPr="00BD5CE7">
              <w:rPr>
                <w:rFonts w:cs="Times New Roman" w:hint="eastAsia"/>
                <w:sz w:val="20"/>
                <w:szCs w:val="20"/>
              </w:rPr>
              <w:t>결제</w:t>
            </w:r>
            <w:r w:rsidRPr="00BD5CE7">
              <w:rPr>
                <w:rFonts w:cs="Times New Roman" w:hint="eastAsia"/>
                <w:sz w:val="20"/>
                <w:szCs w:val="20"/>
              </w:rPr>
              <w:t xml:space="preserve"> </w:t>
            </w:r>
            <w:r w:rsidRPr="00BD5CE7">
              <w:rPr>
                <w:rFonts w:cs="Times New Roman"/>
                <w:sz w:val="20"/>
                <w:szCs w:val="20"/>
              </w:rPr>
              <w:t>인프라</w:t>
            </w:r>
            <w:r w:rsidRPr="00BD5CE7">
              <w:rPr>
                <w:rFonts w:cs="Times New Roman"/>
                <w:sz w:val="20"/>
                <w:szCs w:val="20"/>
              </w:rPr>
              <w:t xml:space="preserve"> </w:t>
            </w:r>
            <w:r w:rsidRPr="00BD5CE7">
              <w:rPr>
                <w:rFonts w:cs="Times New Roman"/>
                <w:sz w:val="20"/>
                <w:szCs w:val="20"/>
              </w:rPr>
              <w:t>구축</w:t>
            </w:r>
            <w:r w:rsidRPr="00BD5CE7">
              <w:rPr>
                <w:rFonts w:cs="Times New Roman"/>
                <w:sz w:val="20"/>
                <w:szCs w:val="20"/>
              </w:rPr>
              <w:sym w:font="Wingdings" w:char="F09E"/>
            </w:r>
            <w:r w:rsidRPr="00BD5CE7">
              <w:rPr>
                <w:rFonts w:cs="Times New Roman"/>
                <w:sz w:val="20"/>
                <w:szCs w:val="20"/>
              </w:rPr>
              <w:t>운영</w:t>
            </w:r>
            <w:r w:rsidRPr="00BD5CE7">
              <w:rPr>
                <w:rFonts w:cs="Times New Roman"/>
                <w:sz w:val="20"/>
                <w:szCs w:val="20"/>
              </w:rPr>
              <w:t xml:space="preserve"> </w:t>
            </w:r>
            <w:r w:rsidRPr="00BD5CE7">
              <w:rPr>
                <w:rFonts w:cs="Times New Roman"/>
                <w:sz w:val="20"/>
                <w:szCs w:val="20"/>
              </w:rPr>
              <w:t>계약을</w:t>
            </w:r>
            <w:r w:rsidRPr="00BD5CE7">
              <w:rPr>
                <w:rFonts w:cs="Times New Roman"/>
                <w:sz w:val="20"/>
                <w:szCs w:val="20"/>
              </w:rPr>
              <w:t xml:space="preserve"> </w:t>
            </w:r>
            <w:r w:rsidRPr="00BD5CE7">
              <w:rPr>
                <w:rFonts w:cs="Times New Roman"/>
                <w:sz w:val="20"/>
                <w:szCs w:val="20"/>
              </w:rPr>
              <w:t>체결하고</w:t>
            </w:r>
            <w:r w:rsidRPr="00BD5CE7">
              <w:rPr>
                <w:rFonts w:cs="Times New Roman"/>
                <w:sz w:val="20"/>
                <w:szCs w:val="20"/>
              </w:rPr>
              <w:t xml:space="preserve">, </w:t>
            </w:r>
            <w:r w:rsidRPr="00BD5CE7">
              <w:rPr>
                <w:rFonts w:cs="Times New Roman" w:hint="eastAsia"/>
                <w:sz w:val="20"/>
                <w:szCs w:val="20"/>
              </w:rPr>
              <w:t>일정한</w:t>
            </w:r>
            <w:r w:rsidRPr="00BD5CE7">
              <w:rPr>
                <w:rFonts w:cs="Times New Roman"/>
                <w:sz w:val="20"/>
                <w:szCs w:val="20"/>
              </w:rPr>
              <w:t xml:space="preserve"> </w:t>
            </w:r>
            <w:r w:rsidRPr="00BD5CE7">
              <w:rPr>
                <w:rFonts w:cs="Times New Roman"/>
                <w:sz w:val="20"/>
                <w:szCs w:val="20"/>
              </w:rPr>
              <w:t>지역</w:t>
            </w:r>
            <w:r w:rsidRPr="00BD5CE7">
              <w:rPr>
                <w:rFonts w:cs="Times New Roman"/>
                <w:sz w:val="20"/>
                <w:szCs w:val="20"/>
              </w:rPr>
              <w:t xml:space="preserve"> </w:t>
            </w:r>
            <w:r w:rsidRPr="00BD5CE7">
              <w:rPr>
                <w:rFonts w:cs="Times New Roman"/>
                <w:sz w:val="20"/>
                <w:szCs w:val="20"/>
              </w:rPr>
              <w:t>내에서</w:t>
            </w:r>
            <w:r w:rsidRPr="00BD5CE7">
              <w:rPr>
                <w:rFonts w:cs="Times New Roman"/>
                <w:sz w:val="20"/>
                <w:szCs w:val="20"/>
              </w:rPr>
              <w:t xml:space="preserve"> </w:t>
            </w:r>
            <w:r w:rsidRPr="00BD5CE7">
              <w:rPr>
                <w:rFonts w:cs="Times New Roman"/>
                <w:sz w:val="20"/>
                <w:szCs w:val="20"/>
              </w:rPr>
              <w:t>정산사업권을</w:t>
            </w:r>
            <w:r w:rsidRPr="00BD5CE7">
              <w:rPr>
                <w:rFonts w:cs="Times New Roman"/>
                <w:sz w:val="20"/>
                <w:szCs w:val="20"/>
              </w:rPr>
              <w:t xml:space="preserve"> </w:t>
            </w:r>
            <w:r w:rsidRPr="00BD5CE7">
              <w:rPr>
                <w:rFonts w:cs="Times New Roman"/>
                <w:sz w:val="20"/>
                <w:szCs w:val="20"/>
              </w:rPr>
              <w:t>획득하여</w:t>
            </w:r>
            <w:r w:rsidRPr="00BD5CE7">
              <w:rPr>
                <w:rFonts w:cs="Times New Roman"/>
                <w:sz w:val="20"/>
                <w:szCs w:val="20"/>
              </w:rPr>
              <w:t xml:space="preserve"> </w:t>
            </w:r>
            <w:r w:rsidRPr="00BD5CE7">
              <w:rPr>
                <w:rFonts w:cs="Times New Roman"/>
                <w:sz w:val="20"/>
                <w:szCs w:val="20"/>
              </w:rPr>
              <w:t>수행하는</w:t>
            </w:r>
            <w:r w:rsidRPr="00BD5CE7">
              <w:rPr>
                <w:rFonts w:cs="Times New Roman"/>
                <w:sz w:val="20"/>
                <w:szCs w:val="20"/>
              </w:rPr>
              <w:t xml:space="preserve"> </w:t>
            </w:r>
            <w:r w:rsidRPr="00BD5CE7">
              <w:rPr>
                <w:rFonts w:cs="Times New Roman"/>
                <w:sz w:val="20"/>
                <w:szCs w:val="20"/>
              </w:rPr>
              <w:t>사업임</w:t>
            </w:r>
            <w:r w:rsidRPr="00BD5CE7">
              <w:rPr>
                <w:rFonts w:cs="Times New Roman"/>
                <w:sz w:val="20"/>
                <w:szCs w:val="20"/>
              </w:rPr>
              <w:t xml:space="preserve">. </w:t>
            </w:r>
          </w:p>
          <w:p w14:paraId="2ADC4209" w14:textId="2795D717" w:rsidR="004E04A7" w:rsidRPr="00BD5CE7" w:rsidRDefault="004E04A7" w:rsidP="004E04A7">
            <w:pPr>
              <w:pStyle w:val="a8"/>
              <w:widowControl/>
              <w:numPr>
                <w:ilvl w:val="0"/>
                <w:numId w:val="2"/>
              </w:numPr>
              <w:spacing w:before="40" w:after="120" w:line="276" w:lineRule="auto"/>
              <w:rPr>
                <w:rFonts w:cs="Times New Roman"/>
                <w:sz w:val="20"/>
                <w:szCs w:val="20"/>
              </w:rPr>
            </w:pPr>
            <w:r w:rsidRPr="00BD5CE7">
              <w:rPr>
                <w:rFonts w:cs="Times New Roman" w:hint="eastAsia"/>
                <w:sz w:val="20"/>
                <w:szCs w:val="20"/>
              </w:rPr>
              <w:t>로카가</w:t>
            </w:r>
            <w:r w:rsidRPr="00BD5CE7">
              <w:rPr>
                <w:rFonts w:cs="Times New Roman" w:hint="eastAsia"/>
                <w:sz w:val="20"/>
                <w:szCs w:val="20"/>
              </w:rPr>
              <w:t xml:space="preserve"> </w:t>
            </w:r>
            <w:r w:rsidRPr="00BD5CE7">
              <w:rPr>
                <w:rFonts w:cs="Times New Roman" w:hint="eastAsia"/>
                <w:sz w:val="20"/>
                <w:szCs w:val="20"/>
              </w:rPr>
              <w:t>영위</w:t>
            </w:r>
            <w:r w:rsidRPr="00BD5CE7">
              <w:rPr>
                <w:rFonts w:cs="Times New Roman" w:hint="eastAsia"/>
                <w:sz w:val="20"/>
                <w:szCs w:val="20"/>
              </w:rPr>
              <w:t xml:space="preserve"> </w:t>
            </w:r>
            <w:r w:rsidRPr="00BD5CE7">
              <w:rPr>
                <w:rFonts w:cs="Times New Roman" w:hint="eastAsia"/>
                <w:sz w:val="20"/>
                <w:szCs w:val="20"/>
              </w:rPr>
              <w:t>중인</w:t>
            </w:r>
            <w:r w:rsidRPr="00BD5CE7">
              <w:rPr>
                <w:rFonts w:cs="Times New Roman" w:hint="eastAsia"/>
                <w:sz w:val="20"/>
                <w:szCs w:val="20"/>
              </w:rPr>
              <w:t xml:space="preserve"> </w:t>
            </w:r>
            <w:r w:rsidRPr="00BD5CE7">
              <w:rPr>
                <w:rFonts w:cs="Times New Roman"/>
                <w:sz w:val="20"/>
                <w:szCs w:val="20"/>
              </w:rPr>
              <w:t>교통카드</w:t>
            </w:r>
            <w:r w:rsidRPr="00BD5CE7">
              <w:rPr>
                <w:rFonts w:cs="Times New Roman"/>
                <w:sz w:val="20"/>
                <w:szCs w:val="20"/>
              </w:rPr>
              <w:t xml:space="preserve"> </w:t>
            </w:r>
            <w:r w:rsidRPr="00BD5CE7">
              <w:rPr>
                <w:rFonts w:cs="Times New Roman"/>
                <w:sz w:val="20"/>
                <w:szCs w:val="20"/>
              </w:rPr>
              <w:t>정산사업은</w:t>
            </w:r>
            <w:r w:rsidRPr="00BD5CE7">
              <w:rPr>
                <w:rFonts w:cs="Times New Roman"/>
                <w:sz w:val="20"/>
                <w:szCs w:val="20"/>
              </w:rPr>
              <w:t xml:space="preserve"> </w:t>
            </w:r>
            <w:r w:rsidRPr="00BD5CE7">
              <w:rPr>
                <w:rFonts w:cs="Times New Roman"/>
                <w:sz w:val="20"/>
                <w:szCs w:val="20"/>
              </w:rPr>
              <w:t>아래와</w:t>
            </w:r>
            <w:r w:rsidRPr="00BD5CE7">
              <w:rPr>
                <w:rFonts w:cs="Times New Roman"/>
                <w:sz w:val="20"/>
                <w:szCs w:val="20"/>
              </w:rPr>
              <w:t xml:space="preserve"> </w:t>
            </w:r>
            <w:r w:rsidRPr="00BD5CE7">
              <w:rPr>
                <w:rFonts w:cs="Times New Roman"/>
                <w:sz w:val="20"/>
                <w:szCs w:val="20"/>
              </w:rPr>
              <w:t>같은</w:t>
            </w:r>
            <w:r w:rsidRPr="00BD5CE7">
              <w:rPr>
                <w:rFonts w:cs="Times New Roman"/>
                <w:sz w:val="20"/>
                <w:szCs w:val="20"/>
              </w:rPr>
              <w:t xml:space="preserve"> </w:t>
            </w:r>
            <w:r w:rsidRPr="00BD5CE7">
              <w:rPr>
                <w:rFonts w:cs="Times New Roman"/>
                <w:sz w:val="20"/>
                <w:szCs w:val="20"/>
              </w:rPr>
              <w:t>계약</w:t>
            </w:r>
            <w:r w:rsidRPr="00BD5CE7">
              <w:rPr>
                <w:rFonts w:cs="Times New Roman"/>
                <w:sz w:val="20"/>
                <w:szCs w:val="20"/>
              </w:rPr>
              <w:t xml:space="preserve"> </w:t>
            </w:r>
            <w:r w:rsidRPr="00BD5CE7">
              <w:rPr>
                <w:rFonts w:cs="Times New Roman"/>
                <w:sz w:val="20"/>
                <w:szCs w:val="20"/>
              </w:rPr>
              <w:t>구조를</w:t>
            </w:r>
            <w:r w:rsidRPr="00BD5CE7">
              <w:rPr>
                <w:rFonts w:cs="Times New Roman"/>
                <w:sz w:val="20"/>
                <w:szCs w:val="20"/>
              </w:rPr>
              <w:t xml:space="preserve"> </w:t>
            </w:r>
            <w:r w:rsidRPr="00BD5CE7">
              <w:rPr>
                <w:rFonts w:cs="Times New Roman"/>
                <w:sz w:val="20"/>
                <w:szCs w:val="20"/>
              </w:rPr>
              <w:t>가</w:t>
            </w:r>
            <w:r w:rsidRPr="00BD5CE7">
              <w:rPr>
                <w:rFonts w:cs="Times New Roman" w:hint="eastAsia"/>
                <w:sz w:val="20"/>
                <w:szCs w:val="20"/>
              </w:rPr>
              <w:t>짐</w:t>
            </w:r>
            <w:r w:rsidRPr="00BD5CE7">
              <w:rPr>
                <w:rFonts w:cs="Times New Roman" w:hint="eastAsia"/>
                <w:sz w:val="20"/>
                <w:szCs w:val="20"/>
              </w:rPr>
              <w:t>.</w:t>
            </w:r>
            <w:r w:rsidRPr="00BD5CE7">
              <w:rPr>
                <w:rFonts w:cs="Times New Roman"/>
                <w:sz w:val="20"/>
                <w:szCs w:val="20"/>
              </w:rPr>
              <w:t xml:space="preserve"> </w:t>
            </w:r>
          </w:p>
          <w:p w14:paraId="5EDE2B02" w14:textId="77777777" w:rsidR="004E04A7" w:rsidRPr="00BD5CE7" w:rsidRDefault="004E04A7" w:rsidP="004E04A7">
            <w:pPr>
              <w:pStyle w:val="a8"/>
              <w:widowControl/>
              <w:numPr>
                <w:ilvl w:val="0"/>
                <w:numId w:val="3"/>
              </w:numPr>
              <w:spacing w:before="40" w:after="120" w:line="276" w:lineRule="auto"/>
              <w:rPr>
                <w:rFonts w:cs="Times New Roman"/>
                <w:sz w:val="20"/>
                <w:szCs w:val="20"/>
              </w:rPr>
            </w:pPr>
            <w:r w:rsidRPr="00BD5CE7">
              <w:rPr>
                <w:rFonts w:cs="Times New Roman" w:hint="eastAsia"/>
                <w:sz w:val="20"/>
                <w:szCs w:val="20"/>
              </w:rPr>
              <w:t>버스</w:t>
            </w:r>
            <w:r w:rsidRPr="00BD5CE7">
              <w:rPr>
                <w:rFonts w:cs="Times New Roman"/>
                <w:sz w:val="20"/>
                <w:szCs w:val="20"/>
              </w:rPr>
              <w:t>/</w:t>
            </w:r>
            <w:r w:rsidRPr="00BD5CE7">
              <w:rPr>
                <w:rFonts w:cs="Times New Roman"/>
                <w:sz w:val="20"/>
                <w:szCs w:val="20"/>
              </w:rPr>
              <w:t>지하철</w:t>
            </w:r>
            <w:r w:rsidRPr="00BD5CE7">
              <w:rPr>
                <w:rFonts w:cs="Times New Roman"/>
                <w:sz w:val="20"/>
                <w:szCs w:val="20"/>
              </w:rPr>
              <w:t xml:space="preserve"> </w:t>
            </w:r>
            <w:r w:rsidRPr="00BD5CE7">
              <w:rPr>
                <w:rFonts w:cs="Times New Roman"/>
                <w:sz w:val="20"/>
                <w:szCs w:val="20"/>
              </w:rPr>
              <w:t>결제</w:t>
            </w:r>
            <w:r w:rsidRPr="00BD5CE7">
              <w:rPr>
                <w:rFonts w:cs="Times New Roman"/>
                <w:sz w:val="20"/>
                <w:szCs w:val="20"/>
              </w:rPr>
              <w:sym w:font="Wingdings" w:char="F09E"/>
            </w:r>
            <w:r w:rsidRPr="00BD5CE7">
              <w:rPr>
                <w:rFonts w:cs="Times New Roman"/>
                <w:sz w:val="20"/>
                <w:szCs w:val="20"/>
              </w:rPr>
              <w:t>정산사업</w:t>
            </w:r>
            <w:r w:rsidRPr="00BD5CE7">
              <w:rPr>
                <w:rFonts w:cs="Times New Roman"/>
                <w:sz w:val="20"/>
                <w:szCs w:val="20"/>
              </w:rPr>
              <w:t xml:space="preserve">: (i) </w:t>
            </w:r>
            <w:r w:rsidRPr="00BD5CE7">
              <w:rPr>
                <w:rFonts w:cs="Times New Roman"/>
                <w:sz w:val="20"/>
                <w:szCs w:val="20"/>
              </w:rPr>
              <w:t>버스</w:t>
            </w:r>
            <w:r w:rsidRPr="00BD5CE7">
              <w:rPr>
                <w:rFonts w:cs="Times New Roman"/>
                <w:sz w:val="20"/>
                <w:szCs w:val="20"/>
              </w:rPr>
              <w:t xml:space="preserve">, </w:t>
            </w:r>
            <w:r w:rsidRPr="00BD5CE7">
              <w:rPr>
                <w:rFonts w:cs="Times New Roman"/>
                <w:sz w:val="20"/>
                <w:szCs w:val="20"/>
              </w:rPr>
              <w:t>지하철</w:t>
            </w:r>
            <w:r w:rsidRPr="00BD5CE7">
              <w:rPr>
                <w:rFonts w:cs="Times New Roman"/>
                <w:sz w:val="20"/>
                <w:szCs w:val="20"/>
              </w:rPr>
              <w:t xml:space="preserve"> </w:t>
            </w:r>
            <w:r w:rsidRPr="00BD5CE7">
              <w:rPr>
                <w:rFonts w:cs="Times New Roman"/>
                <w:sz w:val="20"/>
                <w:szCs w:val="20"/>
              </w:rPr>
              <w:t>운수업체의</w:t>
            </w:r>
            <w:r w:rsidRPr="00BD5CE7">
              <w:rPr>
                <w:rFonts w:cs="Times New Roman"/>
                <w:sz w:val="20"/>
                <w:szCs w:val="20"/>
              </w:rPr>
              <w:t xml:space="preserve"> </w:t>
            </w:r>
            <w:r w:rsidRPr="00BD5CE7">
              <w:rPr>
                <w:rFonts w:cs="Times New Roman"/>
                <w:sz w:val="20"/>
                <w:szCs w:val="20"/>
              </w:rPr>
              <w:t>정산영업권을</w:t>
            </w:r>
            <w:r w:rsidRPr="00BD5CE7">
              <w:rPr>
                <w:rFonts w:cs="Times New Roman"/>
                <w:sz w:val="20"/>
                <w:szCs w:val="20"/>
              </w:rPr>
              <w:t xml:space="preserve"> </w:t>
            </w:r>
            <w:r w:rsidRPr="00BD5CE7">
              <w:rPr>
                <w:rFonts w:cs="Times New Roman"/>
                <w:sz w:val="20"/>
                <w:szCs w:val="20"/>
              </w:rPr>
              <w:t>취득</w:t>
            </w:r>
            <w:r w:rsidRPr="00BD5CE7">
              <w:rPr>
                <w:rFonts w:cs="Times New Roman"/>
                <w:sz w:val="20"/>
                <w:szCs w:val="20"/>
              </w:rPr>
              <w:t xml:space="preserve"> </w:t>
            </w:r>
            <w:r w:rsidRPr="00BD5CE7">
              <w:rPr>
                <w:rFonts w:cs="Times New Roman"/>
                <w:sz w:val="20"/>
                <w:szCs w:val="20"/>
              </w:rPr>
              <w:t>후</w:t>
            </w:r>
            <w:r w:rsidRPr="00BD5CE7">
              <w:rPr>
                <w:rFonts w:cs="Times New Roman"/>
                <w:sz w:val="20"/>
                <w:szCs w:val="20"/>
              </w:rPr>
              <w:t xml:space="preserve">, </w:t>
            </w:r>
            <w:r w:rsidRPr="00BD5CE7">
              <w:rPr>
                <w:rFonts w:cs="Times New Roman"/>
                <w:sz w:val="20"/>
                <w:szCs w:val="20"/>
              </w:rPr>
              <w:t>운수업체로부터</w:t>
            </w:r>
            <w:r w:rsidRPr="00BD5CE7">
              <w:rPr>
                <w:rFonts w:cs="Times New Roman"/>
                <w:sz w:val="20"/>
                <w:szCs w:val="20"/>
              </w:rPr>
              <w:t xml:space="preserve"> </w:t>
            </w:r>
            <w:r w:rsidRPr="00BD5CE7">
              <w:rPr>
                <w:rFonts w:cs="Times New Roman"/>
                <w:sz w:val="20"/>
                <w:szCs w:val="20"/>
              </w:rPr>
              <w:t>운영관리수수료</w:t>
            </w:r>
            <w:r w:rsidRPr="00BD5CE7">
              <w:rPr>
                <w:rFonts w:cs="Times New Roman"/>
                <w:sz w:val="20"/>
                <w:szCs w:val="20"/>
              </w:rPr>
              <w:t xml:space="preserve"> </w:t>
            </w:r>
            <w:r w:rsidRPr="00BD5CE7">
              <w:rPr>
                <w:rFonts w:cs="Times New Roman"/>
                <w:sz w:val="20"/>
                <w:szCs w:val="20"/>
              </w:rPr>
              <w:t>수취</w:t>
            </w:r>
            <w:r w:rsidRPr="00BD5CE7">
              <w:rPr>
                <w:rFonts w:cs="Times New Roman"/>
                <w:sz w:val="20"/>
                <w:szCs w:val="20"/>
              </w:rPr>
              <w:t>(</w:t>
            </w:r>
            <w:r w:rsidRPr="00BD5CE7">
              <w:rPr>
                <w:rFonts w:cs="Times New Roman"/>
                <w:sz w:val="20"/>
                <w:szCs w:val="20"/>
              </w:rPr>
              <w:t>인프라</w:t>
            </w:r>
            <w:r w:rsidRPr="00BD5CE7">
              <w:rPr>
                <w:rFonts w:cs="Times New Roman"/>
                <w:sz w:val="20"/>
                <w:szCs w:val="20"/>
              </w:rPr>
              <w:t xml:space="preserve"> </w:t>
            </w:r>
            <w:r w:rsidRPr="00BD5CE7">
              <w:rPr>
                <w:rFonts w:cs="Times New Roman"/>
                <w:sz w:val="20"/>
                <w:szCs w:val="20"/>
              </w:rPr>
              <w:t>구축</w:t>
            </w:r>
            <w:r w:rsidRPr="00BD5CE7">
              <w:rPr>
                <w:rFonts w:cs="Times New Roman"/>
                <w:sz w:val="20"/>
                <w:szCs w:val="20"/>
              </w:rPr>
              <w:t xml:space="preserve"> </w:t>
            </w:r>
            <w:r w:rsidRPr="00BD5CE7">
              <w:rPr>
                <w:rFonts w:cs="Times New Roman"/>
                <w:sz w:val="20"/>
                <w:szCs w:val="20"/>
              </w:rPr>
              <w:t>및</w:t>
            </w:r>
            <w:r w:rsidRPr="00BD5CE7">
              <w:rPr>
                <w:rFonts w:cs="Times New Roman"/>
                <w:sz w:val="20"/>
                <w:szCs w:val="20"/>
              </w:rPr>
              <w:t xml:space="preserve"> </w:t>
            </w:r>
            <w:r w:rsidRPr="00BD5CE7">
              <w:rPr>
                <w:rFonts w:cs="Times New Roman"/>
                <w:sz w:val="20"/>
                <w:szCs w:val="20"/>
              </w:rPr>
              <w:t>운영</w:t>
            </w:r>
            <w:r w:rsidRPr="00BD5CE7">
              <w:rPr>
                <w:rFonts w:cs="Times New Roman"/>
                <w:sz w:val="20"/>
                <w:szCs w:val="20"/>
              </w:rPr>
              <w:t xml:space="preserve"> </w:t>
            </w:r>
            <w:r w:rsidRPr="00BD5CE7">
              <w:rPr>
                <w:rFonts w:cs="Times New Roman"/>
                <w:sz w:val="20"/>
                <w:szCs w:val="20"/>
              </w:rPr>
              <w:t>계약</w:t>
            </w:r>
            <w:r w:rsidRPr="00BD5CE7">
              <w:rPr>
                <w:rFonts w:cs="Times New Roman"/>
                <w:sz w:val="20"/>
                <w:szCs w:val="20"/>
              </w:rPr>
              <w:t xml:space="preserve">), (ii) </w:t>
            </w:r>
            <w:r w:rsidRPr="00BD5CE7">
              <w:rPr>
                <w:rFonts w:cs="Times New Roman"/>
                <w:sz w:val="20"/>
                <w:szCs w:val="20"/>
              </w:rPr>
              <w:t>타</w:t>
            </w:r>
            <w:r w:rsidRPr="00BD5CE7">
              <w:rPr>
                <w:rFonts w:cs="Times New Roman"/>
                <w:sz w:val="20"/>
                <w:szCs w:val="20"/>
              </w:rPr>
              <w:t xml:space="preserve"> </w:t>
            </w:r>
            <w:r w:rsidRPr="00BD5CE7">
              <w:rPr>
                <w:rFonts w:cs="Times New Roman"/>
                <w:sz w:val="20"/>
                <w:szCs w:val="20"/>
              </w:rPr>
              <w:t>선불카드사</w:t>
            </w:r>
            <w:r w:rsidRPr="00BD5CE7">
              <w:rPr>
                <w:rFonts w:cs="Times New Roman" w:hint="eastAsia"/>
                <w:sz w:val="20"/>
                <w:szCs w:val="20"/>
              </w:rPr>
              <w:t>로부터</w:t>
            </w:r>
            <w:r w:rsidRPr="00BD5CE7">
              <w:rPr>
                <w:rFonts w:cs="Times New Roman"/>
                <w:sz w:val="20"/>
                <w:szCs w:val="20"/>
              </w:rPr>
              <w:t xml:space="preserve"> </w:t>
            </w:r>
            <w:r w:rsidRPr="00BD5CE7">
              <w:rPr>
                <w:rFonts w:cs="Times New Roman"/>
                <w:sz w:val="20"/>
                <w:szCs w:val="20"/>
              </w:rPr>
              <w:t>호환수수료</w:t>
            </w:r>
            <w:r w:rsidRPr="00BD5CE7">
              <w:rPr>
                <w:rFonts w:cs="Times New Roman"/>
                <w:sz w:val="20"/>
                <w:szCs w:val="20"/>
              </w:rPr>
              <w:t xml:space="preserve"> </w:t>
            </w:r>
            <w:r w:rsidRPr="00BD5CE7">
              <w:rPr>
                <w:rFonts w:cs="Times New Roman"/>
                <w:sz w:val="20"/>
                <w:szCs w:val="20"/>
              </w:rPr>
              <w:t>수취</w:t>
            </w:r>
            <w:r w:rsidRPr="00BD5CE7">
              <w:rPr>
                <w:rFonts w:cs="Times New Roman"/>
                <w:sz w:val="20"/>
                <w:szCs w:val="20"/>
              </w:rPr>
              <w:t>(</w:t>
            </w:r>
            <w:r w:rsidRPr="00BD5CE7">
              <w:rPr>
                <w:rFonts w:cs="Times New Roman"/>
                <w:sz w:val="20"/>
                <w:szCs w:val="20"/>
              </w:rPr>
              <w:t>호환</w:t>
            </w:r>
            <w:r w:rsidRPr="00BD5CE7">
              <w:rPr>
                <w:rFonts w:cs="Times New Roman"/>
                <w:sz w:val="20"/>
                <w:szCs w:val="20"/>
              </w:rPr>
              <w:t xml:space="preserve"> </w:t>
            </w:r>
            <w:r w:rsidRPr="00BD5CE7">
              <w:rPr>
                <w:rFonts w:cs="Times New Roman"/>
                <w:sz w:val="20"/>
                <w:szCs w:val="20"/>
              </w:rPr>
              <w:t>및</w:t>
            </w:r>
            <w:r w:rsidRPr="00BD5CE7">
              <w:rPr>
                <w:rFonts w:cs="Times New Roman"/>
                <w:sz w:val="20"/>
                <w:szCs w:val="20"/>
              </w:rPr>
              <w:t xml:space="preserve"> </w:t>
            </w:r>
            <w:r w:rsidRPr="00BD5CE7">
              <w:rPr>
                <w:rFonts w:cs="Times New Roman"/>
                <w:sz w:val="20"/>
                <w:szCs w:val="20"/>
              </w:rPr>
              <w:t>정산</w:t>
            </w:r>
            <w:r w:rsidRPr="00BD5CE7">
              <w:rPr>
                <w:rFonts w:cs="Times New Roman"/>
                <w:sz w:val="20"/>
                <w:szCs w:val="20"/>
              </w:rPr>
              <w:t xml:space="preserve"> </w:t>
            </w:r>
            <w:r w:rsidRPr="00BD5CE7">
              <w:rPr>
                <w:rFonts w:cs="Times New Roman"/>
                <w:sz w:val="20"/>
                <w:szCs w:val="20"/>
              </w:rPr>
              <w:t>계약</w:t>
            </w:r>
            <w:r w:rsidRPr="00BD5CE7">
              <w:rPr>
                <w:rFonts w:cs="Times New Roman"/>
                <w:sz w:val="20"/>
                <w:szCs w:val="20"/>
              </w:rPr>
              <w:t xml:space="preserve">), (iii) </w:t>
            </w:r>
            <w:r w:rsidRPr="00BD5CE7">
              <w:rPr>
                <w:rFonts w:cs="Times New Roman" w:hint="eastAsia"/>
                <w:sz w:val="20"/>
                <w:szCs w:val="20"/>
              </w:rPr>
              <w:t>후불카드사로부터</w:t>
            </w:r>
            <w:r w:rsidRPr="00BD5CE7">
              <w:rPr>
                <w:rFonts w:cs="Times New Roman"/>
                <w:sz w:val="20"/>
                <w:szCs w:val="20"/>
              </w:rPr>
              <w:t xml:space="preserve"> </w:t>
            </w:r>
            <w:r w:rsidRPr="00BD5CE7">
              <w:rPr>
                <w:rFonts w:cs="Times New Roman"/>
                <w:sz w:val="20"/>
                <w:szCs w:val="20"/>
              </w:rPr>
              <w:t>연</w:t>
            </w:r>
            <w:r w:rsidRPr="00BD5CE7">
              <w:rPr>
                <w:rFonts w:cs="Times New Roman"/>
                <w:sz w:val="20"/>
                <w:szCs w:val="20"/>
              </w:rPr>
              <w:t xml:space="preserve"> </w:t>
            </w:r>
            <w:r w:rsidRPr="00BD5CE7">
              <w:rPr>
                <w:rFonts w:cs="Times New Roman"/>
                <w:sz w:val="20"/>
                <w:szCs w:val="20"/>
              </w:rPr>
              <w:t>사용료와</w:t>
            </w:r>
            <w:r w:rsidRPr="00BD5CE7">
              <w:rPr>
                <w:rFonts w:cs="Times New Roman"/>
                <w:sz w:val="20"/>
                <w:szCs w:val="20"/>
              </w:rPr>
              <w:t xml:space="preserve"> </w:t>
            </w:r>
            <w:r w:rsidRPr="00BD5CE7">
              <w:rPr>
                <w:rFonts w:cs="Times New Roman"/>
                <w:sz w:val="20"/>
                <w:szCs w:val="20"/>
              </w:rPr>
              <w:t>정산수수료를</w:t>
            </w:r>
            <w:r w:rsidRPr="00BD5CE7">
              <w:rPr>
                <w:rFonts w:cs="Times New Roman"/>
                <w:sz w:val="20"/>
                <w:szCs w:val="20"/>
              </w:rPr>
              <w:t xml:space="preserve"> </w:t>
            </w:r>
            <w:r w:rsidRPr="00BD5CE7">
              <w:rPr>
                <w:rFonts w:cs="Times New Roman" w:hint="eastAsia"/>
                <w:sz w:val="20"/>
                <w:szCs w:val="20"/>
              </w:rPr>
              <w:t>수취</w:t>
            </w:r>
            <w:r w:rsidRPr="00BD5CE7">
              <w:rPr>
                <w:rFonts w:cs="Times New Roman"/>
                <w:sz w:val="20"/>
                <w:szCs w:val="20"/>
              </w:rPr>
              <w:t>(</w:t>
            </w:r>
            <w:r w:rsidRPr="00BD5CE7">
              <w:rPr>
                <w:rFonts w:cs="Times New Roman"/>
                <w:sz w:val="20"/>
                <w:szCs w:val="20"/>
              </w:rPr>
              <w:t>신용후불교통카드</w:t>
            </w:r>
            <w:r w:rsidRPr="00BD5CE7">
              <w:rPr>
                <w:rFonts w:cs="Times New Roman"/>
                <w:sz w:val="20"/>
                <w:szCs w:val="20"/>
              </w:rPr>
              <w:t xml:space="preserve"> </w:t>
            </w:r>
            <w:r w:rsidRPr="00BD5CE7">
              <w:rPr>
                <w:rFonts w:cs="Times New Roman"/>
                <w:sz w:val="20"/>
                <w:szCs w:val="20"/>
              </w:rPr>
              <w:t>운영계약</w:t>
            </w:r>
            <w:r w:rsidRPr="00BD5CE7">
              <w:rPr>
                <w:rFonts w:cs="Times New Roman"/>
                <w:sz w:val="20"/>
                <w:szCs w:val="20"/>
              </w:rPr>
              <w:t>)</w:t>
            </w:r>
          </w:p>
          <w:p w14:paraId="0C24E078" w14:textId="77777777" w:rsidR="004E04A7" w:rsidRPr="00BD5CE7" w:rsidRDefault="004E04A7" w:rsidP="004E04A7">
            <w:pPr>
              <w:pStyle w:val="a8"/>
              <w:widowControl/>
              <w:numPr>
                <w:ilvl w:val="0"/>
                <w:numId w:val="3"/>
              </w:numPr>
              <w:spacing w:before="40" w:after="120" w:line="276" w:lineRule="auto"/>
              <w:rPr>
                <w:rFonts w:cs="Times New Roman"/>
                <w:sz w:val="20"/>
                <w:szCs w:val="20"/>
              </w:rPr>
            </w:pPr>
            <w:r w:rsidRPr="00BD5CE7">
              <w:rPr>
                <w:rFonts w:cs="Times New Roman" w:hint="eastAsia"/>
                <w:sz w:val="20"/>
                <w:szCs w:val="20"/>
              </w:rPr>
              <w:t>택시</w:t>
            </w:r>
            <w:r w:rsidRPr="00BD5CE7">
              <w:rPr>
                <w:rFonts w:cs="Times New Roman"/>
                <w:sz w:val="20"/>
                <w:szCs w:val="20"/>
              </w:rPr>
              <w:t xml:space="preserve"> </w:t>
            </w:r>
            <w:r w:rsidRPr="00BD5CE7">
              <w:rPr>
                <w:rFonts w:cs="Times New Roman"/>
                <w:sz w:val="20"/>
                <w:szCs w:val="20"/>
              </w:rPr>
              <w:t>결제</w:t>
            </w:r>
            <w:r w:rsidRPr="00BD5CE7">
              <w:rPr>
                <w:rFonts w:cs="Times New Roman"/>
                <w:sz w:val="20"/>
                <w:szCs w:val="20"/>
              </w:rPr>
              <w:sym w:font="Wingdings" w:char="F09E"/>
            </w:r>
            <w:r w:rsidRPr="00BD5CE7">
              <w:rPr>
                <w:rFonts w:cs="Times New Roman"/>
                <w:sz w:val="20"/>
                <w:szCs w:val="20"/>
              </w:rPr>
              <w:t>정산사업</w:t>
            </w:r>
            <w:r w:rsidRPr="00BD5CE7">
              <w:rPr>
                <w:rFonts w:cs="Times New Roman"/>
                <w:sz w:val="20"/>
                <w:szCs w:val="20"/>
              </w:rPr>
              <w:t xml:space="preserve">: (i) </w:t>
            </w:r>
            <w:r w:rsidRPr="00BD5CE7">
              <w:rPr>
                <w:rFonts w:cs="Times New Roman"/>
                <w:sz w:val="20"/>
                <w:szCs w:val="20"/>
              </w:rPr>
              <w:t>택시</w:t>
            </w:r>
            <w:r w:rsidRPr="00BD5CE7">
              <w:rPr>
                <w:rFonts w:cs="Times New Roman" w:hint="eastAsia"/>
                <w:sz w:val="20"/>
                <w:szCs w:val="20"/>
              </w:rPr>
              <w:t>운수업체의</w:t>
            </w:r>
            <w:r w:rsidRPr="00BD5CE7">
              <w:rPr>
                <w:rFonts w:cs="Times New Roman"/>
                <w:sz w:val="20"/>
                <w:szCs w:val="20"/>
              </w:rPr>
              <w:t xml:space="preserve"> </w:t>
            </w:r>
            <w:r w:rsidRPr="00BD5CE7">
              <w:rPr>
                <w:rFonts w:cs="Times New Roman"/>
                <w:sz w:val="20"/>
                <w:szCs w:val="20"/>
              </w:rPr>
              <w:t>독점적</w:t>
            </w:r>
            <w:r w:rsidRPr="00BD5CE7">
              <w:rPr>
                <w:rFonts w:cs="Times New Roman"/>
                <w:sz w:val="20"/>
                <w:szCs w:val="20"/>
              </w:rPr>
              <w:t xml:space="preserve"> </w:t>
            </w:r>
            <w:r w:rsidRPr="00BD5CE7">
              <w:rPr>
                <w:rFonts w:cs="Times New Roman"/>
                <w:sz w:val="20"/>
                <w:szCs w:val="20"/>
              </w:rPr>
              <w:t>정산영업권을</w:t>
            </w:r>
            <w:r w:rsidRPr="00BD5CE7">
              <w:rPr>
                <w:rFonts w:cs="Times New Roman"/>
                <w:sz w:val="20"/>
                <w:szCs w:val="20"/>
              </w:rPr>
              <w:t xml:space="preserve"> </w:t>
            </w:r>
            <w:r w:rsidRPr="00BD5CE7">
              <w:rPr>
                <w:rFonts w:cs="Times New Roman"/>
                <w:sz w:val="20"/>
                <w:szCs w:val="20"/>
              </w:rPr>
              <w:t>취득</w:t>
            </w:r>
            <w:r w:rsidRPr="00BD5CE7">
              <w:rPr>
                <w:rFonts w:cs="Times New Roman"/>
                <w:sz w:val="20"/>
                <w:szCs w:val="20"/>
              </w:rPr>
              <w:t xml:space="preserve"> </w:t>
            </w:r>
            <w:r w:rsidRPr="00BD5CE7">
              <w:rPr>
                <w:rFonts w:cs="Times New Roman"/>
                <w:sz w:val="20"/>
                <w:szCs w:val="20"/>
              </w:rPr>
              <w:t>후</w:t>
            </w:r>
            <w:r w:rsidRPr="00BD5CE7">
              <w:rPr>
                <w:rFonts w:cs="Times New Roman"/>
                <w:sz w:val="20"/>
                <w:szCs w:val="20"/>
              </w:rPr>
              <w:t xml:space="preserve"> </w:t>
            </w:r>
            <w:r w:rsidRPr="00BD5CE7">
              <w:rPr>
                <w:rFonts w:cs="Times New Roman"/>
                <w:sz w:val="20"/>
                <w:szCs w:val="20"/>
              </w:rPr>
              <w:t>운수업체로부터</w:t>
            </w:r>
            <w:r w:rsidRPr="00BD5CE7">
              <w:rPr>
                <w:rFonts w:cs="Times New Roman"/>
                <w:sz w:val="20"/>
                <w:szCs w:val="20"/>
              </w:rPr>
              <w:t xml:space="preserve"> </w:t>
            </w:r>
            <w:r w:rsidRPr="00BD5CE7">
              <w:rPr>
                <w:rFonts w:cs="Times New Roman"/>
                <w:sz w:val="20"/>
                <w:szCs w:val="20"/>
              </w:rPr>
              <w:t>가맹점</w:t>
            </w:r>
            <w:r w:rsidRPr="00BD5CE7">
              <w:rPr>
                <w:rFonts w:cs="Times New Roman"/>
                <w:sz w:val="20"/>
                <w:szCs w:val="20"/>
              </w:rPr>
              <w:t xml:space="preserve"> </w:t>
            </w:r>
            <w:r w:rsidRPr="00BD5CE7">
              <w:rPr>
                <w:rFonts w:cs="Times New Roman"/>
                <w:sz w:val="20"/>
                <w:szCs w:val="20"/>
              </w:rPr>
              <w:t>수수</w:t>
            </w:r>
            <w:r w:rsidRPr="00BD5CE7">
              <w:rPr>
                <w:rFonts w:cs="Times New Roman"/>
                <w:sz w:val="20"/>
                <w:szCs w:val="20"/>
              </w:rPr>
              <w:lastRenderedPageBreak/>
              <w:t>료</w:t>
            </w:r>
            <w:r w:rsidRPr="00BD5CE7">
              <w:rPr>
                <w:rFonts w:cs="Times New Roman"/>
                <w:sz w:val="20"/>
                <w:szCs w:val="20"/>
              </w:rPr>
              <w:t xml:space="preserve"> </w:t>
            </w:r>
            <w:r w:rsidRPr="00BD5CE7">
              <w:rPr>
                <w:rFonts w:cs="Times New Roman"/>
                <w:sz w:val="20"/>
                <w:szCs w:val="20"/>
              </w:rPr>
              <w:t>수취</w:t>
            </w:r>
            <w:r w:rsidRPr="00BD5CE7">
              <w:rPr>
                <w:rFonts w:cs="Times New Roman"/>
                <w:sz w:val="20"/>
                <w:szCs w:val="20"/>
              </w:rPr>
              <w:t>(</w:t>
            </w:r>
            <w:r w:rsidRPr="00BD5CE7">
              <w:rPr>
                <w:rFonts w:cs="Times New Roman"/>
                <w:sz w:val="20"/>
                <w:szCs w:val="20"/>
              </w:rPr>
              <w:t>택시</w:t>
            </w:r>
            <w:r w:rsidRPr="00BD5CE7">
              <w:rPr>
                <w:rFonts w:cs="Times New Roman"/>
                <w:sz w:val="20"/>
                <w:szCs w:val="20"/>
              </w:rPr>
              <w:t xml:space="preserve"> </w:t>
            </w:r>
            <w:r w:rsidRPr="00BD5CE7">
              <w:rPr>
                <w:rFonts w:cs="Times New Roman"/>
                <w:sz w:val="20"/>
                <w:szCs w:val="20"/>
              </w:rPr>
              <w:t>단말기</w:t>
            </w:r>
            <w:r w:rsidRPr="00BD5CE7">
              <w:rPr>
                <w:rFonts w:cs="Times New Roman" w:hint="eastAsia"/>
                <w:sz w:val="20"/>
                <w:szCs w:val="20"/>
              </w:rPr>
              <w:t>공급</w:t>
            </w:r>
            <w:r w:rsidRPr="00BD5CE7">
              <w:rPr>
                <w:rFonts w:cs="Times New Roman"/>
                <w:sz w:val="20"/>
                <w:szCs w:val="20"/>
              </w:rPr>
              <w:t xml:space="preserve"> </w:t>
            </w:r>
            <w:r w:rsidRPr="00BD5CE7">
              <w:rPr>
                <w:rFonts w:cs="Times New Roman"/>
                <w:sz w:val="20"/>
                <w:szCs w:val="20"/>
              </w:rPr>
              <w:t>및</w:t>
            </w:r>
            <w:r w:rsidRPr="00BD5CE7">
              <w:rPr>
                <w:rFonts w:cs="Times New Roman"/>
                <w:sz w:val="20"/>
                <w:szCs w:val="20"/>
              </w:rPr>
              <w:t xml:space="preserve"> </w:t>
            </w:r>
            <w:r w:rsidRPr="00BD5CE7">
              <w:rPr>
                <w:rFonts w:cs="Times New Roman"/>
                <w:sz w:val="20"/>
                <w:szCs w:val="20"/>
              </w:rPr>
              <w:t>카드결제</w:t>
            </w:r>
            <w:r w:rsidRPr="00BD5CE7">
              <w:rPr>
                <w:rFonts w:cs="Times New Roman"/>
                <w:sz w:val="20"/>
                <w:szCs w:val="20"/>
              </w:rPr>
              <w:t xml:space="preserve"> </w:t>
            </w:r>
            <w:r w:rsidRPr="00BD5CE7">
              <w:rPr>
                <w:rFonts w:cs="Times New Roman"/>
                <w:sz w:val="20"/>
                <w:szCs w:val="20"/>
              </w:rPr>
              <w:t>서비스</w:t>
            </w:r>
            <w:r w:rsidRPr="00BD5CE7">
              <w:rPr>
                <w:rFonts w:cs="Times New Roman"/>
                <w:sz w:val="20"/>
                <w:szCs w:val="20"/>
              </w:rPr>
              <w:t xml:space="preserve"> </w:t>
            </w:r>
            <w:r w:rsidRPr="00BD5CE7">
              <w:rPr>
                <w:rFonts w:cs="Times New Roman"/>
                <w:sz w:val="20"/>
                <w:szCs w:val="20"/>
              </w:rPr>
              <w:t>운영</w:t>
            </w:r>
            <w:r w:rsidRPr="00BD5CE7">
              <w:rPr>
                <w:rFonts w:cs="Times New Roman"/>
                <w:sz w:val="20"/>
                <w:szCs w:val="20"/>
              </w:rPr>
              <w:t xml:space="preserve"> </w:t>
            </w:r>
            <w:r w:rsidRPr="00BD5CE7">
              <w:rPr>
                <w:rFonts w:cs="Times New Roman"/>
                <w:sz w:val="20"/>
                <w:szCs w:val="20"/>
              </w:rPr>
              <w:t>계약</w:t>
            </w:r>
            <w:r w:rsidRPr="00BD5CE7">
              <w:rPr>
                <w:rFonts w:cs="Times New Roman"/>
                <w:sz w:val="20"/>
                <w:szCs w:val="20"/>
              </w:rPr>
              <w:t xml:space="preserve">), (ii) </w:t>
            </w:r>
            <w:r w:rsidRPr="00BD5CE7">
              <w:rPr>
                <w:rFonts w:cs="Times New Roman"/>
                <w:sz w:val="20"/>
                <w:szCs w:val="20"/>
              </w:rPr>
              <w:t>타</w:t>
            </w:r>
            <w:r w:rsidRPr="00BD5CE7">
              <w:rPr>
                <w:rFonts w:cs="Times New Roman"/>
                <w:sz w:val="20"/>
                <w:szCs w:val="20"/>
              </w:rPr>
              <w:t xml:space="preserve"> </w:t>
            </w:r>
            <w:r w:rsidRPr="00BD5CE7">
              <w:rPr>
                <w:rFonts w:cs="Times New Roman"/>
                <w:sz w:val="20"/>
                <w:szCs w:val="20"/>
              </w:rPr>
              <w:t>선불카드사</w:t>
            </w:r>
            <w:r w:rsidRPr="00BD5CE7">
              <w:rPr>
                <w:rFonts w:cs="Times New Roman" w:hint="eastAsia"/>
                <w:sz w:val="20"/>
                <w:szCs w:val="20"/>
              </w:rPr>
              <w:t>로부터</w:t>
            </w:r>
            <w:r w:rsidRPr="00BD5CE7">
              <w:rPr>
                <w:rFonts w:cs="Times New Roman"/>
                <w:sz w:val="20"/>
                <w:szCs w:val="20"/>
              </w:rPr>
              <w:t xml:space="preserve"> </w:t>
            </w:r>
            <w:r w:rsidRPr="00BD5CE7">
              <w:rPr>
                <w:rFonts w:cs="Times New Roman"/>
                <w:sz w:val="20"/>
                <w:szCs w:val="20"/>
              </w:rPr>
              <w:t>호환수수료</w:t>
            </w:r>
            <w:r w:rsidRPr="00BD5CE7">
              <w:rPr>
                <w:rFonts w:cs="Times New Roman"/>
                <w:sz w:val="20"/>
                <w:szCs w:val="20"/>
              </w:rPr>
              <w:t xml:space="preserve"> </w:t>
            </w:r>
            <w:r w:rsidRPr="00BD5CE7">
              <w:rPr>
                <w:rFonts w:cs="Times New Roman"/>
                <w:sz w:val="20"/>
                <w:szCs w:val="20"/>
              </w:rPr>
              <w:t>수취</w:t>
            </w:r>
            <w:r w:rsidRPr="00BD5CE7">
              <w:rPr>
                <w:rFonts w:cs="Times New Roman"/>
                <w:sz w:val="20"/>
                <w:szCs w:val="20"/>
              </w:rPr>
              <w:t>(</w:t>
            </w:r>
            <w:r w:rsidRPr="00BD5CE7">
              <w:rPr>
                <w:rFonts w:cs="Times New Roman"/>
                <w:sz w:val="20"/>
                <w:szCs w:val="20"/>
              </w:rPr>
              <w:t>호환</w:t>
            </w:r>
            <w:r w:rsidRPr="00BD5CE7">
              <w:rPr>
                <w:rFonts w:cs="Times New Roman"/>
                <w:sz w:val="20"/>
                <w:szCs w:val="20"/>
              </w:rPr>
              <w:t xml:space="preserve"> </w:t>
            </w:r>
            <w:r w:rsidRPr="00BD5CE7">
              <w:rPr>
                <w:rFonts w:cs="Times New Roman"/>
                <w:sz w:val="20"/>
                <w:szCs w:val="20"/>
              </w:rPr>
              <w:t>및</w:t>
            </w:r>
            <w:r w:rsidRPr="00BD5CE7">
              <w:rPr>
                <w:rFonts w:cs="Times New Roman"/>
                <w:sz w:val="20"/>
                <w:szCs w:val="20"/>
              </w:rPr>
              <w:t xml:space="preserve"> </w:t>
            </w:r>
            <w:r w:rsidRPr="00BD5CE7">
              <w:rPr>
                <w:rFonts w:cs="Times New Roman"/>
                <w:sz w:val="20"/>
                <w:szCs w:val="20"/>
              </w:rPr>
              <w:t>정산</w:t>
            </w:r>
            <w:r w:rsidRPr="00BD5CE7">
              <w:rPr>
                <w:rFonts w:cs="Times New Roman"/>
                <w:sz w:val="20"/>
                <w:szCs w:val="20"/>
              </w:rPr>
              <w:t xml:space="preserve"> </w:t>
            </w:r>
            <w:r w:rsidRPr="00BD5CE7">
              <w:rPr>
                <w:rFonts w:cs="Times New Roman"/>
                <w:sz w:val="20"/>
                <w:szCs w:val="20"/>
              </w:rPr>
              <w:t>계약</w:t>
            </w:r>
            <w:r w:rsidRPr="00BD5CE7">
              <w:rPr>
                <w:rFonts w:cs="Times New Roman"/>
                <w:sz w:val="20"/>
                <w:szCs w:val="20"/>
              </w:rPr>
              <w:t xml:space="preserve">), (iii) </w:t>
            </w:r>
            <w:r w:rsidRPr="00BD5CE7">
              <w:rPr>
                <w:rFonts w:cs="Times New Roman"/>
                <w:sz w:val="20"/>
                <w:szCs w:val="20"/>
              </w:rPr>
              <w:t>후불카드사로부터</w:t>
            </w:r>
            <w:r w:rsidRPr="00BD5CE7">
              <w:rPr>
                <w:rFonts w:cs="Times New Roman"/>
                <w:sz w:val="20"/>
                <w:szCs w:val="20"/>
              </w:rPr>
              <w:t xml:space="preserve"> </w:t>
            </w:r>
            <w:r w:rsidRPr="00BD5CE7">
              <w:rPr>
                <w:rFonts w:cs="Times New Roman"/>
                <w:sz w:val="20"/>
                <w:szCs w:val="20"/>
              </w:rPr>
              <w:t>정산수수료를</w:t>
            </w:r>
            <w:r w:rsidRPr="00BD5CE7">
              <w:rPr>
                <w:rFonts w:cs="Times New Roman"/>
                <w:sz w:val="20"/>
                <w:szCs w:val="20"/>
              </w:rPr>
              <w:t xml:space="preserve"> </w:t>
            </w:r>
            <w:r w:rsidRPr="00BD5CE7">
              <w:rPr>
                <w:rFonts w:cs="Times New Roman"/>
                <w:sz w:val="20"/>
                <w:szCs w:val="20"/>
              </w:rPr>
              <w:t>수취</w:t>
            </w:r>
            <w:r w:rsidRPr="00BD5CE7">
              <w:rPr>
                <w:rFonts w:cs="Times New Roman"/>
                <w:sz w:val="20"/>
                <w:szCs w:val="20"/>
              </w:rPr>
              <w:t>(</w:t>
            </w:r>
            <w:r w:rsidRPr="00BD5CE7">
              <w:rPr>
                <w:rFonts w:cs="Times New Roman"/>
                <w:sz w:val="20"/>
                <w:szCs w:val="20"/>
              </w:rPr>
              <w:t>신용후불교통카드</w:t>
            </w:r>
            <w:r w:rsidRPr="00BD5CE7">
              <w:rPr>
                <w:rFonts w:cs="Times New Roman"/>
                <w:sz w:val="20"/>
                <w:szCs w:val="20"/>
              </w:rPr>
              <w:t xml:space="preserve"> </w:t>
            </w:r>
            <w:r w:rsidRPr="00BD5CE7">
              <w:rPr>
                <w:rFonts w:cs="Times New Roman"/>
                <w:sz w:val="20"/>
                <w:szCs w:val="20"/>
              </w:rPr>
              <w:t>운</w:t>
            </w:r>
            <w:r w:rsidRPr="00BD5CE7">
              <w:rPr>
                <w:rFonts w:cs="Times New Roman" w:hint="eastAsia"/>
                <w:sz w:val="20"/>
                <w:szCs w:val="20"/>
              </w:rPr>
              <w:t>영계약</w:t>
            </w:r>
            <w:r w:rsidRPr="00BD5CE7">
              <w:rPr>
                <w:rFonts w:cs="Times New Roman"/>
                <w:sz w:val="20"/>
                <w:szCs w:val="20"/>
              </w:rPr>
              <w:t xml:space="preserve">), (iv) </w:t>
            </w:r>
            <w:r w:rsidRPr="00BD5CE7">
              <w:rPr>
                <w:rFonts w:cs="Times New Roman"/>
                <w:sz w:val="20"/>
                <w:szCs w:val="20"/>
              </w:rPr>
              <w:t>운수업체</w:t>
            </w:r>
            <w:r w:rsidRPr="00BD5CE7">
              <w:rPr>
                <w:rFonts w:cs="Times New Roman" w:hint="eastAsia"/>
                <w:sz w:val="20"/>
                <w:szCs w:val="20"/>
              </w:rPr>
              <w:t>를</w:t>
            </w:r>
            <w:r w:rsidRPr="00BD5CE7">
              <w:rPr>
                <w:rFonts w:cs="Times New Roman"/>
                <w:sz w:val="20"/>
                <w:szCs w:val="20"/>
              </w:rPr>
              <w:t xml:space="preserve"> </w:t>
            </w:r>
            <w:r w:rsidRPr="00BD5CE7">
              <w:rPr>
                <w:rFonts w:cs="Times New Roman"/>
                <w:sz w:val="20"/>
                <w:szCs w:val="20"/>
              </w:rPr>
              <w:t>대표하여</w:t>
            </w:r>
            <w:r w:rsidRPr="00BD5CE7">
              <w:rPr>
                <w:rFonts w:cs="Times New Roman"/>
                <w:sz w:val="20"/>
                <w:szCs w:val="20"/>
              </w:rPr>
              <w:t xml:space="preserve"> </w:t>
            </w:r>
            <w:r w:rsidRPr="00BD5CE7">
              <w:rPr>
                <w:rFonts w:cs="Times New Roman"/>
                <w:sz w:val="20"/>
                <w:szCs w:val="20"/>
              </w:rPr>
              <w:t>선불카드사가</w:t>
            </w:r>
            <w:r w:rsidRPr="00BD5CE7">
              <w:rPr>
                <w:rFonts w:cs="Times New Roman"/>
                <w:sz w:val="20"/>
                <w:szCs w:val="20"/>
              </w:rPr>
              <w:t xml:space="preserve"> </w:t>
            </w:r>
            <w:r w:rsidRPr="00BD5CE7">
              <w:rPr>
                <w:rFonts w:cs="Times New Roman"/>
                <w:sz w:val="20"/>
                <w:szCs w:val="20"/>
              </w:rPr>
              <w:t>신</w:t>
            </w:r>
            <w:r w:rsidRPr="00BD5CE7">
              <w:rPr>
                <w:rFonts w:cs="Times New Roman" w:hint="eastAsia"/>
                <w:sz w:val="20"/>
                <w:szCs w:val="20"/>
              </w:rPr>
              <w:t>용카드사에게</w:t>
            </w:r>
            <w:r w:rsidRPr="00BD5CE7">
              <w:rPr>
                <w:rFonts w:cs="Times New Roman"/>
                <w:sz w:val="20"/>
                <w:szCs w:val="20"/>
              </w:rPr>
              <w:t xml:space="preserve"> </w:t>
            </w:r>
            <w:r w:rsidRPr="00BD5CE7">
              <w:rPr>
                <w:rFonts w:cs="Times New Roman"/>
                <w:sz w:val="20"/>
                <w:szCs w:val="20"/>
              </w:rPr>
              <w:t>가맹점</w:t>
            </w:r>
            <w:r w:rsidRPr="00BD5CE7">
              <w:rPr>
                <w:rFonts w:cs="Times New Roman"/>
                <w:sz w:val="20"/>
                <w:szCs w:val="20"/>
              </w:rPr>
              <w:t xml:space="preserve"> </w:t>
            </w:r>
            <w:r w:rsidRPr="00BD5CE7">
              <w:rPr>
                <w:rFonts w:cs="Times New Roman"/>
                <w:sz w:val="20"/>
                <w:szCs w:val="20"/>
              </w:rPr>
              <w:t>수수료를</w:t>
            </w:r>
            <w:r w:rsidRPr="00BD5CE7">
              <w:rPr>
                <w:rFonts w:cs="Times New Roman"/>
                <w:sz w:val="20"/>
                <w:szCs w:val="20"/>
              </w:rPr>
              <w:t xml:space="preserve"> </w:t>
            </w:r>
            <w:r w:rsidRPr="00BD5CE7">
              <w:rPr>
                <w:rFonts w:cs="Times New Roman"/>
                <w:sz w:val="20"/>
                <w:szCs w:val="20"/>
              </w:rPr>
              <w:t>지급</w:t>
            </w:r>
            <w:r w:rsidRPr="00BD5CE7">
              <w:rPr>
                <w:rFonts w:cs="Times New Roman"/>
                <w:sz w:val="20"/>
                <w:szCs w:val="20"/>
              </w:rPr>
              <w:t>(</w:t>
            </w:r>
            <w:r w:rsidRPr="00BD5CE7">
              <w:rPr>
                <w:rFonts w:cs="Times New Roman"/>
                <w:sz w:val="20"/>
                <w:szCs w:val="20"/>
              </w:rPr>
              <w:t>대표가</w:t>
            </w:r>
            <w:r w:rsidRPr="00BD5CE7">
              <w:rPr>
                <w:rFonts w:cs="Times New Roman" w:hint="eastAsia"/>
                <w:sz w:val="20"/>
                <w:szCs w:val="20"/>
              </w:rPr>
              <w:t>맹점</w:t>
            </w:r>
            <w:r w:rsidRPr="00BD5CE7">
              <w:rPr>
                <w:rFonts w:cs="Times New Roman"/>
                <w:sz w:val="20"/>
                <w:szCs w:val="20"/>
              </w:rPr>
              <w:t xml:space="preserve"> </w:t>
            </w:r>
            <w:r w:rsidRPr="00BD5CE7">
              <w:rPr>
                <w:rFonts w:cs="Times New Roman"/>
                <w:sz w:val="20"/>
                <w:szCs w:val="20"/>
              </w:rPr>
              <w:t>계약</w:t>
            </w:r>
            <w:r w:rsidRPr="00BD5CE7">
              <w:rPr>
                <w:rFonts w:cs="Times New Roman"/>
                <w:sz w:val="20"/>
                <w:szCs w:val="20"/>
              </w:rPr>
              <w:t>)</w:t>
            </w:r>
          </w:p>
          <w:p w14:paraId="3404F68C" w14:textId="641EBD94" w:rsidR="004E04A7" w:rsidRPr="009A2958" w:rsidRDefault="004E04A7" w:rsidP="00FC3CE1">
            <w:pPr>
              <w:pStyle w:val="a8"/>
              <w:widowControl/>
              <w:numPr>
                <w:ilvl w:val="0"/>
                <w:numId w:val="2"/>
              </w:numPr>
              <w:spacing w:before="40" w:after="120" w:line="276" w:lineRule="auto"/>
              <w:rPr>
                <w:rFonts w:cs="Times New Roman"/>
                <w:sz w:val="20"/>
                <w:szCs w:val="20"/>
              </w:rPr>
            </w:pPr>
            <w:r w:rsidRPr="00BD5CE7">
              <w:rPr>
                <w:rFonts w:cs="Times New Roman" w:hint="eastAsia"/>
                <w:sz w:val="20"/>
                <w:szCs w:val="20"/>
              </w:rPr>
              <w:t>제공된</w:t>
            </w:r>
            <w:r w:rsidRPr="00BD5CE7">
              <w:rPr>
                <w:rFonts w:cs="Times New Roman" w:hint="eastAsia"/>
                <w:sz w:val="20"/>
                <w:szCs w:val="20"/>
              </w:rPr>
              <w:t xml:space="preserve"> </w:t>
            </w:r>
            <w:r w:rsidRPr="00BD5CE7">
              <w:rPr>
                <w:rFonts w:cs="Times New Roman" w:hint="eastAsia"/>
                <w:sz w:val="20"/>
                <w:szCs w:val="20"/>
              </w:rPr>
              <w:t>교통카드</w:t>
            </w:r>
            <w:r w:rsidRPr="00BD5CE7">
              <w:rPr>
                <w:rFonts w:cs="Times New Roman" w:hint="eastAsia"/>
                <w:sz w:val="20"/>
                <w:szCs w:val="20"/>
              </w:rPr>
              <w:t xml:space="preserve"> </w:t>
            </w:r>
            <w:r w:rsidRPr="00BD5CE7">
              <w:rPr>
                <w:rFonts w:cs="Times New Roman" w:hint="eastAsia"/>
                <w:sz w:val="20"/>
                <w:szCs w:val="20"/>
              </w:rPr>
              <w:t>정산</w:t>
            </w:r>
            <w:r w:rsidRPr="00BD5CE7">
              <w:rPr>
                <w:rFonts w:cs="Times New Roman" w:hint="eastAsia"/>
                <w:sz w:val="20"/>
                <w:szCs w:val="20"/>
              </w:rPr>
              <w:t xml:space="preserve"> </w:t>
            </w:r>
            <w:r w:rsidRPr="00BD5CE7">
              <w:rPr>
                <w:rFonts w:cs="Times New Roman" w:hint="eastAsia"/>
                <w:sz w:val="20"/>
                <w:szCs w:val="20"/>
              </w:rPr>
              <w:t>사업</w:t>
            </w:r>
            <w:r w:rsidRPr="00BD5CE7">
              <w:rPr>
                <w:rFonts w:cs="Times New Roman" w:hint="eastAsia"/>
                <w:sz w:val="20"/>
                <w:szCs w:val="20"/>
              </w:rPr>
              <w:t xml:space="preserve"> </w:t>
            </w:r>
            <w:r w:rsidRPr="00BD5CE7">
              <w:rPr>
                <w:rFonts w:cs="Times New Roman" w:hint="eastAsia"/>
                <w:sz w:val="20"/>
                <w:szCs w:val="20"/>
              </w:rPr>
              <w:t>관련</w:t>
            </w:r>
            <w:r w:rsidRPr="00BD5CE7">
              <w:rPr>
                <w:rFonts w:cs="Times New Roman" w:hint="eastAsia"/>
                <w:sz w:val="20"/>
                <w:szCs w:val="20"/>
              </w:rPr>
              <w:t xml:space="preserve"> </w:t>
            </w:r>
            <w:r w:rsidRPr="00BD5CE7">
              <w:rPr>
                <w:rFonts w:cs="Times New Roman" w:hint="eastAsia"/>
                <w:sz w:val="20"/>
                <w:szCs w:val="20"/>
              </w:rPr>
              <w:t>계약서</w:t>
            </w:r>
            <w:r w:rsidRPr="00BD5CE7">
              <w:rPr>
                <w:rFonts w:cs="Times New Roman" w:hint="eastAsia"/>
                <w:sz w:val="20"/>
                <w:szCs w:val="20"/>
              </w:rPr>
              <w:t xml:space="preserve"> </w:t>
            </w:r>
            <w:r w:rsidRPr="00BD5CE7">
              <w:rPr>
                <w:rFonts w:cs="Times New Roman" w:hint="eastAsia"/>
                <w:sz w:val="20"/>
                <w:szCs w:val="20"/>
              </w:rPr>
              <w:t>주요</w:t>
            </w:r>
            <w:r w:rsidRPr="00BD5CE7">
              <w:rPr>
                <w:rFonts w:cs="Times New Roman" w:hint="eastAsia"/>
                <w:sz w:val="20"/>
                <w:szCs w:val="20"/>
              </w:rPr>
              <w:t xml:space="preserve"> </w:t>
            </w:r>
            <w:r w:rsidRPr="00BD5CE7">
              <w:rPr>
                <w:rFonts w:cs="Times New Roman" w:hint="eastAsia"/>
                <w:sz w:val="20"/>
                <w:szCs w:val="20"/>
              </w:rPr>
              <w:t>내용은</w:t>
            </w:r>
            <w:r w:rsidRPr="00BD5CE7">
              <w:rPr>
                <w:rFonts w:cs="Times New Roman" w:hint="eastAsia"/>
                <w:sz w:val="20"/>
                <w:szCs w:val="20"/>
              </w:rPr>
              <w:t xml:space="preserve"> </w:t>
            </w:r>
            <w:r w:rsidRPr="00D36DA1">
              <w:rPr>
                <w:rFonts w:cs="Times New Roman" w:hint="eastAsia"/>
                <w:b/>
                <w:sz w:val="20"/>
                <w:szCs w:val="20"/>
                <w:u w:val="single"/>
              </w:rPr>
              <w:t>별첨</w:t>
            </w:r>
            <w:r w:rsidRPr="00D36DA1">
              <w:rPr>
                <w:rFonts w:cs="Times New Roman" w:hint="eastAsia"/>
                <w:b/>
                <w:sz w:val="20"/>
                <w:szCs w:val="20"/>
                <w:u w:val="single"/>
              </w:rPr>
              <w:t xml:space="preserve"> </w:t>
            </w:r>
            <w:r w:rsidR="00571510" w:rsidRPr="00D36DA1">
              <w:rPr>
                <w:rFonts w:cs="Times New Roman"/>
                <w:b/>
                <w:sz w:val="20"/>
                <w:szCs w:val="20"/>
                <w:u w:val="single"/>
              </w:rPr>
              <w:t>1</w:t>
            </w:r>
            <w:del w:id="210" w:author="jaechang.yoo" w:date="2022-07-17T17:27:00Z">
              <w:r w:rsidR="00571510" w:rsidDel="00FC3CE1">
                <w:rPr>
                  <w:rFonts w:cs="Times New Roman"/>
                  <w:b/>
                  <w:sz w:val="20"/>
                  <w:szCs w:val="20"/>
                  <w:u w:val="single"/>
                </w:rPr>
                <w:delText>3</w:delText>
              </w:r>
            </w:del>
            <w:ins w:id="211" w:author="jaechang.yoo" w:date="2022-07-17T17:27:00Z">
              <w:r w:rsidR="00FC3CE1">
                <w:rPr>
                  <w:rFonts w:cs="Times New Roman"/>
                  <w:b/>
                  <w:sz w:val="20"/>
                  <w:szCs w:val="20"/>
                  <w:u w:val="single"/>
                </w:rPr>
                <w:t>4</w:t>
              </w:r>
            </w:ins>
            <w:r w:rsidRPr="00D36DA1">
              <w:rPr>
                <w:rFonts w:cs="Times New Roman"/>
                <w:b/>
                <w:sz w:val="20"/>
                <w:szCs w:val="20"/>
                <w:u w:val="single"/>
              </w:rPr>
              <w:t xml:space="preserve">. </w:t>
            </w:r>
            <w:r w:rsidRPr="00D36DA1">
              <w:rPr>
                <w:rFonts w:cs="Times New Roman" w:hint="eastAsia"/>
                <w:b/>
                <w:sz w:val="20"/>
                <w:szCs w:val="20"/>
                <w:u w:val="single"/>
              </w:rPr>
              <w:t>로카모빌리티</w:t>
            </w:r>
            <w:r w:rsidRPr="00D36DA1">
              <w:rPr>
                <w:rFonts w:cs="Times New Roman" w:hint="eastAsia"/>
                <w:b/>
                <w:sz w:val="20"/>
                <w:szCs w:val="20"/>
                <w:u w:val="single"/>
              </w:rPr>
              <w:t xml:space="preserve"> </w:t>
            </w:r>
            <w:r w:rsidRPr="00D36DA1">
              <w:rPr>
                <w:rFonts w:cs="Times New Roman" w:hint="eastAsia"/>
                <w:b/>
                <w:sz w:val="20"/>
                <w:szCs w:val="20"/>
                <w:u w:val="single"/>
              </w:rPr>
              <w:t>영업계약</w:t>
            </w:r>
            <w:r w:rsidR="00D36DA1" w:rsidRPr="00D36DA1">
              <w:rPr>
                <w:rFonts w:cs="Times New Roman" w:hint="eastAsia"/>
                <w:b/>
                <w:sz w:val="20"/>
                <w:szCs w:val="20"/>
                <w:u w:val="single"/>
              </w:rPr>
              <w:t xml:space="preserve"> </w:t>
            </w:r>
            <w:r w:rsidRPr="00D36DA1">
              <w:rPr>
                <w:rFonts w:cs="Times New Roman" w:hint="eastAsia"/>
                <w:b/>
                <w:sz w:val="20"/>
                <w:szCs w:val="20"/>
                <w:u w:val="single"/>
              </w:rPr>
              <w:t>주요</w:t>
            </w:r>
            <w:r w:rsidRPr="00D36DA1">
              <w:rPr>
                <w:rFonts w:cs="Times New Roman" w:hint="eastAsia"/>
                <w:b/>
                <w:sz w:val="20"/>
                <w:szCs w:val="20"/>
                <w:u w:val="single"/>
              </w:rPr>
              <w:t xml:space="preserve"> </w:t>
            </w:r>
            <w:r w:rsidRPr="00D36DA1">
              <w:rPr>
                <w:rFonts w:cs="Times New Roman" w:hint="eastAsia"/>
                <w:b/>
                <w:sz w:val="20"/>
                <w:szCs w:val="20"/>
                <w:u w:val="single"/>
              </w:rPr>
              <w:t>내용</w:t>
            </w:r>
            <w:r w:rsidRPr="00BD5CE7">
              <w:rPr>
                <w:rFonts w:cs="Times New Roman" w:hint="eastAsia"/>
                <w:sz w:val="20"/>
                <w:szCs w:val="20"/>
              </w:rPr>
              <w:t xml:space="preserve"> </w:t>
            </w:r>
            <w:r w:rsidRPr="00BD5CE7">
              <w:rPr>
                <w:rFonts w:cs="Times New Roman" w:hint="eastAsia"/>
                <w:sz w:val="20"/>
                <w:szCs w:val="20"/>
              </w:rPr>
              <w:t>참고</w:t>
            </w:r>
            <w:r w:rsidRPr="00BD5CE7">
              <w:rPr>
                <w:rFonts w:cs="Times New Roman" w:hint="eastAsia"/>
                <w:sz w:val="20"/>
                <w:szCs w:val="20"/>
              </w:rPr>
              <w:t>.</w:t>
            </w:r>
          </w:p>
        </w:tc>
        <w:tc>
          <w:tcPr>
            <w:tcW w:w="26" w:type="pct"/>
            <w:tcBorders>
              <w:top w:val="nil"/>
              <w:bottom w:val="nil"/>
            </w:tcBorders>
          </w:tcPr>
          <w:p w14:paraId="3D732BA8"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754997D8" w14:textId="3DE86195" w:rsidR="00D36DA1" w:rsidRDefault="004E04A7" w:rsidP="009D09A1">
            <w:pPr>
              <w:pStyle w:val="a8"/>
              <w:widowControl/>
              <w:numPr>
                <w:ilvl w:val="0"/>
                <w:numId w:val="2"/>
              </w:numPr>
              <w:spacing w:before="40" w:after="120" w:line="276" w:lineRule="auto"/>
              <w:rPr>
                <w:rFonts w:cs="Times New Roman"/>
                <w:spacing w:val="-2"/>
                <w:sz w:val="20"/>
                <w:szCs w:val="20"/>
              </w:rPr>
            </w:pPr>
            <w:r w:rsidRPr="00D36DA1">
              <w:rPr>
                <w:rFonts w:cs="Times New Roman" w:hint="eastAsia"/>
                <w:sz w:val="20"/>
                <w:szCs w:val="20"/>
              </w:rPr>
              <w:t>교통카드</w:t>
            </w:r>
            <w:r w:rsidRPr="00D36DA1">
              <w:rPr>
                <w:rFonts w:cs="Times New Roman" w:hint="eastAsia"/>
                <w:sz w:val="20"/>
                <w:szCs w:val="20"/>
              </w:rPr>
              <w:t xml:space="preserve"> </w:t>
            </w:r>
            <w:r w:rsidRPr="00D36DA1">
              <w:rPr>
                <w:rFonts w:cs="Times New Roman" w:hint="eastAsia"/>
                <w:sz w:val="20"/>
                <w:szCs w:val="20"/>
              </w:rPr>
              <w:t>정산</w:t>
            </w:r>
            <w:r w:rsidRPr="00D36DA1">
              <w:rPr>
                <w:rFonts w:cs="Times New Roman" w:hint="eastAsia"/>
                <w:sz w:val="20"/>
                <w:szCs w:val="20"/>
              </w:rPr>
              <w:t xml:space="preserve"> </w:t>
            </w:r>
            <w:r w:rsidRPr="00D36DA1">
              <w:rPr>
                <w:rFonts w:cs="Times New Roman" w:hint="eastAsia"/>
                <w:sz w:val="20"/>
                <w:szCs w:val="20"/>
              </w:rPr>
              <w:t>사업과</w:t>
            </w:r>
            <w:r w:rsidRPr="00D36DA1">
              <w:rPr>
                <w:rFonts w:cs="Times New Roman" w:hint="eastAsia"/>
                <w:sz w:val="20"/>
                <w:szCs w:val="20"/>
              </w:rPr>
              <w:t xml:space="preserve"> </w:t>
            </w:r>
            <w:r w:rsidRPr="00D36DA1">
              <w:rPr>
                <w:rFonts w:cs="Times New Roman" w:hint="eastAsia"/>
                <w:sz w:val="20"/>
                <w:szCs w:val="20"/>
              </w:rPr>
              <w:t>관련하여</w:t>
            </w:r>
            <w:r w:rsidRPr="00D36DA1">
              <w:rPr>
                <w:rFonts w:cs="Times New Roman" w:hint="eastAsia"/>
                <w:sz w:val="20"/>
                <w:szCs w:val="20"/>
              </w:rPr>
              <w:t xml:space="preserve"> </w:t>
            </w:r>
            <w:r w:rsidRPr="00D36DA1">
              <w:rPr>
                <w:rFonts w:cs="Times New Roman" w:hint="eastAsia"/>
                <w:sz w:val="20"/>
                <w:szCs w:val="20"/>
              </w:rPr>
              <w:t>지방자치단체</w:t>
            </w:r>
            <w:r w:rsidRPr="00D36DA1">
              <w:rPr>
                <w:rFonts w:cs="Times New Roman" w:hint="eastAsia"/>
                <w:sz w:val="20"/>
                <w:szCs w:val="20"/>
              </w:rPr>
              <w:t xml:space="preserve"> </w:t>
            </w:r>
            <w:r w:rsidRPr="00D36DA1">
              <w:rPr>
                <w:rFonts w:cs="Times New Roman" w:hint="eastAsia"/>
                <w:sz w:val="20"/>
                <w:szCs w:val="20"/>
              </w:rPr>
              <w:t>또는</w:t>
            </w:r>
            <w:r w:rsidRPr="00D36DA1">
              <w:rPr>
                <w:rFonts w:cs="Times New Roman" w:hint="eastAsia"/>
                <w:sz w:val="20"/>
                <w:szCs w:val="20"/>
              </w:rPr>
              <w:t xml:space="preserve"> </w:t>
            </w:r>
            <w:r w:rsidRPr="00D36DA1">
              <w:rPr>
                <w:rFonts w:cs="Times New Roman" w:hint="eastAsia"/>
                <w:sz w:val="20"/>
                <w:szCs w:val="20"/>
              </w:rPr>
              <w:t>운수사업자</w:t>
            </w:r>
            <w:r w:rsidRPr="00D36DA1">
              <w:rPr>
                <w:rFonts w:cs="Times New Roman" w:hint="eastAsia"/>
                <w:sz w:val="20"/>
                <w:szCs w:val="20"/>
              </w:rPr>
              <w:t xml:space="preserve"> </w:t>
            </w:r>
            <w:r w:rsidRPr="00D36DA1">
              <w:rPr>
                <w:rFonts w:cs="Times New Roman" w:hint="eastAsia"/>
                <w:sz w:val="20"/>
                <w:szCs w:val="20"/>
              </w:rPr>
              <w:t>등</w:t>
            </w:r>
            <w:r w:rsidRPr="00D36DA1">
              <w:rPr>
                <w:rFonts w:cs="Times New Roman" w:hint="eastAsia"/>
                <w:sz w:val="20"/>
                <w:szCs w:val="20"/>
              </w:rPr>
              <w:t xml:space="preserve"> </w:t>
            </w:r>
            <w:r w:rsidRPr="00D36DA1">
              <w:rPr>
                <w:rFonts w:cs="Times New Roman" w:hint="eastAsia"/>
                <w:sz w:val="20"/>
                <w:szCs w:val="20"/>
              </w:rPr>
              <w:t>사이에</w:t>
            </w:r>
            <w:r w:rsidRPr="00D36DA1">
              <w:rPr>
                <w:rFonts w:cs="Times New Roman" w:hint="eastAsia"/>
                <w:sz w:val="20"/>
                <w:szCs w:val="20"/>
              </w:rPr>
              <w:t xml:space="preserve"> </w:t>
            </w:r>
            <w:r w:rsidRPr="00D36DA1">
              <w:rPr>
                <w:rFonts w:cs="Times New Roman" w:hint="eastAsia"/>
                <w:sz w:val="20"/>
                <w:szCs w:val="20"/>
              </w:rPr>
              <w:t>결제</w:t>
            </w:r>
            <w:r w:rsidRPr="00D36DA1">
              <w:rPr>
                <w:rFonts w:cs="Times New Roman"/>
                <w:sz w:val="20"/>
                <w:szCs w:val="20"/>
              </w:rPr>
              <w:t xml:space="preserve"> </w:t>
            </w:r>
            <w:r w:rsidRPr="00D36DA1">
              <w:rPr>
                <w:rFonts w:cs="Times New Roman"/>
                <w:sz w:val="20"/>
                <w:szCs w:val="20"/>
              </w:rPr>
              <w:t>인프라</w:t>
            </w:r>
            <w:r w:rsidRPr="00D36DA1">
              <w:rPr>
                <w:rFonts w:cs="Times New Roman"/>
                <w:sz w:val="20"/>
                <w:szCs w:val="20"/>
              </w:rPr>
              <w:t xml:space="preserve"> </w:t>
            </w:r>
            <w:r w:rsidRPr="00D36DA1">
              <w:rPr>
                <w:rFonts w:cs="Times New Roman"/>
                <w:sz w:val="20"/>
                <w:szCs w:val="20"/>
              </w:rPr>
              <w:t>구축</w:t>
            </w:r>
            <w:r w:rsidRPr="00BD5CE7">
              <w:rPr>
                <w:rFonts w:cs="Times New Roman"/>
                <w:sz w:val="20"/>
                <w:szCs w:val="20"/>
              </w:rPr>
              <w:sym w:font="Wingdings" w:char="F09E"/>
            </w:r>
            <w:r w:rsidRPr="00D36DA1">
              <w:rPr>
                <w:rFonts w:cs="Times New Roman"/>
                <w:sz w:val="20"/>
                <w:szCs w:val="20"/>
              </w:rPr>
              <w:t>운영</w:t>
            </w:r>
            <w:r w:rsidRPr="00D36DA1">
              <w:rPr>
                <w:rFonts w:cs="Times New Roman"/>
                <w:sz w:val="20"/>
                <w:szCs w:val="20"/>
              </w:rPr>
              <w:t xml:space="preserve"> </w:t>
            </w:r>
            <w:r w:rsidRPr="00D36DA1">
              <w:rPr>
                <w:rFonts w:cs="Times New Roman"/>
                <w:sz w:val="20"/>
                <w:szCs w:val="20"/>
              </w:rPr>
              <w:t>계약</w:t>
            </w:r>
            <w:r w:rsidRPr="00D36DA1">
              <w:rPr>
                <w:rFonts w:cs="Times New Roman"/>
                <w:sz w:val="20"/>
                <w:szCs w:val="20"/>
              </w:rPr>
              <w:t xml:space="preserve"> </w:t>
            </w:r>
            <w:r w:rsidRPr="00D36DA1">
              <w:rPr>
                <w:rFonts w:cs="Times New Roman"/>
                <w:sz w:val="20"/>
                <w:szCs w:val="20"/>
              </w:rPr>
              <w:t>체결에</w:t>
            </w:r>
            <w:r w:rsidRPr="00D36DA1">
              <w:rPr>
                <w:rFonts w:cs="Times New Roman"/>
                <w:sz w:val="20"/>
                <w:szCs w:val="20"/>
              </w:rPr>
              <w:t xml:space="preserve"> </w:t>
            </w:r>
            <w:r w:rsidRPr="00D36DA1">
              <w:rPr>
                <w:rFonts w:cs="Times New Roman"/>
                <w:sz w:val="20"/>
                <w:szCs w:val="20"/>
              </w:rPr>
              <w:t>따른</w:t>
            </w:r>
            <w:r w:rsidRPr="00D36DA1">
              <w:rPr>
                <w:rFonts w:cs="Times New Roman"/>
                <w:sz w:val="20"/>
                <w:szCs w:val="20"/>
              </w:rPr>
              <w:t xml:space="preserve"> </w:t>
            </w:r>
            <w:r w:rsidRPr="00D36DA1">
              <w:rPr>
                <w:rFonts w:cs="Times New Roman"/>
                <w:sz w:val="20"/>
                <w:szCs w:val="20"/>
              </w:rPr>
              <w:t>사업권</w:t>
            </w:r>
            <w:r w:rsidRPr="00D36DA1">
              <w:rPr>
                <w:rFonts w:cs="Times New Roman" w:hint="eastAsia"/>
                <w:sz w:val="20"/>
                <w:szCs w:val="20"/>
              </w:rPr>
              <w:t>은</w:t>
            </w:r>
            <w:r w:rsidRPr="00D36DA1">
              <w:rPr>
                <w:rFonts w:cs="Times New Roman" w:hint="eastAsia"/>
                <w:sz w:val="20"/>
                <w:szCs w:val="20"/>
              </w:rPr>
              <w:t xml:space="preserve"> </w:t>
            </w:r>
            <w:r w:rsidRPr="00D36DA1">
              <w:rPr>
                <w:rFonts w:cs="Times New Roman" w:hint="eastAsia"/>
                <w:sz w:val="20"/>
                <w:szCs w:val="20"/>
              </w:rPr>
              <w:t>계약기간이</w:t>
            </w:r>
            <w:r w:rsidRPr="00D36DA1">
              <w:rPr>
                <w:rFonts w:cs="Times New Roman"/>
                <w:sz w:val="20"/>
                <w:szCs w:val="20"/>
              </w:rPr>
              <w:t xml:space="preserve"> </w:t>
            </w:r>
            <w:r w:rsidRPr="00D36DA1">
              <w:rPr>
                <w:rFonts w:cs="Times New Roman"/>
                <w:sz w:val="20"/>
                <w:szCs w:val="20"/>
              </w:rPr>
              <w:t>종료되면</w:t>
            </w:r>
            <w:r w:rsidRPr="00D36DA1">
              <w:rPr>
                <w:rFonts w:cs="Times New Roman"/>
                <w:sz w:val="20"/>
                <w:szCs w:val="20"/>
              </w:rPr>
              <w:t xml:space="preserve"> </w:t>
            </w:r>
            <w:r w:rsidRPr="00D36DA1">
              <w:rPr>
                <w:rFonts w:cs="Times New Roman"/>
                <w:sz w:val="20"/>
                <w:szCs w:val="20"/>
              </w:rPr>
              <w:t>사업권이</w:t>
            </w:r>
            <w:r w:rsidRPr="00D36DA1">
              <w:rPr>
                <w:rFonts w:cs="Times New Roman"/>
                <w:sz w:val="20"/>
                <w:szCs w:val="20"/>
              </w:rPr>
              <w:t xml:space="preserve"> </w:t>
            </w:r>
            <w:r w:rsidRPr="00D36DA1">
              <w:rPr>
                <w:rFonts w:cs="Times New Roman"/>
                <w:sz w:val="20"/>
                <w:szCs w:val="20"/>
              </w:rPr>
              <w:t>소멸하</w:t>
            </w:r>
            <w:r w:rsidRPr="00D36DA1">
              <w:rPr>
                <w:rFonts w:cs="Times New Roman" w:hint="eastAsia"/>
                <w:sz w:val="20"/>
                <w:szCs w:val="20"/>
              </w:rPr>
              <w:t>게</w:t>
            </w:r>
            <w:r w:rsidRPr="00D36DA1">
              <w:rPr>
                <w:rFonts w:cs="Times New Roman" w:hint="eastAsia"/>
                <w:sz w:val="20"/>
                <w:szCs w:val="20"/>
              </w:rPr>
              <w:t xml:space="preserve"> </w:t>
            </w:r>
            <w:r w:rsidRPr="00D36DA1">
              <w:rPr>
                <w:rFonts w:cs="Times New Roman" w:hint="eastAsia"/>
                <w:sz w:val="20"/>
                <w:szCs w:val="20"/>
              </w:rPr>
              <w:t>되</w:t>
            </w:r>
            <w:r w:rsidR="00D36DA1" w:rsidRPr="00D36DA1">
              <w:rPr>
                <w:rFonts w:cs="Times New Roman" w:hint="eastAsia"/>
                <w:sz w:val="20"/>
                <w:szCs w:val="20"/>
              </w:rPr>
              <w:t>고</w:t>
            </w:r>
            <w:r w:rsidR="00D36DA1" w:rsidRPr="00D36DA1">
              <w:rPr>
                <w:rFonts w:cs="Times New Roman" w:hint="eastAsia"/>
                <w:sz w:val="20"/>
                <w:szCs w:val="20"/>
              </w:rPr>
              <w:t xml:space="preserve">, </w:t>
            </w:r>
            <w:r w:rsidR="00D36DA1" w:rsidRPr="00D36DA1">
              <w:rPr>
                <w:rFonts w:cs="Times New Roman" w:hint="eastAsia"/>
                <w:sz w:val="20"/>
                <w:szCs w:val="20"/>
              </w:rPr>
              <w:t>자동연장</w:t>
            </w:r>
            <w:r w:rsidR="00D36DA1" w:rsidRPr="00D36DA1">
              <w:rPr>
                <w:rFonts w:cs="Times New Roman" w:hint="eastAsia"/>
                <w:sz w:val="20"/>
                <w:szCs w:val="20"/>
              </w:rPr>
              <w:t xml:space="preserve"> </w:t>
            </w:r>
            <w:r w:rsidR="00D36DA1" w:rsidRPr="00D36DA1">
              <w:rPr>
                <w:rFonts w:cs="Times New Roman" w:hint="eastAsia"/>
                <w:sz w:val="20"/>
                <w:szCs w:val="20"/>
              </w:rPr>
              <w:t>조항이</w:t>
            </w:r>
            <w:r w:rsidR="00D36DA1" w:rsidRPr="00D36DA1">
              <w:rPr>
                <w:rFonts w:cs="Times New Roman" w:hint="eastAsia"/>
                <w:sz w:val="20"/>
                <w:szCs w:val="20"/>
              </w:rPr>
              <w:t xml:space="preserve"> </w:t>
            </w:r>
            <w:r w:rsidR="00D36DA1" w:rsidRPr="00D36DA1">
              <w:rPr>
                <w:rFonts w:cs="Times New Roman" w:hint="eastAsia"/>
                <w:sz w:val="20"/>
                <w:szCs w:val="20"/>
              </w:rPr>
              <w:t>없으</w:t>
            </w:r>
            <w:r w:rsidRPr="00D36DA1">
              <w:rPr>
                <w:rFonts w:cs="Times New Roman" w:hint="eastAsia"/>
                <w:sz w:val="20"/>
                <w:szCs w:val="20"/>
              </w:rPr>
              <w:t>므로</w:t>
            </w:r>
            <w:r w:rsidRPr="00D36DA1">
              <w:rPr>
                <w:rFonts w:cs="Times New Roman"/>
                <w:sz w:val="20"/>
                <w:szCs w:val="20"/>
              </w:rPr>
              <w:t xml:space="preserve">, </w:t>
            </w:r>
            <w:r w:rsidRPr="00D36DA1">
              <w:rPr>
                <w:rFonts w:cs="Times New Roman" w:hint="eastAsia"/>
                <w:sz w:val="20"/>
                <w:szCs w:val="20"/>
              </w:rPr>
              <w:t>계약기간</w:t>
            </w:r>
            <w:r w:rsidRPr="00D36DA1">
              <w:rPr>
                <w:rFonts w:cs="Times New Roman" w:hint="eastAsia"/>
                <w:sz w:val="20"/>
                <w:szCs w:val="20"/>
              </w:rPr>
              <w:t xml:space="preserve"> </w:t>
            </w:r>
            <w:r w:rsidRPr="00D36DA1">
              <w:rPr>
                <w:rFonts w:cs="Times New Roman" w:hint="eastAsia"/>
                <w:sz w:val="20"/>
                <w:szCs w:val="20"/>
              </w:rPr>
              <w:t>경과</w:t>
            </w:r>
            <w:r w:rsidRPr="00D36DA1">
              <w:rPr>
                <w:rFonts w:cs="Times New Roman" w:hint="eastAsia"/>
                <w:sz w:val="20"/>
                <w:szCs w:val="20"/>
              </w:rPr>
              <w:t xml:space="preserve"> </w:t>
            </w:r>
            <w:r w:rsidRPr="00D36DA1">
              <w:rPr>
                <w:rFonts w:cs="Times New Roman" w:hint="eastAsia"/>
                <w:sz w:val="20"/>
                <w:szCs w:val="20"/>
              </w:rPr>
              <w:t>이후</w:t>
            </w:r>
            <w:r w:rsidRPr="00D36DA1">
              <w:rPr>
                <w:rFonts w:cs="Times New Roman" w:hint="eastAsia"/>
                <w:sz w:val="20"/>
                <w:szCs w:val="20"/>
              </w:rPr>
              <w:t xml:space="preserve"> </w:t>
            </w:r>
            <w:r w:rsidRPr="00D36DA1">
              <w:rPr>
                <w:rFonts w:cs="Times New Roman"/>
                <w:sz w:val="20"/>
                <w:szCs w:val="20"/>
              </w:rPr>
              <w:t>사업권을</w:t>
            </w:r>
            <w:r w:rsidRPr="00D36DA1">
              <w:rPr>
                <w:rFonts w:cs="Times New Roman"/>
                <w:sz w:val="20"/>
                <w:szCs w:val="20"/>
              </w:rPr>
              <w:t xml:space="preserve"> </w:t>
            </w:r>
            <w:r w:rsidRPr="00D36DA1">
              <w:rPr>
                <w:rFonts w:cs="Times New Roman"/>
                <w:sz w:val="20"/>
                <w:szCs w:val="20"/>
              </w:rPr>
              <w:t>재획득하기</w:t>
            </w:r>
            <w:r w:rsidRPr="00D36DA1">
              <w:rPr>
                <w:rFonts w:cs="Times New Roman"/>
                <w:sz w:val="20"/>
                <w:szCs w:val="20"/>
              </w:rPr>
              <w:t xml:space="preserve"> </w:t>
            </w:r>
            <w:r w:rsidRPr="00D36DA1">
              <w:rPr>
                <w:rFonts w:cs="Times New Roman"/>
                <w:sz w:val="20"/>
                <w:szCs w:val="20"/>
              </w:rPr>
              <w:t>위해서는</w:t>
            </w:r>
            <w:r w:rsidRPr="00D36DA1">
              <w:rPr>
                <w:rFonts w:cs="Times New Roman"/>
                <w:sz w:val="20"/>
                <w:szCs w:val="20"/>
              </w:rPr>
              <w:t xml:space="preserve"> </w:t>
            </w:r>
            <w:r w:rsidRPr="00D36DA1">
              <w:rPr>
                <w:rFonts w:cs="Times New Roman"/>
                <w:sz w:val="20"/>
                <w:szCs w:val="20"/>
              </w:rPr>
              <w:t>재차</w:t>
            </w:r>
            <w:r w:rsidRPr="00D36DA1">
              <w:rPr>
                <w:rFonts w:cs="Times New Roman"/>
                <w:sz w:val="20"/>
                <w:szCs w:val="20"/>
              </w:rPr>
              <w:t xml:space="preserve"> </w:t>
            </w:r>
            <w:r w:rsidRPr="00D36DA1">
              <w:rPr>
                <w:rFonts w:cs="Times New Roman"/>
                <w:sz w:val="20"/>
                <w:szCs w:val="20"/>
              </w:rPr>
              <w:t>계약</w:t>
            </w:r>
            <w:r w:rsidRPr="00D36DA1">
              <w:rPr>
                <w:rFonts w:cs="Times New Roman" w:hint="eastAsia"/>
                <w:sz w:val="20"/>
                <w:szCs w:val="20"/>
              </w:rPr>
              <w:t xml:space="preserve"> </w:t>
            </w:r>
            <w:r w:rsidRPr="00D36DA1">
              <w:rPr>
                <w:rFonts w:cs="Times New Roman" w:hint="eastAsia"/>
                <w:sz w:val="20"/>
                <w:szCs w:val="20"/>
              </w:rPr>
              <w:t>체결을</w:t>
            </w:r>
            <w:r w:rsidRPr="00D36DA1">
              <w:rPr>
                <w:rFonts w:cs="Times New Roman"/>
                <w:sz w:val="20"/>
                <w:szCs w:val="20"/>
              </w:rPr>
              <w:t xml:space="preserve"> </w:t>
            </w:r>
            <w:r w:rsidRPr="00D36DA1">
              <w:rPr>
                <w:rFonts w:cs="Times New Roman" w:hint="eastAsia"/>
                <w:sz w:val="20"/>
                <w:szCs w:val="20"/>
              </w:rPr>
              <w:t>해야</w:t>
            </w:r>
            <w:r w:rsidRPr="00D36DA1">
              <w:rPr>
                <w:rFonts w:cs="Times New Roman" w:hint="eastAsia"/>
                <w:sz w:val="20"/>
                <w:szCs w:val="20"/>
              </w:rPr>
              <w:t xml:space="preserve"> </w:t>
            </w:r>
            <w:r w:rsidR="00D36DA1">
              <w:rPr>
                <w:rFonts w:cs="Times New Roman" w:hint="eastAsia"/>
                <w:sz w:val="20"/>
                <w:szCs w:val="20"/>
              </w:rPr>
              <w:t>하는</w:t>
            </w:r>
            <w:r w:rsidR="00D36DA1">
              <w:rPr>
                <w:rFonts w:cs="Times New Roman" w:hint="eastAsia"/>
                <w:sz w:val="20"/>
                <w:szCs w:val="20"/>
              </w:rPr>
              <w:t xml:space="preserve"> </w:t>
            </w:r>
            <w:r w:rsidR="00D36DA1">
              <w:rPr>
                <w:rFonts w:cs="Times New Roman" w:hint="eastAsia"/>
                <w:sz w:val="20"/>
                <w:szCs w:val="20"/>
              </w:rPr>
              <w:t>등</w:t>
            </w:r>
            <w:r w:rsidR="00D36DA1">
              <w:rPr>
                <w:rFonts w:cs="Times New Roman" w:hint="eastAsia"/>
                <w:sz w:val="20"/>
                <w:szCs w:val="20"/>
              </w:rPr>
              <w:t xml:space="preserve"> </w:t>
            </w:r>
            <w:r w:rsidR="00D36DA1">
              <w:rPr>
                <w:rFonts w:cs="Times New Roman" w:hint="eastAsia"/>
                <w:sz w:val="20"/>
                <w:szCs w:val="20"/>
              </w:rPr>
              <w:t>거래관계가</w:t>
            </w:r>
            <w:r w:rsidR="00D36DA1">
              <w:rPr>
                <w:rFonts w:cs="Times New Roman" w:hint="eastAsia"/>
                <w:sz w:val="20"/>
                <w:szCs w:val="20"/>
              </w:rPr>
              <w:t xml:space="preserve"> </w:t>
            </w:r>
            <w:r w:rsidR="00D36DA1">
              <w:rPr>
                <w:rFonts w:cs="Times New Roman" w:hint="eastAsia"/>
                <w:sz w:val="20"/>
                <w:szCs w:val="20"/>
              </w:rPr>
              <w:t>계약적으로</w:t>
            </w:r>
            <w:r w:rsidR="00D36DA1">
              <w:rPr>
                <w:rFonts w:cs="Times New Roman" w:hint="eastAsia"/>
                <w:sz w:val="20"/>
                <w:szCs w:val="20"/>
              </w:rPr>
              <w:t xml:space="preserve"> </w:t>
            </w:r>
            <w:r w:rsidR="00D36DA1">
              <w:rPr>
                <w:rFonts w:cs="Times New Roman" w:hint="eastAsia"/>
                <w:sz w:val="20"/>
                <w:szCs w:val="20"/>
              </w:rPr>
              <w:t>보장된</w:t>
            </w:r>
            <w:r w:rsidR="00D36DA1">
              <w:rPr>
                <w:rFonts w:cs="Times New Roman" w:hint="eastAsia"/>
                <w:sz w:val="20"/>
                <w:szCs w:val="20"/>
              </w:rPr>
              <w:t xml:space="preserve"> </w:t>
            </w:r>
            <w:r w:rsidR="00D36DA1">
              <w:rPr>
                <w:rFonts w:cs="Times New Roman" w:hint="eastAsia"/>
                <w:sz w:val="20"/>
                <w:szCs w:val="20"/>
              </w:rPr>
              <w:t>것은</w:t>
            </w:r>
            <w:r w:rsidR="00D36DA1">
              <w:rPr>
                <w:rFonts w:cs="Times New Roman" w:hint="eastAsia"/>
                <w:sz w:val="20"/>
                <w:szCs w:val="20"/>
              </w:rPr>
              <w:t xml:space="preserve"> </w:t>
            </w:r>
            <w:r w:rsidR="00D36DA1">
              <w:rPr>
                <w:rFonts w:cs="Times New Roman" w:hint="eastAsia"/>
                <w:sz w:val="20"/>
                <w:szCs w:val="20"/>
              </w:rPr>
              <w:t>아님</w:t>
            </w:r>
            <w:r w:rsidR="00D36DA1">
              <w:rPr>
                <w:rFonts w:cs="Times New Roman" w:hint="eastAsia"/>
                <w:sz w:val="20"/>
                <w:szCs w:val="20"/>
              </w:rPr>
              <w:t xml:space="preserve">. </w:t>
            </w:r>
          </w:p>
          <w:p w14:paraId="2D608742" w14:textId="5B03C77A" w:rsidR="004E04A7" w:rsidRPr="009A2958" w:rsidRDefault="00D36DA1" w:rsidP="00D36DA1">
            <w:pPr>
              <w:pStyle w:val="a8"/>
              <w:widowControl/>
              <w:numPr>
                <w:ilvl w:val="0"/>
                <w:numId w:val="2"/>
              </w:numPr>
              <w:spacing w:before="40" w:after="120" w:line="276" w:lineRule="auto"/>
              <w:rPr>
                <w:rFonts w:cs="Times New Roman"/>
                <w:sz w:val="20"/>
                <w:szCs w:val="20"/>
              </w:rPr>
            </w:pPr>
            <w:r w:rsidRPr="00D36DA1">
              <w:rPr>
                <w:rFonts w:cs="Times New Roman" w:hint="eastAsia"/>
                <w:spacing w:val="-2"/>
                <w:sz w:val="20"/>
                <w:szCs w:val="20"/>
              </w:rPr>
              <w:t>다만</w:t>
            </w:r>
            <w:r w:rsidRPr="00D36DA1">
              <w:rPr>
                <w:rFonts w:cs="Times New Roman" w:hint="eastAsia"/>
                <w:spacing w:val="-2"/>
                <w:sz w:val="20"/>
                <w:szCs w:val="20"/>
              </w:rPr>
              <w:t xml:space="preserve">, </w:t>
            </w:r>
            <w:r w:rsidR="004E04A7" w:rsidRPr="00D36DA1">
              <w:rPr>
                <w:rFonts w:cs="Times New Roman" w:hint="eastAsia"/>
                <w:spacing w:val="-2"/>
                <w:sz w:val="20"/>
                <w:szCs w:val="20"/>
              </w:rPr>
              <w:t>최근</w:t>
            </w:r>
            <w:r w:rsidR="004E04A7" w:rsidRPr="00D36DA1">
              <w:rPr>
                <w:rFonts w:cs="Times New Roman"/>
                <w:spacing w:val="-2"/>
                <w:sz w:val="20"/>
                <w:szCs w:val="20"/>
              </w:rPr>
              <w:t xml:space="preserve"> 20</w:t>
            </w:r>
            <w:r w:rsidR="004E04A7" w:rsidRPr="00D36DA1">
              <w:rPr>
                <w:rFonts w:cs="Times New Roman"/>
                <w:spacing w:val="-2"/>
                <w:sz w:val="20"/>
                <w:szCs w:val="20"/>
              </w:rPr>
              <w:t>년간</w:t>
            </w:r>
            <w:r w:rsidR="004E04A7" w:rsidRPr="00D36DA1">
              <w:rPr>
                <w:rFonts w:cs="Times New Roman"/>
                <w:spacing w:val="-2"/>
                <w:sz w:val="20"/>
                <w:szCs w:val="20"/>
              </w:rPr>
              <w:t xml:space="preserve"> </w:t>
            </w:r>
            <w:r w:rsidR="004E04A7" w:rsidRPr="00D36DA1">
              <w:rPr>
                <w:rFonts w:cs="Times New Roman"/>
                <w:spacing w:val="-2"/>
                <w:sz w:val="20"/>
                <w:szCs w:val="20"/>
              </w:rPr>
              <w:t>로카</w:t>
            </w:r>
            <w:r w:rsidR="004E04A7" w:rsidRPr="00D36DA1">
              <w:rPr>
                <w:rFonts w:cs="Times New Roman" w:hint="eastAsia"/>
                <w:spacing w:val="-2"/>
                <w:sz w:val="20"/>
                <w:szCs w:val="20"/>
              </w:rPr>
              <w:t>가</w:t>
            </w:r>
            <w:r w:rsidR="004E04A7" w:rsidRPr="00D36DA1">
              <w:rPr>
                <w:rFonts w:cs="Times New Roman" w:hint="eastAsia"/>
                <w:spacing w:val="-2"/>
                <w:sz w:val="20"/>
                <w:szCs w:val="20"/>
              </w:rPr>
              <w:t xml:space="preserve"> </w:t>
            </w:r>
            <w:r w:rsidR="004E04A7" w:rsidRPr="00D36DA1">
              <w:rPr>
                <w:rFonts w:cs="Times New Roman"/>
                <w:spacing w:val="-2"/>
                <w:sz w:val="20"/>
                <w:szCs w:val="20"/>
              </w:rPr>
              <w:t>정산</w:t>
            </w:r>
            <w:r w:rsidR="004E04A7" w:rsidRPr="00D36DA1">
              <w:rPr>
                <w:rFonts w:cs="Times New Roman" w:hint="eastAsia"/>
                <w:spacing w:val="-2"/>
                <w:sz w:val="20"/>
                <w:szCs w:val="20"/>
              </w:rPr>
              <w:t>사업권이</w:t>
            </w:r>
            <w:r w:rsidR="004E04A7" w:rsidRPr="00D36DA1">
              <w:rPr>
                <w:rFonts w:cs="Times New Roman" w:hint="eastAsia"/>
                <w:spacing w:val="-2"/>
                <w:sz w:val="20"/>
                <w:szCs w:val="20"/>
              </w:rPr>
              <w:t xml:space="preserve"> </w:t>
            </w:r>
            <w:r w:rsidR="004E04A7" w:rsidRPr="00D36DA1">
              <w:rPr>
                <w:rFonts w:cs="Times New Roman" w:hint="eastAsia"/>
                <w:spacing w:val="-2"/>
                <w:sz w:val="20"/>
                <w:szCs w:val="20"/>
              </w:rPr>
              <w:t>있는</w:t>
            </w:r>
            <w:r w:rsidR="004E04A7" w:rsidRPr="00D36DA1">
              <w:rPr>
                <w:rFonts w:cs="Times New Roman"/>
                <w:spacing w:val="-2"/>
                <w:sz w:val="20"/>
                <w:szCs w:val="20"/>
              </w:rPr>
              <w:t xml:space="preserve"> </w:t>
            </w:r>
            <w:r w:rsidR="004E04A7" w:rsidRPr="00D36DA1">
              <w:rPr>
                <w:rFonts w:cs="Times New Roman"/>
                <w:spacing w:val="-2"/>
                <w:sz w:val="20"/>
                <w:szCs w:val="20"/>
              </w:rPr>
              <w:t>지역</w:t>
            </w:r>
            <w:r w:rsidR="004E04A7" w:rsidRPr="00D36DA1">
              <w:rPr>
                <w:rFonts w:cs="Times New Roman"/>
                <w:spacing w:val="-2"/>
                <w:sz w:val="20"/>
                <w:szCs w:val="20"/>
              </w:rPr>
              <w:t xml:space="preserve"> </w:t>
            </w:r>
            <w:r w:rsidR="004E04A7" w:rsidRPr="00D36DA1">
              <w:rPr>
                <w:rFonts w:cs="Times New Roman"/>
                <w:spacing w:val="-2"/>
                <w:sz w:val="20"/>
                <w:szCs w:val="20"/>
              </w:rPr>
              <w:t>중</w:t>
            </w:r>
            <w:r w:rsidR="004E04A7" w:rsidRPr="00D36DA1">
              <w:rPr>
                <w:rFonts w:cs="Times New Roman"/>
                <w:spacing w:val="-2"/>
                <w:sz w:val="20"/>
                <w:szCs w:val="20"/>
              </w:rPr>
              <w:t xml:space="preserve"> </w:t>
            </w:r>
            <w:r w:rsidR="004E04A7" w:rsidRPr="00D36DA1">
              <w:rPr>
                <w:rFonts w:cs="Times New Roman"/>
                <w:spacing w:val="-2"/>
                <w:sz w:val="20"/>
                <w:szCs w:val="20"/>
              </w:rPr>
              <w:t>임의로</w:t>
            </w:r>
            <w:r w:rsidR="004E04A7" w:rsidRPr="00D36DA1">
              <w:rPr>
                <w:rFonts w:cs="Times New Roman"/>
                <w:spacing w:val="-2"/>
                <w:sz w:val="20"/>
                <w:szCs w:val="20"/>
              </w:rPr>
              <w:t xml:space="preserve"> </w:t>
            </w:r>
            <w:r w:rsidR="004E04A7" w:rsidRPr="00D36DA1">
              <w:rPr>
                <w:rFonts w:cs="Times New Roman"/>
                <w:spacing w:val="-2"/>
                <w:sz w:val="20"/>
                <w:szCs w:val="20"/>
              </w:rPr>
              <w:t>사업자</w:t>
            </w:r>
            <w:r w:rsidR="004E04A7" w:rsidRPr="00D36DA1">
              <w:rPr>
                <w:rFonts w:cs="Times New Roman"/>
                <w:spacing w:val="-2"/>
                <w:sz w:val="20"/>
                <w:szCs w:val="20"/>
              </w:rPr>
              <w:t xml:space="preserve"> </w:t>
            </w:r>
            <w:r w:rsidR="004E04A7" w:rsidRPr="00D36DA1">
              <w:rPr>
                <w:rFonts w:cs="Times New Roman"/>
                <w:spacing w:val="-2"/>
                <w:sz w:val="20"/>
                <w:szCs w:val="20"/>
              </w:rPr>
              <w:t>재선정에서</w:t>
            </w:r>
            <w:r w:rsidR="004E04A7" w:rsidRPr="00D36DA1">
              <w:rPr>
                <w:rFonts w:cs="Times New Roman"/>
                <w:spacing w:val="-2"/>
                <w:sz w:val="20"/>
                <w:szCs w:val="20"/>
              </w:rPr>
              <w:t xml:space="preserve"> </w:t>
            </w:r>
            <w:r w:rsidR="004E04A7" w:rsidRPr="00D36DA1">
              <w:rPr>
                <w:rFonts w:cs="Times New Roman"/>
                <w:spacing w:val="-2"/>
                <w:sz w:val="20"/>
                <w:szCs w:val="20"/>
              </w:rPr>
              <w:t>배제된</w:t>
            </w:r>
            <w:r w:rsidR="004E04A7" w:rsidRPr="00D36DA1">
              <w:rPr>
                <w:rFonts w:cs="Times New Roman"/>
                <w:spacing w:val="-2"/>
                <w:sz w:val="20"/>
                <w:szCs w:val="20"/>
              </w:rPr>
              <w:t xml:space="preserve"> </w:t>
            </w:r>
            <w:r w:rsidR="004E04A7" w:rsidRPr="00D36DA1">
              <w:rPr>
                <w:rFonts w:cs="Times New Roman"/>
                <w:spacing w:val="-2"/>
                <w:sz w:val="20"/>
                <w:szCs w:val="20"/>
              </w:rPr>
              <w:t>지역은</w:t>
            </w:r>
            <w:r w:rsidR="004E04A7" w:rsidRPr="00D36DA1">
              <w:rPr>
                <w:rFonts w:cs="Times New Roman"/>
                <w:spacing w:val="-2"/>
                <w:sz w:val="20"/>
                <w:szCs w:val="20"/>
              </w:rPr>
              <w:t xml:space="preserve"> </w:t>
            </w:r>
            <w:r w:rsidR="004E04A7" w:rsidRPr="00D36DA1">
              <w:rPr>
                <w:rFonts w:cs="Times New Roman"/>
                <w:spacing w:val="-2"/>
                <w:sz w:val="20"/>
                <w:szCs w:val="20"/>
              </w:rPr>
              <w:t>존재하지</w:t>
            </w:r>
            <w:r w:rsidR="004E04A7" w:rsidRPr="00D36DA1">
              <w:rPr>
                <w:rFonts w:cs="Times New Roman"/>
                <w:spacing w:val="-2"/>
                <w:sz w:val="20"/>
                <w:szCs w:val="20"/>
              </w:rPr>
              <w:t xml:space="preserve"> </w:t>
            </w:r>
            <w:r w:rsidR="004E04A7" w:rsidRPr="00D36DA1">
              <w:rPr>
                <w:rFonts w:cs="Times New Roman"/>
                <w:spacing w:val="-2"/>
                <w:sz w:val="20"/>
                <w:szCs w:val="20"/>
              </w:rPr>
              <w:t>않</w:t>
            </w:r>
            <w:r>
              <w:rPr>
                <w:rFonts w:cs="Times New Roman" w:hint="eastAsia"/>
                <w:spacing w:val="-2"/>
                <w:sz w:val="20"/>
                <w:szCs w:val="20"/>
              </w:rPr>
              <w:t>았고</w:t>
            </w:r>
            <w:r w:rsidRPr="00D36DA1">
              <w:rPr>
                <w:rFonts w:cs="Times New Roman"/>
                <w:spacing w:val="-2"/>
                <w:sz w:val="20"/>
                <w:szCs w:val="20"/>
              </w:rPr>
              <w:t xml:space="preserve">, </w:t>
            </w:r>
            <w:r w:rsidR="004E04A7" w:rsidRPr="00D36DA1">
              <w:rPr>
                <w:rFonts w:cs="Times New Roman" w:hint="eastAsia"/>
                <w:sz w:val="20"/>
                <w:szCs w:val="20"/>
              </w:rPr>
              <w:t>대중교통</w:t>
            </w:r>
            <w:r w:rsidR="004E04A7" w:rsidRPr="00D36DA1">
              <w:rPr>
                <w:rFonts w:cs="Times New Roman" w:hint="eastAsia"/>
                <w:sz w:val="20"/>
                <w:szCs w:val="20"/>
              </w:rPr>
              <w:t xml:space="preserve"> </w:t>
            </w:r>
            <w:r w:rsidR="004E04A7" w:rsidRPr="00D36DA1">
              <w:rPr>
                <w:rFonts w:cs="Times New Roman" w:hint="eastAsia"/>
                <w:sz w:val="20"/>
                <w:szCs w:val="20"/>
              </w:rPr>
              <w:t>정산</w:t>
            </w:r>
            <w:r w:rsidR="004E04A7" w:rsidRPr="00D36DA1">
              <w:rPr>
                <w:rFonts w:cs="Times New Roman" w:hint="eastAsia"/>
                <w:sz w:val="20"/>
                <w:szCs w:val="20"/>
              </w:rPr>
              <w:t xml:space="preserve"> </w:t>
            </w:r>
            <w:r w:rsidR="004E04A7" w:rsidRPr="00D36DA1">
              <w:rPr>
                <w:rFonts w:cs="Times New Roman" w:hint="eastAsia"/>
                <w:sz w:val="20"/>
                <w:szCs w:val="20"/>
              </w:rPr>
              <w:t>사업자를</w:t>
            </w:r>
            <w:r w:rsidR="004E04A7" w:rsidRPr="00D36DA1">
              <w:rPr>
                <w:rFonts w:cs="Times New Roman" w:hint="eastAsia"/>
                <w:sz w:val="20"/>
                <w:szCs w:val="20"/>
              </w:rPr>
              <w:t xml:space="preserve"> </w:t>
            </w:r>
            <w:r w:rsidR="004E04A7" w:rsidRPr="00D36DA1">
              <w:rPr>
                <w:rFonts w:cs="Times New Roman" w:hint="eastAsia"/>
                <w:sz w:val="20"/>
                <w:szCs w:val="20"/>
              </w:rPr>
              <w:t>교체하기</w:t>
            </w:r>
            <w:r w:rsidR="004E04A7" w:rsidRPr="00D36DA1">
              <w:rPr>
                <w:rFonts w:cs="Times New Roman" w:hint="eastAsia"/>
                <w:sz w:val="20"/>
                <w:szCs w:val="20"/>
              </w:rPr>
              <w:t xml:space="preserve"> </w:t>
            </w:r>
            <w:r w:rsidR="004E04A7" w:rsidRPr="00D36DA1">
              <w:rPr>
                <w:rFonts w:cs="Times New Roman" w:hint="eastAsia"/>
                <w:sz w:val="20"/>
                <w:szCs w:val="20"/>
              </w:rPr>
              <w:t>위해서는</w:t>
            </w:r>
            <w:r w:rsidR="004E04A7" w:rsidRPr="00D36DA1">
              <w:rPr>
                <w:rFonts w:cs="Times New Roman" w:hint="eastAsia"/>
                <w:sz w:val="20"/>
                <w:szCs w:val="20"/>
              </w:rPr>
              <w:t xml:space="preserve"> </w:t>
            </w:r>
            <w:r w:rsidR="004E04A7" w:rsidRPr="00D36DA1">
              <w:rPr>
                <w:rFonts w:cs="Times New Roman" w:hint="eastAsia"/>
                <w:sz w:val="20"/>
                <w:szCs w:val="20"/>
              </w:rPr>
              <w:t>단말기</w:t>
            </w:r>
            <w:r w:rsidR="004E04A7" w:rsidRPr="00D36DA1">
              <w:rPr>
                <w:rFonts w:cs="Times New Roman" w:hint="eastAsia"/>
                <w:sz w:val="20"/>
                <w:szCs w:val="20"/>
              </w:rPr>
              <w:t xml:space="preserve"> </w:t>
            </w:r>
            <w:r w:rsidR="004E04A7" w:rsidRPr="00D36DA1">
              <w:rPr>
                <w:rFonts w:cs="Times New Roman" w:hint="eastAsia"/>
                <w:sz w:val="20"/>
                <w:szCs w:val="20"/>
              </w:rPr>
              <w:t>교체</w:t>
            </w:r>
            <w:r w:rsidR="004E04A7" w:rsidRPr="00D36DA1">
              <w:rPr>
                <w:rFonts w:cs="Times New Roman" w:hint="eastAsia"/>
                <w:sz w:val="20"/>
                <w:szCs w:val="20"/>
              </w:rPr>
              <w:t>,</w:t>
            </w:r>
            <w:r w:rsidR="004E04A7" w:rsidRPr="00D36DA1">
              <w:rPr>
                <w:rFonts w:cs="Times New Roman"/>
                <w:sz w:val="20"/>
                <w:szCs w:val="20"/>
              </w:rPr>
              <w:t xml:space="preserve"> </w:t>
            </w:r>
            <w:r w:rsidR="004E04A7" w:rsidRPr="00D36DA1">
              <w:rPr>
                <w:rFonts w:cs="Times New Roman" w:hint="eastAsia"/>
                <w:sz w:val="20"/>
                <w:szCs w:val="20"/>
              </w:rPr>
              <w:t>정산</w:t>
            </w:r>
            <w:r w:rsidR="004E04A7" w:rsidRPr="00D36DA1">
              <w:rPr>
                <w:rFonts w:cs="Times New Roman" w:hint="eastAsia"/>
                <w:sz w:val="20"/>
                <w:szCs w:val="20"/>
              </w:rPr>
              <w:t xml:space="preserve"> </w:t>
            </w:r>
            <w:r w:rsidR="004E04A7" w:rsidRPr="00D36DA1">
              <w:rPr>
                <w:rFonts w:cs="Times New Roman" w:hint="eastAsia"/>
                <w:sz w:val="20"/>
                <w:szCs w:val="20"/>
              </w:rPr>
              <w:t>체계</w:t>
            </w:r>
            <w:r w:rsidR="004E04A7" w:rsidRPr="00D36DA1">
              <w:rPr>
                <w:rFonts w:cs="Times New Roman" w:hint="eastAsia"/>
                <w:sz w:val="20"/>
                <w:szCs w:val="20"/>
              </w:rPr>
              <w:t xml:space="preserve"> </w:t>
            </w:r>
            <w:r w:rsidR="004E04A7" w:rsidRPr="00D36DA1">
              <w:rPr>
                <w:rFonts w:cs="Times New Roman" w:hint="eastAsia"/>
                <w:sz w:val="20"/>
                <w:szCs w:val="20"/>
              </w:rPr>
              <w:t>재구성</w:t>
            </w:r>
            <w:r w:rsidR="004E04A7" w:rsidRPr="00D36DA1">
              <w:rPr>
                <w:rFonts w:cs="Times New Roman" w:hint="eastAsia"/>
                <w:sz w:val="20"/>
                <w:szCs w:val="20"/>
              </w:rPr>
              <w:t xml:space="preserve"> </w:t>
            </w:r>
            <w:r w:rsidR="004E04A7" w:rsidRPr="00D36DA1">
              <w:rPr>
                <w:rFonts w:cs="Times New Roman" w:hint="eastAsia"/>
                <w:sz w:val="20"/>
                <w:szCs w:val="20"/>
              </w:rPr>
              <w:t>등</w:t>
            </w:r>
            <w:r w:rsidR="004E04A7" w:rsidRPr="00D36DA1">
              <w:rPr>
                <w:rFonts w:cs="Times New Roman" w:hint="eastAsia"/>
                <w:sz w:val="20"/>
                <w:szCs w:val="20"/>
              </w:rPr>
              <w:t xml:space="preserve"> </w:t>
            </w:r>
            <w:r w:rsidR="004E04A7" w:rsidRPr="00D36DA1">
              <w:rPr>
                <w:rFonts w:cs="Times New Roman" w:hint="eastAsia"/>
                <w:sz w:val="20"/>
                <w:szCs w:val="20"/>
              </w:rPr>
              <w:t>지방자치단체나</w:t>
            </w:r>
            <w:r w:rsidR="004E04A7" w:rsidRPr="00D36DA1">
              <w:rPr>
                <w:rFonts w:cs="Times New Roman" w:hint="eastAsia"/>
                <w:sz w:val="20"/>
                <w:szCs w:val="20"/>
              </w:rPr>
              <w:t xml:space="preserve"> </w:t>
            </w:r>
            <w:r w:rsidR="004E04A7" w:rsidRPr="00D36DA1">
              <w:rPr>
                <w:rFonts w:cs="Times New Roman" w:hint="eastAsia"/>
                <w:sz w:val="20"/>
                <w:szCs w:val="20"/>
              </w:rPr>
              <w:t>운수사업자</w:t>
            </w:r>
            <w:r w:rsidR="004E04A7" w:rsidRPr="00D36DA1">
              <w:rPr>
                <w:rFonts w:cs="Times New Roman" w:hint="eastAsia"/>
                <w:sz w:val="20"/>
                <w:szCs w:val="20"/>
              </w:rPr>
              <w:t xml:space="preserve"> </w:t>
            </w:r>
            <w:r w:rsidR="004E04A7" w:rsidRPr="00D36DA1">
              <w:rPr>
                <w:rFonts w:cs="Times New Roman" w:hint="eastAsia"/>
                <w:sz w:val="20"/>
                <w:szCs w:val="20"/>
              </w:rPr>
              <w:t>입장에서</w:t>
            </w:r>
            <w:r w:rsidR="004E04A7" w:rsidRPr="00D36DA1">
              <w:rPr>
                <w:rFonts w:cs="Times New Roman" w:hint="eastAsia"/>
                <w:sz w:val="20"/>
                <w:szCs w:val="20"/>
              </w:rPr>
              <w:t xml:space="preserve"> </w:t>
            </w:r>
            <w:r w:rsidR="004E04A7" w:rsidRPr="00D36DA1">
              <w:rPr>
                <w:rFonts w:cs="Times New Roman" w:hint="eastAsia"/>
                <w:sz w:val="20"/>
                <w:szCs w:val="20"/>
              </w:rPr>
              <w:t>여러</w:t>
            </w:r>
            <w:r w:rsidR="004E04A7" w:rsidRPr="00D36DA1">
              <w:rPr>
                <w:rFonts w:cs="Times New Roman" w:hint="eastAsia"/>
                <w:sz w:val="20"/>
                <w:szCs w:val="20"/>
              </w:rPr>
              <w:t xml:space="preserve"> </w:t>
            </w:r>
            <w:r w:rsidR="004E04A7" w:rsidRPr="00D36DA1">
              <w:rPr>
                <w:rFonts w:cs="Times New Roman" w:hint="eastAsia"/>
                <w:sz w:val="20"/>
                <w:szCs w:val="20"/>
              </w:rPr>
              <w:t>어려움이</w:t>
            </w:r>
            <w:r w:rsidR="004E04A7" w:rsidRPr="00D36DA1">
              <w:rPr>
                <w:rFonts w:cs="Times New Roman" w:hint="eastAsia"/>
                <w:sz w:val="20"/>
                <w:szCs w:val="20"/>
              </w:rPr>
              <w:t xml:space="preserve"> </w:t>
            </w:r>
            <w:r w:rsidR="004E04A7" w:rsidRPr="00D36DA1">
              <w:rPr>
                <w:rFonts w:cs="Times New Roman" w:hint="eastAsia"/>
                <w:sz w:val="20"/>
                <w:szCs w:val="20"/>
              </w:rPr>
              <w:t>발생할</w:t>
            </w:r>
            <w:r w:rsidR="004E04A7" w:rsidRPr="00D36DA1">
              <w:rPr>
                <w:rFonts w:cs="Times New Roman" w:hint="eastAsia"/>
                <w:sz w:val="20"/>
                <w:szCs w:val="20"/>
              </w:rPr>
              <w:t xml:space="preserve"> </w:t>
            </w:r>
            <w:r w:rsidR="004E04A7" w:rsidRPr="00D36DA1">
              <w:rPr>
                <w:rFonts w:cs="Times New Roman" w:hint="eastAsia"/>
                <w:sz w:val="20"/>
                <w:szCs w:val="20"/>
              </w:rPr>
              <w:t>수</w:t>
            </w:r>
            <w:r w:rsidR="004E04A7" w:rsidRPr="00D36DA1">
              <w:rPr>
                <w:rFonts w:cs="Times New Roman" w:hint="eastAsia"/>
                <w:sz w:val="20"/>
                <w:szCs w:val="20"/>
              </w:rPr>
              <w:t xml:space="preserve"> </w:t>
            </w:r>
            <w:r w:rsidR="004E04A7" w:rsidRPr="00D36DA1">
              <w:rPr>
                <w:rFonts w:cs="Times New Roman" w:hint="eastAsia"/>
                <w:sz w:val="20"/>
                <w:szCs w:val="20"/>
              </w:rPr>
              <w:t>있다는</w:t>
            </w:r>
            <w:r w:rsidR="004E04A7" w:rsidRPr="00D36DA1">
              <w:rPr>
                <w:rFonts w:cs="Times New Roman" w:hint="eastAsia"/>
                <w:sz w:val="20"/>
                <w:szCs w:val="20"/>
              </w:rPr>
              <w:t xml:space="preserve"> </w:t>
            </w:r>
            <w:r w:rsidR="004E04A7" w:rsidRPr="00D36DA1">
              <w:rPr>
                <w:rFonts w:cs="Times New Roman" w:hint="eastAsia"/>
                <w:sz w:val="20"/>
                <w:szCs w:val="20"/>
              </w:rPr>
              <w:t>점</w:t>
            </w:r>
            <w:r>
              <w:rPr>
                <w:rFonts w:cs="Times New Roman" w:hint="eastAsia"/>
                <w:sz w:val="20"/>
                <w:szCs w:val="20"/>
              </w:rPr>
              <w:t xml:space="preserve"> </w:t>
            </w:r>
            <w:r>
              <w:rPr>
                <w:rFonts w:cs="Times New Roman" w:hint="eastAsia"/>
                <w:sz w:val="20"/>
                <w:szCs w:val="20"/>
              </w:rPr>
              <w:t>때문에</w:t>
            </w:r>
            <w:r>
              <w:rPr>
                <w:rFonts w:cs="Times New Roman" w:hint="eastAsia"/>
                <w:sz w:val="20"/>
                <w:szCs w:val="20"/>
              </w:rPr>
              <w:t xml:space="preserve"> </w:t>
            </w:r>
            <w:r w:rsidR="004E04A7" w:rsidRPr="00D36DA1">
              <w:rPr>
                <w:rFonts w:cs="Times New Roman" w:hint="eastAsia"/>
                <w:sz w:val="20"/>
                <w:szCs w:val="20"/>
              </w:rPr>
              <w:t>로카가</w:t>
            </w:r>
            <w:r w:rsidR="004E04A7" w:rsidRPr="00D36DA1">
              <w:rPr>
                <w:rFonts w:cs="Times New Roman" w:hint="eastAsia"/>
                <w:sz w:val="20"/>
                <w:szCs w:val="20"/>
              </w:rPr>
              <w:t xml:space="preserve"> </w:t>
            </w:r>
            <w:r w:rsidR="004E04A7" w:rsidRPr="00D36DA1">
              <w:rPr>
                <w:rFonts w:cs="Times New Roman" w:hint="eastAsia"/>
                <w:sz w:val="20"/>
                <w:szCs w:val="20"/>
              </w:rPr>
              <w:t>현재</w:t>
            </w:r>
            <w:r w:rsidR="004E04A7" w:rsidRPr="00D36DA1">
              <w:rPr>
                <w:rFonts w:cs="Times New Roman" w:hint="eastAsia"/>
                <w:sz w:val="20"/>
                <w:szCs w:val="20"/>
              </w:rPr>
              <w:t xml:space="preserve"> </w:t>
            </w:r>
            <w:r w:rsidR="004E04A7" w:rsidRPr="00D36DA1">
              <w:rPr>
                <w:rFonts w:cs="Times New Roman" w:hint="eastAsia"/>
                <w:sz w:val="20"/>
                <w:szCs w:val="20"/>
              </w:rPr>
              <w:t>사업권을</w:t>
            </w:r>
            <w:r w:rsidR="004E04A7" w:rsidRPr="00D36DA1">
              <w:rPr>
                <w:rFonts w:cs="Times New Roman" w:hint="eastAsia"/>
                <w:sz w:val="20"/>
                <w:szCs w:val="20"/>
              </w:rPr>
              <w:t xml:space="preserve"> </w:t>
            </w:r>
            <w:r w:rsidR="004E04A7" w:rsidRPr="00D36DA1">
              <w:rPr>
                <w:rFonts w:cs="Times New Roman" w:hint="eastAsia"/>
                <w:sz w:val="20"/>
                <w:szCs w:val="20"/>
              </w:rPr>
              <w:t>갖고</w:t>
            </w:r>
            <w:r w:rsidR="004E04A7" w:rsidRPr="00D36DA1">
              <w:rPr>
                <w:rFonts w:cs="Times New Roman" w:hint="eastAsia"/>
                <w:sz w:val="20"/>
                <w:szCs w:val="20"/>
              </w:rPr>
              <w:t xml:space="preserve"> </w:t>
            </w:r>
            <w:r w:rsidR="004E04A7" w:rsidRPr="00D36DA1">
              <w:rPr>
                <w:rFonts w:cs="Times New Roman" w:hint="eastAsia"/>
                <w:sz w:val="20"/>
                <w:szCs w:val="20"/>
              </w:rPr>
              <w:t>있는</w:t>
            </w:r>
            <w:r w:rsidR="004E04A7" w:rsidRPr="00D36DA1">
              <w:rPr>
                <w:rFonts w:cs="Times New Roman" w:hint="eastAsia"/>
                <w:sz w:val="20"/>
                <w:szCs w:val="20"/>
              </w:rPr>
              <w:t xml:space="preserve"> </w:t>
            </w:r>
            <w:r w:rsidR="004E04A7" w:rsidRPr="00D36DA1">
              <w:rPr>
                <w:rFonts w:cs="Times New Roman" w:hint="eastAsia"/>
                <w:sz w:val="20"/>
                <w:szCs w:val="20"/>
              </w:rPr>
              <w:t>지역의</w:t>
            </w:r>
            <w:r w:rsidR="004E04A7" w:rsidRPr="00D36DA1">
              <w:rPr>
                <w:rFonts w:cs="Times New Roman" w:hint="eastAsia"/>
                <w:sz w:val="20"/>
                <w:szCs w:val="20"/>
              </w:rPr>
              <w:t xml:space="preserve"> </w:t>
            </w:r>
            <w:r w:rsidR="004E04A7" w:rsidRPr="00D36DA1">
              <w:rPr>
                <w:rFonts w:cs="Times New Roman" w:hint="eastAsia"/>
                <w:sz w:val="20"/>
                <w:szCs w:val="20"/>
              </w:rPr>
              <w:t>계약기간이</w:t>
            </w:r>
            <w:r w:rsidR="004E04A7" w:rsidRPr="00D36DA1">
              <w:rPr>
                <w:rFonts w:cs="Times New Roman" w:hint="eastAsia"/>
                <w:sz w:val="20"/>
                <w:szCs w:val="20"/>
              </w:rPr>
              <w:t xml:space="preserve"> </w:t>
            </w:r>
            <w:r w:rsidR="004E04A7" w:rsidRPr="00D36DA1">
              <w:rPr>
                <w:rFonts w:cs="Times New Roman" w:hint="eastAsia"/>
                <w:sz w:val="20"/>
                <w:szCs w:val="20"/>
              </w:rPr>
              <w:t>만료가</w:t>
            </w:r>
            <w:r w:rsidR="004E04A7" w:rsidRPr="00D36DA1">
              <w:rPr>
                <w:rFonts w:cs="Times New Roman" w:hint="eastAsia"/>
                <w:sz w:val="20"/>
                <w:szCs w:val="20"/>
              </w:rPr>
              <w:t xml:space="preserve"> </w:t>
            </w:r>
            <w:r w:rsidR="004E04A7" w:rsidRPr="00D36DA1">
              <w:rPr>
                <w:rFonts w:cs="Times New Roman" w:hint="eastAsia"/>
                <w:sz w:val="20"/>
                <w:szCs w:val="20"/>
              </w:rPr>
              <w:t>되더라도</w:t>
            </w:r>
            <w:r w:rsidR="004E04A7" w:rsidRPr="00D36DA1">
              <w:rPr>
                <w:rFonts w:cs="Times New Roman" w:hint="eastAsia"/>
                <w:sz w:val="20"/>
                <w:szCs w:val="20"/>
              </w:rPr>
              <w:t xml:space="preserve">, </w:t>
            </w:r>
            <w:r w:rsidR="004E04A7" w:rsidRPr="00D36DA1">
              <w:rPr>
                <w:rFonts w:cs="Times New Roman" w:hint="eastAsia"/>
                <w:sz w:val="20"/>
                <w:szCs w:val="20"/>
              </w:rPr>
              <w:t>해당</w:t>
            </w:r>
            <w:r w:rsidR="004E04A7" w:rsidRPr="00D36DA1">
              <w:rPr>
                <w:rFonts w:cs="Times New Roman" w:hint="eastAsia"/>
                <w:sz w:val="20"/>
                <w:szCs w:val="20"/>
              </w:rPr>
              <w:t xml:space="preserve"> </w:t>
            </w:r>
            <w:r w:rsidR="004E04A7" w:rsidRPr="00D36DA1">
              <w:rPr>
                <w:rFonts w:cs="Times New Roman" w:hint="eastAsia"/>
                <w:sz w:val="20"/>
                <w:szCs w:val="20"/>
              </w:rPr>
              <w:t>지역의</w:t>
            </w:r>
            <w:r w:rsidR="004E04A7" w:rsidRPr="00D36DA1">
              <w:rPr>
                <w:rFonts w:cs="Times New Roman" w:hint="eastAsia"/>
                <w:sz w:val="20"/>
                <w:szCs w:val="20"/>
              </w:rPr>
              <w:t xml:space="preserve"> </w:t>
            </w:r>
            <w:r w:rsidR="004E04A7" w:rsidRPr="00D36DA1">
              <w:rPr>
                <w:rFonts w:cs="Times New Roman" w:hint="eastAsia"/>
                <w:sz w:val="20"/>
                <w:szCs w:val="20"/>
              </w:rPr>
              <w:t>사업권을</w:t>
            </w:r>
            <w:r w:rsidR="004E04A7" w:rsidRPr="00D36DA1">
              <w:rPr>
                <w:rFonts w:cs="Times New Roman" w:hint="eastAsia"/>
                <w:sz w:val="20"/>
                <w:szCs w:val="20"/>
              </w:rPr>
              <w:t xml:space="preserve"> </w:t>
            </w:r>
            <w:r w:rsidR="004E04A7" w:rsidRPr="00D36DA1">
              <w:rPr>
                <w:rFonts w:cs="Times New Roman" w:hint="eastAsia"/>
                <w:sz w:val="20"/>
                <w:szCs w:val="20"/>
              </w:rPr>
              <w:t>재획득할</w:t>
            </w:r>
            <w:r w:rsidR="004E04A7" w:rsidRPr="00D36DA1">
              <w:rPr>
                <w:rFonts w:cs="Times New Roman" w:hint="eastAsia"/>
                <w:sz w:val="20"/>
                <w:szCs w:val="20"/>
              </w:rPr>
              <w:t xml:space="preserve"> </w:t>
            </w:r>
            <w:r w:rsidR="004E04A7" w:rsidRPr="00D36DA1">
              <w:rPr>
                <w:rFonts w:cs="Times New Roman" w:hint="eastAsia"/>
                <w:sz w:val="20"/>
                <w:szCs w:val="20"/>
              </w:rPr>
              <w:t>가능성이</w:t>
            </w:r>
            <w:r w:rsidR="004E04A7" w:rsidRPr="00D36DA1">
              <w:rPr>
                <w:rFonts w:cs="Times New Roman" w:hint="eastAsia"/>
                <w:sz w:val="20"/>
                <w:szCs w:val="20"/>
              </w:rPr>
              <w:t xml:space="preserve"> </w:t>
            </w:r>
            <w:r>
              <w:rPr>
                <w:rFonts w:cs="Times New Roman" w:hint="eastAsia"/>
                <w:sz w:val="20"/>
                <w:szCs w:val="20"/>
              </w:rPr>
              <w:t>높다고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p>
        </w:tc>
        <w:tc>
          <w:tcPr>
            <w:tcW w:w="27" w:type="pct"/>
            <w:tcBorders>
              <w:top w:val="nil"/>
              <w:bottom w:val="nil"/>
            </w:tcBorders>
          </w:tcPr>
          <w:p w14:paraId="6B31BC7D"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6E18F0DF" w14:textId="77777777" w:rsidR="004E04A7" w:rsidRPr="009A2958" w:rsidRDefault="004E04A7" w:rsidP="004E04A7">
            <w:pPr>
              <w:pStyle w:val="a8"/>
              <w:widowControl/>
              <w:numPr>
                <w:ilvl w:val="0"/>
                <w:numId w:val="2"/>
              </w:numPr>
              <w:spacing w:before="40" w:after="120" w:line="276" w:lineRule="auto"/>
              <w:rPr>
                <w:rFonts w:cs="Times New Roman"/>
                <w:sz w:val="20"/>
                <w:szCs w:val="20"/>
              </w:rPr>
            </w:pPr>
            <w:r w:rsidRPr="009A2958">
              <w:rPr>
                <w:rFonts w:cs="Times New Roman"/>
                <w:sz w:val="20"/>
                <w:szCs w:val="20"/>
              </w:rPr>
              <w:t>해당사항</w:t>
            </w:r>
            <w:r w:rsidRPr="009A2958">
              <w:rPr>
                <w:rFonts w:cs="Times New Roman"/>
                <w:sz w:val="20"/>
                <w:szCs w:val="20"/>
              </w:rPr>
              <w:t xml:space="preserve"> </w:t>
            </w:r>
            <w:r w:rsidRPr="009A2958">
              <w:rPr>
                <w:rFonts w:cs="Times New Roman"/>
                <w:sz w:val="20"/>
                <w:szCs w:val="20"/>
              </w:rPr>
              <w:t>없음</w:t>
            </w:r>
            <w:r w:rsidRPr="009A2958">
              <w:rPr>
                <w:rFonts w:cs="Times New Roman"/>
                <w:sz w:val="20"/>
                <w:szCs w:val="20"/>
              </w:rPr>
              <w:t>.</w:t>
            </w:r>
          </w:p>
        </w:tc>
      </w:tr>
      <w:tr w:rsidR="004E04A7" w:rsidRPr="009A2958" w14:paraId="3B260002" w14:textId="77777777" w:rsidTr="00061A1F">
        <w:trPr>
          <w:trHeight w:val="1077"/>
        </w:trPr>
        <w:tc>
          <w:tcPr>
            <w:tcW w:w="619" w:type="pct"/>
          </w:tcPr>
          <w:p w14:paraId="6B45F25E" w14:textId="7D9DBC8D" w:rsidR="004E04A7" w:rsidRPr="0047355D" w:rsidRDefault="00E314C0" w:rsidP="00E43C4B">
            <w:pPr>
              <w:widowControl/>
              <w:wordWrap/>
              <w:spacing w:before="40" w:after="120" w:line="276" w:lineRule="auto"/>
              <w:jc w:val="center"/>
              <w:outlineLvl w:val="0"/>
              <w:rPr>
                <w:rFonts w:cs="Times New Roman"/>
                <w:b/>
                <w:color w:val="404040" w:themeColor="text1" w:themeTint="BF"/>
                <w:kern w:val="0"/>
                <w:sz w:val="20"/>
                <w:szCs w:val="20"/>
                <w:highlight w:val="cyan"/>
              </w:rPr>
            </w:pPr>
            <w:bookmarkStart w:id="212" w:name="_Toc108480455"/>
            <w:bookmarkStart w:id="213" w:name="_Toc108513011"/>
            <w:r>
              <w:rPr>
                <w:rFonts w:cs="Times New Roman" w:hint="eastAsia"/>
                <w:b/>
                <w:color w:val="404040" w:themeColor="text1" w:themeTint="BF"/>
                <w:kern w:val="0"/>
                <w:sz w:val="20"/>
                <w:szCs w:val="20"/>
              </w:rPr>
              <w:t>로카</w:t>
            </w:r>
            <w:r w:rsidRPr="00217F1F">
              <w:rPr>
                <w:rFonts w:cs="Times New Roman" w:hint="eastAsia"/>
                <w:b/>
                <w:color w:val="404040" w:themeColor="text1" w:themeTint="BF"/>
                <w:kern w:val="0"/>
                <w:sz w:val="20"/>
                <w:szCs w:val="20"/>
              </w:rPr>
              <w:t xml:space="preserve"> </w:t>
            </w:r>
            <w:r w:rsidR="004E04A7" w:rsidRPr="00217F1F">
              <w:rPr>
                <w:rFonts w:cs="Times New Roman" w:hint="eastAsia"/>
                <w:b/>
                <w:color w:val="404040" w:themeColor="text1" w:themeTint="BF"/>
                <w:kern w:val="0"/>
                <w:sz w:val="20"/>
                <w:szCs w:val="20"/>
              </w:rPr>
              <w:t>임직원</w:t>
            </w:r>
            <w:r w:rsidR="004E04A7" w:rsidRPr="00217F1F">
              <w:rPr>
                <w:rFonts w:cs="Times New Roman" w:hint="eastAsia"/>
                <w:b/>
                <w:color w:val="404040" w:themeColor="text1" w:themeTint="BF"/>
                <w:kern w:val="0"/>
                <w:sz w:val="20"/>
                <w:szCs w:val="20"/>
              </w:rPr>
              <w:t xml:space="preserve"> </w:t>
            </w:r>
            <w:r w:rsidR="004E04A7" w:rsidRPr="00217F1F">
              <w:rPr>
                <w:rFonts w:cs="Times New Roman" w:hint="eastAsia"/>
                <w:b/>
                <w:color w:val="404040" w:themeColor="text1" w:themeTint="BF"/>
                <w:kern w:val="0"/>
                <w:sz w:val="20"/>
                <w:szCs w:val="20"/>
              </w:rPr>
              <w:t>개인정보</w:t>
            </w:r>
            <w:r w:rsidR="004E04A7" w:rsidRPr="00217F1F">
              <w:rPr>
                <w:rFonts w:cs="Times New Roman" w:hint="eastAsia"/>
                <w:b/>
                <w:color w:val="404040" w:themeColor="text1" w:themeTint="BF"/>
                <w:kern w:val="0"/>
                <w:sz w:val="20"/>
                <w:szCs w:val="20"/>
              </w:rPr>
              <w:t xml:space="preserve"> </w:t>
            </w:r>
            <w:r w:rsidR="004E04A7" w:rsidRPr="00217F1F">
              <w:rPr>
                <w:rFonts w:cs="Times New Roman" w:hint="eastAsia"/>
                <w:b/>
                <w:color w:val="404040" w:themeColor="text1" w:themeTint="BF"/>
                <w:kern w:val="0"/>
                <w:sz w:val="20"/>
                <w:szCs w:val="20"/>
              </w:rPr>
              <w:t>동의</w:t>
            </w:r>
            <w:r w:rsidR="004E04A7" w:rsidRPr="00217F1F">
              <w:rPr>
                <w:rFonts w:cs="Times New Roman" w:hint="eastAsia"/>
                <w:b/>
                <w:color w:val="404040" w:themeColor="text1" w:themeTint="BF"/>
                <w:kern w:val="0"/>
                <w:sz w:val="20"/>
                <w:szCs w:val="20"/>
              </w:rPr>
              <w:t xml:space="preserve"> </w:t>
            </w:r>
            <w:r w:rsidR="004E04A7" w:rsidRPr="00217F1F">
              <w:rPr>
                <w:rFonts w:cs="Times New Roman" w:hint="eastAsia"/>
                <w:b/>
                <w:color w:val="404040" w:themeColor="text1" w:themeTint="BF"/>
                <w:kern w:val="0"/>
                <w:sz w:val="20"/>
                <w:szCs w:val="20"/>
              </w:rPr>
              <w:t>미비</w:t>
            </w:r>
            <w:bookmarkEnd w:id="212"/>
            <w:bookmarkEnd w:id="213"/>
          </w:p>
        </w:tc>
        <w:tc>
          <w:tcPr>
            <w:tcW w:w="26" w:type="pct"/>
            <w:tcBorders>
              <w:top w:val="nil"/>
              <w:bottom w:val="nil"/>
            </w:tcBorders>
          </w:tcPr>
          <w:p w14:paraId="756FEB5E" w14:textId="77777777" w:rsidR="004E04A7" w:rsidRPr="009A2958" w:rsidRDefault="004E04A7" w:rsidP="004E04A7">
            <w:pPr>
              <w:widowControl/>
              <w:spacing w:before="40" w:after="120" w:line="276" w:lineRule="auto"/>
              <w:rPr>
                <w:rFonts w:cs="Times New Roman"/>
                <w:b/>
                <w:sz w:val="20"/>
                <w:szCs w:val="20"/>
              </w:rPr>
            </w:pPr>
          </w:p>
        </w:tc>
        <w:tc>
          <w:tcPr>
            <w:tcW w:w="1804" w:type="pct"/>
          </w:tcPr>
          <w:p w14:paraId="61A572A7" w14:textId="75CD7960" w:rsidR="004E04A7" w:rsidRPr="00BD5CE7" w:rsidRDefault="004E04A7" w:rsidP="000F76B0">
            <w:pPr>
              <w:pStyle w:val="a8"/>
              <w:widowControl/>
              <w:numPr>
                <w:ilvl w:val="0"/>
                <w:numId w:val="2"/>
              </w:numPr>
              <w:spacing w:before="40" w:after="120" w:line="276" w:lineRule="auto"/>
              <w:rPr>
                <w:rFonts w:cs="Times New Roman"/>
                <w:sz w:val="20"/>
                <w:szCs w:val="20"/>
              </w:rPr>
            </w:pPr>
            <w:r>
              <w:rPr>
                <w:rFonts w:cs="Times New Roman" w:hint="eastAsia"/>
                <w:sz w:val="20"/>
                <w:szCs w:val="20"/>
              </w:rPr>
              <w:t>로카는</w:t>
            </w:r>
            <w:r>
              <w:rPr>
                <w:rFonts w:cs="Times New Roman" w:hint="eastAsia"/>
                <w:sz w:val="20"/>
                <w:szCs w:val="20"/>
              </w:rPr>
              <w:t xml:space="preserve"> </w:t>
            </w:r>
            <w:r>
              <w:rPr>
                <w:rFonts w:cs="Times New Roman" w:hint="eastAsia"/>
                <w:sz w:val="20"/>
                <w:szCs w:val="20"/>
              </w:rPr>
              <w:t>개인정보보호법</w:t>
            </w:r>
            <w:r>
              <w:rPr>
                <w:rFonts w:cs="Times New Roman" w:hint="eastAsia"/>
                <w:sz w:val="20"/>
                <w:szCs w:val="20"/>
              </w:rPr>
              <w:t xml:space="preserve"> </w:t>
            </w:r>
            <w:r>
              <w:rPr>
                <w:rFonts w:cs="Times New Roman" w:hint="eastAsia"/>
                <w:sz w:val="20"/>
                <w:szCs w:val="20"/>
              </w:rPr>
              <w:t>제</w:t>
            </w:r>
            <w:r>
              <w:rPr>
                <w:rFonts w:cs="Times New Roman" w:hint="eastAsia"/>
                <w:sz w:val="20"/>
                <w:szCs w:val="20"/>
              </w:rPr>
              <w:t>1</w:t>
            </w:r>
            <w:r>
              <w:rPr>
                <w:rFonts w:cs="Times New Roman"/>
                <w:sz w:val="20"/>
                <w:szCs w:val="20"/>
              </w:rPr>
              <w:t>5</w:t>
            </w:r>
            <w:r>
              <w:rPr>
                <w:rFonts w:cs="Times New Roman" w:hint="eastAsia"/>
                <w:sz w:val="20"/>
                <w:szCs w:val="20"/>
              </w:rPr>
              <w:t>조</w:t>
            </w:r>
            <w:r>
              <w:rPr>
                <w:rFonts w:cs="Times New Roman" w:hint="eastAsia"/>
                <w:sz w:val="20"/>
                <w:szCs w:val="20"/>
              </w:rPr>
              <w:t xml:space="preserve"> </w:t>
            </w:r>
            <w:r>
              <w:rPr>
                <w:rFonts w:cs="Times New Roman" w:hint="eastAsia"/>
                <w:sz w:val="20"/>
                <w:szCs w:val="20"/>
              </w:rPr>
              <w:t>제</w:t>
            </w:r>
            <w:r>
              <w:rPr>
                <w:rFonts w:cs="Times New Roman" w:hint="eastAsia"/>
                <w:sz w:val="20"/>
                <w:szCs w:val="20"/>
              </w:rPr>
              <w:t>1</w:t>
            </w:r>
            <w:r>
              <w:rPr>
                <w:rFonts w:cs="Times New Roman" w:hint="eastAsia"/>
                <w:sz w:val="20"/>
                <w:szCs w:val="20"/>
              </w:rPr>
              <w:t>항에</w:t>
            </w:r>
            <w:r>
              <w:rPr>
                <w:rFonts w:cs="Times New Roman" w:hint="eastAsia"/>
                <w:sz w:val="20"/>
                <w:szCs w:val="20"/>
              </w:rPr>
              <w:t xml:space="preserve"> </w:t>
            </w:r>
            <w:r>
              <w:rPr>
                <w:rFonts w:cs="Times New Roman" w:hint="eastAsia"/>
                <w:sz w:val="20"/>
                <w:szCs w:val="20"/>
              </w:rPr>
              <w:t>따라</w:t>
            </w:r>
            <w:r>
              <w:rPr>
                <w:rFonts w:cs="Times New Roman" w:hint="eastAsia"/>
                <w:sz w:val="20"/>
                <w:szCs w:val="20"/>
              </w:rPr>
              <w:t xml:space="preserve"> </w:t>
            </w:r>
            <w:r>
              <w:rPr>
                <w:rFonts w:cs="Times New Roman" w:hint="eastAsia"/>
                <w:sz w:val="20"/>
                <w:szCs w:val="20"/>
              </w:rPr>
              <w:t>정보주체의</w:t>
            </w:r>
            <w:r>
              <w:rPr>
                <w:rFonts w:cs="Times New Roman" w:hint="eastAsia"/>
                <w:sz w:val="20"/>
                <w:szCs w:val="20"/>
              </w:rPr>
              <w:t xml:space="preserve"> </w:t>
            </w:r>
            <w:r>
              <w:rPr>
                <w:rFonts w:cs="Times New Roman" w:hint="eastAsia"/>
                <w:sz w:val="20"/>
                <w:szCs w:val="20"/>
              </w:rPr>
              <w:t>동의</w:t>
            </w:r>
            <w:r>
              <w:rPr>
                <w:rFonts w:cs="Times New Roman" w:hint="eastAsia"/>
                <w:sz w:val="20"/>
                <w:szCs w:val="20"/>
              </w:rPr>
              <w:t xml:space="preserve"> </w:t>
            </w:r>
            <w:r>
              <w:rPr>
                <w:rFonts w:cs="Times New Roman" w:hint="eastAsia"/>
                <w:sz w:val="20"/>
                <w:szCs w:val="20"/>
              </w:rPr>
              <w:t>없이도</w:t>
            </w:r>
            <w:r>
              <w:rPr>
                <w:rFonts w:cs="Times New Roman" w:hint="eastAsia"/>
                <w:sz w:val="20"/>
                <w:szCs w:val="20"/>
              </w:rPr>
              <w:t xml:space="preserve"> </w:t>
            </w:r>
            <w:r>
              <w:rPr>
                <w:rFonts w:cs="Times New Roman" w:hint="eastAsia"/>
                <w:sz w:val="20"/>
                <w:szCs w:val="20"/>
              </w:rPr>
              <w:t>개인정보를</w:t>
            </w:r>
            <w:r>
              <w:rPr>
                <w:rFonts w:cs="Times New Roman" w:hint="eastAsia"/>
                <w:sz w:val="20"/>
                <w:szCs w:val="20"/>
              </w:rPr>
              <w:t xml:space="preserve"> </w:t>
            </w:r>
            <w:r>
              <w:rPr>
                <w:rFonts w:cs="Times New Roman" w:hint="eastAsia"/>
                <w:sz w:val="20"/>
                <w:szCs w:val="20"/>
              </w:rPr>
              <w:t>처리할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sz w:val="20"/>
                <w:szCs w:val="20"/>
              </w:rPr>
              <w:t>“</w:t>
            </w:r>
            <w:r>
              <w:rPr>
                <w:rFonts w:cs="Times New Roman" w:hint="eastAsia"/>
                <w:sz w:val="20"/>
                <w:szCs w:val="20"/>
              </w:rPr>
              <w:t>정보주체와의</w:t>
            </w:r>
            <w:r>
              <w:rPr>
                <w:rFonts w:cs="Times New Roman" w:hint="eastAsia"/>
                <w:sz w:val="20"/>
                <w:szCs w:val="20"/>
              </w:rPr>
              <w:t xml:space="preserve"> </w:t>
            </w:r>
            <w:r>
              <w:rPr>
                <w:rFonts w:cs="Times New Roman" w:hint="eastAsia"/>
                <w:sz w:val="20"/>
                <w:szCs w:val="20"/>
              </w:rPr>
              <w:t>계약의</w:t>
            </w:r>
            <w:r>
              <w:rPr>
                <w:rFonts w:cs="Times New Roman" w:hint="eastAsia"/>
                <w:sz w:val="20"/>
                <w:szCs w:val="20"/>
              </w:rPr>
              <w:t xml:space="preserve"> </w:t>
            </w:r>
            <w:r>
              <w:rPr>
                <w:rFonts w:cs="Times New Roman" w:hint="eastAsia"/>
                <w:sz w:val="20"/>
                <w:szCs w:val="20"/>
              </w:rPr>
              <w:t>체결</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이행을</w:t>
            </w:r>
            <w:r>
              <w:rPr>
                <w:rFonts w:cs="Times New Roman" w:hint="eastAsia"/>
                <w:sz w:val="20"/>
                <w:szCs w:val="20"/>
              </w:rPr>
              <w:t xml:space="preserve"> </w:t>
            </w:r>
            <w:r>
              <w:rPr>
                <w:rFonts w:cs="Times New Roman" w:hint="eastAsia"/>
                <w:sz w:val="20"/>
                <w:szCs w:val="20"/>
              </w:rPr>
              <w:t>위하여</w:t>
            </w:r>
            <w:r>
              <w:rPr>
                <w:rFonts w:cs="Times New Roman" w:hint="eastAsia"/>
                <w:sz w:val="20"/>
                <w:szCs w:val="20"/>
              </w:rPr>
              <w:t xml:space="preserve"> </w:t>
            </w:r>
            <w:r>
              <w:rPr>
                <w:rFonts w:cs="Times New Roman" w:hint="eastAsia"/>
                <w:sz w:val="20"/>
                <w:szCs w:val="20"/>
              </w:rPr>
              <w:t>불가피하게</w:t>
            </w:r>
            <w:r>
              <w:rPr>
                <w:rFonts w:cs="Times New Roman" w:hint="eastAsia"/>
                <w:sz w:val="20"/>
                <w:szCs w:val="20"/>
              </w:rPr>
              <w:t xml:space="preserve"> </w:t>
            </w:r>
            <w:r>
              <w:rPr>
                <w:rFonts w:cs="Times New Roman" w:hint="eastAsia"/>
                <w:sz w:val="20"/>
                <w:szCs w:val="20"/>
              </w:rPr>
              <w:t>필요한</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w:t>
            </w:r>
            <w:r>
              <w:rPr>
                <w:rFonts w:cs="Times New Roman" w:hint="eastAsia"/>
                <w:sz w:val="20"/>
                <w:szCs w:val="20"/>
              </w:rPr>
              <w:t>제</w:t>
            </w:r>
            <w:r>
              <w:rPr>
                <w:rFonts w:cs="Times New Roman" w:hint="eastAsia"/>
                <w:sz w:val="20"/>
                <w:szCs w:val="20"/>
              </w:rPr>
              <w:t>4</w:t>
            </w:r>
            <w:r>
              <w:rPr>
                <w:rFonts w:cs="Times New Roman" w:hint="eastAsia"/>
                <w:sz w:val="20"/>
                <w:szCs w:val="20"/>
              </w:rPr>
              <w:t>호</w:t>
            </w:r>
            <w:r>
              <w:rPr>
                <w:rFonts w:cs="Times New Roman" w:hint="eastAsia"/>
                <w:sz w:val="20"/>
                <w:szCs w:val="20"/>
              </w:rPr>
              <w:t>)</w:t>
            </w:r>
            <w:r>
              <w:rPr>
                <w:rFonts w:cs="Times New Roman"/>
                <w:sz w:val="20"/>
                <w:szCs w:val="20"/>
              </w:rPr>
              <w:t xml:space="preserve">” </w:t>
            </w:r>
            <w:r>
              <w:rPr>
                <w:rFonts w:cs="Times New Roman" w:hint="eastAsia"/>
                <w:sz w:val="20"/>
                <w:szCs w:val="20"/>
              </w:rPr>
              <w:t>또는</w:t>
            </w:r>
            <w:r>
              <w:rPr>
                <w:rFonts w:cs="Times New Roman" w:hint="eastAsia"/>
                <w:sz w:val="20"/>
                <w:szCs w:val="20"/>
              </w:rPr>
              <w:t xml:space="preserve"> </w:t>
            </w:r>
            <w:r>
              <w:rPr>
                <w:rFonts w:cs="Times New Roman"/>
                <w:sz w:val="20"/>
                <w:szCs w:val="20"/>
              </w:rPr>
              <w:t>“</w:t>
            </w:r>
            <w:r>
              <w:rPr>
                <w:rFonts w:cs="Times New Roman" w:hint="eastAsia"/>
                <w:sz w:val="20"/>
                <w:szCs w:val="20"/>
              </w:rPr>
              <w:t>개인정보처리자의</w:t>
            </w:r>
            <w:r>
              <w:rPr>
                <w:rFonts w:cs="Times New Roman" w:hint="eastAsia"/>
                <w:sz w:val="20"/>
                <w:szCs w:val="20"/>
              </w:rPr>
              <w:t xml:space="preserve"> </w:t>
            </w:r>
            <w:r>
              <w:rPr>
                <w:rFonts w:cs="Times New Roman" w:hint="eastAsia"/>
                <w:sz w:val="20"/>
                <w:szCs w:val="20"/>
              </w:rPr>
              <w:t>정</w:t>
            </w:r>
            <w:r w:rsidRPr="00210529">
              <w:rPr>
                <w:rFonts w:cs="Times New Roman" w:hint="eastAsia"/>
                <w:sz w:val="20"/>
                <w:szCs w:val="20"/>
              </w:rPr>
              <w:t>당한</w:t>
            </w:r>
            <w:r w:rsidRPr="00210529">
              <w:rPr>
                <w:rFonts w:cs="Times New Roman" w:hint="eastAsia"/>
                <w:sz w:val="20"/>
                <w:szCs w:val="20"/>
              </w:rPr>
              <w:t xml:space="preserve"> </w:t>
            </w:r>
            <w:r w:rsidRPr="00210529">
              <w:rPr>
                <w:rFonts w:cs="Times New Roman" w:hint="eastAsia"/>
                <w:sz w:val="20"/>
                <w:szCs w:val="20"/>
              </w:rPr>
              <w:t>이익을</w:t>
            </w:r>
            <w:r w:rsidRPr="00210529">
              <w:rPr>
                <w:rFonts w:cs="Times New Roman" w:hint="eastAsia"/>
                <w:sz w:val="20"/>
                <w:szCs w:val="20"/>
              </w:rPr>
              <w:t xml:space="preserve"> </w:t>
            </w:r>
            <w:r w:rsidRPr="00210529">
              <w:rPr>
                <w:rFonts w:cs="Times New Roman" w:hint="eastAsia"/>
                <w:sz w:val="20"/>
                <w:szCs w:val="20"/>
              </w:rPr>
              <w:t>달성하기</w:t>
            </w:r>
            <w:r w:rsidRPr="00210529">
              <w:rPr>
                <w:rFonts w:cs="Times New Roman" w:hint="eastAsia"/>
                <w:sz w:val="20"/>
                <w:szCs w:val="20"/>
              </w:rPr>
              <w:t xml:space="preserve"> </w:t>
            </w:r>
            <w:r w:rsidRPr="00210529">
              <w:rPr>
                <w:rFonts w:cs="Times New Roman" w:hint="eastAsia"/>
                <w:sz w:val="20"/>
                <w:szCs w:val="20"/>
              </w:rPr>
              <w:t>위하여</w:t>
            </w:r>
            <w:r w:rsidRPr="00210529">
              <w:rPr>
                <w:rFonts w:cs="Times New Roman" w:hint="eastAsia"/>
                <w:sz w:val="20"/>
                <w:szCs w:val="20"/>
              </w:rPr>
              <w:t xml:space="preserve"> </w:t>
            </w:r>
            <w:r w:rsidRPr="00210529">
              <w:rPr>
                <w:rFonts w:cs="Times New Roman" w:hint="eastAsia"/>
                <w:sz w:val="20"/>
                <w:szCs w:val="20"/>
              </w:rPr>
              <w:t>필요한</w:t>
            </w:r>
            <w:r w:rsidRPr="00210529">
              <w:rPr>
                <w:rFonts w:cs="Times New Roman" w:hint="eastAsia"/>
                <w:sz w:val="20"/>
                <w:szCs w:val="20"/>
              </w:rPr>
              <w:t xml:space="preserve"> </w:t>
            </w:r>
            <w:r w:rsidRPr="00210529">
              <w:rPr>
                <w:rFonts w:cs="Times New Roman" w:hint="eastAsia"/>
                <w:sz w:val="20"/>
                <w:szCs w:val="20"/>
              </w:rPr>
              <w:t>경우로서</w:t>
            </w:r>
            <w:r w:rsidRPr="00210529">
              <w:rPr>
                <w:rFonts w:cs="Times New Roman" w:hint="eastAsia"/>
                <w:sz w:val="20"/>
                <w:szCs w:val="20"/>
              </w:rPr>
              <w:t xml:space="preserve"> </w:t>
            </w:r>
            <w:r w:rsidRPr="00210529">
              <w:rPr>
                <w:rFonts w:cs="Times New Roman" w:hint="eastAsia"/>
                <w:sz w:val="20"/>
                <w:szCs w:val="20"/>
              </w:rPr>
              <w:t>명백하게</w:t>
            </w:r>
            <w:r w:rsidRPr="00210529">
              <w:rPr>
                <w:rFonts w:cs="Times New Roman" w:hint="eastAsia"/>
                <w:sz w:val="20"/>
                <w:szCs w:val="20"/>
              </w:rPr>
              <w:t xml:space="preserve"> </w:t>
            </w:r>
            <w:r w:rsidRPr="00210529">
              <w:rPr>
                <w:rFonts w:cs="Times New Roman" w:hint="eastAsia"/>
                <w:sz w:val="20"/>
                <w:szCs w:val="20"/>
              </w:rPr>
              <w:t>정보주체의</w:t>
            </w:r>
            <w:r w:rsidRPr="00210529">
              <w:rPr>
                <w:rFonts w:cs="Times New Roman" w:hint="eastAsia"/>
                <w:sz w:val="20"/>
                <w:szCs w:val="20"/>
              </w:rPr>
              <w:t xml:space="preserve"> </w:t>
            </w:r>
            <w:r w:rsidRPr="00210529">
              <w:rPr>
                <w:rFonts w:cs="Times New Roman" w:hint="eastAsia"/>
                <w:sz w:val="20"/>
                <w:szCs w:val="20"/>
              </w:rPr>
              <w:t>권리보다</w:t>
            </w:r>
            <w:r w:rsidRPr="00210529">
              <w:rPr>
                <w:rFonts w:cs="Times New Roman" w:hint="eastAsia"/>
                <w:sz w:val="20"/>
                <w:szCs w:val="20"/>
              </w:rPr>
              <w:t xml:space="preserve"> </w:t>
            </w:r>
            <w:r w:rsidRPr="00210529">
              <w:rPr>
                <w:rFonts w:cs="Times New Roman" w:hint="eastAsia"/>
                <w:sz w:val="20"/>
                <w:szCs w:val="20"/>
              </w:rPr>
              <w:t>우선하는</w:t>
            </w:r>
            <w:r w:rsidRPr="00210529">
              <w:rPr>
                <w:rFonts w:cs="Times New Roman" w:hint="eastAsia"/>
                <w:sz w:val="20"/>
                <w:szCs w:val="20"/>
              </w:rPr>
              <w:t xml:space="preserve"> </w:t>
            </w:r>
            <w:r w:rsidRPr="00210529">
              <w:rPr>
                <w:rFonts w:cs="Times New Roman" w:hint="eastAsia"/>
                <w:sz w:val="20"/>
                <w:szCs w:val="20"/>
              </w:rPr>
              <w:t>경우</w:t>
            </w:r>
            <w:r>
              <w:rPr>
                <w:rFonts w:cs="Times New Roman" w:hint="eastAsia"/>
                <w:sz w:val="20"/>
                <w:szCs w:val="20"/>
              </w:rPr>
              <w:t>(</w:t>
            </w:r>
            <w:r>
              <w:rPr>
                <w:rFonts w:cs="Times New Roman" w:hint="eastAsia"/>
                <w:sz w:val="20"/>
                <w:szCs w:val="20"/>
              </w:rPr>
              <w:t>제</w:t>
            </w:r>
            <w:r>
              <w:rPr>
                <w:rFonts w:cs="Times New Roman" w:hint="eastAsia"/>
                <w:sz w:val="20"/>
                <w:szCs w:val="20"/>
              </w:rPr>
              <w:t>6</w:t>
            </w:r>
            <w:r>
              <w:rPr>
                <w:rFonts w:cs="Times New Roman" w:hint="eastAsia"/>
                <w:sz w:val="20"/>
                <w:szCs w:val="20"/>
              </w:rPr>
              <w:t>호</w:t>
            </w:r>
            <w:r>
              <w:rPr>
                <w:rFonts w:cs="Times New Roman" w:hint="eastAsia"/>
                <w:sz w:val="20"/>
                <w:szCs w:val="20"/>
              </w:rPr>
              <w:t>)</w:t>
            </w:r>
            <w:r>
              <w:rPr>
                <w:rFonts w:cs="Times New Roman"/>
                <w:sz w:val="20"/>
                <w:szCs w:val="20"/>
              </w:rPr>
              <w:t>”</w:t>
            </w:r>
            <w:r>
              <w:rPr>
                <w:rFonts w:cs="Times New Roman" w:hint="eastAsia"/>
                <w:sz w:val="20"/>
                <w:szCs w:val="20"/>
              </w:rPr>
              <w:t>에</w:t>
            </w:r>
            <w:r>
              <w:rPr>
                <w:rFonts w:cs="Times New Roman" w:hint="eastAsia"/>
                <w:sz w:val="20"/>
                <w:szCs w:val="20"/>
              </w:rPr>
              <w:t xml:space="preserve"> </w:t>
            </w:r>
            <w:r>
              <w:rPr>
                <w:rFonts w:cs="Times New Roman" w:hint="eastAsia"/>
                <w:sz w:val="20"/>
                <w:szCs w:val="20"/>
              </w:rPr>
              <w:t>해당하는</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판단하여</w:t>
            </w:r>
            <w:r w:rsidR="000F76B0">
              <w:rPr>
                <w:rFonts w:cs="Times New Roman" w:hint="eastAsia"/>
                <w:sz w:val="20"/>
                <w:szCs w:val="20"/>
              </w:rPr>
              <w:t xml:space="preserve"> </w:t>
            </w:r>
            <w:r w:rsidR="000F76B0">
              <w:rPr>
                <w:rFonts w:cs="Times New Roman" w:hint="eastAsia"/>
                <w:sz w:val="20"/>
                <w:szCs w:val="20"/>
              </w:rPr>
              <w:t>임직원으로부터</w:t>
            </w:r>
            <w:r w:rsidR="000F76B0">
              <w:rPr>
                <w:rFonts w:cs="Times New Roman" w:hint="eastAsia"/>
                <w:sz w:val="20"/>
                <w:szCs w:val="20"/>
              </w:rPr>
              <w:t xml:space="preserve"> </w:t>
            </w:r>
            <w:r w:rsidR="000F76B0">
              <w:rPr>
                <w:rFonts w:cs="Times New Roman" w:hint="eastAsia"/>
                <w:sz w:val="20"/>
                <w:szCs w:val="20"/>
              </w:rPr>
              <w:t>별도</w:t>
            </w:r>
            <w:r w:rsidR="000F76B0">
              <w:rPr>
                <w:rFonts w:cs="Times New Roman" w:hint="eastAsia"/>
                <w:sz w:val="20"/>
                <w:szCs w:val="20"/>
              </w:rPr>
              <w:t xml:space="preserve"> </w:t>
            </w:r>
            <w:r w:rsidR="000F76B0">
              <w:rPr>
                <w:rFonts w:cs="Times New Roman" w:hint="eastAsia"/>
                <w:sz w:val="20"/>
                <w:szCs w:val="20"/>
              </w:rPr>
              <w:t>개인정보</w:t>
            </w:r>
            <w:r w:rsidR="000F76B0">
              <w:rPr>
                <w:rFonts w:cs="Times New Roman" w:hint="eastAsia"/>
                <w:sz w:val="20"/>
                <w:szCs w:val="20"/>
              </w:rPr>
              <w:t xml:space="preserve"> </w:t>
            </w:r>
            <w:r w:rsidR="000F76B0">
              <w:rPr>
                <w:rFonts w:cs="Times New Roman" w:hint="eastAsia"/>
                <w:sz w:val="20"/>
                <w:szCs w:val="20"/>
              </w:rPr>
              <w:t>처리에</w:t>
            </w:r>
            <w:r w:rsidR="000F76B0">
              <w:rPr>
                <w:rFonts w:cs="Times New Roman" w:hint="eastAsia"/>
                <w:sz w:val="20"/>
                <w:szCs w:val="20"/>
              </w:rPr>
              <w:t xml:space="preserve"> </w:t>
            </w:r>
            <w:r w:rsidR="000F76B0">
              <w:rPr>
                <w:rFonts w:cs="Times New Roman" w:hint="eastAsia"/>
                <w:sz w:val="20"/>
                <w:szCs w:val="20"/>
              </w:rPr>
              <w:t>대한</w:t>
            </w:r>
            <w:r w:rsidR="000F76B0">
              <w:rPr>
                <w:rFonts w:cs="Times New Roman" w:hint="eastAsia"/>
                <w:sz w:val="20"/>
                <w:szCs w:val="20"/>
              </w:rPr>
              <w:t xml:space="preserve"> </w:t>
            </w:r>
            <w:r w:rsidR="000F76B0">
              <w:rPr>
                <w:rFonts w:cs="Times New Roman" w:hint="eastAsia"/>
                <w:sz w:val="20"/>
                <w:szCs w:val="20"/>
              </w:rPr>
              <w:t>동의를</w:t>
            </w:r>
            <w:r w:rsidR="000F76B0">
              <w:rPr>
                <w:rFonts w:cs="Times New Roman" w:hint="eastAsia"/>
                <w:sz w:val="20"/>
                <w:szCs w:val="20"/>
              </w:rPr>
              <w:t xml:space="preserve"> </w:t>
            </w:r>
            <w:r w:rsidR="000F76B0">
              <w:rPr>
                <w:rFonts w:cs="Times New Roman" w:hint="eastAsia"/>
                <w:sz w:val="20"/>
                <w:szCs w:val="20"/>
              </w:rPr>
              <w:t>받고</w:t>
            </w:r>
            <w:r w:rsidR="000F76B0">
              <w:rPr>
                <w:rFonts w:cs="Times New Roman" w:hint="eastAsia"/>
                <w:sz w:val="20"/>
                <w:szCs w:val="20"/>
              </w:rPr>
              <w:t xml:space="preserve"> </w:t>
            </w:r>
            <w:r w:rsidR="000F76B0">
              <w:rPr>
                <w:rFonts w:cs="Times New Roman" w:hint="eastAsia"/>
                <w:sz w:val="20"/>
                <w:szCs w:val="20"/>
              </w:rPr>
              <w:t>있지</w:t>
            </w:r>
            <w:r w:rsidR="000F76B0">
              <w:rPr>
                <w:rFonts w:cs="Times New Roman" w:hint="eastAsia"/>
                <w:sz w:val="20"/>
                <w:szCs w:val="20"/>
              </w:rPr>
              <w:t xml:space="preserve"> </w:t>
            </w:r>
            <w:r w:rsidR="000F76B0">
              <w:rPr>
                <w:rFonts w:cs="Times New Roman" w:hint="eastAsia"/>
                <w:sz w:val="20"/>
                <w:szCs w:val="20"/>
              </w:rPr>
              <w:t>않다고</w:t>
            </w:r>
            <w:r w:rsidR="000F76B0">
              <w:rPr>
                <w:rFonts w:cs="Times New Roman" w:hint="eastAsia"/>
                <w:sz w:val="20"/>
                <w:szCs w:val="20"/>
              </w:rPr>
              <w:t xml:space="preserve"> </w:t>
            </w:r>
            <w:r w:rsidR="000F76B0">
              <w:rPr>
                <w:rFonts w:cs="Times New Roman" w:hint="eastAsia"/>
                <w:sz w:val="20"/>
                <w:szCs w:val="20"/>
              </w:rPr>
              <w:t>함</w:t>
            </w:r>
            <w:r w:rsidR="000F76B0">
              <w:rPr>
                <w:rFonts w:cs="Times New Roman" w:hint="eastAsia"/>
                <w:sz w:val="20"/>
                <w:szCs w:val="20"/>
              </w:rPr>
              <w:t>.</w:t>
            </w:r>
            <w:r>
              <w:rPr>
                <w:rFonts w:cs="Times New Roman"/>
                <w:sz w:val="20"/>
                <w:szCs w:val="20"/>
              </w:rPr>
              <w:t xml:space="preserve"> </w:t>
            </w:r>
          </w:p>
        </w:tc>
        <w:tc>
          <w:tcPr>
            <w:tcW w:w="26" w:type="pct"/>
            <w:tcBorders>
              <w:top w:val="nil"/>
              <w:bottom w:val="nil"/>
            </w:tcBorders>
          </w:tcPr>
          <w:p w14:paraId="232C541A" w14:textId="77777777" w:rsidR="004E04A7" w:rsidRPr="009A2958" w:rsidRDefault="004E04A7" w:rsidP="004E04A7">
            <w:pPr>
              <w:widowControl/>
              <w:spacing w:before="40" w:after="120" w:line="276" w:lineRule="auto"/>
              <w:rPr>
                <w:rFonts w:cs="Times New Roman"/>
                <w:sz w:val="20"/>
                <w:szCs w:val="20"/>
              </w:rPr>
            </w:pPr>
          </w:p>
        </w:tc>
        <w:tc>
          <w:tcPr>
            <w:tcW w:w="1728" w:type="pct"/>
          </w:tcPr>
          <w:p w14:paraId="1C6D5AA5" w14:textId="0742614F" w:rsidR="004E04A7" w:rsidRPr="00D43BDD" w:rsidRDefault="004E04A7" w:rsidP="009D09A1">
            <w:pPr>
              <w:pStyle w:val="a8"/>
              <w:widowControl/>
              <w:numPr>
                <w:ilvl w:val="0"/>
                <w:numId w:val="2"/>
              </w:numPr>
              <w:spacing w:before="40" w:after="120" w:line="276" w:lineRule="auto"/>
              <w:rPr>
                <w:rFonts w:cs="Times New Roman"/>
                <w:sz w:val="20"/>
                <w:szCs w:val="20"/>
              </w:rPr>
            </w:pPr>
            <w:r w:rsidRPr="00D43BDD">
              <w:rPr>
                <w:rFonts w:cs="Times New Roman" w:hint="eastAsia"/>
                <w:sz w:val="20"/>
                <w:szCs w:val="20"/>
              </w:rPr>
              <w:t>개인정보</w:t>
            </w:r>
            <w:r w:rsidRPr="00D43BDD">
              <w:rPr>
                <w:rFonts w:cs="Times New Roman" w:hint="eastAsia"/>
                <w:sz w:val="20"/>
                <w:szCs w:val="20"/>
              </w:rPr>
              <w:t xml:space="preserve"> </w:t>
            </w:r>
            <w:r w:rsidRPr="00D43BDD">
              <w:rPr>
                <w:rFonts w:cs="Times New Roman" w:hint="eastAsia"/>
                <w:sz w:val="20"/>
                <w:szCs w:val="20"/>
              </w:rPr>
              <w:t>수집동의에</w:t>
            </w:r>
            <w:r w:rsidRPr="00D43BDD">
              <w:rPr>
                <w:rFonts w:cs="Times New Roman" w:hint="eastAsia"/>
                <w:sz w:val="20"/>
                <w:szCs w:val="20"/>
              </w:rPr>
              <w:t xml:space="preserve"> </w:t>
            </w:r>
            <w:r w:rsidRPr="00D43BDD">
              <w:rPr>
                <w:rFonts w:cs="Times New Roman" w:hint="eastAsia"/>
                <w:sz w:val="20"/>
                <w:szCs w:val="20"/>
              </w:rPr>
              <w:t>대한</w:t>
            </w:r>
            <w:r w:rsidRPr="00D43BDD">
              <w:rPr>
                <w:rFonts w:cs="Times New Roman" w:hint="eastAsia"/>
                <w:sz w:val="20"/>
                <w:szCs w:val="20"/>
              </w:rPr>
              <w:t xml:space="preserve"> </w:t>
            </w:r>
            <w:r w:rsidRPr="00D43BDD">
              <w:rPr>
                <w:rFonts w:cs="Times New Roman" w:hint="eastAsia"/>
                <w:sz w:val="20"/>
                <w:szCs w:val="20"/>
              </w:rPr>
              <w:t>각</w:t>
            </w:r>
            <w:r w:rsidRPr="00D43BDD">
              <w:rPr>
                <w:rFonts w:cs="Times New Roman" w:hint="eastAsia"/>
                <w:sz w:val="20"/>
                <w:szCs w:val="20"/>
              </w:rPr>
              <w:t xml:space="preserve"> </w:t>
            </w:r>
            <w:r w:rsidRPr="00D43BDD">
              <w:rPr>
                <w:rFonts w:cs="Times New Roman" w:hint="eastAsia"/>
                <w:sz w:val="20"/>
                <w:szCs w:val="20"/>
              </w:rPr>
              <w:t>예외사유는</w:t>
            </w:r>
            <w:r w:rsidRPr="00D43BDD">
              <w:rPr>
                <w:rFonts w:cs="Times New Roman" w:hint="eastAsia"/>
                <w:sz w:val="20"/>
                <w:szCs w:val="20"/>
              </w:rPr>
              <w:t xml:space="preserve"> </w:t>
            </w:r>
            <w:r w:rsidRPr="00D43BDD">
              <w:rPr>
                <w:rFonts w:cs="Times New Roman" w:hint="eastAsia"/>
                <w:sz w:val="20"/>
                <w:szCs w:val="20"/>
              </w:rPr>
              <w:t>임금지급</w:t>
            </w:r>
            <w:r w:rsidRPr="00D43BDD">
              <w:rPr>
                <w:rFonts w:cs="Times New Roman" w:hint="eastAsia"/>
                <w:sz w:val="20"/>
                <w:szCs w:val="20"/>
              </w:rPr>
              <w:t xml:space="preserve">, </w:t>
            </w:r>
            <w:r w:rsidRPr="00D43BDD">
              <w:rPr>
                <w:rFonts w:cs="Times New Roman" w:hint="eastAsia"/>
                <w:sz w:val="20"/>
                <w:szCs w:val="20"/>
              </w:rPr>
              <w:t>계약서에</w:t>
            </w:r>
            <w:r w:rsidRPr="00D43BDD">
              <w:rPr>
                <w:rFonts w:cs="Times New Roman" w:hint="eastAsia"/>
                <w:sz w:val="20"/>
                <w:szCs w:val="20"/>
              </w:rPr>
              <w:t xml:space="preserve"> </w:t>
            </w:r>
            <w:r w:rsidRPr="00D43BDD">
              <w:rPr>
                <w:rFonts w:cs="Times New Roman" w:hint="eastAsia"/>
                <w:sz w:val="20"/>
                <w:szCs w:val="20"/>
              </w:rPr>
              <w:t>명시된</w:t>
            </w:r>
            <w:r w:rsidRPr="00D43BDD">
              <w:rPr>
                <w:rFonts w:cs="Times New Roman" w:hint="eastAsia"/>
                <w:sz w:val="20"/>
                <w:szCs w:val="20"/>
              </w:rPr>
              <w:t xml:space="preserve"> </w:t>
            </w:r>
            <w:r w:rsidRPr="00D43BDD">
              <w:rPr>
                <w:rFonts w:cs="Times New Roman" w:hint="eastAsia"/>
                <w:sz w:val="20"/>
                <w:szCs w:val="20"/>
              </w:rPr>
              <w:t>복지제공</w:t>
            </w:r>
            <w:r w:rsidRPr="00D43BDD">
              <w:rPr>
                <w:rFonts w:cs="Times New Roman" w:hint="eastAsia"/>
                <w:sz w:val="20"/>
                <w:szCs w:val="20"/>
              </w:rPr>
              <w:t xml:space="preserve"> </w:t>
            </w:r>
            <w:r w:rsidRPr="00D43BDD">
              <w:rPr>
                <w:rFonts w:cs="Times New Roman" w:hint="eastAsia"/>
                <w:sz w:val="20"/>
                <w:szCs w:val="20"/>
              </w:rPr>
              <w:t>등</w:t>
            </w:r>
            <w:r w:rsidRPr="00D43BDD">
              <w:rPr>
                <w:rFonts w:cs="Times New Roman" w:hint="eastAsia"/>
                <w:sz w:val="20"/>
                <w:szCs w:val="20"/>
              </w:rPr>
              <w:t xml:space="preserve"> </w:t>
            </w:r>
            <w:r w:rsidRPr="00D43BDD">
              <w:rPr>
                <w:rFonts w:cs="Times New Roman" w:hint="eastAsia"/>
                <w:sz w:val="20"/>
                <w:szCs w:val="20"/>
              </w:rPr>
              <w:t>근로계약을</w:t>
            </w:r>
            <w:r w:rsidRPr="00D43BDD">
              <w:rPr>
                <w:rFonts w:cs="Times New Roman" w:hint="eastAsia"/>
                <w:sz w:val="20"/>
                <w:szCs w:val="20"/>
              </w:rPr>
              <w:t xml:space="preserve"> </w:t>
            </w:r>
            <w:r w:rsidRPr="00D43BDD">
              <w:rPr>
                <w:rFonts w:cs="Times New Roman" w:hint="eastAsia"/>
                <w:sz w:val="20"/>
                <w:szCs w:val="20"/>
              </w:rPr>
              <w:t>이행하기</w:t>
            </w:r>
            <w:r w:rsidRPr="00D43BDD">
              <w:rPr>
                <w:rFonts w:cs="Times New Roman" w:hint="eastAsia"/>
                <w:sz w:val="20"/>
                <w:szCs w:val="20"/>
              </w:rPr>
              <w:t xml:space="preserve"> </w:t>
            </w:r>
            <w:r w:rsidRPr="00D43BDD">
              <w:rPr>
                <w:rFonts w:cs="Times New Roman" w:hint="eastAsia"/>
                <w:sz w:val="20"/>
                <w:szCs w:val="20"/>
              </w:rPr>
              <w:t>위하여</w:t>
            </w:r>
            <w:r w:rsidRPr="00D43BDD">
              <w:rPr>
                <w:rFonts w:cs="Times New Roman" w:hint="eastAsia"/>
                <w:sz w:val="20"/>
                <w:szCs w:val="20"/>
              </w:rPr>
              <w:t xml:space="preserve"> </w:t>
            </w:r>
            <w:r w:rsidRPr="00D43BDD">
              <w:rPr>
                <w:rFonts w:cs="Times New Roman" w:hint="eastAsia"/>
                <w:sz w:val="20"/>
                <w:szCs w:val="20"/>
              </w:rPr>
              <w:t>반드시</w:t>
            </w:r>
            <w:r w:rsidRPr="00D43BDD">
              <w:rPr>
                <w:rFonts w:cs="Times New Roman" w:hint="eastAsia"/>
                <w:sz w:val="20"/>
                <w:szCs w:val="20"/>
              </w:rPr>
              <w:t xml:space="preserve"> </w:t>
            </w:r>
            <w:r w:rsidRPr="00D43BDD">
              <w:rPr>
                <w:rFonts w:cs="Times New Roman" w:hint="eastAsia"/>
                <w:sz w:val="20"/>
                <w:szCs w:val="20"/>
              </w:rPr>
              <w:t>필요한</w:t>
            </w:r>
            <w:r w:rsidRPr="00D43BDD">
              <w:rPr>
                <w:rFonts w:cs="Times New Roman" w:hint="eastAsia"/>
                <w:sz w:val="20"/>
                <w:szCs w:val="20"/>
              </w:rPr>
              <w:t xml:space="preserve"> </w:t>
            </w:r>
            <w:r w:rsidRPr="00D43BDD">
              <w:rPr>
                <w:rFonts w:cs="Times New Roman" w:hint="eastAsia"/>
                <w:sz w:val="20"/>
                <w:szCs w:val="20"/>
              </w:rPr>
              <w:t>정보에</w:t>
            </w:r>
            <w:r w:rsidRPr="00D43BDD">
              <w:rPr>
                <w:rFonts w:cs="Times New Roman" w:hint="eastAsia"/>
                <w:sz w:val="20"/>
                <w:szCs w:val="20"/>
              </w:rPr>
              <w:t xml:space="preserve"> </w:t>
            </w:r>
            <w:r w:rsidRPr="00D43BDD">
              <w:rPr>
                <w:rFonts w:cs="Times New Roman" w:hint="eastAsia"/>
                <w:sz w:val="20"/>
                <w:szCs w:val="20"/>
              </w:rPr>
              <w:t>대하여서만</w:t>
            </w:r>
            <w:r w:rsidRPr="00D43BDD">
              <w:rPr>
                <w:rFonts w:cs="Times New Roman" w:hint="eastAsia"/>
                <w:sz w:val="20"/>
                <w:szCs w:val="20"/>
              </w:rPr>
              <w:t xml:space="preserve"> </w:t>
            </w:r>
            <w:r w:rsidRPr="00D43BDD">
              <w:rPr>
                <w:rFonts w:cs="Times New Roman" w:hint="eastAsia"/>
                <w:sz w:val="20"/>
                <w:szCs w:val="20"/>
              </w:rPr>
              <w:t>예외가</w:t>
            </w:r>
            <w:r w:rsidRPr="00D43BDD">
              <w:rPr>
                <w:rFonts w:cs="Times New Roman" w:hint="eastAsia"/>
                <w:sz w:val="20"/>
                <w:szCs w:val="20"/>
              </w:rPr>
              <w:t xml:space="preserve"> </w:t>
            </w:r>
            <w:r w:rsidRPr="00D43BDD">
              <w:rPr>
                <w:rFonts w:cs="Times New Roman" w:hint="eastAsia"/>
                <w:sz w:val="20"/>
                <w:szCs w:val="20"/>
              </w:rPr>
              <w:t>인정되는</w:t>
            </w:r>
            <w:r w:rsidRPr="00D43BDD">
              <w:rPr>
                <w:rFonts w:cs="Times New Roman" w:hint="eastAsia"/>
                <w:sz w:val="20"/>
                <w:szCs w:val="20"/>
              </w:rPr>
              <w:t xml:space="preserve"> </w:t>
            </w:r>
            <w:r w:rsidRPr="00D43BDD">
              <w:rPr>
                <w:rFonts w:cs="Times New Roman" w:hint="eastAsia"/>
                <w:sz w:val="20"/>
                <w:szCs w:val="20"/>
              </w:rPr>
              <w:t>등</w:t>
            </w:r>
            <w:r w:rsidRPr="00D43BDD">
              <w:rPr>
                <w:rFonts w:cs="Times New Roman" w:hint="eastAsia"/>
                <w:sz w:val="20"/>
                <w:szCs w:val="20"/>
              </w:rPr>
              <w:t xml:space="preserve"> </w:t>
            </w:r>
            <w:r w:rsidRPr="00D43BDD">
              <w:rPr>
                <w:rFonts w:cs="Times New Roman" w:hint="eastAsia"/>
                <w:sz w:val="20"/>
                <w:szCs w:val="20"/>
              </w:rPr>
              <w:t>그</w:t>
            </w:r>
            <w:r w:rsidRPr="00D43BDD">
              <w:rPr>
                <w:rFonts w:cs="Times New Roman" w:hint="eastAsia"/>
                <w:sz w:val="20"/>
                <w:szCs w:val="20"/>
              </w:rPr>
              <w:t xml:space="preserve"> </w:t>
            </w:r>
            <w:r w:rsidRPr="00D43BDD">
              <w:rPr>
                <w:rFonts w:cs="Times New Roman" w:hint="eastAsia"/>
                <w:sz w:val="20"/>
                <w:szCs w:val="20"/>
              </w:rPr>
              <w:t>예외</w:t>
            </w:r>
            <w:r w:rsidR="00D43BDD">
              <w:rPr>
                <w:rFonts w:cs="Times New Roman" w:hint="eastAsia"/>
                <w:sz w:val="20"/>
                <w:szCs w:val="20"/>
              </w:rPr>
              <w:t>의</w:t>
            </w:r>
            <w:r w:rsidR="00D43BDD">
              <w:rPr>
                <w:rFonts w:cs="Times New Roman" w:hint="eastAsia"/>
                <w:sz w:val="20"/>
                <w:szCs w:val="20"/>
              </w:rPr>
              <w:t xml:space="preserve"> </w:t>
            </w:r>
            <w:r w:rsidRPr="00D43BDD">
              <w:rPr>
                <w:rFonts w:cs="Times New Roman" w:hint="eastAsia"/>
                <w:sz w:val="20"/>
                <w:szCs w:val="20"/>
              </w:rPr>
              <w:t>인정범위가</w:t>
            </w:r>
            <w:r w:rsidRPr="00D43BDD">
              <w:rPr>
                <w:rFonts w:cs="Times New Roman" w:hint="eastAsia"/>
                <w:sz w:val="20"/>
                <w:szCs w:val="20"/>
              </w:rPr>
              <w:t xml:space="preserve"> </w:t>
            </w:r>
            <w:r w:rsidRPr="00D43BDD">
              <w:rPr>
                <w:rFonts w:cs="Times New Roman" w:hint="eastAsia"/>
                <w:sz w:val="20"/>
                <w:szCs w:val="20"/>
              </w:rPr>
              <w:t>상당히</w:t>
            </w:r>
            <w:r w:rsidRPr="00D43BDD">
              <w:rPr>
                <w:rFonts w:cs="Times New Roman" w:hint="eastAsia"/>
                <w:sz w:val="20"/>
                <w:szCs w:val="20"/>
              </w:rPr>
              <w:t xml:space="preserve"> </w:t>
            </w:r>
            <w:r w:rsidRPr="00D43BDD">
              <w:rPr>
                <w:rFonts w:cs="Times New Roman" w:hint="eastAsia"/>
                <w:sz w:val="20"/>
                <w:szCs w:val="20"/>
              </w:rPr>
              <w:t>제한됨</w:t>
            </w:r>
            <w:r w:rsidRPr="00D43BDD">
              <w:rPr>
                <w:rFonts w:cs="Times New Roman" w:hint="eastAsia"/>
                <w:sz w:val="20"/>
                <w:szCs w:val="20"/>
              </w:rPr>
              <w:t>.</w:t>
            </w:r>
            <w:r w:rsidR="00D43BDD" w:rsidRPr="00D43BDD">
              <w:rPr>
                <w:rFonts w:cs="Times New Roman"/>
                <w:sz w:val="20"/>
                <w:szCs w:val="20"/>
              </w:rPr>
              <w:t xml:space="preserve"> </w:t>
            </w:r>
            <w:r w:rsidR="00D43BDD">
              <w:rPr>
                <w:rFonts w:cs="Times New Roman" w:hint="eastAsia"/>
                <w:sz w:val="20"/>
                <w:szCs w:val="20"/>
              </w:rPr>
              <w:t>이에</w:t>
            </w:r>
            <w:r w:rsidR="00D43BDD">
              <w:rPr>
                <w:rFonts w:cs="Times New Roman" w:hint="eastAsia"/>
                <w:sz w:val="20"/>
                <w:szCs w:val="20"/>
              </w:rPr>
              <w:t xml:space="preserve"> </w:t>
            </w:r>
            <w:r w:rsidRPr="00D43BDD">
              <w:rPr>
                <w:rFonts w:cs="Times New Roman" w:hint="eastAsia"/>
                <w:sz w:val="20"/>
                <w:szCs w:val="20"/>
              </w:rPr>
              <w:t>로카의</w:t>
            </w:r>
            <w:r w:rsidRPr="00D43BDD">
              <w:rPr>
                <w:rFonts w:cs="Times New Roman" w:hint="eastAsia"/>
                <w:sz w:val="20"/>
                <w:szCs w:val="20"/>
              </w:rPr>
              <w:t xml:space="preserve"> </w:t>
            </w:r>
            <w:r w:rsidRPr="00D43BDD">
              <w:rPr>
                <w:rFonts w:cs="Times New Roman" w:hint="eastAsia"/>
                <w:sz w:val="20"/>
                <w:szCs w:val="20"/>
              </w:rPr>
              <w:t>임직원</w:t>
            </w:r>
            <w:r w:rsidRPr="00D43BDD">
              <w:rPr>
                <w:rFonts w:cs="Times New Roman" w:hint="eastAsia"/>
                <w:sz w:val="20"/>
                <w:szCs w:val="20"/>
              </w:rPr>
              <w:t xml:space="preserve"> </w:t>
            </w:r>
            <w:r w:rsidRPr="00D43BDD">
              <w:rPr>
                <w:rFonts w:cs="Times New Roman" w:hint="eastAsia"/>
                <w:sz w:val="20"/>
                <w:szCs w:val="20"/>
              </w:rPr>
              <w:t>개인정보</w:t>
            </w:r>
            <w:r w:rsidRPr="00D43BDD">
              <w:rPr>
                <w:rFonts w:cs="Times New Roman" w:hint="eastAsia"/>
                <w:sz w:val="20"/>
                <w:szCs w:val="20"/>
              </w:rPr>
              <w:t xml:space="preserve"> </w:t>
            </w:r>
            <w:r w:rsidRPr="00D43BDD">
              <w:rPr>
                <w:rFonts w:cs="Times New Roman" w:hint="eastAsia"/>
                <w:sz w:val="20"/>
                <w:szCs w:val="20"/>
              </w:rPr>
              <w:t>처리행위</w:t>
            </w:r>
            <w:r w:rsidR="00D43BDD">
              <w:rPr>
                <w:rFonts w:cs="Times New Roman" w:hint="eastAsia"/>
                <w:sz w:val="20"/>
                <w:szCs w:val="20"/>
              </w:rPr>
              <w:t>는</w:t>
            </w:r>
            <w:r w:rsidRPr="00D43BDD">
              <w:rPr>
                <w:rFonts w:cs="Times New Roman" w:hint="eastAsia"/>
                <w:sz w:val="20"/>
                <w:szCs w:val="20"/>
              </w:rPr>
              <w:t xml:space="preserve"> </w:t>
            </w:r>
            <w:r w:rsidR="00D43BDD">
              <w:rPr>
                <w:rFonts w:cs="Times New Roman" w:hint="eastAsia"/>
                <w:sz w:val="20"/>
                <w:szCs w:val="20"/>
              </w:rPr>
              <w:t>임직원의</w:t>
            </w:r>
            <w:r w:rsidR="00D43BDD">
              <w:rPr>
                <w:rFonts w:cs="Times New Roman" w:hint="eastAsia"/>
                <w:sz w:val="20"/>
                <w:szCs w:val="20"/>
              </w:rPr>
              <w:t xml:space="preserve"> </w:t>
            </w:r>
            <w:r w:rsidRPr="00D43BDD">
              <w:rPr>
                <w:rFonts w:cs="Times New Roman" w:hint="eastAsia"/>
                <w:sz w:val="20"/>
                <w:szCs w:val="20"/>
              </w:rPr>
              <w:t>동의</w:t>
            </w:r>
            <w:r w:rsidRPr="00D43BDD">
              <w:rPr>
                <w:rFonts w:cs="Times New Roman" w:hint="eastAsia"/>
                <w:sz w:val="20"/>
                <w:szCs w:val="20"/>
              </w:rPr>
              <w:t xml:space="preserve"> </w:t>
            </w:r>
            <w:r w:rsidRPr="00D43BDD">
              <w:rPr>
                <w:rFonts w:cs="Times New Roman" w:hint="eastAsia"/>
                <w:sz w:val="20"/>
                <w:szCs w:val="20"/>
              </w:rPr>
              <w:t>없이</w:t>
            </w:r>
            <w:r w:rsidRPr="00D43BDD">
              <w:rPr>
                <w:rFonts w:cs="Times New Roman" w:hint="eastAsia"/>
                <w:sz w:val="20"/>
                <w:szCs w:val="20"/>
              </w:rPr>
              <w:t xml:space="preserve"> </w:t>
            </w:r>
            <w:r w:rsidRPr="00D43BDD">
              <w:rPr>
                <w:rFonts w:cs="Times New Roman" w:hint="eastAsia"/>
                <w:sz w:val="20"/>
                <w:szCs w:val="20"/>
              </w:rPr>
              <w:t>이루어지는</w:t>
            </w:r>
            <w:r w:rsidRPr="00D43BDD">
              <w:rPr>
                <w:rFonts w:cs="Times New Roman" w:hint="eastAsia"/>
                <w:sz w:val="20"/>
                <w:szCs w:val="20"/>
              </w:rPr>
              <w:t xml:space="preserve"> </w:t>
            </w:r>
            <w:r w:rsidRPr="00D43BDD">
              <w:rPr>
                <w:rFonts w:cs="Times New Roman" w:hint="eastAsia"/>
                <w:sz w:val="20"/>
                <w:szCs w:val="20"/>
              </w:rPr>
              <w:t>것으로</w:t>
            </w:r>
            <w:r w:rsidRPr="00D43BDD">
              <w:rPr>
                <w:rFonts w:cs="Times New Roman" w:hint="eastAsia"/>
                <w:sz w:val="20"/>
                <w:szCs w:val="20"/>
              </w:rPr>
              <w:t xml:space="preserve"> </w:t>
            </w:r>
            <w:r w:rsidRPr="00D43BDD">
              <w:rPr>
                <w:rFonts w:cs="Times New Roman" w:hint="eastAsia"/>
                <w:sz w:val="20"/>
                <w:szCs w:val="20"/>
              </w:rPr>
              <w:t>판단될</w:t>
            </w:r>
            <w:r w:rsidRPr="00D43BDD">
              <w:rPr>
                <w:rFonts w:cs="Times New Roman" w:hint="eastAsia"/>
                <w:sz w:val="20"/>
                <w:szCs w:val="20"/>
              </w:rPr>
              <w:t xml:space="preserve"> </w:t>
            </w:r>
            <w:r w:rsidRPr="00D43BDD">
              <w:rPr>
                <w:rFonts w:cs="Times New Roman" w:hint="eastAsia"/>
                <w:sz w:val="20"/>
                <w:szCs w:val="20"/>
              </w:rPr>
              <w:t>가능성을</w:t>
            </w:r>
            <w:r w:rsidRPr="00D43BDD">
              <w:rPr>
                <w:rFonts w:cs="Times New Roman" w:hint="eastAsia"/>
                <w:sz w:val="20"/>
                <w:szCs w:val="20"/>
              </w:rPr>
              <w:t xml:space="preserve"> </w:t>
            </w:r>
            <w:r w:rsidRPr="00D43BDD">
              <w:rPr>
                <w:rFonts w:cs="Times New Roman" w:hint="eastAsia"/>
                <w:sz w:val="20"/>
                <w:szCs w:val="20"/>
              </w:rPr>
              <w:t>배제할</w:t>
            </w:r>
            <w:r w:rsidRPr="00D43BDD">
              <w:rPr>
                <w:rFonts w:cs="Times New Roman" w:hint="eastAsia"/>
                <w:sz w:val="20"/>
                <w:szCs w:val="20"/>
              </w:rPr>
              <w:t xml:space="preserve"> </w:t>
            </w:r>
            <w:r w:rsidRPr="00D43BDD">
              <w:rPr>
                <w:rFonts w:cs="Times New Roman" w:hint="eastAsia"/>
                <w:sz w:val="20"/>
                <w:szCs w:val="20"/>
              </w:rPr>
              <w:t>수</w:t>
            </w:r>
            <w:r w:rsidRPr="00D43BDD">
              <w:rPr>
                <w:rFonts w:cs="Times New Roman" w:hint="eastAsia"/>
                <w:sz w:val="20"/>
                <w:szCs w:val="20"/>
              </w:rPr>
              <w:t xml:space="preserve"> </w:t>
            </w:r>
            <w:r w:rsidRPr="00D43BDD">
              <w:rPr>
                <w:rFonts w:cs="Times New Roman" w:hint="eastAsia"/>
                <w:sz w:val="20"/>
                <w:szCs w:val="20"/>
              </w:rPr>
              <w:t>없음</w:t>
            </w:r>
            <w:r w:rsidRPr="00D43BDD">
              <w:rPr>
                <w:rFonts w:cs="Times New Roman" w:hint="eastAsia"/>
                <w:sz w:val="20"/>
                <w:szCs w:val="20"/>
              </w:rPr>
              <w:t>.</w:t>
            </w:r>
            <w:r w:rsidRPr="00D43BDD">
              <w:rPr>
                <w:rFonts w:cs="Times New Roman"/>
                <w:sz w:val="20"/>
                <w:szCs w:val="20"/>
              </w:rPr>
              <w:t xml:space="preserve"> </w:t>
            </w:r>
          </w:p>
          <w:p w14:paraId="2A3B37D8" w14:textId="771EB64C" w:rsidR="004E04A7" w:rsidRDefault="004E04A7" w:rsidP="00D43BDD">
            <w:pPr>
              <w:pStyle w:val="a8"/>
              <w:widowControl/>
              <w:numPr>
                <w:ilvl w:val="0"/>
                <w:numId w:val="2"/>
              </w:numPr>
              <w:spacing w:before="40" w:after="120" w:line="276" w:lineRule="auto"/>
              <w:rPr>
                <w:rFonts w:cs="Times New Roman"/>
                <w:sz w:val="20"/>
                <w:szCs w:val="20"/>
              </w:rPr>
            </w:pPr>
            <w:r w:rsidRPr="00270E7E">
              <w:rPr>
                <w:rFonts w:cs="Times New Roman" w:hint="eastAsia"/>
                <w:sz w:val="20"/>
                <w:szCs w:val="20"/>
              </w:rPr>
              <w:t>개인정보보호법에</w:t>
            </w:r>
            <w:r w:rsidRPr="00270E7E">
              <w:rPr>
                <w:rFonts w:cs="Times New Roman"/>
                <w:sz w:val="20"/>
                <w:szCs w:val="20"/>
              </w:rPr>
              <w:t xml:space="preserve"> </w:t>
            </w:r>
            <w:r w:rsidRPr="00270E7E">
              <w:rPr>
                <w:rFonts w:cs="Times New Roman" w:hint="eastAsia"/>
                <w:sz w:val="20"/>
                <w:szCs w:val="20"/>
              </w:rPr>
              <w:t>따르면</w:t>
            </w:r>
            <w:r w:rsidRPr="00270E7E">
              <w:rPr>
                <w:rFonts w:cs="Times New Roman"/>
                <w:sz w:val="20"/>
                <w:szCs w:val="20"/>
              </w:rPr>
              <w:t xml:space="preserve"> </w:t>
            </w:r>
            <w:r w:rsidRPr="00270E7E">
              <w:rPr>
                <w:rFonts w:cs="Times New Roman" w:hint="eastAsia"/>
                <w:sz w:val="20"/>
                <w:szCs w:val="20"/>
              </w:rPr>
              <w:t>정보주체의</w:t>
            </w:r>
            <w:r w:rsidRPr="00270E7E">
              <w:rPr>
                <w:rFonts w:cs="Times New Roman"/>
                <w:sz w:val="20"/>
                <w:szCs w:val="20"/>
              </w:rPr>
              <w:t xml:space="preserve"> </w:t>
            </w:r>
            <w:r w:rsidRPr="00270E7E">
              <w:rPr>
                <w:rFonts w:cs="Times New Roman" w:hint="eastAsia"/>
                <w:sz w:val="20"/>
                <w:szCs w:val="20"/>
              </w:rPr>
              <w:t>동의</w:t>
            </w:r>
            <w:r w:rsidRPr="00270E7E">
              <w:rPr>
                <w:rFonts w:cs="Times New Roman"/>
                <w:sz w:val="20"/>
                <w:szCs w:val="20"/>
              </w:rPr>
              <w:t xml:space="preserve"> </w:t>
            </w:r>
            <w:r w:rsidRPr="00270E7E">
              <w:rPr>
                <w:rFonts w:cs="Times New Roman" w:hint="eastAsia"/>
                <w:sz w:val="20"/>
                <w:szCs w:val="20"/>
              </w:rPr>
              <w:t>없이</w:t>
            </w:r>
            <w:r w:rsidRPr="00270E7E">
              <w:rPr>
                <w:rFonts w:cs="Times New Roman"/>
                <w:sz w:val="20"/>
                <w:szCs w:val="20"/>
              </w:rPr>
              <w:t xml:space="preserve"> </w:t>
            </w:r>
            <w:r w:rsidRPr="00270E7E">
              <w:rPr>
                <w:rFonts w:cs="Times New Roman" w:hint="eastAsia"/>
                <w:sz w:val="20"/>
                <w:szCs w:val="20"/>
              </w:rPr>
              <w:t>개인정보를</w:t>
            </w:r>
            <w:r w:rsidRPr="00270E7E">
              <w:rPr>
                <w:rFonts w:cs="Times New Roman"/>
                <w:sz w:val="20"/>
                <w:szCs w:val="20"/>
              </w:rPr>
              <w:t xml:space="preserve"> </w:t>
            </w:r>
            <w:r w:rsidRPr="00270E7E">
              <w:rPr>
                <w:rFonts w:cs="Times New Roman" w:hint="eastAsia"/>
                <w:sz w:val="20"/>
                <w:szCs w:val="20"/>
              </w:rPr>
              <w:t>수집한</w:t>
            </w:r>
            <w:r w:rsidRPr="00270E7E">
              <w:rPr>
                <w:rFonts w:cs="Times New Roman"/>
                <w:sz w:val="20"/>
                <w:szCs w:val="20"/>
              </w:rPr>
              <w:t xml:space="preserve"> </w:t>
            </w:r>
            <w:r>
              <w:rPr>
                <w:rFonts w:cs="Times New Roman" w:hint="eastAsia"/>
                <w:sz w:val="20"/>
                <w:szCs w:val="20"/>
              </w:rPr>
              <w:t>행위에</w:t>
            </w:r>
            <w:r>
              <w:rPr>
                <w:rFonts w:cs="Times New Roman" w:hint="eastAsia"/>
                <w:sz w:val="20"/>
                <w:szCs w:val="20"/>
              </w:rPr>
              <w:t xml:space="preserve"> </w:t>
            </w:r>
            <w:r>
              <w:rPr>
                <w:rFonts w:cs="Times New Roman" w:hint="eastAsia"/>
                <w:sz w:val="20"/>
                <w:szCs w:val="20"/>
              </w:rPr>
              <w:t>대하여서는</w:t>
            </w:r>
            <w:r w:rsidR="00E73082" w:rsidRPr="00E73082">
              <w:rPr>
                <w:rFonts w:cs="Times New Roman" w:hint="eastAsia"/>
                <w:sz w:val="20"/>
                <w:szCs w:val="20"/>
              </w:rPr>
              <w:t xml:space="preserve"> 5</w:t>
            </w:r>
            <w:r w:rsidR="00E73082" w:rsidRPr="00E73082">
              <w:rPr>
                <w:rFonts w:cs="Times New Roman" w:hint="eastAsia"/>
                <w:sz w:val="20"/>
                <w:szCs w:val="20"/>
              </w:rPr>
              <w:t>년</w:t>
            </w:r>
            <w:r w:rsidR="00E73082" w:rsidRPr="00E73082">
              <w:rPr>
                <w:rFonts w:cs="Times New Roman" w:hint="eastAsia"/>
                <w:sz w:val="20"/>
                <w:szCs w:val="20"/>
              </w:rPr>
              <w:t xml:space="preserve"> </w:t>
            </w:r>
            <w:r w:rsidR="00E73082" w:rsidRPr="00E73082">
              <w:rPr>
                <w:rFonts w:cs="Times New Roman" w:hint="eastAsia"/>
                <w:sz w:val="20"/>
                <w:szCs w:val="20"/>
              </w:rPr>
              <w:t>이하의</w:t>
            </w:r>
            <w:r w:rsidR="00E73082" w:rsidRPr="00E73082">
              <w:rPr>
                <w:rFonts w:cs="Times New Roman" w:hint="eastAsia"/>
                <w:sz w:val="20"/>
                <w:szCs w:val="20"/>
              </w:rPr>
              <w:t xml:space="preserve"> </w:t>
            </w:r>
            <w:r w:rsidR="00E73082" w:rsidRPr="00E73082">
              <w:rPr>
                <w:rFonts w:cs="Times New Roman" w:hint="eastAsia"/>
                <w:sz w:val="20"/>
                <w:szCs w:val="20"/>
              </w:rPr>
              <w:t>징역</w:t>
            </w:r>
            <w:r w:rsidR="00E73082" w:rsidRPr="00E73082">
              <w:rPr>
                <w:rFonts w:cs="Times New Roman" w:hint="eastAsia"/>
                <w:sz w:val="20"/>
                <w:szCs w:val="20"/>
              </w:rPr>
              <w:t xml:space="preserve"> </w:t>
            </w:r>
            <w:r w:rsidR="00E73082" w:rsidRPr="00E73082">
              <w:rPr>
                <w:rFonts w:cs="Times New Roman" w:hint="eastAsia"/>
                <w:sz w:val="20"/>
                <w:szCs w:val="20"/>
              </w:rPr>
              <w:t>또는</w:t>
            </w:r>
            <w:r w:rsidR="00E73082" w:rsidRPr="00E73082">
              <w:rPr>
                <w:rFonts w:cs="Times New Roman" w:hint="eastAsia"/>
                <w:sz w:val="20"/>
                <w:szCs w:val="20"/>
              </w:rPr>
              <w:t xml:space="preserve"> 5</w:t>
            </w:r>
            <w:r w:rsidR="00E73082" w:rsidRPr="00E73082">
              <w:rPr>
                <w:rFonts w:cs="Times New Roman" w:hint="eastAsia"/>
                <w:sz w:val="20"/>
                <w:szCs w:val="20"/>
              </w:rPr>
              <w:t>천만원</w:t>
            </w:r>
            <w:r w:rsidR="00E73082" w:rsidRPr="00E73082">
              <w:rPr>
                <w:rFonts w:cs="Times New Roman" w:hint="eastAsia"/>
                <w:sz w:val="20"/>
                <w:szCs w:val="20"/>
              </w:rPr>
              <w:t xml:space="preserve"> </w:t>
            </w:r>
            <w:r w:rsidR="00E73082" w:rsidRPr="00E73082">
              <w:rPr>
                <w:rFonts w:cs="Times New Roman" w:hint="eastAsia"/>
                <w:sz w:val="20"/>
                <w:szCs w:val="20"/>
              </w:rPr>
              <w:t>이하의</w:t>
            </w:r>
            <w:r w:rsidR="00E73082" w:rsidRPr="00E73082">
              <w:rPr>
                <w:rFonts w:cs="Times New Roman" w:hint="eastAsia"/>
                <w:sz w:val="20"/>
                <w:szCs w:val="20"/>
              </w:rPr>
              <w:t xml:space="preserve"> </w:t>
            </w:r>
            <w:r w:rsidR="00E73082" w:rsidRPr="00E73082">
              <w:rPr>
                <w:rFonts w:cs="Times New Roman" w:hint="eastAsia"/>
                <w:sz w:val="20"/>
                <w:szCs w:val="20"/>
              </w:rPr>
              <w:t>벌금</w:t>
            </w:r>
            <w:r w:rsidR="00E73082" w:rsidRPr="00E73082">
              <w:rPr>
                <w:rFonts w:cs="Times New Roman" w:hint="eastAsia"/>
                <w:sz w:val="20"/>
                <w:szCs w:val="20"/>
              </w:rPr>
              <w:t xml:space="preserve">, </w:t>
            </w:r>
            <w:r w:rsidR="00E73082" w:rsidRPr="00E73082">
              <w:rPr>
                <w:rFonts w:cs="Times New Roman" w:hint="eastAsia"/>
                <w:sz w:val="20"/>
                <w:szCs w:val="20"/>
              </w:rPr>
              <w:t>관련</w:t>
            </w:r>
            <w:r w:rsidR="00E73082" w:rsidRPr="00E73082">
              <w:rPr>
                <w:rFonts w:cs="Times New Roman" w:hint="eastAsia"/>
                <w:sz w:val="20"/>
                <w:szCs w:val="20"/>
              </w:rPr>
              <w:t xml:space="preserve"> </w:t>
            </w:r>
            <w:r w:rsidR="00E73082" w:rsidRPr="00E73082">
              <w:rPr>
                <w:rFonts w:cs="Times New Roman" w:hint="eastAsia"/>
                <w:sz w:val="20"/>
                <w:szCs w:val="20"/>
              </w:rPr>
              <w:t>매출액</w:t>
            </w:r>
            <w:r w:rsidR="00E73082" w:rsidRPr="00E73082">
              <w:rPr>
                <w:rFonts w:cs="Times New Roman" w:hint="eastAsia"/>
                <w:sz w:val="20"/>
                <w:szCs w:val="20"/>
              </w:rPr>
              <w:t xml:space="preserve"> 3% </w:t>
            </w:r>
            <w:r w:rsidR="00E73082" w:rsidRPr="00E73082">
              <w:rPr>
                <w:rFonts w:cs="Times New Roman" w:hint="eastAsia"/>
                <w:sz w:val="20"/>
                <w:szCs w:val="20"/>
              </w:rPr>
              <w:t>이하의</w:t>
            </w:r>
            <w:r w:rsidR="00E73082" w:rsidRPr="00E73082">
              <w:rPr>
                <w:rFonts w:cs="Times New Roman" w:hint="eastAsia"/>
                <w:sz w:val="20"/>
                <w:szCs w:val="20"/>
              </w:rPr>
              <w:t xml:space="preserve"> </w:t>
            </w:r>
            <w:r w:rsidR="00E73082" w:rsidRPr="00E73082">
              <w:rPr>
                <w:rFonts w:cs="Times New Roman" w:hint="eastAsia"/>
                <w:sz w:val="20"/>
                <w:szCs w:val="20"/>
              </w:rPr>
              <w:t>과징금이</w:t>
            </w:r>
            <w:r w:rsidR="00E73082" w:rsidRPr="00E73082">
              <w:rPr>
                <w:rFonts w:cs="Times New Roman" w:hint="eastAsia"/>
                <w:sz w:val="20"/>
                <w:szCs w:val="20"/>
              </w:rPr>
              <w:t xml:space="preserve"> </w:t>
            </w:r>
            <w:r w:rsidR="00E73082" w:rsidRPr="00E73082">
              <w:rPr>
                <w:rFonts w:cs="Times New Roman" w:hint="eastAsia"/>
                <w:sz w:val="20"/>
                <w:szCs w:val="20"/>
              </w:rPr>
              <w:t>부과될</w:t>
            </w:r>
            <w:r w:rsidR="00E73082" w:rsidRPr="00E73082">
              <w:rPr>
                <w:rFonts w:cs="Times New Roman" w:hint="eastAsia"/>
                <w:sz w:val="20"/>
                <w:szCs w:val="20"/>
              </w:rPr>
              <w:t xml:space="preserve"> </w:t>
            </w:r>
            <w:r w:rsidR="00E73082" w:rsidRPr="00E73082">
              <w:rPr>
                <w:rFonts w:cs="Times New Roman" w:hint="eastAsia"/>
                <w:sz w:val="20"/>
                <w:szCs w:val="20"/>
              </w:rPr>
              <w:t>수</w:t>
            </w:r>
            <w:r w:rsidR="00E73082" w:rsidRPr="00E73082">
              <w:rPr>
                <w:rFonts w:cs="Times New Roman" w:hint="eastAsia"/>
                <w:sz w:val="20"/>
                <w:szCs w:val="20"/>
              </w:rPr>
              <w:t xml:space="preserve"> </w:t>
            </w:r>
            <w:r w:rsidR="00E73082" w:rsidRPr="00E73082">
              <w:rPr>
                <w:rFonts w:cs="Times New Roman" w:hint="eastAsia"/>
                <w:sz w:val="20"/>
                <w:szCs w:val="20"/>
              </w:rPr>
              <w:t>있으며</w:t>
            </w:r>
            <w:r w:rsidR="00E73082" w:rsidRPr="00E73082">
              <w:rPr>
                <w:rFonts w:cs="Times New Roman" w:hint="eastAsia"/>
                <w:sz w:val="20"/>
                <w:szCs w:val="20"/>
              </w:rPr>
              <w:t>(</w:t>
            </w:r>
            <w:r w:rsidR="00E73082" w:rsidRPr="00E73082">
              <w:rPr>
                <w:rFonts w:cs="Times New Roman" w:hint="eastAsia"/>
                <w:sz w:val="20"/>
                <w:szCs w:val="20"/>
              </w:rPr>
              <w:t>개인정보보호법</w:t>
            </w:r>
            <w:r w:rsidR="00E73082" w:rsidRPr="00E73082">
              <w:rPr>
                <w:rFonts w:cs="Times New Roman" w:hint="eastAsia"/>
                <w:sz w:val="20"/>
                <w:szCs w:val="20"/>
              </w:rPr>
              <w:t xml:space="preserve"> </w:t>
            </w:r>
            <w:r w:rsidR="00E73082" w:rsidRPr="00E73082">
              <w:rPr>
                <w:rFonts w:cs="Times New Roman" w:hint="eastAsia"/>
                <w:sz w:val="20"/>
                <w:szCs w:val="20"/>
              </w:rPr>
              <w:t>제</w:t>
            </w:r>
            <w:r w:rsidR="00E73082" w:rsidRPr="00E73082">
              <w:rPr>
                <w:rFonts w:cs="Times New Roman" w:hint="eastAsia"/>
                <w:sz w:val="20"/>
                <w:szCs w:val="20"/>
              </w:rPr>
              <w:t>39</w:t>
            </w:r>
            <w:r w:rsidR="00E73082" w:rsidRPr="00E73082">
              <w:rPr>
                <w:rFonts w:cs="Times New Roman" w:hint="eastAsia"/>
                <w:sz w:val="20"/>
                <w:szCs w:val="20"/>
              </w:rPr>
              <w:t>조의</w:t>
            </w:r>
            <w:r w:rsidR="00E73082" w:rsidRPr="00E73082">
              <w:rPr>
                <w:rFonts w:cs="Times New Roman" w:hint="eastAsia"/>
                <w:sz w:val="20"/>
                <w:szCs w:val="20"/>
              </w:rPr>
              <w:t xml:space="preserve">15 </w:t>
            </w:r>
            <w:r w:rsidR="00E73082" w:rsidRPr="00E73082">
              <w:rPr>
                <w:rFonts w:cs="Times New Roman" w:hint="eastAsia"/>
                <w:sz w:val="20"/>
                <w:szCs w:val="20"/>
              </w:rPr>
              <w:t>제</w:t>
            </w:r>
            <w:r w:rsidR="00E73082" w:rsidRPr="00E73082">
              <w:rPr>
                <w:rFonts w:cs="Times New Roman" w:hint="eastAsia"/>
                <w:sz w:val="20"/>
                <w:szCs w:val="20"/>
              </w:rPr>
              <w:t>1</w:t>
            </w:r>
            <w:r w:rsidR="00E73082" w:rsidRPr="00E73082">
              <w:rPr>
                <w:rFonts w:cs="Times New Roman" w:hint="eastAsia"/>
                <w:sz w:val="20"/>
                <w:szCs w:val="20"/>
              </w:rPr>
              <w:t>항</w:t>
            </w:r>
            <w:r w:rsidR="00E73082" w:rsidRPr="00E73082">
              <w:rPr>
                <w:rFonts w:cs="Times New Roman" w:hint="eastAsia"/>
                <w:sz w:val="20"/>
                <w:szCs w:val="20"/>
              </w:rPr>
              <w:t xml:space="preserve"> </w:t>
            </w:r>
            <w:r w:rsidR="00E73082" w:rsidRPr="00E73082">
              <w:rPr>
                <w:rFonts w:cs="Times New Roman" w:hint="eastAsia"/>
                <w:sz w:val="20"/>
                <w:szCs w:val="20"/>
              </w:rPr>
              <w:t>제</w:t>
            </w:r>
            <w:r w:rsidR="00E73082" w:rsidRPr="00E73082">
              <w:rPr>
                <w:rFonts w:cs="Times New Roman" w:hint="eastAsia"/>
                <w:sz w:val="20"/>
                <w:szCs w:val="20"/>
              </w:rPr>
              <w:t>1</w:t>
            </w:r>
            <w:r w:rsidR="00E73082" w:rsidRPr="00E73082">
              <w:rPr>
                <w:rFonts w:cs="Times New Roman" w:hint="eastAsia"/>
                <w:sz w:val="20"/>
                <w:szCs w:val="20"/>
              </w:rPr>
              <w:t>호</w:t>
            </w:r>
            <w:r w:rsidR="00E73082" w:rsidRPr="00E73082">
              <w:rPr>
                <w:rFonts w:cs="Times New Roman" w:hint="eastAsia"/>
                <w:sz w:val="20"/>
                <w:szCs w:val="20"/>
              </w:rPr>
              <w:t xml:space="preserve">, </w:t>
            </w:r>
            <w:r w:rsidR="00E73082" w:rsidRPr="00E73082">
              <w:rPr>
                <w:rFonts w:cs="Times New Roman" w:hint="eastAsia"/>
                <w:sz w:val="20"/>
                <w:szCs w:val="20"/>
              </w:rPr>
              <w:t>제</w:t>
            </w:r>
            <w:r w:rsidR="00E73082" w:rsidRPr="00E73082">
              <w:rPr>
                <w:rFonts w:cs="Times New Roman" w:hint="eastAsia"/>
                <w:sz w:val="20"/>
                <w:szCs w:val="20"/>
              </w:rPr>
              <w:t>71</w:t>
            </w:r>
            <w:r w:rsidR="00E73082" w:rsidRPr="00E73082">
              <w:rPr>
                <w:rFonts w:cs="Times New Roman" w:hint="eastAsia"/>
                <w:sz w:val="20"/>
                <w:szCs w:val="20"/>
              </w:rPr>
              <w:t>조</w:t>
            </w:r>
            <w:r w:rsidR="00E73082" w:rsidRPr="00E73082">
              <w:rPr>
                <w:rFonts w:cs="Times New Roman" w:hint="eastAsia"/>
                <w:sz w:val="20"/>
                <w:szCs w:val="20"/>
              </w:rPr>
              <w:t xml:space="preserve"> </w:t>
            </w:r>
            <w:r w:rsidR="00E73082" w:rsidRPr="00E73082">
              <w:rPr>
                <w:rFonts w:cs="Times New Roman" w:hint="eastAsia"/>
                <w:sz w:val="20"/>
                <w:szCs w:val="20"/>
              </w:rPr>
              <w:t>제</w:t>
            </w:r>
            <w:r w:rsidR="00E73082" w:rsidRPr="00E73082">
              <w:rPr>
                <w:rFonts w:cs="Times New Roman" w:hint="eastAsia"/>
                <w:sz w:val="20"/>
                <w:szCs w:val="20"/>
              </w:rPr>
              <w:t>2</w:t>
            </w:r>
            <w:r w:rsidR="00E73082" w:rsidRPr="00E73082">
              <w:rPr>
                <w:rFonts w:cs="Times New Roman" w:hint="eastAsia"/>
                <w:sz w:val="20"/>
                <w:szCs w:val="20"/>
              </w:rPr>
              <w:t>호</w:t>
            </w:r>
            <w:r w:rsidR="00E73082" w:rsidRPr="00E73082">
              <w:rPr>
                <w:rFonts w:cs="Times New Roman" w:hint="eastAsia"/>
                <w:sz w:val="20"/>
                <w:szCs w:val="20"/>
              </w:rPr>
              <w:t xml:space="preserve">), </w:t>
            </w:r>
            <w:r w:rsidR="00E73082" w:rsidRPr="00E73082">
              <w:rPr>
                <w:rFonts w:cs="Times New Roman" w:hint="eastAsia"/>
                <w:sz w:val="20"/>
                <w:szCs w:val="20"/>
              </w:rPr>
              <w:t>그</w:t>
            </w:r>
            <w:r w:rsidR="00E73082" w:rsidRPr="00E73082">
              <w:rPr>
                <w:rFonts w:cs="Times New Roman" w:hint="eastAsia"/>
                <w:sz w:val="20"/>
                <w:szCs w:val="20"/>
              </w:rPr>
              <w:t xml:space="preserve"> </w:t>
            </w:r>
            <w:r w:rsidR="00E73082" w:rsidRPr="00E73082">
              <w:rPr>
                <w:rFonts w:cs="Times New Roman" w:hint="eastAsia"/>
                <w:sz w:val="20"/>
                <w:szCs w:val="20"/>
              </w:rPr>
              <w:t>외</w:t>
            </w:r>
            <w:r w:rsidR="00E73082" w:rsidRPr="00E73082">
              <w:rPr>
                <w:rFonts w:cs="Times New Roman" w:hint="eastAsia"/>
                <w:sz w:val="20"/>
                <w:szCs w:val="20"/>
              </w:rPr>
              <w:t xml:space="preserve"> 5</w:t>
            </w:r>
            <w:r w:rsidR="00E73082" w:rsidRPr="00E73082">
              <w:rPr>
                <w:rFonts w:cs="Times New Roman" w:hint="eastAsia"/>
                <w:sz w:val="20"/>
                <w:szCs w:val="20"/>
              </w:rPr>
              <w:t>천만원</w:t>
            </w:r>
            <w:r w:rsidR="00E73082" w:rsidRPr="00E73082">
              <w:rPr>
                <w:rFonts w:cs="Times New Roman" w:hint="eastAsia"/>
                <w:sz w:val="20"/>
                <w:szCs w:val="20"/>
              </w:rPr>
              <w:t xml:space="preserve"> </w:t>
            </w:r>
            <w:r w:rsidR="00E73082" w:rsidRPr="00E73082">
              <w:rPr>
                <w:rFonts w:cs="Times New Roman" w:hint="eastAsia"/>
                <w:sz w:val="20"/>
                <w:szCs w:val="20"/>
              </w:rPr>
              <w:t>이하의</w:t>
            </w:r>
            <w:r w:rsidR="00E73082" w:rsidRPr="00E73082">
              <w:rPr>
                <w:rFonts w:cs="Times New Roman" w:hint="eastAsia"/>
                <w:sz w:val="20"/>
                <w:szCs w:val="20"/>
              </w:rPr>
              <w:t xml:space="preserve"> </w:t>
            </w:r>
            <w:r w:rsidR="00E73082" w:rsidRPr="00E73082">
              <w:rPr>
                <w:rFonts w:cs="Times New Roman" w:hint="eastAsia"/>
                <w:sz w:val="20"/>
                <w:szCs w:val="20"/>
              </w:rPr>
              <w:t>과태료</w:t>
            </w:r>
            <w:r w:rsidR="00E73082" w:rsidRPr="00E73082">
              <w:rPr>
                <w:rFonts w:cs="Times New Roman" w:hint="eastAsia"/>
                <w:sz w:val="20"/>
                <w:szCs w:val="20"/>
              </w:rPr>
              <w:t>(</w:t>
            </w:r>
            <w:r w:rsidR="00E73082" w:rsidRPr="00E73082">
              <w:rPr>
                <w:rFonts w:cs="Times New Roman" w:hint="eastAsia"/>
                <w:sz w:val="20"/>
                <w:szCs w:val="20"/>
              </w:rPr>
              <w:t>개인정보보호법</w:t>
            </w:r>
            <w:r w:rsidR="00E73082" w:rsidRPr="00E73082">
              <w:rPr>
                <w:rFonts w:cs="Times New Roman" w:hint="eastAsia"/>
                <w:sz w:val="20"/>
                <w:szCs w:val="20"/>
              </w:rPr>
              <w:t xml:space="preserve"> </w:t>
            </w:r>
            <w:r w:rsidR="00E73082" w:rsidRPr="00E73082">
              <w:rPr>
                <w:rFonts w:cs="Times New Roman" w:hint="eastAsia"/>
                <w:sz w:val="20"/>
                <w:szCs w:val="20"/>
              </w:rPr>
              <w:t>제</w:t>
            </w:r>
            <w:r w:rsidR="00E73082" w:rsidRPr="00E73082">
              <w:rPr>
                <w:rFonts w:cs="Times New Roman" w:hint="eastAsia"/>
                <w:sz w:val="20"/>
                <w:szCs w:val="20"/>
              </w:rPr>
              <w:t>75</w:t>
            </w:r>
            <w:r w:rsidR="00E73082" w:rsidRPr="00E73082">
              <w:rPr>
                <w:rFonts w:cs="Times New Roman" w:hint="eastAsia"/>
                <w:sz w:val="20"/>
                <w:szCs w:val="20"/>
              </w:rPr>
              <w:t>조</w:t>
            </w:r>
            <w:r w:rsidR="00E73082" w:rsidRPr="00E73082">
              <w:rPr>
                <w:rFonts w:cs="Times New Roman" w:hint="eastAsia"/>
                <w:sz w:val="20"/>
                <w:szCs w:val="20"/>
              </w:rPr>
              <w:t xml:space="preserve"> </w:t>
            </w:r>
            <w:r w:rsidR="00E73082" w:rsidRPr="00E73082">
              <w:rPr>
                <w:rFonts w:cs="Times New Roman" w:hint="eastAsia"/>
                <w:sz w:val="20"/>
                <w:szCs w:val="20"/>
              </w:rPr>
              <w:t>제</w:t>
            </w:r>
            <w:r w:rsidR="00E73082" w:rsidRPr="00E73082">
              <w:rPr>
                <w:rFonts w:cs="Times New Roman" w:hint="eastAsia"/>
                <w:sz w:val="20"/>
                <w:szCs w:val="20"/>
              </w:rPr>
              <w:t>1</w:t>
            </w:r>
            <w:r w:rsidR="00E73082" w:rsidRPr="00E73082">
              <w:rPr>
                <w:rFonts w:cs="Times New Roman" w:hint="eastAsia"/>
                <w:sz w:val="20"/>
                <w:szCs w:val="20"/>
              </w:rPr>
              <w:t>항</w:t>
            </w:r>
            <w:r w:rsidR="00E73082" w:rsidRPr="00E73082">
              <w:rPr>
                <w:rFonts w:cs="Times New Roman" w:hint="eastAsia"/>
                <w:sz w:val="20"/>
                <w:szCs w:val="20"/>
              </w:rPr>
              <w:t xml:space="preserve"> </w:t>
            </w:r>
            <w:r w:rsidR="00E73082" w:rsidRPr="00E73082">
              <w:rPr>
                <w:rFonts w:cs="Times New Roman" w:hint="eastAsia"/>
                <w:sz w:val="20"/>
                <w:szCs w:val="20"/>
              </w:rPr>
              <w:t>제</w:t>
            </w:r>
            <w:r w:rsidR="00E73082" w:rsidRPr="00E73082">
              <w:rPr>
                <w:rFonts w:cs="Times New Roman" w:hint="eastAsia"/>
                <w:sz w:val="20"/>
                <w:szCs w:val="20"/>
              </w:rPr>
              <w:t>1</w:t>
            </w:r>
            <w:r w:rsidR="00E73082" w:rsidRPr="00E73082">
              <w:rPr>
                <w:rFonts w:cs="Times New Roman" w:hint="eastAsia"/>
                <w:sz w:val="20"/>
                <w:szCs w:val="20"/>
              </w:rPr>
              <w:t>호</w:t>
            </w:r>
            <w:r w:rsidR="00E73082" w:rsidRPr="00E73082">
              <w:rPr>
                <w:rFonts w:cs="Times New Roman" w:hint="eastAsia"/>
                <w:sz w:val="20"/>
                <w:szCs w:val="20"/>
              </w:rPr>
              <w:t xml:space="preserve">) </w:t>
            </w:r>
            <w:r w:rsidR="00E73082" w:rsidRPr="00E73082">
              <w:rPr>
                <w:rFonts w:cs="Times New Roman" w:hint="eastAsia"/>
                <w:sz w:val="20"/>
                <w:szCs w:val="20"/>
              </w:rPr>
              <w:t>또한</w:t>
            </w:r>
            <w:r w:rsidR="00E73082" w:rsidRPr="00E73082">
              <w:rPr>
                <w:rFonts w:cs="Times New Roman" w:hint="eastAsia"/>
                <w:sz w:val="20"/>
                <w:szCs w:val="20"/>
              </w:rPr>
              <w:t xml:space="preserve"> </w:t>
            </w:r>
            <w:r w:rsidR="00E73082" w:rsidRPr="00E73082">
              <w:rPr>
                <w:rFonts w:cs="Times New Roman" w:hint="eastAsia"/>
                <w:sz w:val="20"/>
                <w:szCs w:val="20"/>
              </w:rPr>
              <w:t>부과될</w:t>
            </w:r>
            <w:r w:rsidR="00E73082" w:rsidRPr="00E73082">
              <w:rPr>
                <w:rFonts w:cs="Times New Roman" w:hint="eastAsia"/>
                <w:sz w:val="20"/>
                <w:szCs w:val="20"/>
              </w:rPr>
              <w:t xml:space="preserve"> </w:t>
            </w:r>
            <w:r w:rsidR="00E73082" w:rsidRPr="00E73082">
              <w:rPr>
                <w:rFonts w:cs="Times New Roman" w:hint="eastAsia"/>
                <w:sz w:val="20"/>
                <w:szCs w:val="20"/>
              </w:rPr>
              <w:t>수</w:t>
            </w:r>
            <w:r w:rsidR="00E73082" w:rsidRPr="00E73082">
              <w:rPr>
                <w:rFonts w:cs="Times New Roman" w:hint="eastAsia"/>
                <w:sz w:val="20"/>
                <w:szCs w:val="20"/>
              </w:rPr>
              <w:t xml:space="preserve"> </w:t>
            </w:r>
            <w:r w:rsidR="00E73082" w:rsidRPr="00E73082">
              <w:rPr>
                <w:rFonts w:cs="Times New Roman" w:hint="eastAsia"/>
                <w:sz w:val="20"/>
                <w:szCs w:val="20"/>
              </w:rPr>
              <w:t>있음</w:t>
            </w:r>
            <w:r w:rsidR="00423BE8">
              <w:rPr>
                <w:rFonts w:cs="Times New Roman" w:hint="eastAsia"/>
                <w:sz w:val="20"/>
                <w:szCs w:val="20"/>
              </w:rPr>
              <w:t>.</w:t>
            </w:r>
          </w:p>
          <w:p w14:paraId="76A31E57" w14:textId="59CA8CC1" w:rsidR="004E04A7" w:rsidRPr="00BD5CE7" w:rsidRDefault="004E04A7" w:rsidP="004E04A7">
            <w:pPr>
              <w:pStyle w:val="a8"/>
              <w:widowControl/>
              <w:numPr>
                <w:ilvl w:val="0"/>
                <w:numId w:val="2"/>
              </w:numPr>
              <w:spacing w:before="40" w:after="120" w:line="276" w:lineRule="auto"/>
              <w:rPr>
                <w:rFonts w:cs="Times New Roman"/>
                <w:sz w:val="20"/>
                <w:szCs w:val="20"/>
              </w:rPr>
            </w:pPr>
            <w:r>
              <w:rPr>
                <w:rFonts w:cs="Times New Roman" w:hint="eastAsia"/>
                <w:sz w:val="20"/>
                <w:szCs w:val="20"/>
              </w:rPr>
              <w:t>다만</w:t>
            </w:r>
            <w:r>
              <w:rPr>
                <w:rFonts w:cs="Times New Roman" w:hint="eastAsia"/>
                <w:sz w:val="20"/>
                <w:szCs w:val="20"/>
              </w:rPr>
              <w:t>,</w:t>
            </w:r>
            <w:r>
              <w:rPr>
                <w:rFonts w:cs="Times New Roman"/>
                <w:sz w:val="20"/>
                <w:szCs w:val="20"/>
              </w:rPr>
              <w:t xml:space="preserve"> </w:t>
            </w:r>
            <w:r w:rsidRPr="00697AC0">
              <w:rPr>
                <w:rFonts w:cs="Times New Roman" w:hint="eastAsia"/>
                <w:sz w:val="20"/>
                <w:szCs w:val="20"/>
              </w:rPr>
              <w:t>지금까지의</w:t>
            </w:r>
            <w:r w:rsidRPr="00697AC0">
              <w:rPr>
                <w:rFonts w:cs="Times New Roman" w:hint="eastAsia"/>
                <w:sz w:val="20"/>
                <w:szCs w:val="20"/>
              </w:rPr>
              <w:t xml:space="preserve"> </w:t>
            </w:r>
            <w:r w:rsidRPr="00697AC0">
              <w:rPr>
                <w:rFonts w:cs="Times New Roman" w:hint="eastAsia"/>
                <w:sz w:val="20"/>
                <w:szCs w:val="20"/>
              </w:rPr>
              <w:t>규제실무를</w:t>
            </w:r>
            <w:r w:rsidRPr="00697AC0">
              <w:rPr>
                <w:rFonts w:cs="Times New Roman" w:hint="eastAsia"/>
                <w:sz w:val="20"/>
                <w:szCs w:val="20"/>
              </w:rPr>
              <w:t xml:space="preserve"> </w:t>
            </w:r>
            <w:r w:rsidRPr="00697AC0">
              <w:rPr>
                <w:rFonts w:cs="Times New Roman" w:hint="eastAsia"/>
                <w:sz w:val="20"/>
                <w:szCs w:val="20"/>
              </w:rPr>
              <w:t>고려하였을</w:t>
            </w:r>
            <w:r w:rsidRPr="00697AC0">
              <w:rPr>
                <w:rFonts w:cs="Times New Roman" w:hint="eastAsia"/>
                <w:sz w:val="20"/>
                <w:szCs w:val="20"/>
              </w:rPr>
              <w:t xml:space="preserve"> </w:t>
            </w:r>
            <w:r w:rsidRPr="00697AC0">
              <w:rPr>
                <w:rFonts w:cs="Times New Roman" w:hint="eastAsia"/>
                <w:sz w:val="20"/>
                <w:szCs w:val="20"/>
              </w:rPr>
              <w:t>때</w:t>
            </w:r>
            <w:r w:rsidRPr="00697AC0">
              <w:rPr>
                <w:rFonts w:cs="Times New Roman" w:hint="eastAsia"/>
                <w:sz w:val="20"/>
                <w:szCs w:val="20"/>
              </w:rPr>
              <w:t xml:space="preserve"> </w:t>
            </w:r>
            <w:r w:rsidRPr="00697AC0">
              <w:rPr>
                <w:rFonts w:cs="Times New Roman" w:hint="eastAsia"/>
                <w:sz w:val="20"/>
                <w:szCs w:val="20"/>
              </w:rPr>
              <w:t>선제적으로</w:t>
            </w:r>
            <w:r w:rsidRPr="00697AC0">
              <w:rPr>
                <w:rFonts w:cs="Times New Roman" w:hint="eastAsia"/>
                <w:sz w:val="20"/>
                <w:szCs w:val="20"/>
              </w:rPr>
              <w:t xml:space="preserve"> </w:t>
            </w:r>
            <w:r w:rsidRPr="00697AC0">
              <w:rPr>
                <w:rFonts w:cs="Times New Roman" w:hint="eastAsia"/>
                <w:sz w:val="20"/>
                <w:szCs w:val="20"/>
              </w:rPr>
              <w:t>동의서를</w:t>
            </w:r>
            <w:r w:rsidRPr="00697AC0">
              <w:rPr>
                <w:rFonts w:cs="Times New Roman" w:hint="eastAsia"/>
                <w:sz w:val="20"/>
                <w:szCs w:val="20"/>
              </w:rPr>
              <w:t xml:space="preserve"> </w:t>
            </w:r>
            <w:r w:rsidRPr="00697AC0">
              <w:rPr>
                <w:rFonts w:cs="Times New Roman" w:hint="eastAsia"/>
                <w:sz w:val="20"/>
                <w:szCs w:val="20"/>
              </w:rPr>
              <w:t>개정하여</w:t>
            </w:r>
            <w:r w:rsidRPr="00697AC0">
              <w:rPr>
                <w:rFonts w:cs="Times New Roman" w:hint="eastAsia"/>
                <w:sz w:val="20"/>
                <w:szCs w:val="20"/>
              </w:rPr>
              <w:t xml:space="preserve"> </w:t>
            </w:r>
            <w:r w:rsidRPr="00697AC0">
              <w:rPr>
                <w:rFonts w:cs="Times New Roman" w:hint="eastAsia"/>
                <w:sz w:val="20"/>
                <w:szCs w:val="20"/>
              </w:rPr>
              <w:t>미비점을</w:t>
            </w:r>
            <w:r w:rsidRPr="00697AC0">
              <w:rPr>
                <w:rFonts w:cs="Times New Roman" w:hint="eastAsia"/>
                <w:sz w:val="20"/>
                <w:szCs w:val="20"/>
              </w:rPr>
              <w:t xml:space="preserve"> </w:t>
            </w:r>
            <w:r w:rsidRPr="00697AC0">
              <w:rPr>
                <w:rFonts w:cs="Times New Roman" w:hint="eastAsia"/>
                <w:sz w:val="20"/>
                <w:szCs w:val="20"/>
              </w:rPr>
              <w:t>개선한다면</w:t>
            </w:r>
            <w:r w:rsidRPr="00697AC0">
              <w:rPr>
                <w:rFonts w:cs="Times New Roman" w:hint="eastAsia"/>
                <w:sz w:val="20"/>
                <w:szCs w:val="20"/>
              </w:rPr>
              <w:t xml:space="preserve"> </w:t>
            </w:r>
            <w:r w:rsidRPr="00697AC0">
              <w:rPr>
                <w:rFonts w:cs="Times New Roman" w:hint="eastAsia"/>
                <w:sz w:val="20"/>
                <w:szCs w:val="20"/>
              </w:rPr>
              <w:t>실제</w:t>
            </w:r>
            <w:r w:rsidRPr="00697AC0">
              <w:rPr>
                <w:rFonts w:cs="Times New Roman" w:hint="eastAsia"/>
                <w:sz w:val="20"/>
                <w:szCs w:val="20"/>
              </w:rPr>
              <w:t xml:space="preserve"> </w:t>
            </w:r>
            <w:r w:rsidR="00E73082" w:rsidRPr="00E73082">
              <w:rPr>
                <w:rFonts w:cs="Times New Roman" w:hint="eastAsia"/>
                <w:sz w:val="20"/>
                <w:szCs w:val="20"/>
              </w:rPr>
              <w:t>제재처분</w:t>
            </w:r>
            <w:r w:rsidR="00E73082" w:rsidRPr="00E73082">
              <w:rPr>
                <w:rFonts w:cs="Times New Roman" w:hint="eastAsia"/>
                <w:sz w:val="20"/>
                <w:szCs w:val="20"/>
              </w:rPr>
              <w:t xml:space="preserve"> </w:t>
            </w:r>
            <w:r w:rsidR="00E73082" w:rsidRPr="00E73082">
              <w:rPr>
                <w:rFonts w:cs="Times New Roman" w:hint="eastAsia"/>
                <w:sz w:val="20"/>
                <w:szCs w:val="20"/>
              </w:rPr>
              <w:t>가능성은</w:t>
            </w:r>
            <w:r w:rsidR="00E73082" w:rsidRPr="00E73082">
              <w:rPr>
                <w:rFonts w:cs="Times New Roman" w:hint="eastAsia"/>
                <w:sz w:val="20"/>
                <w:szCs w:val="20"/>
              </w:rPr>
              <w:t xml:space="preserve"> </w:t>
            </w:r>
            <w:r w:rsidR="00E73082" w:rsidRPr="00E73082">
              <w:rPr>
                <w:rFonts w:cs="Times New Roman" w:hint="eastAsia"/>
                <w:sz w:val="20"/>
                <w:szCs w:val="20"/>
              </w:rPr>
              <w:t>높지</w:t>
            </w:r>
            <w:r w:rsidR="00E73082" w:rsidRPr="00E73082">
              <w:rPr>
                <w:rFonts w:cs="Times New Roman" w:hint="eastAsia"/>
                <w:sz w:val="20"/>
                <w:szCs w:val="20"/>
              </w:rPr>
              <w:t xml:space="preserve"> </w:t>
            </w:r>
            <w:r w:rsidR="00E73082" w:rsidRPr="00E73082">
              <w:rPr>
                <w:rFonts w:cs="Times New Roman" w:hint="eastAsia"/>
                <w:sz w:val="20"/>
                <w:szCs w:val="20"/>
              </w:rPr>
              <w:t>않으며</w:t>
            </w:r>
            <w:r w:rsidR="00E73082" w:rsidRPr="00E73082">
              <w:rPr>
                <w:rFonts w:cs="Times New Roman" w:hint="eastAsia"/>
                <w:sz w:val="20"/>
                <w:szCs w:val="20"/>
              </w:rPr>
              <w:t xml:space="preserve">, </w:t>
            </w:r>
            <w:r w:rsidR="00E73082" w:rsidRPr="00E73082">
              <w:rPr>
                <w:rFonts w:cs="Times New Roman" w:hint="eastAsia"/>
                <w:sz w:val="20"/>
                <w:szCs w:val="20"/>
              </w:rPr>
              <w:t>특히</w:t>
            </w:r>
            <w:r w:rsidR="00E73082" w:rsidRPr="00E73082">
              <w:rPr>
                <w:rFonts w:cs="Times New Roman" w:hint="eastAsia"/>
                <w:sz w:val="20"/>
                <w:szCs w:val="20"/>
              </w:rPr>
              <w:t xml:space="preserve"> </w:t>
            </w:r>
            <w:r w:rsidR="00E73082" w:rsidRPr="00E73082">
              <w:rPr>
                <w:rFonts w:cs="Times New Roman" w:hint="eastAsia"/>
                <w:sz w:val="20"/>
                <w:szCs w:val="20"/>
              </w:rPr>
              <w:t>임직원의</w:t>
            </w:r>
            <w:r w:rsidR="00E73082" w:rsidRPr="00E73082">
              <w:rPr>
                <w:rFonts w:cs="Times New Roman" w:hint="eastAsia"/>
                <w:sz w:val="20"/>
                <w:szCs w:val="20"/>
              </w:rPr>
              <w:t xml:space="preserve"> </w:t>
            </w:r>
            <w:r w:rsidR="00E73082" w:rsidRPr="00E73082">
              <w:rPr>
                <w:rFonts w:cs="Times New Roman" w:hint="eastAsia"/>
                <w:sz w:val="20"/>
                <w:szCs w:val="20"/>
              </w:rPr>
              <w:t>개인정보</w:t>
            </w:r>
            <w:r w:rsidR="00E73082" w:rsidRPr="00E73082">
              <w:rPr>
                <w:rFonts w:cs="Times New Roman" w:hint="eastAsia"/>
                <w:sz w:val="20"/>
                <w:szCs w:val="20"/>
              </w:rPr>
              <w:t xml:space="preserve"> </w:t>
            </w:r>
            <w:r w:rsidR="00E73082" w:rsidRPr="00E73082">
              <w:rPr>
                <w:rFonts w:cs="Times New Roman" w:hint="eastAsia"/>
                <w:sz w:val="20"/>
                <w:szCs w:val="20"/>
              </w:rPr>
              <w:t>처리와</w:t>
            </w:r>
            <w:r w:rsidR="00E73082" w:rsidRPr="00E73082">
              <w:rPr>
                <w:rFonts w:cs="Times New Roman" w:hint="eastAsia"/>
                <w:sz w:val="20"/>
                <w:szCs w:val="20"/>
              </w:rPr>
              <w:t xml:space="preserve"> </w:t>
            </w:r>
            <w:r w:rsidR="00E73082" w:rsidRPr="00E73082">
              <w:rPr>
                <w:rFonts w:cs="Times New Roman" w:hint="eastAsia"/>
                <w:sz w:val="20"/>
                <w:szCs w:val="20"/>
              </w:rPr>
              <w:t>관련한</w:t>
            </w:r>
            <w:r w:rsidR="00E73082" w:rsidRPr="00E73082">
              <w:rPr>
                <w:rFonts w:cs="Times New Roman" w:hint="eastAsia"/>
                <w:sz w:val="20"/>
                <w:szCs w:val="20"/>
              </w:rPr>
              <w:t xml:space="preserve"> </w:t>
            </w:r>
            <w:r w:rsidR="00E73082" w:rsidRPr="00E73082">
              <w:rPr>
                <w:rFonts w:cs="Times New Roman" w:hint="eastAsia"/>
                <w:sz w:val="20"/>
                <w:szCs w:val="20"/>
              </w:rPr>
              <w:t>매출액을</w:t>
            </w:r>
            <w:r w:rsidR="00E73082" w:rsidRPr="00E73082">
              <w:rPr>
                <w:rFonts w:cs="Times New Roman" w:hint="eastAsia"/>
                <w:sz w:val="20"/>
                <w:szCs w:val="20"/>
              </w:rPr>
              <w:t xml:space="preserve"> </w:t>
            </w:r>
            <w:r w:rsidR="00E73082" w:rsidRPr="00E73082">
              <w:rPr>
                <w:rFonts w:cs="Times New Roman" w:hint="eastAsia"/>
                <w:sz w:val="20"/>
                <w:szCs w:val="20"/>
              </w:rPr>
              <w:t>상정하기</w:t>
            </w:r>
            <w:r w:rsidR="00E73082" w:rsidRPr="00E73082">
              <w:rPr>
                <w:rFonts w:cs="Times New Roman" w:hint="eastAsia"/>
                <w:sz w:val="20"/>
                <w:szCs w:val="20"/>
              </w:rPr>
              <w:t xml:space="preserve"> </w:t>
            </w:r>
            <w:r w:rsidR="00E73082" w:rsidRPr="00E73082">
              <w:rPr>
                <w:rFonts w:cs="Times New Roman" w:hint="eastAsia"/>
                <w:sz w:val="20"/>
                <w:szCs w:val="20"/>
              </w:rPr>
              <w:t>어</w:t>
            </w:r>
            <w:r w:rsidR="00E73082" w:rsidRPr="00E73082">
              <w:rPr>
                <w:rFonts w:cs="Times New Roman" w:hint="eastAsia"/>
                <w:sz w:val="20"/>
                <w:szCs w:val="20"/>
              </w:rPr>
              <w:lastRenderedPageBreak/>
              <w:t>렵다는</w:t>
            </w:r>
            <w:r w:rsidR="00E73082" w:rsidRPr="00E73082">
              <w:rPr>
                <w:rFonts w:cs="Times New Roman" w:hint="eastAsia"/>
                <w:sz w:val="20"/>
                <w:szCs w:val="20"/>
              </w:rPr>
              <w:t xml:space="preserve"> </w:t>
            </w:r>
            <w:r w:rsidR="00E73082" w:rsidRPr="00E73082">
              <w:rPr>
                <w:rFonts w:cs="Times New Roman" w:hint="eastAsia"/>
                <w:sz w:val="20"/>
                <w:szCs w:val="20"/>
              </w:rPr>
              <w:t>점에서</w:t>
            </w:r>
            <w:r w:rsidR="00E73082" w:rsidRPr="00E73082">
              <w:rPr>
                <w:rFonts w:cs="Times New Roman" w:hint="eastAsia"/>
                <w:sz w:val="20"/>
                <w:szCs w:val="20"/>
              </w:rPr>
              <w:t xml:space="preserve"> </w:t>
            </w:r>
            <w:r w:rsidR="00E73082" w:rsidRPr="00E73082">
              <w:rPr>
                <w:rFonts w:cs="Times New Roman" w:hint="eastAsia"/>
                <w:sz w:val="20"/>
                <w:szCs w:val="20"/>
              </w:rPr>
              <w:t>과징금</w:t>
            </w:r>
            <w:r w:rsidR="00E73082" w:rsidRPr="00E73082">
              <w:rPr>
                <w:rFonts w:cs="Times New Roman" w:hint="eastAsia"/>
                <w:sz w:val="20"/>
                <w:szCs w:val="20"/>
              </w:rPr>
              <w:t xml:space="preserve"> </w:t>
            </w:r>
            <w:r w:rsidR="00E73082" w:rsidRPr="00E73082">
              <w:rPr>
                <w:rFonts w:cs="Times New Roman" w:hint="eastAsia"/>
                <w:sz w:val="20"/>
                <w:szCs w:val="20"/>
              </w:rPr>
              <w:t>부과가능성은</w:t>
            </w:r>
            <w:r w:rsidR="00E73082" w:rsidRPr="00E73082">
              <w:rPr>
                <w:rFonts w:cs="Times New Roman" w:hint="eastAsia"/>
                <w:sz w:val="20"/>
                <w:szCs w:val="20"/>
              </w:rPr>
              <w:t xml:space="preserve"> </w:t>
            </w:r>
            <w:r w:rsidR="00E73082" w:rsidRPr="00E73082">
              <w:rPr>
                <w:rFonts w:cs="Times New Roman" w:hint="eastAsia"/>
                <w:sz w:val="20"/>
                <w:szCs w:val="20"/>
              </w:rPr>
              <w:t>낮을</w:t>
            </w:r>
            <w:r w:rsidR="00E73082" w:rsidRPr="00E73082">
              <w:rPr>
                <w:rFonts w:cs="Times New Roman" w:hint="eastAsia"/>
                <w:sz w:val="20"/>
                <w:szCs w:val="20"/>
              </w:rPr>
              <w:t xml:space="preserve"> </w:t>
            </w:r>
            <w:r w:rsidR="00E73082" w:rsidRPr="00E73082">
              <w:rPr>
                <w:rFonts w:cs="Times New Roman" w:hint="eastAsia"/>
                <w:sz w:val="20"/>
                <w:szCs w:val="20"/>
              </w:rPr>
              <w:t>것으로</w:t>
            </w:r>
            <w:r w:rsidR="00E73082" w:rsidRPr="00E73082">
              <w:rPr>
                <w:rFonts w:cs="Times New Roman" w:hint="eastAsia"/>
                <w:sz w:val="20"/>
                <w:szCs w:val="20"/>
              </w:rPr>
              <w:t xml:space="preserve"> </w:t>
            </w:r>
            <w:r w:rsidR="00E73082" w:rsidRPr="00E73082">
              <w:rPr>
                <w:rFonts w:cs="Times New Roman" w:hint="eastAsia"/>
                <w:sz w:val="20"/>
                <w:szCs w:val="20"/>
              </w:rPr>
              <w:t>판단됨</w:t>
            </w:r>
            <w:r w:rsidR="00E73082" w:rsidRPr="00E73082">
              <w:rPr>
                <w:rFonts w:cs="Times New Roman" w:hint="eastAsia"/>
                <w:sz w:val="20"/>
                <w:szCs w:val="20"/>
              </w:rPr>
              <w:t>.</w:t>
            </w:r>
          </w:p>
        </w:tc>
        <w:tc>
          <w:tcPr>
            <w:tcW w:w="27" w:type="pct"/>
            <w:tcBorders>
              <w:top w:val="nil"/>
              <w:bottom w:val="nil"/>
            </w:tcBorders>
          </w:tcPr>
          <w:p w14:paraId="6ACFF8F2" w14:textId="77777777" w:rsidR="004E04A7" w:rsidRPr="009A2958" w:rsidRDefault="004E04A7" w:rsidP="004E04A7">
            <w:pPr>
              <w:widowControl/>
              <w:spacing w:before="40" w:after="120" w:line="276" w:lineRule="auto"/>
              <w:rPr>
                <w:rFonts w:cs="Times New Roman"/>
                <w:sz w:val="20"/>
                <w:szCs w:val="20"/>
              </w:rPr>
            </w:pPr>
          </w:p>
        </w:tc>
        <w:tc>
          <w:tcPr>
            <w:tcW w:w="770" w:type="pct"/>
          </w:tcPr>
          <w:p w14:paraId="478E5A2B" w14:textId="696BA54F" w:rsidR="004E04A7" w:rsidRPr="009A2958" w:rsidRDefault="00423BE8" w:rsidP="00423BE8">
            <w:pPr>
              <w:pStyle w:val="a8"/>
              <w:widowControl/>
              <w:numPr>
                <w:ilvl w:val="0"/>
                <w:numId w:val="2"/>
              </w:numPr>
              <w:spacing w:before="40" w:after="120" w:line="276" w:lineRule="auto"/>
              <w:rPr>
                <w:rFonts w:cs="Times New Roman"/>
                <w:sz w:val="20"/>
                <w:szCs w:val="20"/>
              </w:rPr>
            </w:pPr>
            <w:r>
              <w:rPr>
                <w:rFonts w:cs="Times New Roman" w:hint="eastAsia"/>
                <w:sz w:val="20"/>
                <w:szCs w:val="20"/>
              </w:rPr>
              <w:t>위반사항에</w:t>
            </w:r>
            <w:r>
              <w:rPr>
                <w:rFonts w:cs="Times New Roman" w:hint="eastAsia"/>
                <w:sz w:val="20"/>
                <w:szCs w:val="20"/>
              </w:rPr>
              <w:t xml:space="preserve"> </w:t>
            </w:r>
            <w:r>
              <w:rPr>
                <w:rFonts w:cs="Times New Roman" w:hint="eastAsia"/>
                <w:sz w:val="20"/>
                <w:szCs w:val="20"/>
              </w:rPr>
              <w:t>대하여</w:t>
            </w:r>
            <w:r>
              <w:rPr>
                <w:rFonts w:cs="Times New Roman" w:hint="eastAsia"/>
                <w:sz w:val="20"/>
                <w:szCs w:val="20"/>
              </w:rPr>
              <w:t xml:space="preserve"> </w:t>
            </w:r>
            <w:r>
              <w:rPr>
                <w:rFonts w:cs="Times New Roman"/>
                <w:sz w:val="20"/>
                <w:szCs w:val="20"/>
              </w:rPr>
              <w:t>5</w:t>
            </w:r>
            <w:r>
              <w:rPr>
                <w:rFonts w:cs="Times New Roman" w:hint="eastAsia"/>
                <w:sz w:val="20"/>
                <w:szCs w:val="20"/>
              </w:rPr>
              <w:t>천만원</w:t>
            </w:r>
            <w:r>
              <w:rPr>
                <w:rFonts w:cs="Times New Roman" w:hint="eastAsia"/>
                <w:sz w:val="20"/>
                <w:szCs w:val="20"/>
              </w:rPr>
              <w:t xml:space="preserve"> </w:t>
            </w:r>
            <w:r>
              <w:rPr>
                <w:rFonts w:cs="Times New Roman" w:hint="eastAsia"/>
                <w:sz w:val="20"/>
                <w:szCs w:val="20"/>
              </w:rPr>
              <w:t>이하의</w:t>
            </w:r>
            <w:r w:rsidR="00E73082">
              <w:rPr>
                <w:rFonts w:cs="Times New Roman" w:hint="eastAsia"/>
                <w:sz w:val="20"/>
                <w:szCs w:val="20"/>
              </w:rPr>
              <w:t xml:space="preserve"> </w:t>
            </w:r>
            <w:r w:rsidR="00E73082">
              <w:rPr>
                <w:rFonts w:cs="Times New Roman" w:hint="eastAsia"/>
                <w:sz w:val="20"/>
                <w:szCs w:val="20"/>
              </w:rPr>
              <w:t>벌금</w:t>
            </w:r>
            <w:r w:rsidR="00E73082">
              <w:rPr>
                <w:rFonts w:cs="Times New Roman" w:hint="eastAsia"/>
                <w:sz w:val="20"/>
                <w:szCs w:val="20"/>
              </w:rPr>
              <w:t xml:space="preserve"> </w:t>
            </w:r>
            <w:r w:rsidR="00E73082">
              <w:rPr>
                <w:rFonts w:cs="Times New Roman" w:hint="eastAsia"/>
                <w:sz w:val="20"/>
                <w:szCs w:val="20"/>
              </w:rPr>
              <w:t>및</w:t>
            </w:r>
            <w:r>
              <w:rPr>
                <w:rFonts w:cs="Times New Roman" w:hint="eastAsia"/>
                <w:sz w:val="20"/>
                <w:szCs w:val="20"/>
              </w:rPr>
              <w:t xml:space="preserve"> </w:t>
            </w:r>
            <w:r>
              <w:rPr>
                <w:rFonts w:cs="Times New Roman" w:hint="eastAsia"/>
                <w:sz w:val="20"/>
                <w:szCs w:val="20"/>
              </w:rPr>
              <w:t>과태료가</w:t>
            </w:r>
            <w:r>
              <w:rPr>
                <w:rFonts w:cs="Times New Roman" w:hint="eastAsia"/>
                <w:sz w:val="20"/>
                <w:szCs w:val="20"/>
              </w:rPr>
              <w:t xml:space="preserve"> </w:t>
            </w:r>
            <w:r>
              <w:rPr>
                <w:rFonts w:cs="Times New Roman" w:hint="eastAsia"/>
                <w:sz w:val="20"/>
                <w:szCs w:val="20"/>
              </w:rPr>
              <w:t>부과될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있음</w:t>
            </w:r>
            <w:r>
              <w:rPr>
                <w:rFonts w:hint="eastAsia"/>
                <w:sz w:val="20"/>
                <w:szCs w:val="20"/>
              </w:rPr>
              <w:t>(</w:t>
            </w:r>
            <w:r>
              <w:rPr>
                <w:rFonts w:hint="eastAsia"/>
                <w:sz w:val="20"/>
                <w:szCs w:val="20"/>
              </w:rPr>
              <w:t>단</w:t>
            </w:r>
            <w:r>
              <w:rPr>
                <w:rFonts w:hint="eastAsia"/>
                <w:sz w:val="20"/>
                <w:szCs w:val="20"/>
              </w:rPr>
              <w:t>,</w:t>
            </w:r>
            <w:r>
              <w:rPr>
                <w:sz w:val="20"/>
                <w:szCs w:val="20"/>
              </w:rPr>
              <w:t xml:space="preserve"> </w:t>
            </w:r>
            <w:r>
              <w:rPr>
                <w:rFonts w:hint="eastAsia"/>
                <w:sz w:val="20"/>
                <w:szCs w:val="20"/>
              </w:rPr>
              <w:t>시정이</w:t>
            </w:r>
            <w:r>
              <w:rPr>
                <w:rFonts w:hint="eastAsia"/>
                <w:sz w:val="20"/>
                <w:szCs w:val="20"/>
              </w:rPr>
              <w:t xml:space="preserve"> </w:t>
            </w:r>
            <w:r>
              <w:rPr>
                <w:rFonts w:hint="eastAsia"/>
                <w:sz w:val="20"/>
                <w:szCs w:val="20"/>
              </w:rPr>
              <w:t>이루어진다면</w:t>
            </w:r>
            <w:r>
              <w:rPr>
                <w:rFonts w:hint="eastAsia"/>
                <w:sz w:val="20"/>
                <w:szCs w:val="20"/>
              </w:rPr>
              <w:t xml:space="preserve"> </w:t>
            </w:r>
            <w:r>
              <w:rPr>
                <w:rFonts w:hint="eastAsia"/>
                <w:sz w:val="20"/>
                <w:szCs w:val="20"/>
              </w:rPr>
              <w:t>부과</w:t>
            </w:r>
            <w:r>
              <w:rPr>
                <w:rFonts w:hint="eastAsia"/>
                <w:sz w:val="20"/>
                <w:szCs w:val="20"/>
              </w:rPr>
              <w:t xml:space="preserve"> </w:t>
            </w:r>
            <w:r>
              <w:rPr>
                <w:rFonts w:hint="eastAsia"/>
                <w:sz w:val="20"/>
                <w:szCs w:val="20"/>
              </w:rPr>
              <w:t>가능성</w:t>
            </w:r>
            <w:r>
              <w:rPr>
                <w:rFonts w:hint="eastAsia"/>
                <w:sz w:val="20"/>
                <w:szCs w:val="20"/>
              </w:rPr>
              <w:t xml:space="preserve"> </w:t>
            </w:r>
            <w:r>
              <w:rPr>
                <w:rFonts w:hint="eastAsia"/>
                <w:sz w:val="20"/>
                <w:szCs w:val="20"/>
              </w:rPr>
              <w:t>낮음</w:t>
            </w:r>
            <w:r>
              <w:rPr>
                <w:rFonts w:hint="eastAsia"/>
                <w:sz w:val="20"/>
                <w:szCs w:val="20"/>
              </w:rPr>
              <w:t>)</w:t>
            </w:r>
          </w:p>
        </w:tc>
      </w:tr>
      <w:tr w:rsidR="003C0D20" w:rsidRPr="009A2958" w14:paraId="5F8479DF" w14:textId="77777777" w:rsidTr="005249BB">
        <w:trPr>
          <w:trHeight w:val="3063"/>
        </w:trPr>
        <w:tc>
          <w:tcPr>
            <w:tcW w:w="619" w:type="pct"/>
          </w:tcPr>
          <w:p w14:paraId="44C45656" w14:textId="24C70D04" w:rsidR="003C0D20" w:rsidRPr="003C0D20" w:rsidRDefault="00E314C0" w:rsidP="003C0D20">
            <w:pPr>
              <w:widowControl/>
              <w:spacing w:before="40" w:after="120" w:line="276" w:lineRule="auto"/>
              <w:jc w:val="center"/>
              <w:outlineLvl w:val="0"/>
              <w:rPr>
                <w:rFonts w:cs="Times New Roman"/>
                <w:b/>
                <w:color w:val="404040" w:themeColor="text1" w:themeTint="BF"/>
                <w:kern w:val="0"/>
                <w:sz w:val="20"/>
                <w:szCs w:val="20"/>
              </w:rPr>
            </w:pPr>
            <w:bookmarkStart w:id="214" w:name="_Toc108480456"/>
            <w:bookmarkStart w:id="215" w:name="_Toc108513012"/>
            <w:r>
              <w:rPr>
                <w:rFonts w:cs="Times New Roman" w:hint="eastAsia"/>
                <w:b/>
                <w:color w:val="404040" w:themeColor="text1" w:themeTint="BF"/>
                <w:kern w:val="0"/>
                <w:sz w:val="20"/>
                <w:szCs w:val="20"/>
              </w:rPr>
              <w:t>로카</w:t>
            </w:r>
            <w:r w:rsidRPr="003C0D20">
              <w:rPr>
                <w:rFonts w:cs="Times New Roman" w:hint="eastAsia"/>
                <w:b/>
                <w:color w:val="404040" w:themeColor="text1" w:themeTint="BF"/>
                <w:kern w:val="0"/>
                <w:sz w:val="20"/>
                <w:szCs w:val="20"/>
              </w:rPr>
              <w:t xml:space="preserve"> </w:t>
            </w:r>
            <w:r w:rsidR="003C0D20" w:rsidRPr="003C0D20">
              <w:rPr>
                <w:rFonts w:cs="Times New Roman" w:hint="eastAsia"/>
                <w:b/>
                <w:color w:val="404040" w:themeColor="text1" w:themeTint="BF"/>
                <w:kern w:val="0"/>
                <w:sz w:val="20"/>
                <w:szCs w:val="20"/>
              </w:rPr>
              <w:t>인력</w:t>
            </w:r>
            <w:r w:rsidR="003C0D20" w:rsidRPr="003C0D20">
              <w:rPr>
                <w:rFonts w:cs="Times New Roman" w:hint="eastAsia"/>
                <w:b/>
                <w:color w:val="404040" w:themeColor="text1" w:themeTint="BF"/>
                <w:kern w:val="0"/>
                <w:sz w:val="20"/>
                <w:szCs w:val="20"/>
              </w:rPr>
              <w:t xml:space="preserve"> </w:t>
            </w:r>
            <w:r w:rsidR="003C0D20" w:rsidRPr="003C0D20">
              <w:rPr>
                <w:rFonts w:cs="Times New Roman" w:hint="eastAsia"/>
                <w:b/>
                <w:color w:val="404040" w:themeColor="text1" w:themeTint="BF"/>
                <w:kern w:val="0"/>
                <w:sz w:val="20"/>
                <w:szCs w:val="20"/>
              </w:rPr>
              <w:t>현황</w:t>
            </w:r>
            <w:bookmarkEnd w:id="214"/>
            <w:bookmarkEnd w:id="215"/>
          </w:p>
        </w:tc>
        <w:tc>
          <w:tcPr>
            <w:tcW w:w="26" w:type="pct"/>
            <w:tcBorders>
              <w:top w:val="nil"/>
              <w:bottom w:val="nil"/>
            </w:tcBorders>
          </w:tcPr>
          <w:p w14:paraId="3B3108F2" w14:textId="77777777" w:rsidR="003C0D20" w:rsidRPr="009A2958" w:rsidRDefault="003C0D20" w:rsidP="003C0D20">
            <w:pPr>
              <w:widowControl/>
              <w:spacing w:before="40" w:after="120" w:line="276" w:lineRule="auto"/>
              <w:rPr>
                <w:rFonts w:cs="Times New Roman"/>
                <w:b/>
                <w:sz w:val="20"/>
                <w:szCs w:val="20"/>
              </w:rPr>
            </w:pPr>
          </w:p>
        </w:tc>
        <w:tc>
          <w:tcPr>
            <w:tcW w:w="1804" w:type="pct"/>
          </w:tcPr>
          <w:p w14:paraId="23C5826D" w14:textId="74E52D52" w:rsidR="003C0D20" w:rsidRDefault="003C0D20" w:rsidP="003C0D20">
            <w:pPr>
              <w:pStyle w:val="a8"/>
              <w:widowControl/>
              <w:numPr>
                <w:ilvl w:val="0"/>
                <w:numId w:val="2"/>
              </w:numPr>
              <w:spacing w:before="40" w:after="120" w:line="276" w:lineRule="auto"/>
              <w:rPr>
                <w:rFonts w:cs="Times New Roman"/>
                <w:sz w:val="20"/>
                <w:szCs w:val="20"/>
              </w:rPr>
            </w:pPr>
            <w:r>
              <w:rPr>
                <w:rFonts w:cs="Times New Roman" w:hint="eastAsia"/>
                <w:sz w:val="20"/>
                <w:szCs w:val="20"/>
              </w:rPr>
              <w:t>제공된</w:t>
            </w:r>
            <w:r>
              <w:rPr>
                <w:rFonts w:cs="Times New Roman" w:hint="eastAsia"/>
                <w:sz w:val="20"/>
                <w:szCs w:val="20"/>
              </w:rPr>
              <w:t xml:space="preserve"> </w:t>
            </w:r>
            <w:r>
              <w:rPr>
                <w:rFonts w:cs="Times New Roman" w:hint="eastAsia"/>
                <w:sz w:val="20"/>
                <w:szCs w:val="20"/>
              </w:rPr>
              <w:t>자료에</w:t>
            </w:r>
            <w:r>
              <w:rPr>
                <w:rFonts w:cs="Times New Roman" w:hint="eastAsia"/>
                <w:sz w:val="20"/>
                <w:szCs w:val="20"/>
              </w:rPr>
              <w:t xml:space="preserve"> </w:t>
            </w:r>
            <w:r>
              <w:rPr>
                <w:rFonts w:cs="Times New Roman" w:hint="eastAsia"/>
                <w:sz w:val="20"/>
                <w:szCs w:val="20"/>
              </w:rPr>
              <w:t>의하면</w:t>
            </w:r>
            <w:r>
              <w:rPr>
                <w:rFonts w:cs="Times New Roman" w:hint="eastAsia"/>
                <w:sz w:val="20"/>
                <w:szCs w:val="20"/>
              </w:rPr>
              <w:t>,</w:t>
            </w:r>
            <w:r>
              <w:rPr>
                <w:rFonts w:cs="Times New Roman"/>
                <w:sz w:val="20"/>
                <w:szCs w:val="20"/>
              </w:rPr>
              <w:t xml:space="preserve"> 2021</w:t>
            </w:r>
            <w:r>
              <w:rPr>
                <w:rFonts w:cs="Times New Roman" w:hint="eastAsia"/>
                <w:sz w:val="20"/>
                <w:szCs w:val="20"/>
              </w:rPr>
              <w:t>년</w:t>
            </w:r>
            <w:r>
              <w:rPr>
                <w:rFonts w:cs="Times New Roman" w:hint="eastAsia"/>
                <w:sz w:val="20"/>
                <w:szCs w:val="20"/>
              </w:rPr>
              <w:t xml:space="preserve"> </w:t>
            </w:r>
            <w:r>
              <w:rPr>
                <w:rFonts w:cs="Times New Roman"/>
                <w:sz w:val="20"/>
                <w:szCs w:val="20"/>
              </w:rPr>
              <w:t>12</w:t>
            </w:r>
            <w:r>
              <w:rPr>
                <w:rFonts w:cs="Times New Roman" w:hint="eastAsia"/>
                <w:sz w:val="20"/>
                <w:szCs w:val="20"/>
              </w:rPr>
              <w:t>월</w:t>
            </w:r>
            <w:r>
              <w:rPr>
                <w:rFonts w:cs="Times New Roman" w:hint="eastAsia"/>
                <w:sz w:val="20"/>
                <w:szCs w:val="20"/>
              </w:rPr>
              <w:t xml:space="preserve"> </w:t>
            </w:r>
            <w:r>
              <w:rPr>
                <w:rFonts w:cs="Times New Roman"/>
                <w:sz w:val="20"/>
                <w:szCs w:val="20"/>
              </w:rPr>
              <w:t>31</w:t>
            </w:r>
            <w:r>
              <w:rPr>
                <w:rFonts w:cs="Times New Roman" w:hint="eastAsia"/>
                <w:sz w:val="20"/>
                <w:szCs w:val="20"/>
              </w:rPr>
              <w:t>일</w:t>
            </w:r>
            <w:r>
              <w:rPr>
                <w:rFonts w:cs="Times New Roman" w:hint="eastAsia"/>
                <w:sz w:val="20"/>
                <w:szCs w:val="20"/>
              </w:rPr>
              <w:t xml:space="preserve"> </w:t>
            </w:r>
            <w:r>
              <w:rPr>
                <w:rFonts w:cs="Times New Roman" w:hint="eastAsia"/>
                <w:sz w:val="20"/>
                <w:szCs w:val="20"/>
              </w:rPr>
              <w:t>기준</w:t>
            </w:r>
            <w:r>
              <w:rPr>
                <w:rFonts w:cs="Times New Roman" w:hint="eastAsia"/>
                <w:sz w:val="20"/>
                <w:szCs w:val="20"/>
              </w:rPr>
              <w:t xml:space="preserve"> </w:t>
            </w:r>
            <w:r>
              <w:rPr>
                <w:rFonts w:cs="Times New Roman" w:hint="eastAsia"/>
                <w:sz w:val="20"/>
                <w:szCs w:val="20"/>
              </w:rPr>
              <w:t>로카</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자회사들의</w:t>
            </w:r>
            <w:r>
              <w:rPr>
                <w:rFonts w:cs="Times New Roman" w:hint="eastAsia"/>
                <w:sz w:val="20"/>
                <w:szCs w:val="20"/>
              </w:rPr>
              <w:t xml:space="preserve"> </w:t>
            </w:r>
            <w:r>
              <w:rPr>
                <w:rFonts w:cs="Times New Roman" w:hint="eastAsia"/>
                <w:sz w:val="20"/>
                <w:szCs w:val="20"/>
              </w:rPr>
              <w:t>인력</w:t>
            </w:r>
            <w:r>
              <w:rPr>
                <w:rFonts w:cs="Times New Roman" w:hint="eastAsia"/>
                <w:sz w:val="20"/>
                <w:szCs w:val="20"/>
              </w:rPr>
              <w:t xml:space="preserve"> </w:t>
            </w:r>
            <w:r>
              <w:rPr>
                <w:rFonts w:cs="Times New Roman" w:hint="eastAsia"/>
                <w:sz w:val="20"/>
                <w:szCs w:val="20"/>
              </w:rPr>
              <w:t>현황은</w:t>
            </w:r>
            <w:r>
              <w:rPr>
                <w:rFonts w:cs="Times New Roman" w:hint="eastAsia"/>
                <w:sz w:val="20"/>
                <w:szCs w:val="20"/>
              </w:rPr>
              <w:t xml:space="preserve"> </w:t>
            </w:r>
            <w:r>
              <w:rPr>
                <w:rFonts w:cs="Times New Roman" w:hint="eastAsia"/>
                <w:sz w:val="20"/>
                <w:szCs w:val="20"/>
              </w:rPr>
              <w:t>다음과</w:t>
            </w:r>
            <w:r>
              <w:rPr>
                <w:rFonts w:cs="Times New Roman" w:hint="eastAsia"/>
                <w:sz w:val="20"/>
                <w:szCs w:val="20"/>
              </w:rPr>
              <w:t xml:space="preserve"> </w:t>
            </w:r>
            <w:r>
              <w:rPr>
                <w:rFonts w:cs="Times New Roman" w:hint="eastAsia"/>
                <w:sz w:val="20"/>
                <w:szCs w:val="20"/>
              </w:rPr>
              <w:t>같음</w:t>
            </w:r>
            <w:r>
              <w:rPr>
                <w:rFonts w:cs="Times New Roman" w:hint="eastAsia"/>
                <w:sz w:val="20"/>
                <w:szCs w:val="20"/>
              </w:rPr>
              <w:t>.</w:t>
            </w:r>
          </w:p>
          <w:tbl>
            <w:tblPr>
              <w:tblStyle w:val="a5"/>
              <w:tblW w:w="4876" w:type="dxa"/>
              <w:tblInd w:w="284" w:type="dxa"/>
              <w:tblCellMar>
                <w:left w:w="85" w:type="dxa"/>
                <w:right w:w="85" w:type="dxa"/>
              </w:tblCellMar>
              <w:tblLook w:val="04A0" w:firstRow="1" w:lastRow="0" w:firstColumn="1" w:lastColumn="0" w:noHBand="0" w:noVBand="1"/>
            </w:tblPr>
            <w:tblGrid>
              <w:gridCol w:w="1477"/>
              <w:gridCol w:w="849"/>
              <w:gridCol w:w="850"/>
              <w:gridCol w:w="850"/>
              <w:gridCol w:w="850"/>
            </w:tblGrid>
            <w:tr w:rsidR="003C0D20" w:rsidRPr="009A2958" w14:paraId="7D985834" w14:textId="77777777" w:rsidTr="003C296E">
              <w:tc>
                <w:tcPr>
                  <w:tcW w:w="1477" w:type="dxa"/>
                  <w:shd w:val="clear" w:color="auto" w:fill="D9D9D9" w:themeFill="background1" w:themeFillShade="D9"/>
                  <w:vAlign w:val="center"/>
                </w:tcPr>
                <w:p w14:paraId="6B2955CE" w14:textId="77777777" w:rsidR="003C0D20" w:rsidRPr="009A2958" w:rsidRDefault="003C0D20" w:rsidP="003C0D20">
                  <w:pPr>
                    <w:pStyle w:val="a8"/>
                    <w:widowControl/>
                    <w:spacing w:before="40" w:after="40" w:line="240" w:lineRule="auto"/>
                    <w:ind w:left="0"/>
                    <w:jc w:val="center"/>
                    <w:rPr>
                      <w:rFonts w:cs="Times New Roman"/>
                      <w:b/>
                      <w:sz w:val="20"/>
                      <w:szCs w:val="20"/>
                    </w:rPr>
                  </w:pPr>
                  <w:r w:rsidRPr="009A2958">
                    <w:rPr>
                      <w:rFonts w:cs="Times New Roman"/>
                      <w:b/>
                      <w:sz w:val="20"/>
                      <w:szCs w:val="20"/>
                    </w:rPr>
                    <w:t>구분</w:t>
                  </w:r>
                </w:p>
              </w:tc>
              <w:tc>
                <w:tcPr>
                  <w:tcW w:w="849" w:type="dxa"/>
                  <w:shd w:val="clear" w:color="auto" w:fill="D9D9D9" w:themeFill="background1" w:themeFillShade="D9"/>
                  <w:vAlign w:val="center"/>
                </w:tcPr>
                <w:p w14:paraId="2BCDA13F" w14:textId="77777777" w:rsidR="003C0D20" w:rsidRPr="009A2958" w:rsidRDefault="003C0D20" w:rsidP="003C0D20">
                  <w:pPr>
                    <w:pStyle w:val="a8"/>
                    <w:widowControl/>
                    <w:spacing w:before="40" w:after="40" w:line="240" w:lineRule="auto"/>
                    <w:ind w:left="0"/>
                    <w:jc w:val="center"/>
                    <w:rPr>
                      <w:rFonts w:cs="Times New Roman"/>
                      <w:b/>
                      <w:sz w:val="20"/>
                      <w:szCs w:val="20"/>
                    </w:rPr>
                  </w:pPr>
                  <w:r>
                    <w:rPr>
                      <w:rFonts w:cs="Times New Roman" w:hint="eastAsia"/>
                      <w:b/>
                      <w:sz w:val="20"/>
                      <w:szCs w:val="20"/>
                    </w:rPr>
                    <w:t>사무</w:t>
                  </w:r>
                  <w:r w:rsidRPr="009A2958">
                    <w:rPr>
                      <w:rFonts w:cs="Times New Roman"/>
                      <w:b/>
                      <w:sz w:val="20"/>
                      <w:szCs w:val="20"/>
                    </w:rPr>
                    <w:t>직</w:t>
                  </w:r>
                </w:p>
              </w:tc>
              <w:tc>
                <w:tcPr>
                  <w:tcW w:w="850" w:type="dxa"/>
                  <w:shd w:val="clear" w:color="auto" w:fill="D9D9D9" w:themeFill="background1" w:themeFillShade="D9"/>
                  <w:vAlign w:val="center"/>
                </w:tcPr>
                <w:p w14:paraId="0AAFA676" w14:textId="77777777" w:rsidR="003C0D20" w:rsidRPr="009A2958" w:rsidRDefault="003C0D20" w:rsidP="003C0D20">
                  <w:pPr>
                    <w:pStyle w:val="a8"/>
                    <w:widowControl/>
                    <w:spacing w:before="40" w:after="40" w:line="240" w:lineRule="auto"/>
                    <w:ind w:left="0"/>
                    <w:jc w:val="center"/>
                    <w:rPr>
                      <w:rFonts w:cs="Times New Roman"/>
                      <w:b/>
                      <w:sz w:val="20"/>
                      <w:szCs w:val="20"/>
                    </w:rPr>
                  </w:pPr>
                  <w:r>
                    <w:rPr>
                      <w:rFonts w:cs="Times New Roman" w:hint="eastAsia"/>
                      <w:b/>
                      <w:sz w:val="20"/>
                      <w:szCs w:val="20"/>
                    </w:rPr>
                    <w:t>영업</w:t>
                  </w:r>
                  <w:r w:rsidRPr="009A2958">
                    <w:rPr>
                      <w:rFonts w:cs="Times New Roman"/>
                      <w:b/>
                      <w:sz w:val="20"/>
                      <w:szCs w:val="20"/>
                    </w:rPr>
                    <w:t>직</w:t>
                  </w:r>
                </w:p>
              </w:tc>
              <w:tc>
                <w:tcPr>
                  <w:tcW w:w="850" w:type="dxa"/>
                  <w:shd w:val="clear" w:color="auto" w:fill="D9D9D9" w:themeFill="background1" w:themeFillShade="D9"/>
                  <w:vAlign w:val="center"/>
                </w:tcPr>
                <w:p w14:paraId="0F91B5AB" w14:textId="77777777" w:rsidR="003C0D20" w:rsidRPr="009A2958" w:rsidRDefault="003C0D20" w:rsidP="003C0D20">
                  <w:pPr>
                    <w:pStyle w:val="a8"/>
                    <w:widowControl/>
                    <w:spacing w:before="40" w:after="40" w:line="240" w:lineRule="auto"/>
                    <w:ind w:left="0"/>
                    <w:jc w:val="center"/>
                    <w:rPr>
                      <w:rFonts w:cs="Times New Roman"/>
                      <w:b/>
                      <w:spacing w:val="-14"/>
                      <w:sz w:val="20"/>
                      <w:szCs w:val="20"/>
                    </w:rPr>
                  </w:pPr>
                  <w:r>
                    <w:rPr>
                      <w:rFonts w:cs="Times New Roman" w:hint="eastAsia"/>
                      <w:b/>
                      <w:spacing w:val="-14"/>
                      <w:sz w:val="20"/>
                      <w:szCs w:val="20"/>
                    </w:rPr>
                    <w:t>기술직</w:t>
                  </w:r>
                </w:p>
              </w:tc>
              <w:tc>
                <w:tcPr>
                  <w:tcW w:w="850" w:type="dxa"/>
                  <w:shd w:val="clear" w:color="auto" w:fill="D9D9D9" w:themeFill="background1" w:themeFillShade="D9"/>
                  <w:vAlign w:val="center"/>
                </w:tcPr>
                <w:p w14:paraId="63F30875" w14:textId="77777777" w:rsidR="003C0D20" w:rsidRPr="009A2958" w:rsidRDefault="003C0D20" w:rsidP="003C0D20">
                  <w:pPr>
                    <w:pStyle w:val="a8"/>
                    <w:widowControl/>
                    <w:spacing w:before="40" w:after="40" w:line="240" w:lineRule="auto"/>
                    <w:ind w:left="0"/>
                    <w:jc w:val="center"/>
                    <w:rPr>
                      <w:rFonts w:cs="Times New Roman"/>
                      <w:b/>
                      <w:sz w:val="20"/>
                      <w:szCs w:val="20"/>
                    </w:rPr>
                  </w:pPr>
                  <w:r w:rsidRPr="009A2958">
                    <w:rPr>
                      <w:rFonts w:cs="Times New Roman"/>
                      <w:b/>
                      <w:sz w:val="20"/>
                      <w:szCs w:val="20"/>
                    </w:rPr>
                    <w:t>합계</w:t>
                  </w:r>
                </w:p>
              </w:tc>
            </w:tr>
            <w:tr w:rsidR="003C0D20" w:rsidRPr="009A2958" w14:paraId="64717EC8" w14:textId="77777777" w:rsidTr="003C296E">
              <w:tc>
                <w:tcPr>
                  <w:tcW w:w="1477" w:type="dxa"/>
                  <w:vAlign w:val="center"/>
                </w:tcPr>
                <w:p w14:paraId="587CABB7" w14:textId="77777777" w:rsidR="003C0D20" w:rsidRPr="005249BB" w:rsidRDefault="003C0D20" w:rsidP="003C0D20">
                  <w:pPr>
                    <w:pStyle w:val="a8"/>
                    <w:widowControl/>
                    <w:spacing w:before="40" w:after="40" w:line="240" w:lineRule="auto"/>
                    <w:ind w:left="0"/>
                    <w:jc w:val="center"/>
                    <w:rPr>
                      <w:rFonts w:cs="Times New Roman"/>
                      <w:sz w:val="20"/>
                      <w:szCs w:val="20"/>
                    </w:rPr>
                  </w:pPr>
                  <w:r w:rsidRPr="005249BB">
                    <w:rPr>
                      <w:rFonts w:cs="Times New Roman" w:hint="eastAsia"/>
                      <w:sz w:val="20"/>
                      <w:szCs w:val="20"/>
                    </w:rPr>
                    <w:t>로카모빌리티</w:t>
                  </w:r>
                </w:p>
              </w:tc>
              <w:tc>
                <w:tcPr>
                  <w:tcW w:w="849" w:type="dxa"/>
                  <w:vAlign w:val="center"/>
                </w:tcPr>
                <w:p w14:paraId="41D469D1"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42</w:t>
                  </w:r>
                </w:p>
              </w:tc>
              <w:tc>
                <w:tcPr>
                  <w:tcW w:w="850" w:type="dxa"/>
                  <w:vAlign w:val="center"/>
                </w:tcPr>
                <w:p w14:paraId="0CEC44B4"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48</w:t>
                  </w:r>
                </w:p>
              </w:tc>
              <w:tc>
                <w:tcPr>
                  <w:tcW w:w="850" w:type="dxa"/>
                  <w:vAlign w:val="center"/>
                </w:tcPr>
                <w:p w14:paraId="5F1475B2"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25</w:t>
                  </w:r>
                </w:p>
              </w:tc>
              <w:tc>
                <w:tcPr>
                  <w:tcW w:w="850" w:type="dxa"/>
                  <w:vAlign w:val="center"/>
                </w:tcPr>
                <w:p w14:paraId="2EF4125E"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115</w:t>
                  </w:r>
                </w:p>
              </w:tc>
            </w:tr>
            <w:tr w:rsidR="003C0D20" w:rsidRPr="009A2958" w14:paraId="751AC335" w14:textId="77777777" w:rsidTr="003C296E">
              <w:tc>
                <w:tcPr>
                  <w:tcW w:w="1477" w:type="dxa"/>
                  <w:vAlign w:val="center"/>
                </w:tcPr>
                <w:p w14:paraId="7119A84D" w14:textId="77777777" w:rsidR="003C0D20" w:rsidRPr="005249BB" w:rsidRDefault="003C0D20" w:rsidP="003C0D20">
                  <w:pPr>
                    <w:pStyle w:val="a8"/>
                    <w:widowControl/>
                    <w:spacing w:before="40" w:after="40" w:line="240" w:lineRule="auto"/>
                    <w:ind w:left="0"/>
                    <w:jc w:val="center"/>
                    <w:rPr>
                      <w:rFonts w:cs="Times New Roman"/>
                      <w:sz w:val="20"/>
                      <w:szCs w:val="20"/>
                    </w:rPr>
                  </w:pPr>
                  <w:r w:rsidRPr="005249BB">
                    <w:rPr>
                      <w:rFonts w:cs="Times New Roman" w:hint="eastAsia"/>
                      <w:sz w:val="20"/>
                      <w:szCs w:val="20"/>
                    </w:rPr>
                    <w:t>마이비</w:t>
                  </w:r>
                </w:p>
              </w:tc>
              <w:tc>
                <w:tcPr>
                  <w:tcW w:w="849" w:type="dxa"/>
                  <w:vAlign w:val="center"/>
                </w:tcPr>
                <w:p w14:paraId="005A9686"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8</w:t>
                  </w:r>
                </w:p>
              </w:tc>
              <w:tc>
                <w:tcPr>
                  <w:tcW w:w="850" w:type="dxa"/>
                  <w:vAlign w:val="center"/>
                </w:tcPr>
                <w:p w14:paraId="2E4D5298"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23</w:t>
                  </w:r>
                </w:p>
              </w:tc>
              <w:tc>
                <w:tcPr>
                  <w:tcW w:w="850" w:type="dxa"/>
                  <w:vAlign w:val="center"/>
                </w:tcPr>
                <w:p w14:paraId="676668BC"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6</w:t>
                  </w:r>
                </w:p>
              </w:tc>
              <w:tc>
                <w:tcPr>
                  <w:tcW w:w="850" w:type="dxa"/>
                  <w:vAlign w:val="center"/>
                </w:tcPr>
                <w:p w14:paraId="5ECCE284"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37</w:t>
                  </w:r>
                </w:p>
              </w:tc>
            </w:tr>
            <w:tr w:rsidR="003C0D20" w:rsidRPr="009A2958" w14:paraId="482275BB" w14:textId="77777777" w:rsidTr="003C296E">
              <w:tc>
                <w:tcPr>
                  <w:tcW w:w="1477" w:type="dxa"/>
                  <w:vAlign w:val="center"/>
                </w:tcPr>
                <w:p w14:paraId="1EBFBF9E" w14:textId="77777777" w:rsidR="003C0D20" w:rsidRPr="005249BB" w:rsidRDefault="003C0D20" w:rsidP="003C0D20">
                  <w:pPr>
                    <w:pStyle w:val="a8"/>
                    <w:widowControl/>
                    <w:spacing w:before="40" w:after="40" w:line="240" w:lineRule="auto"/>
                    <w:ind w:left="0"/>
                    <w:jc w:val="center"/>
                    <w:rPr>
                      <w:rFonts w:cs="Times New Roman"/>
                      <w:spacing w:val="-8"/>
                      <w:sz w:val="20"/>
                      <w:szCs w:val="20"/>
                    </w:rPr>
                  </w:pPr>
                  <w:r w:rsidRPr="005249BB">
                    <w:rPr>
                      <w:rFonts w:cs="Times New Roman" w:hint="eastAsia"/>
                      <w:spacing w:val="-8"/>
                      <w:sz w:val="20"/>
                      <w:szCs w:val="20"/>
                    </w:rPr>
                    <w:t>부산하나로카드</w:t>
                  </w:r>
                </w:p>
              </w:tc>
              <w:tc>
                <w:tcPr>
                  <w:tcW w:w="849" w:type="dxa"/>
                  <w:vAlign w:val="center"/>
                </w:tcPr>
                <w:p w14:paraId="3D26D183"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6</w:t>
                  </w:r>
                </w:p>
              </w:tc>
              <w:tc>
                <w:tcPr>
                  <w:tcW w:w="850" w:type="dxa"/>
                  <w:vAlign w:val="center"/>
                </w:tcPr>
                <w:p w14:paraId="15406283"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4</w:t>
                  </w:r>
                </w:p>
              </w:tc>
              <w:tc>
                <w:tcPr>
                  <w:tcW w:w="850" w:type="dxa"/>
                  <w:vAlign w:val="center"/>
                </w:tcPr>
                <w:p w14:paraId="620FFFD9"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2</w:t>
                  </w:r>
                </w:p>
              </w:tc>
              <w:tc>
                <w:tcPr>
                  <w:tcW w:w="850" w:type="dxa"/>
                  <w:vAlign w:val="center"/>
                </w:tcPr>
                <w:p w14:paraId="1AD713E2"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12</w:t>
                  </w:r>
                </w:p>
              </w:tc>
            </w:tr>
            <w:tr w:rsidR="003C0D20" w:rsidRPr="009A2958" w14:paraId="0C44F00A" w14:textId="77777777" w:rsidTr="003C296E">
              <w:tc>
                <w:tcPr>
                  <w:tcW w:w="1477" w:type="dxa"/>
                  <w:vAlign w:val="center"/>
                </w:tcPr>
                <w:p w14:paraId="6D0B5C59" w14:textId="77777777" w:rsidR="003C0D20" w:rsidRPr="005249BB" w:rsidRDefault="003C0D20" w:rsidP="003C0D20">
                  <w:pPr>
                    <w:pStyle w:val="a8"/>
                    <w:widowControl/>
                    <w:spacing w:before="40" w:after="40" w:line="240" w:lineRule="auto"/>
                    <w:ind w:left="0"/>
                    <w:jc w:val="center"/>
                    <w:rPr>
                      <w:rFonts w:cs="Times New Roman"/>
                      <w:sz w:val="20"/>
                      <w:szCs w:val="20"/>
                    </w:rPr>
                  </w:pPr>
                  <w:r w:rsidRPr="005249BB">
                    <w:rPr>
                      <w:rFonts w:cs="Times New Roman" w:hint="eastAsia"/>
                      <w:sz w:val="20"/>
                      <w:szCs w:val="20"/>
                    </w:rPr>
                    <w:t>한페이시스</w:t>
                  </w:r>
                </w:p>
              </w:tc>
              <w:tc>
                <w:tcPr>
                  <w:tcW w:w="849" w:type="dxa"/>
                  <w:vAlign w:val="center"/>
                </w:tcPr>
                <w:p w14:paraId="67E2C53B"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4</w:t>
                  </w:r>
                </w:p>
              </w:tc>
              <w:tc>
                <w:tcPr>
                  <w:tcW w:w="850" w:type="dxa"/>
                  <w:vAlign w:val="center"/>
                </w:tcPr>
                <w:p w14:paraId="01B54EDD"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8</w:t>
                  </w:r>
                </w:p>
              </w:tc>
              <w:tc>
                <w:tcPr>
                  <w:tcW w:w="850" w:type="dxa"/>
                  <w:vAlign w:val="center"/>
                </w:tcPr>
                <w:p w14:paraId="239F3360"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8</w:t>
                  </w:r>
                </w:p>
              </w:tc>
              <w:tc>
                <w:tcPr>
                  <w:tcW w:w="850" w:type="dxa"/>
                  <w:vAlign w:val="center"/>
                </w:tcPr>
                <w:p w14:paraId="2D82C178" w14:textId="77777777" w:rsidR="003C0D20" w:rsidRPr="005249BB" w:rsidRDefault="003C0D20" w:rsidP="003C0D20">
                  <w:pPr>
                    <w:pStyle w:val="a8"/>
                    <w:widowControl/>
                    <w:spacing w:before="40" w:after="40" w:line="240" w:lineRule="auto"/>
                    <w:ind w:left="0"/>
                    <w:jc w:val="right"/>
                    <w:rPr>
                      <w:rFonts w:cs="Times New Roman"/>
                      <w:sz w:val="20"/>
                      <w:szCs w:val="20"/>
                    </w:rPr>
                  </w:pPr>
                  <w:r w:rsidRPr="005249BB">
                    <w:rPr>
                      <w:rFonts w:cs="Times New Roman" w:hint="eastAsia"/>
                      <w:sz w:val="20"/>
                      <w:szCs w:val="20"/>
                    </w:rPr>
                    <w:t>20</w:t>
                  </w:r>
                </w:p>
              </w:tc>
            </w:tr>
            <w:tr w:rsidR="003C0D20" w:rsidRPr="009A2958" w14:paraId="689BE04A" w14:textId="77777777" w:rsidTr="003C296E">
              <w:tc>
                <w:tcPr>
                  <w:tcW w:w="1477" w:type="dxa"/>
                  <w:vAlign w:val="center"/>
                </w:tcPr>
                <w:p w14:paraId="4BB96222" w14:textId="77777777" w:rsidR="003C0D20" w:rsidRPr="005249BB" w:rsidRDefault="003C0D20" w:rsidP="003C0D20">
                  <w:pPr>
                    <w:pStyle w:val="a8"/>
                    <w:widowControl/>
                    <w:spacing w:before="40" w:after="40" w:line="240" w:lineRule="auto"/>
                    <w:ind w:left="0"/>
                    <w:jc w:val="center"/>
                    <w:rPr>
                      <w:rFonts w:cs="Times New Roman"/>
                      <w:b/>
                      <w:sz w:val="20"/>
                      <w:szCs w:val="20"/>
                    </w:rPr>
                  </w:pPr>
                  <w:r w:rsidRPr="005249BB">
                    <w:rPr>
                      <w:rFonts w:cs="Times New Roman"/>
                      <w:b/>
                      <w:sz w:val="20"/>
                      <w:szCs w:val="20"/>
                    </w:rPr>
                    <w:t>합계</w:t>
                  </w:r>
                </w:p>
              </w:tc>
              <w:tc>
                <w:tcPr>
                  <w:tcW w:w="849" w:type="dxa"/>
                  <w:vAlign w:val="center"/>
                </w:tcPr>
                <w:p w14:paraId="21F69C87" w14:textId="77777777" w:rsidR="003C0D20" w:rsidRPr="005249BB" w:rsidRDefault="003C0D20" w:rsidP="003C0D20">
                  <w:pPr>
                    <w:pStyle w:val="a8"/>
                    <w:widowControl/>
                    <w:spacing w:before="40" w:after="40" w:line="240" w:lineRule="auto"/>
                    <w:ind w:left="0"/>
                    <w:jc w:val="right"/>
                    <w:rPr>
                      <w:rFonts w:cs="Times New Roman"/>
                      <w:b/>
                      <w:sz w:val="20"/>
                      <w:szCs w:val="20"/>
                    </w:rPr>
                  </w:pPr>
                  <w:r w:rsidRPr="005249BB">
                    <w:rPr>
                      <w:rFonts w:cs="Times New Roman" w:hint="eastAsia"/>
                      <w:b/>
                      <w:sz w:val="20"/>
                      <w:szCs w:val="20"/>
                    </w:rPr>
                    <w:t>60</w:t>
                  </w:r>
                </w:p>
              </w:tc>
              <w:tc>
                <w:tcPr>
                  <w:tcW w:w="850" w:type="dxa"/>
                  <w:vAlign w:val="center"/>
                </w:tcPr>
                <w:p w14:paraId="0CDFA948" w14:textId="77777777" w:rsidR="003C0D20" w:rsidRPr="005249BB" w:rsidRDefault="003C0D20" w:rsidP="003C0D20">
                  <w:pPr>
                    <w:pStyle w:val="a8"/>
                    <w:widowControl/>
                    <w:spacing w:before="40" w:after="40" w:line="240" w:lineRule="auto"/>
                    <w:ind w:left="0"/>
                    <w:jc w:val="right"/>
                    <w:rPr>
                      <w:rFonts w:cs="Times New Roman"/>
                      <w:b/>
                      <w:sz w:val="20"/>
                      <w:szCs w:val="20"/>
                    </w:rPr>
                  </w:pPr>
                  <w:r w:rsidRPr="005249BB">
                    <w:rPr>
                      <w:rFonts w:cs="Times New Roman" w:hint="eastAsia"/>
                      <w:b/>
                      <w:sz w:val="20"/>
                      <w:szCs w:val="20"/>
                    </w:rPr>
                    <w:t>83</w:t>
                  </w:r>
                </w:p>
              </w:tc>
              <w:tc>
                <w:tcPr>
                  <w:tcW w:w="850" w:type="dxa"/>
                  <w:vAlign w:val="center"/>
                </w:tcPr>
                <w:p w14:paraId="7B6DF882" w14:textId="77777777" w:rsidR="003C0D20" w:rsidRPr="005249BB" w:rsidRDefault="003C0D20" w:rsidP="003C0D20">
                  <w:pPr>
                    <w:pStyle w:val="a8"/>
                    <w:widowControl/>
                    <w:spacing w:before="40" w:after="40" w:line="240" w:lineRule="auto"/>
                    <w:ind w:left="0"/>
                    <w:jc w:val="right"/>
                    <w:rPr>
                      <w:rFonts w:cs="Times New Roman"/>
                      <w:b/>
                      <w:sz w:val="20"/>
                      <w:szCs w:val="20"/>
                    </w:rPr>
                  </w:pPr>
                  <w:r w:rsidRPr="005249BB">
                    <w:rPr>
                      <w:rFonts w:cs="Times New Roman" w:hint="eastAsia"/>
                      <w:b/>
                      <w:sz w:val="20"/>
                      <w:szCs w:val="20"/>
                    </w:rPr>
                    <w:t>41</w:t>
                  </w:r>
                </w:p>
              </w:tc>
              <w:tc>
                <w:tcPr>
                  <w:tcW w:w="850" w:type="dxa"/>
                  <w:vAlign w:val="center"/>
                </w:tcPr>
                <w:p w14:paraId="44E38CC3" w14:textId="77777777" w:rsidR="003C0D20" w:rsidRPr="005249BB" w:rsidRDefault="003C0D20" w:rsidP="003C0D20">
                  <w:pPr>
                    <w:pStyle w:val="a8"/>
                    <w:widowControl/>
                    <w:spacing w:before="40" w:after="40" w:line="240" w:lineRule="auto"/>
                    <w:ind w:left="0"/>
                    <w:jc w:val="right"/>
                    <w:rPr>
                      <w:rFonts w:cs="Times New Roman"/>
                      <w:b/>
                      <w:sz w:val="20"/>
                      <w:szCs w:val="20"/>
                    </w:rPr>
                  </w:pPr>
                  <w:r w:rsidRPr="005249BB">
                    <w:rPr>
                      <w:rFonts w:cs="Times New Roman" w:hint="eastAsia"/>
                      <w:b/>
                      <w:sz w:val="20"/>
                      <w:szCs w:val="20"/>
                    </w:rPr>
                    <w:t>184</w:t>
                  </w:r>
                </w:p>
              </w:tc>
            </w:tr>
          </w:tbl>
          <w:p w14:paraId="6330EE60" w14:textId="0CAB5F56" w:rsidR="003C0D20" w:rsidRDefault="003C0D20" w:rsidP="003C0D20"/>
        </w:tc>
        <w:tc>
          <w:tcPr>
            <w:tcW w:w="26" w:type="pct"/>
            <w:tcBorders>
              <w:top w:val="nil"/>
              <w:bottom w:val="nil"/>
            </w:tcBorders>
          </w:tcPr>
          <w:p w14:paraId="6735B722" w14:textId="77777777" w:rsidR="003C0D20" w:rsidRPr="009A2958" w:rsidRDefault="003C0D20" w:rsidP="003C0D20">
            <w:pPr>
              <w:widowControl/>
              <w:spacing w:before="40" w:after="120" w:line="276" w:lineRule="auto"/>
              <w:rPr>
                <w:rFonts w:cs="Times New Roman"/>
                <w:sz w:val="20"/>
                <w:szCs w:val="20"/>
              </w:rPr>
            </w:pPr>
          </w:p>
        </w:tc>
        <w:tc>
          <w:tcPr>
            <w:tcW w:w="1728" w:type="pct"/>
          </w:tcPr>
          <w:p w14:paraId="12BF8086" w14:textId="3EC36397" w:rsidR="003C0D20" w:rsidRDefault="003C0D20" w:rsidP="003C0D20">
            <w:pPr>
              <w:pStyle w:val="a8"/>
              <w:widowControl/>
              <w:numPr>
                <w:ilvl w:val="0"/>
                <w:numId w:val="2"/>
              </w:numPr>
              <w:spacing w:before="40" w:after="120" w:line="264" w:lineRule="auto"/>
              <w:rPr>
                <w:rFonts w:cs="Times New Roman"/>
                <w:sz w:val="20"/>
                <w:szCs w:val="20"/>
              </w:rPr>
            </w:pPr>
            <w:r w:rsidRPr="00E333E3">
              <w:rPr>
                <w:rFonts w:cs="Times New Roman"/>
                <w:sz w:val="20"/>
                <w:szCs w:val="20"/>
              </w:rPr>
              <w:t>본건</w:t>
            </w:r>
            <w:r w:rsidRPr="00E333E3">
              <w:rPr>
                <w:rFonts w:cs="Times New Roman"/>
                <w:sz w:val="20"/>
                <w:szCs w:val="20"/>
              </w:rPr>
              <w:t xml:space="preserve"> </w:t>
            </w:r>
            <w:r w:rsidRPr="00E333E3">
              <w:rPr>
                <w:rFonts w:cs="Times New Roman"/>
                <w:sz w:val="20"/>
                <w:szCs w:val="20"/>
              </w:rPr>
              <w:t>거래에</w:t>
            </w:r>
            <w:r w:rsidRPr="00E333E3">
              <w:rPr>
                <w:rFonts w:cs="Times New Roman"/>
                <w:sz w:val="20"/>
                <w:szCs w:val="20"/>
              </w:rPr>
              <w:t xml:space="preserve"> </w:t>
            </w:r>
            <w:r w:rsidRPr="00E333E3">
              <w:rPr>
                <w:rFonts w:cs="Times New Roman"/>
                <w:sz w:val="20"/>
                <w:szCs w:val="20"/>
              </w:rPr>
              <w:t>영향을</w:t>
            </w:r>
            <w:r w:rsidRPr="00E333E3">
              <w:rPr>
                <w:rFonts w:cs="Times New Roman"/>
                <w:sz w:val="20"/>
                <w:szCs w:val="20"/>
              </w:rPr>
              <w:t xml:space="preserve"> </w:t>
            </w:r>
            <w:r w:rsidRPr="00E333E3">
              <w:rPr>
                <w:rFonts w:cs="Times New Roman"/>
                <w:sz w:val="20"/>
                <w:szCs w:val="20"/>
              </w:rPr>
              <w:t>미칠</w:t>
            </w:r>
            <w:r w:rsidRPr="00E333E3">
              <w:rPr>
                <w:rFonts w:cs="Times New Roman"/>
                <w:sz w:val="20"/>
                <w:szCs w:val="20"/>
              </w:rPr>
              <w:t xml:space="preserve"> </w:t>
            </w:r>
            <w:r w:rsidRPr="00E333E3">
              <w:rPr>
                <w:rFonts w:cs="Times New Roman"/>
                <w:sz w:val="20"/>
                <w:szCs w:val="20"/>
              </w:rPr>
              <w:t>수</w:t>
            </w:r>
            <w:r w:rsidRPr="00E333E3">
              <w:rPr>
                <w:rFonts w:cs="Times New Roman"/>
                <w:sz w:val="20"/>
                <w:szCs w:val="20"/>
              </w:rPr>
              <w:t xml:space="preserve"> </w:t>
            </w:r>
            <w:r w:rsidRPr="00E333E3">
              <w:rPr>
                <w:rFonts w:cs="Times New Roman"/>
                <w:sz w:val="20"/>
                <w:szCs w:val="20"/>
              </w:rPr>
              <w:t>있는</w:t>
            </w:r>
            <w:r w:rsidRPr="00E333E3">
              <w:rPr>
                <w:rFonts w:cs="Times New Roman"/>
                <w:sz w:val="20"/>
                <w:szCs w:val="20"/>
              </w:rPr>
              <w:t xml:space="preserve"> </w:t>
            </w:r>
            <w:r w:rsidRPr="00E333E3">
              <w:rPr>
                <w:rFonts w:cs="Times New Roman"/>
                <w:sz w:val="20"/>
                <w:szCs w:val="20"/>
              </w:rPr>
              <w:t>특별한</w:t>
            </w:r>
            <w:r w:rsidRPr="00E333E3">
              <w:rPr>
                <w:rFonts w:cs="Times New Roman"/>
                <w:sz w:val="20"/>
                <w:szCs w:val="20"/>
              </w:rPr>
              <w:t xml:space="preserve"> </w:t>
            </w:r>
            <w:r w:rsidRPr="00E333E3">
              <w:rPr>
                <w:rFonts w:cs="Times New Roman"/>
                <w:sz w:val="20"/>
                <w:szCs w:val="20"/>
              </w:rPr>
              <w:t>이슈는</w:t>
            </w:r>
            <w:r w:rsidRPr="00E333E3">
              <w:rPr>
                <w:rFonts w:cs="Times New Roman"/>
                <w:sz w:val="20"/>
                <w:szCs w:val="20"/>
              </w:rPr>
              <w:t xml:space="preserve"> </w:t>
            </w:r>
            <w:r w:rsidRPr="00E333E3">
              <w:rPr>
                <w:rFonts w:cs="Times New Roman"/>
                <w:sz w:val="20"/>
                <w:szCs w:val="20"/>
              </w:rPr>
              <w:t>발견되지</w:t>
            </w:r>
            <w:r w:rsidRPr="00E333E3">
              <w:rPr>
                <w:rFonts w:cs="Times New Roman"/>
                <w:sz w:val="20"/>
                <w:szCs w:val="20"/>
              </w:rPr>
              <w:t xml:space="preserve"> </w:t>
            </w:r>
            <w:r w:rsidRPr="00E333E3">
              <w:rPr>
                <w:rFonts w:cs="Times New Roman"/>
                <w:sz w:val="20"/>
                <w:szCs w:val="20"/>
              </w:rPr>
              <w:t>않음</w:t>
            </w:r>
            <w:r w:rsidRPr="00E333E3">
              <w:rPr>
                <w:rFonts w:cs="Times New Roman"/>
                <w:sz w:val="20"/>
                <w:szCs w:val="20"/>
              </w:rPr>
              <w:t>.</w:t>
            </w:r>
          </w:p>
        </w:tc>
        <w:tc>
          <w:tcPr>
            <w:tcW w:w="27" w:type="pct"/>
            <w:tcBorders>
              <w:top w:val="nil"/>
              <w:bottom w:val="nil"/>
            </w:tcBorders>
          </w:tcPr>
          <w:p w14:paraId="57B2611B" w14:textId="77777777" w:rsidR="003C0D20" w:rsidRPr="009A2958" w:rsidRDefault="003C0D20" w:rsidP="003C0D20">
            <w:pPr>
              <w:widowControl/>
              <w:spacing w:before="40" w:after="120" w:line="276" w:lineRule="auto"/>
              <w:rPr>
                <w:rFonts w:cs="Times New Roman"/>
                <w:sz w:val="20"/>
                <w:szCs w:val="20"/>
              </w:rPr>
            </w:pPr>
          </w:p>
        </w:tc>
        <w:tc>
          <w:tcPr>
            <w:tcW w:w="770" w:type="pct"/>
          </w:tcPr>
          <w:p w14:paraId="71442D23" w14:textId="7F0497B1" w:rsidR="003C0D20" w:rsidRPr="009A2958" w:rsidRDefault="003C0D20" w:rsidP="003C0D20">
            <w:pPr>
              <w:pStyle w:val="a8"/>
              <w:widowControl/>
              <w:numPr>
                <w:ilvl w:val="0"/>
                <w:numId w:val="2"/>
              </w:numPr>
              <w:spacing w:before="40" w:after="120" w:line="276" w:lineRule="auto"/>
              <w:rPr>
                <w:rFonts w:cs="Times New Roman"/>
                <w:sz w:val="20"/>
                <w:szCs w:val="20"/>
              </w:rPr>
            </w:pPr>
            <w:r w:rsidRPr="00E333E3">
              <w:rPr>
                <w:rFonts w:cs="Times New Roman"/>
                <w:sz w:val="20"/>
                <w:szCs w:val="20"/>
              </w:rPr>
              <w:t>해당사항</w:t>
            </w:r>
            <w:r w:rsidRPr="00E333E3">
              <w:rPr>
                <w:rFonts w:cs="Times New Roman"/>
                <w:sz w:val="20"/>
                <w:szCs w:val="20"/>
              </w:rPr>
              <w:t xml:space="preserve"> </w:t>
            </w:r>
            <w:r w:rsidRPr="00E333E3">
              <w:rPr>
                <w:rFonts w:cs="Times New Roman"/>
                <w:sz w:val="20"/>
                <w:szCs w:val="20"/>
              </w:rPr>
              <w:t>없음</w:t>
            </w:r>
            <w:r w:rsidRPr="00E333E3">
              <w:rPr>
                <w:rFonts w:cs="Times New Roman"/>
                <w:sz w:val="20"/>
                <w:szCs w:val="20"/>
              </w:rPr>
              <w:t>.</w:t>
            </w:r>
          </w:p>
        </w:tc>
      </w:tr>
      <w:tr w:rsidR="003C0D20" w:rsidRPr="009A2958" w14:paraId="622BCD4B" w14:textId="77777777" w:rsidTr="00061A1F">
        <w:trPr>
          <w:trHeight w:val="1077"/>
        </w:trPr>
        <w:tc>
          <w:tcPr>
            <w:tcW w:w="619" w:type="pct"/>
          </w:tcPr>
          <w:p w14:paraId="3975B291" w14:textId="386F2A77" w:rsidR="003C0D20" w:rsidRPr="003C0D20" w:rsidRDefault="00E314C0" w:rsidP="003C0D20">
            <w:pPr>
              <w:widowControl/>
              <w:spacing w:before="40" w:after="120" w:line="276" w:lineRule="auto"/>
              <w:jc w:val="center"/>
              <w:outlineLvl w:val="0"/>
              <w:rPr>
                <w:rFonts w:cs="Times New Roman"/>
                <w:b/>
                <w:color w:val="404040" w:themeColor="text1" w:themeTint="BF"/>
                <w:kern w:val="0"/>
                <w:sz w:val="20"/>
                <w:szCs w:val="20"/>
              </w:rPr>
            </w:pPr>
            <w:bookmarkStart w:id="216" w:name="_Toc108480457"/>
            <w:bookmarkStart w:id="217" w:name="_Toc108513013"/>
            <w:r>
              <w:rPr>
                <w:rFonts w:cs="Times New Roman" w:hint="eastAsia"/>
                <w:b/>
                <w:color w:val="404040" w:themeColor="text1" w:themeTint="BF"/>
                <w:kern w:val="0"/>
                <w:sz w:val="20"/>
                <w:szCs w:val="20"/>
              </w:rPr>
              <w:t>로카</w:t>
            </w:r>
            <w:r w:rsidRPr="003C0D20">
              <w:rPr>
                <w:rFonts w:cs="Times New Roman" w:hint="eastAsia"/>
                <w:b/>
                <w:color w:val="404040" w:themeColor="text1" w:themeTint="BF"/>
                <w:kern w:val="0"/>
                <w:sz w:val="20"/>
                <w:szCs w:val="20"/>
              </w:rPr>
              <w:t xml:space="preserve"> </w:t>
            </w:r>
            <w:r w:rsidR="003C0D20" w:rsidRPr="003C0D20">
              <w:rPr>
                <w:rFonts w:cs="Times New Roman" w:hint="eastAsia"/>
                <w:b/>
                <w:color w:val="404040" w:themeColor="text1" w:themeTint="BF"/>
                <w:kern w:val="0"/>
                <w:sz w:val="20"/>
                <w:szCs w:val="20"/>
              </w:rPr>
              <w:t>평균임금</w:t>
            </w:r>
            <w:r w:rsidR="003C0D20" w:rsidRPr="003C0D20">
              <w:rPr>
                <w:rFonts w:cs="Times New Roman" w:hint="eastAsia"/>
                <w:b/>
                <w:color w:val="404040" w:themeColor="text1" w:themeTint="BF"/>
                <w:kern w:val="0"/>
                <w:sz w:val="20"/>
                <w:szCs w:val="20"/>
              </w:rPr>
              <w:t xml:space="preserve"> </w:t>
            </w:r>
            <w:r w:rsidR="003C0D20" w:rsidRPr="003C0D20">
              <w:rPr>
                <w:rFonts w:cs="Times New Roman" w:hint="eastAsia"/>
                <w:b/>
                <w:color w:val="404040" w:themeColor="text1" w:themeTint="BF"/>
                <w:kern w:val="0"/>
                <w:sz w:val="20"/>
                <w:szCs w:val="20"/>
              </w:rPr>
              <w:t>및</w:t>
            </w:r>
            <w:r w:rsidR="003C0D20" w:rsidRPr="003C0D20">
              <w:rPr>
                <w:rFonts w:cs="Times New Roman"/>
                <w:b/>
                <w:color w:val="404040" w:themeColor="text1" w:themeTint="BF"/>
                <w:kern w:val="0"/>
                <w:sz w:val="20"/>
                <w:szCs w:val="20"/>
              </w:rPr>
              <w:br/>
            </w:r>
            <w:r w:rsidR="003C0D20" w:rsidRPr="003C0D20">
              <w:rPr>
                <w:rFonts w:cs="Times New Roman" w:hint="eastAsia"/>
                <w:b/>
                <w:color w:val="404040" w:themeColor="text1" w:themeTint="BF"/>
                <w:kern w:val="0"/>
                <w:sz w:val="20"/>
                <w:szCs w:val="20"/>
              </w:rPr>
              <w:t>통상임금</w:t>
            </w:r>
            <w:bookmarkEnd w:id="216"/>
            <w:bookmarkEnd w:id="217"/>
          </w:p>
        </w:tc>
        <w:tc>
          <w:tcPr>
            <w:tcW w:w="26" w:type="pct"/>
            <w:tcBorders>
              <w:top w:val="nil"/>
              <w:bottom w:val="nil"/>
            </w:tcBorders>
          </w:tcPr>
          <w:p w14:paraId="73502CD4" w14:textId="77777777" w:rsidR="003C0D20" w:rsidRPr="009A2958" w:rsidRDefault="003C0D20" w:rsidP="003C0D20">
            <w:pPr>
              <w:widowControl/>
              <w:spacing w:before="40" w:after="120" w:line="276" w:lineRule="auto"/>
              <w:rPr>
                <w:rFonts w:cs="Times New Roman"/>
                <w:b/>
                <w:sz w:val="20"/>
                <w:szCs w:val="20"/>
              </w:rPr>
            </w:pPr>
          </w:p>
        </w:tc>
        <w:tc>
          <w:tcPr>
            <w:tcW w:w="1804" w:type="pct"/>
          </w:tcPr>
          <w:p w14:paraId="4726ACCA" w14:textId="75CEE5A1" w:rsidR="003C0D20" w:rsidRDefault="003C0D20" w:rsidP="003C0D20">
            <w:pPr>
              <w:pStyle w:val="a8"/>
              <w:widowControl/>
              <w:numPr>
                <w:ilvl w:val="0"/>
                <w:numId w:val="2"/>
              </w:numPr>
              <w:spacing w:before="40" w:after="120" w:line="264" w:lineRule="auto"/>
              <w:rPr>
                <w:rFonts w:cs="Times New Roman"/>
                <w:sz w:val="20"/>
                <w:szCs w:val="20"/>
              </w:rPr>
            </w:pPr>
            <w:r>
              <w:rPr>
                <w:rFonts w:cs="Times New Roman" w:hint="eastAsia"/>
                <w:sz w:val="20"/>
                <w:szCs w:val="20"/>
              </w:rPr>
              <w:t>로카</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자회사들이</w:t>
            </w:r>
            <w:r>
              <w:rPr>
                <w:rFonts w:cs="Times New Roman" w:hint="eastAsia"/>
                <w:sz w:val="20"/>
                <w:szCs w:val="20"/>
              </w:rPr>
              <w:t xml:space="preserve"> </w:t>
            </w:r>
            <w:r>
              <w:rPr>
                <w:rFonts w:cs="Times New Roman" w:hint="eastAsia"/>
                <w:sz w:val="20"/>
                <w:szCs w:val="20"/>
              </w:rPr>
              <w:t>소속</w:t>
            </w:r>
            <w:r>
              <w:rPr>
                <w:rFonts w:cs="Times New Roman" w:hint="eastAsia"/>
                <w:sz w:val="20"/>
                <w:szCs w:val="20"/>
              </w:rPr>
              <w:t xml:space="preserve"> </w:t>
            </w:r>
            <w:r>
              <w:rPr>
                <w:rFonts w:cs="Times New Roman" w:hint="eastAsia"/>
                <w:sz w:val="20"/>
                <w:szCs w:val="20"/>
              </w:rPr>
              <w:t>임직원들에게</w:t>
            </w:r>
            <w:r>
              <w:rPr>
                <w:rFonts w:cs="Times New Roman" w:hint="eastAsia"/>
                <w:sz w:val="20"/>
                <w:szCs w:val="20"/>
              </w:rPr>
              <w:t xml:space="preserve"> </w:t>
            </w:r>
            <w:r>
              <w:rPr>
                <w:rFonts w:cs="Times New Roman" w:hint="eastAsia"/>
                <w:sz w:val="20"/>
                <w:szCs w:val="20"/>
              </w:rPr>
              <w:t>지급하는</w:t>
            </w:r>
            <w:r>
              <w:rPr>
                <w:rFonts w:cs="Times New Roman" w:hint="eastAsia"/>
                <w:sz w:val="20"/>
                <w:szCs w:val="20"/>
              </w:rPr>
              <w:t xml:space="preserve"> </w:t>
            </w:r>
            <w:r>
              <w:rPr>
                <w:rFonts w:cs="Times New Roman" w:hint="eastAsia"/>
                <w:sz w:val="20"/>
                <w:szCs w:val="20"/>
              </w:rPr>
              <w:t>급여항목은</w:t>
            </w:r>
            <w:r>
              <w:rPr>
                <w:rFonts w:cs="Times New Roman" w:hint="eastAsia"/>
                <w:sz w:val="20"/>
                <w:szCs w:val="20"/>
              </w:rPr>
              <w:t xml:space="preserve"> </w:t>
            </w:r>
            <w:r>
              <w:rPr>
                <w:rFonts w:cs="Times New Roman" w:hint="eastAsia"/>
                <w:sz w:val="20"/>
                <w:szCs w:val="20"/>
              </w:rPr>
              <w:t>기본급</w:t>
            </w:r>
            <w:r>
              <w:rPr>
                <w:rFonts w:cs="Times New Roman" w:hint="eastAsia"/>
                <w:sz w:val="20"/>
                <w:szCs w:val="20"/>
              </w:rPr>
              <w:t>,</w:t>
            </w:r>
            <w:r>
              <w:rPr>
                <w:rFonts w:cs="Times New Roman"/>
                <w:sz w:val="20"/>
                <w:szCs w:val="20"/>
              </w:rPr>
              <w:t xml:space="preserve"> </w:t>
            </w:r>
            <w:r>
              <w:rPr>
                <w:rFonts w:cs="Times New Roman" w:hint="eastAsia"/>
                <w:sz w:val="20"/>
                <w:szCs w:val="20"/>
              </w:rPr>
              <w:t>업적평가급</w:t>
            </w:r>
            <w:r>
              <w:rPr>
                <w:rFonts w:cs="Times New Roman" w:hint="eastAsia"/>
                <w:sz w:val="20"/>
                <w:szCs w:val="20"/>
              </w:rPr>
              <w:t xml:space="preserve">, </w:t>
            </w:r>
            <w:r>
              <w:rPr>
                <w:rFonts w:cs="Times New Roman" w:hint="eastAsia"/>
                <w:sz w:val="20"/>
                <w:szCs w:val="20"/>
              </w:rPr>
              <w:t>직책수당</w:t>
            </w:r>
            <w:r>
              <w:rPr>
                <w:rFonts w:cs="Times New Roman" w:hint="eastAsia"/>
                <w:sz w:val="20"/>
                <w:szCs w:val="20"/>
              </w:rPr>
              <w:t>,</w:t>
            </w:r>
            <w:r>
              <w:rPr>
                <w:rFonts w:cs="Times New Roman"/>
                <w:sz w:val="20"/>
                <w:szCs w:val="20"/>
              </w:rPr>
              <w:t xml:space="preserve"> </w:t>
            </w:r>
            <w:r>
              <w:rPr>
                <w:rFonts w:cs="Times New Roman" w:hint="eastAsia"/>
                <w:sz w:val="20"/>
                <w:szCs w:val="20"/>
              </w:rPr>
              <w:t>고정</w:t>
            </w:r>
            <w:r>
              <w:rPr>
                <w:rFonts w:cs="Times New Roman" w:hint="eastAsia"/>
                <w:sz w:val="20"/>
                <w:szCs w:val="20"/>
              </w:rPr>
              <w:t>OT</w:t>
            </w:r>
            <w:r>
              <w:rPr>
                <w:rFonts w:cs="Times New Roman"/>
                <w:sz w:val="20"/>
                <w:szCs w:val="20"/>
              </w:rPr>
              <w:t xml:space="preserve">, </w:t>
            </w:r>
            <w:r>
              <w:rPr>
                <w:rFonts w:cs="Times New Roman" w:hint="eastAsia"/>
                <w:sz w:val="20"/>
                <w:szCs w:val="20"/>
              </w:rPr>
              <w:t>하계휴가비</w:t>
            </w:r>
            <w:r>
              <w:rPr>
                <w:rFonts w:cs="Times New Roman" w:hint="eastAsia"/>
                <w:sz w:val="20"/>
                <w:szCs w:val="20"/>
              </w:rPr>
              <w:t>,</w:t>
            </w:r>
            <w:r>
              <w:rPr>
                <w:rFonts w:cs="Times New Roman"/>
                <w:sz w:val="20"/>
                <w:szCs w:val="20"/>
              </w:rPr>
              <w:t xml:space="preserve"> </w:t>
            </w:r>
            <w:r>
              <w:rPr>
                <w:rFonts w:cs="Times New Roman" w:hint="eastAsia"/>
                <w:sz w:val="20"/>
                <w:szCs w:val="20"/>
              </w:rPr>
              <w:t>설</w:t>
            </w:r>
            <w:r>
              <w:rPr>
                <w:rFonts w:cs="Times New Roman" w:hint="eastAsia"/>
                <w:sz w:val="20"/>
                <w:szCs w:val="20"/>
              </w:rPr>
              <w:t xml:space="preserve"> </w:t>
            </w:r>
            <w:r>
              <w:rPr>
                <w:rFonts w:cs="Times New Roman" w:hint="eastAsia"/>
                <w:sz w:val="20"/>
                <w:szCs w:val="20"/>
              </w:rPr>
              <w:t>귀향여비</w:t>
            </w:r>
            <w:r>
              <w:rPr>
                <w:rFonts w:cs="Times New Roman" w:hint="eastAsia"/>
                <w:sz w:val="20"/>
                <w:szCs w:val="20"/>
              </w:rPr>
              <w:t>,</w:t>
            </w:r>
            <w:r>
              <w:rPr>
                <w:rFonts w:cs="Times New Roman"/>
                <w:sz w:val="20"/>
                <w:szCs w:val="20"/>
              </w:rPr>
              <w:t xml:space="preserve"> </w:t>
            </w:r>
            <w:r>
              <w:rPr>
                <w:rFonts w:cs="Times New Roman" w:hint="eastAsia"/>
                <w:sz w:val="20"/>
                <w:szCs w:val="20"/>
              </w:rPr>
              <w:t>추석</w:t>
            </w:r>
            <w:r>
              <w:rPr>
                <w:rFonts w:cs="Times New Roman" w:hint="eastAsia"/>
                <w:sz w:val="20"/>
                <w:szCs w:val="20"/>
              </w:rPr>
              <w:t xml:space="preserve"> </w:t>
            </w:r>
            <w:r>
              <w:rPr>
                <w:rFonts w:cs="Times New Roman" w:hint="eastAsia"/>
                <w:sz w:val="20"/>
                <w:szCs w:val="20"/>
              </w:rPr>
              <w:t>귀향여비</w:t>
            </w:r>
            <w:r>
              <w:rPr>
                <w:rFonts w:cs="Times New Roman" w:hint="eastAsia"/>
                <w:sz w:val="20"/>
                <w:szCs w:val="20"/>
              </w:rPr>
              <w:t>,</w:t>
            </w:r>
            <w:r>
              <w:rPr>
                <w:rFonts w:cs="Times New Roman"/>
                <w:sz w:val="20"/>
                <w:szCs w:val="20"/>
              </w:rPr>
              <w:t xml:space="preserve"> </w:t>
            </w:r>
            <w:r>
              <w:rPr>
                <w:rFonts w:cs="Times New Roman" w:hint="eastAsia"/>
                <w:sz w:val="20"/>
                <w:szCs w:val="20"/>
              </w:rPr>
              <w:t>연차</w:t>
            </w:r>
            <w:r>
              <w:rPr>
                <w:rFonts w:cs="Times New Roman" w:hint="eastAsia"/>
                <w:sz w:val="20"/>
                <w:szCs w:val="20"/>
              </w:rPr>
              <w:t xml:space="preserve"> </w:t>
            </w:r>
            <w:r>
              <w:rPr>
                <w:rFonts w:cs="Times New Roman" w:hint="eastAsia"/>
                <w:sz w:val="20"/>
                <w:szCs w:val="20"/>
              </w:rPr>
              <w:t>수당</w:t>
            </w:r>
            <w:r>
              <w:rPr>
                <w:rFonts w:cs="Times New Roman" w:hint="eastAsia"/>
                <w:sz w:val="20"/>
                <w:szCs w:val="20"/>
              </w:rPr>
              <w:t>,</w:t>
            </w:r>
            <w:r>
              <w:rPr>
                <w:rFonts w:cs="Times New Roman"/>
                <w:sz w:val="20"/>
                <w:szCs w:val="20"/>
              </w:rPr>
              <w:t xml:space="preserve"> BP</w:t>
            </w:r>
            <w:r>
              <w:rPr>
                <w:rFonts w:cs="Times New Roman" w:hint="eastAsia"/>
                <w:sz w:val="20"/>
                <w:szCs w:val="20"/>
              </w:rPr>
              <w:t>달성</w:t>
            </w:r>
            <w:r>
              <w:rPr>
                <w:rFonts w:cs="Times New Roman" w:hint="eastAsia"/>
                <w:sz w:val="20"/>
                <w:szCs w:val="20"/>
              </w:rPr>
              <w:t xml:space="preserve"> </w:t>
            </w:r>
            <w:r>
              <w:rPr>
                <w:rFonts w:cs="Times New Roman" w:hint="eastAsia"/>
                <w:sz w:val="20"/>
                <w:szCs w:val="20"/>
              </w:rPr>
              <w:t>격려금이</w:t>
            </w:r>
            <w:r>
              <w:rPr>
                <w:rFonts w:cs="Times New Roman" w:hint="eastAsia"/>
                <w:sz w:val="20"/>
                <w:szCs w:val="20"/>
              </w:rPr>
              <w:t xml:space="preserve"> </w:t>
            </w:r>
            <w:r>
              <w:rPr>
                <w:rFonts w:cs="Times New Roman" w:hint="eastAsia"/>
                <w:sz w:val="20"/>
                <w:szCs w:val="20"/>
              </w:rPr>
              <w:t>있고</w:t>
            </w:r>
            <w:r>
              <w:rPr>
                <w:rFonts w:cs="Times New Roman" w:hint="eastAsia"/>
                <w:sz w:val="20"/>
                <w:szCs w:val="20"/>
              </w:rPr>
              <w:t xml:space="preserve">, </w:t>
            </w:r>
            <w:r>
              <w:rPr>
                <w:rFonts w:cs="Times New Roman" w:hint="eastAsia"/>
                <w:sz w:val="20"/>
                <w:szCs w:val="20"/>
              </w:rPr>
              <w:t>이</w:t>
            </w:r>
            <w:r>
              <w:rPr>
                <w:rFonts w:cs="Times New Roman" w:hint="eastAsia"/>
                <w:sz w:val="20"/>
                <w:szCs w:val="20"/>
              </w:rPr>
              <w:t xml:space="preserve"> </w:t>
            </w:r>
            <w:r>
              <w:rPr>
                <w:rFonts w:cs="Times New Roman" w:hint="eastAsia"/>
                <w:sz w:val="20"/>
                <w:szCs w:val="20"/>
              </w:rPr>
              <w:t>중</w:t>
            </w:r>
            <w:r>
              <w:rPr>
                <w:rFonts w:cs="Times New Roman" w:hint="eastAsia"/>
                <w:sz w:val="20"/>
                <w:szCs w:val="20"/>
              </w:rPr>
              <w:t xml:space="preserve"> </w:t>
            </w:r>
            <w:r>
              <w:rPr>
                <w:rFonts w:cs="Times New Roman"/>
                <w:sz w:val="20"/>
                <w:szCs w:val="20"/>
              </w:rPr>
              <w:t xml:space="preserve">BP </w:t>
            </w:r>
            <w:r>
              <w:rPr>
                <w:rFonts w:cs="Times New Roman" w:hint="eastAsia"/>
                <w:sz w:val="20"/>
                <w:szCs w:val="20"/>
              </w:rPr>
              <w:t>달성</w:t>
            </w:r>
            <w:r>
              <w:rPr>
                <w:rFonts w:cs="Times New Roman" w:hint="eastAsia"/>
                <w:sz w:val="20"/>
                <w:szCs w:val="20"/>
              </w:rPr>
              <w:t xml:space="preserve"> </w:t>
            </w:r>
            <w:r>
              <w:rPr>
                <w:rFonts w:cs="Times New Roman" w:hint="eastAsia"/>
                <w:sz w:val="20"/>
                <w:szCs w:val="20"/>
              </w:rPr>
              <w:t>격려금은</w:t>
            </w:r>
            <w:r>
              <w:rPr>
                <w:rFonts w:cs="Times New Roman" w:hint="eastAsia"/>
                <w:sz w:val="20"/>
                <w:szCs w:val="20"/>
              </w:rPr>
              <w:t xml:space="preserve"> </w:t>
            </w:r>
            <w:r>
              <w:rPr>
                <w:rFonts w:cs="Times New Roman" w:hint="eastAsia"/>
                <w:sz w:val="20"/>
                <w:szCs w:val="20"/>
              </w:rPr>
              <w:t>평균임금에</w:t>
            </w:r>
            <w:r>
              <w:rPr>
                <w:rFonts w:cs="Times New Roman" w:hint="eastAsia"/>
                <w:sz w:val="20"/>
                <w:szCs w:val="20"/>
              </w:rPr>
              <w:t xml:space="preserve"> </w:t>
            </w:r>
            <w:r>
              <w:rPr>
                <w:rFonts w:cs="Times New Roman" w:hint="eastAsia"/>
                <w:sz w:val="20"/>
                <w:szCs w:val="20"/>
              </w:rPr>
              <w:t>산입하지</w:t>
            </w:r>
            <w:r>
              <w:rPr>
                <w:rFonts w:cs="Times New Roman" w:hint="eastAsia"/>
                <w:sz w:val="20"/>
                <w:szCs w:val="20"/>
              </w:rPr>
              <w:t xml:space="preserve"> </w:t>
            </w:r>
            <w:r>
              <w:rPr>
                <w:rFonts w:cs="Times New Roman" w:hint="eastAsia"/>
                <w:sz w:val="20"/>
                <w:szCs w:val="20"/>
              </w:rPr>
              <w:t>않으며</w:t>
            </w:r>
            <w:r>
              <w:rPr>
                <w:rFonts w:cs="Times New Roman" w:hint="eastAsia"/>
                <w:sz w:val="20"/>
                <w:szCs w:val="20"/>
              </w:rPr>
              <w:t>,</w:t>
            </w:r>
            <w:r>
              <w:rPr>
                <w:rFonts w:cs="Times New Roman"/>
                <w:sz w:val="20"/>
                <w:szCs w:val="20"/>
              </w:rPr>
              <w:t xml:space="preserve"> </w:t>
            </w:r>
            <w:r>
              <w:rPr>
                <w:rFonts w:cs="Times New Roman" w:hint="eastAsia"/>
                <w:sz w:val="20"/>
                <w:szCs w:val="20"/>
              </w:rPr>
              <w:t>고정</w:t>
            </w:r>
            <w:r>
              <w:rPr>
                <w:rFonts w:cs="Times New Roman" w:hint="eastAsia"/>
                <w:sz w:val="20"/>
                <w:szCs w:val="20"/>
              </w:rPr>
              <w:t>OT,</w:t>
            </w:r>
            <w:r>
              <w:rPr>
                <w:rFonts w:cs="Times New Roman"/>
                <w:sz w:val="20"/>
                <w:szCs w:val="20"/>
              </w:rPr>
              <w:t xml:space="preserve"> </w:t>
            </w:r>
            <w:r>
              <w:rPr>
                <w:rFonts w:cs="Times New Roman" w:hint="eastAsia"/>
                <w:sz w:val="20"/>
                <w:szCs w:val="20"/>
              </w:rPr>
              <w:t>하계휴가비</w:t>
            </w:r>
            <w:r>
              <w:rPr>
                <w:rFonts w:cs="Times New Roman" w:hint="eastAsia"/>
                <w:sz w:val="20"/>
                <w:szCs w:val="20"/>
              </w:rPr>
              <w:t>,</w:t>
            </w:r>
            <w:r>
              <w:rPr>
                <w:rFonts w:cs="Times New Roman"/>
                <w:sz w:val="20"/>
                <w:szCs w:val="20"/>
              </w:rPr>
              <w:t xml:space="preserve"> </w:t>
            </w:r>
            <w:r>
              <w:rPr>
                <w:rFonts w:cs="Times New Roman" w:hint="eastAsia"/>
                <w:sz w:val="20"/>
                <w:szCs w:val="20"/>
              </w:rPr>
              <w:t>설</w:t>
            </w:r>
            <w:r>
              <w:rPr>
                <w:rFonts w:cs="Times New Roman" w:hint="eastAsia"/>
                <w:sz w:val="20"/>
                <w:szCs w:val="20"/>
              </w:rPr>
              <w:t xml:space="preserve"> </w:t>
            </w:r>
            <w:r>
              <w:rPr>
                <w:rFonts w:cs="Times New Roman" w:hint="eastAsia"/>
                <w:sz w:val="20"/>
                <w:szCs w:val="20"/>
              </w:rPr>
              <w:t>귀향여비</w:t>
            </w:r>
            <w:r>
              <w:rPr>
                <w:rFonts w:cs="Times New Roman" w:hint="eastAsia"/>
                <w:sz w:val="20"/>
                <w:szCs w:val="20"/>
              </w:rPr>
              <w:t xml:space="preserve">, </w:t>
            </w:r>
            <w:r>
              <w:rPr>
                <w:rFonts w:cs="Times New Roman" w:hint="eastAsia"/>
                <w:sz w:val="20"/>
                <w:szCs w:val="20"/>
              </w:rPr>
              <w:t>추석</w:t>
            </w:r>
            <w:r>
              <w:rPr>
                <w:rFonts w:cs="Times New Roman" w:hint="eastAsia"/>
                <w:sz w:val="20"/>
                <w:szCs w:val="20"/>
              </w:rPr>
              <w:t xml:space="preserve"> </w:t>
            </w:r>
            <w:r>
              <w:rPr>
                <w:rFonts w:cs="Times New Roman" w:hint="eastAsia"/>
                <w:sz w:val="20"/>
                <w:szCs w:val="20"/>
              </w:rPr>
              <w:t>귀향여비</w:t>
            </w:r>
            <w:r>
              <w:rPr>
                <w:rFonts w:cs="Times New Roman" w:hint="eastAsia"/>
                <w:sz w:val="20"/>
                <w:szCs w:val="20"/>
              </w:rPr>
              <w:t>,</w:t>
            </w:r>
            <w:r>
              <w:rPr>
                <w:rFonts w:cs="Times New Roman"/>
                <w:sz w:val="20"/>
                <w:szCs w:val="20"/>
              </w:rPr>
              <w:t xml:space="preserve"> </w:t>
            </w:r>
            <w:r>
              <w:rPr>
                <w:rFonts w:cs="Times New Roman" w:hint="eastAsia"/>
                <w:sz w:val="20"/>
                <w:szCs w:val="20"/>
              </w:rPr>
              <w:t>연차</w:t>
            </w:r>
            <w:r>
              <w:rPr>
                <w:rFonts w:cs="Times New Roman" w:hint="eastAsia"/>
                <w:sz w:val="20"/>
                <w:szCs w:val="20"/>
              </w:rPr>
              <w:t xml:space="preserve"> </w:t>
            </w:r>
            <w:r>
              <w:rPr>
                <w:rFonts w:cs="Times New Roman" w:hint="eastAsia"/>
                <w:sz w:val="20"/>
                <w:szCs w:val="20"/>
              </w:rPr>
              <w:t>수당은</w:t>
            </w:r>
            <w:r>
              <w:rPr>
                <w:rFonts w:cs="Times New Roman" w:hint="eastAsia"/>
                <w:sz w:val="20"/>
                <w:szCs w:val="20"/>
              </w:rPr>
              <w:t xml:space="preserve"> </w:t>
            </w:r>
            <w:r>
              <w:rPr>
                <w:rFonts w:cs="Times New Roman" w:hint="eastAsia"/>
                <w:sz w:val="20"/>
                <w:szCs w:val="20"/>
              </w:rPr>
              <w:t>통상임금에</w:t>
            </w:r>
            <w:r>
              <w:rPr>
                <w:rFonts w:cs="Times New Roman" w:hint="eastAsia"/>
                <w:sz w:val="20"/>
                <w:szCs w:val="20"/>
              </w:rPr>
              <w:t xml:space="preserve"> </w:t>
            </w:r>
            <w:r>
              <w:rPr>
                <w:rFonts w:cs="Times New Roman" w:hint="eastAsia"/>
                <w:sz w:val="20"/>
                <w:szCs w:val="20"/>
              </w:rPr>
              <w:t>산입하지</w:t>
            </w:r>
            <w:r>
              <w:rPr>
                <w:rFonts w:cs="Times New Roman" w:hint="eastAsia"/>
                <w:sz w:val="20"/>
                <w:szCs w:val="20"/>
              </w:rPr>
              <w:t xml:space="preserve"> </w:t>
            </w:r>
            <w:r>
              <w:rPr>
                <w:rFonts w:cs="Times New Roman" w:hint="eastAsia"/>
                <w:sz w:val="20"/>
                <w:szCs w:val="20"/>
              </w:rPr>
              <w:t>않고</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31BFA497" w14:textId="41689FE1" w:rsidR="003C0D20" w:rsidRDefault="003C0D20" w:rsidP="003C0D20">
            <w:pPr>
              <w:pStyle w:val="a8"/>
              <w:widowControl/>
              <w:numPr>
                <w:ilvl w:val="0"/>
                <w:numId w:val="3"/>
              </w:numPr>
              <w:spacing w:before="40" w:after="120" w:line="276" w:lineRule="auto"/>
              <w:rPr>
                <w:rFonts w:cs="Times New Roman"/>
                <w:sz w:val="20"/>
                <w:szCs w:val="20"/>
              </w:rPr>
            </w:pPr>
            <w:r>
              <w:rPr>
                <w:rFonts w:cs="Times New Roman" w:hint="eastAsia"/>
                <w:sz w:val="20"/>
                <w:szCs w:val="20"/>
              </w:rPr>
              <w:t>BP</w:t>
            </w:r>
            <w:r>
              <w:rPr>
                <w:rFonts w:cs="Times New Roman"/>
                <w:sz w:val="20"/>
                <w:szCs w:val="20"/>
              </w:rPr>
              <w:t xml:space="preserve"> </w:t>
            </w:r>
            <w:r>
              <w:rPr>
                <w:rFonts w:cs="Times New Roman" w:hint="eastAsia"/>
                <w:sz w:val="20"/>
                <w:szCs w:val="20"/>
              </w:rPr>
              <w:t>달성</w:t>
            </w:r>
            <w:r>
              <w:rPr>
                <w:rFonts w:cs="Times New Roman" w:hint="eastAsia"/>
                <w:sz w:val="20"/>
                <w:szCs w:val="20"/>
              </w:rPr>
              <w:t xml:space="preserve"> </w:t>
            </w:r>
            <w:r>
              <w:rPr>
                <w:rFonts w:cs="Times New Roman" w:hint="eastAsia"/>
                <w:sz w:val="20"/>
                <w:szCs w:val="20"/>
              </w:rPr>
              <w:t>격려금은</w:t>
            </w:r>
            <w:r>
              <w:rPr>
                <w:rFonts w:cs="Times New Roman" w:hint="eastAsia"/>
                <w:sz w:val="20"/>
                <w:szCs w:val="20"/>
              </w:rPr>
              <w:t xml:space="preserve"> 2022</w:t>
            </w:r>
            <w:r>
              <w:rPr>
                <w:rFonts w:cs="Times New Roman" w:hint="eastAsia"/>
                <w:sz w:val="20"/>
                <w:szCs w:val="20"/>
              </w:rPr>
              <w:t>년에</w:t>
            </w:r>
            <w:r>
              <w:rPr>
                <w:rFonts w:cs="Times New Roman" w:hint="eastAsia"/>
                <w:sz w:val="20"/>
                <w:szCs w:val="20"/>
              </w:rPr>
              <w:t xml:space="preserve"> </w:t>
            </w:r>
            <w:r>
              <w:rPr>
                <w:rFonts w:cs="Times New Roman" w:hint="eastAsia"/>
                <w:sz w:val="20"/>
                <w:szCs w:val="20"/>
              </w:rPr>
              <w:t>도입된</w:t>
            </w:r>
            <w:r>
              <w:rPr>
                <w:rFonts w:cs="Times New Roman" w:hint="eastAsia"/>
                <w:sz w:val="20"/>
                <w:szCs w:val="20"/>
              </w:rPr>
              <w:t xml:space="preserve"> </w:t>
            </w:r>
            <w:r>
              <w:rPr>
                <w:rFonts w:cs="Times New Roman" w:hint="eastAsia"/>
                <w:sz w:val="20"/>
                <w:szCs w:val="20"/>
              </w:rPr>
              <w:t>일종의</w:t>
            </w:r>
            <w:r>
              <w:rPr>
                <w:rFonts w:cs="Times New Roman" w:hint="eastAsia"/>
                <w:sz w:val="20"/>
                <w:szCs w:val="20"/>
              </w:rPr>
              <w:t xml:space="preserve"> </w:t>
            </w:r>
            <w:r w:rsidRPr="00A36875">
              <w:rPr>
                <w:rFonts w:cs="Times New Roman" w:hint="eastAsia"/>
                <w:sz w:val="20"/>
                <w:szCs w:val="20"/>
              </w:rPr>
              <w:t>경영성과급</w:t>
            </w:r>
            <w:r>
              <w:rPr>
                <w:rFonts w:cs="Times New Roman" w:hint="eastAsia"/>
                <w:sz w:val="20"/>
                <w:szCs w:val="20"/>
              </w:rPr>
              <w:t>으로서</w:t>
            </w:r>
            <w:r>
              <w:rPr>
                <w:rFonts w:cs="Times New Roman" w:hint="eastAsia"/>
                <w:sz w:val="20"/>
                <w:szCs w:val="20"/>
              </w:rPr>
              <w:t>,</w:t>
            </w:r>
            <w:r w:rsidRPr="00A36875">
              <w:rPr>
                <w:rFonts w:cs="Times New Roman" w:hint="eastAsia"/>
                <w:sz w:val="20"/>
                <w:szCs w:val="20"/>
              </w:rPr>
              <w:t xml:space="preserve"> </w:t>
            </w:r>
            <w:r>
              <w:rPr>
                <w:rFonts w:cs="Times New Roman" w:hint="eastAsia"/>
                <w:sz w:val="20"/>
                <w:szCs w:val="20"/>
              </w:rPr>
              <w:t>구체적인</w:t>
            </w:r>
            <w:r>
              <w:rPr>
                <w:rFonts w:cs="Times New Roman" w:hint="eastAsia"/>
                <w:sz w:val="20"/>
                <w:szCs w:val="20"/>
              </w:rPr>
              <w:t xml:space="preserve"> </w:t>
            </w:r>
            <w:r>
              <w:rPr>
                <w:rFonts w:cs="Times New Roman" w:hint="eastAsia"/>
                <w:sz w:val="20"/>
                <w:szCs w:val="20"/>
              </w:rPr>
              <w:t>지급</w:t>
            </w:r>
            <w:r>
              <w:rPr>
                <w:rFonts w:cs="Times New Roman" w:hint="eastAsia"/>
                <w:sz w:val="20"/>
                <w:szCs w:val="20"/>
              </w:rPr>
              <w:t xml:space="preserve"> </w:t>
            </w:r>
            <w:r>
              <w:rPr>
                <w:rFonts w:cs="Times New Roman" w:hint="eastAsia"/>
                <w:sz w:val="20"/>
                <w:szCs w:val="20"/>
              </w:rPr>
              <w:t>근거</w:t>
            </w:r>
            <w:r>
              <w:rPr>
                <w:rFonts w:cs="Times New Roman" w:hint="eastAsia"/>
                <w:sz w:val="20"/>
                <w:szCs w:val="20"/>
              </w:rPr>
              <w:t xml:space="preserve"> </w:t>
            </w:r>
            <w:r>
              <w:rPr>
                <w:rFonts w:cs="Times New Roman" w:hint="eastAsia"/>
                <w:sz w:val="20"/>
                <w:szCs w:val="20"/>
              </w:rPr>
              <w:t>규정은</w:t>
            </w:r>
            <w:r>
              <w:rPr>
                <w:rFonts w:cs="Times New Roman" w:hint="eastAsia"/>
                <w:sz w:val="20"/>
                <w:szCs w:val="20"/>
              </w:rPr>
              <w:t xml:space="preserve"> </w:t>
            </w:r>
            <w:r>
              <w:rPr>
                <w:rFonts w:cs="Times New Roman" w:hint="eastAsia"/>
                <w:sz w:val="20"/>
                <w:szCs w:val="20"/>
              </w:rPr>
              <w:t>없으나</w:t>
            </w:r>
            <w:r>
              <w:rPr>
                <w:rFonts w:cs="Times New Roman" w:hint="eastAsia"/>
                <w:sz w:val="20"/>
                <w:szCs w:val="20"/>
              </w:rPr>
              <w:t>,</w:t>
            </w:r>
            <w:r>
              <w:rPr>
                <w:rFonts w:cs="Times New Roman"/>
                <w:sz w:val="20"/>
                <w:szCs w:val="20"/>
              </w:rPr>
              <w:t xml:space="preserve"> </w:t>
            </w:r>
            <w:r w:rsidRPr="00A36875">
              <w:rPr>
                <w:rFonts w:cs="Times New Roman" w:hint="eastAsia"/>
                <w:sz w:val="20"/>
                <w:szCs w:val="20"/>
              </w:rPr>
              <w:t>사업계획</w:t>
            </w:r>
            <w:r>
              <w:rPr>
                <w:rFonts w:cs="Times New Roman" w:hint="eastAsia"/>
                <w:sz w:val="20"/>
                <w:szCs w:val="20"/>
              </w:rPr>
              <w:t>의</w:t>
            </w:r>
            <w:r w:rsidRPr="00A36875">
              <w:rPr>
                <w:rFonts w:cs="Times New Roman" w:hint="eastAsia"/>
                <w:sz w:val="20"/>
                <w:szCs w:val="20"/>
              </w:rPr>
              <w:t xml:space="preserve"> </w:t>
            </w:r>
            <w:r w:rsidRPr="00A36875">
              <w:rPr>
                <w:rFonts w:cs="Times New Roman" w:hint="eastAsia"/>
                <w:sz w:val="20"/>
                <w:szCs w:val="20"/>
              </w:rPr>
              <w:t>영업이익</w:t>
            </w:r>
            <w:r w:rsidRPr="00A36875">
              <w:rPr>
                <w:rFonts w:cs="Times New Roman" w:hint="eastAsia"/>
                <w:sz w:val="20"/>
                <w:szCs w:val="20"/>
              </w:rPr>
              <w:t xml:space="preserve">, </w:t>
            </w:r>
            <w:r w:rsidRPr="00A36875">
              <w:rPr>
                <w:rFonts w:cs="Times New Roman" w:hint="eastAsia"/>
                <w:sz w:val="20"/>
                <w:szCs w:val="20"/>
              </w:rPr>
              <w:t>매출액</w:t>
            </w:r>
            <w:r w:rsidRPr="00A36875">
              <w:rPr>
                <w:rFonts w:cs="Times New Roman" w:hint="eastAsia"/>
                <w:sz w:val="20"/>
                <w:szCs w:val="20"/>
              </w:rPr>
              <w:t xml:space="preserve"> </w:t>
            </w:r>
            <w:r>
              <w:rPr>
                <w:rFonts w:cs="Times New Roman" w:hint="eastAsia"/>
                <w:sz w:val="20"/>
                <w:szCs w:val="20"/>
              </w:rPr>
              <w:t>목표</w:t>
            </w:r>
            <w:r>
              <w:rPr>
                <w:rFonts w:cs="Times New Roman" w:hint="eastAsia"/>
                <w:sz w:val="20"/>
                <w:szCs w:val="20"/>
              </w:rPr>
              <w:t xml:space="preserve"> </w:t>
            </w:r>
            <w:r>
              <w:rPr>
                <w:rFonts w:cs="Times New Roman" w:hint="eastAsia"/>
                <w:sz w:val="20"/>
                <w:szCs w:val="20"/>
              </w:rPr>
              <w:t>등을</w:t>
            </w:r>
            <w:r w:rsidRPr="00A36875">
              <w:rPr>
                <w:rFonts w:cs="Times New Roman" w:hint="eastAsia"/>
                <w:sz w:val="20"/>
                <w:szCs w:val="20"/>
              </w:rPr>
              <w:t xml:space="preserve"> </w:t>
            </w:r>
            <w:r>
              <w:rPr>
                <w:rFonts w:cs="Times New Roman" w:hint="eastAsia"/>
                <w:sz w:val="20"/>
                <w:szCs w:val="20"/>
              </w:rPr>
              <w:t>달성한</w:t>
            </w:r>
            <w:r>
              <w:rPr>
                <w:rFonts w:cs="Times New Roman" w:hint="eastAsia"/>
                <w:sz w:val="20"/>
                <w:szCs w:val="20"/>
              </w:rPr>
              <w:t xml:space="preserve"> </w:t>
            </w:r>
            <w:r>
              <w:rPr>
                <w:rFonts w:cs="Times New Roman" w:hint="eastAsia"/>
                <w:sz w:val="20"/>
                <w:szCs w:val="20"/>
              </w:rPr>
              <w:t>경우에</w:t>
            </w:r>
            <w:r>
              <w:rPr>
                <w:rFonts w:cs="Times New Roman" w:hint="eastAsia"/>
                <w:sz w:val="20"/>
                <w:szCs w:val="20"/>
              </w:rPr>
              <w:t xml:space="preserve"> </w:t>
            </w:r>
            <w:r w:rsidRPr="00A36875">
              <w:rPr>
                <w:rFonts w:cs="Times New Roman" w:hint="eastAsia"/>
                <w:sz w:val="20"/>
                <w:szCs w:val="20"/>
              </w:rPr>
              <w:t>전</w:t>
            </w:r>
            <w:r>
              <w:rPr>
                <w:rFonts w:cs="Times New Roman" w:hint="eastAsia"/>
                <w:sz w:val="20"/>
                <w:szCs w:val="20"/>
              </w:rPr>
              <w:t xml:space="preserve"> </w:t>
            </w:r>
            <w:r w:rsidRPr="00A36875">
              <w:rPr>
                <w:rFonts w:cs="Times New Roman" w:hint="eastAsia"/>
                <w:sz w:val="20"/>
                <w:szCs w:val="20"/>
              </w:rPr>
              <w:t>직원을</w:t>
            </w:r>
            <w:r w:rsidRPr="00A36875">
              <w:rPr>
                <w:rFonts w:cs="Times New Roman" w:hint="eastAsia"/>
                <w:sz w:val="20"/>
                <w:szCs w:val="20"/>
              </w:rPr>
              <w:t xml:space="preserve"> </w:t>
            </w:r>
            <w:r w:rsidRPr="00A36875">
              <w:rPr>
                <w:rFonts w:cs="Times New Roman" w:hint="eastAsia"/>
                <w:sz w:val="20"/>
                <w:szCs w:val="20"/>
              </w:rPr>
              <w:t>대상으로</w:t>
            </w:r>
            <w:r w:rsidRPr="00A36875">
              <w:rPr>
                <w:rFonts w:cs="Times New Roman" w:hint="eastAsia"/>
                <w:sz w:val="20"/>
                <w:szCs w:val="20"/>
              </w:rPr>
              <w:t xml:space="preserve"> </w:t>
            </w:r>
            <w:r w:rsidRPr="00A36875">
              <w:rPr>
                <w:rFonts w:cs="Times New Roman" w:hint="eastAsia"/>
                <w:sz w:val="20"/>
                <w:szCs w:val="20"/>
              </w:rPr>
              <w:t>지급을</w:t>
            </w:r>
            <w:r w:rsidRPr="00A36875">
              <w:rPr>
                <w:rFonts w:cs="Times New Roman" w:hint="eastAsia"/>
                <w:sz w:val="20"/>
                <w:szCs w:val="20"/>
              </w:rPr>
              <w:t xml:space="preserve"> </w:t>
            </w:r>
            <w:r w:rsidRPr="00A36875">
              <w:rPr>
                <w:rFonts w:cs="Times New Roman" w:hint="eastAsia"/>
                <w:sz w:val="20"/>
                <w:szCs w:val="20"/>
              </w:rPr>
              <w:t>하고</w:t>
            </w:r>
            <w:r w:rsidRPr="00A36875">
              <w:rPr>
                <w:rFonts w:cs="Times New Roman" w:hint="eastAsia"/>
                <w:sz w:val="20"/>
                <w:szCs w:val="20"/>
              </w:rPr>
              <w:t xml:space="preserve">, </w:t>
            </w:r>
            <w:r>
              <w:rPr>
                <w:rFonts w:cs="Times New Roman" w:hint="eastAsia"/>
                <w:sz w:val="20"/>
                <w:szCs w:val="20"/>
              </w:rPr>
              <w:t>매년</w:t>
            </w:r>
            <w:r w:rsidRPr="00A36875">
              <w:rPr>
                <w:rFonts w:cs="Times New Roman" w:hint="eastAsia"/>
                <w:sz w:val="20"/>
                <w:szCs w:val="20"/>
              </w:rPr>
              <w:t xml:space="preserve"> 3~4</w:t>
            </w:r>
            <w:r w:rsidRPr="00A36875">
              <w:rPr>
                <w:rFonts w:cs="Times New Roman" w:hint="eastAsia"/>
                <w:sz w:val="20"/>
                <w:szCs w:val="20"/>
              </w:rPr>
              <w:t>월에</w:t>
            </w:r>
            <w:r w:rsidRPr="00A36875">
              <w:rPr>
                <w:rFonts w:cs="Times New Roman" w:hint="eastAsia"/>
                <w:sz w:val="20"/>
                <w:szCs w:val="20"/>
              </w:rPr>
              <w:t xml:space="preserve"> </w:t>
            </w:r>
            <w:r>
              <w:rPr>
                <w:rFonts w:cs="Times New Roman"/>
                <w:sz w:val="20"/>
                <w:szCs w:val="20"/>
              </w:rPr>
              <w:t>1</w:t>
            </w:r>
            <w:r>
              <w:rPr>
                <w:rFonts w:cs="Times New Roman" w:hint="eastAsia"/>
                <w:sz w:val="20"/>
                <w:szCs w:val="20"/>
              </w:rPr>
              <w:t>인당</w:t>
            </w:r>
            <w:r>
              <w:rPr>
                <w:rFonts w:cs="Times New Roman" w:hint="eastAsia"/>
                <w:sz w:val="20"/>
                <w:szCs w:val="20"/>
              </w:rPr>
              <w:t xml:space="preserve"> </w:t>
            </w:r>
            <w:r w:rsidRPr="00A36875">
              <w:rPr>
                <w:rFonts w:cs="Times New Roman" w:hint="eastAsia"/>
                <w:sz w:val="20"/>
                <w:szCs w:val="20"/>
              </w:rPr>
              <w:t>평균</w:t>
            </w:r>
            <w:r w:rsidRPr="00A36875">
              <w:rPr>
                <w:rFonts w:cs="Times New Roman" w:hint="eastAsia"/>
                <w:sz w:val="20"/>
                <w:szCs w:val="20"/>
              </w:rPr>
              <w:t xml:space="preserve"> 250</w:t>
            </w:r>
            <w:r w:rsidRPr="00A36875">
              <w:rPr>
                <w:rFonts w:cs="Times New Roman" w:hint="eastAsia"/>
                <w:sz w:val="20"/>
                <w:szCs w:val="20"/>
              </w:rPr>
              <w:t>만원</w:t>
            </w:r>
            <w:r w:rsidRPr="00A36875">
              <w:rPr>
                <w:rFonts w:cs="Times New Roman" w:hint="eastAsia"/>
                <w:sz w:val="20"/>
                <w:szCs w:val="20"/>
              </w:rPr>
              <w:t xml:space="preserve"> </w:t>
            </w:r>
            <w:r w:rsidRPr="00A36875">
              <w:rPr>
                <w:rFonts w:cs="Times New Roman" w:hint="eastAsia"/>
                <w:sz w:val="20"/>
                <w:szCs w:val="20"/>
              </w:rPr>
              <w:t>정도</w:t>
            </w:r>
            <w:r>
              <w:rPr>
                <w:rFonts w:cs="Times New Roman" w:hint="eastAsia"/>
                <w:sz w:val="20"/>
                <w:szCs w:val="20"/>
              </w:rPr>
              <w:t>를</w:t>
            </w:r>
            <w:r>
              <w:rPr>
                <w:rFonts w:cs="Times New Roman" w:hint="eastAsia"/>
                <w:sz w:val="20"/>
                <w:szCs w:val="20"/>
              </w:rPr>
              <w:t xml:space="preserve"> </w:t>
            </w:r>
            <w:r>
              <w:rPr>
                <w:rFonts w:cs="Times New Roman" w:hint="eastAsia"/>
                <w:sz w:val="20"/>
                <w:szCs w:val="20"/>
              </w:rPr>
              <w:t>지급하고</w:t>
            </w:r>
            <w:r>
              <w:rPr>
                <w:rFonts w:cs="Times New Roman" w:hint="eastAsia"/>
                <w:sz w:val="20"/>
                <w:szCs w:val="20"/>
              </w:rPr>
              <w:t xml:space="preserve"> </w:t>
            </w:r>
            <w:r>
              <w:rPr>
                <w:rFonts w:cs="Times New Roman" w:hint="eastAsia"/>
                <w:sz w:val="20"/>
                <w:szCs w:val="20"/>
              </w:rPr>
              <w:t>있음</w:t>
            </w:r>
            <w:r w:rsidRPr="00A36875">
              <w:rPr>
                <w:rFonts w:cs="Times New Roman" w:hint="eastAsia"/>
                <w:sz w:val="20"/>
                <w:szCs w:val="20"/>
              </w:rPr>
              <w:t xml:space="preserve">. </w:t>
            </w:r>
          </w:p>
          <w:p w14:paraId="65D4BE25" w14:textId="76C5D378" w:rsidR="003C0D20" w:rsidRPr="003C0D20" w:rsidRDefault="003C0D20" w:rsidP="003C0D20">
            <w:pPr>
              <w:pStyle w:val="a8"/>
              <w:widowControl/>
              <w:numPr>
                <w:ilvl w:val="0"/>
                <w:numId w:val="3"/>
              </w:numPr>
              <w:spacing w:before="40" w:after="120" w:line="276" w:lineRule="auto"/>
              <w:rPr>
                <w:rFonts w:cs="Times New Roman"/>
                <w:sz w:val="20"/>
                <w:szCs w:val="20"/>
              </w:rPr>
            </w:pPr>
            <w:r>
              <w:rPr>
                <w:rFonts w:cs="Times New Roman" w:hint="eastAsia"/>
                <w:sz w:val="20"/>
                <w:szCs w:val="20"/>
              </w:rPr>
              <w:lastRenderedPageBreak/>
              <w:t>하계휴가비</w:t>
            </w:r>
            <w:r>
              <w:rPr>
                <w:rFonts w:cs="Times New Roman" w:hint="eastAsia"/>
                <w:sz w:val="20"/>
                <w:szCs w:val="20"/>
              </w:rPr>
              <w:t>(</w:t>
            </w:r>
            <w:r>
              <w:rPr>
                <w:rFonts w:cs="Times New Roman" w:hint="eastAsia"/>
                <w:sz w:val="20"/>
                <w:szCs w:val="20"/>
              </w:rPr>
              <w:t>수석</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책임은</w:t>
            </w:r>
            <w:r>
              <w:rPr>
                <w:rFonts w:cs="Times New Roman" w:hint="eastAsia"/>
                <w:sz w:val="20"/>
                <w:szCs w:val="20"/>
              </w:rPr>
              <w:t xml:space="preserve"> </w:t>
            </w:r>
            <w:r>
              <w:rPr>
                <w:rFonts w:cs="Times New Roman"/>
                <w:sz w:val="20"/>
                <w:szCs w:val="20"/>
              </w:rPr>
              <w:t>40</w:t>
            </w:r>
            <w:r>
              <w:rPr>
                <w:rFonts w:cs="Times New Roman" w:hint="eastAsia"/>
                <w:sz w:val="20"/>
                <w:szCs w:val="20"/>
              </w:rPr>
              <w:t>만원</w:t>
            </w:r>
            <w:r>
              <w:rPr>
                <w:rFonts w:cs="Times New Roman" w:hint="eastAsia"/>
                <w:sz w:val="20"/>
                <w:szCs w:val="20"/>
              </w:rPr>
              <w:t>,</w:t>
            </w:r>
            <w:r>
              <w:rPr>
                <w:rFonts w:cs="Times New Roman"/>
                <w:sz w:val="20"/>
                <w:szCs w:val="20"/>
              </w:rPr>
              <w:t xml:space="preserve"> </w:t>
            </w:r>
            <w:r>
              <w:rPr>
                <w:rFonts w:cs="Times New Roman" w:hint="eastAsia"/>
                <w:sz w:val="20"/>
                <w:szCs w:val="20"/>
              </w:rPr>
              <w:t>대리</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사원은</w:t>
            </w:r>
            <w:r>
              <w:rPr>
                <w:rFonts w:cs="Times New Roman" w:hint="eastAsia"/>
                <w:sz w:val="20"/>
                <w:szCs w:val="20"/>
              </w:rPr>
              <w:t xml:space="preserve"> </w:t>
            </w:r>
            <w:r>
              <w:rPr>
                <w:rFonts w:cs="Times New Roman"/>
                <w:sz w:val="20"/>
                <w:szCs w:val="20"/>
              </w:rPr>
              <w:t>30</w:t>
            </w:r>
            <w:r>
              <w:rPr>
                <w:rFonts w:cs="Times New Roman" w:hint="eastAsia"/>
                <w:sz w:val="20"/>
                <w:szCs w:val="20"/>
              </w:rPr>
              <w:t>만원</w:t>
            </w:r>
            <w:r>
              <w:rPr>
                <w:rFonts w:cs="Times New Roman" w:hint="eastAsia"/>
                <w:sz w:val="20"/>
                <w:szCs w:val="20"/>
              </w:rPr>
              <w:t xml:space="preserve">), </w:t>
            </w:r>
            <w:r>
              <w:rPr>
                <w:rFonts w:cs="Times New Roman" w:hint="eastAsia"/>
                <w:sz w:val="20"/>
                <w:szCs w:val="20"/>
              </w:rPr>
              <w:t>설</w:t>
            </w:r>
            <w:r>
              <w:rPr>
                <w:rFonts w:cs="Times New Roman" w:hint="eastAsia"/>
                <w:sz w:val="20"/>
                <w:szCs w:val="20"/>
              </w:rPr>
              <w:t xml:space="preserve"> </w:t>
            </w:r>
            <w:r>
              <w:rPr>
                <w:rFonts w:cs="Times New Roman" w:hint="eastAsia"/>
                <w:sz w:val="20"/>
                <w:szCs w:val="20"/>
              </w:rPr>
              <w:t>귀향여비</w:t>
            </w:r>
            <w:r>
              <w:rPr>
                <w:rFonts w:cs="Times New Roman" w:hint="eastAsia"/>
                <w:sz w:val="20"/>
                <w:szCs w:val="20"/>
              </w:rPr>
              <w:t>(30</w:t>
            </w:r>
            <w:r>
              <w:rPr>
                <w:rFonts w:cs="Times New Roman" w:hint="eastAsia"/>
                <w:sz w:val="20"/>
                <w:szCs w:val="20"/>
              </w:rPr>
              <w:t>만원</w:t>
            </w:r>
            <w:r>
              <w:rPr>
                <w:rFonts w:cs="Times New Roman" w:hint="eastAsia"/>
                <w:sz w:val="20"/>
                <w:szCs w:val="20"/>
              </w:rPr>
              <w:t xml:space="preserve">), </w:t>
            </w:r>
            <w:r>
              <w:rPr>
                <w:rFonts w:cs="Times New Roman" w:hint="eastAsia"/>
                <w:sz w:val="20"/>
                <w:szCs w:val="20"/>
              </w:rPr>
              <w:t>추석</w:t>
            </w:r>
            <w:r>
              <w:rPr>
                <w:rFonts w:cs="Times New Roman" w:hint="eastAsia"/>
                <w:sz w:val="20"/>
                <w:szCs w:val="20"/>
              </w:rPr>
              <w:t xml:space="preserve"> </w:t>
            </w:r>
            <w:r>
              <w:rPr>
                <w:rFonts w:cs="Times New Roman" w:hint="eastAsia"/>
                <w:sz w:val="20"/>
                <w:szCs w:val="20"/>
              </w:rPr>
              <w:t>귀향여비</w:t>
            </w:r>
            <w:r>
              <w:rPr>
                <w:rFonts w:cs="Times New Roman" w:hint="eastAsia"/>
                <w:sz w:val="20"/>
                <w:szCs w:val="20"/>
              </w:rPr>
              <w:t>(30</w:t>
            </w:r>
            <w:r>
              <w:rPr>
                <w:rFonts w:cs="Times New Roman" w:hint="eastAsia"/>
                <w:sz w:val="20"/>
                <w:szCs w:val="20"/>
              </w:rPr>
              <w:t>만원</w:t>
            </w:r>
            <w:r>
              <w:rPr>
                <w:rFonts w:cs="Times New Roman" w:hint="eastAsia"/>
                <w:sz w:val="20"/>
                <w:szCs w:val="20"/>
              </w:rPr>
              <w:t>)</w:t>
            </w:r>
            <w:r>
              <w:rPr>
                <w:rFonts w:cs="Times New Roman" w:hint="eastAsia"/>
                <w:sz w:val="20"/>
                <w:szCs w:val="20"/>
              </w:rPr>
              <w:t>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지급기준일에</w:t>
            </w:r>
            <w:r>
              <w:rPr>
                <w:rFonts w:cs="Times New Roman" w:hint="eastAsia"/>
                <w:sz w:val="20"/>
                <w:szCs w:val="20"/>
              </w:rPr>
              <w:t xml:space="preserve"> </w:t>
            </w:r>
            <w:r>
              <w:rPr>
                <w:rFonts w:cs="Times New Roman" w:hint="eastAsia"/>
                <w:sz w:val="20"/>
                <w:szCs w:val="20"/>
              </w:rPr>
              <w:t>재직</w:t>
            </w:r>
            <w:r>
              <w:rPr>
                <w:rFonts w:cs="Times New Roman" w:hint="eastAsia"/>
                <w:sz w:val="20"/>
                <w:szCs w:val="20"/>
              </w:rPr>
              <w:t xml:space="preserve"> </w:t>
            </w:r>
            <w:r>
              <w:rPr>
                <w:rFonts w:cs="Times New Roman" w:hint="eastAsia"/>
                <w:sz w:val="20"/>
                <w:szCs w:val="20"/>
              </w:rPr>
              <w:t>중인</w:t>
            </w:r>
            <w:r>
              <w:rPr>
                <w:rFonts w:cs="Times New Roman" w:hint="eastAsia"/>
                <w:sz w:val="20"/>
                <w:szCs w:val="20"/>
              </w:rPr>
              <w:t xml:space="preserve"> </w:t>
            </w:r>
            <w:r>
              <w:rPr>
                <w:rFonts w:cs="Times New Roman" w:hint="eastAsia"/>
                <w:sz w:val="20"/>
                <w:szCs w:val="20"/>
              </w:rPr>
              <w:t>자에</w:t>
            </w:r>
            <w:r>
              <w:rPr>
                <w:rFonts w:cs="Times New Roman" w:hint="eastAsia"/>
                <w:sz w:val="20"/>
                <w:szCs w:val="20"/>
              </w:rPr>
              <w:t xml:space="preserve"> </w:t>
            </w:r>
            <w:r>
              <w:rPr>
                <w:rFonts w:cs="Times New Roman" w:hint="eastAsia"/>
                <w:sz w:val="20"/>
                <w:szCs w:val="20"/>
              </w:rPr>
              <w:t>한하여</w:t>
            </w:r>
            <w:r>
              <w:rPr>
                <w:rFonts w:cs="Times New Roman" w:hint="eastAsia"/>
                <w:sz w:val="20"/>
                <w:szCs w:val="20"/>
              </w:rPr>
              <w:t xml:space="preserve"> </w:t>
            </w:r>
            <w:r>
              <w:rPr>
                <w:rFonts w:cs="Times New Roman" w:hint="eastAsia"/>
                <w:sz w:val="20"/>
                <w:szCs w:val="20"/>
              </w:rPr>
              <w:t>지급하며</w:t>
            </w:r>
            <w:r>
              <w:rPr>
                <w:rFonts w:cs="Times New Roman" w:hint="eastAsia"/>
                <w:sz w:val="20"/>
                <w:szCs w:val="20"/>
              </w:rPr>
              <w:t>,</w:t>
            </w:r>
            <w:r>
              <w:rPr>
                <w:rFonts w:cs="Times New Roman"/>
                <w:sz w:val="20"/>
                <w:szCs w:val="20"/>
              </w:rPr>
              <w:t xml:space="preserve"> </w:t>
            </w:r>
            <w:r>
              <w:rPr>
                <w:rFonts w:cs="Times New Roman" w:hint="eastAsia"/>
                <w:sz w:val="20"/>
                <w:szCs w:val="20"/>
              </w:rPr>
              <w:t>퇴직자에게는</w:t>
            </w:r>
            <w:r>
              <w:rPr>
                <w:rFonts w:cs="Times New Roman" w:hint="eastAsia"/>
                <w:sz w:val="20"/>
                <w:szCs w:val="20"/>
              </w:rPr>
              <w:t xml:space="preserve"> </w:t>
            </w:r>
            <w:r>
              <w:rPr>
                <w:rFonts w:cs="Times New Roman" w:hint="eastAsia"/>
                <w:sz w:val="20"/>
                <w:szCs w:val="20"/>
              </w:rPr>
              <w:t>지급하지</w:t>
            </w:r>
            <w:r>
              <w:rPr>
                <w:rFonts w:cs="Times New Roman" w:hint="eastAsia"/>
                <w:sz w:val="20"/>
                <w:szCs w:val="20"/>
              </w:rPr>
              <w:t xml:space="preserve"> </w:t>
            </w:r>
            <w:r>
              <w:rPr>
                <w:rFonts w:cs="Times New Roman" w:hint="eastAsia"/>
                <w:sz w:val="20"/>
                <w:szCs w:val="20"/>
              </w:rPr>
              <w:t>않음</w:t>
            </w:r>
            <w:r>
              <w:rPr>
                <w:rFonts w:cs="Times New Roman" w:hint="eastAsia"/>
                <w:sz w:val="20"/>
                <w:szCs w:val="20"/>
              </w:rPr>
              <w:t>.</w:t>
            </w:r>
          </w:p>
        </w:tc>
        <w:tc>
          <w:tcPr>
            <w:tcW w:w="26" w:type="pct"/>
            <w:tcBorders>
              <w:top w:val="nil"/>
              <w:bottom w:val="nil"/>
            </w:tcBorders>
          </w:tcPr>
          <w:p w14:paraId="2D8F7878" w14:textId="77777777" w:rsidR="003C0D20" w:rsidRPr="009A2958" w:rsidRDefault="003C0D20" w:rsidP="003C0D20">
            <w:pPr>
              <w:widowControl/>
              <w:spacing w:before="40" w:after="120" w:line="276" w:lineRule="auto"/>
              <w:rPr>
                <w:rFonts w:cs="Times New Roman"/>
                <w:sz w:val="20"/>
                <w:szCs w:val="20"/>
              </w:rPr>
            </w:pPr>
          </w:p>
        </w:tc>
        <w:tc>
          <w:tcPr>
            <w:tcW w:w="1728" w:type="pct"/>
          </w:tcPr>
          <w:p w14:paraId="7B324B13" w14:textId="20D46511" w:rsidR="003C0D20" w:rsidRDefault="003C0D20" w:rsidP="000F664D">
            <w:pPr>
              <w:pStyle w:val="a8"/>
              <w:widowControl/>
              <w:numPr>
                <w:ilvl w:val="0"/>
                <w:numId w:val="2"/>
              </w:numPr>
              <w:spacing w:before="40" w:after="120" w:line="264" w:lineRule="auto"/>
              <w:rPr>
                <w:rFonts w:cs="Times New Roman"/>
                <w:sz w:val="20"/>
                <w:szCs w:val="20"/>
              </w:rPr>
            </w:pPr>
            <w:r>
              <w:rPr>
                <w:rFonts w:cs="Times New Roman" w:hint="eastAsia"/>
                <w:sz w:val="20"/>
                <w:szCs w:val="20"/>
              </w:rPr>
              <w:t>평균임금</w:t>
            </w:r>
            <w:r>
              <w:rPr>
                <w:rFonts w:cs="Times New Roman" w:hint="eastAsia"/>
                <w:sz w:val="20"/>
                <w:szCs w:val="20"/>
              </w:rPr>
              <w:t xml:space="preserve"> </w:t>
            </w:r>
            <w:r>
              <w:rPr>
                <w:rFonts w:cs="Times New Roman" w:hint="eastAsia"/>
                <w:sz w:val="20"/>
                <w:szCs w:val="20"/>
              </w:rPr>
              <w:t>관련하여</w:t>
            </w:r>
            <w:r>
              <w:rPr>
                <w:rFonts w:cs="Times New Roman" w:hint="eastAsia"/>
                <w:sz w:val="20"/>
                <w:szCs w:val="20"/>
              </w:rPr>
              <w:t xml:space="preserve">, </w:t>
            </w:r>
            <w:r w:rsidRPr="009A2958">
              <w:rPr>
                <w:rFonts w:cs="Times New Roman"/>
                <w:sz w:val="20"/>
                <w:szCs w:val="20"/>
              </w:rPr>
              <w:t>현재</w:t>
            </w:r>
            <w:r w:rsidRPr="009A2958">
              <w:rPr>
                <w:rFonts w:cs="Times New Roman"/>
                <w:sz w:val="20"/>
                <w:szCs w:val="20"/>
              </w:rPr>
              <w:t xml:space="preserve"> </w:t>
            </w:r>
            <w:r w:rsidR="000F664D" w:rsidRPr="000F664D">
              <w:rPr>
                <w:rFonts w:cs="Times New Roman" w:hint="eastAsia"/>
                <w:sz w:val="20"/>
                <w:szCs w:val="20"/>
              </w:rPr>
              <w:t>로카</w:t>
            </w:r>
            <w:r w:rsidR="000F664D" w:rsidRPr="000F664D">
              <w:rPr>
                <w:rFonts w:cs="Times New Roman"/>
                <w:sz w:val="20"/>
                <w:szCs w:val="20"/>
              </w:rPr>
              <w:t xml:space="preserve"> </w:t>
            </w:r>
            <w:r w:rsidR="000F664D" w:rsidRPr="000F664D">
              <w:rPr>
                <w:rFonts w:cs="Times New Roman" w:hint="eastAsia"/>
                <w:sz w:val="20"/>
                <w:szCs w:val="20"/>
              </w:rPr>
              <w:t>및</w:t>
            </w:r>
            <w:r w:rsidR="000F664D" w:rsidRPr="000F664D">
              <w:rPr>
                <w:rFonts w:cs="Times New Roman"/>
                <w:sz w:val="20"/>
                <w:szCs w:val="20"/>
              </w:rPr>
              <w:t xml:space="preserve"> </w:t>
            </w:r>
            <w:r w:rsidR="000F664D" w:rsidRPr="000F664D">
              <w:rPr>
                <w:rFonts w:cs="Times New Roman" w:hint="eastAsia"/>
                <w:sz w:val="20"/>
                <w:szCs w:val="20"/>
              </w:rPr>
              <w:t>자회사들</w:t>
            </w:r>
            <w:r>
              <w:rPr>
                <w:rFonts w:cs="Times New Roman" w:hint="eastAsia"/>
                <w:sz w:val="20"/>
                <w:szCs w:val="20"/>
              </w:rPr>
              <w:t>이</w:t>
            </w:r>
            <w:r w:rsidRPr="009A2958">
              <w:rPr>
                <w:rFonts w:cs="Times New Roman"/>
                <w:sz w:val="20"/>
                <w:szCs w:val="20"/>
              </w:rPr>
              <w:t xml:space="preserve"> </w:t>
            </w:r>
            <w:r w:rsidRPr="009A2958">
              <w:rPr>
                <w:rFonts w:cs="Times New Roman"/>
                <w:sz w:val="20"/>
                <w:szCs w:val="20"/>
              </w:rPr>
              <w:t>평균임금에</w:t>
            </w:r>
            <w:r w:rsidRPr="009A2958">
              <w:rPr>
                <w:rFonts w:cs="Times New Roman"/>
                <w:sz w:val="20"/>
                <w:szCs w:val="20"/>
              </w:rPr>
              <w:t xml:space="preserve"> </w:t>
            </w:r>
            <w:r w:rsidRPr="009A2958">
              <w:rPr>
                <w:rFonts w:cs="Times New Roman"/>
                <w:sz w:val="20"/>
                <w:szCs w:val="20"/>
              </w:rPr>
              <w:t>포함시키지</w:t>
            </w:r>
            <w:r w:rsidRPr="009A2958">
              <w:rPr>
                <w:rFonts w:cs="Times New Roman"/>
                <w:sz w:val="20"/>
                <w:szCs w:val="20"/>
              </w:rPr>
              <w:t xml:space="preserve"> </w:t>
            </w:r>
            <w:r w:rsidRPr="009A2958">
              <w:rPr>
                <w:rFonts w:cs="Times New Roman"/>
                <w:sz w:val="20"/>
                <w:szCs w:val="20"/>
              </w:rPr>
              <w:t>않고</w:t>
            </w:r>
            <w:r w:rsidRPr="009A2958">
              <w:rPr>
                <w:rFonts w:cs="Times New Roman"/>
                <w:sz w:val="20"/>
                <w:szCs w:val="20"/>
              </w:rPr>
              <w:t xml:space="preserve"> </w:t>
            </w:r>
            <w:r w:rsidRPr="009A2958">
              <w:rPr>
                <w:rFonts w:cs="Times New Roman"/>
                <w:sz w:val="20"/>
                <w:szCs w:val="20"/>
              </w:rPr>
              <w:t>있는</w:t>
            </w:r>
            <w:r w:rsidRPr="009A2958">
              <w:rPr>
                <w:rFonts w:cs="Times New Roman"/>
                <w:sz w:val="20"/>
                <w:szCs w:val="20"/>
              </w:rPr>
              <w:t xml:space="preserve"> </w:t>
            </w:r>
            <w:r>
              <w:rPr>
                <w:rFonts w:cs="Times New Roman"/>
                <w:sz w:val="20"/>
                <w:szCs w:val="20"/>
              </w:rPr>
              <w:t>BP</w:t>
            </w:r>
            <w:r>
              <w:rPr>
                <w:rFonts w:cs="Times New Roman" w:hint="eastAsia"/>
                <w:sz w:val="20"/>
                <w:szCs w:val="20"/>
              </w:rPr>
              <w:t>달성</w:t>
            </w:r>
            <w:r>
              <w:rPr>
                <w:rFonts w:cs="Times New Roman" w:hint="eastAsia"/>
                <w:sz w:val="20"/>
                <w:szCs w:val="20"/>
              </w:rPr>
              <w:t xml:space="preserve"> </w:t>
            </w:r>
            <w:r>
              <w:rPr>
                <w:rFonts w:cs="Times New Roman" w:hint="eastAsia"/>
                <w:sz w:val="20"/>
                <w:szCs w:val="20"/>
              </w:rPr>
              <w:t>격려금은</w:t>
            </w:r>
            <w:r>
              <w:rPr>
                <w:rFonts w:cs="Times New Roman" w:hint="eastAsia"/>
                <w:sz w:val="20"/>
                <w:szCs w:val="20"/>
              </w:rPr>
              <w:t xml:space="preserve"> </w:t>
            </w:r>
            <w:r>
              <w:rPr>
                <w:rFonts w:cs="Times New Roman"/>
                <w:sz w:val="20"/>
                <w:szCs w:val="20"/>
              </w:rPr>
              <w:t xml:space="preserve">(i) </w:t>
            </w:r>
            <w:r>
              <w:rPr>
                <w:rFonts w:cs="Times New Roman" w:hint="eastAsia"/>
                <w:sz w:val="20"/>
                <w:szCs w:val="20"/>
              </w:rPr>
              <w:t>회사가</w:t>
            </w:r>
            <w:r>
              <w:rPr>
                <w:rFonts w:cs="Times New Roman" w:hint="eastAsia"/>
                <w:sz w:val="20"/>
                <w:szCs w:val="20"/>
              </w:rPr>
              <w:t xml:space="preserve"> </w:t>
            </w:r>
            <w:r>
              <w:rPr>
                <w:rFonts w:cs="Times New Roman" w:hint="eastAsia"/>
                <w:sz w:val="20"/>
                <w:szCs w:val="20"/>
              </w:rPr>
              <w:t>특정</w:t>
            </w:r>
            <w:r>
              <w:rPr>
                <w:rFonts w:cs="Times New Roman" w:hint="eastAsia"/>
                <w:sz w:val="20"/>
                <w:szCs w:val="20"/>
              </w:rPr>
              <w:t xml:space="preserve"> </w:t>
            </w:r>
            <w:r>
              <w:rPr>
                <w:rFonts w:cs="Times New Roman" w:hint="eastAsia"/>
                <w:sz w:val="20"/>
                <w:szCs w:val="20"/>
              </w:rPr>
              <w:t>수준의</w:t>
            </w:r>
            <w:r>
              <w:rPr>
                <w:rFonts w:cs="Times New Roman" w:hint="eastAsia"/>
                <w:sz w:val="20"/>
                <w:szCs w:val="20"/>
              </w:rPr>
              <w:t xml:space="preserve"> </w:t>
            </w:r>
            <w:r>
              <w:rPr>
                <w:rFonts w:cs="Times New Roman" w:hint="eastAsia"/>
                <w:sz w:val="20"/>
                <w:szCs w:val="20"/>
              </w:rPr>
              <w:t>경영상</w:t>
            </w:r>
            <w:r>
              <w:rPr>
                <w:rFonts w:cs="Times New Roman" w:hint="eastAsia"/>
                <w:sz w:val="20"/>
                <w:szCs w:val="20"/>
              </w:rPr>
              <w:t xml:space="preserve"> </w:t>
            </w:r>
            <w:r>
              <w:rPr>
                <w:rFonts w:cs="Times New Roman" w:hint="eastAsia"/>
                <w:sz w:val="20"/>
                <w:szCs w:val="20"/>
              </w:rPr>
              <w:t>목표를</w:t>
            </w:r>
            <w:r>
              <w:rPr>
                <w:rFonts w:cs="Times New Roman" w:hint="eastAsia"/>
                <w:sz w:val="20"/>
                <w:szCs w:val="20"/>
              </w:rPr>
              <w:t xml:space="preserve"> </w:t>
            </w:r>
            <w:r>
              <w:rPr>
                <w:rFonts w:cs="Times New Roman" w:hint="eastAsia"/>
                <w:sz w:val="20"/>
                <w:szCs w:val="20"/>
              </w:rPr>
              <w:t>달성한</w:t>
            </w:r>
            <w:r>
              <w:rPr>
                <w:rFonts w:cs="Times New Roman" w:hint="eastAsia"/>
                <w:sz w:val="20"/>
                <w:szCs w:val="20"/>
              </w:rPr>
              <w:t xml:space="preserve"> </w:t>
            </w:r>
            <w:r>
              <w:rPr>
                <w:rFonts w:cs="Times New Roman" w:hint="eastAsia"/>
                <w:sz w:val="20"/>
                <w:szCs w:val="20"/>
              </w:rPr>
              <w:t>경우에만</w:t>
            </w:r>
            <w:r>
              <w:rPr>
                <w:rFonts w:cs="Times New Roman" w:hint="eastAsia"/>
                <w:sz w:val="20"/>
                <w:szCs w:val="20"/>
              </w:rPr>
              <w:t xml:space="preserve"> </w:t>
            </w:r>
            <w:r>
              <w:rPr>
                <w:rFonts w:cs="Times New Roman" w:hint="eastAsia"/>
                <w:sz w:val="20"/>
                <w:szCs w:val="20"/>
              </w:rPr>
              <w:t>지급되는</w:t>
            </w:r>
            <w:r>
              <w:rPr>
                <w:rFonts w:cs="Times New Roman" w:hint="eastAsia"/>
                <w:sz w:val="20"/>
                <w:szCs w:val="20"/>
              </w:rPr>
              <w:t xml:space="preserve"> </w:t>
            </w:r>
            <w:r>
              <w:rPr>
                <w:rFonts w:cs="Times New Roman" w:hint="eastAsia"/>
                <w:sz w:val="20"/>
                <w:szCs w:val="20"/>
              </w:rPr>
              <w:t>금원으로</w:t>
            </w:r>
            <w:r>
              <w:rPr>
                <w:rFonts w:cs="Times New Roman" w:hint="eastAsia"/>
                <w:sz w:val="20"/>
                <w:szCs w:val="20"/>
              </w:rPr>
              <w:t xml:space="preserve"> </w:t>
            </w:r>
            <w:r>
              <w:rPr>
                <w:rFonts w:cs="Times New Roman" w:hint="eastAsia"/>
                <w:sz w:val="20"/>
                <w:szCs w:val="20"/>
              </w:rPr>
              <w:t>근로의</w:t>
            </w:r>
            <w:r>
              <w:rPr>
                <w:rFonts w:cs="Times New Roman" w:hint="eastAsia"/>
                <w:sz w:val="20"/>
                <w:szCs w:val="20"/>
              </w:rPr>
              <w:t xml:space="preserve"> </w:t>
            </w:r>
            <w:r>
              <w:rPr>
                <w:rFonts w:cs="Times New Roman" w:hint="eastAsia"/>
                <w:sz w:val="20"/>
                <w:szCs w:val="20"/>
              </w:rPr>
              <w:t>대가에</w:t>
            </w:r>
            <w:r>
              <w:rPr>
                <w:rFonts w:cs="Times New Roman" w:hint="eastAsia"/>
                <w:sz w:val="20"/>
                <w:szCs w:val="20"/>
              </w:rPr>
              <w:t xml:space="preserve"> </w:t>
            </w:r>
            <w:r>
              <w:rPr>
                <w:rFonts w:cs="Times New Roman" w:hint="eastAsia"/>
                <w:sz w:val="20"/>
                <w:szCs w:val="20"/>
              </w:rPr>
              <w:t>해당한다고</w:t>
            </w:r>
            <w:r>
              <w:rPr>
                <w:rFonts w:cs="Times New Roman" w:hint="eastAsia"/>
                <w:sz w:val="20"/>
                <w:szCs w:val="20"/>
              </w:rPr>
              <w:t xml:space="preserve"> </w:t>
            </w:r>
            <w:r>
              <w:rPr>
                <w:rFonts w:cs="Times New Roman" w:hint="eastAsia"/>
                <w:sz w:val="20"/>
                <w:szCs w:val="20"/>
              </w:rPr>
              <w:t>단정하기</w:t>
            </w:r>
            <w:r>
              <w:rPr>
                <w:rFonts w:cs="Times New Roman" w:hint="eastAsia"/>
                <w:sz w:val="20"/>
                <w:szCs w:val="20"/>
              </w:rPr>
              <w:t xml:space="preserve"> </w:t>
            </w:r>
            <w:r>
              <w:rPr>
                <w:rFonts w:cs="Times New Roman" w:hint="eastAsia"/>
                <w:sz w:val="20"/>
                <w:szCs w:val="20"/>
              </w:rPr>
              <w:t>어려운</w:t>
            </w:r>
            <w:r>
              <w:rPr>
                <w:rFonts w:cs="Times New Roman" w:hint="eastAsia"/>
                <w:sz w:val="20"/>
                <w:szCs w:val="20"/>
              </w:rPr>
              <w:t xml:space="preserve"> </w:t>
            </w:r>
            <w:r>
              <w:rPr>
                <w:rFonts w:cs="Times New Roman" w:hint="eastAsia"/>
                <w:sz w:val="20"/>
                <w:szCs w:val="20"/>
              </w:rPr>
              <w:t>점</w:t>
            </w:r>
            <w:r>
              <w:rPr>
                <w:rFonts w:cs="Times New Roman" w:hint="eastAsia"/>
                <w:sz w:val="20"/>
                <w:szCs w:val="20"/>
              </w:rPr>
              <w:t>,</w:t>
            </w:r>
            <w:r>
              <w:rPr>
                <w:rFonts w:cs="Times New Roman"/>
                <w:sz w:val="20"/>
                <w:szCs w:val="20"/>
              </w:rPr>
              <w:t xml:space="preserve"> (ii) 2022</w:t>
            </w:r>
            <w:r>
              <w:rPr>
                <w:rFonts w:cs="Times New Roman" w:hint="eastAsia"/>
                <w:sz w:val="20"/>
                <w:szCs w:val="20"/>
              </w:rPr>
              <w:t>년에</w:t>
            </w:r>
            <w:r>
              <w:rPr>
                <w:rFonts w:cs="Times New Roman" w:hint="eastAsia"/>
                <w:sz w:val="20"/>
                <w:szCs w:val="20"/>
              </w:rPr>
              <w:t xml:space="preserve"> </w:t>
            </w:r>
            <w:r>
              <w:rPr>
                <w:rFonts w:cs="Times New Roman" w:hint="eastAsia"/>
                <w:sz w:val="20"/>
                <w:szCs w:val="20"/>
              </w:rPr>
              <w:t>최초로</w:t>
            </w:r>
            <w:r>
              <w:rPr>
                <w:rFonts w:cs="Times New Roman" w:hint="eastAsia"/>
                <w:sz w:val="20"/>
                <w:szCs w:val="20"/>
              </w:rPr>
              <w:t xml:space="preserve"> </w:t>
            </w:r>
            <w:r>
              <w:rPr>
                <w:rFonts w:cs="Times New Roman" w:hint="eastAsia"/>
                <w:sz w:val="20"/>
                <w:szCs w:val="20"/>
              </w:rPr>
              <w:t>도입되어</w:t>
            </w:r>
            <w:r>
              <w:rPr>
                <w:rFonts w:cs="Times New Roman" w:hint="eastAsia"/>
                <w:sz w:val="20"/>
                <w:szCs w:val="20"/>
              </w:rPr>
              <w:t xml:space="preserve"> </w:t>
            </w:r>
            <w:r>
              <w:rPr>
                <w:rFonts w:cs="Times New Roman" w:hint="eastAsia"/>
                <w:sz w:val="20"/>
                <w:szCs w:val="20"/>
              </w:rPr>
              <w:t>현재까지</w:t>
            </w:r>
            <w:r>
              <w:rPr>
                <w:rFonts w:cs="Times New Roman" w:hint="eastAsia"/>
                <w:sz w:val="20"/>
                <w:szCs w:val="20"/>
              </w:rPr>
              <w:t xml:space="preserve"> </w:t>
            </w:r>
            <w:r>
              <w:rPr>
                <w:rFonts w:cs="Times New Roman"/>
                <w:sz w:val="20"/>
                <w:szCs w:val="20"/>
              </w:rPr>
              <w:t>1</w:t>
            </w:r>
            <w:r>
              <w:rPr>
                <w:rFonts w:cs="Times New Roman" w:hint="eastAsia"/>
                <w:sz w:val="20"/>
                <w:szCs w:val="20"/>
              </w:rPr>
              <w:t>회만</w:t>
            </w:r>
            <w:r>
              <w:rPr>
                <w:rFonts w:cs="Times New Roman" w:hint="eastAsia"/>
                <w:sz w:val="20"/>
                <w:szCs w:val="20"/>
              </w:rPr>
              <w:t xml:space="preserve"> </w:t>
            </w:r>
            <w:r>
              <w:rPr>
                <w:rFonts w:cs="Times New Roman" w:hint="eastAsia"/>
                <w:sz w:val="20"/>
                <w:szCs w:val="20"/>
              </w:rPr>
              <w:t>지급되었다는</w:t>
            </w:r>
            <w:r>
              <w:rPr>
                <w:rFonts w:cs="Times New Roman" w:hint="eastAsia"/>
                <w:sz w:val="20"/>
                <w:szCs w:val="20"/>
              </w:rPr>
              <w:t xml:space="preserve"> </w:t>
            </w:r>
            <w:r>
              <w:rPr>
                <w:rFonts w:cs="Times New Roman" w:hint="eastAsia"/>
                <w:sz w:val="20"/>
                <w:szCs w:val="20"/>
              </w:rPr>
              <w:t>점에서</w:t>
            </w:r>
            <w:r>
              <w:rPr>
                <w:rFonts w:cs="Times New Roman" w:hint="eastAsia"/>
                <w:sz w:val="20"/>
                <w:szCs w:val="20"/>
              </w:rPr>
              <w:t xml:space="preserve"> </w:t>
            </w:r>
            <w:r>
              <w:rPr>
                <w:rFonts w:cs="Times New Roman" w:hint="eastAsia"/>
                <w:sz w:val="20"/>
                <w:szCs w:val="20"/>
              </w:rPr>
              <w:t>계속적</w:t>
            </w:r>
            <w:r>
              <w:rPr>
                <w:rFonts w:cs="Times New Roman" w:hint="eastAsia"/>
                <w:sz w:val="20"/>
                <w:szCs w:val="20"/>
              </w:rPr>
              <w:sym w:font="Wingdings" w:char="F09E"/>
            </w:r>
            <w:r>
              <w:rPr>
                <w:rFonts w:cs="Times New Roman" w:hint="eastAsia"/>
                <w:sz w:val="20"/>
                <w:szCs w:val="20"/>
              </w:rPr>
              <w:t>정기적으로</w:t>
            </w:r>
            <w:r>
              <w:rPr>
                <w:rFonts w:cs="Times New Roman" w:hint="eastAsia"/>
                <w:sz w:val="20"/>
                <w:szCs w:val="20"/>
              </w:rPr>
              <w:t xml:space="preserve"> </w:t>
            </w:r>
            <w:r>
              <w:rPr>
                <w:rFonts w:cs="Times New Roman" w:hint="eastAsia"/>
                <w:sz w:val="20"/>
                <w:szCs w:val="20"/>
              </w:rPr>
              <w:t>지급된다고</w:t>
            </w:r>
            <w:r>
              <w:rPr>
                <w:rFonts w:cs="Times New Roman" w:hint="eastAsia"/>
                <w:sz w:val="20"/>
                <w:szCs w:val="20"/>
              </w:rPr>
              <w:t xml:space="preserve"> </w:t>
            </w:r>
            <w:r>
              <w:rPr>
                <w:rFonts w:cs="Times New Roman" w:hint="eastAsia"/>
                <w:sz w:val="20"/>
                <w:szCs w:val="20"/>
              </w:rPr>
              <w:t>보기도</w:t>
            </w:r>
            <w:r>
              <w:rPr>
                <w:rFonts w:cs="Times New Roman" w:hint="eastAsia"/>
                <w:sz w:val="20"/>
                <w:szCs w:val="20"/>
              </w:rPr>
              <w:t xml:space="preserve"> </w:t>
            </w:r>
            <w:r>
              <w:rPr>
                <w:rFonts w:cs="Times New Roman" w:hint="eastAsia"/>
                <w:sz w:val="20"/>
                <w:szCs w:val="20"/>
              </w:rPr>
              <w:t>어려워</w:t>
            </w:r>
            <w:r>
              <w:rPr>
                <w:rFonts w:cs="Times New Roman" w:hint="eastAsia"/>
                <w:sz w:val="20"/>
                <w:szCs w:val="20"/>
              </w:rPr>
              <w:t xml:space="preserve"> </w:t>
            </w:r>
            <w:r>
              <w:rPr>
                <w:rFonts w:cs="Times New Roman" w:hint="eastAsia"/>
                <w:sz w:val="20"/>
                <w:szCs w:val="20"/>
              </w:rPr>
              <w:t>보이는</w:t>
            </w:r>
            <w:r>
              <w:rPr>
                <w:rFonts w:cs="Times New Roman" w:hint="eastAsia"/>
                <w:sz w:val="20"/>
                <w:szCs w:val="20"/>
              </w:rPr>
              <w:t xml:space="preserve"> </w:t>
            </w:r>
            <w:r>
              <w:rPr>
                <w:rFonts w:cs="Times New Roman" w:hint="eastAsia"/>
                <w:sz w:val="20"/>
                <w:szCs w:val="20"/>
              </w:rPr>
              <w:t>점</w:t>
            </w:r>
            <w:r>
              <w:rPr>
                <w:rFonts w:cs="Times New Roman" w:hint="eastAsia"/>
                <w:sz w:val="20"/>
                <w:szCs w:val="20"/>
              </w:rPr>
              <w:t>,</w:t>
            </w:r>
            <w:r>
              <w:rPr>
                <w:rFonts w:cs="Times New Roman"/>
                <w:sz w:val="20"/>
                <w:szCs w:val="20"/>
              </w:rPr>
              <w:t xml:space="preserve"> (iii) </w:t>
            </w:r>
            <w:r>
              <w:rPr>
                <w:rFonts w:cs="Times New Roman" w:hint="eastAsia"/>
                <w:sz w:val="20"/>
                <w:szCs w:val="20"/>
              </w:rPr>
              <w:t>취업규칙</w:t>
            </w:r>
            <w:r>
              <w:rPr>
                <w:rFonts w:cs="Times New Roman" w:hint="eastAsia"/>
                <w:sz w:val="20"/>
                <w:szCs w:val="20"/>
              </w:rPr>
              <w:t>,</w:t>
            </w:r>
            <w:r>
              <w:rPr>
                <w:rFonts w:cs="Times New Roman"/>
                <w:sz w:val="20"/>
                <w:szCs w:val="20"/>
              </w:rPr>
              <w:t xml:space="preserve"> </w:t>
            </w:r>
            <w:r>
              <w:rPr>
                <w:rFonts w:cs="Times New Roman" w:hint="eastAsia"/>
                <w:sz w:val="20"/>
                <w:szCs w:val="20"/>
              </w:rPr>
              <w:t>급여규정</w:t>
            </w:r>
            <w:r>
              <w:rPr>
                <w:rFonts w:cs="Times New Roman" w:hint="eastAsia"/>
                <w:sz w:val="20"/>
                <w:szCs w:val="20"/>
              </w:rPr>
              <w:t xml:space="preserve"> </w:t>
            </w:r>
            <w:r>
              <w:rPr>
                <w:rFonts w:cs="Times New Roman" w:hint="eastAsia"/>
                <w:sz w:val="20"/>
                <w:szCs w:val="20"/>
              </w:rPr>
              <w:t>등에</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지급</w:t>
            </w:r>
            <w:r>
              <w:rPr>
                <w:rFonts w:cs="Times New Roman" w:hint="eastAsia"/>
                <w:sz w:val="20"/>
                <w:szCs w:val="20"/>
              </w:rPr>
              <w:t xml:space="preserve"> </w:t>
            </w:r>
            <w:r>
              <w:rPr>
                <w:rFonts w:cs="Times New Roman" w:hint="eastAsia"/>
                <w:sz w:val="20"/>
                <w:szCs w:val="20"/>
              </w:rPr>
              <w:t>근거나</w:t>
            </w:r>
            <w:r>
              <w:rPr>
                <w:rFonts w:cs="Times New Roman" w:hint="eastAsia"/>
                <w:sz w:val="20"/>
                <w:szCs w:val="20"/>
              </w:rPr>
              <w:t xml:space="preserve"> </w:t>
            </w:r>
            <w:r>
              <w:rPr>
                <w:rFonts w:cs="Times New Roman" w:hint="eastAsia"/>
                <w:sz w:val="20"/>
                <w:szCs w:val="20"/>
              </w:rPr>
              <w:t>기준이</w:t>
            </w:r>
            <w:r>
              <w:rPr>
                <w:rFonts w:cs="Times New Roman" w:hint="eastAsia"/>
                <w:sz w:val="20"/>
                <w:szCs w:val="20"/>
              </w:rPr>
              <w:t xml:space="preserve"> </w:t>
            </w:r>
            <w:r>
              <w:rPr>
                <w:rFonts w:cs="Times New Roman" w:hint="eastAsia"/>
                <w:sz w:val="20"/>
                <w:szCs w:val="20"/>
              </w:rPr>
              <w:t>없고</w:t>
            </w:r>
            <w:r>
              <w:rPr>
                <w:rFonts w:cs="Times New Roman" w:hint="eastAsia"/>
                <w:sz w:val="20"/>
                <w:szCs w:val="20"/>
              </w:rPr>
              <w:t>,</w:t>
            </w:r>
            <w:r>
              <w:rPr>
                <w:rFonts w:cs="Times New Roman"/>
                <w:sz w:val="20"/>
                <w:szCs w:val="20"/>
              </w:rPr>
              <w:t xml:space="preserve"> </w:t>
            </w:r>
            <w:r>
              <w:rPr>
                <w:rFonts w:cs="Times New Roman" w:hint="eastAsia"/>
                <w:sz w:val="20"/>
                <w:szCs w:val="20"/>
              </w:rPr>
              <w:t>관행상</w:t>
            </w:r>
            <w:r>
              <w:rPr>
                <w:rFonts w:cs="Times New Roman" w:hint="eastAsia"/>
                <w:sz w:val="20"/>
                <w:szCs w:val="20"/>
              </w:rPr>
              <w:t xml:space="preserve"> </w:t>
            </w:r>
            <w:r>
              <w:rPr>
                <w:rFonts w:cs="Times New Roman" w:hint="eastAsia"/>
                <w:sz w:val="20"/>
                <w:szCs w:val="20"/>
              </w:rPr>
              <w:t>지급</w:t>
            </w:r>
            <w:r>
              <w:rPr>
                <w:rFonts w:cs="Times New Roman" w:hint="eastAsia"/>
                <w:sz w:val="20"/>
                <w:szCs w:val="20"/>
              </w:rPr>
              <w:t xml:space="preserve"> </w:t>
            </w:r>
            <w:r>
              <w:rPr>
                <w:rFonts w:cs="Times New Roman" w:hint="eastAsia"/>
                <w:sz w:val="20"/>
                <w:szCs w:val="20"/>
              </w:rPr>
              <w:t>의무가</w:t>
            </w:r>
            <w:r>
              <w:rPr>
                <w:rFonts w:cs="Times New Roman" w:hint="eastAsia"/>
                <w:sz w:val="20"/>
                <w:szCs w:val="20"/>
              </w:rPr>
              <w:t xml:space="preserve"> </w:t>
            </w:r>
            <w:r>
              <w:rPr>
                <w:rFonts w:cs="Times New Roman" w:hint="eastAsia"/>
                <w:sz w:val="20"/>
                <w:szCs w:val="20"/>
              </w:rPr>
              <w:t>있다고</w:t>
            </w:r>
            <w:r>
              <w:rPr>
                <w:rFonts w:cs="Times New Roman" w:hint="eastAsia"/>
                <w:sz w:val="20"/>
                <w:szCs w:val="20"/>
              </w:rPr>
              <w:t xml:space="preserve"> </w:t>
            </w:r>
            <w:r>
              <w:rPr>
                <w:rFonts w:cs="Times New Roman" w:hint="eastAsia"/>
                <w:sz w:val="20"/>
                <w:szCs w:val="20"/>
              </w:rPr>
              <w:t>보기도</w:t>
            </w:r>
            <w:r>
              <w:rPr>
                <w:rFonts w:cs="Times New Roman" w:hint="eastAsia"/>
                <w:sz w:val="20"/>
                <w:szCs w:val="20"/>
              </w:rPr>
              <w:t xml:space="preserve"> </w:t>
            </w:r>
            <w:r>
              <w:rPr>
                <w:rFonts w:cs="Times New Roman" w:hint="eastAsia"/>
                <w:sz w:val="20"/>
                <w:szCs w:val="20"/>
              </w:rPr>
              <w:t>어려워</w:t>
            </w:r>
            <w:r>
              <w:rPr>
                <w:rFonts w:cs="Times New Roman" w:hint="eastAsia"/>
                <w:sz w:val="20"/>
                <w:szCs w:val="20"/>
              </w:rPr>
              <w:t xml:space="preserve"> </w:t>
            </w:r>
            <w:r>
              <w:rPr>
                <w:rFonts w:cs="Times New Roman" w:hint="eastAsia"/>
                <w:sz w:val="20"/>
                <w:szCs w:val="20"/>
              </w:rPr>
              <w:t>보이는</w:t>
            </w:r>
            <w:r>
              <w:rPr>
                <w:rFonts w:cs="Times New Roman" w:hint="eastAsia"/>
                <w:sz w:val="20"/>
                <w:szCs w:val="20"/>
              </w:rPr>
              <w:t xml:space="preserve"> </w:t>
            </w:r>
            <w:r>
              <w:rPr>
                <w:rFonts w:cs="Times New Roman" w:hint="eastAsia"/>
                <w:sz w:val="20"/>
                <w:szCs w:val="20"/>
              </w:rPr>
              <w:t>점</w:t>
            </w:r>
            <w:r>
              <w:rPr>
                <w:rFonts w:cs="Times New Roman" w:hint="eastAsia"/>
                <w:sz w:val="20"/>
                <w:szCs w:val="20"/>
              </w:rPr>
              <w:t xml:space="preserve"> </w:t>
            </w:r>
            <w:r>
              <w:rPr>
                <w:rFonts w:cs="Times New Roman" w:hint="eastAsia"/>
                <w:sz w:val="20"/>
                <w:szCs w:val="20"/>
              </w:rPr>
              <w:t>등에</w:t>
            </w:r>
            <w:r>
              <w:rPr>
                <w:rFonts w:cs="Times New Roman" w:hint="eastAsia"/>
                <w:sz w:val="20"/>
                <w:szCs w:val="20"/>
              </w:rPr>
              <w:t xml:space="preserve"> </w:t>
            </w:r>
            <w:r>
              <w:rPr>
                <w:rFonts w:cs="Times New Roman" w:hint="eastAsia"/>
                <w:sz w:val="20"/>
                <w:szCs w:val="20"/>
              </w:rPr>
              <w:t>비추어볼</w:t>
            </w:r>
            <w:r>
              <w:rPr>
                <w:rFonts w:cs="Times New Roman" w:hint="eastAsia"/>
                <w:sz w:val="20"/>
                <w:szCs w:val="20"/>
              </w:rPr>
              <w:t xml:space="preserve"> </w:t>
            </w:r>
            <w:r>
              <w:rPr>
                <w:rFonts w:cs="Times New Roman" w:hint="eastAsia"/>
                <w:sz w:val="20"/>
                <w:szCs w:val="20"/>
              </w:rPr>
              <w:t>때</w:t>
            </w:r>
            <w:r>
              <w:rPr>
                <w:rFonts w:cs="Times New Roman" w:hint="eastAsia"/>
                <w:sz w:val="20"/>
                <w:szCs w:val="20"/>
              </w:rPr>
              <w:t xml:space="preserve"> </w:t>
            </w:r>
            <w:r>
              <w:rPr>
                <w:rFonts w:cs="Times New Roman" w:hint="eastAsia"/>
                <w:sz w:val="20"/>
                <w:szCs w:val="20"/>
              </w:rPr>
              <w:t>평균임금에</w:t>
            </w:r>
            <w:r>
              <w:rPr>
                <w:rFonts w:cs="Times New Roman" w:hint="eastAsia"/>
                <w:sz w:val="20"/>
                <w:szCs w:val="20"/>
              </w:rPr>
              <w:t xml:space="preserve"> </w:t>
            </w:r>
            <w:r>
              <w:rPr>
                <w:rFonts w:cs="Times New Roman" w:hint="eastAsia"/>
                <w:sz w:val="20"/>
                <w:szCs w:val="20"/>
              </w:rPr>
              <w:t>포함되지</w:t>
            </w:r>
            <w:r>
              <w:rPr>
                <w:rFonts w:cs="Times New Roman" w:hint="eastAsia"/>
                <w:sz w:val="20"/>
                <w:szCs w:val="20"/>
              </w:rPr>
              <w:t xml:space="preserve"> </w:t>
            </w:r>
            <w:r>
              <w:rPr>
                <w:rFonts w:cs="Times New Roman" w:hint="eastAsia"/>
                <w:sz w:val="20"/>
                <w:szCs w:val="20"/>
              </w:rPr>
              <w:t>않을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판단됨</w:t>
            </w:r>
            <w:r>
              <w:rPr>
                <w:rFonts w:cs="Times New Roman" w:hint="eastAsia"/>
                <w:sz w:val="20"/>
                <w:szCs w:val="20"/>
              </w:rPr>
              <w:t>.</w:t>
            </w:r>
            <w:r>
              <w:rPr>
                <w:rFonts w:cs="Times New Roman"/>
                <w:sz w:val="20"/>
                <w:szCs w:val="20"/>
              </w:rPr>
              <w:t xml:space="preserve"> </w:t>
            </w:r>
            <w:r>
              <w:rPr>
                <w:rFonts w:cs="Times New Roman" w:hint="eastAsia"/>
                <w:sz w:val="20"/>
                <w:szCs w:val="20"/>
              </w:rPr>
              <w:t>다만</w:t>
            </w:r>
            <w:r>
              <w:rPr>
                <w:rFonts w:cs="Times New Roman" w:hint="eastAsia"/>
                <w:sz w:val="20"/>
                <w:szCs w:val="20"/>
              </w:rPr>
              <w:t>,</w:t>
            </w:r>
            <w:r>
              <w:rPr>
                <w:rFonts w:cs="Times New Roman"/>
                <w:sz w:val="20"/>
                <w:szCs w:val="20"/>
              </w:rPr>
              <w:t xml:space="preserve"> </w:t>
            </w:r>
            <w:r>
              <w:rPr>
                <w:rFonts w:cs="Times New Roman" w:hint="eastAsia"/>
                <w:sz w:val="20"/>
                <w:szCs w:val="20"/>
              </w:rPr>
              <w:t>최근</w:t>
            </w:r>
            <w:r>
              <w:rPr>
                <w:rFonts w:cs="Times New Roman" w:hint="eastAsia"/>
                <w:sz w:val="20"/>
                <w:szCs w:val="20"/>
              </w:rPr>
              <w:t xml:space="preserve"> </w:t>
            </w:r>
            <w:r>
              <w:rPr>
                <w:rFonts w:cs="Times New Roman" w:hint="eastAsia"/>
                <w:sz w:val="20"/>
                <w:szCs w:val="20"/>
              </w:rPr>
              <w:t>대법원과</w:t>
            </w:r>
            <w:r>
              <w:rPr>
                <w:rFonts w:cs="Times New Roman" w:hint="eastAsia"/>
                <w:sz w:val="20"/>
                <w:szCs w:val="20"/>
              </w:rPr>
              <w:t xml:space="preserve"> </w:t>
            </w:r>
            <w:r>
              <w:rPr>
                <w:rFonts w:cs="Times New Roman" w:hint="eastAsia"/>
                <w:sz w:val="20"/>
                <w:szCs w:val="20"/>
              </w:rPr>
              <w:t>고용노동부가</w:t>
            </w:r>
            <w:r>
              <w:rPr>
                <w:rFonts w:cs="Times New Roman" w:hint="eastAsia"/>
                <w:sz w:val="20"/>
                <w:szCs w:val="20"/>
              </w:rPr>
              <w:t xml:space="preserve"> </w:t>
            </w:r>
            <w:r>
              <w:rPr>
                <w:rFonts w:cs="Times New Roman" w:hint="eastAsia"/>
                <w:sz w:val="20"/>
                <w:szCs w:val="20"/>
              </w:rPr>
              <w:t>경영성과급의</w:t>
            </w:r>
            <w:r>
              <w:rPr>
                <w:rFonts w:cs="Times New Roman" w:hint="eastAsia"/>
                <w:sz w:val="20"/>
                <w:szCs w:val="20"/>
              </w:rPr>
              <w:t xml:space="preserve"> </w:t>
            </w:r>
            <w:r>
              <w:rPr>
                <w:rFonts w:cs="Times New Roman" w:hint="eastAsia"/>
                <w:sz w:val="20"/>
                <w:szCs w:val="20"/>
              </w:rPr>
              <w:t>임금성을</w:t>
            </w:r>
            <w:r>
              <w:rPr>
                <w:rFonts w:cs="Times New Roman" w:hint="eastAsia"/>
                <w:sz w:val="20"/>
                <w:szCs w:val="20"/>
              </w:rPr>
              <w:t xml:space="preserve"> </w:t>
            </w:r>
            <w:r>
              <w:rPr>
                <w:rFonts w:cs="Times New Roman" w:hint="eastAsia"/>
                <w:sz w:val="20"/>
                <w:szCs w:val="20"/>
              </w:rPr>
              <w:t>매우</w:t>
            </w:r>
            <w:r>
              <w:rPr>
                <w:rFonts w:cs="Times New Roman" w:hint="eastAsia"/>
                <w:sz w:val="20"/>
                <w:szCs w:val="20"/>
              </w:rPr>
              <w:t xml:space="preserve"> </w:t>
            </w:r>
            <w:r>
              <w:rPr>
                <w:rFonts w:cs="Times New Roman" w:hint="eastAsia"/>
                <w:sz w:val="20"/>
                <w:szCs w:val="20"/>
              </w:rPr>
              <w:t>넓게</w:t>
            </w:r>
            <w:r>
              <w:rPr>
                <w:rFonts w:cs="Times New Roman" w:hint="eastAsia"/>
                <w:sz w:val="20"/>
                <w:szCs w:val="20"/>
              </w:rPr>
              <w:t xml:space="preserve"> </w:t>
            </w:r>
            <w:r>
              <w:rPr>
                <w:rFonts w:cs="Times New Roman" w:hint="eastAsia"/>
                <w:sz w:val="20"/>
                <w:szCs w:val="20"/>
              </w:rPr>
              <w:t>인정하고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경향</w:t>
            </w:r>
            <w:r>
              <w:rPr>
                <w:rFonts w:cs="Times New Roman" w:hint="eastAsia"/>
                <w:sz w:val="20"/>
                <w:szCs w:val="20"/>
              </w:rPr>
              <w:t xml:space="preserve"> </w:t>
            </w:r>
            <w:r>
              <w:rPr>
                <w:rFonts w:cs="Times New Roman" w:hint="eastAsia"/>
                <w:sz w:val="20"/>
                <w:szCs w:val="20"/>
              </w:rPr>
              <w:t>등에</w:t>
            </w:r>
            <w:r>
              <w:rPr>
                <w:rFonts w:cs="Times New Roman" w:hint="eastAsia"/>
                <w:sz w:val="20"/>
                <w:szCs w:val="20"/>
              </w:rPr>
              <w:t xml:space="preserve"> </w:t>
            </w:r>
            <w:r>
              <w:rPr>
                <w:rFonts w:cs="Times New Roman" w:hint="eastAsia"/>
                <w:sz w:val="20"/>
                <w:szCs w:val="20"/>
              </w:rPr>
              <w:t>비추어</w:t>
            </w:r>
            <w:r>
              <w:rPr>
                <w:rFonts w:cs="Times New Roman" w:hint="eastAsia"/>
                <w:sz w:val="20"/>
                <w:szCs w:val="20"/>
              </w:rPr>
              <w:t xml:space="preserve"> </w:t>
            </w:r>
            <w:r>
              <w:rPr>
                <w:rFonts w:cs="Times New Roman" w:hint="eastAsia"/>
                <w:sz w:val="20"/>
                <w:szCs w:val="20"/>
              </w:rPr>
              <w:t>볼</w:t>
            </w:r>
            <w:r>
              <w:rPr>
                <w:rFonts w:cs="Times New Roman" w:hint="eastAsia"/>
                <w:sz w:val="20"/>
                <w:szCs w:val="20"/>
              </w:rPr>
              <w:t xml:space="preserve"> </w:t>
            </w:r>
            <w:r>
              <w:rPr>
                <w:rFonts w:cs="Times New Roman" w:hint="eastAsia"/>
                <w:sz w:val="20"/>
                <w:szCs w:val="20"/>
              </w:rPr>
              <w:t>때</w:t>
            </w:r>
            <w:r>
              <w:rPr>
                <w:rFonts w:cs="Times New Roman" w:hint="eastAsia"/>
                <w:sz w:val="20"/>
                <w:szCs w:val="20"/>
              </w:rPr>
              <w:t>,</w:t>
            </w:r>
            <w:r>
              <w:rPr>
                <w:rFonts w:cs="Times New Roman"/>
                <w:sz w:val="20"/>
                <w:szCs w:val="20"/>
              </w:rPr>
              <w:t xml:space="preserve"> </w:t>
            </w:r>
            <w:r>
              <w:rPr>
                <w:rFonts w:cs="Times New Roman" w:hint="eastAsia"/>
                <w:sz w:val="20"/>
                <w:szCs w:val="20"/>
              </w:rPr>
              <w:t>향후</w:t>
            </w:r>
            <w:r>
              <w:rPr>
                <w:rFonts w:cs="Times New Roman" w:hint="eastAsia"/>
                <w:sz w:val="20"/>
                <w:szCs w:val="20"/>
              </w:rPr>
              <w:t xml:space="preserve"> </w:t>
            </w:r>
            <w:r>
              <w:rPr>
                <w:rFonts w:cs="Times New Roman" w:hint="eastAsia"/>
                <w:sz w:val="20"/>
                <w:szCs w:val="20"/>
              </w:rPr>
              <w:t>운영</w:t>
            </w:r>
            <w:r>
              <w:rPr>
                <w:rFonts w:cs="Times New Roman" w:hint="eastAsia"/>
                <w:sz w:val="20"/>
                <w:szCs w:val="20"/>
              </w:rPr>
              <w:t xml:space="preserve"> </w:t>
            </w:r>
            <w:r>
              <w:rPr>
                <w:rFonts w:cs="Times New Roman" w:hint="eastAsia"/>
                <w:sz w:val="20"/>
                <w:szCs w:val="20"/>
              </w:rPr>
              <w:t>방법</w:t>
            </w:r>
            <w:r>
              <w:rPr>
                <w:rFonts w:cs="Times New Roman" w:hint="eastAsia"/>
                <w:sz w:val="20"/>
                <w:szCs w:val="20"/>
              </w:rPr>
              <w:lastRenderedPageBreak/>
              <w:t>에</w:t>
            </w:r>
            <w:r>
              <w:rPr>
                <w:rFonts w:cs="Times New Roman" w:hint="eastAsia"/>
                <w:sz w:val="20"/>
                <w:szCs w:val="20"/>
              </w:rPr>
              <w:t xml:space="preserve"> </w:t>
            </w:r>
            <w:r>
              <w:rPr>
                <w:rFonts w:cs="Times New Roman" w:hint="eastAsia"/>
                <w:sz w:val="20"/>
                <w:szCs w:val="20"/>
              </w:rPr>
              <w:t>따라</w:t>
            </w:r>
            <w:r>
              <w:rPr>
                <w:rFonts w:cs="Times New Roman" w:hint="eastAsia"/>
                <w:sz w:val="20"/>
                <w:szCs w:val="20"/>
              </w:rPr>
              <w:t xml:space="preserve"> </w:t>
            </w:r>
            <w:r>
              <w:rPr>
                <w:rFonts w:cs="Times New Roman"/>
                <w:sz w:val="20"/>
                <w:szCs w:val="20"/>
              </w:rPr>
              <w:t xml:space="preserve">BP </w:t>
            </w:r>
            <w:r>
              <w:rPr>
                <w:rFonts w:cs="Times New Roman" w:hint="eastAsia"/>
                <w:sz w:val="20"/>
                <w:szCs w:val="20"/>
              </w:rPr>
              <w:t>달성</w:t>
            </w:r>
            <w:r>
              <w:rPr>
                <w:rFonts w:cs="Times New Roman" w:hint="eastAsia"/>
                <w:sz w:val="20"/>
                <w:szCs w:val="20"/>
              </w:rPr>
              <w:t xml:space="preserve"> </w:t>
            </w:r>
            <w:r>
              <w:rPr>
                <w:rFonts w:cs="Times New Roman" w:hint="eastAsia"/>
                <w:sz w:val="20"/>
                <w:szCs w:val="20"/>
              </w:rPr>
              <w:t>격려금이</w:t>
            </w:r>
            <w:r>
              <w:rPr>
                <w:rFonts w:cs="Times New Roman" w:hint="eastAsia"/>
                <w:sz w:val="20"/>
                <w:szCs w:val="20"/>
              </w:rPr>
              <w:t xml:space="preserve"> </w:t>
            </w:r>
            <w:r>
              <w:rPr>
                <w:rFonts w:cs="Times New Roman" w:hint="eastAsia"/>
                <w:sz w:val="20"/>
                <w:szCs w:val="20"/>
              </w:rPr>
              <w:t>평균임금에</w:t>
            </w:r>
            <w:r>
              <w:rPr>
                <w:rFonts w:cs="Times New Roman" w:hint="eastAsia"/>
                <w:sz w:val="20"/>
                <w:szCs w:val="20"/>
              </w:rPr>
              <w:t xml:space="preserve"> </w:t>
            </w:r>
            <w:r>
              <w:rPr>
                <w:rFonts w:cs="Times New Roman" w:hint="eastAsia"/>
                <w:sz w:val="20"/>
                <w:szCs w:val="20"/>
              </w:rPr>
              <w:t>포함될</w:t>
            </w:r>
            <w:r>
              <w:rPr>
                <w:rFonts w:cs="Times New Roman" w:hint="eastAsia"/>
                <w:sz w:val="20"/>
                <w:szCs w:val="20"/>
              </w:rPr>
              <w:t xml:space="preserve"> </w:t>
            </w:r>
            <w:r>
              <w:rPr>
                <w:rFonts w:cs="Times New Roman" w:hint="eastAsia"/>
                <w:sz w:val="20"/>
                <w:szCs w:val="20"/>
              </w:rPr>
              <w:t>가능성이</w:t>
            </w:r>
            <w:r>
              <w:rPr>
                <w:rFonts w:cs="Times New Roman" w:hint="eastAsia"/>
                <w:sz w:val="20"/>
                <w:szCs w:val="20"/>
              </w:rPr>
              <w:t xml:space="preserve"> </w:t>
            </w:r>
            <w:r>
              <w:rPr>
                <w:rFonts w:cs="Times New Roman" w:hint="eastAsia"/>
                <w:sz w:val="20"/>
                <w:szCs w:val="20"/>
              </w:rPr>
              <w:t>있으므로</w:t>
            </w:r>
            <w:r>
              <w:rPr>
                <w:rFonts w:cs="Times New Roman" w:hint="eastAsia"/>
                <w:sz w:val="20"/>
                <w:szCs w:val="20"/>
              </w:rPr>
              <w:t xml:space="preserve"> </w:t>
            </w:r>
            <w:r>
              <w:rPr>
                <w:rFonts w:cs="Times New Roman" w:hint="eastAsia"/>
                <w:sz w:val="20"/>
                <w:szCs w:val="20"/>
              </w:rPr>
              <w:t>유의할</w:t>
            </w:r>
            <w:r>
              <w:rPr>
                <w:rFonts w:cs="Times New Roman" w:hint="eastAsia"/>
                <w:sz w:val="20"/>
                <w:szCs w:val="20"/>
              </w:rPr>
              <w:t xml:space="preserve"> </w:t>
            </w:r>
            <w:r>
              <w:rPr>
                <w:rFonts w:cs="Times New Roman" w:hint="eastAsia"/>
                <w:sz w:val="20"/>
                <w:szCs w:val="20"/>
              </w:rPr>
              <w:t>필요가</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p w14:paraId="740D6410" w14:textId="0F35EFFB" w:rsidR="003C0D20" w:rsidRDefault="003C0D20" w:rsidP="00062FD6">
            <w:pPr>
              <w:pStyle w:val="a8"/>
              <w:widowControl/>
              <w:numPr>
                <w:ilvl w:val="0"/>
                <w:numId w:val="2"/>
              </w:numPr>
              <w:spacing w:before="40" w:after="120" w:line="264" w:lineRule="auto"/>
              <w:rPr>
                <w:rFonts w:cs="Times New Roman"/>
                <w:sz w:val="20"/>
                <w:szCs w:val="20"/>
              </w:rPr>
            </w:pPr>
            <w:r>
              <w:rPr>
                <w:rFonts w:cs="Times New Roman" w:hint="eastAsia"/>
                <w:sz w:val="20"/>
                <w:szCs w:val="20"/>
              </w:rPr>
              <w:t>통상임금</w:t>
            </w:r>
            <w:r>
              <w:rPr>
                <w:rFonts w:cs="Times New Roman" w:hint="eastAsia"/>
                <w:sz w:val="20"/>
                <w:szCs w:val="20"/>
              </w:rPr>
              <w:t xml:space="preserve"> </w:t>
            </w:r>
            <w:r>
              <w:rPr>
                <w:rFonts w:cs="Times New Roman" w:hint="eastAsia"/>
                <w:sz w:val="20"/>
                <w:szCs w:val="20"/>
              </w:rPr>
              <w:t>관련하여</w:t>
            </w:r>
            <w:r>
              <w:rPr>
                <w:rFonts w:cs="Times New Roman" w:hint="eastAsia"/>
                <w:sz w:val="20"/>
                <w:szCs w:val="20"/>
              </w:rPr>
              <w:t xml:space="preserve">, </w:t>
            </w:r>
            <w:r w:rsidR="000F664D" w:rsidRPr="000F664D">
              <w:rPr>
                <w:rFonts w:cs="Times New Roman" w:hint="eastAsia"/>
                <w:sz w:val="20"/>
                <w:szCs w:val="20"/>
              </w:rPr>
              <w:t>로카</w:t>
            </w:r>
            <w:r w:rsidR="000F664D" w:rsidRPr="000F664D">
              <w:rPr>
                <w:rFonts w:cs="Times New Roman" w:hint="eastAsia"/>
                <w:sz w:val="20"/>
                <w:szCs w:val="20"/>
              </w:rPr>
              <w:t xml:space="preserve"> </w:t>
            </w:r>
            <w:r w:rsidR="000F664D" w:rsidRPr="000F664D">
              <w:rPr>
                <w:rFonts w:cs="Times New Roman" w:hint="eastAsia"/>
                <w:sz w:val="20"/>
                <w:szCs w:val="20"/>
              </w:rPr>
              <w:t>및</w:t>
            </w:r>
            <w:r w:rsidR="000F664D" w:rsidRPr="000F664D">
              <w:rPr>
                <w:rFonts w:cs="Times New Roman" w:hint="eastAsia"/>
                <w:sz w:val="20"/>
                <w:szCs w:val="20"/>
              </w:rPr>
              <w:t xml:space="preserve"> </w:t>
            </w:r>
            <w:r w:rsidR="000F664D" w:rsidRPr="000F664D">
              <w:rPr>
                <w:rFonts w:cs="Times New Roman" w:hint="eastAsia"/>
                <w:sz w:val="20"/>
                <w:szCs w:val="20"/>
              </w:rPr>
              <w:t>자회사들</w:t>
            </w:r>
            <w:r>
              <w:rPr>
                <w:rFonts w:cs="Times New Roman" w:hint="eastAsia"/>
                <w:sz w:val="20"/>
                <w:szCs w:val="20"/>
              </w:rPr>
              <w:t>이</w:t>
            </w:r>
            <w:r>
              <w:rPr>
                <w:rFonts w:cs="Times New Roman" w:hint="eastAsia"/>
                <w:sz w:val="20"/>
                <w:szCs w:val="20"/>
              </w:rPr>
              <w:t xml:space="preserve"> </w:t>
            </w:r>
            <w:r>
              <w:rPr>
                <w:rFonts w:cs="Times New Roman" w:hint="eastAsia"/>
                <w:sz w:val="20"/>
                <w:szCs w:val="20"/>
              </w:rPr>
              <w:t>통상임금에</w:t>
            </w:r>
            <w:r>
              <w:rPr>
                <w:rFonts w:cs="Times New Roman" w:hint="eastAsia"/>
                <w:sz w:val="20"/>
                <w:szCs w:val="20"/>
              </w:rPr>
              <w:t xml:space="preserve"> </w:t>
            </w:r>
            <w:r>
              <w:rPr>
                <w:rFonts w:cs="Times New Roman" w:hint="eastAsia"/>
                <w:sz w:val="20"/>
                <w:szCs w:val="20"/>
              </w:rPr>
              <w:t>산입하지</w:t>
            </w:r>
            <w:r>
              <w:rPr>
                <w:rFonts w:cs="Times New Roman" w:hint="eastAsia"/>
                <w:sz w:val="20"/>
                <w:szCs w:val="20"/>
              </w:rPr>
              <w:t xml:space="preserve"> </w:t>
            </w:r>
            <w:r>
              <w:rPr>
                <w:rFonts w:cs="Times New Roman" w:hint="eastAsia"/>
                <w:sz w:val="20"/>
                <w:szCs w:val="20"/>
              </w:rPr>
              <w:t>않고</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항목들</w:t>
            </w:r>
            <w:r>
              <w:rPr>
                <w:rFonts w:cs="Times New Roman" w:hint="eastAsia"/>
                <w:sz w:val="20"/>
                <w:szCs w:val="20"/>
              </w:rPr>
              <w:t xml:space="preserve"> </w:t>
            </w:r>
            <w:r>
              <w:rPr>
                <w:rFonts w:cs="Times New Roman" w:hint="eastAsia"/>
                <w:sz w:val="20"/>
                <w:szCs w:val="20"/>
              </w:rPr>
              <w:t>중</w:t>
            </w:r>
            <w:r>
              <w:rPr>
                <w:rFonts w:cs="Times New Roman" w:hint="eastAsia"/>
                <w:sz w:val="20"/>
                <w:szCs w:val="20"/>
              </w:rPr>
              <w:t xml:space="preserve"> </w:t>
            </w:r>
            <w:r>
              <w:rPr>
                <w:rFonts w:cs="Times New Roman" w:hint="eastAsia"/>
                <w:sz w:val="20"/>
                <w:szCs w:val="20"/>
              </w:rPr>
              <w:t>고정</w:t>
            </w:r>
            <w:r>
              <w:rPr>
                <w:rFonts w:cs="Times New Roman" w:hint="eastAsia"/>
                <w:sz w:val="20"/>
                <w:szCs w:val="20"/>
              </w:rPr>
              <w:t xml:space="preserve"> </w:t>
            </w:r>
            <w:r>
              <w:rPr>
                <w:rFonts w:cs="Times New Roman"/>
                <w:sz w:val="20"/>
                <w:szCs w:val="20"/>
              </w:rPr>
              <w:t>OT</w:t>
            </w:r>
            <w:r>
              <w:rPr>
                <w:rFonts w:cs="Times New Roman" w:hint="eastAsia"/>
                <w:sz w:val="20"/>
                <w:szCs w:val="20"/>
              </w:rPr>
              <w:t>는</w:t>
            </w:r>
            <w:r>
              <w:rPr>
                <w:rFonts w:cs="Times New Roman" w:hint="eastAsia"/>
                <w:sz w:val="20"/>
                <w:szCs w:val="20"/>
              </w:rPr>
              <w:t xml:space="preserve"> </w:t>
            </w:r>
            <w:r>
              <w:rPr>
                <w:rFonts w:cs="Times New Roman" w:hint="eastAsia"/>
                <w:sz w:val="20"/>
                <w:szCs w:val="20"/>
              </w:rPr>
              <w:t>소정근로대가성이</w:t>
            </w:r>
            <w:r>
              <w:rPr>
                <w:rFonts w:cs="Times New Roman" w:hint="eastAsia"/>
                <w:sz w:val="20"/>
                <w:szCs w:val="20"/>
              </w:rPr>
              <w:t xml:space="preserve"> </w:t>
            </w:r>
            <w:r>
              <w:rPr>
                <w:rFonts w:cs="Times New Roman" w:hint="eastAsia"/>
                <w:sz w:val="20"/>
                <w:szCs w:val="20"/>
              </w:rPr>
              <w:t>인정되지</w:t>
            </w:r>
            <w:r>
              <w:rPr>
                <w:rFonts w:cs="Times New Roman" w:hint="eastAsia"/>
                <w:sz w:val="20"/>
                <w:szCs w:val="20"/>
              </w:rPr>
              <w:t xml:space="preserve"> </w:t>
            </w:r>
            <w:r>
              <w:rPr>
                <w:rFonts w:cs="Times New Roman" w:hint="eastAsia"/>
                <w:sz w:val="20"/>
                <w:szCs w:val="20"/>
              </w:rPr>
              <w:t>않고</w:t>
            </w:r>
            <w:r>
              <w:rPr>
                <w:rFonts w:cs="Times New Roman" w:hint="eastAsia"/>
                <w:sz w:val="20"/>
                <w:szCs w:val="20"/>
              </w:rPr>
              <w:t>,</w:t>
            </w:r>
            <w:r>
              <w:rPr>
                <w:rFonts w:cs="Times New Roman"/>
                <w:sz w:val="20"/>
                <w:szCs w:val="20"/>
              </w:rPr>
              <w:t xml:space="preserve"> BP </w:t>
            </w:r>
            <w:r>
              <w:rPr>
                <w:rFonts w:cs="Times New Roman" w:hint="eastAsia"/>
                <w:sz w:val="20"/>
                <w:szCs w:val="20"/>
              </w:rPr>
              <w:t>달성</w:t>
            </w:r>
            <w:r>
              <w:rPr>
                <w:rFonts w:cs="Times New Roman" w:hint="eastAsia"/>
                <w:sz w:val="20"/>
                <w:szCs w:val="20"/>
              </w:rPr>
              <w:t xml:space="preserve"> </w:t>
            </w:r>
            <w:r>
              <w:rPr>
                <w:rFonts w:cs="Times New Roman" w:hint="eastAsia"/>
                <w:sz w:val="20"/>
                <w:szCs w:val="20"/>
              </w:rPr>
              <w:t>격려금은</w:t>
            </w:r>
            <w:r>
              <w:rPr>
                <w:rFonts w:cs="Times New Roman" w:hint="eastAsia"/>
                <w:sz w:val="20"/>
                <w:szCs w:val="20"/>
              </w:rPr>
              <w:t xml:space="preserve"> </w:t>
            </w:r>
            <w:r>
              <w:rPr>
                <w:rFonts w:cs="Times New Roman" w:hint="eastAsia"/>
                <w:sz w:val="20"/>
                <w:szCs w:val="20"/>
              </w:rPr>
              <w:t>임금에</w:t>
            </w:r>
            <w:r>
              <w:rPr>
                <w:rFonts w:cs="Times New Roman" w:hint="eastAsia"/>
                <w:sz w:val="20"/>
                <w:szCs w:val="20"/>
              </w:rPr>
              <w:t xml:space="preserve"> </w:t>
            </w:r>
            <w:r>
              <w:rPr>
                <w:rFonts w:cs="Times New Roman" w:hint="eastAsia"/>
                <w:sz w:val="20"/>
                <w:szCs w:val="20"/>
              </w:rPr>
              <w:t>해당하지</w:t>
            </w:r>
            <w:r>
              <w:rPr>
                <w:rFonts w:cs="Times New Roman" w:hint="eastAsia"/>
                <w:sz w:val="20"/>
                <w:szCs w:val="20"/>
              </w:rPr>
              <w:t xml:space="preserve"> </w:t>
            </w:r>
            <w:r>
              <w:rPr>
                <w:rFonts w:cs="Times New Roman" w:hint="eastAsia"/>
                <w:sz w:val="20"/>
                <w:szCs w:val="20"/>
              </w:rPr>
              <w:t>않기</w:t>
            </w:r>
            <w:r>
              <w:rPr>
                <w:rFonts w:cs="Times New Roman" w:hint="eastAsia"/>
                <w:sz w:val="20"/>
                <w:szCs w:val="20"/>
              </w:rPr>
              <w:t xml:space="preserve"> </w:t>
            </w:r>
            <w:r>
              <w:rPr>
                <w:rFonts w:cs="Times New Roman" w:hint="eastAsia"/>
                <w:sz w:val="20"/>
                <w:szCs w:val="20"/>
              </w:rPr>
              <w:t>때문에</w:t>
            </w:r>
            <w:r>
              <w:rPr>
                <w:rFonts w:cs="Times New Roman" w:hint="eastAsia"/>
                <w:sz w:val="20"/>
                <w:szCs w:val="20"/>
              </w:rPr>
              <w:t xml:space="preserve"> </w:t>
            </w:r>
            <w:r>
              <w:rPr>
                <w:rFonts w:cs="Times New Roman" w:hint="eastAsia"/>
                <w:sz w:val="20"/>
                <w:szCs w:val="20"/>
              </w:rPr>
              <w:t>통상임금에</w:t>
            </w:r>
            <w:r>
              <w:rPr>
                <w:rFonts w:cs="Times New Roman" w:hint="eastAsia"/>
                <w:sz w:val="20"/>
                <w:szCs w:val="20"/>
              </w:rPr>
              <w:t xml:space="preserve"> </w:t>
            </w:r>
            <w:r>
              <w:rPr>
                <w:rFonts w:cs="Times New Roman" w:hint="eastAsia"/>
                <w:sz w:val="20"/>
                <w:szCs w:val="20"/>
              </w:rPr>
              <w:t>해당하지</w:t>
            </w:r>
            <w:r>
              <w:rPr>
                <w:rFonts w:cs="Times New Roman" w:hint="eastAsia"/>
                <w:sz w:val="20"/>
                <w:szCs w:val="20"/>
              </w:rPr>
              <w:t xml:space="preserve"> </w:t>
            </w:r>
            <w:r>
              <w:rPr>
                <w:rFonts w:cs="Times New Roman" w:hint="eastAsia"/>
                <w:sz w:val="20"/>
                <w:szCs w:val="20"/>
              </w:rPr>
              <w:t>않을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판단됨</w:t>
            </w:r>
            <w:r>
              <w:rPr>
                <w:rFonts w:cs="Times New Roman" w:hint="eastAsia"/>
                <w:sz w:val="20"/>
                <w:szCs w:val="20"/>
              </w:rPr>
              <w:t>.</w:t>
            </w:r>
            <w:r>
              <w:rPr>
                <w:rFonts w:cs="Times New Roman"/>
                <w:sz w:val="20"/>
                <w:szCs w:val="20"/>
              </w:rPr>
              <w:t xml:space="preserve"> </w:t>
            </w:r>
            <w:r>
              <w:rPr>
                <w:rFonts w:cs="Times New Roman" w:hint="eastAsia"/>
                <w:sz w:val="20"/>
                <w:szCs w:val="20"/>
              </w:rPr>
              <w:t>또한</w:t>
            </w:r>
            <w:r>
              <w:rPr>
                <w:rFonts w:cs="Times New Roman" w:hint="eastAsia"/>
                <w:sz w:val="20"/>
                <w:szCs w:val="20"/>
              </w:rPr>
              <w:t>,</w:t>
            </w:r>
            <w:r>
              <w:rPr>
                <w:rFonts w:cs="Times New Roman"/>
                <w:sz w:val="20"/>
                <w:szCs w:val="20"/>
              </w:rPr>
              <w:t xml:space="preserve"> </w:t>
            </w:r>
            <w:r>
              <w:rPr>
                <w:rFonts w:cs="Times New Roman" w:hint="eastAsia"/>
                <w:sz w:val="20"/>
                <w:szCs w:val="20"/>
              </w:rPr>
              <w:t>하계휴가비</w:t>
            </w:r>
            <w:r>
              <w:rPr>
                <w:rFonts w:cs="Times New Roman" w:hint="eastAsia"/>
                <w:sz w:val="20"/>
                <w:szCs w:val="20"/>
              </w:rPr>
              <w:t xml:space="preserve">, </w:t>
            </w:r>
            <w:r>
              <w:rPr>
                <w:rFonts w:cs="Times New Roman" w:hint="eastAsia"/>
                <w:sz w:val="20"/>
                <w:szCs w:val="20"/>
              </w:rPr>
              <w:t>설</w:t>
            </w:r>
            <w:r>
              <w:rPr>
                <w:rFonts w:cs="Times New Roman" w:hint="eastAsia"/>
                <w:sz w:val="20"/>
                <w:szCs w:val="20"/>
              </w:rPr>
              <w:t xml:space="preserve"> </w:t>
            </w:r>
            <w:r>
              <w:rPr>
                <w:rFonts w:cs="Times New Roman" w:hint="eastAsia"/>
                <w:sz w:val="20"/>
                <w:szCs w:val="20"/>
              </w:rPr>
              <w:t>귀향여비</w:t>
            </w:r>
            <w:r>
              <w:rPr>
                <w:rFonts w:cs="Times New Roman" w:hint="eastAsia"/>
                <w:sz w:val="20"/>
                <w:szCs w:val="20"/>
              </w:rPr>
              <w:t>,</w:t>
            </w:r>
            <w:r>
              <w:rPr>
                <w:rFonts w:cs="Times New Roman"/>
                <w:sz w:val="20"/>
                <w:szCs w:val="20"/>
              </w:rPr>
              <w:t xml:space="preserve"> </w:t>
            </w:r>
            <w:r>
              <w:rPr>
                <w:rFonts w:cs="Times New Roman" w:hint="eastAsia"/>
                <w:sz w:val="20"/>
                <w:szCs w:val="20"/>
              </w:rPr>
              <w:t>추석</w:t>
            </w:r>
            <w:r>
              <w:rPr>
                <w:rFonts w:cs="Times New Roman" w:hint="eastAsia"/>
                <w:sz w:val="20"/>
                <w:szCs w:val="20"/>
              </w:rPr>
              <w:t xml:space="preserve"> </w:t>
            </w:r>
            <w:r>
              <w:rPr>
                <w:rFonts w:cs="Times New Roman" w:hint="eastAsia"/>
                <w:sz w:val="20"/>
                <w:szCs w:val="20"/>
              </w:rPr>
              <w:t>귀향여비의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그</w:t>
            </w:r>
            <w:r>
              <w:rPr>
                <w:rFonts w:cs="Times New Roman" w:hint="eastAsia"/>
                <w:sz w:val="20"/>
                <w:szCs w:val="20"/>
              </w:rPr>
              <w:t xml:space="preserve"> </w:t>
            </w:r>
            <w:r>
              <w:rPr>
                <w:rFonts w:cs="Times New Roman" w:hint="eastAsia"/>
                <w:sz w:val="20"/>
                <w:szCs w:val="20"/>
              </w:rPr>
              <w:t>구체적인</w:t>
            </w:r>
            <w:r>
              <w:rPr>
                <w:rFonts w:cs="Times New Roman" w:hint="eastAsia"/>
                <w:sz w:val="20"/>
                <w:szCs w:val="20"/>
              </w:rPr>
              <w:t xml:space="preserve"> </w:t>
            </w:r>
            <w:r>
              <w:rPr>
                <w:rFonts w:cs="Times New Roman" w:hint="eastAsia"/>
                <w:sz w:val="20"/>
                <w:szCs w:val="20"/>
              </w:rPr>
              <w:t>지급</w:t>
            </w:r>
            <w:r>
              <w:rPr>
                <w:rFonts w:cs="Times New Roman" w:hint="eastAsia"/>
                <w:sz w:val="20"/>
                <w:szCs w:val="20"/>
              </w:rPr>
              <w:t xml:space="preserve"> </w:t>
            </w:r>
            <w:r>
              <w:rPr>
                <w:rFonts w:cs="Times New Roman" w:hint="eastAsia"/>
                <w:sz w:val="20"/>
                <w:szCs w:val="20"/>
              </w:rPr>
              <w:t>기준</w:t>
            </w:r>
            <w:r w:rsidR="00062FD6">
              <w:rPr>
                <w:rFonts w:cs="Times New Roman" w:hint="eastAsia"/>
                <w:sz w:val="20"/>
                <w:szCs w:val="20"/>
              </w:rPr>
              <w:t>에</w:t>
            </w:r>
            <w:r w:rsidR="00062FD6">
              <w:rPr>
                <w:rFonts w:cs="Times New Roman" w:hint="eastAsia"/>
                <w:sz w:val="20"/>
                <w:szCs w:val="20"/>
              </w:rPr>
              <w:t xml:space="preserve"> </w:t>
            </w:r>
            <w:r w:rsidR="00062FD6">
              <w:rPr>
                <w:rFonts w:cs="Times New Roman" w:hint="eastAsia"/>
                <w:sz w:val="20"/>
                <w:szCs w:val="20"/>
              </w:rPr>
              <w:t>따라</w:t>
            </w:r>
            <w:r w:rsidR="00062FD6">
              <w:rPr>
                <w:rFonts w:cs="Times New Roman" w:hint="eastAsia"/>
                <w:sz w:val="20"/>
                <w:szCs w:val="20"/>
              </w:rPr>
              <w:t xml:space="preserve"> </w:t>
            </w:r>
            <w:r w:rsidR="00062FD6">
              <w:rPr>
                <w:rFonts w:cs="Times New Roman" w:hint="eastAsia"/>
                <w:sz w:val="20"/>
                <w:szCs w:val="20"/>
              </w:rPr>
              <w:t>달라질</w:t>
            </w:r>
            <w:r w:rsidR="00062FD6">
              <w:rPr>
                <w:rFonts w:cs="Times New Roman" w:hint="eastAsia"/>
                <w:sz w:val="20"/>
                <w:szCs w:val="20"/>
              </w:rPr>
              <w:t xml:space="preserve"> </w:t>
            </w:r>
            <w:r w:rsidR="00062FD6">
              <w:rPr>
                <w:rFonts w:cs="Times New Roman" w:hint="eastAsia"/>
                <w:sz w:val="20"/>
                <w:szCs w:val="20"/>
              </w:rPr>
              <w:t>수</w:t>
            </w:r>
            <w:r w:rsidR="00062FD6">
              <w:rPr>
                <w:rFonts w:cs="Times New Roman" w:hint="eastAsia"/>
                <w:sz w:val="20"/>
                <w:szCs w:val="20"/>
              </w:rPr>
              <w:t xml:space="preserve"> </w:t>
            </w:r>
            <w:r w:rsidR="00062FD6">
              <w:rPr>
                <w:rFonts w:cs="Times New Roman" w:hint="eastAsia"/>
                <w:sz w:val="20"/>
                <w:szCs w:val="20"/>
              </w:rPr>
              <w:t>있으나</w:t>
            </w:r>
            <w:r w:rsidR="00062FD6">
              <w:rPr>
                <w:rFonts w:cs="Times New Roman" w:hint="eastAsia"/>
                <w:sz w:val="20"/>
                <w:szCs w:val="20"/>
              </w:rPr>
              <w:t xml:space="preserve"> </w:t>
            </w:r>
            <w:r w:rsidR="00062FD6">
              <w:rPr>
                <w:rFonts w:cs="Times New Roman" w:hint="eastAsia"/>
                <w:sz w:val="20"/>
                <w:szCs w:val="20"/>
              </w:rPr>
              <w:t>고</w:t>
            </w:r>
            <w:r>
              <w:rPr>
                <w:rFonts w:cs="Times New Roman" w:hint="eastAsia"/>
                <w:sz w:val="20"/>
                <w:szCs w:val="20"/>
              </w:rPr>
              <w:t>정성</w:t>
            </w:r>
            <w:r>
              <w:rPr>
                <w:rFonts w:cs="Times New Roman" w:hint="eastAsia"/>
                <w:sz w:val="20"/>
                <w:szCs w:val="20"/>
              </w:rPr>
              <w:t xml:space="preserve"> </w:t>
            </w:r>
            <w:r>
              <w:rPr>
                <w:rFonts w:cs="Times New Roman" w:hint="eastAsia"/>
                <w:sz w:val="20"/>
                <w:szCs w:val="20"/>
              </w:rPr>
              <w:t>요건을</w:t>
            </w:r>
            <w:r>
              <w:rPr>
                <w:rFonts w:cs="Times New Roman" w:hint="eastAsia"/>
                <w:sz w:val="20"/>
                <w:szCs w:val="20"/>
              </w:rPr>
              <w:t xml:space="preserve"> </w:t>
            </w:r>
            <w:r>
              <w:rPr>
                <w:rFonts w:cs="Times New Roman" w:hint="eastAsia"/>
                <w:sz w:val="20"/>
                <w:szCs w:val="20"/>
              </w:rPr>
              <w:t>결하여</w:t>
            </w:r>
            <w:r>
              <w:rPr>
                <w:rFonts w:cs="Times New Roman" w:hint="eastAsia"/>
                <w:sz w:val="20"/>
                <w:szCs w:val="20"/>
              </w:rPr>
              <w:t xml:space="preserve"> </w:t>
            </w:r>
            <w:r>
              <w:rPr>
                <w:rFonts w:cs="Times New Roman" w:hint="eastAsia"/>
                <w:sz w:val="20"/>
                <w:szCs w:val="20"/>
              </w:rPr>
              <w:t>통상임금에</w:t>
            </w:r>
            <w:r>
              <w:rPr>
                <w:rFonts w:cs="Times New Roman" w:hint="eastAsia"/>
                <w:sz w:val="20"/>
                <w:szCs w:val="20"/>
              </w:rPr>
              <w:t xml:space="preserve"> </w:t>
            </w:r>
            <w:r>
              <w:rPr>
                <w:rFonts w:cs="Times New Roman" w:hint="eastAsia"/>
                <w:sz w:val="20"/>
                <w:szCs w:val="20"/>
              </w:rPr>
              <w:t>해당하지</w:t>
            </w:r>
            <w:r>
              <w:rPr>
                <w:rFonts w:cs="Times New Roman" w:hint="eastAsia"/>
                <w:sz w:val="20"/>
                <w:szCs w:val="20"/>
              </w:rPr>
              <w:t xml:space="preserve"> </w:t>
            </w:r>
            <w:r>
              <w:rPr>
                <w:rFonts w:cs="Times New Roman" w:hint="eastAsia"/>
                <w:sz w:val="20"/>
                <w:szCs w:val="20"/>
              </w:rPr>
              <w:t>않을</w:t>
            </w:r>
            <w:r>
              <w:rPr>
                <w:rFonts w:cs="Times New Roman" w:hint="eastAsia"/>
                <w:sz w:val="20"/>
                <w:szCs w:val="20"/>
              </w:rPr>
              <w:t xml:space="preserve"> </w:t>
            </w:r>
            <w:r>
              <w:rPr>
                <w:rFonts w:cs="Times New Roman" w:hint="eastAsia"/>
                <w:sz w:val="20"/>
                <w:szCs w:val="20"/>
              </w:rPr>
              <w:t>것으로</w:t>
            </w:r>
            <w:r>
              <w:rPr>
                <w:rFonts w:cs="Times New Roman" w:hint="eastAsia"/>
                <w:sz w:val="20"/>
                <w:szCs w:val="20"/>
              </w:rPr>
              <w:t xml:space="preserve"> </w:t>
            </w:r>
            <w:r>
              <w:rPr>
                <w:rFonts w:cs="Times New Roman" w:hint="eastAsia"/>
                <w:sz w:val="20"/>
                <w:szCs w:val="20"/>
              </w:rPr>
              <w:t>보임</w:t>
            </w:r>
            <w:r>
              <w:rPr>
                <w:rFonts w:cs="Times New Roman" w:hint="eastAsia"/>
                <w:sz w:val="20"/>
                <w:szCs w:val="20"/>
              </w:rPr>
              <w:t>.</w:t>
            </w:r>
          </w:p>
        </w:tc>
        <w:tc>
          <w:tcPr>
            <w:tcW w:w="27" w:type="pct"/>
            <w:tcBorders>
              <w:top w:val="nil"/>
              <w:bottom w:val="nil"/>
            </w:tcBorders>
          </w:tcPr>
          <w:p w14:paraId="40C4BD29" w14:textId="77777777" w:rsidR="003C0D20" w:rsidRPr="009A2958" w:rsidRDefault="003C0D20" w:rsidP="003C0D20">
            <w:pPr>
              <w:widowControl/>
              <w:spacing w:before="40" w:after="120" w:line="276" w:lineRule="auto"/>
              <w:rPr>
                <w:rFonts w:cs="Times New Roman"/>
                <w:sz w:val="20"/>
                <w:szCs w:val="20"/>
              </w:rPr>
            </w:pPr>
          </w:p>
        </w:tc>
        <w:tc>
          <w:tcPr>
            <w:tcW w:w="770" w:type="pct"/>
          </w:tcPr>
          <w:p w14:paraId="5699B7C4" w14:textId="5E5735DA" w:rsidR="003C0D20" w:rsidRDefault="003C0D20" w:rsidP="003C0D20">
            <w:pPr>
              <w:pStyle w:val="a8"/>
              <w:widowControl/>
              <w:numPr>
                <w:ilvl w:val="0"/>
                <w:numId w:val="2"/>
              </w:numPr>
              <w:spacing w:before="40" w:after="120" w:line="276" w:lineRule="auto"/>
              <w:rPr>
                <w:rFonts w:cs="Times New Roman"/>
                <w:sz w:val="20"/>
                <w:szCs w:val="20"/>
              </w:rPr>
            </w:pPr>
            <w:r w:rsidRPr="00E333E3">
              <w:rPr>
                <w:rFonts w:cs="Times New Roman"/>
                <w:sz w:val="20"/>
                <w:szCs w:val="20"/>
              </w:rPr>
              <w:t>해당사항</w:t>
            </w:r>
            <w:r w:rsidRPr="00E333E3">
              <w:rPr>
                <w:rFonts w:cs="Times New Roman"/>
                <w:sz w:val="20"/>
                <w:szCs w:val="20"/>
              </w:rPr>
              <w:t xml:space="preserve"> </w:t>
            </w:r>
            <w:r w:rsidRPr="00E333E3">
              <w:rPr>
                <w:rFonts w:cs="Times New Roman"/>
                <w:sz w:val="20"/>
                <w:szCs w:val="20"/>
              </w:rPr>
              <w:t>없음</w:t>
            </w:r>
            <w:r w:rsidRPr="00E333E3">
              <w:rPr>
                <w:rFonts w:cs="Times New Roman"/>
                <w:sz w:val="20"/>
                <w:szCs w:val="20"/>
              </w:rPr>
              <w:t>.</w:t>
            </w:r>
          </w:p>
        </w:tc>
      </w:tr>
      <w:tr w:rsidR="003C0D20" w:rsidRPr="009A2958" w14:paraId="74E83111" w14:textId="77777777" w:rsidTr="00061A1F">
        <w:trPr>
          <w:trHeight w:val="1077"/>
        </w:trPr>
        <w:tc>
          <w:tcPr>
            <w:tcW w:w="619" w:type="pct"/>
          </w:tcPr>
          <w:p w14:paraId="34E3D4D1" w14:textId="010166EC" w:rsidR="003C0D20" w:rsidRDefault="00E314C0" w:rsidP="00E314C0">
            <w:pPr>
              <w:widowControl/>
              <w:spacing w:before="40" w:after="120" w:line="276" w:lineRule="auto"/>
              <w:jc w:val="center"/>
              <w:outlineLvl w:val="0"/>
              <w:rPr>
                <w:rFonts w:cs="Times New Roman"/>
                <w:b/>
                <w:color w:val="404040" w:themeColor="text1" w:themeTint="BF"/>
                <w:kern w:val="0"/>
                <w:sz w:val="20"/>
                <w:szCs w:val="20"/>
                <w:highlight w:val="cyan"/>
              </w:rPr>
            </w:pPr>
            <w:bookmarkStart w:id="218" w:name="_Toc108480458"/>
            <w:bookmarkStart w:id="219" w:name="_Toc108513014"/>
            <w:r>
              <w:rPr>
                <w:rFonts w:cs="Times New Roman" w:hint="eastAsia"/>
                <w:b/>
                <w:color w:val="404040" w:themeColor="text1" w:themeTint="BF"/>
                <w:kern w:val="0"/>
                <w:sz w:val="20"/>
                <w:szCs w:val="20"/>
              </w:rPr>
              <w:t>로카</w:t>
            </w:r>
            <w:r w:rsidRPr="00062FD6">
              <w:rPr>
                <w:rFonts w:cs="Times New Roman" w:hint="eastAsia"/>
                <w:b/>
                <w:color w:val="404040" w:themeColor="text1" w:themeTint="BF"/>
                <w:kern w:val="0"/>
                <w:sz w:val="20"/>
                <w:szCs w:val="20"/>
              </w:rPr>
              <w:t xml:space="preserve"> </w:t>
            </w:r>
            <w:r w:rsidR="003C0D20" w:rsidRPr="00062FD6">
              <w:rPr>
                <w:rFonts w:cs="Times New Roman" w:hint="eastAsia"/>
                <w:b/>
                <w:color w:val="404040" w:themeColor="text1" w:themeTint="BF"/>
                <w:kern w:val="0"/>
                <w:sz w:val="20"/>
                <w:szCs w:val="20"/>
              </w:rPr>
              <w:t>임금피크제</w:t>
            </w:r>
            <w:bookmarkEnd w:id="218"/>
            <w:bookmarkEnd w:id="219"/>
          </w:p>
        </w:tc>
        <w:tc>
          <w:tcPr>
            <w:tcW w:w="26" w:type="pct"/>
            <w:tcBorders>
              <w:top w:val="nil"/>
              <w:bottom w:val="nil"/>
            </w:tcBorders>
          </w:tcPr>
          <w:p w14:paraId="23682F18" w14:textId="77777777" w:rsidR="003C0D20" w:rsidRPr="009A2958" w:rsidRDefault="003C0D20" w:rsidP="003C0D20">
            <w:pPr>
              <w:widowControl/>
              <w:spacing w:before="40" w:after="120" w:line="276" w:lineRule="auto"/>
              <w:rPr>
                <w:rFonts w:cs="Times New Roman"/>
                <w:b/>
                <w:sz w:val="20"/>
                <w:szCs w:val="20"/>
              </w:rPr>
            </w:pPr>
          </w:p>
        </w:tc>
        <w:tc>
          <w:tcPr>
            <w:tcW w:w="1804" w:type="pct"/>
          </w:tcPr>
          <w:p w14:paraId="3CCA3C70" w14:textId="77777777" w:rsidR="00E71AC3" w:rsidRDefault="00062FD6" w:rsidP="00062FD6">
            <w:pPr>
              <w:pStyle w:val="a8"/>
              <w:widowControl/>
              <w:numPr>
                <w:ilvl w:val="0"/>
                <w:numId w:val="2"/>
              </w:numPr>
              <w:spacing w:before="40" w:after="120" w:line="276" w:lineRule="auto"/>
              <w:rPr>
                <w:rFonts w:cs="Times New Roman"/>
                <w:sz w:val="20"/>
                <w:szCs w:val="20"/>
              </w:rPr>
            </w:pPr>
            <w:r>
              <w:rPr>
                <w:rFonts w:cs="Times New Roman" w:hint="eastAsia"/>
                <w:sz w:val="20"/>
                <w:szCs w:val="20"/>
              </w:rPr>
              <w:t>로카</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자회사</w:t>
            </w:r>
            <w:r w:rsidR="003C0D20">
              <w:rPr>
                <w:rFonts w:cs="Times New Roman" w:hint="eastAsia"/>
                <w:sz w:val="20"/>
                <w:szCs w:val="20"/>
              </w:rPr>
              <w:t>들은</w:t>
            </w:r>
            <w:r w:rsidR="003C0D20">
              <w:rPr>
                <w:rFonts w:cs="Times New Roman" w:hint="eastAsia"/>
                <w:sz w:val="20"/>
                <w:szCs w:val="20"/>
              </w:rPr>
              <w:t xml:space="preserve"> </w:t>
            </w:r>
            <w:r w:rsidR="003C0D20">
              <w:rPr>
                <w:rFonts w:cs="Times New Roman"/>
                <w:sz w:val="20"/>
                <w:szCs w:val="20"/>
              </w:rPr>
              <w:t>2017</w:t>
            </w:r>
            <w:r>
              <w:rPr>
                <w:rFonts w:cs="Times New Roman" w:hint="eastAsia"/>
                <w:sz w:val="20"/>
                <w:szCs w:val="20"/>
              </w:rPr>
              <w:t>년</w:t>
            </w:r>
            <w:r w:rsidR="003C0D20">
              <w:rPr>
                <w:rFonts w:cs="Times New Roman"/>
                <w:sz w:val="20"/>
                <w:szCs w:val="20"/>
              </w:rPr>
              <w:t xml:space="preserve"> 1</w:t>
            </w:r>
            <w:r>
              <w:rPr>
                <w:rFonts w:cs="Times New Roman" w:hint="eastAsia"/>
                <w:sz w:val="20"/>
                <w:szCs w:val="20"/>
              </w:rPr>
              <w:t>월</w:t>
            </w:r>
            <w:r w:rsidR="003C0D20">
              <w:rPr>
                <w:rFonts w:cs="Times New Roman"/>
                <w:sz w:val="20"/>
                <w:szCs w:val="20"/>
              </w:rPr>
              <w:t xml:space="preserve"> 1</w:t>
            </w:r>
            <w:r>
              <w:rPr>
                <w:rFonts w:cs="Times New Roman" w:hint="eastAsia"/>
                <w:sz w:val="20"/>
                <w:szCs w:val="20"/>
              </w:rPr>
              <w:t>일</w:t>
            </w:r>
            <w:r w:rsidR="003C0D20">
              <w:rPr>
                <w:rFonts w:cs="Times New Roman" w:hint="eastAsia"/>
                <w:sz w:val="20"/>
                <w:szCs w:val="20"/>
              </w:rPr>
              <w:t>부터</w:t>
            </w:r>
            <w:r w:rsidR="003C0D20">
              <w:rPr>
                <w:rFonts w:cs="Times New Roman" w:hint="eastAsia"/>
                <w:sz w:val="20"/>
                <w:szCs w:val="20"/>
              </w:rPr>
              <w:t xml:space="preserve"> </w:t>
            </w:r>
            <w:r w:rsidR="003C0D20">
              <w:rPr>
                <w:rFonts w:cs="Times New Roman" w:hint="eastAsia"/>
                <w:sz w:val="20"/>
                <w:szCs w:val="20"/>
              </w:rPr>
              <w:t>임금피크제를</w:t>
            </w:r>
            <w:r w:rsidR="003C0D20">
              <w:rPr>
                <w:rFonts w:cs="Times New Roman" w:hint="eastAsia"/>
                <w:sz w:val="20"/>
                <w:szCs w:val="20"/>
              </w:rPr>
              <w:t xml:space="preserve"> </w:t>
            </w:r>
            <w:r w:rsidR="003C0D20">
              <w:rPr>
                <w:rFonts w:cs="Times New Roman" w:hint="eastAsia"/>
                <w:sz w:val="20"/>
                <w:szCs w:val="20"/>
              </w:rPr>
              <w:t>도입하고</w:t>
            </w:r>
            <w:r w:rsidR="003C0D20">
              <w:rPr>
                <w:rFonts w:cs="Times New Roman" w:hint="eastAsia"/>
                <w:sz w:val="20"/>
                <w:szCs w:val="20"/>
              </w:rPr>
              <w:t xml:space="preserve"> </w:t>
            </w:r>
            <w:r w:rsidR="003C0D20">
              <w:rPr>
                <w:rFonts w:cs="Times New Roman" w:hint="eastAsia"/>
                <w:sz w:val="20"/>
                <w:szCs w:val="20"/>
              </w:rPr>
              <w:t>있으며</w:t>
            </w:r>
            <w:r w:rsidR="003C0D20">
              <w:rPr>
                <w:rFonts w:cs="Times New Roman" w:hint="eastAsia"/>
                <w:sz w:val="20"/>
                <w:szCs w:val="20"/>
              </w:rPr>
              <w:t>,</w:t>
            </w:r>
            <w:r w:rsidR="003C0D20">
              <w:rPr>
                <w:rFonts w:cs="Times New Roman"/>
                <w:sz w:val="20"/>
                <w:szCs w:val="20"/>
              </w:rPr>
              <w:t xml:space="preserve"> </w:t>
            </w:r>
            <w:r w:rsidR="003C0D20">
              <w:rPr>
                <w:rFonts w:cs="Times New Roman" w:hint="eastAsia"/>
                <w:sz w:val="20"/>
                <w:szCs w:val="20"/>
              </w:rPr>
              <w:t>5</w:t>
            </w:r>
            <w:r w:rsidR="003C0D20">
              <w:rPr>
                <w:rFonts w:cs="Times New Roman"/>
                <w:sz w:val="20"/>
                <w:szCs w:val="20"/>
              </w:rPr>
              <w:t>5</w:t>
            </w:r>
            <w:r w:rsidR="003C0D20">
              <w:rPr>
                <w:rFonts w:cs="Times New Roman" w:hint="eastAsia"/>
                <w:sz w:val="20"/>
                <w:szCs w:val="20"/>
              </w:rPr>
              <w:t>세를</w:t>
            </w:r>
            <w:r w:rsidR="003C0D20">
              <w:rPr>
                <w:rFonts w:cs="Times New Roman" w:hint="eastAsia"/>
                <w:sz w:val="20"/>
                <w:szCs w:val="20"/>
              </w:rPr>
              <w:t xml:space="preserve"> </w:t>
            </w:r>
            <w:r w:rsidR="003C0D20">
              <w:rPr>
                <w:rFonts w:cs="Times New Roman" w:hint="eastAsia"/>
                <w:sz w:val="20"/>
                <w:szCs w:val="20"/>
              </w:rPr>
              <w:t>기준으로</w:t>
            </w:r>
            <w:r w:rsidR="003C0D20">
              <w:rPr>
                <w:rFonts w:cs="Times New Roman" w:hint="eastAsia"/>
                <w:sz w:val="20"/>
                <w:szCs w:val="20"/>
              </w:rPr>
              <w:t xml:space="preserve"> </w:t>
            </w:r>
            <w:r w:rsidR="003C0D20">
              <w:rPr>
                <w:rFonts w:cs="Times New Roman" w:hint="eastAsia"/>
                <w:sz w:val="20"/>
                <w:szCs w:val="20"/>
              </w:rPr>
              <w:t>임금을</w:t>
            </w:r>
            <w:r w:rsidR="003C0D20">
              <w:rPr>
                <w:rFonts w:cs="Times New Roman" w:hint="eastAsia"/>
                <w:sz w:val="20"/>
                <w:szCs w:val="20"/>
              </w:rPr>
              <w:t xml:space="preserve"> </w:t>
            </w:r>
            <w:r w:rsidR="003C0D20">
              <w:rPr>
                <w:rFonts w:cs="Times New Roman" w:hint="eastAsia"/>
                <w:sz w:val="20"/>
                <w:szCs w:val="20"/>
              </w:rPr>
              <w:t>매년</w:t>
            </w:r>
            <w:r w:rsidR="003C0D20">
              <w:rPr>
                <w:rFonts w:cs="Times New Roman" w:hint="eastAsia"/>
                <w:sz w:val="20"/>
                <w:szCs w:val="20"/>
              </w:rPr>
              <w:t xml:space="preserve"> </w:t>
            </w:r>
            <w:r w:rsidR="003C0D20">
              <w:rPr>
                <w:rFonts w:cs="Times New Roman" w:hint="eastAsia"/>
                <w:sz w:val="20"/>
                <w:szCs w:val="20"/>
              </w:rPr>
              <w:t>평균</w:t>
            </w:r>
            <w:r w:rsidR="003C0D20">
              <w:rPr>
                <w:rFonts w:cs="Times New Roman" w:hint="eastAsia"/>
                <w:sz w:val="20"/>
                <w:szCs w:val="20"/>
              </w:rPr>
              <w:t xml:space="preserve"> </w:t>
            </w:r>
            <w:r w:rsidR="003C0D20">
              <w:rPr>
                <w:rFonts w:cs="Times New Roman"/>
                <w:sz w:val="20"/>
                <w:szCs w:val="20"/>
              </w:rPr>
              <w:t>25%</w:t>
            </w:r>
            <w:r w:rsidR="003C0D20">
              <w:rPr>
                <w:rFonts w:cs="Times New Roman" w:hint="eastAsia"/>
                <w:sz w:val="20"/>
                <w:szCs w:val="20"/>
              </w:rPr>
              <w:t>씩</w:t>
            </w:r>
            <w:r w:rsidR="003C0D20">
              <w:rPr>
                <w:rFonts w:cs="Times New Roman" w:hint="eastAsia"/>
                <w:sz w:val="20"/>
                <w:szCs w:val="20"/>
              </w:rPr>
              <w:t xml:space="preserve"> </w:t>
            </w:r>
            <w:r w:rsidR="003C0D20">
              <w:rPr>
                <w:rFonts w:cs="Times New Roman" w:hint="eastAsia"/>
                <w:sz w:val="20"/>
                <w:szCs w:val="20"/>
              </w:rPr>
              <w:t>감액</w:t>
            </w:r>
            <w:r w:rsidR="003C0D20">
              <w:rPr>
                <w:rFonts w:cs="Times New Roman" w:hint="eastAsia"/>
                <w:sz w:val="20"/>
                <w:szCs w:val="20"/>
              </w:rPr>
              <w:t>(55</w:t>
            </w:r>
            <w:r w:rsidR="003C0D20">
              <w:rPr>
                <w:rFonts w:cs="Times New Roman" w:hint="eastAsia"/>
                <w:sz w:val="20"/>
                <w:szCs w:val="20"/>
              </w:rPr>
              <w:t>세</w:t>
            </w:r>
            <w:r w:rsidR="003C0D20">
              <w:rPr>
                <w:rFonts w:cs="Times New Roman" w:hint="eastAsia"/>
                <w:sz w:val="20"/>
                <w:szCs w:val="20"/>
              </w:rPr>
              <w:t xml:space="preserve"> </w:t>
            </w:r>
            <w:r w:rsidR="003C0D20">
              <w:rPr>
                <w:rFonts w:cs="Times New Roman"/>
                <w:sz w:val="20"/>
                <w:szCs w:val="20"/>
              </w:rPr>
              <w:t>10%, 56</w:t>
            </w:r>
            <w:r w:rsidR="003C0D20">
              <w:rPr>
                <w:rFonts w:cs="Times New Roman" w:hint="eastAsia"/>
                <w:sz w:val="20"/>
                <w:szCs w:val="20"/>
              </w:rPr>
              <w:t>세</w:t>
            </w:r>
            <w:r w:rsidR="003C0D20">
              <w:rPr>
                <w:rFonts w:cs="Times New Roman" w:hint="eastAsia"/>
                <w:sz w:val="20"/>
                <w:szCs w:val="20"/>
              </w:rPr>
              <w:t xml:space="preserve"> </w:t>
            </w:r>
            <w:r w:rsidR="003C0D20">
              <w:rPr>
                <w:rFonts w:cs="Times New Roman"/>
                <w:sz w:val="20"/>
                <w:szCs w:val="20"/>
              </w:rPr>
              <w:t>20%, 57</w:t>
            </w:r>
            <w:r w:rsidR="003C0D20">
              <w:rPr>
                <w:rFonts w:cs="Times New Roman" w:hint="eastAsia"/>
                <w:sz w:val="20"/>
                <w:szCs w:val="20"/>
              </w:rPr>
              <w:t>세</w:t>
            </w:r>
            <w:r w:rsidR="003C0D20">
              <w:rPr>
                <w:rFonts w:cs="Times New Roman" w:hint="eastAsia"/>
                <w:sz w:val="20"/>
                <w:szCs w:val="20"/>
              </w:rPr>
              <w:t xml:space="preserve"> </w:t>
            </w:r>
            <w:r w:rsidR="003C0D20">
              <w:rPr>
                <w:rFonts w:cs="Times New Roman"/>
                <w:sz w:val="20"/>
                <w:szCs w:val="20"/>
              </w:rPr>
              <w:t>25%, 58</w:t>
            </w:r>
            <w:r w:rsidR="003C0D20">
              <w:rPr>
                <w:rFonts w:cs="Times New Roman" w:hint="eastAsia"/>
                <w:sz w:val="20"/>
                <w:szCs w:val="20"/>
              </w:rPr>
              <w:t>세</w:t>
            </w:r>
            <w:r w:rsidR="003C0D20">
              <w:rPr>
                <w:rFonts w:cs="Times New Roman" w:hint="eastAsia"/>
                <w:sz w:val="20"/>
                <w:szCs w:val="20"/>
              </w:rPr>
              <w:t xml:space="preserve"> </w:t>
            </w:r>
            <w:r w:rsidR="003C0D20">
              <w:rPr>
                <w:rFonts w:cs="Times New Roman"/>
                <w:sz w:val="20"/>
                <w:szCs w:val="20"/>
              </w:rPr>
              <w:t>30%, 59</w:t>
            </w:r>
            <w:r w:rsidR="003C0D20">
              <w:rPr>
                <w:rFonts w:cs="Times New Roman" w:hint="eastAsia"/>
                <w:sz w:val="20"/>
                <w:szCs w:val="20"/>
              </w:rPr>
              <w:t>세</w:t>
            </w:r>
            <w:r w:rsidR="003C0D20">
              <w:rPr>
                <w:rFonts w:cs="Times New Roman" w:hint="eastAsia"/>
                <w:sz w:val="20"/>
                <w:szCs w:val="20"/>
              </w:rPr>
              <w:t xml:space="preserve"> </w:t>
            </w:r>
            <w:r w:rsidR="003C0D20">
              <w:rPr>
                <w:rFonts w:cs="Times New Roman"/>
                <w:sz w:val="20"/>
                <w:szCs w:val="20"/>
              </w:rPr>
              <w:t>40%)</w:t>
            </w:r>
            <w:r w:rsidR="003C0D20">
              <w:rPr>
                <w:rFonts w:cs="Times New Roman" w:hint="eastAsia"/>
                <w:sz w:val="20"/>
                <w:szCs w:val="20"/>
              </w:rPr>
              <w:t>하는</w:t>
            </w:r>
            <w:r w:rsidR="003C0D20">
              <w:rPr>
                <w:rFonts w:cs="Times New Roman" w:hint="eastAsia"/>
                <w:sz w:val="20"/>
                <w:szCs w:val="20"/>
              </w:rPr>
              <w:t xml:space="preserve"> </w:t>
            </w:r>
            <w:r w:rsidR="003C0D20">
              <w:rPr>
                <w:rFonts w:cs="Times New Roman" w:hint="eastAsia"/>
                <w:sz w:val="20"/>
                <w:szCs w:val="20"/>
              </w:rPr>
              <w:t>대신</w:t>
            </w:r>
            <w:r w:rsidR="003C0D20">
              <w:rPr>
                <w:rFonts w:cs="Times New Roman" w:hint="eastAsia"/>
                <w:sz w:val="20"/>
                <w:szCs w:val="20"/>
              </w:rPr>
              <w:t xml:space="preserve"> </w:t>
            </w:r>
            <w:r w:rsidR="003C0D20">
              <w:rPr>
                <w:rFonts w:cs="Times New Roman" w:hint="eastAsia"/>
                <w:sz w:val="20"/>
                <w:szCs w:val="20"/>
              </w:rPr>
              <w:t>정년을</w:t>
            </w:r>
            <w:r w:rsidR="003C0D20">
              <w:rPr>
                <w:rFonts w:cs="Times New Roman" w:hint="eastAsia"/>
                <w:sz w:val="20"/>
                <w:szCs w:val="20"/>
              </w:rPr>
              <w:t xml:space="preserve"> </w:t>
            </w:r>
            <w:r w:rsidR="003C0D20">
              <w:rPr>
                <w:rFonts w:cs="Times New Roman"/>
                <w:sz w:val="20"/>
                <w:szCs w:val="20"/>
              </w:rPr>
              <w:t>55</w:t>
            </w:r>
            <w:r w:rsidR="003C0D20">
              <w:rPr>
                <w:rFonts w:cs="Times New Roman" w:hint="eastAsia"/>
                <w:sz w:val="20"/>
                <w:szCs w:val="20"/>
              </w:rPr>
              <w:t>세에서</w:t>
            </w:r>
            <w:r w:rsidR="003C0D20">
              <w:rPr>
                <w:rFonts w:cs="Times New Roman" w:hint="eastAsia"/>
                <w:sz w:val="20"/>
                <w:szCs w:val="20"/>
              </w:rPr>
              <w:t xml:space="preserve"> </w:t>
            </w:r>
            <w:r w:rsidR="003C0D20">
              <w:rPr>
                <w:rFonts w:cs="Times New Roman"/>
                <w:sz w:val="20"/>
                <w:szCs w:val="20"/>
              </w:rPr>
              <w:t>60</w:t>
            </w:r>
            <w:r w:rsidR="003C0D20">
              <w:rPr>
                <w:rFonts w:cs="Times New Roman" w:hint="eastAsia"/>
                <w:sz w:val="20"/>
                <w:szCs w:val="20"/>
              </w:rPr>
              <w:t>세로</w:t>
            </w:r>
            <w:r w:rsidR="003C0D20">
              <w:rPr>
                <w:rFonts w:cs="Times New Roman" w:hint="eastAsia"/>
                <w:sz w:val="20"/>
                <w:szCs w:val="20"/>
              </w:rPr>
              <w:t xml:space="preserve"> </w:t>
            </w:r>
            <w:r w:rsidR="003C0D20">
              <w:rPr>
                <w:rFonts w:cs="Times New Roman" w:hint="eastAsia"/>
                <w:sz w:val="20"/>
                <w:szCs w:val="20"/>
              </w:rPr>
              <w:t>연장해</w:t>
            </w:r>
            <w:r w:rsidR="003C0D20">
              <w:rPr>
                <w:rFonts w:cs="Times New Roman" w:hint="eastAsia"/>
                <w:sz w:val="20"/>
                <w:szCs w:val="20"/>
              </w:rPr>
              <w:t xml:space="preserve"> </w:t>
            </w:r>
            <w:r w:rsidR="003C0D20">
              <w:rPr>
                <w:rFonts w:cs="Times New Roman" w:hint="eastAsia"/>
                <w:sz w:val="20"/>
                <w:szCs w:val="20"/>
              </w:rPr>
              <w:t>주고</w:t>
            </w:r>
            <w:r w:rsidR="003C0D20">
              <w:rPr>
                <w:rFonts w:cs="Times New Roman" w:hint="eastAsia"/>
                <w:sz w:val="20"/>
                <w:szCs w:val="20"/>
              </w:rPr>
              <w:t xml:space="preserve"> </w:t>
            </w:r>
            <w:r w:rsidR="003C0D20">
              <w:rPr>
                <w:rFonts w:cs="Times New Roman" w:hint="eastAsia"/>
                <w:sz w:val="20"/>
                <w:szCs w:val="20"/>
              </w:rPr>
              <w:t>있음</w:t>
            </w:r>
            <w:r w:rsidR="003C0D20">
              <w:rPr>
                <w:rFonts w:cs="Times New Roman" w:hint="eastAsia"/>
                <w:sz w:val="20"/>
                <w:szCs w:val="20"/>
              </w:rPr>
              <w:t>.</w:t>
            </w:r>
            <w:r w:rsidR="003C0D20">
              <w:rPr>
                <w:rFonts w:cs="Times New Roman"/>
                <w:sz w:val="20"/>
                <w:szCs w:val="20"/>
              </w:rPr>
              <w:t xml:space="preserve"> </w:t>
            </w:r>
          </w:p>
          <w:p w14:paraId="7DAED72E" w14:textId="77777777" w:rsidR="00E71AC3" w:rsidRDefault="003C0D20" w:rsidP="00062FD6">
            <w:pPr>
              <w:pStyle w:val="a8"/>
              <w:widowControl/>
              <w:numPr>
                <w:ilvl w:val="0"/>
                <w:numId w:val="2"/>
              </w:numPr>
              <w:spacing w:before="40" w:after="120" w:line="276" w:lineRule="auto"/>
              <w:rPr>
                <w:rFonts w:cs="Times New Roman"/>
                <w:sz w:val="20"/>
                <w:szCs w:val="20"/>
              </w:rPr>
            </w:pPr>
            <w:r>
              <w:rPr>
                <w:rFonts w:cs="Times New Roman" w:hint="eastAsia"/>
                <w:sz w:val="20"/>
                <w:szCs w:val="20"/>
              </w:rPr>
              <w:t>현재는</w:t>
            </w:r>
            <w:r>
              <w:rPr>
                <w:rFonts w:cs="Times New Roman"/>
                <w:sz w:val="20"/>
                <w:szCs w:val="20"/>
              </w:rPr>
              <w:t xml:space="preserve"> </w:t>
            </w:r>
            <w:r>
              <w:rPr>
                <w:rFonts w:cs="Times New Roman" w:hint="eastAsia"/>
                <w:sz w:val="20"/>
                <w:szCs w:val="20"/>
              </w:rPr>
              <w:t>적용</w:t>
            </w:r>
            <w:r>
              <w:rPr>
                <w:rFonts w:cs="Times New Roman" w:hint="eastAsia"/>
                <w:sz w:val="20"/>
                <w:szCs w:val="20"/>
              </w:rPr>
              <w:t xml:space="preserve"> </w:t>
            </w:r>
            <w:r>
              <w:rPr>
                <w:rFonts w:cs="Times New Roman" w:hint="eastAsia"/>
                <w:sz w:val="20"/>
                <w:szCs w:val="20"/>
              </w:rPr>
              <w:t>대상자들에게</w:t>
            </w:r>
            <w:r>
              <w:rPr>
                <w:rFonts w:cs="Times New Roman" w:hint="eastAsia"/>
                <w:sz w:val="20"/>
                <w:szCs w:val="20"/>
              </w:rPr>
              <w:t xml:space="preserve"> </w:t>
            </w:r>
            <w:r>
              <w:rPr>
                <w:rFonts w:cs="Times New Roman" w:hint="eastAsia"/>
                <w:sz w:val="20"/>
                <w:szCs w:val="20"/>
              </w:rPr>
              <w:t>팀장</w:t>
            </w:r>
            <w:r>
              <w:rPr>
                <w:rFonts w:cs="Times New Roman" w:hint="eastAsia"/>
                <w:sz w:val="20"/>
                <w:szCs w:val="20"/>
              </w:rPr>
              <w:t xml:space="preserve"> </w:t>
            </w:r>
            <w:r>
              <w:rPr>
                <w:rFonts w:cs="Times New Roman" w:hint="eastAsia"/>
                <w:sz w:val="20"/>
                <w:szCs w:val="20"/>
              </w:rPr>
              <w:t>보직을</w:t>
            </w:r>
            <w:r>
              <w:rPr>
                <w:rFonts w:cs="Times New Roman" w:hint="eastAsia"/>
                <w:sz w:val="20"/>
                <w:szCs w:val="20"/>
              </w:rPr>
              <w:t xml:space="preserve"> </w:t>
            </w:r>
            <w:r>
              <w:rPr>
                <w:rFonts w:cs="Times New Roman" w:hint="eastAsia"/>
                <w:sz w:val="20"/>
                <w:szCs w:val="20"/>
              </w:rPr>
              <w:t>해제하는</w:t>
            </w:r>
            <w:r>
              <w:rPr>
                <w:rFonts w:cs="Times New Roman" w:hint="eastAsia"/>
                <w:sz w:val="20"/>
                <w:szCs w:val="20"/>
              </w:rPr>
              <w:t xml:space="preserve"> </w:t>
            </w:r>
            <w:r>
              <w:rPr>
                <w:rFonts w:cs="Times New Roman" w:hint="eastAsia"/>
                <w:sz w:val="20"/>
                <w:szCs w:val="20"/>
              </w:rPr>
              <w:t>것</w:t>
            </w:r>
            <w:r>
              <w:rPr>
                <w:rFonts w:cs="Times New Roman" w:hint="eastAsia"/>
                <w:sz w:val="20"/>
                <w:szCs w:val="20"/>
              </w:rPr>
              <w:t xml:space="preserve"> </w:t>
            </w:r>
            <w:r>
              <w:rPr>
                <w:rFonts w:cs="Times New Roman" w:hint="eastAsia"/>
                <w:sz w:val="20"/>
                <w:szCs w:val="20"/>
              </w:rPr>
              <w:t>외에</w:t>
            </w:r>
            <w:r>
              <w:rPr>
                <w:rFonts w:cs="Times New Roman" w:hint="eastAsia"/>
                <w:sz w:val="20"/>
                <w:szCs w:val="20"/>
              </w:rPr>
              <w:t xml:space="preserve"> </w:t>
            </w:r>
            <w:r>
              <w:rPr>
                <w:rFonts w:cs="Times New Roman" w:hint="eastAsia"/>
                <w:sz w:val="20"/>
                <w:szCs w:val="20"/>
              </w:rPr>
              <w:t>업무내용이나</w:t>
            </w:r>
            <w:r>
              <w:rPr>
                <w:rFonts w:cs="Times New Roman" w:hint="eastAsia"/>
                <w:sz w:val="20"/>
                <w:szCs w:val="20"/>
              </w:rPr>
              <w:t xml:space="preserve"> </w:t>
            </w:r>
            <w:r>
              <w:rPr>
                <w:rFonts w:cs="Times New Roman" w:hint="eastAsia"/>
                <w:sz w:val="20"/>
                <w:szCs w:val="20"/>
              </w:rPr>
              <w:t>근로시간</w:t>
            </w:r>
            <w:r>
              <w:rPr>
                <w:rFonts w:cs="Times New Roman" w:hint="eastAsia"/>
                <w:sz w:val="20"/>
                <w:szCs w:val="20"/>
              </w:rPr>
              <w:t xml:space="preserve"> </w:t>
            </w:r>
            <w:r>
              <w:rPr>
                <w:rFonts w:cs="Times New Roman" w:hint="eastAsia"/>
                <w:sz w:val="20"/>
                <w:szCs w:val="20"/>
              </w:rPr>
              <w:t>등을</w:t>
            </w:r>
            <w:r>
              <w:rPr>
                <w:rFonts w:cs="Times New Roman" w:hint="eastAsia"/>
                <w:sz w:val="20"/>
                <w:szCs w:val="20"/>
              </w:rPr>
              <w:t xml:space="preserve"> </w:t>
            </w:r>
            <w:r>
              <w:rPr>
                <w:rFonts w:cs="Times New Roman" w:hint="eastAsia"/>
                <w:sz w:val="20"/>
                <w:szCs w:val="20"/>
              </w:rPr>
              <w:t>조정해주지는</w:t>
            </w:r>
            <w:r>
              <w:rPr>
                <w:rFonts w:cs="Times New Roman" w:hint="eastAsia"/>
                <w:sz w:val="20"/>
                <w:szCs w:val="20"/>
              </w:rPr>
              <w:t xml:space="preserve"> </w:t>
            </w:r>
            <w:r>
              <w:rPr>
                <w:rFonts w:cs="Times New Roman" w:hint="eastAsia"/>
                <w:sz w:val="20"/>
                <w:szCs w:val="20"/>
              </w:rPr>
              <w:t>않고</w:t>
            </w:r>
            <w:r>
              <w:rPr>
                <w:rFonts w:cs="Times New Roman" w:hint="eastAsia"/>
                <w:sz w:val="20"/>
                <w:szCs w:val="20"/>
              </w:rPr>
              <w:t xml:space="preserve"> </w:t>
            </w:r>
            <w:r>
              <w:rPr>
                <w:rFonts w:cs="Times New Roman" w:hint="eastAsia"/>
                <w:sz w:val="20"/>
                <w:szCs w:val="20"/>
              </w:rPr>
              <w:t>있다고</w:t>
            </w:r>
            <w:r>
              <w:rPr>
                <w:rFonts w:cs="Times New Roman" w:hint="eastAsia"/>
                <w:sz w:val="20"/>
                <w:szCs w:val="20"/>
              </w:rPr>
              <w:t xml:space="preserve"> </w:t>
            </w:r>
            <w:r>
              <w:rPr>
                <w:rFonts w:cs="Times New Roman" w:hint="eastAsia"/>
                <w:sz w:val="20"/>
                <w:szCs w:val="20"/>
              </w:rPr>
              <w:t>하나</w:t>
            </w:r>
            <w:r>
              <w:rPr>
                <w:rFonts w:cs="Times New Roman" w:hint="eastAsia"/>
                <w:sz w:val="20"/>
                <w:szCs w:val="20"/>
              </w:rPr>
              <w:t>,</w:t>
            </w:r>
            <w:r>
              <w:rPr>
                <w:rFonts w:cs="Times New Roman"/>
                <w:sz w:val="20"/>
                <w:szCs w:val="20"/>
              </w:rPr>
              <w:t xml:space="preserve"> </w:t>
            </w:r>
            <w:r>
              <w:rPr>
                <w:rFonts w:cs="Times New Roman" w:hint="eastAsia"/>
                <w:sz w:val="20"/>
                <w:szCs w:val="20"/>
              </w:rPr>
              <w:t>조만간</w:t>
            </w:r>
            <w:r>
              <w:rPr>
                <w:rFonts w:cs="Times New Roman" w:hint="eastAsia"/>
                <w:sz w:val="20"/>
                <w:szCs w:val="20"/>
              </w:rPr>
              <w:t xml:space="preserve"> </w:t>
            </w:r>
            <w:r>
              <w:rPr>
                <w:rFonts w:cs="Times New Roman" w:hint="eastAsia"/>
                <w:sz w:val="20"/>
                <w:szCs w:val="20"/>
              </w:rPr>
              <w:t>조정</w:t>
            </w:r>
            <w:r>
              <w:rPr>
                <w:rFonts w:cs="Times New Roman" w:hint="eastAsia"/>
                <w:sz w:val="20"/>
                <w:szCs w:val="20"/>
              </w:rPr>
              <w:t xml:space="preserve"> </w:t>
            </w:r>
            <w:r>
              <w:rPr>
                <w:rFonts w:cs="Times New Roman" w:hint="eastAsia"/>
                <w:sz w:val="20"/>
                <w:szCs w:val="20"/>
              </w:rPr>
              <w:t>예정이라고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r>
              <w:rPr>
                <w:rFonts w:cs="Times New Roman"/>
                <w:sz w:val="20"/>
                <w:szCs w:val="20"/>
              </w:rPr>
              <w:t xml:space="preserve"> </w:t>
            </w:r>
          </w:p>
          <w:p w14:paraId="6EE36509" w14:textId="71B31162" w:rsidR="003C0D20" w:rsidRDefault="003C0D20" w:rsidP="00062FD6">
            <w:pPr>
              <w:pStyle w:val="a8"/>
              <w:widowControl/>
              <w:numPr>
                <w:ilvl w:val="0"/>
                <w:numId w:val="2"/>
              </w:numPr>
              <w:spacing w:before="40" w:after="120" w:line="276" w:lineRule="auto"/>
              <w:rPr>
                <w:rFonts w:cs="Times New Roman"/>
                <w:sz w:val="20"/>
                <w:szCs w:val="20"/>
              </w:rPr>
            </w:pPr>
            <w:r>
              <w:rPr>
                <w:rFonts w:cs="Times New Roman" w:hint="eastAsia"/>
                <w:sz w:val="20"/>
                <w:szCs w:val="20"/>
              </w:rPr>
              <w:t>현재</w:t>
            </w:r>
            <w:r>
              <w:rPr>
                <w:rFonts w:cs="Times New Roman" w:hint="eastAsia"/>
                <w:sz w:val="20"/>
                <w:szCs w:val="20"/>
              </w:rPr>
              <w:t xml:space="preserve"> </w:t>
            </w:r>
            <w:r>
              <w:rPr>
                <w:rFonts w:cs="Times New Roman" w:hint="eastAsia"/>
                <w:sz w:val="20"/>
                <w:szCs w:val="20"/>
              </w:rPr>
              <w:t>임금피크제가</w:t>
            </w:r>
            <w:r>
              <w:rPr>
                <w:rFonts w:cs="Times New Roman" w:hint="eastAsia"/>
                <w:sz w:val="20"/>
                <w:szCs w:val="20"/>
              </w:rPr>
              <w:t xml:space="preserve"> </w:t>
            </w:r>
            <w:r>
              <w:rPr>
                <w:rFonts w:cs="Times New Roman" w:hint="eastAsia"/>
                <w:sz w:val="20"/>
                <w:szCs w:val="20"/>
              </w:rPr>
              <w:t>적용되는</w:t>
            </w:r>
            <w:r>
              <w:rPr>
                <w:rFonts w:cs="Times New Roman" w:hint="eastAsia"/>
                <w:sz w:val="20"/>
                <w:szCs w:val="20"/>
              </w:rPr>
              <w:t xml:space="preserve"> </w:t>
            </w:r>
            <w:r>
              <w:rPr>
                <w:rFonts w:cs="Times New Roman" w:hint="eastAsia"/>
                <w:sz w:val="20"/>
                <w:szCs w:val="20"/>
              </w:rPr>
              <w:t>직원은</w:t>
            </w:r>
            <w:r>
              <w:rPr>
                <w:rFonts w:cs="Times New Roman" w:hint="eastAsia"/>
                <w:sz w:val="20"/>
                <w:szCs w:val="20"/>
              </w:rPr>
              <w:t xml:space="preserve"> </w:t>
            </w:r>
            <w:r>
              <w:rPr>
                <w:rFonts w:cs="Times New Roman"/>
                <w:sz w:val="20"/>
                <w:szCs w:val="20"/>
              </w:rPr>
              <w:t>2</w:t>
            </w:r>
            <w:r>
              <w:rPr>
                <w:rFonts w:cs="Times New Roman" w:hint="eastAsia"/>
                <w:sz w:val="20"/>
                <w:szCs w:val="20"/>
              </w:rPr>
              <w:t>명이며</w:t>
            </w:r>
            <w:r>
              <w:rPr>
                <w:rFonts w:cs="Times New Roman" w:hint="eastAsia"/>
                <w:sz w:val="20"/>
                <w:szCs w:val="20"/>
              </w:rPr>
              <w:t>,</w:t>
            </w:r>
            <w:r>
              <w:rPr>
                <w:rFonts w:cs="Times New Roman"/>
                <w:sz w:val="20"/>
                <w:szCs w:val="20"/>
              </w:rPr>
              <w:t xml:space="preserve"> </w:t>
            </w:r>
            <w:r>
              <w:rPr>
                <w:rFonts w:cs="Times New Roman" w:hint="eastAsia"/>
                <w:sz w:val="20"/>
                <w:szCs w:val="20"/>
              </w:rPr>
              <w:t>과거</w:t>
            </w:r>
            <w:r>
              <w:rPr>
                <w:rFonts w:cs="Times New Roman" w:hint="eastAsia"/>
                <w:sz w:val="20"/>
                <w:szCs w:val="20"/>
              </w:rPr>
              <w:t xml:space="preserve"> </w:t>
            </w:r>
            <w:r>
              <w:rPr>
                <w:rFonts w:cs="Times New Roman" w:hint="eastAsia"/>
                <w:sz w:val="20"/>
                <w:szCs w:val="20"/>
              </w:rPr>
              <w:t>임금피크제가</w:t>
            </w:r>
            <w:r>
              <w:rPr>
                <w:rFonts w:cs="Times New Roman" w:hint="eastAsia"/>
                <w:sz w:val="20"/>
                <w:szCs w:val="20"/>
              </w:rPr>
              <w:t xml:space="preserve"> </w:t>
            </w:r>
            <w:r>
              <w:rPr>
                <w:rFonts w:cs="Times New Roman" w:hint="eastAsia"/>
                <w:sz w:val="20"/>
                <w:szCs w:val="20"/>
              </w:rPr>
              <w:t>적용되었다가</w:t>
            </w:r>
            <w:r>
              <w:rPr>
                <w:rFonts w:cs="Times New Roman" w:hint="eastAsia"/>
                <w:sz w:val="20"/>
                <w:szCs w:val="20"/>
              </w:rPr>
              <w:t xml:space="preserve"> </w:t>
            </w:r>
            <w:r>
              <w:rPr>
                <w:rFonts w:cs="Times New Roman" w:hint="eastAsia"/>
                <w:sz w:val="20"/>
                <w:szCs w:val="20"/>
              </w:rPr>
              <w:t>퇴사한</w:t>
            </w:r>
            <w:r>
              <w:rPr>
                <w:rFonts w:cs="Times New Roman" w:hint="eastAsia"/>
                <w:sz w:val="20"/>
                <w:szCs w:val="20"/>
              </w:rPr>
              <w:t xml:space="preserve"> </w:t>
            </w:r>
            <w:r>
              <w:rPr>
                <w:rFonts w:cs="Times New Roman" w:hint="eastAsia"/>
                <w:sz w:val="20"/>
                <w:szCs w:val="20"/>
              </w:rPr>
              <w:t>직원은</w:t>
            </w:r>
            <w:r>
              <w:rPr>
                <w:rFonts w:cs="Times New Roman" w:hint="eastAsia"/>
                <w:sz w:val="20"/>
                <w:szCs w:val="20"/>
              </w:rPr>
              <w:t xml:space="preserve"> </w:t>
            </w:r>
            <w:r>
              <w:rPr>
                <w:rFonts w:cs="Times New Roman"/>
                <w:sz w:val="20"/>
                <w:szCs w:val="20"/>
              </w:rPr>
              <w:t>3</w:t>
            </w:r>
            <w:r>
              <w:rPr>
                <w:rFonts w:cs="Times New Roman" w:hint="eastAsia"/>
                <w:sz w:val="20"/>
                <w:szCs w:val="20"/>
              </w:rPr>
              <w:t>명이라고</w:t>
            </w:r>
            <w:r>
              <w:rPr>
                <w:rFonts w:cs="Times New Roman" w:hint="eastAsia"/>
                <w:sz w:val="20"/>
                <w:szCs w:val="20"/>
              </w:rPr>
              <w:t xml:space="preserve"> </w:t>
            </w:r>
            <w:r>
              <w:rPr>
                <w:rFonts w:cs="Times New Roman" w:hint="eastAsia"/>
                <w:sz w:val="20"/>
                <w:szCs w:val="20"/>
              </w:rPr>
              <w:t>함</w:t>
            </w:r>
            <w:r>
              <w:rPr>
                <w:rFonts w:cs="Times New Roman" w:hint="eastAsia"/>
                <w:sz w:val="20"/>
                <w:szCs w:val="20"/>
              </w:rPr>
              <w:t>.</w:t>
            </w:r>
          </w:p>
        </w:tc>
        <w:tc>
          <w:tcPr>
            <w:tcW w:w="26" w:type="pct"/>
            <w:tcBorders>
              <w:top w:val="nil"/>
              <w:bottom w:val="nil"/>
            </w:tcBorders>
          </w:tcPr>
          <w:p w14:paraId="24A808C0" w14:textId="77777777" w:rsidR="003C0D20" w:rsidRPr="009A2958" w:rsidRDefault="003C0D20" w:rsidP="003C0D20">
            <w:pPr>
              <w:widowControl/>
              <w:spacing w:before="40" w:after="120" w:line="276" w:lineRule="auto"/>
              <w:rPr>
                <w:rFonts w:cs="Times New Roman"/>
                <w:sz w:val="20"/>
                <w:szCs w:val="20"/>
              </w:rPr>
            </w:pPr>
          </w:p>
        </w:tc>
        <w:tc>
          <w:tcPr>
            <w:tcW w:w="1728" w:type="pct"/>
          </w:tcPr>
          <w:p w14:paraId="0EAA280F" w14:textId="77777777" w:rsidR="000338A9" w:rsidRDefault="00E71AC3" w:rsidP="00E71AC3">
            <w:pPr>
              <w:pStyle w:val="a8"/>
              <w:widowControl/>
              <w:numPr>
                <w:ilvl w:val="0"/>
                <w:numId w:val="2"/>
              </w:numPr>
              <w:spacing w:before="40" w:after="120" w:line="264" w:lineRule="auto"/>
              <w:rPr>
                <w:rFonts w:cs="Times New Roman"/>
                <w:sz w:val="20"/>
                <w:szCs w:val="20"/>
              </w:rPr>
            </w:pPr>
            <w:r>
              <w:rPr>
                <w:rFonts w:cs="Times New Roman" w:hint="eastAsia"/>
                <w:sz w:val="20"/>
                <w:szCs w:val="20"/>
              </w:rPr>
              <w:t>대법원은</w:t>
            </w:r>
            <w:r>
              <w:rPr>
                <w:rFonts w:cs="Times New Roman" w:hint="eastAsia"/>
                <w:sz w:val="20"/>
                <w:szCs w:val="20"/>
              </w:rPr>
              <w:t xml:space="preserve"> </w:t>
            </w:r>
            <w:r>
              <w:rPr>
                <w:rFonts w:cs="Times New Roman" w:hint="eastAsia"/>
                <w:sz w:val="20"/>
                <w:szCs w:val="20"/>
              </w:rPr>
              <w:t>최근</w:t>
            </w:r>
            <w:r w:rsidR="003C0D20">
              <w:rPr>
                <w:rFonts w:cs="Times New Roman" w:hint="eastAsia"/>
                <w:sz w:val="20"/>
                <w:szCs w:val="20"/>
              </w:rPr>
              <w:t xml:space="preserve"> </w:t>
            </w:r>
            <w:r w:rsidR="003C0D20">
              <w:rPr>
                <w:rFonts w:cs="Times New Roman"/>
                <w:sz w:val="20"/>
                <w:szCs w:val="20"/>
              </w:rPr>
              <w:t xml:space="preserve">(i) </w:t>
            </w:r>
            <w:r w:rsidR="003C0D20">
              <w:rPr>
                <w:rFonts w:cs="Times New Roman" w:hint="eastAsia"/>
                <w:sz w:val="20"/>
                <w:szCs w:val="20"/>
              </w:rPr>
              <w:t>임금피크제</w:t>
            </w:r>
            <w:r w:rsidR="003C0D20">
              <w:rPr>
                <w:rFonts w:cs="Times New Roman" w:hint="eastAsia"/>
                <w:sz w:val="20"/>
                <w:szCs w:val="20"/>
              </w:rPr>
              <w:t xml:space="preserve"> </w:t>
            </w:r>
            <w:r w:rsidR="003C0D20">
              <w:rPr>
                <w:rFonts w:cs="Times New Roman" w:hint="eastAsia"/>
                <w:sz w:val="20"/>
                <w:szCs w:val="20"/>
              </w:rPr>
              <w:t>도입</w:t>
            </w:r>
            <w:r w:rsidR="003C0D20">
              <w:rPr>
                <w:rFonts w:cs="Times New Roman" w:hint="eastAsia"/>
                <w:sz w:val="20"/>
                <w:szCs w:val="20"/>
              </w:rPr>
              <w:t xml:space="preserve"> </w:t>
            </w:r>
            <w:r w:rsidR="003C0D20">
              <w:rPr>
                <w:rFonts w:cs="Times New Roman" w:hint="eastAsia"/>
                <w:sz w:val="20"/>
                <w:szCs w:val="20"/>
              </w:rPr>
              <w:t>목적의</w:t>
            </w:r>
            <w:r w:rsidR="003C0D20">
              <w:rPr>
                <w:rFonts w:cs="Times New Roman" w:hint="eastAsia"/>
                <w:sz w:val="20"/>
                <w:szCs w:val="20"/>
              </w:rPr>
              <w:t xml:space="preserve"> </w:t>
            </w:r>
            <w:r w:rsidR="003C0D20">
              <w:rPr>
                <w:rFonts w:cs="Times New Roman" w:hint="eastAsia"/>
                <w:sz w:val="20"/>
                <w:szCs w:val="20"/>
              </w:rPr>
              <w:t>타당성</w:t>
            </w:r>
            <w:r w:rsidR="003C0D20">
              <w:rPr>
                <w:rFonts w:cs="Times New Roman" w:hint="eastAsia"/>
                <w:sz w:val="20"/>
                <w:szCs w:val="20"/>
              </w:rPr>
              <w:t>,</w:t>
            </w:r>
            <w:r w:rsidR="003C0D20">
              <w:rPr>
                <w:rFonts w:cs="Times New Roman"/>
                <w:sz w:val="20"/>
                <w:szCs w:val="20"/>
              </w:rPr>
              <w:t xml:space="preserve"> (ii) </w:t>
            </w:r>
            <w:r w:rsidR="003C0D20">
              <w:rPr>
                <w:rFonts w:cs="Times New Roman" w:hint="eastAsia"/>
                <w:sz w:val="20"/>
                <w:szCs w:val="20"/>
              </w:rPr>
              <w:t>대상</w:t>
            </w:r>
            <w:r w:rsidR="003C0D20">
              <w:rPr>
                <w:rFonts w:cs="Times New Roman" w:hint="eastAsia"/>
                <w:sz w:val="20"/>
                <w:szCs w:val="20"/>
              </w:rPr>
              <w:t xml:space="preserve"> </w:t>
            </w:r>
            <w:r w:rsidR="003C0D20">
              <w:rPr>
                <w:rFonts w:cs="Times New Roman" w:hint="eastAsia"/>
                <w:sz w:val="20"/>
                <w:szCs w:val="20"/>
              </w:rPr>
              <w:t>근로자들이</w:t>
            </w:r>
            <w:r w:rsidR="003C0D20">
              <w:rPr>
                <w:rFonts w:cs="Times New Roman" w:hint="eastAsia"/>
                <w:sz w:val="20"/>
                <w:szCs w:val="20"/>
              </w:rPr>
              <w:t xml:space="preserve"> </w:t>
            </w:r>
            <w:r w:rsidR="003C0D20">
              <w:rPr>
                <w:rFonts w:cs="Times New Roman" w:hint="eastAsia"/>
                <w:sz w:val="20"/>
                <w:szCs w:val="20"/>
              </w:rPr>
              <w:t>임금</w:t>
            </w:r>
            <w:r w:rsidR="003C0D20">
              <w:rPr>
                <w:rFonts w:cs="Times New Roman" w:hint="eastAsia"/>
                <w:sz w:val="20"/>
                <w:szCs w:val="20"/>
              </w:rPr>
              <w:t xml:space="preserve"> </w:t>
            </w:r>
            <w:r w:rsidR="003C0D20">
              <w:rPr>
                <w:rFonts w:cs="Times New Roman" w:hint="eastAsia"/>
                <w:sz w:val="20"/>
                <w:szCs w:val="20"/>
              </w:rPr>
              <w:t>삭감으로</w:t>
            </w:r>
            <w:r w:rsidR="003C0D20">
              <w:rPr>
                <w:rFonts w:cs="Times New Roman" w:hint="eastAsia"/>
                <w:sz w:val="20"/>
                <w:szCs w:val="20"/>
              </w:rPr>
              <w:t xml:space="preserve"> </w:t>
            </w:r>
            <w:r w:rsidR="003C0D20">
              <w:rPr>
                <w:rFonts w:cs="Times New Roman" w:hint="eastAsia"/>
                <w:sz w:val="20"/>
                <w:szCs w:val="20"/>
              </w:rPr>
              <w:t>입는</w:t>
            </w:r>
            <w:r w:rsidR="003C0D20">
              <w:rPr>
                <w:rFonts w:cs="Times New Roman" w:hint="eastAsia"/>
                <w:sz w:val="20"/>
                <w:szCs w:val="20"/>
              </w:rPr>
              <w:t xml:space="preserve"> </w:t>
            </w:r>
            <w:r w:rsidR="003C0D20">
              <w:rPr>
                <w:rFonts w:cs="Times New Roman" w:hint="eastAsia"/>
                <w:sz w:val="20"/>
                <w:szCs w:val="20"/>
              </w:rPr>
              <w:t>불이익의</w:t>
            </w:r>
            <w:r w:rsidR="003C0D20">
              <w:rPr>
                <w:rFonts w:cs="Times New Roman" w:hint="eastAsia"/>
                <w:sz w:val="20"/>
                <w:szCs w:val="20"/>
              </w:rPr>
              <w:t xml:space="preserve"> </w:t>
            </w:r>
            <w:r w:rsidR="003C0D20">
              <w:rPr>
                <w:rFonts w:cs="Times New Roman" w:hint="eastAsia"/>
                <w:sz w:val="20"/>
                <w:szCs w:val="20"/>
              </w:rPr>
              <w:t>정도</w:t>
            </w:r>
            <w:r w:rsidR="003C0D20">
              <w:rPr>
                <w:rFonts w:cs="Times New Roman" w:hint="eastAsia"/>
                <w:sz w:val="20"/>
                <w:szCs w:val="20"/>
              </w:rPr>
              <w:t>,</w:t>
            </w:r>
            <w:r w:rsidR="003C0D20">
              <w:rPr>
                <w:rFonts w:cs="Times New Roman"/>
                <w:sz w:val="20"/>
                <w:szCs w:val="20"/>
              </w:rPr>
              <w:t xml:space="preserve"> (iii) </w:t>
            </w:r>
            <w:r w:rsidR="003C0D20">
              <w:rPr>
                <w:rFonts w:cs="Times New Roman" w:hint="eastAsia"/>
                <w:sz w:val="20"/>
                <w:szCs w:val="20"/>
              </w:rPr>
              <w:t>임금</w:t>
            </w:r>
            <w:r w:rsidR="003C0D20">
              <w:rPr>
                <w:rFonts w:cs="Times New Roman" w:hint="eastAsia"/>
                <w:sz w:val="20"/>
                <w:szCs w:val="20"/>
              </w:rPr>
              <w:t xml:space="preserve"> </w:t>
            </w:r>
            <w:r w:rsidR="003C0D20">
              <w:rPr>
                <w:rFonts w:cs="Times New Roman" w:hint="eastAsia"/>
                <w:sz w:val="20"/>
                <w:szCs w:val="20"/>
              </w:rPr>
              <w:t>삭감에</w:t>
            </w:r>
            <w:r w:rsidR="003C0D20">
              <w:rPr>
                <w:rFonts w:cs="Times New Roman" w:hint="eastAsia"/>
                <w:sz w:val="20"/>
                <w:szCs w:val="20"/>
              </w:rPr>
              <w:t xml:space="preserve"> </w:t>
            </w:r>
            <w:r w:rsidR="003C0D20">
              <w:rPr>
                <w:rFonts w:cs="Times New Roman" w:hint="eastAsia"/>
                <w:sz w:val="20"/>
                <w:szCs w:val="20"/>
              </w:rPr>
              <w:t>대한</w:t>
            </w:r>
            <w:r w:rsidR="003C0D20">
              <w:rPr>
                <w:rFonts w:cs="Times New Roman" w:hint="eastAsia"/>
                <w:sz w:val="20"/>
                <w:szCs w:val="20"/>
              </w:rPr>
              <w:t xml:space="preserve"> </w:t>
            </w:r>
            <w:r w:rsidR="003C0D20">
              <w:rPr>
                <w:rFonts w:cs="Times New Roman" w:hint="eastAsia"/>
                <w:sz w:val="20"/>
                <w:szCs w:val="20"/>
              </w:rPr>
              <w:t>대상</w:t>
            </w:r>
            <w:r w:rsidR="003C0D20">
              <w:rPr>
                <w:rFonts w:cs="Times New Roman" w:hint="eastAsia"/>
                <w:sz w:val="20"/>
                <w:szCs w:val="20"/>
              </w:rPr>
              <w:t xml:space="preserve"> </w:t>
            </w:r>
            <w:r w:rsidR="003C0D20">
              <w:rPr>
                <w:rFonts w:cs="Times New Roman" w:hint="eastAsia"/>
                <w:sz w:val="20"/>
                <w:szCs w:val="20"/>
              </w:rPr>
              <w:t>조치</w:t>
            </w:r>
            <w:r w:rsidR="003C0D20">
              <w:rPr>
                <w:rFonts w:cs="Times New Roman" w:hint="eastAsia"/>
                <w:sz w:val="20"/>
                <w:szCs w:val="20"/>
              </w:rPr>
              <w:t xml:space="preserve"> </w:t>
            </w:r>
            <w:r w:rsidR="003C0D20">
              <w:rPr>
                <w:rFonts w:cs="Times New Roman" w:hint="eastAsia"/>
                <w:sz w:val="20"/>
                <w:szCs w:val="20"/>
              </w:rPr>
              <w:t>여부</w:t>
            </w:r>
            <w:r w:rsidR="003C0D20">
              <w:rPr>
                <w:rFonts w:cs="Times New Roman" w:hint="eastAsia"/>
                <w:sz w:val="20"/>
                <w:szCs w:val="20"/>
              </w:rPr>
              <w:t xml:space="preserve"> </w:t>
            </w:r>
            <w:r w:rsidR="003C0D20">
              <w:rPr>
                <w:rFonts w:cs="Times New Roman" w:hint="eastAsia"/>
                <w:sz w:val="20"/>
                <w:szCs w:val="20"/>
              </w:rPr>
              <w:t>및</w:t>
            </w:r>
            <w:r w:rsidR="003C0D20">
              <w:rPr>
                <w:rFonts w:cs="Times New Roman" w:hint="eastAsia"/>
                <w:sz w:val="20"/>
                <w:szCs w:val="20"/>
              </w:rPr>
              <w:t xml:space="preserve"> </w:t>
            </w:r>
            <w:r w:rsidR="003C0D20">
              <w:rPr>
                <w:rFonts w:cs="Times New Roman" w:hint="eastAsia"/>
                <w:sz w:val="20"/>
                <w:szCs w:val="20"/>
              </w:rPr>
              <w:t>그</w:t>
            </w:r>
            <w:r w:rsidR="003C0D20">
              <w:rPr>
                <w:rFonts w:cs="Times New Roman" w:hint="eastAsia"/>
                <w:sz w:val="20"/>
                <w:szCs w:val="20"/>
              </w:rPr>
              <w:t xml:space="preserve"> </w:t>
            </w:r>
            <w:r w:rsidR="003C0D20">
              <w:rPr>
                <w:rFonts w:cs="Times New Roman" w:hint="eastAsia"/>
                <w:sz w:val="20"/>
                <w:szCs w:val="20"/>
              </w:rPr>
              <w:t>적정성</w:t>
            </w:r>
            <w:r w:rsidR="003C0D20">
              <w:rPr>
                <w:rFonts w:cs="Times New Roman" w:hint="eastAsia"/>
                <w:sz w:val="20"/>
                <w:szCs w:val="20"/>
              </w:rPr>
              <w:t>,</w:t>
            </w:r>
            <w:r w:rsidR="003C0D20">
              <w:rPr>
                <w:rFonts w:cs="Times New Roman"/>
                <w:sz w:val="20"/>
                <w:szCs w:val="20"/>
              </w:rPr>
              <w:t xml:space="preserve"> (iv) </w:t>
            </w:r>
            <w:r w:rsidR="003C0D20">
              <w:rPr>
                <w:rFonts w:cs="Times New Roman" w:hint="eastAsia"/>
                <w:sz w:val="20"/>
                <w:szCs w:val="20"/>
              </w:rPr>
              <w:t>감액된</w:t>
            </w:r>
            <w:r w:rsidR="003C0D20">
              <w:rPr>
                <w:rFonts w:cs="Times New Roman" w:hint="eastAsia"/>
                <w:sz w:val="20"/>
                <w:szCs w:val="20"/>
              </w:rPr>
              <w:t xml:space="preserve"> </w:t>
            </w:r>
            <w:r w:rsidR="003C0D20">
              <w:rPr>
                <w:rFonts w:cs="Times New Roman" w:hint="eastAsia"/>
                <w:sz w:val="20"/>
                <w:szCs w:val="20"/>
              </w:rPr>
              <w:t>재원의</w:t>
            </w:r>
            <w:r w:rsidR="003C0D20">
              <w:rPr>
                <w:rFonts w:cs="Times New Roman" w:hint="eastAsia"/>
                <w:sz w:val="20"/>
                <w:szCs w:val="20"/>
              </w:rPr>
              <w:t xml:space="preserve"> </w:t>
            </w:r>
            <w:r w:rsidR="003C0D20">
              <w:rPr>
                <w:rFonts w:cs="Times New Roman" w:hint="eastAsia"/>
                <w:sz w:val="20"/>
                <w:szCs w:val="20"/>
              </w:rPr>
              <w:t>사용처</w:t>
            </w:r>
            <w:r w:rsidR="003C0D20">
              <w:rPr>
                <w:rFonts w:cs="Times New Roman" w:hint="eastAsia"/>
                <w:sz w:val="20"/>
                <w:szCs w:val="20"/>
              </w:rPr>
              <w:t xml:space="preserve"> </w:t>
            </w:r>
            <w:r w:rsidR="003C0D20">
              <w:rPr>
                <w:rFonts w:cs="Times New Roman" w:hint="eastAsia"/>
                <w:sz w:val="20"/>
                <w:szCs w:val="20"/>
              </w:rPr>
              <w:t>등을</w:t>
            </w:r>
            <w:r w:rsidR="003C0D20">
              <w:rPr>
                <w:rFonts w:cs="Times New Roman" w:hint="eastAsia"/>
                <w:sz w:val="20"/>
                <w:szCs w:val="20"/>
              </w:rPr>
              <w:t xml:space="preserve"> </w:t>
            </w:r>
            <w:r w:rsidR="003C0D20">
              <w:rPr>
                <w:rFonts w:cs="Times New Roman" w:hint="eastAsia"/>
                <w:sz w:val="20"/>
                <w:szCs w:val="20"/>
              </w:rPr>
              <w:t>종합적으로</w:t>
            </w:r>
            <w:r w:rsidR="003C0D20">
              <w:rPr>
                <w:rFonts w:cs="Times New Roman" w:hint="eastAsia"/>
                <w:sz w:val="20"/>
                <w:szCs w:val="20"/>
              </w:rPr>
              <w:t xml:space="preserve"> </w:t>
            </w:r>
            <w:r w:rsidR="003C0D20">
              <w:rPr>
                <w:rFonts w:cs="Times New Roman" w:hint="eastAsia"/>
                <w:sz w:val="20"/>
                <w:szCs w:val="20"/>
              </w:rPr>
              <w:t>고려하여</w:t>
            </w:r>
            <w:r w:rsidR="003C0D20">
              <w:rPr>
                <w:rFonts w:cs="Times New Roman" w:hint="eastAsia"/>
                <w:sz w:val="20"/>
                <w:szCs w:val="20"/>
              </w:rPr>
              <w:t xml:space="preserve"> </w:t>
            </w:r>
            <w:r w:rsidR="003C0D20">
              <w:rPr>
                <w:rFonts w:cs="Times New Roman" w:hint="eastAsia"/>
                <w:sz w:val="20"/>
                <w:szCs w:val="20"/>
              </w:rPr>
              <w:t>볼</w:t>
            </w:r>
            <w:r w:rsidR="003C0D20">
              <w:rPr>
                <w:rFonts w:cs="Times New Roman" w:hint="eastAsia"/>
                <w:sz w:val="20"/>
                <w:szCs w:val="20"/>
              </w:rPr>
              <w:t xml:space="preserve"> </w:t>
            </w:r>
            <w:r w:rsidR="003C0D20">
              <w:rPr>
                <w:rFonts w:cs="Times New Roman" w:hint="eastAsia"/>
                <w:sz w:val="20"/>
                <w:szCs w:val="20"/>
              </w:rPr>
              <w:t>때</w:t>
            </w:r>
            <w:r w:rsidR="003C0D20">
              <w:rPr>
                <w:rFonts w:cs="Times New Roman" w:hint="eastAsia"/>
                <w:sz w:val="20"/>
                <w:szCs w:val="20"/>
              </w:rPr>
              <w:t xml:space="preserve">, </w:t>
            </w:r>
            <w:r w:rsidR="003C0D20">
              <w:rPr>
                <w:rFonts w:cs="Times New Roman" w:hint="eastAsia"/>
                <w:sz w:val="20"/>
                <w:szCs w:val="20"/>
              </w:rPr>
              <w:t>임금피크제가</w:t>
            </w:r>
            <w:r w:rsidR="003C0D20">
              <w:rPr>
                <w:rFonts w:cs="Times New Roman" w:hint="eastAsia"/>
                <w:sz w:val="20"/>
                <w:szCs w:val="20"/>
              </w:rPr>
              <w:t xml:space="preserve"> </w:t>
            </w:r>
            <w:r w:rsidR="003C0D20">
              <w:rPr>
                <w:rFonts w:cs="Times New Roman" w:hint="eastAsia"/>
                <w:sz w:val="20"/>
                <w:szCs w:val="20"/>
              </w:rPr>
              <w:t>연령만을</w:t>
            </w:r>
            <w:r w:rsidR="003C0D20">
              <w:rPr>
                <w:rFonts w:cs="Times New Roman" w:hint="eastAsia"/>
                <w:sz w:val="20"/>
                <w:szCs w:val="20"/>
              </w:rPr>
              <w:t xml:space="preserve"> </w:t>
            </w:r>
            <w:r w:rsidR="003C0D20">
              <w:rPr>
                <w:rFonts w:cs="Times New Roman" w:hint="eastAsia"/>
                <w:sz w:val="20"/>
                <w:szCs w:val="20"/>
              </w:rPr>
              <w:t>이유로</w:t>
            </w:r>
            <w:r w:rsidR="003C0D20">
              <w:rPr>
                <w:rFonts w:cs="Times New Roman" w:hint="eastAsia"/>
                <w:sz w:val="20"/>
                <w:szCs w:val="20"/>
              </w:rPr>
              <w:t xml:space="preserve"> </w:t>
            </w:r>
            <w:r w:rsidR="003C0D20">
              <w:rPr>
                <w:rFonts w:cs="Times New Roman" w:hint="eastAsia"/>
                <w:sz w:val="20"/>
                <w:szCs w:val="20"/>
              </w:rPr>
              <w:t>합리적인</w:t>
            </w:r>
            <w:r w:rsidR="003C0D20">
              <w:rPr>
                <w:rFonts w:cs="Times New Roman" w:hint="eastAsia"/>
                <w:sz w:val="20"/>
                <w:szCs w:val="20"/>
              </w:rPr>
              <w:t xml:space="preserve"> </w:t>
            </w:r>
            <w:r w:rsidR="003C0D20">
              <w:rPr>
                <w:rFonts w:cs="Times New Roman" w:hint="eastAsia"/>
                <w:sz w:val="20"/>
                <w:szCs w:val="20"/>
              </w:rPr>
              <w:t>이유</w:t>
            </w:r>
            <w:r w:rsidR="003C0D20">
              <w:rPr>
                <w:rFonts w:cs="Times New Roman" w:hint="eastAsia"/>
                <w:sz w:val="20"/>
                <w:szCs w:val="20"/>
              </w:rPr>
              <w:t xml:space="preserve"> </w:t>
            </w:r>
            <w:r w:rsidR="003C0D20">
              <w:rPr>
                <w:rFonts w:cs="Times New Roman" w:hint="eastAsia"/>
                <w:sz w:val="20"/>
                <w:szCs w:val="20"/>
              </w:rPr>
              <w:t>없이</w:t>
            </w:r>
            <w:r w:rsidR="003C0D20">
              <w:rPr>
                <w:rFonts w:cs="Times New Roman" w:hint="eastAsia"/>
                <w:sz w:val="20"/>
                <w:szCs w:val="20"/>
              </w:rPr>
              <w:t xml:space="preserve"> </w:t>
            </w:r>
            <w:r w:rsidR="003C0D20">
              <w:rPr>
                <w:rFonts w:cs="Times New Roman" w:hint="eastAsia"/>
                <w:sz w:val="20"/>
                <w:szCs w:val="20"/>
              </w:rPr>
              <w:t>근로자를</w:t>
            </w:r>
            <w:r w:rsidR="003C0D20">
              <w:rPr>
                <w:rFonts w:cs="Times New Roman" w:hint="eastAsia"/>
                <w:sz w:val="20"/>
                <w:szCs w:val="20"/>
              </w:rPr>
              <w:t xml:space="preserve"> </w:t>
            </w:r>
            <w:r w:rsidR="003C0D20">
              <w:rPr>
                <w:rFonts w:cs="Times New Roman" w:hint="eastAsia"/>
                <w:sz w:val="20"/>
                <w:szCs w:val="20"/>
              </w:rPr>
              <w:t>차별하는</w:t>
            </w:r>
            <w:r w:rsidR="003C0D20">
              <w:rPr>
                <w:rFonts w:cs="Times New Roman" w:hint="eastAsia"/>
                <w:sz w:val="20"/>
                <w:szCs w:val="20"/>
              </w:rPr>
              <w:t xml:space="preserve"> </w:t>
            </w:r>
            <w:r w:rsidR="003C0D20">
              <w:rPr>
                <w:rFonts w:cs="Times New Roman" w:hint="eastAsia"/>
                <w:sz w:val="20"/>
                <w:szCs w:val="20"/>
              </w:rPr>
              <w:t>것에</w:t>
            </w:r>
            <w:r w:rsidR="003C0D20">
              <w:rPr>
                <w:rFonts w:cs="Times New Roman" w:hint="eastAsia"/>
                <w:sz w:val="20"/>
                <w:szCs w:val="20"/>
              </w:rPr>
              <w:t xml:space="preserve"> </w:t>
            </w:r>
            <w:r w:rsidR="003C0D20">
              <w:rPr>
                <w:rFonts w:cs="Times New Roman" w:hint="eastAsia"/>
                <w:sz w:val="20"/>
                <w:szCs w:val="20"/>
              </w:rPr>
              <w:t>해당한다면</w:t>
            </w:r>
            <w:r w:rsidR="003C0D20">
              <w:rPr>
                <w:rFonts w:cs="Times New Roman" w:hint="eastAsia"/>
                <w:sz w:val="20"/>
                <w:szCs w:val="20"/>
              </w:rPr>
              <w:t>,</w:t>
            </w:r>
            <w:r w:rsidR="003C0D20">
              <w:rPr>
                <w:rFonts w:cs="Times New Roman"/>
                <w:sz w:val="20"/>
                <w:szCs w:val="20"/>
              </w:rPr>
              <w:t xml:space="preserve"> </w:t>
            </w:r>
            <w:r w:rsidR="003C0D20">
              <w:rPr>
                <w:rFonts w:cs="Times New Roman" w:hint="eastAsia"/>
                <w:sz w:val="20"/>
                <w:szCs w:val="20"/>
              </w:rPr>
              <w:t>고령자고용법</w:t>
            </w:r>
            <w:r w:rsidR="003C0D20">
              <w:rPr>
                <w:rFonts w:cs="Times New Roman" w:hint="eastAsia"/>
                <w:sz w:val="20"/>
                <w:szCs w:val="20"/>
              </w:rPr>
              <w:t xml:space="preserve"> </w:t>
            </w:r>
            <w:r w:rsidR="003C0D20">
              <w:rPr>
                <w:rFonts w:cs="Times New Roman" w:hint="eastAsia"/>
                <w:sz w:val="20"/>
                <w:szCs w:val="20"/>
              </w:rPr>
              <w:t>위반으로</w:t>
            </w:r>
            <w:r w:rsidR="003C0D20">
              <w:rPr>
                <w:rFonts w:cs="Times New Roman" w:hint="eastAsia"/>
                <w:sz w:val="20"/>
                <w:szCs w:val="20"/>
              </w:rPr>
              <w:t xml:space="preserve"> </w:t>
            </w:r>
            <w:r w:rsidR="003C0D20">
              <w:rPr>
                <w:rFonts w:cs="Times New Roman" w:hint="eastAsia"/>
                <w:sz w:val="20"/>
                <w:szCs w:val="20"/>
              </w:rPr>
              <w:t>무효라고</w:t>
            </w:r>
            <w:r w:rsidR="003C0D20">
              <w:rPr>
                <w:rFonts w:cs="Times New Roman" w:hint="eastAsia"/>
                <w:sz w:val="20"/>
                <w:szCs w:val="20"/>
              </w:rPr>
              <w:t xml:space="preserve"> </w:t>
            </w:r>
            <w:r w:rsidR="003C0D20">
              <w:rPr>
                <w:rFonts w:cs="Times New Roman" w:hint="eastAsia"/>
                <w:sz w:val="20"/>
                <w:szCs w:val="20"/>
              </w:rPr>
              <w:t>판단하였음</w:t>
            </w:r>
            <w:r w:rsidR="000338A9">
              <w:rPr>
                <w:rFonts w:cs="Times New Roman" w:hint="eastAsia"/>
                <w:sz w:val="20"/>
                <w:szCs w:val="20"/>
              </w:rPr>
              <w:t>(</w:t>
            </w:r>
            <w:r w:rsidR="000338A9">
              <w:rPr>
                <w:rFonts w:cs="Times New Roman" w:hint="eastAsia"/>
                <w:sz w:val="20"/>
                <w:szCs w:val="20"/>
              </w:rPr>
              <w:t>대법원</w:t>
            </w:r>
            <w:r w:rsidR="000338A9">
              <w:rPr>
                <w:rFonts w:cs="Times New Roman" w:hint="eastAsia"/>
                <w:sz w:val="20"/>
                <w:szCs w:val="20"/>
              </w:rPr>
              <w:t xml:space="preserve"> </w:t>
            </w:r>
            <w:r w:rsidR="000338A9">
              <w:rPr>
                <w:rFonts w:cs="Times New Roman"/>
                <w:sz w:val="20"/>
                <w:szCs w:val="20"/>
              </w:rPr>
              <w:t xml:space="preserve">2022. 5. 26. </w:t>
            </w:r>
            <w:r w:rsidR="000338A9">
              <w:rPr>
                <w:rFonts w:cs="Times New Roman" w:hint="eastAsia"/>
                <w:sz w:val="20"/>
                <w:szCs w:val="20"/>
              </w:rPr>
              <w:t>선고</w:t>
            </w:r>
            <w:r w:rsidR="000338A9">
              <w:rPr>
                <w:rFonts w:cs="Times New Roman" w:hint="eastAsia"/>
                <w:sz w:val="20"/>
                <w:szCs w:val="20"/>
              </w:rPr>
              <w:t xml:space="preserve"> 2017</w:t>
            </w:r>
            <w:r w:rsidR="000338A9">
              <w:rPr>
                <w:rFonts w:cs="Times New Roman" w:hint="eastAsia"/>
                <w:sz w:val="20"/>
                <w:szCs w:val="20"/>
              </w:rPr>
              <w:t>다</w:t>
            </w:r>
            <w:r w:rsidR="000338A9">
              <w:rPr>
                <w:rFonts w:cs="Times New Roman" w:hint="eastAsia"/>
                <w:sz w:val="20"/>
                <w:szCs w:val="20"/>
              </w:rPr>
              <w:t>2</w:t>
            </w:r>
            <w:r w:rsidR="000338A9">
              <w:rPr>
                <w:rFonts w:cs="Times New Roman"/>
                <w:sz w:val="20"/>
                <w:szCs w:val="20"/>
              </w:rPr>
              <w:t xml:space="preserve">92343 </w:t>
            </w:r>
            <w:r w:rsidR="000338A9">
              <w:rPr>
                <w:rFonts w:cs="Times New Roman" w:hint="eastAsia"/>
                <w:sz w:val="20"/>
                <w:szCs w:val="20"/>
              </w:rPr>
              <w:t>판결</w:t>
            </w:r>
            <w:r w:rsidR="000338A9">
              <w:rPr>
                <w:rFonts w:cs="Times New Roman" w:hint="eastAsia"/>
                <w:sz w:val="20"/>
                <w:szCs w:val="20"/>
              </w:rPr>
              <w:t>)</w:t>
            </w:r>
            <w:r w:rsidR="003C0D20">
              <w:rPr>
                <w:rFonts w:cs="Times New Roman" w:hint="eastAsia"/>
                <w:sz w:val="20"/>
                <w:szCs w:val="20"/>
              </w:rPr>
              <w:t>.</w:t>
            </w:r>
            <w:r w:rsidR="003C0D20">
              <w:rPr>
                <w:rFonts w:cs="Times New Roman"/>
                <w:sz w:val="20"/>
                <w:szCs w:val="20"/>
              </w:rPr>
              <w:t xml:space="preserve"> </w:t>
            </w:r>
          </w:p>
          <w:p w14:paraId="5D64789A" w14:textId="23442981" w:rsidR="003C0D20" w:rsidRDefault="000F664D" w:rsidP="00E71AC3">
            <w:pPr>
              <w:pStyle w:val="a8"/>
              <w:widowControl/>
              <w:numPr>
                <w:ilvl w:val="0"/>
                <w:numId w:val="2"/>
              </w:numPr>
              <w:spacing w:before="40" w:after="120" w:line="264" w:lineRule="auto"/>
              <w:rPr>
                <w:rFonts w:cs="Times New Roman"/>
                <w:sz w:val="20"/>
                <w:szCs w:val="20"/>
              </w:rPr>
            </w:pPr>
            <w:r w:rsidRPr="000F664D">
              <w:rPr>
                <w:rFonts w:cs="Times New Roman" w:hint="eastAsia"/>
                <w:sz w:val="20"/>
                <w:szCs w:val="20"/>
              </w:rPr>
              <w:t>로카</w:t>
            </w:r>
            <w:r w:rsidRPr="000F664D">
              <w:rPr>
                <w:rFonts w:cs="Times New Roman" w:hint="eastAsia"/>
                <w:sz w:val="20"/>
                <w:szCs w:val="20"/>
              </w:rPr>
              <w:t xml:space="preserve"> </w:t>
            </w:r>
            <w:r w:rsidRPr="000F664D">
              <w:rPr>
                <w:rFonts w:cs="Times New Roman" w:hint="eastAsia"/>
                <w:sz w:val="20"/>
                <w:szCs w:val="20"/>
              </w:rPr>
              <w:t>및</w:t>
            </w:r>
            <w:r w:rsidRPr="000F664D">
              <w:rPr>
                <w:rFonts w:cs="Times New Roman" w:hint="eastAsia"/>
                <w:sz w:val="20"/>
                <w:szCs w:val="20"/>
              </w:rPr>
              <w:t xml:space="preserve"> </w:t>
            </w:r>
            <w:r w:rsidRPr="000F664D">
              <w:rPr>
                <w:rFonts w:cs="Times New Roman" w:hint="eastAsia"/>
                <w:sz w:val="20"/>
                <w:szCs w:val="20"/>
              </w:rPr>
              <w:t>자회사들</w:t>
            </w:r>
            <w:r w:rsidR="003C0D20">
              <w:rPr>
                <w:rFonts w:cs="Times New Roman" w:hint="eastAsia"/>
                <w:sz w:val="20"/>
                <w:szCs w:val="20"/>
              </w:rPr>
              <w:t>의</w:t>
            </w:r>
            <w:r w:rsidR="003C0D20">
              <w:rPr>
                <w:rFonts w:cs="Times New Roman" w:hint="eastAsia"/>
                <w:sz w:val="20"/>
                <w:szCs w:val="20"/>
              </w:rPr>
              <w:t xml:space="preserve"> </w:t>
            </w:r>
            <w:r w:rsidR="003C0D20">
              <w:rPr>
                <w:rFonts w:cs="Times New Roman" w:hint="eastAsia"/>
                <w:sz w:val="20"/>
                <w:szCs w:val="20"/>
              </w:rPr>
              <w:t>임금피크제의</w:t>
            </w:r>
            <w:r w:rsidR="003C0D20">
              <w:rPr>
                <w:rFonts w:cs="Times New Roman" w:hint="eastAsia"/>
                <w:sz w:val="20"/>
                <w:szCs w:val="20"/>
              </w:rPr>
              <w:t xml:space="preserve"> </w:t>
            </w:r>
            <w:r w:rsidR="003C0D20">
              <w:rPr>
                <w:rFonts w:cs="Times New Roman" w:hint="eastAsia"/>
                <w:sz w:val="20"/>
                <w:szCs w:val="20"/>
              </w:rPr>
              <w:t>경우</w:t>
            </w:r>
            <w:r w:rsidR="003C0D20">
              <w:rPr>
                <w:rFonts w:cs="Times New Roman" w:hint="eastAsia"/>
                <w:sz w:val="20"/>
                <w:szCs w:val="20"/>
              </w:rPr>
              <w:t xml:space="preserve">, </w:t>
            </w:r>
            <w:r w:rsidR="003C0D20">
              <w:rPr>
                <w:rFonts w:cs="Times New Roman" w:hint="eastAsia"/>
                <w:sz w:val="20"/>
                <w:szCs w:val="20"/>
              </w:rPr>
              <w:t>임금피크제</w:t>
            </w:r>
            <w:r w:rsidR="003C0D20">
              <w:rPr>
                <w:rFonts w:cs="Times New Roman" w:hint="eastAsia"/>
                <w:sz w:val="20"/>
                <w:szCs w:val="20"/>
              </w:rPr>
              <w:t xml:space="preserve"> </w:t>
            </w:r>
            <w:r w:rsidR="003C0D20">
              <w:rPr>
                <w:rFonts w:cs="Times New Roman" w:hint="eastAsia"/>
                <w:sz w:val="20"/>
                <w:szCs w:val="20"/>
              </w:rPr>
              <w:t>도입으로</w:t>
            </w:r>
            <w:r w:rsidR="003C0D20">
              <w:rPr>
                <w:rFonts w:cs="Times New Roman" w:hint="eastAsia"/>
                <w:sz w:val="20"/>
                <w:szCs w:val="20"/>
              </w:rPr>
              <w:t xml:space="preserve"> </w:t>
            </w:r>
            <w:r w:rsidR="003C0D20">
              <w:rPr>
                <w:rFonts w:cs="Times New Roman" w:hint="eastAsia"/>
                <w:sz w:val="20"/>
                <w:szCs w:val="20"/>
              </w:rPr>
              <w:t>임금</w:t>
            </w:r>
            <w:r w:rsidR="003C0D20">
              <w:rPr>
                <w:rFonts w:cs="Times New Roman" w:hint="eastAsia"/>
                <w:sz w:val="20"/>
                <w:szCs w:val="20"/>
              </w:rPr>
              <w:t xml:space="preserve"> </w:t>
            </w:r>
            <w:r w:rsidR="003C0D20">
              <w:rPr>
                <w:rFonts w:cs="Times New Roman" w:hint="eastAsia"/>
                <w:sz w:val="20"/>
                <w:szCs w:val="20"/>
              </w:rPr>
              <w:t>삭감이</w:t>
            </w:r>
            <w:r w:rsidR="003C0D20">
              <w:rPr>
                <w:rFonts w:cs="Times New Roman" w:hint="eastAsia"/>
                <w:sz w:val="20"/>
                <w:szCs w:val="20"/>
              </w:rPr>
              <w:t xml:space="preserve"> </w:t>
            </w:r>
            <w:r w:rsidR="003C0D20">
              <w:rPr>
                <w:rFonts w:cs="Times New Roman" w:hint="eastAsia"/>
                <w:sz w:val="20"/>
                <w:szCs w:val="20"/>
              </w:rPr>
              <w:t>이루어짐에도</w:t>
            </w:r>
            <w:r w:rsidR="003C0D20">
              <w:rPr>
                <w:rFonts w:cs="Times New Roman" w:hint="eastAsia"/>
                <w:sz w:val="20"/>
                <w:szCs w:val="20"/>
              </w:rPr>
              <w:t xml:space="preserve"> </w:t>
            </w:r>
            <w:r w:rsidR="003C0D20">
              <w:rPr>
                <w:rFonts w:cs="Times New Roman" w:hint="eastAsia"/>
                <w:sz w:val="20"/>
                <w:szCs w:val="20"/>
              </w:rPr>
              <w:t>불구하고</w:t>
            </w:r>
            <w:r w:rsidR="003C0D20">
              <w:rPr>
                <w:rFonts w:cs="Times New Roman" w:hint="eastAsia"/>
                <w:sz w:val="20"/>
                <w:szCs w:val="20"/>
              </w:rPr>
              <w:t xml:space="preserve"> </w:t>
            </w:r>
            <w:r w:rsidR="003C0D20">
              <w:rPr>
                <w:rFonts w:cs="Times New Roman" w:hint="eastAsia"/>
                <w:sz w:val="20"/>
                <w:szCs w:val="20"/>
              </w:rPr>
              <w:t>그에</w:t>
            </w:r>
            <w:r w:rsidR="003C0D20">
              <w:rPr>
                <w:rFonts w:cs="Times New Roman" w:hint="eastAsia"/>
                <w:sz w:val="20"/>
                <w:szCs w:val="20"/>
              </w:rPr>
              <w:t xml:space="preserve"> </w:t>
            </w:r>
            <w:r w:rsidR="003C0D20">
              <w:rPr>
                <w:rFonts w:cs="Times New Roman" w:hint="eastAsia"/>
                <w:sz w:val="20"/>
                <w:szCs w:val="20"/>
              </w:rPr>
              <w:t>대한</w:t>
            </w:r>
            <w:r w:rsidR="003C0D20">
              <w:rPr>
                <w:rFonts w:cs="Times New Roman" w:hint="eastAsia"/>
                <w:sz w:val="20"/>
                <w:szCs w:val="20"/>
              </w:rPr>
              <w:t xml:space="preserve"> </w:t>
            </w:r>
            <w:r w:rsidR="003C0D20">
              <w:rPr>
                <w:rFonts w:cs="Times New Roman" w:hint="eastAsia"/>
                <w:sz w:val="20"/>
                <w:szCs w:val="20"/>
              </w:rPr>
              <w:t>대상조치를</w:t>
            </w:r>
            <w:r w:rsidR="003C0D20">
              <w:rPr>
                <w:rFonts w:cs="Times New Roman" w:hint="eastAsia"/>
                <w:sz w:val="20"/>
                <w:szCs w:val="20"/>
              </w:rPr>
              <w:t xml:space="preserve"> </w:t>
            </w:r>
            <w:r w:rsidR="003C0D20">
              <w:rPr>
                <w:rFonts w:cs="Times New Roman" w:hint="eastAsia"/>
                <w:sz w:val="20"/>
                <w:szCs w:val="20"/>
              </w:rPr>
              <w:t>전혀</w:t>
            </w:r>
            <w:r w:rsidR="003C0D20">
              <w:rPr>
                <w:rFonts w:cs="Times New Roman" w:hint="eastAsia"/>
                <w:sz w:val="20"/>
                <w:szCs w:val="20"/>
              </w:rPr>
              <w:t xml:space="preserve"> </w:t>
            </w:r>
            <w:r w:rsidR="003C0D20">
              <w:rPr>
                <w:rFonts w:cs="Times New Roman" w:hint="eastAsia"/>
                <w:sz w:val="20"/>
                <w:szCs w:val="20"/>
              </w:rPr>
              <w:t>하지</w:t>
            </w:r>
            <w:r w:rsidR="003C0D20">
              <w:rPr>
                <w:rFonts w:cs="Times New Roman" w:hint="eastAsia"/>
                <w:sz w:val="20"/>
                <w:szCs w:val="20"/>
              </w:rPr>
              <w:t xml:space="preserve"> </w:t>
            </w:r>
            <w:r w:rsidR="003C0D20">
              <w:rPr>
                <w:rFonts w:cs="Times New Roman" w:hint="eastAsia"/>
                <w:sz w:val="20"/>
                <w:szCs w:val="20"/>
              </w:rPr>
              <w:t>않고</w:t>
            </w:r>
            <w:r w:rsidR="003C0D20">
              <w:rPr>
                <w:rFonts w:cs="Times New Roman" w:hint="eastAsia"/>
                <w:sz w:val="20"/>
                <w:szCs w:val="20"/>
              </w:rPr>
              <w:t xml:space="preserve"> </w:t>
            </w:r>
            <w:r w:rsidR="003C0D20">
              <w:rPr>
                <w:rFonts w:cs="Times New Roman" w:hint="eastAsia"/>
                <w:sz w:val="20"/>
                <w:szCs w:val="20"/>
              </w:rPr>
              <w:t>있다는</w:t>
            </w:r>
            <w:r w:rsidR="003C0D20">
              <w:rPr>
                <w:rFonts w:cs="Times New Roman" w:hint="eastAsia"/>
                <w:sz w:val="20"/>
                <w:szCs w:val="20"/>
              </w:rPr>
              <w:t xml:space="preserve"> </w:t>
            </w:r>
            <w:r w:rsidR="003C0D20">
              <w:rPr>
                <w:rFonts w:cs="Times New Roman" w:hint="eastAsia"/>
                <w:sz w:val="20"/>
                <w:szCs w:val="20"/>
              </w:rPr>
              <w:t>점에서</w:t>
            </w:r>
            <w:r w:rsidR="003C0D20">
              <w:rPr>
                <w:rFonts w:cs="Times New Roman" w:hint="eastAsia"/>
                <w:sz w:val="20"/>
                <w:szCs w:val="20"/>
              </w:rPr>
              <w:t xml:space="preserve"> </w:t>
            </w:r>
            <w:r w:rsidR="003C0D20">
              <w:rPr>
                <w:rFonts w:cs="Times New Roman" w:hint="eastAsia"/>
                <w:sz w:val="20"/>
                <w:szCs w:val="20"/>
              </w:rPr>
              <w:t>임금피크제가</w:t>
            </w:r>
            <w:r w:rsidR="003C0D20">
              <w:rPr>
                <w:rFonts w:cs="Times New Roman" w:hint="eastAsia"/>
                <w:sz w:val="20"/>
                <w:szCs w:val="20"/>
              </w:rPr>
              <w:t xml:space="preserve"> </w:t>
            </w:r>
            <w:r w:rsidR="003C0D20">
              <w:rPr>
                <w:rFonts w:cs="Times New Roman" w:hint="eastAsia"/>
                <w:sz w:val="20"/>
                <w:szCs w:val="20"/>
              </w:rPr>
              <w:t>무효가</w:t>
            </w:r>
            <w:r w:rsidR="003C0D20">
              <w:rPr>
                <w:rFonts w:cs="Times New Roman" w:hint="eastAsia"/>
                <w:sz w:val="20"/>
                <w:szCs w:val="20"/>
              </w:rPr>
              <w:t xml:space="preserve"> </w:t>
            </w:r>
            <w:r w:rsidR="003C0D20">
              <w:rPr>
                <w:rFonts w:cs="Times New Roman" w:hint="eastAsia"/>
                <w:sz w:val="20"/>
                <w:szCs w:val="20"/>
              </w:rPr>
              <w:t>될</w:t>
            </w:r>
            <w:r w:rsidR="003C0D20">
              <w:rPr>
                <w:rFonts w:cs="Times New Roman" w:hint="eastAsia"/>
                <w:sz w:val="20"/>
                <w:szCs w:val="20"/>
              </w:rPr>
              <w:t xml:space="preserve"> </w:t>
            </w:r>
            <w:r w:rsidR="003C0D20">
              <w:rPr>
                <w:rFonts w:cs="Times New Roman" w:hint="eastAsia"/>
                <w:sz w:val="20"/>
                <w:szCs w:val="20"/>
              </w:rPr>
              <w:t>수</w:t>
            </w:r>
            <w:r w:rsidR="003C0D20">
              <w:rPr>
                <w:rFonts w:cs="Times New Roman" w:hint="eastAsia"/>
                <w:sz w:val="20"/>
                <w:szCs w:val="20"/>
              </w:rPr>
              <w:t xml:space="preserve"> </w:t>
            </w:r>
            <w:r w:rsidR="003C0D20">
              <w:rPr>
                <w:rFonts w:cs="Times New Roman" w:hint="eastAsia"/>
                <w:sz w:val="20"/>
                <w:szCs w:val="20"/>
              </w:rPr>
              <w:t>있는</w:t>
            </w:r>
            <w:r w:rsidR="003C0D20">
              <w:rPr>
                <w:rFonts w:cs="Times New Roman" w:hint="eastAsia"/>
                <w:sz w:val="20"/>
                <w:szCs w:val="20"/>
              </w:rPr>
              <w:t xml:space="preserve"> </w:t>
            </w:r>
            <w:r w:rsidR="003C0D20">
              <w:rPr>
                <w:rFonts w:cs="Times New Roman" w:hint="eastAsia"/>
                <w:sz w:val="20"/>
                <w:szCs w:val="20"/>
              </w:rPr>
              <w:t>요소가</w:t>
            </w:r>
            <w:r w:rsidR="003C0D20">
              <w:rPr>
                <w:rFonts w:cs="Times New Roman" w:hint="eastAsia"/>
                <w:sz w:val="20"/>
                <w:szCs w:val="20"/>
              </w:rPr>
              <w:t xml:space="preserve"> </w:t>
            </w:r>
            <w:r w:rsidR="003C0D20">
              <w:rPr>
                <w:rFonts w:cs="Times New Roman" w:hint="eastAsia"/>
                <w:sz w:val="20"/>
                <w:szCs w:val="20"/>
              </w:rPr>
              <w:t>존재하기는</w:t>
            </w:r>
            <w:r w:rsidR="003C0D20">
              <w:rPr>
                <w:rFonts w:cs="Times New Roman" w:hint="eastAsia"/>
                <w:sz w:val="20"/>
                <w:szCs w:val="20"/>
              </w:rPr>
              <w:t xml:space="preserve"> </w:t>
            </w:r>
            <w:r w:rsidR="003C0D20">
              <w:rPr>
                <w:rFonts w:cs="Times New Roman" w:hint="eastAsia"/>
                <w:sz w:val="20"/>
                <w:szCs w:val="20"/>
              </w:rPr>
              <w:t>하나</w:t>
            </w:r>
            <w:r w:rsidR="003C0D20">
              <w:rPr>
                <w:rFonts w:cs="Times New Roman" w:hint="eastAsia"/>
                <w:sz w:val="20"/>
                <w:szCs w:val="20"/>
              </w:rPr>
              <w:t>,</w:t>
            </w:r>
            <w:r w:rsidR="003C0D20">
              <w:rPr>
                <w:rFonts w:cs="Times New Roman"/>
                <w:sz w:val="20"/>
                <w:szCs w:val="20"/>
              </w:rPr>
              <w:t xml:space="preserve"> </w:t>
            </w:r>
            <w:r w:rsidR="003C0D20">
              <w:rPr>
                <w:rFonts w:cs="Times New Roman" w:hint="eastAsia"/>
                <w:sz w:val="20"/>
                <w:szCs w:val="20"/>
              </w:rPr>
              <w:t>정년을</w:t>
            </w:r>
            <w:r w:rsidR="003C0D20">
              <w:rPr>
                <w:rFonts w:cs="Times New Roman" w:hint="eastAsia"/>
                <w:sz w:val="20"/>
                <w:szCs w:val="20"/>
              </w:rPr>
              <w:t xml:space="preserve"> </w:t>
            </w:r>
            <w:r w:rsidR="003C0D20">
              <w:rPr>
                <w:rFonts w:cs="Times New Roman"/>
                <w:sz w:val="20"/>
                <w:szCs w:val="20"/>
              </w:rPr>
              <w:t>5</w:t>
            </w:r>
            <w:r w:rsidR="003C0D20">
              <w:rPr>
                <w:rFonts w:cs="Times New Roman" w:hint="eastAsia"/>
                <w:sz w:val="20"/>
                <w:szCs w:val="20"/>
              </w:rPr>
              <w:t>년이나</w:t>
            </w:r>
            <w:r w:rsidR="003C0D20">
              <w:rPr>
                <w:rFonts w:cs="Times New Roman" w:hint="eastAsia"/>
                <w:sz w:val="20"/>
                <w:szCs w:val="20"/>
              </w:rPr>
              <w:t xml:space="preserve"> </w:t>
            </w:r>
            <w:r w:rsidR="003C0D20">
              <w:rPr>
                <w:rFonts w:cs="Times New Roman" w:hint="eastAsia"/>
                <w:sz w:val="20"/>
                <w:szCs w:val="20"/>
              </w:rPr>
              <w:t>연장하여</w:t>
            </w:r>
            <w:r w:rsidR="003C0D20">
              <w:rPr>
                <w:rFonts w:cs="Times New Roman" w:hint="eastAsia"/>
                <w:sz w:val="20"/>
                <w:szCs w:val="20"/>
              </w:rPr>
              <w:t xml:space="preserve"> </w:t>
            </w:r>
            <w:r w:rsidR="003C0D20">
              <w:rPr>
                <w:rFonts w:cs="Times New Roman" w:hint="eastAsia"/>
                <w:sz w:val="20"/>
                <w:szCs w:val="20"/>
              </w:rPr>
              <w:t>주어</w:t>
            </w:r>
            <w:r w:rsidR="003C0D20">
              <w:rPr>
                <w:rFonts w:cs="Times New Roman" w:hint="eastAsia"/>
                <w:sz w:val="20"/>
                <w:szCs w:val="20"/>
              </w:rPr>
              <w:t xml:space="preserve"> </w:t>
            </w:r>
            <w:r w:rsidR="003C0D20">
              <w:rPr>
                <w:rFonts w:cs="Times New Roman" w:hint="eastAsia"/>
                <w:sz w:val="20"/>
                <w:szCs w:val="20"/>
              </w:rPr>
              <w:t>결과적으로</w:t>
            </w:r>
            <w:r w:rsidR="003C0D20">
              <w:rPr>
                <w:rFonts w:cs="Times New Roman" w:hint="eastAsia"/>
                <w:sz w:val="20"/>
                <w:szCs w:val="20"/>
              </w:rPr>
              <w:t xml:space="preserve"> </w:t>
            </w:r>
            <w:r w:rsidR="003C0D20">
              <w:rPr>
                <w:rFonts w:cs="Times New Roman" w:hint="eastAsia"/>
                <w:sz w:val="20"/>
                <w:szCs w:val="20"/>
              </w:rPr>
              <w:t>근로자가</w:t>
            </w:r>
            <w:r w:rsidR="003C0D20">
              <w:rPr>
                <w:rFonts w:cs="Times New Roman" w:hint="eastAsia"/>
                <w:sz w:val="20"/>
                <w:szCs w:val="20"/>
              </w:rPr>
              <w:t xml:space="preserve"> </w:t>
            </w:r>
            <w:r w:rsidR="003C0D20">
              <w:rPr>
                <w:rFonts w:cs="Times New Roman" w:hint="eastAsia"/>
                <w:sz w:val="20"/>
                <w:szCs w:val="20"/>
              </w:rPr>
              <w:t>지급받게</w:t>
            </w:r>
            <w:r w:rsidR="003C0D20">
              <w:rPr>
                <w:rFonts w:cs="Times New Roman" w:hint="eastAsia"/>
                <w:sz w:val="20"/>
                <w:szCs w:val="20"/>
              </w:rPr>
              <w:t xml:space="preserve"> </w:t>
            </w:r>
            <w:r w:rsidR="003C0D20">
              <w:rPr>
                <w:rFonts w:cs="Times New Roman" w:hint="eastAsia"/>
                <w:sz w:val="20"/>
                <w:szCs w:val="20"/>
              </w:rPr>
              <w:t>되는</w:t>
            </w:r>
            <w:r w:rsidR="003C0D20">
              <w:rPr>
                <w:rFonts w:cs="Times New Roman" w:hint="eastAsia"/>
                <w:sz w:val="20"/>
                <w:szCs w:val="20"/>
              </w:rPr>
              <w:t xml:space="preserve"> </w:t>
            </w:r>
            <w:r w:rsidR="003C0D20">
              <w:rPr>
                <w:rFonts w:cs="Times New Roman" w:hint="eastAsia"/>
                <w:sz w:val="20"/>
                <w:szCs w:val="20"/>
              </w:rPr>
              <w:t>임금</w:t>
            </w:r>
            <w:r w:rsidR="003C0D20">
              <w:rPr>
                <w:rFonts w:cs="Times New Roman" w:hint="eastAsia"/>
                <w:sz w:val="20"/>
                <w:szCs w:val="20"/>
              </w:rPr>
              <w:t xml:space="preserve"> </w:t>
            </w:r>
            <w:r w:rsidR="003C0D20">
              <w:rPr>
                <w:rFonts w:cs="Times New Roman" w:hint="eastAsia"/>
                <w:sz w:val="20"/>
                <w:szCs w:val="20"/>
              </w:rPr>
              <w:t>액수가</w:t>
            </w:r>
            <w:r w:rsidR="003C0D20">
              <w:rPr>
                <w:rFonts w:cs="Times New Roman" w:hint="eastAsia"/>
                <w:sz w:val="20"/>
                <w:szCs w:val="20"/>
              </w:rPr>
              <w:t xml:space="preserve"> </w:t>
            </w:r>
            <w:r w:rsidR="003C0D20">
              <w:rPr>
                <w:rFonts w:cs="Times New Roman" w:hint="eastAsia"/>
                <w:sz w:val="20"/>
                <w:szCs w:val="20"/>
              </w:rPr>
              <w:t>대폭</w:t>
            </w:r>
            <w:r w:rsidR="003C0D20">
              <w:rPr>
                <w:rFonts w:cs="Times New Roman" w:hint="eastAsia"/>
                <w:sz w:val="20"/>
                <w:szCs w:val="20"/>
              </w:rPr>
              <w:t xml:space="preserve"> </w:t>
            </w:r>
            <w:r w:rsidR="003C0D20">
              <w:rPr>
                <w:rFonts w:cs="Times New Roman" w:hint="eastAsia"/>
                <w:sz w:val="20"/>
                <w:szCs w:val="20"/>
              </w:rPr>
              <w:t>증가하였다는</w:t>
            </w:r>
            <w:r w:rsidR="003C0D20">
              <w:rPr>
                <w:rFonts w:cs="Times New Roman" w:hint="eastAsia"/>
                <w:sz w:val="20"/>
                <w:szCs w:val="20"/>
              </w:rPr>
              <w:t xml:space="preserve"> </w:t>
            </w:r>
            <w:r w:rsidR="003C0D20">
              <w:rPr>
                <w:rFonts w:cs="Times New Roman" w:hint="eastAsia"/>
                <w:sz w:val="20"/>
                <w:szCs w:val="20"/>
              </w:rPr>
              <w:t>점에서</w:t>
            </w:r>
            <w:r w:rsidR="003C0D20">
              <w:rPr>
                <w:rFonts w:cs="Times New Roman" w:hint="eastAsia"/>
                <w:sz w:val="20"/>
                <w:szCs w:val="20"/>
              </w:rPr>
              <w:t xml:space="preserve"> </w:t>
            </w:r>
            <w:r w:rsidR="003C0D20">
              <w:rPr>
                <w:rFonts w:cs="Times New Roman" w:hint="eastAsia"/>
                <w:sz w:val="20"/>
                <w:szCs w:val="20"/>
              </w:rPr>
              <w:t>그</w:t>
            </w:r>
            <w:r w:rsidR="003C0D20">
              <w:rPr>
                <w:rFonts w:cs="Times New Roman" w:hint="eastAsia"/>
                <w:sz w:val="20"/>
                <w:szCs w:val="20"/>
              </w:rPr>
              <w:t xml:space="preserve"> </w:t>
            </w:r>
            <w:r w:rsidR="003C0D20">
              <w:rPr>
                <w:rFonts w:cs="Times New Roman" w:hint="eastAsia"/>
                <w:sz w:val="20"/>
                <w:szCs w:val="20"/>
              </w:rPr>
              <w:t>유효성이</w:t>
            </w:r>
            <w:r w:rsidR="003C0D20">
              <w:rPr>
                <w:rFonts w:cs="Times New Roman" w:hint="eastAsia"/>
                <w:sz w:val="20"/>
                <w:szCs w:val="20"/>
              </w:rPr>
              <w:t xml:space="preserve"> </w:t>
            </w:r>
            <w:r w:rsidR="003C0D20">
              <w:rPr>
                <w:rFonts w:cs="Times New Roman" w:hint="eastAsia"/>
                <w:sz w:val="20"/>
                <w:szCs w:val="20"/>
              </w:rPr>
              <w:t>인정될</w:t>
            </w:r>
            <w:r w:rsidR="003C0D20">
              <w:rPr>
                <w:rFonts w:cs="Times New Roman" w:hint="eastAsia"/>
                <w:sz w:val="20"/>
                <w:szCs w:val="20"/>
              </w:rPr>
              <w:t xml:space="preserve"> </w:t>
            </w:r>
            <w:r w:rsidR="003C0D20">
              <w:rPr>
                <w:rFonts w:cs="Times New Roman" w:hint="eastAsia"/>
                <w:sz w:val="20"/>
                <w:szCs w:val="20"/>
              </w:rPr>
              <w:t>가능성이</w:t>
            </w:r>
            <w:r w:rsidR="003C0D20">
              <w:rPr>
                <w:rFonts w:cs="Times New Roman" w:hint="eastAsia"/>
                <w:sz w:val="20"/>
                <w:szCs w:val="20"/>
              </w:rPr>
              <w:t xml:space="preserve"> </w:t>
            </w:r>
            <w:r w:rsidR="003C0D20">
              <w:rPr>
                <w:rFonts w:cs="Times New Roman" w:hint="eastAsia"/>
                <w:sz w:val="20"/>
                <w:szCs w:val="20"/>
              </w:rPr>
              <w:t>보다</w:t>
            </w:r>
            <w:r w:rsidR="003C0D20">
              <w:rPr>
                <w:rFonts w:cs="Times New Roman" w:hint="eastAsia"/>
                <w:sz w:val="20"/>
                <w:szCs w:val="20"/>
              </w:rPr>
              <w:t xml:space="preserve"> </w:t>
            </w:r>
            <w:r w:rsidR="003C0D20">
              <w:rPr>
                <w:rFonts w:cs="Times New Roman" w:hint="eastAsia"/>
                <w:sz w:val="20"/>
                <w:szCs w:val="20"/>
              </w:rPr>
              <w:t>높을</w:t>
            </w:r>
            <w:r w:rsidR="003C0D20">
              <w:rPr>
                <w:rFonts w:cs="Times New Roman" w:hint="eastAsia"/>
                <w:sz w:val="20"/>
                <w:szCs w:val="20"/>
              </w:rPr>
              <w:t xml:space="preserve"> </w:t>
            </w:r>
            <w:r w:rsidR="003C0D20">
              <w:rPr>
                <w:rFonts w:cs="Times New Roman" w:hint="eastAsia"/>
                <w:sz w:val="20"/>
                <w:szCs w:val="20"/>
              </w:rPr>
              <w:t>것으로</w:t>
            </w:r>
            <w:r w:rsidR="003C0D20">
              <w:rPr>
                <w:rFonts w:cs="Times New Roman" w:hint="eastAsia"/>
                <w:sz w:val="20"/>
                <w:szCs w:val="20"/>
              </w:rPr>
              <w:t xml:space="preserve"> </w:t>
            </w:r>
            <w:r w:rsidR="003C0D20">
              <w:rPr>
                <w:rFonts w:cs="Times New Roman" w:hint="eastAsia"/>
                <w:sz w:val="20"/>
                <w:szCs w:val="20"/>
              </w:rPr>
              <w:t>판단됨</w:t>
            </w:r>
            <w:r w:rsidR="003C0D20">
              <w:rPr>
                <w:rFonts w:cs="Times New Roman" w:hint="eastAsia"/>
                <w:sz w:val="20"/>
                <w:szCs w:val="20"/>
              </w:rPr>
              <w:t>.</w:t>
            </w:r>
            <w:r w:rsidR="003C0D20">
              <w:rPr>
                <w:rFonts w:cs="Times New Roman"/>
                <w:sz w:val="20"/>
                <w:szCs w:val="20"/>
              </w:rPr>
              <w:t xml:space="preserve"> </w:t>
            </w:r>
          </w:p>
        </w:tc>
        <w:tc>
          <w:tcPr>
            <w:tcW w:w="27" w:type="pct"/>
            <w:tcBorders>
              <w:top w:val="nil"/>
              <w:bottom w:val="nil"/>
            </w:tcBorders>
          </w:tcPr>
          <w:p w14:paraId="72739764" w14:textId="77777777" w:rsidR="003C0D20" w:rsidRPr="009A2958" w:rsidRDefault="003C0D20" w:rsidP="003C0D20">
            <w:pPr>
              <w:widowControl/>
              <w:spacing w:before="40" w:after="120" w:line="276" w:lineRule="auto"/>
              <w:rPr>
                <w:rFonts w:cs="Times New Roman"/>
                <w:sz w:val="20"/>
                <w:szCs w:val="20"/>
              </w:rPr>
            </w:pPr>
          </w:p>
        </w:tc>
        <w:tc>
          <w:tcPr>
            <w:tcW w:w="770" w:type="pct"/>
          </w:tcPr>
          <w:p w14:paraId="5783C34C" w14:textId="23EEFFCD" w:rsidR="003C0D20" w:rsidRDefault="003C0D20" w:rsidP="003C0D20">
            <w:pPr>
              <w:pStyle w:val="a8"/>
              <w:widowControl/>
              <w:numPr>
                <w:ilvl w:val="0"/>
                <w:numId w:val="2"/>
              </w:numPr>
              <w:spacing w:before="40" w:after="120" w:line="276" w:lineRule="auto"/>
              <w:rPr>
                <w:rFonts w:cs="Times New Roman"/>
                <w:sz w:val="20"/>
                <w:szCs w:val="20"/>
              </w:rPr>
            </w:pPr>
            <w:r>
              <w:rPr>
                <w:rFonts w:cs="Times New Roman" w:hint="eastAsia"/>
                <w:sz w:val="20"/>
                <w:szCs w:val="20"/>
              </w:rPr>
              <w:t>임금피크제가</w:t>
            </w:r>
            <w:r>
              <w:rPr>
                <w:rFonts w:cs="Times New Roman" w:hint="eastAsia"/>
                <w:sz w:val="20"/>
                <w:szCs w:val="20"/>
              </w:rPr>
              <w:t xml:space="preserve"> </w:t>
            </w:r>
            <w:r>
              <w:rPr>
                <w:rFonts w:cs="Times New Roman" w:hint="eastAsia"/>
                <w:sz w:val="20"/>
                <w:szCs w:val="20"/>
              </w:rPr>
              <w:t>유효하다고</w:t>
            </w:r>
            <w:r>
              <w:rPr>
                <w:rFonts w:cs="Times New Roman" w:hint="eastAsia"/>
                <w:sz w:val="20"/>
                <w:szCs w:val="20"/>
              </w:rPr>
              <w:t xml:space="preserve"> </w:t>
            </w:r>
            <w:r>
              <w:rPr>
                <w:rFonts w:cs="Times New Roman" w:hint="eastAsia"/>
                <w:sz w:val="20"/>
                <w:szCs w:val="20"/>
              </w:rPr>
              <w:t>판단될</w:t>
            </w:r>
            <w:r>
              <w:rPr>
                <w:rFonts w:cs="Times New Roman" w:hint="eastAsia"/>
                <w:sz w:val="20"/>
                <w:szCs w:val="20"/>
              </w:rPr>
              <w:t xml:space="preserve"> </w:t>
            </w:r>
            <w:r>
              <w:rPr>
                <w:rFonts w:cs="Times New Roman" w:hint="eastAsia"/>
                <w:sz w:val="20"/>
                <w:szCs w:val="20"/>
              </w:rPr>
              <w:t>가능성이</w:t>
            </w:r>
            <w:r>
              <w:rPr>
                <w:rFonts w:cs="Times New Roman" w:hint="eastAsia"/>
                <w:sz w:val="20"/>
                <w:szCs w:val="20"/>
              </w:rPr>
              <w:t xml:space="preserve"> </w:t>
            </w:r>
            <w:r>
              <w:rPr>
                <w:rFonts w:cs="Times New Roman" w:hint="eastAsia"/>
                <w:sz w:val="20"/>
                <w:szCs w:val="20"/>
              </w:rPr>
              <w:t>좀</w:t>
            </w:r>
            <w:r>
              <w:rPr>
                <w:rFonts w:cs="Times New Roman" w:hint="eastAsia"/>
                <w:sz w:val="20"/>
                <w:szCs w:val="20"/>
              </w:rPr>
              <w:t xml:space="preserve"> </w:t>
            </w:r>
            <w:r>
              <w:rPr>
                <w:rFonts w:cs="Times New Roman" w:hint="eastAsia"/>
                <w:sz w:val="20"/>
                <w:szCs w:val="20"/>
              </w:rPr>
              <w:t>더</w:t>
            </w:r>
            <w:r>
              <w:rPr>
                <w:rFonts w:cs="Times New Roman" w:hint="eastAsia"/>
                <w:sz w:val="20"/>
                <w:szCs w:val="20"/>
              </w:rPr>
              <w:t xml:space="preserve"> </w:t>
            </w:r>
            <w:r>
              <w:rPr>
                <w:rFonts w:cs="Times New Roman" w:hint="eastAsia"/>
                <w:sz w:val="20"/>
                <w:szCs w:val="20"/>
              </w:rPr>
              <w:t>높아</w:t>
            </w:r>
            <w:r>
              <w:rPr>
                <w:rFonts w:cs="Times New Roman" w:hint="eastAsia"/>
                <w:sz w:val="20"/>
                <w:szCs w:val="20"/>
              </w:rPr>
              <w:t xml:space="preserve"> </w:t>
            </w:r>
            <w:r>
              <w:rPr>
                <w:rFonts w:cs="Times New Roman" w:hint="eastAsia"/>
                <w:sz w:val="20"/>
                <w:szCs w:val="20"/>
              </w:rPr>
              <w:t>보이지만</w:t>
            </w:r>
            <w:r>
              <w:rPr>
                <w:rFonts w:cs="Times New Roman" w:hint="eastAsia"/>
                <w:sz w:val="20"/>
                <w:szCs w:val="20"/>
              </w:rPr>
              <w:t>,</w:t>
            </w:r>
            <w:r>
              <w:rPr>
                <w:rFonts w:cs="Times New Roman"/>
                <w:sz w:val="20"/>
                <w:szCs w:val="20"/>
              </w:rPr>
              <w:t xml:space="preserve"> </w:t>
            </w:r>
            <w:r>
              <w:rPr>
                <w:rFonts w:cs="Times New Roman" w:hint="eastAsia"/>
                <w:sz w:val="20"/>
                <w:szCs w:val="20"/>
              </w:rPr>
              <w:t>만약</w:t>
            </w:r>
            <w:r>
              <w:rPr>
                <w:rFonts w:cs="Times New Roman"/>
                <w:sz w:val="20"/>
                <w:szCs w:val="20"/>
              </w:rPr>
              <w:t xml:space="preserve"> </w:t>
            </w:r>
            <w:r>
              <w:rPr>
                <w:rFonts w:cs="Times New Roman" w:hint="eastAsia"/>
                <w:sz w:val="20"/>
                <w:szCs w:val="20"/>
              </w:rPr>
              <w:t>그동안</w:t>
            </w:r>
            <w:r>
              <w:rPr>
                <w:rFonts w:cs="Times New Roman" w:hint="eastAsia"/>
                <w:sz w:val="20"/>
                <w:szCs w:val="20"/>
              </w:rPr>
              <w:t xml:space="preserve"> </w:t>
            </w:r>
            <w:r>
              <w:rPr>
                <w:rFonts w:cs="Times New Roman" w:hint="eastAsia"/>
                <w:sz w:val="20"/>
                <w:szCs w:val="20"/>
              </w:rPr>
              <w:t>운영해온</w:t>
            </w:r>
            <w:r>
              <w:rPr>
                <w:rFonts w:cs="Times New Roman" w:hint="eastAsia"/>
                <w:sz w:val="20"/>
                <w:szCs w:val="20"/>
              </w:rPr>
              <w:t xml:space="preserve"> </w:t>
            </w:r>
            <w:r>
              <w:rPr>
                <w:rFonts w:cs="Times New Roman" w:hint="eastAsia"/>
                <w:sz w:val="20"/>
                <w:szCs w:val="20"/>
              </w:rPr>
              <w:t>임금피크제가</w:t>
            </w:r>
            <w:r>
              <w:rPr>
                <w:rFonts w:cs="Times New Roman" w:hint="eastAsia"/>
                <w:sz w:val="20"/>
                <w:szCs w:val="20"/>
              </w:rPr>
              <w:t xml:space="preserve"> </w:t>
            </w:r>
            <w:r>
              <w:rPr>
                <w:rFonts w:cs="Times New Roman" w:hint="eastAsia"/>
                <w:sz w:val="20"/>
                <w:szCs w:val="20"/>
              </w:rPr>
              <w:t>무효라고</w:t>
            </w:r>
            <w:r>
              <w:rPr>
                <w:rFonts w:cs="Times New Roman" w:hint="eastAsia"/>
                <w:sz w:val="20"/>
                <w:szCs w:val="20"/>
              </w:rPr>
              <w:t xml:space="preserve"> </w:t>
            </w:r>
            <w:r>
              <w:rPr>
                <w:rFonts w:cs="Times New Roman" w:hint="eastAsia"/>
                <w:sz w:val="20"/>
                <w:szCs w:val="20"/>
              </w:rPr>
              <w:t>판단될</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w:t>
            </w:r>
            <w:r>
              <w:rPr>
                <w:rFonts w:cs="Times New Roman"/>
                <w:sz w:val="20"/>
                <w:szCs w:val="20"/>
              </w:rPr>
              <w:t xml:space="preserve"> </w:t>
            </w:r>
            <w:r>
              <w:rPr>
                <w:rFonts w:cs="Times New Roman" w:hint="eastAsia"/>
                <w:sz w:val="20"/>
                <w:szCs w:val="20"/>
              </w:rPr>
              <w:t>대상회사는</w:t>
            </w:r>
            <w:r>
              <w:rPr>
                <w:rFonts w:cs="Times New Roman" w:hint="eastAsia"/>
                <w:sz w:val="20"/>
                <w:szCs w:val="20"/>
              </w:rPr>
              <w:t xml:space="preserve"> </w:t>
            </w:r>
            <w:r>
              <w:rPr>
                <w:rFonts w:cs="Times New Roman" w:hint="eastAsia"/>
                <w:sz w:val="20"/>
                <w:szCs w:val="20"/>
              </w:rPr>
              <w:t>약</w:t>
            </w:r>
            <w:r>
              <w:rPr>
                <w:rFonts w:cs="Times New Roman" w:hint="eastAsia"/>
                <w:sz w:val="20"/>
                <w:szCs w:val="20"/>
              </w:rPr>
              <w:t xml:space="preserve"> </w:t>
            </w:r>
            <w:r>
              <w:rPr>
                <w:rFonts w:cs="Times New Roman"/>
                <w:sz w:val="20"/>
                <w:szCs w:val="20"/>
              </w:rPr>
              <w:t>2</w:t>
            </w:r>
            <w:r>
              <w:rPr>
                <w:rFonts w:cs="Times New Roman" w:hint="eastAsia"/>
                <w:sz w:val="20"/>
                <w:szCs w:val="20"/>
              </w:rPr>
              <w:t>억</w:t>
            </w:r>
            <w:r>
              <w:rPr>
                <w:rFonts w:cs="Times New Roman" w:hint="eastAsia"/>
                <w:sz w:val="20"/>
                <w:szCs w:val="20"/>
              </w:rPr>
              <w:t xml:space="preserve"> </w:t>
            </w:r>
            <w:r>
              <w:rPr>
                <w:rFonts w:cs="Times New Roman"/>
                <w:sz w:val="20"/>
                <w:szCs w:val="20"/>
              </w:rPr>
              <w:t>6</w:t>
            </w:r>
            <w:r>
              <w:rPr>
                <w:rFonts w:cs="Times New Roman" w:hint="eastAsia"/>
                <w:sz w:val="20"/>
                <w:szCs w:val="20"/>
              </w:rPr>
              <w:t>천만원</w:t>
            </w:r>
            <w:r>
              <w:rPr>
                <w:rStyle w:val="ad"/>
                <w:rFonts w:cs="Times New Roman"/>
                <w:sz w:val="20"/>
                <w:szCs w:val="20"/>
              </w:rPr>
              <w:footnoteReference w:id="22"/>
            </w:r>
            <w:r>
              <w:rPr>
                <w:rFonts w:cs="Times New Roman" w:hint="eastAsia"/>
                <w:sz w:val="20"/>
                <w:szCs w:val="20"/>
              </w:rPr>
              <w:t xml:space="preserve"> </w:t>
            </w:r>
            <w:r>
              <w:rPr>
                <w:rFonts w:cs="Times New Roman" w:hint="eastAsia"/>
                <w:sz w:val="20"/>
                <w:szCs w:val="20"/>
              </w:rPr>
              <w:t>정도의</w:t>
            </w:r>
            <w:r>
              <w:rPr>
                <w:rFonts w:cs="Times New Roman" w:hint="eastAsia"/>
                <w:sz w:val="20"/>
                <w:szCs w:val="20"/>
              </w:rPr>
              <w:t xml:space="preserve"> </w:t>
            </w:r>
            <w:r>
              <w:rPr>
                <w:rFonts w:cs="Times New Roman" w:hint="eastAsia"/>
                <w:sz w:val="20"/>
                <w:szCs w:val="20"/>
              </w:rPr>
              <w:t>임금</w:t>
            </w:r>
            <w:r>
              <w:rPr>
                <w:rFonts w:cs="Times New Roman" w:hint="eastAsia"/>
                <w:sz w:val="20"/>
                <w:szCs w:val="20"/>
              </w:rPr>
              <w:t xml:space="preserve"> </w:t>
            </w:r>
            <w:r>
              <w:rPr>
                <w:rFonts w:cs="Times New Roman" w:hint="eastAsia"/>
                <w:sz w:val="20"/>
                <w:szCs w:val="20"/>
              </w:rPr>
              <w:t>채무를</w:t>
            </w:r>
            <w:r>
              <w:rPr>
                <w:rFonts w:cs="Times New Roman" w:hint="eastAsia"/>
                <w:sz w:val="20"/>
                <w:szCs w:val="20"/>
              </w:rPr>
              <w:t xml:space="preserve"> </w:t>
            </w:r>
            <w:r>
              <w:rPr>
                <w:rFonts w:cs="Times New Roman" w:hint="eastAsia"/>
                <w:sz w:val="20"/>
                <w:szCs w:val="20"/>
              </w:rPr>
              <w:t>추가로</w:t>
            </w:r>
            <w:r>
              <w:rPr>
                <w:rFonts w:cs="Times New Roman" w:hint="eastAsia"/>
                <w:sz w:val="20"/>
                <w:szCs w:val="20"/>
              </w:rPr>
              <w:t xml:space="preserve"> </w:t>
            </w:r>
            <w:r>
              <w:rPr>
                <w:rFonts w:cs="Times New Roman" w:hint="eastAsia"/>
                <w:sz w:val="20"/>
                <w:szCs w:val="20"/>
              </w:rPr>
              <w:t>부담하게</w:t>
            </w:r>
            <w:r>
              <w:rPr>
                <w:rFonts w:cs="Times New Roman" w:hint="eastAsia"/>
                <w:sz w:val="20"/>
                <w:szCs w:val="20"/>
              </w:rPr>
              <w:t xml:space="preserve"> </w:t>
            </w:r>
            <w:r>
              <w:rPr>
                <w:rFonts w:cs="Times New Roman" w:hint="eastAsia"/>
                <w:sz w:val="20"/>
                <w:szCs w:val="20"/>
              </w:rPr>
              <w:t>될</w:t>
            </w:r>
            <w:r>
              <w:rPr>
                <w:rFonts w:cs="Times New Roman" w:hint="eastAsia"/>
                <w:sz w:val="20"/>
                <w:szCs w:val="20"/>
              </w:rPr>
              <w:t xml:space="preserve"> </w:t>
            </w:r>
            <w:r>
              <w:rPr>
                <w:rFonts w:cs="Times New Roman" w:hint="eastAsia"/>
                <w:sz w:val="20"/>
                <w:szCs w:val="20"/>
              </w:rPr>
              <w:t>수</w:t>
            </w:r>
            <w:r>
              <w:rPr>
                <w:rFonts w:cs="Times New Roman" w:hint="eastAsia"/>
                <w:sz w:val="20"/>
                <w:szCs w:val="20"/>
              </w:rPr>
              <w:t xml:space="preserve"> </w:t>
            </w:r>
            <w:r>
              <w:rPr>
                <w:rFonts w:cs="Times New Roman" w:hint="eastAsia"/>
                <w:sz w:val="20"/>
                <w:szCs w:val="20"/>
              </w:rPr>
              <w:t>있음</w:t>
            </w:r>
            <w:r>
              <w:rPr>
                <w:rFonts w:cs="Times New Roman" w:hint="eastAsia"/>
                <w:sz w:val="20"/>
                <w:szCs w:val="20"/>
              </w:rPr>
              <w:t>.</w:t>
            </w:r>
          </w:p>
        </w:tc>
      </w:tr>
      <w:tr w:rsidR="003C0D20" w:rsidRPr="009A2958" w14:paraId="005F89DA" w14:textId="77777777" w:rsidTr="00061A1F">
        <w:trPr>
          <w:trHeight w:val="1077"/>
        </w:trPr>
        <w:tc>
          <w:tcPr>
            <w:tcW w:w="619" w:type="pct"/>
          </w:tcPr>
          <w:p w14:paraId="7844380D" w14:textId="2453AFD2" w:rsidR="003C0D20" w:rsidRPr="0047355D" w:rsidRDefault="00E314C0" w:rsidP="003C0D20">
            <w:pPr>
              <w:widowControl/>
              <w:wordWrap/>
              <w:spacing w:before="40" w:after="120" w:line="276" w:lineRule="auto"/>
              <w:jc w:val="center"/>
              <w:outlineLvl w:val="0"/>
              <w:rPr>
                <w:rFonts w:cs="Times New Roman"/>
                <w:b/>
                <w:color w:val="404040" w:themeColor="text1" w:themeTint="BF"/>
                <w:kern w:val="0"/>
                <w:sz w:val="20"/>
                <w:szCs w:val="20"/>
                <w:highlight w:val="cyan"/>
              </w:rPr>
            </w:pPr>
            <w:bookmarkStart w:id="220" w:name="_Toc108480459"/>
            <w:bookmarkStart w:id="221" w:name="_Toc108513015"/>
            <w:r>
              <w:rPr>
                <w:rFonts w:cs="Times New Roman" w:hint="eastAsia"/>
                <w:b/>
                <w:color w:val="404040" w:themeColor="text1" w:themeTint="BF"/>
                <w:kern w:val="0"/>
                <w:sz w:val="20"/>
                <w:szCs w:val="20"/>
              </w:rPr>
              <w:lastRenderedPageBreak/>
              <w:t>로카</w:t>
            </w:r>
            <w:r w:rsidRPr="000338A9">
              <w:rPr>
                <w:rFonts w:cs="Times New Roman" w:hint="eastAsia"/>
                <w:b/>
                <w:color w:val="404040" w:themeColor="text1" w:themeTint="BF"/>
                <w:kern w:val="0"/>
                <w:sz w:val="20"/>
                <w:szCs w:val="20"/>
              </w:rPr>
              <w:t xml:space="preserve"> </w:t>
            </w:r>
            <w:r w:rsidR="003C0D20" w:rsidRPr="000338A9">
              <w:rPr>
                <w:rFonts w:cs="Times New Roman" w:hint="eastAsia"/>
                <w:b/>
                <w:color w:val="404040" w:themeColor="text1" w:themeTint="BF"/>
                <w:kern w:val="0"/>
                <w:sz w:val="20"/>
                <w:szCs w:val="20"/>
              </w:rPr>
              <w:t>소송</w:t>
            </w:r>
            <w:r w:rsidR="003C0D20" w:rsidRPr="000338A9">
              <w:rPr>
                <w:rFonts w:cs="Times New Roman" w:hint="eastAsia"/>
                <w:b/>
                <w:color w:val="404040" w:themeColor="text1" w:themeTint="BF"/>
                <w:kern w:val="0"/>
                <w:sz w:val="20"/>
                <w:szCs w:val="20"/>
              </w:rPr>
              <w:t xml:space="preserve"> </w:t>
            </w:r>
            <w:r w:rsidR="003C0D20" w:rsidRPr="000338A9">
              <w:rPr>
                <w:rFonts w:cs="Times New Roman" w:hint="eastAsia"/>
                <w:b/>
                <w:color w:val="404040" w:themeColor="text1" w:themeTint="BF"/>
                <w:kern w:val="0"/>
                <w:sz w:val="20"/>
                <w:szCs w:val="20"/>
              </w:rPr>
              <w:t>및</w:t>
            </w:r>
            <w:r w:rsidR="003C0D20" w:rsidRPr="000338A9">
              <w:rPr>
                <w:rFonts w:cs="Times New Roman" w:hint="eastAsia"/>
                <w:b/>
                <w:color w:val="404040" w:themeColor="text1" w:themeTint="BF"/>
                <w:kern w:val="0"/>
                <w:sz w:val="20"/>
                <w:szCs w:val="20"/>
              </w:rPr>
              <w:t xml:space="preserve"> </w:t>
            </w:r>
            <w:r w:rsidR="003C0D20" w:rsidRPr="000338A9">
              <w:rPr>
                <w:rFonts w:cs="Times New Roman" w:hint="eastAsia"/>
                <w:b/>
                <w:color w:val="404040" w:themeColor="text1" w:themeTint="BF"/>
                <w:kern w:val="0"/>
                <w:sz w:val="20"/>
                <w:szCs w:val="20"/>
              </w:rPr>
              <w:t>분쟁</w:t>
            </w:r>
            <w:r w:rsidR="003C0D20" w:rsidRPr="000338A9">
              <w:rPr>
                <w:rFonts w:cs="Times New Roman" w:hint="eastAsia"/>
                <w:b/>
                <w:color w:val="404040" w:themeColor="text1" w:themeTint="BF"/>
                <w:kern w:val="0"/>
                <w:sz w:val="20"/>
                <w:szCs w:val="20"/>
              </w:rPr>
              <w:t xml:space="preserve"> </w:t>
            </w:r>
            <w:r w:rsidR="003C0D20" w:rsidRPr="000338A9">
              <w:rPr>
                <w:rFonts w:cs="Times New Roman" w:hint="eastAsia"/>
                <w:b/>
                <w:color w:val="404040" w:themeColor="text1" w:themeTint="BF"/>
                <w:kern w:val="0"/>
                <w:sz w:val="20"/>
                <w:szCs w:val="20"/>
              </w:rPr>
              <w:t>현황</w:t>
            </w:r>
            <w:bookmarkEnd w:id="220"/>
            <w:bookmarkEnd w:id="221"/>
          </w:p>
        </w:tc>
        <w:tc>
          <w:tcPr>
            <w:tcW w:w="26" w:type="pct"/>
            <w:tcBorders>
              <w:top w:val="nil"/>
              <w:bottom w:val="nil"/>
            </w:tcBorders>
          </w:tcPr>
          <w:p w14:paraId="6C2734F8" w14:textId="77777777" w:rsidR="003C0D20" w:rsidRPr="009A2958" w:rsidRDefault="003C0D20" w:rsidP="003C0D20">
            <w:pPr>
              <w:widowControl/>
              <w:spacing w:before="40" w:after="120" w:line="276" w:lineRule="auto"/>
              <w:rPr>
                <w:rFonts w:cs="Times New Roman"/>
                <w:b/>
                <w:sz w:val="20"/>
                <w:szCs w:val="20"/>
              </w:rPr>
            </w:pPr>
          </w:p>
        </w:tc>
        <w:tc>
          <w:tcPr>
            <w:tcW w:w="1804" w:type="pct"/>
          </w:tcPr>
          <w:p w14:paraId="23D9E223" w14:textId="353F8F87" w:rsidR="009D09A1" w:rsidRDefault="003C0D20" w:rsidP="009D09A1">
            <w:pPr>
              <w:pStyle w:val="a8"/>
              <w:widowControl/>
              <w:numPr>
                <w:ilvl w:val="0"/>
                <w:numId w:val="2"/>
              </w:numPr>
              <w:spacing w:before="40" w:after="120" w:line="276" w:lineRule="auto"/>
              <w:rPr>
                <w:rFonts w:cs="Times New Roman"/>
                <w:sz w:val="20"/>
                <w:szCs w:val="20"/>
              </w:rPr>
            </w:pPr>
            <w:r w:rsidRPr="0067652E">
              <w:rPr>
                <w:rFonts w:cs="Times New Roman" w:hint="eastAsia"/>
                <w:sz w:val="20"/>
                <w:szCs w:val="20"/>
              </w:rPr>
              <w:t>로카</w:t>
            </w:r>
            <w:r w:rsidR="009D09A1">
              <w:rPr>
                <w:rFonts w:cs="Times New Roman"/>
                <w:sz w:val="20"/>
                <w:szCs w:val="20"/>
              </w:rPr>
              <w:t xml:space="preserve"> </w:t>
            </w:r>
            <w:r w:rsidR="009D09A1">
              <w:rPr>
                <w:rFonts w:cs="Times New Roman" w:hint="eastAsia"/>
                <w:sz w:val="20"/>
                <w:szCs w:val="20"/>
              </w:rPr>
              <w:t>및</w:t>
            </w:r>
            <w:r w:rsidRPr="0067652E">
              <w:rPr>
                <w:rFonts w:cs="Times New Roman"/>
                <w:sz w:val="20"/>
                <w:szCs w:val="20"/>
              </w:rPr>
              <w:t xml:space="preserve"> </w:t>
            </w:r>
            <w:r w:rsidRPr="0067652E">
              <w:rPr>
                <w:rFonts w:cs="Times New Roman" w:hint="eastAsia"/>
                <w:sz w:val="20"/>
                <w:szCs w:val="20"/>
              </w:rPr>
              <w:t>그</w:t>
            </w:r>
            <w:r w:rsidRPr="0067652E">
              <w:rPr>
                <w:rFonts w:cs="Times New Roman" w:hint="eastAsia"/>
                <w:sz w:val="20"/>
                <w:szCs w:val="20"/>
              </w:rPr>
              <w:t xml:space="preserve"> </w:t>
            </w:r>
            <w:r w:rsidRPr="0067652E">
              <w:rPr>
                <w:rFonts w:cs="Times New Roman" w:hint="eastAsia"/>
                <w:sz w:val="20"/>
                <w:szCs w:val="20"/>
              </w:rPr>
              <w:t>자회사</w:t>
            </w:r>
            <w:r w:rsidR="009D09A1">
              <w:rPr>
                <w:rFonts w:cs="Times New Roman" w:hint="eastAsia"/>
                <w:sz w:val="20"/>
                <w:szCs w:val="20"/>
              </w:rPr>
              <w:t>와</w:t>
            </w:r>
            <w:r w:rsidR="009D09A1">
              <w:rPr>
                <w:rFonts w:cs="Times New Roman" w:hint="eastAsia"/>
                <w:sz w:val="20"/>
                <w:szCs w:val="20"/>
              </w:rPr>
              <w:t xml:space="preserve"> </w:t>
            </w:r>
            <w:r w:rsidR="009D09A1">
              <w:rPr>
                <w:rFonts w:cs="Times New Roman" w:hint="eastAsia"/>
                <w:sz w:val="20"/>
                <w:szCs w:val="20"/>
              </w:rPr>
              <w:t>관련하여</w:t>
            </w:r>
            <w:r w:rsidR="009D09A1">
              <w:rPr>
                <w:rFonts w:cs="Times New Roman" w:hint="eastAsia"/>
                <w:sz w:val="20"/>
                <w:szCs w:val="20"/>
              </w:rPr>
              <w:t xml:space="preserve"> </w:t>
            </w:r>
            <w:r w:rsidR="009D09A1">
              <w:rPr>
                <w:rFonts w:cs="Times New Roman" w:hint="eastAsia"/>
                <w:sz w:val="20"/>
                <w:szCs w:val="20"/>
              </w:rPr>
              <w:t>현재</w:t>
            </w:r>
            <w:r w:rsidR="009D09A1">
              <w:rPr>
                <w:rFonts w:cs="Times New Roman" w:hint="eastAsia"/>
                <w:sz w:val="20"/>
                <w:szCs w:val="20"/>
              </w:rPr>
              <w:t xml:space="preserve"> </w:t>
            </w:r>
            <w:r w:rsidR="009D09A1">
              <w:rPr>
                <w:rFonts w:cs="Times New Roman" w:hint="eastAsia"/>
                <w:sz w:val="20"/>
                <w:szCs w:val="20"/>
              </w:rPr>
              <w:t>진행</w:t>
            </w:r>
            <w:r w:rsidR="009D09A1">
              <w:rPr>
                <w:rFonts w:cs="Times New Roman" w:hint="eastAsia"/>
                <w:sz w:val="20"/>
                <w:szCs w:val="20"/>
              </w:rPr>
              <w:t xml:space="preserve"> </w:t>
            </w:r>
            <w:r w:rsidR="0080478B">
              <w:rPr>
                <w:rFonts w:cs="Times New Roman" w:hint="eastAsia"/>
                <w:sz w:val="20"/>
                <w:szCs w:val="20"/>
              </w:rPr>
              <w:t>중이거나</w:t>
            </w:r>
            <w:r w:rsidR="0080478B">
              <w:rPr>
                <w:rFonts w:cs="Times New Roman" w:hint="eastAsia"/>
                <w:sz w:val="20"/>
                <w:szCs w:val="20"/>
              </w:rPr>
              <w:t xml:space="preserve"> </w:t>
            </w:r>
            <w:r w:rsidR="0080478B">
              <w:rPr>
                <w:rFonts w:cs="Times New Roman" w:hint="eastAsia"/>
                <w:sz w:val="20"/>
                <w:szCs w:val="20"/>
              </w:rPr>
              <w:t>종결된</w:t>
            </w:r>
            <w:r w:rsidR="0080478B">
              <w:rPr>
                <w:rFonts w:cs="Times New Roman" w:hint="eastAsia"/>
                <w:sz w:val="20"/>
                <w:szCs w:val="20"/>
              </w:rPr>
              <w:t xml:space="preserve"> </w:t>
            </w:r>
            <w:r w:rsidR="0080478B">
              <w:rPr>
                <w:rFonts w:cs="Times New Roman" w:hint="eastAsia"/>
                <w:sz w:val="20"/>
                <w:szCs w:val="20"/>
              </w:rPr>
              <w:t>소송에</w:t>
            </w:r>
            <w:r w:rsidR="0080478B">
              <w:rPr>
                <w:rFonts w:cs="Times New Roman" w:hint="eastAsia"/>
                <w:sz w:val="20"/>
                <w:szCs w:val="20"/>
              </w:rPr>
              <w:t xml:space="preserve"> </w:t>
            </w:r>
            <w:r w:rsidR="0080478B">
              <w:rPr>
                <w:rFonts w:cs="Times New Roman" w:hint="eastAsia"/>
                <w:sz w:val="20"/>
                <w:szCs w:val="20"/>
              </w:rPr>
              <w:t>대한</w:t>
            </w:r>
            <w:r w:rsidR="0080478B">
              <w:rPr>
                <w:rFonts w:cs="Times New Roman" w:hint="eastAsia"/>
                <w:sz w:val="20"/>
                <w:szCs w:val="20"/>
              </w:rPr>
              <w:t xml:space="preserve"> </w:t>
            </w:r>
            <w:r w:rsidR="0080478B">
              <w:rPr>
                <w:rFonts w:cs="Times New Roman" w:hint="eastAsia"/>
                <w:sz w:val="20"/>
                <w:szCs w:val="20"/>
              </w:rPr>
              <w:t>세부</w:t>
            </w:r>
            <w:r w:rsidR="009D09A1">
              <w:rPr>
                <w:rFonts w:cs="Times New Roman" w:hint="eastAsia"/>
                <w:sz w:val="20"/>
                <w:szCs w:val="20"/>
              </w:rPr>
              <w:t xml:space="preserve"> </w:t>
            </w:r>
            <w:r w:rsidR="009D09A1">
              <w:rPr>
                <w:rFonts w:cs="Times New Roman" w:hint="eastAsia"/>
                <w:sz w:val="20"/>
                <w:szCs w:val="20"/>
              </w:rPr>
              <w:t>현황은</w:t>
            </w:r>
            <w:r w:rsidR="009D09A1">
              <w:rPr>
                <w:rFonts w:cs="Times New Roman" w:hint="eastAsia"/>
                <w:sz w:val="20"/>
                <w:szCs w:val="20"/>
              </w:rPr>
              <w:t xml:space="preserve"> </w:t>
            </w:r>
            <w:r w:rsidR="009D09A1" w:rsidRPr="009D09A1">
              <w:rPr>
                <w:rFonts w:cs="Times New Roman" w:hint="eastAsia"/>
                <w:b/>
                <w:sz w:val="20"/>
                <w:szCs w:val="20"/>
                <w:u w:val="single"/>
              </w:rPr>
              <w:t>별첨</w:t>
            </w:r>
            <w:r w:rsidR="009D09A1" w:rsidRPr="009D09A1">
              <w:rPr>
                <w:rFonts w:cs="Times New Roman" w:hint="eastAsia"/>
                <w:b/>
                <w:sz w:val="20"/>
                <w:szCs w:val="20"/>
                <w:u w:val="single"/>
              </w:rPr>
              <w:t xml:space="preserve"> </w:t>
            </w:r>
            <w:r w:rsidR="00571510" w:rsidRPr="009D09A1">
              <w:rPr>
                <w:rFonts w:cs="Times New Roman"/>
                <w:b/>
                <w:sz w:val="20"/>
                <w:szCs w:val="20"/>
                <w:u w:val="single"/>
              </w:rPr>
              <w:t>1</w:t>
            </w:r>
            <w:del w:id="222" w:author="jaechang.yoo" w:date="2022-07-17T17:27:00Z">
              <w:r w:rsidR="00571510" w:rsidDel="00FC3CE1">
                <w:rPr>
                  <w:rFonts w:cs="Times New Roman"/>
                  <w:b/>
                  <w:sz w:val="20"/>
                  <w:szCs w:val="20"/>
                  <w:u w:val="single"/>
                </w:rPr>
                <w:delText>4</w:delText>
              </w:r>
            </w:del>
            <w:ins w:id="223" w:author="jaechang.yoo" w:date="2022-07-17T17:27:00Z">
              <w:r w:rsidR="00FC3CE1">
                <w:rPr>
                  <w:rFonts w:cs="Times New Roman"/>
                  <w:b/>
                  <w:sz w:val="20"/>
                  <w:szCs w:val="20"/>
                  <w:u w:val="single"/>
                </w:rPr>
                <w:t>5</w:t>
              </w:r>
            </w:ins>
            <w:r w:rsidR="009D09A1" w:rsidRPr="009D09A1">
              <w:rPr>
                <w:rFonts w:cs="Times New Roman"/>
                <w:b/>
                <w:sz w:val="20"/>
                <w:szCs w:val="20"/>
                <w:u w:val="single"/>
              </w:rPr>
              <w:t xml:space="preserve">. </w:t>
            </w:r>
            <w:r w:rsidR="009D09A1" w:rsidRPr="009D09A1">
              <w:rPr>
                <w:rFonts w:cs="Times New Roman" w:hint="eastAsia"/>
                <w:b/>
                <w:sz w:val="20"/>
                <w:szCs w:val="20"/>
                <w:u w:val="single"/>
              </w:rPr>
              <w:t>로카모빌리티</w:t>
            </w:r>
            <w:r w:rsidR="009D09A1" w:rsidRPr="009D09A1">
              <w:rPr>
                <w:rFonts w:cs="Times New Roman" w:hint="eastAsia"/>
                <w:b/>
                <w:sz w:val="20"/>
                <w:szCs w:val="20"/>
                <w:u w:val="single"/>
              </w:rPr>
              <w:t xml:space="preserve"> </w:t>
            </w:r>
            <w:r w:rsidR="009D09A1" w:rsidRPr="009D09A1">
              <w:rPr>
                <w:rFonts w:cs="Times New Roman" w:hint="eastAsia"/>
                <w:b/>
                <w:sz w:val="20"/>
                <w:szCs w:val="20"/>
                <w:u w:val="single"/>
              </w:rPr>
              <w:t>소송</w:t>
            </w:r>
            <w:r w:rsidR="009D09A1" w:rsidRPr="009D09A1">
              <w:rPr>
                <w:rFonts w:cs="Times New Roman" w:hint="eastAsia"/>
                <w:b/>
                <w:sz w:val="20"/>
                <w:szCs w:val="20"/>
                <w:u w:val="single"/>
              </w:rPr>
              <w:t xml:space="preserve"> </w:t>
            </w:r>
            <w:r w:rsidR="009D09A1" w:rsidRPr="009D09A1">
              <w:rPr>
                <w:rFonts w:cs="Times New Roman" w:hint="eastAsia"/>
                <w:b/>
                <w:sz w:val="20"/>
                <w:szCs w:val="20"/>
                <w:u w:val="single"/>
              </w:rPr>
              <w:t>현황</w:t>
            </w:r>
            <w:r w:rsidR="009D09A1" w:rsidRPr="0067652E">
              <w:rPr>
                <w:rFonts w:cs="Times New Roman" w:hint="eastAsia"/>
                <w:sz w:val="20"/>
                <w:szCs w:val="20"/>
              </w:rPr>
              <w:t xml:space="preserve"> </w:t>
            </w:r>
            <w:r w:rsidR="009D09A1" w:rsidRPr="0067652E">
              <w:rPr>
                <w:rFonts w:cs="Times New Roman" w:hint="eastAsia"/>
                <w:sz w:val="20"/>
                <w:szCs w:val="20"/>
              </w:rPr>
              <w:t>참조</w:t>
            </w:r>
            <w:r w:rsidR="009D09A1" w:rsidRPr="0067652E">
              <w:rPr>
                <w:rFonts w:cs="Times New Roman" w:hint="eastAsia"/>
                <w:sz w:val="20"/>
                <w:szCs w:val="20"/>
              </w:rPr>
              <w:t>.</w:t>
            </w:r>
            <w:r w:rsidRPr="0067652E">
              <w:rPr>
                <w:rFonts w:cs="Times New Roman" w:hint="eastAsia"/>
                <w:sz w:val="20"/>
                <w:szCs w:val="20"/>
              </w:rPr>
              <w:t xml:space="preserve"> </w:t>
            </w:r>
          </w:p>
          <w:p w14:paraId="7A2C59E4" w14:textId="1CDB4CDA" w:rsidR="00E754FA" w:rsidRDefault="009D09A1" w:rsidP="009D09A1">
            <w:pPr>
              <w:pStyle w:val="a8"/>
              <w:widowControl/>
              <w:numPr>
                <w:ilvl w:val="0"/>
                <w:numId w:val="2"/>
              </w:numPr>
              <w:spacing w:before="40" w:after="120" w:line="276" w:lineRule="auto"/>
              <w:rPr>
                <w:rFonts w:cs="Times New Roman"/>
                <w:sz w:val="20"/>
                <w:szCs w:val="20"/>
              </w:rPr>
            </w:pPr>
            <w:r>
              <w:rPr>
                <w:rFonts w:cs="Times New Roman" w:hint="eastAsia"/>
                <w:sz w:val="20"/>
                <w:szCs w:val="20"/>
              </w:rPr>
              <w:t>현재</w:t>
            </w:r>
            <w:r>
              <w:rPr>
                <w:rFonts w:cs="Times New Roman" w:hint="eastAsia"/>
                <w:sz w:val="20"/>
                <w:szCs w:val="20"/>
              </w:rPr>
              <w:t xml:space="preserve"> </w:t>
            </w:r>
            <w:r>
              <w:rPr>
                <w:rFonts w:cs="Times New Roman" w:hint="eastAsia"/>
                <w:sz w:val="20"/>
                <w:szCs w:val="20"/>
              </w:rPr>
              <w:t>진행</w:t>
            </w:r>
            <w:r>
              <w:rPr>
                <w:rFonts w:cs="Times New Roman" w:hint="eastAsia"/>
                <w:sz w:val="20"/>
                <w:szCs w:val="20"/>
              </w:rPr>
              <w:t xml:space="preserve"> </w:t>
            </w:r>
            <w:r>
              <w:rPr>
                <w:rFonts w:cs="Times New Roman" w:hint="eastAsia"/>
                <w:sz w:val="20"/>
                <w:szCs w:val="20"/>
              </w:rPr>
              <w:t>중인</w:t>
            </w:r>
            <w:r>
              <w:rPr>
                <w:rFonts w:cs="Times New Roman" w:hint="eastAsia"/>
                <w:sz w:val="20"/>
                <w:szCs w:val="20"/>
              </w:rPr>
              <w:t xml:space="preserve"> </w:t>
            </w:r>
            <w:r>
              <w:rPr>
                <w:rFonts w:cs="Times New Roman" w:hint="eastAsia"/>
                <w:sz w:val="20"/>
                <w:szCs w:val="20"/>
              </w:rPr>
              <w:t>소송</w:t>
            </w:r>
            <w:r>
              <w:rPr>
                <w:rFonts w:cs="Times New Roman" w:hint="eastAsia"/>
                <w:sz w:val="20"/>
                <w:szCs w:val="20"/>
              </w:rPr>
              <w:t xml:space="preserve"> </w:t>
            </w:r>
            <w:r>
              <w:rPr>
                <w:rFonts w:cs="Times New Roman" w:hint="eastAsia"/>
                <w:sz w:val="20"/>
                <w:szCs w:val="20"/>
              </w:rPr>
              <w:t>중</w:t>
            </w:r>
            <w:r>
              <w:rPr>
                <w:rFonts w:cs="Times New Roman" w:hint="eastAsia"/>
                <w:sz w:val="20"/>
                <w:szCs w:val="20"/>
              </w:rPr>
              <w:t xml:space="preserve"> </w:t>
            </w:r>
            <w:r>
              <w:rPr>
                <w:rFonts w:cs="Times New Roman" w:hint="eastAsia"/>
                <w:sz w:val="20"/>
                <w:szCs w:val="20"/>
              </w:rPr>
              <w:t>로카가</w:t>
            </w:r>
            <w:r>
              <w:rPr>
                <w:rFonts w:cs="Times New Roman" w:hint="eastAsia"/>
                <w:sz w:val="20"/>
                <w:szCs w:val="20"/>
              </w:rPr>
              <w:t xml:space="preserve"> </w:t>
            </w:r>
            <w:r>
              <w:rPr>
                <w:rFonts w:cs="Times New Roman" w:hint="eastAsia"/>
                <w:sz w:val="20"/>
                <w:szCs w:val="20"/>
              </w:rPr>
              <w:t>피고로</w:t>
            </w:r>
            <w:r>
              <w:rPr>
                <w:rFonts w:cs="Times New Roman" w:hint="eastAsia"/>
                <w:sz w:val="20"/>
                <w:szCs w:val="20"/>
              </w:rPr>
              <w:t xml:space="preserve"> </w:t>
            </w:r>
            <w:r>
              <w:rPr>
                <w:rFonts w:cs="Times New Roman" w:hint="eastAsia"/>
                <w:sz w:val="20"/>
                <w:szCs w:val="20"/>
              </w:rPr>
              <w:t>있는</w:t>
            </w:r>
            <w:r>
              <w:rPr>
                <w:rFonts w:cs="Times New Roman" w:hint="eastAsia"/>
                <w:sz w:val="20"/>
                <w:szCs w:val="20"/>
              </w:rPr>
              <w:t xml:space="preserve"> </w:t>
            </w:r>
            <w:r>
              <w:rPr>
                <w:rFonts w:cs="Times New Roman" w:hint="eastAsia"/>
                <w:sz w:val="20"/>
                <w:szCs w:val="20"/>
              </w:rPr>
              <w:t>소송은</w:t>
            </w:r>
            <w:r>
              <w:rPr>
                <w:rFonts w:cs="Times New Roman" w:hint="eastAsia"/>
                <w:sz w:val="20"/>
                <w:szCs w:val="20"/>
              </w:rPr>
              <w:t xml:space="preserve"> </w:t>
            </w:r>
            <w:r>
              <w:rPr>
                <w:rFonts w:cs="Times New Roman" w:hint="eastAsia"/>
                <w:sz w:val="20"/>
                <w:szCs w:val="20"/>
              </w:rPr>
              <w:t>티머니와의</w:t>
            </w:r>
            <w:r>
              <w:rPr>
                <w:rFonts w:cs="Times New Roman" w:hint="eastAsia"/>
                <w:sz w:val="20"/>
                <w:szCs w:val="20"/>
              </w:rPr>
              <w:t xml:space="preserve"> </w:t>
            </w:r>
            <w:r>
              <w:rPr>
                <w:rFonts w:cs="Times New Roman" w:hint="eastAsia"/>
                <w:sz w:val="20"/>
                <w:szCs w:val="20"/>
              </w:rPr>
              <w:t>센스패스</w:t>
            </w:r>
            <w:r>
              <w:rPr>
                <w:rFonts w:cs="Times New Roman" w:hint="eastAsia"/>
                <w:sz w:val="20"/>
                <w:szCs w:val="20"/>
              </w:rPr>
              <w:t xml:space="preserve"> </w:t>
            </w:r>
            <w:r>
              <w:rPr>
                <w:rFonts w:cs="Times New Roman" w:hint="eastAsia"/>
                <w:sz w:val="20"/>
                <w:szCs w:val="20"/>
              </w:rPr>
              <w:t>정산금</w:t>
            </w:r>
            <w:r>
              <w:rPr>
                <w:rFonts w:cs="Times New Roman" w:hint="eastAsia"/>
                <w:sz w:val="20"/>
                <w:szCs w:val="20"/>
              </w:rPr>
              <w:t xml:space="preserve"> </w:t>
            </w:r>
            <w:r>
              <w:rPr>
                <w:rFonts w:cs="Times New Roman" w:hint="eastAsia"/>
                <w:sz w:val="20"/>
                <w:szCs w:val="20"/>
              </w:rPr>
              <w:t>소송</w:t>
            </w:r>
            <w:r>
              <w:rPr>
                <w:rFonts w:cs="Times New Roman" w:hint="eastAsia"/>
                <w:sz w:val="20"/>
                <w:szCs w:val="20"/>
              </w:rPr>
              <w:t xml:space="preserve"> </w:t>
            </w:r>
            <w:r w:rsidR="00E754FA">
              <w:rPr>
                <w:rFonts w:cs="Times New Roman" w:hint="eastAsia"/>
                <w:sz w:val="20"/>
                <w:szCs w:val="20"/>
              </w:rPr>
              <w:t>외에는</w:t>
            </w:r>
            <w:r w:rsidR="00E754FA">
              <w:rPr>
                <w:rFonts w:cs="Times New Roman" w:hint="eastAsia"/>
                <w:sz w:val="20"/>
                <w:szCs w:val="20"/>
              </w:rPr>
              <w:t xml:space="preserve"> </w:t>
            </w:r>
            <w:r w:rsidR="00E754FA">
              <w:rPr>
                <w:rFonts w:cs="Times New Roman" w:hint="eastAsia"/>
                <w:sz w:val="20"/>
                <w:szCs w:val="20"/>
              </w:rPr>
              <w:t>없음</w:t>
            </w:r>
            <w:r w:rsidR="00E754FA">
              <w:rPr>
                <w:rFonts w:cs="Times New Roman" w:hint="eastAsia"/>
                <w:sz w:val="20"/>
                <w:szCs w:val="20"/>
              </w:rPr>
              <w:t>.</w:t>
            </w:r>
            <w:r w:rsidR="00E754FA">
              <w:rPr>
                <w:rFonts w:cs="Times New Roman"/>
                <w:sz w:val="20"/>
                <w:szCs w:val="20"/>
              </w:rPr>
              <w:t xml:space="preserve"> </w:t>
            </w:r>
            <w:r w:rsidR="00E754FA">
              <w:rPr>
                <w:rFonts w:cs="Times New Roman" w:hint="eastAsia"/>
                <w:sz w:val="20"/>
                <w:szCs w:val="20"/>
              </w:rPr>
              <w:t>해당</w:t>
            </w:r>
            <w:r w:rsidR="00E754FA">
              <w:rPr>
                <w:rFonts w:cs="Times New Roman" w:hint="eastAsia"/>
                <w:sz w:val="20"/>
                <w:szCs w:val="20"/>
              </w:rPr>
              <w:t xml:space="preserve"> </w:t>
            </w:r>
            <w:r w:rsidR="00E754FA">
              <w:rPr>
                <w:rFonts w:cs="Times New Roman" w:hint="eastAsia"/>
                <w:sz w:val="20"/>
                <w:szCs w:val="20"/>
              </w:rPr>
              <w:t>소송의</w:t>
            </w:r>
            <w:r w:rsidR="00E754FA">
              <w:rPr>
                <w:rFonts w:cs="Times New Roman" w:hint="eastAsia"/>
                <w:sz w:val="20"/>
                <w:szCs w:val="20"/>
              </w:rPr>
              <w:t xml:space="preserve"> </w:t>
            </w:r>
            <w:r w:rsidR="00E754FA">
              <w:rPr>
                <w:rFonts w:cs="Times New Roman" w:hint="eastAsia"/>
                <w:sz w:val="20"/>
                <w:szCs w:val="20"/>
              </w:rPr>
              <w:t>경우</w:t>
            </w:r>
            <w:r w:rsidR="00E754FA">
              <w:rPr>
                <w:rFonts w:cs="Times New Roman" w:hint="eastAsia"/>
                <w:sz w:val="20"/>
                <w:szCs w:val="20"/>
              </w:rPr>
              <w:t xml:space="preserve"> </w:t>
            </w:r>
            <w:r w:rsidR="00E754FA">
              <w:rPr>
                <w:rFonts w:cs="Times New Roman" w:hint="eastAsia"/>
                <w:sz w:val="20"/>
                <w:szCs w:val="20"/>
              </w:rPr>
              <w:t>로카의</w:t>
            </w:r>
            <w:r w:rsidR="00E754FA">
              <w:rPr>
                <w:rFonts w:cs="Times New Roman" w:hint="eastAsia"/>
                <w:sz w:val="20"/>
                <w:szCs w:val="20"/>
              </w:rPr>
              <w:t xml:space="preserve"> </w:t>
            </w:r>
            <w:r w:rsidR="00E754FA">
              <w:rPr>
                <w:rFonts w:cs="Times New Roman" w:hint="eastAsia"/>
                <w:sz w:val="20"/>
                <w:szCs w:val="20"/>
              </w:rPr>
              <w:t>티머니에</w:t>
            </w:r>
            <w:r w:rsidR="00E754FA">
              <w:rPr>
                <w:rFonts w:cs="Times New Roman" w:hint="eastAsia"/>
                <w:sz w:val="20"/>
                <w:szCs w:val="20"/>
              </w:rPr>
              <w:t xml:space="preserve"> </w:t>
            </w:r>
            <w:r w:rsidR="00E754FA">
              <w:rPr>
                <w:rFonts w:cs="Times New Roman" w:hint="eastAsia"/>
                <w:sz w:val="20"/>
                <w:szCs w:val="20"/>
              </w:rPr>
              <w:t>대한</w:t>
            </w:r>
            <w:r w:rsidR="00E754FA">
              <w:rPr>
                <w:rFonts w:cs="Times New Roman" w:hint="eastAsia"/>
                <w:sz w:val="20"/>
                <w:szCs w:val="20"/>
              </w:rPr>
              <w:t xml:space="preserve"> </w:t>
            </w:r>
            <w:r w:rsidR="00E754FA">
              <w:rPr>
                <w:rFonts w:cs="Times New Roman" w:hint="eastAsia"/>
                <w:sz w:val="20"/>
                <w:szCs w:val="20"/>
              </w:rPr>
              <w:t>부당이득반환채권이</w:t>
            </w:r>
            <w:r w:rsidR="00E754FA">
              <w:rPr>
                <w:rFonts w:cs="Times New Roman" w:hint="eastAsia"/>
                <w:sz w:val="20"/>
                <w:szCs w:val="20"/>
              </w:rPr>
              <w:t xml:space="preserve"> </w:t>
            </w:r>
            <w:r w:rsidR="00E754FA">
              <w:rPr>
                <w:rFonts w:cs="Times New Roman" w:hint="eastAsia"/>
                <w:sz w:val="20"/>
                <w:szCs w:val="20"/>
              </w:rPr>
              <w:t>존재하는지</w:t>
            </w:r>
            <w:r w:rsidR="00E754FA">
              <w:rPr>
                <w:rFonts w:cs="Times New Roman" w:hint="eastAsia"/>
                <w:sz w:val="20"/>
                <w:szCs w:val="20"/>
              </w:rPr>
              <w:t xml:space="preserve"> </w:t>
            </w:r>
            <w:r w:rsidR="00E754FA">
              <w:rPr>
                <w:rFonts w:cs="Times New Roman" w:hint="eastAsia"/>
                <w:sz w:val="20"/>
                <w:szCs w:val="20"/>
              </w:rPr>
              <w:t>여부가</w:t>
            </w:r>
            <w:r w:rsidR="00E754FA">
              <w:rPr>
                <w:rFonts w:cs="Times New Roman" w:hint="eastAsia"/>
                <w:sz w:val="20"/>
                <w:szCs w:val="20"/>
              </w:rPr>
              <w:t xml:space="preserve"> </w:t>
            </w:r>
            <w:r w:rsidR="00E754FA">
              <w:rPr>
                <w:rFonts w:cs="Times New Roman" w:hint="eastAsia"/>
                <w:sz w:val="20"/>
                <w:szCs w:val="20"/>
              </w:rPr>
              <w:t>쟁점이</w:t>
            </w:r>
            <w:r w:rsidR="00E754FA">
              <w:rPr>
                <w:rFonts w:cs="Times New Roman" w:hint="eastAsia"/>
                <w:sz w:val="20"/>
                <w:szCs w:val="20"/>
              </w:rPr>
              <w:t xml:space="preserve"> </w:t>
            </w:r>
            <w:r w:rsidR="00E754FA">
              <w:rPr>
                <w:rFonts w:cs="Times New Roman" w:hint="eastAsia"/>
                <w:sz w:val="20"/>
                <w:szCs w:val="20"/>
              </w:rPr>
              <w:t>되었는데</w:t>
            </w:r>
            <w:r w:rsidR="00E754FA">
              <w:rPr>
                <w:rFonts w:cs="Times New Roman" w:hint="eastAsia"/>
                <w:sz w:val="20"/>
                <w:szCs w:val="20"/>
              </w:rPr>
              <w:t xml:space="preserve">, </w:t>
            </w:r>
            <w:r w:rsidR="00E754FA">
              <w:rPr>
                <w:rFonts w:cs="Times New Roman" w:hint="eastAsia"/>
                <w:sz w:val="20"/>
                <w:szCs w:val="20"/>
              </w:rPr>
              <w:t>대법원에서</w:t>
            </w:r>
            <w:r w:rsidR="00E754FA">
              <w:rPr>
                <w:rFonts w:cs="Times New Roman" w:hint="eastAsia"/>
                <w:sz w:val="20"/>
                <w:szCs w:val="20"/>
              </w:rPr>
              <w:t xml:space="preserve"> </w:t>
            </w:r>
            <w:r w:rsidR="00E754FA">
              <w:rPr>
                <w:rFonts w:cs="Times New Roman" w:hint="eastAsia"/>
                <w:sz w:val="20"/>
                <w:szCs w:val="20"/>
              </w:rPr>
              <w:t>이를</w:t>
            </w:r>
            <w:r w:rsidR="00E754FA">
              <w:rPr>
                <w:rFonts w:cs="Times New Roman" w:hint="eastAsia"/>
                <w:sz w:val="20"/>
                <w:szCs w:val="20"/>
              </w:rPr>
              <w:t xml:space="preserve"> </w:t>
            </w:r>
            <w:r w:rsidR="00E754FA">
              <w:rPr>
                <w:rFonts w:cs="Times New Roman" w:hint="eastAsia"/>
                <w:sz w:val="20"/>
                <w:szCs w:val="20"/>
              </w:rPr>
              <w:t>인정</w:t>
            </w:r>
            <w:r w:rsidR="009C2D1C">
              <w:rPr>
                <w:rFonts w:cs="Times New Roman" w:hint="eastAsia"/>
                <w:sz w:val="20"/>
                <w:szCs w:val="20"/>
              </w:rPr>
              <w:t>하였고</w:t>
            </w:r>
            <w:r w:rsidR="009C2D1C">
              <w:rPr>
                <w:rFonts w:cs="Times New Roman" w:hint="eastAsia"/>
                <w:sz w:val="20"/>
                <w:szCs w:val="20"/>
              </w:rPr>
              <w:t>,</w:t>
            </w:r>
            <w:r w:rsidR="009055FE">
              <w:rPr>
                <w:rFonts w:cs="Times New Roman"/>
                <w:sz w:val="20"/>
                <w:szCs w:val="20"/>
              </w:rPr>
              <w:t xml:space="preserve"> </w:t>
            </w:r>
            <w:r w:rsidR="00E754FA">
              <w:rPr>
                <w:rFonts w:cs="Times New Roman" w:hint="eastAsia"/>
                <w:sz w:val="20"/>
                <w:szCs w:val="20"/>
              </w:rPr>
              <w:t>다만</w:t>
            </w:r>
            <w:r w:rsidR="00E754FA">
              <w:rPr>
                <w:rFonts w:cs="Times New Roman" w:hint="eastAsia"/>
                <w:sz w:val="20"/>
                <w:szCs w:val="20"/>
              </w:rPr>
              <w:t>,</w:t>
            </w:r>
            <w:r w:rsidR="00E754FA">
              <w:rPr>
                <w:rFonts w:cs="Times New Roman"/>
                <w:sz w:val="20"/>
                <w:szCs w:val="20"/>
              </w:rPr>
              <w:t xml:space="preserve"> </w:t>
            </w:r>
            <w:r w:rsidR="009055FE">
              <w:rPr>
                <w:rFonts w:cs="Times New Roman" w:hint="eastAsia"/>
                <w:sz w:val="20"/>
                <w:szCs w:val="20"/>
              </w:rPr>
              <w:t>대법원은</w:t>
            </w:r>
            <w:r w:rsidR="009055FE">
              <w:rPr>
                <w:rFonts w:cs="Times New Roman" w:hint="eastAsia"/>
                <w:sz w:val="20"/>
                <w:szCs w:val="20"/>
              </w:rPr>
              <w:t xml:space="preserve"> </w:t>
            </w:r>
            <w:r w:rsidR="009055FE">
              <w:rPr>
                <w:rFonts w:cs="Times New Roman"/>
                <w:sz w:val="20"/>
                <w:szCs w:val="20"/>
              </w:rPr>
              <w:t>2022</w:t>
            </w:r>
            <w:r w:rsidR="009055FE">
              <w:rPr>
                <w:rFonts w:cs="Times New Roman" w:hint="eastAsia"/>
                <w:sz w:val="20"/>
                <w:szCs w:val="20"/>
              </w:rPr>
              <w:t>년</w:t>
            </w:r>
            <w:r w:rsidR="009055FE">
              <w:rPr>
                <w:rFonts w:cs="Times New Roman" w:hint="eastAsia"/>
                <w:sz w:val="20"/>
                <w:szCs w:val="20"/>
              </w:rPr>
              <w:t xml:space="preserve"> 6</w:t>
            </w:r>
            <w:r w:rsidR="009055FE">
              <w:rPr>
                <w:rFonts w:cs="Times New Roman" w:hint="eastAsia"/>
                <w:sz w:val="20"/>
                <w:szCs w:val="20"/>
              </w:rPr>
              <w:t>월</w:t>
            </w:r>
            <w:r w:rsidR="009055FE">
              <w:rPr>
                <w:rFonts w:cs="Times New Roman" w:hint="eastAsia"/>
                <w:sz w:val="20"/>
                <w:szCs w:val="20"/>
              </w:rPr>
              <w:t xml:space="preserve"> </w:t>
            </w:r>
            <w:r w:rsidR="009055FE">
              <w:rPr>
                <w:rFonts w:cs="Times New Roman"/>
                <w:sz w:val="20"/>
                <w:szCs w:val="20"/>
              </w:rPr>
              <w:t>30</w:t>
            </w:r>
            <w:r w:rsidR="009055FE">
              <w:rPr>
                <w:rFonts w:cs="Times New Roman" w:hint="eastAsia"/>
                <w:sz w:val="20"/>
                <w:szCs w:val="20"/>
              </w:rPr>
              <w:t>일</w:t>
            </w:r>
            <w:r w:rsidR="009055FE">
              <w:rPr>
                <w:rFonts w:cs="Times New Roman" w:hint="eastAsia"/>
                <w:sz w:val="20"/>
                <w:szCs w:val="20"/>
              </w:rPr>
              <w:t xml:space="preserve"> </w:t>
            </w:r>
            <w:r w:rsidR="00E754FA">
              <w:rPr>
                <w:rFonts w:cs="Times New Roman" w:hint="eastAsia"/>
                <w:sz w:val="20"/>
                <w:szCs w:val="20"/>
              </w:rPr>
              <w:t>부당이득반환채권의</w:t>
            </w:r>
            <w:r w:rsidR="00E754FA">
              <w:rPr>
                <w:rFonts w:cs="Times New Roman" w:hint="eastAsia"/>
                <w:sz w:val="20"/>
                <w:szCs w:val="20"/>
              </w:rPr>
              <w:t xml:space="preserve"> </w:t>
            </w:r>
            <w:r w:rsidR="00E754FA">
              <w:rPr>
                <w:rFonts w:cs="Times New Roman" w:hint="eastAsia"/>
                <w:sz w:val="20"/>
                <w:szCs w:val="20"/>
              </w:rPr>
              <w:t>존재를</w:t>
            </w:r>
            <w:r w:rsidR="00E754FA">
              <w:rPr>
                <w:rFonts w:cs="Times New Roman" w:hint="eastAsia"/>
                <w:sz w:val="20"/>
                <w:szCs w:val="20"/>
              </w:rPr>
              <w:t xml:space="preserve"> </w:t>
            </w:r>
            <w:r w:rsidR="00E754FA">
              <w:rPr>
                <w:rFonts w:cs="Times New Roman" w:hint="eastAsia"/>
                <w:sz w:val="20"/>
                <w:szCs w:val="20"/>
              </w:rPr>
              <w:t>전제로</w:t>
            </w:r>
            <w:r w:rsidR="00E754FA">
              <w:rPr>
                <w:rFonts w:cs="Times New Roman" w:hint="eastAsia"/>
                <w:sz w:val="20"/>
                <w:szCs w:val="20"/>
              </w:rPr>
              <w:t xml:space="preserve"> </w:t>
            </w:r>
            <w:r w:rsidR="00E754FA">
              <w:rPr>
                <w:rFonts w:cs="Times New Roman" w:hint="eastAsia"/>
                <w:sz w:val="20"/>
                <w:szCs w:val="20"/>
              </w:rPr>
              <w:t>티머니</w:t>
            </w:r>
            <w:r w:rsidR="00E754FA">
              <w:rPr>
                <w:rFonts w:cs="Times New Roman" w:hint="eastAsia"/>
                <w:sz w:val="20"/>
                <w:szCs w:val="20"/>
              </w:rPr>
              <w:t xml:space="preserve"> </w:t>
            </w:r>
            <w:r w:rsidR="00E754FA">
              <w:rPr>
                <w:rFonts w:cs="Times New Roman" w:hint="eastAsia"/>
                <w:sz w:val="20"/>
                <w:szCs w:val="20"/>
              </w:rPr>
              <w:t>보유</w:t>
            </w:r>
            <w:r w:rsidR="00E754FA">
              <w:rPr>
                <w:rFonts w:cs="Times New Roman" w:hint="eastAsia"/>
                <w:sz w:val="20"/>
                <w:szCs w:val="20"/>
              </w:rPr>
              <w:t xml:space="preserve"> </w:t>
            </w:r>
            <w:r w:rsidR="00E754FA">
              <w:rPr>
                <w:rFonts w:cs="Times New Roman" w:hint="eastAsia"/>
                <w:sz w:val="20"/>
                <w:szCs w:val="20"/>
              </w:rPr>
              <w:t>채권과의</w:t>
            </w:r>
            <w:r w:rsidR="00E754FA">
              <w:rPr>
                <w:rFonts w:cs="Times New Roman" w:hint="eastAsia"/>
                <w:sz w:val="20"/>
                <w:szCs w:val="20"/>
              </w:rPr>
              <w:t xml:space="preserve"> </w:t>
            </w:r>
            <w:r w:rsidR="00E754FA">
              <w:rPr>
                <w:rFonts w:cs="Times New Roman" w:hint="eastAsia"/>
                <w:sz w:val="20"/>
                <w:szCs w:val="20"/>
              </w:rPr>
              <w:t>상계의</w:t>
            </w:r>
            <w:r w:rsidR="00E754FA">
              <w:rPr>
                <w:rFonts w:cs="Times New Roman" w:hint="eastAsia"/>
                <w:sz w:val="20"/>
                <w:szCs w:val="20"/>
              </w:rPr>
              <w:t xml:space="preserve"> </w:t>
            </w:r>
            <w:r w:rsidR="00E754FA">
              <w:rPr>
                <w:rFonts w:cs="Times New Roman" w:hint="eastAsia"/>
                <w:sz w:val="20"/>
                <w:szCs w:val="20"/>
              </w:rPr>
              <w:t>시점에</w:t>
            </w:r>
            <w:r w:rsidR="00E754FA">
              <w:rPr>
                <w:rFonts w:cs="Times New Roman" w:hint="eastAsia"/>
                <w:sz w:val="20"/>
                <w:szCs w:val="20"/>
              </w:rPr>
              <w:t xml:space="preserve"> </w:t>
            </w:r>
            <w:r w:rsidR="00E754FA">
              <w:rPr>
                <w:rFonts w:cs="Times New Roman" w:hint="eastAsia"/>
                <w:sz w:val="20"/>
                <w:szCs w:val="20"/>
              </w:rPr>
              <w:t>관한</w:t>
            </w:r>
            <w:r w:rsidR="00E754FA">
              <w:rPr>
                <w:rFonts w:cs="Times New Roman" w:hint="eastAsia"/>
                <w:sz w:val="20"/>
                <w:szCs w:val="20"/>
              </w:rPr>
              <w:t xml:space="preserve"> </w:t>
            </w:r>
            <w:r w:rsidR="00E754FA">
              <w:rPr>
                <w:rFonts w:cs="Times New Roman" w:hint="eastAsia"/>
                <w:sz w:val="20"/>
                <w:szCs w:val="20"/>
              </w:rPr>
              <w:t>판단</w:t>
            </w:r>
            <w:r w:rsidR="009055FE">
              <w:rPr>
                <w:rFonts w:cs="Times New Roman" w:hint="eastAsia"/>
                <w:sz w:val="20"/>
                <w:szCs w:val="20"/>
              </w:rPr>
              <w:t>이</w:t>
            </w:r>
            <w:r w:rsidR="00E754FA">
              <w:rPr>
                <w:rFonts w:cs="Times New Roman" w:hint="eastAsia"/>
                <w:sz w:val="20"/>
                <w:szCs w:val="20"/>
              </w:rPr>
              <w:t xml:space="preserve"> </w:t>
            </w:r>
            <w:r w:rsidR="00E754FA">
              <w:rPr>
                <w:rFonts w:cs="Times New Roman" w:hint="eastAsia"/>
                <w:sz w:val="20"/>
                <w:szCs w:val="20"/>
              </w:rPr>
              <w:t>잘못</w:t>
            </w:r>
            <w:r w:rsidR="009055FE">
              <w:rPr>
                <w:rFonts w:cs="Times New Roman" w:hint="eastAsia"/>
                <w:sz w:val="20"/>
                <w:szCs w:val="20"/>
              </w:rPr>
              <w:t>되었다는</w:t>
            </w:r>
            <w:r w:rsidR="00E754FA">
              <w:rPr>
                <w:rFonts w:cs="Times New Roman" w:hint="eastAsia"/>
                <w:sz w:val="20"/>
                <w:szCs w:val="20"/>
              </w:rPr>
              <w:t xml:space="preserve"> </w:t>
            </w:r>
            <w:r w:rsidR="00E754FA">
              <w:rPr>
                <w:rFonts w:cs="Times New Roman" w:hint="eastAsia"/>
                <w:sz w:val="20"/>
                <w:szCs w:val="20"/>
              </w:rPr>
              <w:t>이유로</w:t>
            </w:r>
            <w:r w:rsidR="00E754FA">
              <w:rPr>
                <w:rFonts w:cs="Times New Roman" w:hint="eastAsia"/>
                <w:sz w:val="20"/>
                <w:szCs w:val="20"/>
              </w:rPr>
              <w:t xml:space="preserve"> </w:t>
            </w:r>
            <w:r w:rsidR="00E754FA">
              <w:rPr>
                <w:rFonts w:cs="Times New Roman"/>
                <w:sz w:val="20"/>
                <w:szCs w:val="20"/>
              </w:rPr>
              <w:t>2</w:t>
            </w:r>
            <w:r w:rsidR="00E754FA">
              <w:rPr>
                <w:rFonts w:cs="Times New Roman" w:hint="eastAsia"/>
                <w:sz w:val="20"/>
                <w:szCs w:val="20"/>
              </w:rPr>
              <w:t>심</w:t>
            </w:r>
            <w:r w:rsidR="00E754FA">
              <w:rPr>
                <w:rFonts w:cs="Times New Roman" w:hint="eastAsia"/>
                <w:sz w:val="20"/>
                <w:szCs w:val="20"/>
              </w:rPr>
              <w:t xml:space="preserve"> </w:t>
            </w:r>
            <w:r w:rsidR="00E754FA">
              <w:rPr>
                <w:rFonts w:cs="Times New Roman" w:hint="eastAsia"/>
                <w:sz w:val="20"/>
                <w:szCs w:val="20"/>
              </w:rPr>
              <w:t>판결을</w:t>
            </w:r>
            <w:r w:rsidR="00E754FA">
              <w:rPr>
                <w:rFonts w:cs="Times New Roman" w:hint="eastAsia"/>
                <w:sz w:val="20"/>
                <w:szCs w:val="20"/>
              </w:rPr>
              <w:t xml:space="preserve"> </w:t>
            </w:r>
            <w:r w:rsidR="00E754FA">
              <w:rPr>
                <w:rFonts w:cs="Times New Roman" w:hint="eastAsia"/>
                <w:sz w:val="20"/>
                <w:szCs w:val="20"/>
              </w:rPr>
              <w:t>파기환송함</w:t>
            </w:r>
            <w:r w:rsidR="00E754FA">
              <w:rPr>
                <w:rFonts w:cs="Times New Roman"/>
                <w:sz w:val="20"/>
                <w:szCs w:val="20"/>
              </w:rPr>
              <w:t>.</w:t>
            </w:r>
          </w:p>
          <w:p w14:paraId="1A674E99" w14:textId="5CD88E76" w:rsidR="003C0D20" w:rsidRDefault="00EA4B69" w:rsidP="00D53512">
            <w:pPr>
              <w:pStyle w:val="a8"/>
              <w:widowControl/>
              <w:numPr>
                <w:ilvl w:val="0"/>
                <w:numId w:val="2"/>
              </w:numPr>
              <w:spacing w:before="40" w:after="120" w:line="276" w:lineRule="auto"/>
              <w:rPr>
                <w:rFonts w:cs="Times New Roman"/>
                <w:sz w:val="20"/>
                <w:szCs w:val="20"/>
              </w:rPr>
            </w:pPr>
            <w:r w:rsidRPr="00D53512">
              <w:rPr>
                <w:rFonts w:cs="Times New Roman" w:hint="eastAsia"/>
                <w:sz w:val="20"/>
                <w:szCs w:val="20"/>
              </w:rPr>
              <w:t>한편</w:t>
            </w:r>
            <w:r w:rsidRPr="00D53512">
              <w:rPr>
                <w:rFonts w:cs="Times New Roman" w:hint="eastAsia"/>
                <w:sz w:val="20"/>
                <w:szCs w:val="20"/>
              </w:rPr>
              <w:t xml:space="preserve">, </w:t>
            </w:r>
            <w:r w:rsidRPr="00D53512">
              <w:rPr>
                <w:rFonts w:cs="Times New Roman" w:hint="eastAsia"/>
                <w:sz w:val="20"/>
                <w:szCs w:val="20"/>
              </w:rPr>
              <w:t>로카는</w:t>
            </w:r>
            <w:r w:rsidRPr="00D53512">
              <w:rPr>
                <w:rFonts w:cs="Times New Roman" w:hint="eastAsia"/>
                <w:sz w:val="20"/>
                <w:szCs w:val="20"/>
              </w:rPr>
              <w:t xml:space="preserve"> </w:t>
            </w:r>
            <w:r w:rsidRPr="00D53512">
              <w:rPr>
                <w:rFonts w:cs="Times New Roman"/>
                <w:sz w:val="20"/>
                <w:szCs w:val="20"/>
              </w:rPr>
              <w:t>인천</w:t>
            </w:r>
            <w:r w:rsidRPr="00D53512">
              <w:rPr>
                <w:rFonts w:cs="Times New Roman"/>
                <w:sz w:val="20"/>
                <w:szCs w:val="20"/>
              </w:rPr>
              <w:t xml:space="preserve"> </w:t>
            </w:r>
            <w:r w:rsidRPr="00D53512">
              <w:rPr>
                <w:rFonts w:cs="Times New Roman"/>
                <w:sz w:val="20"/>
                <w:szCs w:val="20"/>
              </w:rPr>
              <w:t>개인택시사업자들</w:t>
            </w:r>
            <w:r w:rsidRPr="00D53512">
              <w:rPr>
                <w:rFonts w:cs="Times New Roman" w:hint="eastAsia"/>
                <w:sz w:val="20"/>
                <w:szCs w:val="20"/>
              </w:rPr>
              <w:t>이</w:t>
            </w:r>
            <w:r w:rsidRPr="00D53512">
              <w:rPr>
                <w:rFonts w:cs="Times New Roman"/>
                <w:sz w:val="20"/>
                <w:szCs w:val="20"/>
              </w:rPr>
              <w:t xml:space="preserve"> </w:t>
            </w:r>
            <w:r w:rsidRPr="00D53512">
              <w:rPr>
                <w:rFonts w:cs="Times New Roman" w:hint="eastAsia"/>
                <w:sz w:val="20"/>
                <w:szCs w:val="20"/>
              </w:rPr>
              <w:t>로카와의</w:t>
            </w:r>
            <w:r w:rsidRPr="00D53512">
              <w:rPr>
                <w:rFonts w:cs="Times New Roman" w:hint="eastAsia"/>
                <w:sz w:val="20"/>
                <w:szCs w:val="20"/>
              </w:rPr>
              <w:t xml:space="preserve"> </w:t>
            </w:r>
            <w:r w:rsidRPr="00D53512">
              <w:rPr>
                <w:rFonts w:cs="Times New Roman" w:hint="eastAsia"/>
                <w:sz w:val="20"/>
                <w:szCs w:val="20"/>
              </w:rPr>
              <w:t>택시정산</w:t>
            </w:r>
            <w:r w:rsidRPr="00D53512">
              <w:rPr>
                <w:rFonts w:cs="Times New Roman"/>
                <w:sz w:val="20"/>
                <w:szCs w:val="20"/>
              </w:rPr>
              <w:t>계약을</w:t>
            </w:r>
            <w:r w:rsidRPr="00D53512">
              <w:rPr>
                <w:rFonts w:cs="Times New Roman"/>
                <w:sz w:val="20"/>
                <w:szCs w:val="20"/>
              </w:rPr>
              <w:t xml:space="preserve"> </w:t>
            </w:r>
            <w:r w:rsidRPr="00D53512">
              <w:rPr>
                <w:rFonts w:cs="Times New Roman"/>
                <w:sz w:val="20"/>
                <w:szCs w:val="20"/>
              </w:rPr>
              <w:t>위반</w:t>
            </w:r>
            <w:r w:rsidRPr="00D53512">
              <w:rPr>
                <w:rFonts w:cs="Times New Roman"/>
                <w:sz w:val="20"/>
                <w:szCs w:val="20"/>
              </w:rPr>
              <w:t>(</w:t>
            </w:r>
            <w:r w:rsidRPr="00D53512">
              <w:rPr>
                <w:rFonts w:cs="Times New Roman"/>
                <w:sz w:val="20"/>
                <w:szCs w:val="20"/>
              </w:rPr>
              <w:t>단말기</w:t>
            </w:r>
            <w:r w:rsidRPr="00D53512">
              <w:rPr>
                <w:rFonts w:cs="Times New Roman"/>
                <w:sz w:val="20"/>
                <w:szCs w:val="20"/>
              </w:rPr>
              <w:t xml:space="preserve"> </w:t>
            </w:r>
            <w:r w:rsidRPr="00D53512">
              <w:rPr>
                <w:rFonts w:cs="Times New Roman"/>
                <w:sz w:val="20"/>
                <w:szCs w:val="20"/>
              </w:rPr>
              <w:t>탈착</w:t>
            </w:r>
            <w:r w:rsidRPr="00D53512">
              <w:rPr>
                <w:rFonts w:cs="Times New Roman"/>
                <w:sz w:val="20"/>
                <w:szCs w:val="20"/>
              </w:rPr>
              <w:t xml:space="preserve">, </w:t>
            </w:r>
            <w:r w:rsidRPr="00D53512">
              <w:rPr>
                <w:rFonts w:cs="Times New Roman"/>
                <w:sz w:val="20"/>
                <w:szCs w:val="20"/>
              </w:rPr>
              <w:t>정산서비스</w:t>
            </w:r>
            <w:r w:rsidRPr="00D53512">
              <w:rPr>
                <w:rFonts w:cs="Times New Roman"/>
                <w:sz w:val="20"/>
                <w:szCs w:val="20"/>
              </w:rPr>
              <w:t xml:space="preserve"> </w:t>
            </w:r>
            <w:r w:rsidRPr="00D53512">
              <w:rPr>
                <w:rFonts w:cs="Times New Roman"/>
                <w:sz w:val="20"/>
                <w:szCs w:val="20"/>
              </w:rPr>
              <w:t>거래</w:t>
            </w:r>
            <w:r w:rsidRPr="00D53512">
              <w:rPr>
                <w:rFonts w:cs="Times New Roman"/>
                <w:sz w:val="20"/>
                <w:szCs w:val="20"/>
              </w:rPr>
              <w:t xml:space="preserve"> </w:t>
            </w:r>
            <w:r w:rsidRPr="00D53512">
              <w:rPr>
                <w:rFonts w:cs="Times New Roman"/>
                <w:sz w:val="20"/>
                <w:szCs w:val="20"/>
              </w:rPr>
              <w:t>중단</w:t>
            </w:r>
            <w:r w:rsidRPr="00D53512">
              <w:rPr>
                <w:rFonts w:cs="Times New Roman"/>
                <w:sz w:val="20"/>
                <w:szCs w:val="20"/>
              </w:rPr>
              <w:t>)</w:t>
            </w:r>
            <w:r w:rsidRPr="00D53512">
              <w:rPr>
                <w:rFonts w:cs="Times New Roman"/>
                <w:sz w:val="20"/>
                <w:szCs w:val="20"/>
              </w:rPr>
              <w:t>하고</w:t>
            </w:r>
            <w:r w:rsidRPr="00D53512">
              <w:rPr>
                <w:rFonts w:cs="Times New Roman"/>
                <w:sz w:val="20"/>
                <w:szCs w:val="20"/>
              </w:rPr>
              <w:t>, KCP(</w:t>
            </w:r>
            <w:r w:rsidRPr="00D53512">
              <w:rPr>
                <w:rFonts w:cs="Times New Roman"/>
                <w:sz w:val="20"/>
                <w:szCs w:val="20"/>
              </w:rPr>
              <w:t>네이버</w:t>
            </w:r>
            <w:r w:rsidRPr="00D53512">
              <w:rPr>
                <w:rFonts w:cs="Times New Roman"/>
                <w:sz w:val="20"/>
                <w:szCs w:val="20"/>
              </w:rPr>
              <w:t xml:space="preserve"> </w:t>
            </w:r>
            <w:r w:rsidRPr="00D53512">
              <w:rPr>
                <w:rFonts w:cs="Times New Roman"/>
                <w:sz w:val="20"/>
                <w:szCs w:val="20"/>
              </w:rPr>
              <w:t>관계사</w:t>
            </w:r>
            <w:r w:rsidRPr="00D53512">
              <w:rPr>
                <w:rFonts w:cs="Times New Roman"/>
                <w:sz w:val="20"/>
                <w:szCs w:val="20"/>
              </w:rPr>
              <w:t>)</w:t>
            </w:r>
            <w:r w:rsidRPr="00D53512">
              <w:rPr>
                <w:rFonts w:cs="Times New Roman"/>
                <w:sz w:val="20"/>
                <w:szCs w:val="20"/>
              </w:rPr>
              <w:t>와</w:t>
            </w:r>
            <w:r w:rsidRPr="00D53512">
              <w:rPr>
                <w:rFonts w:cs="Times New Roman"/>
                <w:sz w:val="20"/>
                <w:szCs w:val="20"/>
              </w:rPr>
              <w:t xml:space="preserve"> </w:t>
            </w:r>
            <w:r w:rsidRPr="00D53512">
              <w:rPr>
                <w:rFonts w:cs="Times New Roman"/>
                <w:sz w:val="20"/>
                <w:szCs w:val="20"/>
              </w:rPr>
              <w:t>계약을</w:t>
            </w:r>
            <w:r w:rsidRPr="00D53512">
              <w:rPr>
                <w:rFonts w:cs="Times New Roman"/>
                <w:sz w:val="20"/>
                <w:szCs w:val="20"/>
              </w:rPr>
              <w:t xml:space="preserve"> </w:t>
            </w:r>
            <w:r w:rsidRPr="00D53512">
              <w:rPr>
                <w:rFonts w:cs="Times New Roman"/>
                <w:sz w:val="20"/>
                <w:szCs w:val="20"/>
              </w:rPr>
              <w:t>체결</w:t>
            </w:r>
            <w:r w:rsidRPr="00D53512">
              <w:rPr>
                <w:rFonts w:cs="Times New Roman" w:hint="eastAsia"/>
                <w:sz w:val="20"/>
                <w:szCs w:val="20"/>
              </w:rPr>
              <w:t>한</w:t>
            </w:r>
            <w:r w:rsidRPr="00D53512">
              <w:rPr>
                <w:rFonts w:cs="Times New Roman" w:hint="eastAsia"/>
                <w:sz w:val="20"/>
                <w:szCs w:val="20"/>
              </w:rPr>
              <w:t xml:space="preserve"> </w:t>
            </w:r>
            <w:r w:rsidRPr="00D53512">
              <w:rPr>
                <w:rFonts w:cs="Times New Roman" w:hint="eastAsia"/>
                <w:sz w:val="20"/>
                <w:szCs w:val="20"/>
              </w:rPr>
              <w:t>것과</w:t>
            </w:r>
            <w:r w:rsidRPr="00D53512">
              <w:rPr>
                <w:rFonts w:cs="Times New Roman" w:hint="eastAsia"/>
                <w:sz w:val="20"/>
                <w:szCs w:val="20"/>
              </w:rPr>
              <w:t xml:space="preserve"> </w:t>
            </w:r>
            <w:r w:rsidRPr="00D53512">
              <w:rPr>
                <w:rFonts w:cs="Times New Roman" w:hint="eastAsia"/>
                <w:sz w:val="20"/>
                <w:szCs w:val="20"/>
              </w:rPr>
              <w:t>관련하여</w:t>
            </w:r>
            <w:r w:rsidRPr="00D53512">
              <w:rPr>
                <w:rFonts w:cs="Times New Roman" w:hint="eastAsia"/>
                <w:sz w:val="20"/>
                <w:szCs w:val="20"/>
              </w:rPr>
              <w:t xml:space="preserve"> </w:t>
            </w:r>
            <w:r w:rsidRPr="00D53512">
              <w:rPr>
                <w:rFonts w:cs="Times New Roman" w:hint="eastAsia"/>
                <w:sz w:val="20"/>
                <w:szCs w:val="20"/>
              </w:rPr>
              <w:t>손해배상청구를</w:t>
            </w:r>
            <w:r w:rsidRPr="00D53512">
              <w:rPr>
                <w:rFonts w:cs="Times New Roman" w:hint="eastAsia"/>
                <w:sz w:val="20"/>
                <w:szCs w:val="20"/>
              </w:rPr>
              <w:t xml:space="preserve"> </w:t>
            </w:r>
            <w:r w:rsidRPr="00D53512">
              <w:rPr>
                <w:rFonts w:cs="Times New Roman" w:hint="eastAsia"/>
                <w:sz w:val="20"/>
                <w:szCs w:val="20"/>
              </w:rPr>
              <w:t>하였고</w:t>
            </w:r>
            <w:r w:rsidRPr="00D53512">
              <w:rPr>
                <w:rFonts w:cs="Times New Roman" w:hint="eastAsia"/>
                <w:sz w:val="20"/>
                <w:szCs w:val="20"/>
              </w:rPr>
              <w:t xml:space="preserve"> </w:t>
            </w:r>
            <w:r w:rsidRPr="00D53512">
              <w:rPr>
                <w:rFonts w:cs="Times New Roman" w:hint="eastAsia"/>
                <w:sz w:val="20"/>
                <w:szCs w:val="20"/>
              </w:rPr>
              <w:t>현재</w:t>
            </w:r>
            <w:r w:rsidRPr="00D53512">
              <w:rPr>
                <w:rFonts w:cs="Times New Roman" w:hint="eastAsia"/>
                <w:sz w:val="20"/>
                <w:szCs w:val="20"/>
              </w:rPr>
              <w:t xml:space="preserve"> </w:t>
            </w:r>
            <w:r w:rsidRPr="00D53512">
              <w:rPr>
                <w:rFonts w:cs="Times New Roman"/>
                <w:sz w:val="20"/>
                <w:szCs w:val="20"/>
              </w:rPr>
              <w:t>6</w:t>
            </w:r>
            <w:r w:rsidRPr="00D53512">
              <w:rPr>
                <w:rFonts w:cs="Times New Roman" w:hint="eastAsia"/>
                <w:sz w:val="20"/>
                <w:szCs w:val="20"/>
              </w:rPr>
              <w:t>건의</w:t>
            </w:r>
            <w:r w:rsidRPr="00D53512">
              <w:rPr>
                <w:rFonts w:cs="Times New Roman" w:hint="eastAsia"/>
                <w:sz w:val="20"/>
                <w:szCs w:val="20"/>
              </w:rPr>
              <w:t xml:space="preserve"> </w:t>
            </w:r>
            <w:r w:rsidRPr="00D53512">
              <w:rPr>
                <w:rFonts w:cs="Times New Roman" w:hint="eastAsia"/>
                <w:sz w:val="20"/>
                <w:szCs w:val="20"/>
              </w:rPr>
              <w:t>소송이</w:t>
            </w:r>
            <w:r w:rsidRPr="00D53512">
              <w:rPr>
                <w:rFonts w:cs="Times New Roman" w:hint="eastAsia"/>
                <w:sz w:val="20"/>
                <w:szCs w:val="20"/>
              </w:rPr>
              <w:t xml:space="preserve"> </w:t>
            </w:r>
            <w:r w:rsidRPr="00D53512">
              <w:rPr>
                <w:rFonts w:cs="Times New Roman" w:hint="eastAsia"/>
                <w:sz w:val="20"/>
                <w:szCs w:val="20"/>
              </w:rPr>
              <w:t>진행</w:t>
            </w:r>
            <w:r w:rsidRPr="00D53512">
              <w:rPr>
                <w:rFonts w:cs="Times New Roman" w:hint="eastAsia"/>
                <w:sz w:val="20"/>
                <w:szCs w:val="20"/>
              </w:rPr>
              <w:t xml:space="preserve"> </w:t>
            </w:r>
            <w:r w:rsidRPr="00D53512">
              <w:rPr>
                <w:rFonts w:cs="Times New Roman" w:hint="eastAsia"/>
                <w:sz w:val="20"/>
                <w:szCs w:val="20"/>
              </w:rPr>
              <w:t>중임</w:t>
            </w:r>
            <w:r w:rsidRPr="00D53512">
              <w:rPr>
                <w:rFonts w:cs="Times New Roman" w:hint="eastAsia"/>
                <w:sz w:val="20"/>
                <w:szCs w:val="20"/>
              </w:rPr>
              <w:t xml:space="preserve">. </w:t>
            </w:r>
            <w:r w:rsidRPr="00D53512">
              <w:rPr>
                <w:rFonts w:cs="Times New Roman" w:hint="eastAsia"/>
                <w:sz w:val="20"/>
                <w:szCs w:val="20"/>
              </w:rPr>
              <w:t>이와</w:t>
            </w:r>
            <w:r w:rsidRPr="00D53512">
              <w:rPr>
                <w:rFonts w:cs="Times New Roman" w:hint="eastAsia"/>
                <w:sz w:val="20"/>
                <w:szCs w:val="20"/>
              </w:rPr>
              <w:t xml:space="preserve"> </w:t>
            </w:r>
            <w:r w:rsidRPr="00D53512">
              <w:rPr>
                <w:rFonts w:cs="Times New Roman" w:hint="eastAsia"/>
                <w:sz w:val="20"/>
                <w:szCs w:val="20"/>
              </w:rPr>
              <w:t>관련하여</w:t>
            </w:r>
            <w:r w:rsidRPr="00D53512">
              <w:rPr>
                <w:rFonts w:cs="Times New Roman" w:hint="eastAsia"/>
                <w:sz w:val="20"/>
                <w:szCs w:val="20"/>
              </w:rPr>
              <w:t xml:space="preserve"> </w:t>
            </w:r>
            <w:r w:rsidRPr="00D53512">
              <w:rPr>
                <w:rFonts w:cs="Times New Roman" w:hint="eastAsia"/>
                <w:sz w:val="20"/>
                <w:szCs w:val="20"/>
              </w:rPr>
              <w:t>계약을</w:t>
            </w:r>
            <w:r w:rsidRPr="00D53512">
              <w:rPr>
                <w:rFonts w:cs="Times New Roman" w:hint="eastAsia"/>
                <w:sz w:val="20"/>
                <w:szCs w:val="20"/>
              </w:rPr>
              <w:t xml:space="preserve"> </w:t>
            </w:r>
            <w:r w:rsidRPr="00D53512">
              <w:rPr>
                <w:rFonts w:cs="Times New Roman" w:hint="eastAsia"/>
                <w:sz w:val="20"/>
                <w:szCs w:val="20"/>
              </w:rPr>
              <w:t>위반한</w:t>
            </w:r>
            <w:r w:rsidRPr="00D53512">
              <w:rPr>
                <w:rFonts w:cs="Times New Roman" w:hint="eastAsia"/>
                <w:sz w:val="20"/>
                <w:szCs w:val="20"/>
              </w:rPr>
              <w:t xml:space="preserve"> </w:t>
            </w:r>
            <w:r w:rsidRPr="00D53512">
              <w:rPr>
                <w:rFonts w:cs="Times New Roman" w:hint="eastAsia"/>
                <w:sz w:val="20"/>
                <w:szCs w:val="20"/>
              </w:rPr>
              <w:t>일부</w:t>
            </w:r>
            <w:r w:rsidRPr="00D53512">
              <w:rPr>
                <w:rFonts w:cs="Times New Roman" w:hint="eastAsia"/>
                <w:sz w:val="20"/>
                <w:szCs w:val="20"/>
              </w:rPr>
              <w:t xml:space="preserve"> </w:t>
            </w:r>
            <w:r w:rsidRPr="00D53512">
              <w:rPr>
                <w:rFonts w:cs="Times New Roman" w:hint="eastAsia"/>
                <w:sz w:val="20"/>
                <w:szCs w:val="20"/>
              </w:rPr>
              <w:t>개인택시사업자들과</w:t>
            </w:r>
            <w:r w:rsidRPr="00D53512">
              <w:rPr>
                <w:rFonts w:cs="Times New Roman" w:hint="eastAsia"/>
                <w:sz w:val="20"/>
                <w:szCs w:val="20"/>
              </w:rPr>
              <w:t xml:space="preserve"> </w:t>
            </w:r>
            <w:r w:rsidRPr="00D53512">
              <w:rPr>
                <w:rFonts w:cs="Times New Roman" w:hint="eastAsia"/>
                <w:sz w:val="20"/>
                <w:szCs w:val="20"/>
              </w:rPr>
              <w:t>체결한</w:t>
            </w:r>
            <w:r w:rsidRPr="00D53512">
              <w:rPr>
                <w:rFonts w:cs="Times New Roman" w:hint="eastAsia"/>
                <w:sz w:val="20"/>
                <w:szCs w:val="20"/>
              </w:rPr>
              <w:t xml:space="preserve"> </w:t>
            </w:r>
            <w:r w:rsidRPr="00D53512">
              <w:rPr>
                <w:rFonts w:cs="Times New Roman" w:hint="eastAsia"/>
                <w:sz w:val="20"/>
                <w:szCs w:val="20"/>
              </w:rPr>
              <w:t>계약</w:t>
            </w:r>
            <w:r w:rsidRPr="00D53512">
              <w:rPr>
                <w:rFonts w:cs="Times New Roman" w:hint="eastAsia"/>
                <w:sz w:val="20"/>
                <w:szCs w:val="20"/>
              </w:rPr>
              <w:t xml:space="preserve"> </w:t>
            </w:r>
            <w:r w:rsidRPr="00D53512">
              <w:rPr>
                <w:rFonts w:cs="Times New Roman" w:hint="eastAsia"/>
                <w:sz w:val="20"/>
                <w:szCs w:val="20"/>
              </w:rPr>
              <w:t>중</w:t>
            </w:r>
            <w:r w:rsidRPr="00D53512">
              <w:rPr>
                <w:rFonts w:cs="Times New Roman" w:hint="eastAsia"/>
                <w:sz w:val="20"/>
                <w:szCs w:val="20"/>
              </w:rPr>
              <w:t xml:space="preserve"> </w:t>
            </w:r>
            <w:r w:rsidRPr="00D53512">
              <w:rPr>
                <w:rFonts w:cs="Times New Roman" w:hint="eastAsia"/>
                <w:sz w:val="20"/>
                <w:szCs w:val="20"/>
              </w:rPr>
              <w:t>계약서상</w:t>
            </w:r>
            <w:r w:rsidRPr="00D53512">
              <w:rPr>
                <w:rFonts w:cs="Times New Roman" w:hint="eastAsia"/>
                <w:sz w:val="20"/>
                <w:szCs w:val="20"/>
              </w:rPr>
              <w:t xml:space="preserve"> </w:t>
            </w:r>
            <w:r w:rsidRPr="00D53512">
              <w:rPr>
                <w:rFonts w:cs="Times New Roman" w:hint="eastAsia"/>
                <w:sz w:val="20"/>
                <w:szCs w:val="20"/>
              </w:rPr>
              <w:t>자필</w:t>
            </w:r>
            <w:r w:rsidRPr="00D53512">
              <w:rPr>
                <w:rFonts w:cs="Times New Roman" w:hint="eastAsia"/>
                <w:sz w:val="20"/>
                <w:szCs w:val="20"/>
              </w:rPr>
              <w:t xml:space="preserve"> </w:t>
            </w:r>
            <w:r w:rsidRPr="00D53512">
              <w:rPr>
                <w:rFonts w:cs="Times New Roman" w:hint="eastAsia"/>
                <w:sz w:val="20"/>
                <w:szCs w:val="20"/>
              </w:rPr>
              <w:t>서명을</w:t>
            </w:r>
            <w:r w:rsidRPr="00D53512">
              <w:rPr>
                <w:rFonts w:cs="Times New Roman" w:hint="eastAsia"/>
                <w:sz w:val="20"/>
                <w:szCs w:val="20"/>
              </w:rPr>
              <w:t xml:space="preserve"> </w:t>
            </w:r>
            <w:r w:rsidRPr="00D53512">
              <w:rPr>
                <w:rFonts w:cs="Times New Roman" w:hint="eastAsia"/>
                <w:sz w:val="20"/>
                <w:szCs w:val="20"/>
              </w:rPr>
              <w:t>받지</w:t>
            </w:r>
            <w:r w:rsidRPr="00D53512">
              <w:rPr>
                <w:rFonts w:cs="Times New Roman" w:hint="eastAsia"/>
                <w:sz w:val="20"/>
                <w:szCs w:val="20"/>
              </w:rPr>
              <w:t xml:space="preserve"> </w:t>
            </w:r>
            <w:r w:rsidRPr="00D53512">
              <w:rPr>
                <w:rFonts w:cs="Times New Roman" w:hint="eastAsia"/>
                <w:sz w:val="20"/>
                <w:szCs w:val="20"/>
              </w:rPr>
              <w:t>못한</w:t>
            </w:r>
            <w:r w:rsidRPr="00D53512">
              <w:rPr>
                <w:rFonts w:cs="Times New Roman" w:hint="eastAsia"/>
                <w:sz w:val="20"/>
                <w:szCs w:val="20"/>
              </w:rPr>
              <w:t xml:space="preserve"> </w:t>
            </w:r>
            <w:r w:rsidRPr="00D53512">
              <w:rPr>
                <w:rFonts w:cs="Times New Roman" w:hint="eastAsia"/>
                <w:sz w:val="20"/>
                <w:szCs w:val="20"/>
              </w:rPr>
              <w:t>계약이</w:t>
            </w:r>
            <w:r w:rsidRPr="00D53512">
              <w:rPr>
                <w:rFonts w:cs="Times New Roman" w:hint="eastAsia"/>
                <w:sz w:val="20"/>
                <w:szCs w:val="20"/>
              </w:rPr>
              <w:t xml:space="preserve"> </w:t>
            </w:r>
            <w:r w:rsidRPr="00D53512">
              <w:rPr>
                <w:rFonts w:cs="Times New Roman" w:hint="eastAsia"/>
                <w:sz w:val="20"/>
                <w:szCs w:val="20"/>
              </w:rPr>
              <w:t>있었으며</w:t>
            </w:r>
            <w:r w:rsidRPr="00D53512">
              <w:rPr>
                <w:rFonts w:cs="Times New Roman" w:hint="eastAsia"/>
                <w:sz w:val="20"/>
                <w:szCs w:val="20"/>
              </w:rPr>
              <w:t>,</w:t>
            </w:r>
            <w:r w:rsidRPr="00D53512">
              <w:rPr>
                <w:rFonts w:cs="Times New Roman"/>
                <w:sz w:val="20"/>
                <w:szCs w:val="20"/>
              </w:rPr>
              <w:t xml:space="preserve"> </w:t>
            </w:r>
            <w:r w:rsidRPr="00D53512">
              <w:rPr>
                <w:rFonts w:cs="Times New Roman" w:hint="eastAsia"/>
                <w:sz w:val="20"/>
                <w:szCs w:val="20"/>
              </w:rPr>
              <w:t>이들에</w:t>
            </w:r>
            <w:r w:rsidRPr="00D53512">
              <w:rPr>
                <w:rFonts w:cs="Times New Roman" w:hint="eastAsia"/>
                <w:sz w:val="20"/>
                <w:szCs w:val="20"/>
              </w:rPr>
              <w:t xml:space="preserve"> </w:t>
            </w:r>
            <w:r w:rsidRPr="00D53512">
              <w:rPr>
                <w:rFonts w:cs="Times New Roman" w:hint="eastAsia"/>
                <w:sz w:val="20"/>
                <w:szCs w:val="20"/>
              </w:rPr>
              <w:t>대한</w:t>
            </w:r>
            <w:r w:rsidRPr="00D53512">
              <w:rPr>
                <w:rFonts w:cs="Times New Roman" w:hint="eastAsia"/>
                <w:sz w:val="20"/>
                <w:szCs w:val="20"/>
              </w:rPr>
              <w:t xml:space="preserve"> </w:t>
            </w:r>
            <w:r w:rsidRPr="00D53512">
              <w:rPr>
                <w:rFonts w:cs="Times New Roman" w:hint="eastAsia"/>
                <w:sz w:val="20"/>
                <w:szCs w:val="20"/>
              </w:rPr>
              <w:t>소송은</w:t>
            </w:r>
            <w:r w:rsidRPr="00D53512">
              <w:rPr>
                <w:rFonts w:cs="Times New Roman" w:hint="eastAsia"/>
                <w:sz w:val="20"/>
                <w:szCs w:val="20"/>
              </w:rPr>
              <w:t xml:space="preserve"> </w:t>
            </w:r>
            <w:r w:rsidR="00206BE4" w:rsidRPr="00D53512">
              <w:rPr>
                <w:rFonts w:cs="Times New Roman" w:hint="eastAsia"/>
                <w:sz w:val="20"/>
                <w:szCs w:val="20"/>
              </w:rPr>
              <w:t>취하하였다고</w:t>
            </w:r>
            <w:r w:rsidR="00206BE4" w:rsidRPr="00D53512">
              <w:rPr>
                <w:rFonts w:cs="Times New Roman" w:hint="eastAsia"/>
                <w:sz w:val="20"/>
                <w:szCs w:val="20"/>
              </w:rPr>
              <w:t xml:space="preserve"> </w:t>
            </w:r>
            <w:r w:rsidR="00206BE4" w:rsidRPr="00D53512">
              <w:rPr>
                <w:rFonts w:cs="Times New Roman" w:hint="eastAsia"/>
                <w:sz w:val="20"/>
                <w:szCs w:val="20"/>
              </w:rPr>
              <w:t>함</w:t>
            </w:r>
            <w:r w:rsidR="00206BE4" w:rsidRPr="00D53512">
              <w:rPr>
                <w:rFonts w:cs="Times New Roman" w:hint="eastAsia"/>
                <w:sz w:val="20"/>
                <w:szCs w:val="20"/>
              </w:rPr>
              <w:t xml:space="preserve">. </w:t>
            </w:r>
          </w:p>
        </w:tc>
        <w:tc>
          <w:tcPr>
            <w:tcW w:w="26" w:type="pct"/>
            <w:tcBorders>
              <w:top w:val="nil"/>
              <w:bottom w:val="nil"/>
            </w:tcBorders>
          </w:tcPr>
          <w:p w14:paraId="083EF2B7" w14:textId="77777777" w:rsidR="003C0D20" w:rsidRPr="009A2958" w:rsidRDefault="003C0D20" w:rsidP="003C0D20">
            <w:pPr>
              <w:widowControl/>
              <w:spacing w:before="40" w:after="120" w:line="276" w:lineRule="auto"/>
              <w:rPr>
                <w:rFonts w:cs="Times New Roman"/>
                <w:sz w:val="20"/>
                <w:szCs w:val="20"/>
              </w:rPr>
            </w:pPr>
          </w:p>
        </w:tc>
        <w:tc>
          <w:tcPr>
            <w:tcW w:w="1728" w:type="pct"/>
          </w:tcPr>
          <w:p w14:paraId="12BCDB90" w14:textId="31FA2D67" w:rsidR="00E754FA" w:rsidRDefault="0080478B" w:rsidP="003C0D20">
            <w:pPr>
              <w:pStyle w:val="a8"/>
              <w:widowControl/>
              <w:numPr>
                <w:ilvl w:val="0"/>
                <w:numId w:val="2"/>
              </w:numPr>
              <w:spacing w:before="40" w:after="120" w:line="276" w:lineRule="auto"/>
              <w:rPr>
                <w:rFonts w:cs="Times New Roman"/>
                <w:sz w:val="20"/>
                <w:szCs w:val="20"/>
              </w:rPr>
            </w:pPr>
            <w:r>
              <w:rPr>
                <w:rFonts w:cs="Times New Roman" w:hint="eastAsia"/>
                <w:sz w:val="20"/>
                <w:szCs w:val="20"/>
              </w:rPr>
              <w:t>티머니와의</w:t>
            </w:r>
            <w:r>
              <w:rPr>
                <w:rFonts w:cs="Times New Roman" w:hint="eastAsia"/>
                <w:sz w:val="20"/>
                <w:szCs w:val="20"/>
              </w:rPr>
              <w:t xml:space="preserve"> </w:t>
            </w:r>
            <w:r>
              <w:rPr>
                <w:rFonts w:cs="Times New Roman" w:hint="eastAsia"/>
                <w:sz w:val="20"/>
                <w:szCs w:val="20"/>
              </w:rPr>
              <w:t>센스패스</w:t>
            </w:r>
            <w:r>
              <w:rPr>
                <w:rFonts w:cs="Times New Roman" w:hint="eastAsia"/>
                <w:sz w:val="20"/>
                <w:szCs w:val="20"/>
              </w:rPr>
              <w:t xml:space="preserve"> </w:t>
            </w:r>
            <w:r>
              <w:rPr>
                <w:rFonts w:cs="Times New Roman" w:hint="eastAsia"/>
                <w:sz w:val="20"/>
                <w:szCs w:val="20"/>
              </w:rPr>
              <w:t>정산금</w:t>
            </w:r>
            <w:r>
              <w:rPr>
                <w:rFonts w:cs="Times New Roman" w:hint="eastAsia"/>
                <w:sz w:val="20"/>
                <w:szCs w:val="20"/>
              </w:rPr>
              <w:t xml:space="preserve"> </w:t>
            </w:r>
            <w:r>
              <w:rPr>
                <w:rFonts w:cs="Times New Roman" w:hint="eastAsia"/>
                <w:sz w:val="20"/>
                <w:szCs w:val="20"/>
              </w:rPr>
              <w:t>소송의</w:t>
            </w:r>
            <w:r>
              <w:rPr>
                <w:rFonts w:cs="Times New Roman" w:hint="eastAsia"/>
                <w:sz w:val="20"/>
                <w:szCs w:val="20"/>
              </w:rPr>
              <w:t xml:space="preserve"> </w:t>
            </w:r>
            <w:r>
              <w:rPr>
                <w:rFonts w:cs="Times New Roman" w:hint="eastAsia"/>
                <w:sz w:val="20"/>
                <w:szCs w:val="20"/>
              </w:rPr>
              <w:t>경우</w:t>
            </w:r>
            <w:r>
              <w:rPr>
                <w:rFonts w:cs="Times New Roman" w:hint="eastAsia"/>
                <w:sz w:val="20"/>
                <w:szCs w:val="20"/>
              </w:rPr>
              <w:t xml:space="preserve"> </w:t>
            </w:r>
            <w:r>
              <w:rPr>
                <w:rFonts w:cs="Times New Roman" w:hint="eastAsia"/>
                <w:sz w:val="20"/>
                <w:szCs w:val="20"/>
              </w:rPr>
              <w:t>대상회사가</w:t>
            </w:r>
            <w:r>
              <w:rPr>
                <w:rFonts w:cs="Times New Roman" w:hint="eastAsia"/>
                <w:sz w:val="20"/>
                <w:szCs w:val="20"/>
              </w:rPr>
              <w:t xml:space="preserve"> </w:t>
            </w:r>
            <w:r>
              <w:rPr>
                <w:rFonts w:cs="Times New Roman" w:hint="eastAsia"/>
                <w:sz w:val="20"/>
                <w:szCs w:val="20"/>
              </w:rPr>
              <w:t>사실상</w:t>
            </w:r>
            <w:r>
              <w:rPr>
                <w:rFonts w:cs="Times New Roman" w:hint="eastAsia"/>
                <w:sz w:val="20"/>
                <w:szCs w:val="20"/>
              </w:rPr>
              <w:t xml:space="preserve"> </w:t>
            </w:r>
            <w:r>
              <w:rPr>
                <w:rFonts w:cs="Times New Roman" w:hint="eastAsia"/>
                <w:sz w:val="20"/>
                <w:szCs w:val="20"/>
              </w:rPr>
              <w:t>승소</w:t>
            </w:r>
            <w:r w:rsidR="00EA4B69">
              <w:rPr>
                <w:rFonts w:cs="Times New Roman" w:hint="eastAsia"/>
                <w:sz w:val="20"/>
                <w:szCs w:val="20"/>
              </w:rPr>
              <w:t>하였고</w:t>
            </w:r>
            <w:r w:rsidR="00EA4B69">
              <w:rPr>
                <w:rFonts w:cs="Times New Roman" w:hint="eastAsia"/>
                <w:sz w:val="20"/>
                <w:szCs w:val="20"/>
              </w:rPr>
              <w:t xml:space="preserve">, </w:t>
            </w:r>
            <w:r w:rsidR="00EA4B69">
              <w:rPr>
                <w:rFonts w:cs="Times New Roman" w:hint="eastAsia"/>
                <w:sz w:val="20"/>
                <w:szCs w:val="20"/>
              </w:rPr>
              <w:t>일회적인</w:t>
            </w:r>
            <w:r w:rsidR="00EA4B69">
              <w:rPr>
                <w:rFonts w:cs="Times New Roman" w:hint="eastAsia"/>
                <w:sz w:val="20"/>
                <w:szCs w:val="20"/>
              </w:rPr>
              <w:t xml:space="preserve"> </w:t>
            </w:r>
            <w:r w:rsidR="00EA4B69">
              <w:rPr>
                <w:rFonts w:cs="Times New Roman" w:hint="eastAsia"/>
                <w:sz w:val="20"/>
                <w:szCs w:val="20"/>
              </w:rPr>
              <w:t>소송이므로</w:t>
            </w:r>
            <w:r w:rsidR="00EA4B69">
              <w:rPr>
                <w:rFonts w:cs="Times New Roman" w:hint="eastAsia"/>
                <w:sz w:val="20"/>
                <w:szCs w:val="20"/>
              </w:rPr>
              <w:t xml:space="preserve"> </w:t>
            </w:r>
            <w:r w:rsidR="00EA4B69">
              <w:rPr>
                <w:rFonts w:cs="Times New Roman" w:hint="eastAsia"/>
                <w:sz w:val="20"/>
                <w:szCs w:val="20"/>
              </w:rPr>
              <w:t>로카의</w:t>
            </w:r>
            <w:r w:rsidR="00EA4B69">
              <w:rPr>
                <w:rFonts w:cs="Times New Roman" w:hint="eastAsia"/>
                <w:sz w:val="20"/>
                <w:szCs w:val="20"/>
              </w:rPr>
              <w:t xml:space="preserve"> </w:t>
            </w:r>
            <w:r w:rsidR="00EA4B69">
              <w:rPr>
                <w:rFonts w:cs="Times New Roman" w:hint="eastAsia"/>
                <w:sz w:val="20"/>
                <w:szCs w:val="20"/>
              </w:rPr>
              <w:t>사업에</w:t>
            </w:r>
            <w:r w:rsidR="00EA4B69">
              <w:rPr>
                <w:rFonts w:cs="Times New Roman" w:hint="eastAsia"/>
                <w:sz w:val="20"/>
                <w:szCs w:val="20"/>
              </w:rPr>
              <w:t xml:space="preserve"> </w:t>
            </w:r>
            <w:r w:rsidR="00EA4B69">
              <w:rPr>
                <w:rFonts w:cs="Times New Roman" w:hint="eastAsia"/>
                <w:sz w:val="20"/>
                <w:szCs w:val="20"/>
              </w:rPr>
              <w:t>미치는</w:t>
            </w:r>
            <w:r w:rsidR="00EA4B69">
              <w:rPr>
                <w:rFonts w:cs="Times New Roman" w:hint="eastAsia"/>
                <w:sz w:val="20"/>
                <w:szCs w:val="20"/>
              </w:rPr>
              <w:t xml:space="preserve"> </w:t>
            </w:r>
            <w:r w:rsidR="00EA4B69">
              <w:rPr>
                <w:rFonts w:cs="Times New Roman" w:hint="eastAsia"/>
                <w:sz w:val="20"/>
                <w:szCs w:val="20"/>
              </w:rPr>
              <w:t>영향은</w:t>
            </w:r>
            <w:r w:rsidR="00EA4B69">
              <w:rPr>
                <w:rFonts w:cs="Times New Roman" w:hint="eastAsia"/>
                <w:sz w:val="20"/>
                <w:szCs w:val="20"/>
              </w:rPr>
              <w:t xml:space="preserve"> </w:t>
            </w:r>
            <w:r w:rsidR="00EA4B69">
              <w:rPr>
                <w:rFonts w:cs="Times New Roman" w:hint="eastAsia"/>
                <w:sz w:val="20"/>
                <w:szCs w:val="20"/>
              </w:rPr>
              <w:t>없을</w:t>
            </w:r>
            <w:r w:rsidR="00EA4B69">
              <w:rPr>
                <w:rFonts w:cs="Times New Roman" w:hint="eastAsia"/>
                <w:sz w:val="20"/>
                <w:szCs w:val="20"/>
              </w:rPr>
              <w:t xml:space="preserve"> </w:t>
            </w:r>
            <w:r w:rsidR="00EA4B69">
              <w:rPr>
                <w:rFonts w:cs="Times New Roman" w:hint="eastAsia"/>
                <w:sz w:val="20"/>
                <w:szCs w:val="20"/>
              </w:rPr>
              <w:t>것으로</w:t>
            </w:r>
            <w:r w:rsidR="00EA4B69">
              <w:rPr>
                <w:rFonts w:cs="Times New Roman" w:hint="eastAsia"/>
                <w:sz w:val="20"/>
                <w:szCs w:val="20"/>
              </w:rPr>
              <w:t xml:space="preserve"> </w:t>
            </w:r>
            <w:r w:rsidR="00EA4B69">
              <w:rPr>
                <w:rFonts w:cs="Times New Roman" w:hint="eastAsia"/>
                <w:sz w:val="20"/>
                <w:szCs w:val="20"/>
              </w:rPr>
              <w:t>보임</w:t>
            </w:r>
            <w:r w:rsidR="00EA4B69">
              <w:rPr>
                <w:rFonts w:cs="Times New Roman" w:hint="eastAsia"/>
                <w:sz w:val="20"/>
                <w:szCs w:val="20"/>
              </w:rPr>
              <w:t>.</w:t>
            </w:r>
            <w:r w:rsidR="00EA4B69">
              <w:rPr>
                <w:rFonts w:cs="Times New Roman"/>
                <w:sz w:val="20"/>
                <w:szCs w:val="20"/>
              </w:rPr>
              <w:t xml:space="preserve"> </w:t>
            </w:r>
          </w:p>
          <w:p w14:paraId="467E9B35" w14:textId="5FDF09B5" w:rsidR="003C0D20" w:rsidRDefault="00206BE4" w:rsidP="00D53512">
            <w:pPr>
              <w:pStyle w:val="a8"/>
              <w:widowControl/>
              <w:numPr>
                <w:ilvl w:val="0"/>
                <w:numId w:val="2"/>
              </w:numPr>
              <w:spacing w:before="40" w:after="120" w:line="276" w:lineRule="auto"/>
              <w:rPr>
                <w:rFonts w:cs="Times New Roman"/>
                <w:sz w:val="20"/>
                <w:szCs w:val="20"/>
              </w:rPr>
            </w:pPr>
            <w:r w:rsidRPr="00271F1E">
              <w:rPr>
                <w:rFonts w:cs="Times New Roman" w:hint="eastAsia"/>
                <w:sz w:val="20"/>
                <w:szCs w:val="20"/>
              </w:rPr>
              <w:t>계약을</w:t>
            </w:r>
            <w:r w:rsidRPr="00271F1E">
              <w:rPr>
                <w:rFonts w:cs="Times New Roman" w:hint="eastAsia"/>
                <w:sz w:val="20"/>
                <w:szCs w:val="20"/>
              </w:rPr>
              <w:t xml:space="preserve"> </w:t>
            </w:r>
            <w:r w:rsidRPr="00271F1E">
              <w:rPr>
                <w:rFonts w:cs="Times New Roman" w:hint="eastAsia"/>
                <w:sz w:val="20"/>
                <w:szCs w:val="20"/>
              </w:rPr>
              <w:t>위반한</w:t>
            </w:r>
            <w:r w:rsidRPr="00271F1E">
              <w:rPr>
                <w:rFonts w:cs="Times New Roman" w:hint="eastAsia"/>
                <w:sz w:val="20"/>
                <w:szCs w:val="20"/>
              </w:rPr>
              <w:t xml:space="preserve"> </w:t>
            </w:r>
            <w:r w:rsidR="003C0D20" w:rsidRPr="00271F1E">
              <w:rPr>
                <w:rFonts w:cs="Times New Roman" w:hint="eastAsia"/>
                <w:sz w:val="20"/>
                <w:szCs w:val="20"/>
              </w:rPr>
              <w:t>개인택시사업자</w:t>
            </w:r>
            <w:r w:rsidRPr="00271F1E">
              <w:rPr>
                <w:rFonts w:cs="Times New Roman" w:hint="eastAsia"/>
                <w:sz w:val="20"/>
                <w:szCs w:val="20"/>
              </w:rPr>
              <w:t>들과의</w:t>
            </w:r>
            <w:r w:rsidRPr="00271F1E">
              <w:rPr>
                <w:rFonts w:cs="Times New Roman" w:hint="eastAsia"/>
                <w:sz w:val="20"/>
                <w:szCs w:val="20"/>
              </w:rPr>
              <w:t xml:space="preserve"> </w:t>
            </w:r>
            <w:r w:rsidRPr="00271F1E">
              <w:rPr>
                <w:rFonts w:cs="Times New Roman" w:hint="eastAsia"/>
                <w:sz w:val="20"/>
                <w:szCs w:val="20"/>
              </w:rPr>
              <w:t>소송</w:t>
            </w:r>
            <w:r w:rsidRPr="00271F1E">
              <w:rPr>
                <w:rFonts w:cs="Times New Roman" w:hint="eastAsia"/>
                <w:sz w:val="20"/>
                <w:szCs w:val="20"/>
              </w:rPr>
              <w:t xml:space="preserve"> </w:t>
            </w:r>
            <w:r w:rsidRPr="00271F1E">
              <w:rPr>
                <w:rFonts w:cs="Times New Roman" w:hint="eastAsia"/>
                <w:sz w:val="20"/>
                <w:szCs w:val="20"/>
              </w:rPr>
              <w:t>관련하여</w:t>
            </w:r>
            <w:r w:rsidRPr="00271F1E">
              <w:rPr>
                <w:rFonts w:cs="Times New Roman" w:hint="eastAsia"/>
                <w:sz w:val="20"/>
                <w:szCs w:val="20"/>
              </w:rPr>
              <w:t xml:space="preserve">, </w:t>
            </w:r>
            <w:r w:rsidR="003C0D20" w:rsidRPr="00271F1E">
              <w:rPr>
                <w:rFonts w:cs="Times New Roman" w:hint="eastAsia"/>
                <w:sz w:val="20"/>
                <w:szCs w:val="20"/>
              </w:rPr>
              <w:t>계약을</w:t>
            </w:r>
            <w:r w:rsidR="003C0D20" w:rsidRPr="00271F1E">
              <w:rPr>
                <w:rFonts w:cs="Times New Roman" w:hint="eastAsia"/>
                <w:sz w:val="20"/>
                <w:szCs w:val="20"/>
              </w:rPr>
              <w:t xml:space="preserve"> </w:t>
            </w:r>
            <w:r w:rsidR="003C0D20" w:rsidRPr="00271F1E">
              <w:rPr>
                <w:rFonts w:cs="Times New Roman" w:hint="eastAsia"/>
                <w:sz w:val="20"/>
                <w:szCs w:val="20"/>
              </w:rPr>
              <w:t>체결하면서</w:t>
            </w:r>
            <w:r w:rsidR="003C0D20" w:rsidRPr="00271F1E">
              <w:rPr>
                <w:rFonts w:cs="Times New Roman" w:hint="eastAsia"/>
                <w:sz w:val="20"/>
                <w:szCs w:val="20"/>
              </w:rPr>
              <w:t xml:space="preserve"> </w:t>
            </w:r>
            <w:r w:rsidR="003C0D20" w:rsidRPr="00271F1E">
              <w:rPr>
                <w:rFonts w:cs="Times New Roman" w:hint="eastAsia"/>
                <w:sz w:val="20"/>
                <w:szCs w:val="20"/>
              </w:rPr>
              <w:t>상대방으로부터</w:t>
            </w:r>
            <w:r w:rsidR="003C0D20" w:rsidRPr="00271F1E">
              <w:rPr>
                <w:rFonts w:cs="Times New Roman" w:hint="eastAsia"/>
                <w:sz w:val="20"/>
                <w:szCs w:val="20"/>
              </w:rPr>
              <w:t xml:space="preserve"> </w:t>
            </w:r>
            <w:r w:rsidR="003C0D20" w:rsidRPr="00271F1E">
              <w:rPr>
                <w:rFonts w:cs="Times New Roman" w:hint="eastAsia"/>
                <w:sz w:val="20"/>
                <w:szCs w:val="20"/>
              </w:rPr>
              <w:t>자필</w:t>
            </w:r>
            <w:r w:rsidR="003C0D20" w:rsidRPr="00271F1E">
              <w:rPr>
                <w:rFonts w:cs="Times New Roman" w:hint="eastAsia"/>
                <w:sz w:val="20"/>
                <w:szCs w:val="20"/>
              </w:rPr>
              <w:t xml:space="preserve"> </w:t>
            </w:r>
            <w:r w:rsidR="003C0D20" w:rsidRPr="00271F1E">
              <w:rPr>
                <w:rFonts w:cs="Times New Roman" w:hint="eastAsia"/>
                <w:sz w:val="20"/>
                <w:szCs w:val="20"/>
              </w:rPr>
              <w:t>서명을</w:t>
            </w:r>
            <w:r w:rsidR="003C0D20" w:rsidRPr="00271F1E">
              <w:rPr>
                <w:rFonts w:cs="Times New Roman" w:hint="eastAsia"/>
                <w:sz w:val="20"/>
                <w:szCs w:val="20"/>
              </w:rPr>
              <w:t xml:space="preserve"> </w:t>
            </w:r>
            <w:r w:rsidR="003C0D20" w:rsidRPr="00271F1E">
              <w:rPr>
                <w:rFonts w:cs="Times New Roman" w:hint="eastAsia"/>
                <w:sz w:val="20"/>
                <w:szCs w:val="20"/>
              </w:rPr>
              <w:t>받지</w:t>
            </w:r>
            <w:r w:rsidR="003C0D20" w:rsidRPr="00271F1E">
              <w:rPr>
                <w:rFonts w:cs="Times New Roman" w:hint="eastAsia"/>
                <w:sz w:val="20"/>
                <w:szCs w:val="20"/>
              </w:rPr>
              <w:t xml:space="preserve"> </w:t>
            </w:r>
            <w:r w:rsidR="003C0D20" w:rsidRPr="00271F1E">
              <w:rPr>
                <w:rFonts w:cs="Times New Roman" w:hint="eastAsia"/>
                <w:sz w:val="20"/>
                <w:szCs w:val="20"/>
              </w:rPr>
              <w:t>않을</w:t>
            </w:r>
            <w:r w:rsidR="003C0D20" w:rsidRPr="00271F1E">
              <w:rPr>
                <w:rFonts w:cs="Times New Roman" w:hint="eastAsia"/>
                <w:sz w:val="20"/>
                <w:szCs w:val="20"/>
              </w:rPr>
              <w:t xml:space="preserve"> </w:t>
            </w:r>
            <w:r w:rsidR="003C0D20" w:rsidRPr="00271F1E">
              <w:rPr>
                <w:rFonts w:cs="Times New Roman" w:hint="eastAsia"/>
                <w:sz w:val="20"/>
                <w:szCs w:val="20"/>
              </w:rPr>
              <w:t>경우</w:t>
            </w:r>
            <w:r w:rsidR="003C0D20" w:rsidRPr="00271F1E">
              <w:rPr>
                <w:rFonts w:cs="Times New Roman" w:hint="eastAsia"/>
                <w:sz w:val="20"/>
                <w:szCs w:val="20"/>
              </w:rPr>
              <w:t>,</w:t>
            </w:r>
            <w:r w:rsidR="003C0D20" w:rsidRPr="00271F1E">
              <w:rPr>
                <w:rFonts w:cs="Times New Roman"/>
                <w:sz w:val="20"/>
                <w:szCs w:val="20"/>
              </w:rPr>
              <w:t xml:space="preserve"> </w:t>
            </w:r>
            <w:r w:rsidR="003C0D20" w:rsidRPr="00271F1E">
              <w:rPr>
                <w:rFonts w:cs="Times New Roman" w:hint="eastAsia"/>
                <w:sz w:val="20"/>
                <w:szCs w:val="20"/>
              </w:rPr>
              <w:t>계약의</w:t>
            </w:r>
            <w:r w:rsidR="003C0D20" w:rsidRPr="00271F1E">
              <w:rPr>
                <w:rFonts w:cs="Times New Roman" w:hint="eastAsia"/>
                <w:sz w:val="20"/>
                <w:szCs w:val="20"/>
              </w:rPr>
              <w:t xml:space="preserve"> </w:t>
            </w:r>
            <w:r w:rsidR="003C0D20" w:rsidRPr="00271F1E">
              <w:rPr>
                <w:rFonts w:cs="Times New Roman" w:hint="eastAsia"/>
                <w:sz w:val="20"/>
                <w:szCs w:val="20"/>
              </w:rPr>
              <w:t>유효성이</w:t>
            </w:r>
            <w:r w:rsidR="003C0D20" w:rsidRPr="00271F1E">
              <w:rPr>
                <w:rFonts w:cs="Times New Roman" w:hint="eastAsia"/>
                <w:sz w:val="20"/>
                <w:szCs w:val="20"/>
              </w:rPr>
              <w:t xml:space="preserve"> </w:t>
            </w:r>
            <w:r w:rsidR="003C0D20" w:rsidRPr="00271F1E">
              <w:rPr>
                <w:rFonts w:cs="Times New Roman" w:hint="eastAsia"/>
                <w:sz w:val="20"/>
                <w:szCs w:val="20"/>
              </w:rPr>
              <w:t>다퉈질</w:t>
            </w:r>
            <w:r w:rsidR="003C0D20" w:rsidRPr="00271F1E">
              <w:rPr>
                <w:rFonts w:cs="Times New Roman" w:hint="eastAsia"/>
                <w:sz w:val="20"/>
                <w:szCs w:val="20"/>
              </w:rPr>
              <w:t xml:space="preserve"> </w:t>
            </w:r>
            <w:r w:rsidR="003C0D20" w:rsidRPr="00271F1E">
              <w:rPr>
                <w:rFonts w:cs="Times New Roman" w:hint="eastAsia"/>
                <w:sz w:val="20"/>
                <w:szCs w:val="20"/>
              </w:rPr>
              <w:t>수</w:t>
            </w:r>
            <w:r w:rsidR="003C0D20" w:rsidRPr="00271F1E">
              <w:rPr>
                <w:rFonts w:cs="Times New Roman" w:hint="eastAsia"/>
                <w:sz w:val="20"/>
                <w:szCs w:val="20"/>
              </w:rPr>
              <w:t xml:space="preserve"> </w:t>
            </w:r>
            <w:r w:rsidR="003C0D20" w:rsidRPr="00271F1E">
              <w:rPr>
                <w:rFonts w:cs="Times New Roman" w:hint="eastAsia"/>
                <w:sz w:val="20"/>
                <w:szCs w:val="20"/>
              </w:rPr>
              <w:t>있고</w:t>
            </w:r>
            <w:r w:rsidR="003C0D20" w:rsidRPr="00271F1E">
              <w:rPr>
                <w:rFonts w:cs="Times New Roman" w:hint="eastAsia"/>
                <w:sz w:val="20"/>
                <w:szCs w:val="20"/>
              </w:rPr>
              <w:t>,</w:t>
            </w:r>
            <w:r w:rsidR="003C0D20" w:rsidRPr="00271F1E">
              <w:rPr>
                <w:rFonts w:cs="Times New Roman"/>
                <w:sz w:val="20"/>
                <w:szCs w:val="20"/>
              </w:rPr>
              <w:t xml:space="preserve"> </w:t>
            </w:r>
            <w:r w:rsidR="003C0D20" w:rsidRPr="00271F1E">
              <w:rPr>
                <w:rFonts w:cs="Times New Roman" w:hint="eastAsia"/>
                <w:sz w:val="20"/>
                <w:szCs w:val="20"/>
              </w:rPr>
              <w:t>인천</w:t>
            </w:r>
            <w:r w:rsidR="003C0D20" w:rsidRPr="00271F1E">
              <w:rPr>
                <w:rFonts w:cs="Times New Roman" w:hint="eastAsia"/>
                <w:sz w:val="20"/>
                <w:szCs w:val="20"/>
              </w:rPr>
              <w:t xml:space="preserve"> </w:t>
            </w:r>
            <w:r w:rsidR="003C0D20" w:rsidRPr="00271F1E">
              <w:rPr>
                <w:rFonts w:cs="Times New Roman" w:hint="eastAsia"/>
                <w:sz w:val="20"/>
                <w:szCs w:val="20"/>
              </w:rPr>
              <w:t>개인택시</w:t>
            </w:r>
            <w:r w:rsidR="003C0D20" w:rsidRPr="00271F1E">
              <w:rPr>
                <w:rFonts w:cs="Times New Roman" w:hint="eastAsia"/>
                <w:sz w:val="20"/>
                <w:szCs w:val="20"/>
              </w:rPr>
              <w:t xml:space="preserve"> </w:t>
            </w:r>
            <w:r w:rsidR="003C0D20" w:rsidRPr="00271F1E">
              <w:rPr>
                <w:rFonts w:cs="Times New Roman" w:hint="eastAsia"/>
                <w:sz w:val="20"/>
                <w:szCs w:val="20"/>
              </w:rPr>
              <w:t>사업자들과</w:t>
            </w:r>
            <w:r w:rsidR="003C0D20" w:rsidRPr="00271F1E">
              <w:rPr>
                <w:rFonts w:cs="Times New Roman" w:hint="eastAsia"/>
                <w:sz w:val="20"/>
                <w:szCs w:val="20"/>
              </w:rPr>
              <w:t xml:space="preserve"> </w:t>
            </w:r>
            <w:r w:rsidR="003C0D20" w:rsidRPr="00271F1E">
              <w:rPr>
                <w:rFonts w:cs="Times New Roman" w:hint="eastAsia"/>
                <w:sz w:val="20"/>
                <w:szCs w:val="20"/>
              </w:rPr>
              <w:t>같이</w:t>
            </w:r>
            <w:r w:rsidR="003C0D20" w:rsidRPr="00271F1E">
              <w:rPr>
                <w:rFonts w:cs="Times New Roman" w:hint="eastAsia"/>
                <w:sz w:val="20"/>
                <w:szCs w:val="20"/>
              </w:rPr>
              <w:t xml:space="preserve"> </w:t>
            </w:r>
            <w:r w:rsidR="003C0D20" w:rsidRPr="00271F1E">
              <w:rPr>
                <w:rFonts w:cs="Times New Roman" w:hint="eastAsia"/>
                <w:sz w:val="20"/>
                <w:szCs w:val="20"/>
              </w:rPr>
              <w:t>일방적</w:t>
            </w:r>
            <w:r w:rsidR="003C0D20" w:rsidRPr="00271F1E">
              <w:rPr>
                <w:rFonts w:cs="Times New Roman" w:hint="eastAsia"/>
                <w:sz w:val="20"/>
                <w:szCs w:val="20"/>
              </w:rPr>
              <w:t xml:space="preserve"> </w:t>
            </w:r>
            <w:r w:rsidR="003C0D20" w:rsidRPr="00271F1E">
              <w:rPr>
                <w:rFonts w:cs="Times New Roman" w:hint="eastAsia"/>
                <w:sz w:val="20"/>
                <w:szCs w:val="20"/>
              </w:rPr>
              <w:t>계약</w:t>
            </w:r>
            <w:r w:rsidR="003C0D20" w:rsidRPr="00271F1E">
              <w:rPr>
                <w:rFonts w:cs="Times New Roman" w:hint="eastAsia"/>
                <w:sz w:val="20"/>
                <w:szCs w:val="20"/>
              </w:rPr>
              <w:t xml:space="preserve"> </w:t>
            </w:r>
            <w:r w:rsidR="003C0D20" w:rsidRPr="00271F1E">
              <w:rPr>
                <w:rFonts w:cs="Times New Roman" w:hint="eastAsia"/>
                <w:sz w:val="20"/>
                <w:szCs w:val="20"/>
              </w:rPr>
              <w:t>해지를</w:t>
            </w:r>
            <w:r w:rsidR="003C0D20" w:rsidRPr="00271F1E">
              <w:rPr>
                <w:rFonts w:cs="Times New Roman" w:hint="eastAsia"/>
                <w:sz w:val="20"/>
                <w:szCs w:val="20"/>
              </w:rPr>
              <w:t xml:space="preserve"> </w:t>
            </w:r>
            <w:r w:rsidR="003C0D20" w:rsidRPr="00271F1E">
              <w:rPr>
                <w:rFonts w:cs="Times New Roman" w:hint="eastAsia"/>
                <w:sz w:val="20"/>
                <w:szCs w:val="20"/>
              </w:rPr>
              <w:t>하더라도</w:t>
            </w:r>
            <w:r w:rsidR="003C0D20" w:rsidRPr="00271F1E">
              <w:rPr>
                <w:rFonts w:cs="Times New Roman" w:hint="eastAsia"/>
                <w:sz w:val="20"/>
                <w:szCs w:val="20"/>
              </w:rPr>
              <w:t xml:space="preserve"> </w:t>
            </w:r>
            <w:r w:rsidR="003C0D20" w:rsidRPr="00271F1E">
              <w:rPr>
                <w:rFonts w:cs="Times New Roman" w:hint="eastAsia"/>
                <w:sz w:val="20"/>
                <w:szCs w:val="20"/>
              </w:rPr>
              <w:t>손해배상을</w:t>
            </w:r>
            <w:r w:rsidR="003C0D20" w:rsidRPr="00271F1E">
              <w:rPr>
                <w:rFonts w:cs="Times New Roman" w:hint="eastAsia"/>
                <w:sz w:val="20"/>
                <w:szCs w:val="20"/>
              </w:rPr>
              <w:t xml:space="preserve"> </w:t>
            </w:r>
            <w:r w:rsidR="003C0D20" w:rsidRPr="00271F1E">
              <w:rPr>
                <w:rFonts w:cs="Times New Roman" w:hint="eastAsia"/>
                <w:sz w:val="20"/>
                <w:szCs w:val="20"/>
              </w:rPr>
              <w:t>청구</w:t>
            </w:r>
            <w:r w:rsidR="003C0D20" w:rsidRPr="00271F1E">
              <w:rPr>
                <w:rFonts w:cs="Times New Roman" w:hint="eastAsia"/>
                <w:sz w:val="20"/>
                <w:szCs w:val="20"/>
              </w:rPr>
              <w:t xml:space="preserve"> </w:t>
            </w:r>
            <w:r w:rsidR="003C0D20" w:rsidRPr="00271F1E">
              <w:rPr>
                <w:rFonts w:cs="Times New Roman" w:hint="eastAsia"/>
                <w:sz w:val="20"/>
                <w:szCs w:val="20"/>
              </w:rPr>
              <w:t>하지</w:t>
            </w:r>
            <w:r w:rsidR="003C0D20" w:rsidRPr="00271F1E">
              <w:rPr>
                <w:rFonts w:cs="Times New Roman" w:hint="eastAsia"/>
                <w:sz w:val="20"/>
                <w:szCs w:val="20"/>
              </w:rPr>
              <w:t xml:space="preserve"> </w:t>
            </w:r>
            <w:r w:rsidR="003C0D20" w:rsidRPr="00271F1E">
              <w:rPr>
                <w:rFonts w:cs="Times New Roman" w:hint="eastAsia"/>
                <w:sz w:val="20"/>
                <w:szCs w:val="20"/>
              </w:rPr>
              <w:t>못할</w:t>
            </w:r>
            <w:r w:rsidR="003C0D20" w:rsidRPr="00271F1E">
              <w:rPr>
                <w:rFonts w:cs="Times New Roman" w:hint="eastAsia"/>
                <w:sz w:val="20"/>
                <w:szCs w:val="20"/>
              </w:rPr>
              <w:t xml:space="preserve"> </w:t>
            </w:r>
            <w:r w:rsidR="003C0D20" w:rsidRPr="00271F1E">
              <w:rPr>
                <w:rFonts w:cs="Times New Roman" w:hint="eastAsia"/>
                <w:sz w:val="20"/>
                <w:szCs w:val="20"/>
              </w:rPr>
              <w:t>여지가</w:t>
            </w:r>
            <w:r w:rsidR="003C0D20" w:rsidRPr="00271F1E">
              <w:rPr>
                <w:rFonts w:cs="Times New Roman" w:hint="eastAsia"/>
                <w:sz w:val="20"/>
                <w:szCs w:val="20"/>
              </w:rPr>
              <w:t xml:space="preserve"> </w:t>
            </w:r>
            <w:r w:rsidR="003C0D20" w:rsidRPr="00271F1E">
              <w:rPr>
                <w:rFonts w:cs="Times New Roman" w:hint="eastAsia"/>
                <w:sz w:val="20"/>
                <w:szCs w:val="20"/>
              </w:rPr>
              <w:t>있음</w:t>
            </w:r>
            <w:r w:rsidR="003C0D20" w:rsidRPr="00271F1E">
              <w:rPr>
                <w:rFonts w:cs="Times New Roman" w:hint="eastAsia"/>
                <w:sz w:val="20"/>
                <w:szCs w:val="20"/>
              </w:rPr>
              <w:t>.</w:t>
            </w:r>
            <w:r w:rsidR="003C0D20" w:rsidRPr="00271F1E">
              <w:rPr>
                <w:rFonts w:cs="Times New Roman"/>
                <w:sz w:val="20"/>
                <w:szCs w:val="20"/>
              </w:rPr>
              <w:t xml:space="preserve"> </w:t>
            </w:r>
            <w:r w:rsidR="00D53512" w:rsidRPr="00271F1E">
              <w:rPr>
                <w:rFonts w:cs="Times New Roman" w:hint="eastAsia"/>
                <w:sz w:val="20"/>
                <w:szCs w:val="20"/>
              </w:rPr>
              <w:t>이에</w:t>
            </w:r>
            <w:r w:rsidR="00D53512" w:rsidRPr="00271F1E">
              <w:rPr>
                <w:rFonts w:cs="Times New Roman" w:hint="eastAsia"/>
                <w:sz w:val="20"/>
                <w:szCs w:val="20"/>
              </w:rPr>
              <w:t xml:space="preserve"> </w:t>
            </w:r>
            <w:r w:rsidR="00D53512" w:rsidRPr="00271F1E">
              <w:rPr>
                <w:rFonts w:cs="Times New Roman" w:hint="eastAsia"/>
                <w:sz w:val="20"/>
                <w:szCs w:val="20"/>
              </w:rPr>
              <w:t>로카는</w:t>
            </w:r>
            <w:r w:rsidR="00D53512" w:rsidRPr="00271F1E">
              <w:rPr>
                <w:rFonts w:cs="Times New Roman" w:hint="eastAsia"/>
                <w:sz w:val="20"/>
                <w:szCs w:val="20"/>
              </w:rPr>
              <w:t xml:space="preserve"> </w:t>
            </w:r>
            <w:r w:rsidR="00D53512" w:rsidRPr="00271F1E">
              <w:rPr>
                <w:rFonts w:cs="Times New Roman" w:hint="eastAsia"/>
                <w:sz w:val="20"/>
                <w:szCs w:val="20"/>
              </w:rPr>
              <w:t>서명의</w:t>
            </w:r>
            <w:r w:rsidR="00D53512" w:rsidRPr="00271F1E">
              <w:rPr>
                <w:rFonts w:cs="Times New Roman" w:hint="eastAsia"/>
                <w:sz w:val="20"/>
                <w:szCs w:val="20"/>
              </w:rPr>
              <w:t xml:space="preserve"> </w:t>
            </w:r>
            <w:r w:rsidR="00D53512" w:rsidRPr="00271F1E">
              <w:rPr>
                <w:rFonts w:cs="Times New Roman" w:hint="eastAsia"/>
                <w:sz w:val="20"/>
                <w:szCs w:val="20"/>
              </w:rPr>
              <w:t>누락을</w:t>
            </w:r>
            <w:r w:rsidR="00D53512" w:rsidRPr="00271F1E">
              <w:rPr>
                <w:rFonts w:cs="Times New Roman" w:hint="eastAsia"/>
                <w:sz w:val="20"/>
                <w:szCs w:val="20"/>
              </w:rPr>
              <w:t xml:space="preserve"> </w:t>
            </w:r>
            <w:r w:rsidR="00D53512" w:rsidRPr="00271F1E">
              <w:rPr>
                <w:rFonts w:cs="Times New Roman" w:hint="eastAsia"/>
                <w:sz w:val="20"/>
                <w:szCs w:val="20"/>
              </w:rPr>
              <w:t>방지하기</w:t>
            </w:r>
            <w:r w:rsidR="00D53512" w:rsidRPr="00271F1E">
              <w:rPr>
                <w:rFonts w:cs="Times New Roman" w:hint="eastAsia"/>
                <w:sz w:val="20"/>
                <w:szCs w:val="20"/>
              </w:rPr>
              <w:t xml:space="preserve"> </w:t>
            </w:r>
            <w:r w:rsidR="00D53512" w:rsidRPr="00271F1E">
              <w:rPr>
                <w:rFonts w:cs="Times New Roman" w:hint="eastAsia"/>
                <w:sz w:val="20"/>
                <w:szCs w:val="20"/>
              </w:rPr>
              <w:t>위하여</w:t>
            </w:r>
            <w:r w:rsidR="00D53512" w:rsidRPr="00271F1E">
              <w:rPr>
                <w:rFonts w:cs="Times New Roman" w:hint="eastAsia"/>
                <w:sz w:val="20"/>
                <w:szCs w:val="20"/>
              </w:rPr>
              <w:t xml:space="preserve"> </w:t>
            </w:r>
            <w:r w:rsidR="00D53512" w:rsidRPr="00271F1E">
              <w:rPr>
                <w:rFonts w:cs="Times New Roman" w:hint="eastAsia"/>
                <w:sz w:val="20"/>
                <w:szCs w:val="20"/>
              </w:rPr>
              <w:t>향후</w:t>
            </w:r>
            <w:r w:rsidR="00D53512" w:rsidRPr="00271F1E">
              <w:rPr>
                <w:rFonts w:cs="Times New Roman" w:hint="eastAsia"/>
                <w:sz w:val="20"/>
                <w:szCs w:val="20"/>
              </w:rPr>
              <w:t xml:space="preserve"> </w:t>
            </w:r>
            <w:r w:rsidR="00D53512" w:rsidRPr="00271F1E">
              <w:rPr>
                <w:rFonts w:cs="Times New Roman" w:hint="eastAsia"/>
                <w:sz w:val="20"/>
                <w:szCs w:val="20"/>
              </w:rPr>
              <w:t>재발을</w:t>
            </w:r>
            <w:r w:rsidR="00D53512" w:rsidRPr="00271F1E">
              <w:rPr>
                <w:rFonts w:cs="Times New Roman" w:hint="eastAsia"/>
                <w:sz w:val="20"/>
                <w:szCs w:val="20"/>
              </w:rPr>
              <w:t xml:space="preserve"> </w:t>
            </w:r>
            <w:r w:rsidR="00D53512" w:rsidRPr="00271F1E">
              <w:rPr>
                <w:rFonts w:cs="Times New Roman" w:hint="eastAsia"/>
                <w:sz w:val="20"/>
                <w:szCs w:val="20"/>
              </w:rPr>
              <w:t>방지하기</w:t>
            </w:r>
            <w:r w:rsidR="00D53512" w:rsidRPr="00271F1E">
              <w:rPr>
                <w:rFonts w:cs="Times New Roman" w:hint="eastAsia"/>
                <w:sz w:val="20"/>
                <w:szCs w:val="20"/>
              </w:rPr>
              <w:t xml:space="preserve"> </w:t>
            </w:r>
            <w:r w:rsidR="00D53512" w:rsidRPr="00271F1E">
              <w:rPr>
                <w:rFonts w:cs="Times New Roman" w:hint="eastAsia"/>
                <w:sz w:val="20"/>
                <w:szCs w:val="20"/>
              </w:rPr>
              <w:t>위하여</w:t>
            </w:r>
            <w:r w:rsidR="00D53512" w:rsidRPr="00271F1E">
              <w:rPr>
                <w:rFonts w:cs="Times New Roman" w:hint="eastAsia"/>
                <w:sz w:val="20"/>
                <w:szCs w:val="20"/>
              </w:rPr>
              <w:t xml:space="preserve"> </w:t>
            </w:r>
            <w:r w:rsidR="00D53512" w:rsidRPr="00271F1E">
              <w:rPr>
                <w:rFonts w:cs="Times New Roman" w:hint="eastAsia"/>
                <w:sz w:val="20"/>
                <w:szCs w:val="20"/>
              </w:rPr>
              <w:t>전자계약</w:t>
            </w:r>
            <w:r w:rsidR="00D53512" w:rsidRPr="00271F1E">
              <w:rPr>
                <w:rFonts w:cs="Times New Roman" w:hint="eastAsia"/>
                <w:sz w:val="20"/>
                <w:szCs w:val="20"/>
              </w:rPr>
              <w:t xml:space="preserve"> </w:t>
            </w:r>
            <w:r w:rsidR="00D53512" w:rsidRPr="00271F1E">
              <w:rPr>
                <w:rFonts w:cs="Times New Roman" w:hint="eastAsia"/>
                <w:sz w:val="20"/>
                <w:szCs w:val="20"/>
              </w:rPr>
              <w:t>시스템으로</w:t>
            </w:r>
            <w:r w:rsidR="00D53512" w:rsidRPr="00271F1E">
              <w:rPr>
                <w:rFonts w:cs="Times New Roman" w:hint="eastAsia"/>
                <w:sz w:val="20"/>
                <w:szCs w:val="20"/>
              </w:rPr>
              <w:t xml:space="preserve"> </w:t>
            </w:r>
            <w:r w:rsidR="00D53512" w:rsidRPr="00271F1E">
              <w:rPr>
                <w:rFonts w:cs="Times New Roman" w:hint="eastAsia"/>
                <w:sz w:val="20"/>
                <w:szCs w:val="20"/>
              </w:rPr>
              <w:t>전환을</w:t>
            </w:r>
            <w:r w:rsidR="00D53512" w:rsidRPr="00271F1E">
              <w:rPr>
                <w:rFonts w:cs="Times New Roman" w:hint="eastAsia"/>
                <w:sz w:val="20"/>
                <w:szCs w:val="20"/>
              </w:rPr>
              <w:t xml:space="preserve"> </w:t>
            </w:r>
            <w:r w:rsidR="00D53512" w:rsidRPr="00271F1E">
              <w:rPr>
                <w:rFonts w:cs="Times New Roman" w:hint="eastAsia"/>
                <w:sz w:val="20"/>
                <w:szCs w:val="20"/>
              </w:rPr>
              <w:t>준비중이라고</w:t>
            </w:r>
            <w:r w:rsidR="00D53512" w:rsidRPr="00271F1E">
              <w:rPr>
                <w:rFonts w:cs="Times New Roman" w:hint="eastAsia"/>
                <w:sz w:val="20"/>
                <w:szCs w:val="20"/>
              </w:rPr>
              <w:t xml:space="preserve"> </w:t>
            </w:r>
            <w:r w:rsidR="00D53512" w:rsidRPr="00271F1E">
              <w:rPr>
                <w:rFonts w:cs="Times New Roman" w:hint="eastAsia"/>
                <w:sz w:val="20"/>
                <w:szCs w:val="20"/>
              </w:rPr>
              <w:t>함</w:t>
            </w:r>
            <w:r w:rsidR="00D53512" w:rsidRPr="00271F1E">
              <w:rPr>
                <w:rFonts w:cs="Times New Roman" w:hint="eastAsia"/>
                <w:sz w:val="20"/>
                <w:szCs w:val="20"/>
              </w:rPr>
              <w:t>.</w:t>
            </w:r>
          </w:p>
        </w:tc>
        <w:tc>
          <w:tcPr>
            <w:tcW w:w="27" w:type="pct"/>
            <w:tcBorders>
              <w:top w:val="nil"/>
              <w:bottom w:val="nil"/>
            </w:tcBorders>
          </w:tcPr>
          <w:p w14:paraId="02151F7E" w14:textId="77777777" w:rsidR="003C0D20" w:rsidRPr="009A2958" w:rsidRDefault="003C0D20" w:rsidP="003C0D20">
            <w:pPr>
              <w:widowControl/>
              <w:spacing w:before="40" w:after="120" w:line="276" w:lineRule="auto"/>
              <w:rPr>
                <w:rFonts w:cs="Times New Roman"/>
                <w:sz w:val="20"/>
                <w:szCs w:val="20"/>
              </w:rPr>
            </w:pPr>
          </w:p>
        </w:tc>
        <w:tc>
          <w:tcPr>
            <w:tcW w:w="770" w:type="pct"/>
          </w:tcPr>
          <w:p w14:paraId="7F65D313" w14:textId="3E86D93E" w:rsidR="003C0D20" w:rsidRPr="009A2958" w:rsidRDefault="00206BE4" w:rsidP="003C0D20">
            <w:pPr>
              <w:pStyle w:val="a8"/>
              <w:widowControl/>
              <w:numPr>
                <w:ilvl w:val="0"/>
                <w:numId w:val="2"/>
              </w:numPr>
              <w:spacing w:before="40" w:after="120" w:line="276" w:lineRule="auto"/>
              <w:rPr>
                <w:rFonts w:cs="Times New Roman"/>
                <w:sz w:val="20"/>
                <w:szCs w:val="20"/>
              </w:rPr>
            </w:pPr>
            <w:r>
              <w:rPr>
                <w:rFonts w:cs="Times New Roman" w:hint="eastAsia"/>
                <w:sz w:val="20"/>
                <w:szCs w:val="20"/>
              </w:rPr>
              <w:t>로카는</w:t>
            </w:r>
            <w:r>
              <w:rPr>
                <w:rFonts w:cs="Times New Roman" w:hint="eastAsia"/>
                <w:sz w:val="20"/>
                <w:szCs w:val="20"/>
              </w:rPr>
              <w:t xml:space="preserve"> </w:t>
            </w:r>
            <w:r>
              <w:rPr>
                <w:rFonts w:cs="Times New Roman" w:hint="eastAsia"/>
                <w:sz w:val="20"/>
                <w:szCs w:val="20"/>
              </w:rPr>
              <w:t>센스패스</w:t>
            </w:r>
            <w:r>
              <w:rPr>
                <w:rFonts w:cs="Times New Roman" w:hint="eastAsia"/>
                <w:sz w:val="20"/>
                <w:szCs w:val="20"/>
              </w:rPr>
              <w:t xml:space="preserve"> </w:t>
            </w:r>
            <w:r>
              <w:rPr>
                <w:rFonts w:cs="Times New Roman" w:hint="eastAsia"/>
                <w:sz w:val="20"/>
                <w:szCs w:val="20"/>
              </w:rPr>
              <w:t>정산금</w:t>
            </w:r>
            <w:r>
              <w:rPr>
                <w:rFonts w:cs="Times New Roman" w:hint="eastAsia"/>
                <w:sz w:val="20"/>
                <w:szCs w:val="20"/>
              </w:rPr>
              <w:t xml:space="preserve"> </w:t>
            </w:r>
            <w:r>
              <w:rPr>
                <w:rFonts w:cs="Times New Roman" w:hint="eastAsia"/>
                <w:sz w:val="20"/>
                <w:szCs w:val="20"/>
              </w:rPr>
              <w:t>소송</w:t>
            </w:r>
            <w:r>
              <w:rPr>
                <w:rFonts w:cs="Times New Roman" w:hint="eastAsia"/>
                <w:sz w:val="20"/>
                <w:szCs w:val="20"/>
              </w:rPr>
              <w:t xml:space="preserve"> </w:t>
            </w:r>
            <w:r>
              <w:rPr>
                <w:rFonts w:cs="Times New Roman" w:hint="eastAsia"/>
                <w:sz w:val="20"/>
                <w:szCs w:val="20"/>
              </w:rPr>
              <w:t>및</w:t>
            </w:r>
            <w:r>
              <w:rPr>
                <w:rFonts w:cs="Times New Roman" w:hint="eastAsia"/>
                <w:sz w:val="20"/>
                <w:szCs w:val="20"/>
              </w:rPr>
              <w:t xml:space="preserve"> </w:t>
            </w:r>
            <w:r>
              <w:rPr>
                <w:rFonts w:cs="Times New Roman" w:hint="eastAsia"/>
                <w:sz w:val="20"/>
                <w:szCs w:val="20"/>
              </w:rPr>
              <w:t>개인택시사업자들과의</w:t>
            </w:r>
            <w:r>
              <w:rPr>
                <w:rFonts w:cs="Times New Roman" w:hint="eastAsia"/>
                <w:sz w:val="20"/>
                <w:szCs w:val="20"/>
              </w:rPr>
              <w:t xml:space="preserve"> </w:t>
            </w:r>
            <w:r>
              <w:rPr>
                <w:rFonts w:cs="Times New Roman" w:hint="eastAsia"/>
                <w:sz w:val="20"/>
                <w:szCs w:val="20"/>
              </w:rPr>
              <w:t>소송</w:t>
            </w:r>
            <w:r>
              <w:rPr>
                <w:rFonts w:cs="Times New Roman" w:hint="eastAsia"/>
                <w:sz w:val="20"/>
                <w:szCs w:val="20"/>
              </w:rPr>
              <w:t xml:space="preserve"> </w:t>
            </w:r>
            <w:r>
              <w:rPr>
                <w:rFonts w:cs="Times New Roman" w:hint="eastAsia"/>
                <w:sz w:val="20"/>
                <w:szCs w:val="20"/>
              </w:rPr>
              <w:t>관련하여</w:t>
            </w:r>
            <w:r>
              <w:rPr>
                <w:rFonts w:cs="Times New Roman" w:hint="eastAsia"/>
                <w:sz w:val="20"/>
                <w:szCs w:val="20"/>
              </w:rPr>
              <w:t xml:space="preserve"> </w:t>
            </w:r>
            <w:r w:rsidRPr="00206BE4">
              <w:rPr>
                <w:rFonts w:cs="Times New Roman" w:hint="eastAsia"/>
                <w:sz w:val="20"/>
                <w:szCs w:val="20"/>
              </w:rPr>
              <w:t>현재</w:t>
            </w:r>
            <w:r w:rsidRPr="00206BE4">
              <w:rPr>
                <w:rFonts w:cs="Times New Roman" w:hint="eastAsia"/>
                <w:sz w:val="20"/>
                <w:szCs w:val="20"/>
              </w:rPr>
              <w:t xml:space="preserve"> </w:t>
            </w:r>
            <w:r w:rsidRPr="00206BE4">
              <w:rPr>
                <w:rFonts w:cs="Times New Roman" w:hint="eastAsia"/>
                <w:sz w:val="20"/>
                <w:szCs w:val="20"/>
              </w:rPr>
              <w:t>진행</w:t>
            </w:r>
            <w:r w:rsidRPr="00206BE4">
              <w:rPr>
                <w:rFonts w:cs="Times New Roman" w:hint="eastAsia"/>
                <w:sz w:val="20"/>
                <w:szCs w:val="20"/>
              </w:rPr>
              <w:t xml:space="preserve"> </w:t>
            </w:r>
            <w:r w:rsidRPr="00206BE4">
              <w:rPr>
                <w:rFonts w:cs="Times New Roman" w:hint="eastAsia"/>
                <w:sz w:val="20"/>
                <w:szCs w:val="20"/>
              </w:rPr>
              <w:t>중인</w:t>
            </w:r>
            <w:r w:rsidRPr="00206BE4">
              <w:rPr>
                <w:rFonts w:cs="Times New Roman" w:hint="eastAsia"/>
                <w:sz w:val="20"/>
                <w:szCs w:val="20"/>
              </w:rPr>
              <w:t xml:space="preserve"> </w:t>
            </w:r>
            <w:r>
              <w:rPr>
                <w:rFonts w:cs="Times New Roman" w:hint="eastAsia"/>
                <w:sz w:val="20"/>
                <w:szCs w:val="20"/>
              </w:rPr>
              <w:t>소송</w:t>
            </w:r>
            <w:r w:rsidRPr="00206BE4">
              <w:rPr>
                <w:rFonts w:cs="Times New Roman" w:hint="eastAsia"/>
                <w:sz w:val="20"/>
                <w:szCs w:val="20"/>
              </w:rPr>
              <w:t xml:space="preserve"> </w:t>
            </w:r>
            <w:r w:rsidRPr="00206BE4">
              <w:rPr>
                <w:rFonts w:cs="Times New Roman" w:hint="eastAsia"/>
                <w:sz w:val="20"/>
                <w:szCs w:val="20"/>
              </w:rPr>
              <w:t>결과에</w:t>
            </w:r>
            <w:r w:rsidRPr="00206BE4">
              <w:rPr>
                <w:rFonts w:cs="Times New Roman" w:hint="eastAsia"/>
                <w:sz w:val="20"/>
                <w:szCs w:val="20"/>
              </w:rPr>
              <w:t xml:space="preserve"> </w:t>
            </w:r>
            <w:r w:rsidRPr="00206BE4">
              <w:rPr>
                <w:rFonts w:cs="Times New Roman" w:hint="eastAsia"/>
                <w:sz w:val="20"/>
                <w:szCs w:val="20"/>
              </w:rPr>
              <w:t>따라</w:t>
            </w:r>
            <w:r w:rsidRPr="00206BE4">
              <w:rPr>
                <w:rFonts w:cs="Times New Roman" w:hint="eastAsia"/>
                <w:sz w:val="20"/>
                <w:szCs w:val="20"/>
              </w:rPr>
              <w:t xml:space="preserve"> </w:t>
            </w:r>
            <w:r w:rsidRPr="00206BE4">
              <w:rPr>
                <w:rFonts w:cs="Times New Roman" w:hint="eastAsia"/>
                <w:sz w:val="20"/>
                <w:szCs w:val="20"/>
              </w:rPr>
              <w:t>금전적인</w:t>
            </w:r>
            <w:r w:rsidRPr="00206BE4">
              <w:rPr>
                <w:rFonts w:cs="Times New Roman" w:hint="eastAsia"/>
                <w:sz w:val="20"/>
                <w:szCs w:val="20"/>
              </w:rPr>
              <w:t xml:space="preserve"> </w:t>
            </w:r>
            <w:r w:rsidRPr="00206BE4">
              <w:rPr>
                <w:rFonts w:cs="Times New Roman" w:hint="eastAsia"/>
                <w:sz w:val="20"/>
                <w:szCs w:val="20"/>
              </w:rPr>
              <w:t>보상을</w:t>
            </w:r>
            <w:r w:rsidRPr="00206BE4">
              <w:rPr>
                <w:rFonts w:cs="Times New Roman" w:hint="eastAsia"/>
                <w:sz w:val="20"/>
                <w:szCs w:val="20"/>
              </w:rPr>
              <w:t xml:space="preserve"> </w:t>
            </w:r>
            <w:r w:rsidRPr="00206BE4">
              <w:rPr>
                <w:rFonts w:cs="Times New Roman" w:hint="eastAsia"/>
                <w:sz w:val="20"/>
                <w:szCs w:val="20"/>
              </w:rPr>
              <w:t>받을</w:t>
            </w:r>
            <w:r w:rsidRPr="00206BE4">
              <w:rPr>
                <w:rFonts w:cs="Times New Roman" w:hint="eastAsia"/>
                <w:sz w:val="20"/>
                <w:szCs w:val="20"/>
              </w:rPr>
              <w:t xml:space="preserve"> </w:t>
            </w:r>
            <w:r w:rsidRPr="00206BE4">
              <w:rPr>
                <w:rFonts w:cs="Times New Roman" w:hint="eastAsia"/>
                <w:sz w:val="20"/>
                <w:szCs w:val="20"/>
              </w:rPr>
              <w:t>가능성이</w:t>
            </w:r>
            <w:r w:rsidRPr="00206BE4">
              <w:rPr>
                <w:rFonts w:cs="Times New Roman" w:hint="eastAsia"/>
                <w:sz w:val="20"/>
                <w:szCs w:val="20"/>
              </w:rPr>
              <w:t xml:space="preserve"> </w:t>
            </w:r>
            <w:r w:rsidRPr="00206BE4">
              <w:rPr>
                <w:rFonts w:cs="Times New Roman" w:hint="eastAsia"/>
                <w:sz w:val="20"/>
                <w:szCs w:val="20"/>
              </w:rPr>
              <w:t>있어</w:t>
            </w:r>
            <w:r w:rsidRPr="00206BE4">
              <w:rPr>
                <w:rFonts w:cs="Times New Roman" w:hint="eastAsia"/>
                <w:sz w:val="20"/>
                <w:szCs w:val="20"/>
              </w:rPr>
              <w:t xml:space="preserve"> </w:t>
            </w:r>
            <w:r w:rsidRPr="00206BE4">
              <w:rPr>
                <w:rFonts w:cs="Times New Roman" w:hint="eastAsia"/>
                <w:sz w:val="20"/>
                <w:szCs w:val="20"/>
              </w:rPr>
              <w:t>보이나</w:t>
            </w:r>
            <w:r w:rsidRPr="00206BE4">
              <w:rPr>
                <w:rFonts w:cs="Times New Roman" w:hint="eastAsia"/>
                <w:sz w:val="20"/>
                <w:szCs w:val="20"/>
              </w:rPr>
              <w:t xml:space="preserve"> </w:t>
            </w:r>
            <w:r w:rsidRPr="00206BE4">
              <w:rPr>
                <w:rFonts w:cs="Times New Roman" w:hint="eastAsia"/>
                <w:sz w:val="20"/>
                <w:szCs w:val="20"/>
              </w:rPr>
              <w:t>현재로서는</w:t>
            </w:r>
            <w:r w:rsidRPr="00206BE4">
              <w:rPr>
                <w:rFonts w:cs="Times New Roman" w:hint="eastAsia"/>
                <w:sz w:val="20"/>
                <w:szCs w:val="20"/>
              </w:rPr>
              <w:t xml:space="preserve"> </w:t>
            </w:r>
            <w:r w:rsidRPr="00206BE4">
              <w:rPr>
                <w:rFonts w:cs="Times New Roman" w:hint="eastAsia"/>
                <w:sz w:val="20"/>
                <w:szCs w:val="20"/>
              </w:rPr>
              <w:t>그</w:t>
            </w:r>
            <w:r w:rsidRPr="00206BE4">
              <w:rPr>
                <w:rFonts w:cs="Times New Roman" w:hint="eastAsia"/>
                <w:sz w:val="20"/>
                <w:szCs w:val="20"/>
              </w:rPr>
              <w:t xml:space="preserve"> </w:t>
            </w:r>
            <w:r w:rsidRPr="00206BE4">
              <w:rPr>
                <w:rFonts w:cs="Times New Roman" w:hint="eastAsia"/>
                <w:sz w:val="20"/>
                <w:szCs w:val="20"/>
              </w:rPr>
              <w:t>금액을</w:t>
            </w:r>
            <w:r w:rsidRPr="00206BE4">
              <w:rPr>
                <w:rFonts w:cs="Times New Roman" w:hint="eastAsia"/>
                <w:sz w:val="20"/>
                <w:szCs w:val="20"/>
              </w:rPr>
              <w:t xml:space="preserve"> </w:t>
            </w:r>
            <w:r w:rsidRPr="00206BE4">
              <w:rPr>
                <w:rFonts w:cs="Times New Roman" w:hint="eastAsia"/>
                <w:sz w:val="20"/>
                <w:szCs w:val="20"/>
              </w:rPr>
              <w:t>예측하기는</w:t>
            </w:r>
            <w:r w:rsidRPr="00206BE4">
              <w:rPr>
                <w:rFonts w:cs="Times New Roman" w:hint="eastAsia"/>
                <w:sz w:val="20"/>
                <w:szCs w:val="20"/>
              </w:rPr>
              <w:t xml:space="preserve"> </w:t>
            </w:r>
            <w:r w:rsidRPr="00206BE4">
              <w:rPr>
                <w:rFonts w:cs="Times New Roman" w:hint="eastAsia"/>
                <w:sz w:val="20"/>
                <w:szCs w:val="20"/>
              </w:rPr>
              <w:t>어려움</w:t>
            </w:r>
            <w:r w:rsidRPr="00206BE4">
              <w:rPr>
                <w:rFonts w:cs="Times New Roman" w:hint="eastAsia"/>
                <w:sz w:val="20"/>
                <w:szCs w:val="20"/>
              </w:rPr>
              <w:t>.</w:t>
            </w:r>
          </w:p>
        </w:tc>
      </w:tr>
    </w:tbl>
    <w:p w14:paraId="6197D455" w14:textId="1C707385" w:rsidR="00907D3B" w:rsidRDefault="00907D3B" w:rsidP="00BB356A">
      <w:pPr>
        <w:rPr>
          <w:b/>
        </w:rPr>
      </w:pPr>
    </w:p>
    <w:p w14:paraId="210C778F" w14:textId="77777777" w:rsidR="00E06B32" w:rsidRPr="005335C7" w:rsidRDefault="00E06B32" w:rsidP="00BB356A">
      <w:pPr>
        <w:rPr>
          <w:b/>
        </w:rPr>
      </w:pPr>
    </w:p>
    <w:sectPr w:rsidR="00E06B32" w:rsidRPr="005335C7" w:rsidSect="009B5815">
      <w:footerReference w:type="default" r:id="rId15"/>
      <w:pgSz w:w="16838" w:h="11906" w:orient="landscape" w:code="9"/>
      <w:pgMar w:top="1418" w:right="1134" w:bottom="1134" w:left="1134" w:header="680" w:footer="567"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0859F7" w14:textId="77777777" w:rsidR="005747C8" w:rsidRDefault="005747C8" w:rsidP="002B1371">
      <w:pPr>
        <w:spacing w:line="240" w:lineRule="auto"/>
      </w:pPr>
      <w:r>
        <w:separator/>
      </w:r>
    </w:p>
  </w:endnote>
  <w:endnote w:type="continuationSeparator" w:id="0">
    <w:p w14:paraId="602DDBBB" w14:textId="77777777" w:rsidR="005747C8" w:rsidRDefault="005747C8" w:rsidP="002B13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atura MT Script Capitals">
    <w:panose1 w:val="03020802060602070202"/>
    <w:charset w:val="00"/>
    <w:family w:val="script"/>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Perpetua">
    <w:panose1 w:val="02020502060401020303"/>
    <w:charset w:val="00"/>
    <w:family w:val="roman"/>
    <w:pitch w:val="variable"/>
    <w:sig w:usb0="00000003" w:usb1="00000000" w:usb2="00000000" w:usb3="00000000" w:csb0="00000001" w:csb1="00000000"/>
  </w:font>
  <w:font w:name="SC STKaiti">
    <w:altName w:val="맑은 고딕 Semilight"/>
    <w:charset w:val="86"/>
    <w:family w:val="auto"/>
    <w:pitch w:val="variable"/>
    <w:sig w:usb0="00000000"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93ECF" w14:textId="77777777" w:rsidR="00BA5368" w:rsidRPr="00BE7A21" w:rsidRDefault="00BA5368" w:rsidP="00383F71">
    <w:pPr>
      <w:pStyle w:val="a4"/>
      <w:tabs>
        <w:tab w:val="clear" w:pos="4513"/>
        <w:tab w:val="clear" w:pos="9026"/>
        <w:tab w:val="right" w:pos="14570"/>
      </w:tabs>
      <w:rPr>
        <w:rFonts w:ascii="Calibri" w:hAnsi="Calibri" w:cs="Calibri"/>
        <w:color w:val="FFFFFF" w:themeColor="background1"/>
        <w:sz w:val="20"/>
      </w:rPr>
    </w:pPr>
    <w:r w:rsidRPr="00BE7A21">
      <w:rPr>
        <w:noProof/>
        <w:color w:val="FFFFFF" w:themeColor="background1"/>
      </w:rPr>
      <w:drawing>
        <wp:anchor distT="0" distB="0" distL="114300" distR="114300" simplePos="0" relativeHeight="251686912" behindDoc="1" locked="1" layoutInCell="1" allowOverlap="1" wp14:anchorId="58C6D428" wp14:editId="5EC5F65E">
          <wp:simplePos x="0" y="0"/>
          <wp:positionH relativeFrom="page">
            <wp:align>left</wp:align>
          </wp:positionH>
          <wp:positionV relativeFrom="page">
            <wp:align>bottom</wp:align>
          </wp:positionV>
          <wp:extent cx="10692000" cy="3063600"/>
          <wp:effectExtent l="0" t="0" r="0" b="3810"/>
          <wp:wrapNone/>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a:picLocks noChangeAspect="1"/>
                  </pic:cNvPicPr>
                </pic:nvPicPr>
                <pic:blipFill rotWithShape="1">
                  <a:blip r:embed="rId1" cstate="print">
                    <a:extLst>
                      <a:ext uri="{28A0092B-C50C-407E-A947-70E740481C1C}">
                        <a14:useLocalDpi xmlns:a14="http://schemas.microsoft.com/office/drawing/2010/main" val="0"/>
                      </a:ext>
                    </a:extLst>
                  </a:blip>
                  <a:srcRect t="59881"/>
                  <a:stretch/>
                </pic:blipFill>
                <pic:spPr bwMode="auto">
                  <a:xfrm>
                    <a:off x="0" y="0"/>
                    <a:ext cx="10692000" cy="3063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7A21">
      <w:rPr>
        <w:rFonts w:ascii="Calibri" w:hAnsi="Calibri" w:cs="Calibri"/>
        <w:color w:val="FFFFFF" w:themeColor="background1"/>
        <w:sz w:val="20"/>
      </w:rPr>
      <w:t>Privileged and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D8F53" w14:textId="77777777" w:rsidR="00BA5368" w:rsidRPr="00E812A6" w:rsidRDefault="00BA5368" w:rsidP="00E812A6">
    <w:pPr>
      <w:pStyle w:val="a4"/>
    </w:pPr>
    <w:r w:rsidRPr="00EA1594">
      <w:rPr>
        <w:noProof/>
        <w:color w:val="FFFFFF" w:themeColor="background1"/>
      </w:rPr>
      <w:drawing>
        <wp:anchor distT="0" distB="0" distL="114300" distR="114300" simplePos="0" relativeHeight="251684864" behindDoc="1" locked="1" layoutInCell="1" allowOverlap="1" wp14:anchorId="6B896D4E" wp14:editId="12333E87">
          <wp:simplePos x="0" y="0"/>
          <wp:positionH relativeFrom="page">
            <wp:align>left</wp:align>
          </wp:positionH>
          <wp:positionV relativeFrom="page">
            <wp:align>bottom</wp:align>
          </wp:positionV>
          <wp:extent cx="10710000" cy="3063600"/>
          <wp:effectExtent l="0" t="0" r="0" b="381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59623"/>
                  <a:stretch/>
                </pic:blipFill>
                <pic:spPr bwMode="auto">
                  <a:xfrm>
                    <a:off x="0" y="0"/>
                    <a:ext cx="10710000" cy="306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04BB6" w14:textId="3E46C37D" w:rsidR="00BA5368" w:rsidRPr="00383F71" w:rsidRDefault="00BA5368" w:rsidP="00383F71">
    <w:pPr>
      <w:pStyle w:val="a4"/>
      <w:tabs>
        <w:tab w:val="clear" w:pos="4513"/>
        <w:tab w:val="clear" w:pos="9026"/>
        <w:tab w:val="right" w:pos="14570"/>
      </w:tabs>
      <w:rPr>
        <w:rFonts w:ascii="Calibri" w:hAnsi="Calibri" w:cs="Calibri"/>
        <w:sz w:val="20"/>
      </w:rPr>
    </w:pPr>
    <w:r w:rsidRPr="00383F71">
      <w:rPr>
        <w:rFonts w:ascii="Calibri" w:hAnsi="Calibri" w:cs="Calibri"/>
        <w:sz w:val="20"/>
      </w:rPr>
      <w:t>Privileged and Confidential</w:t>
    </w:r>
    <w:r>
      <w:rPr>
        <w:rFonts w:ascii="Calibri" w:hAnsi="Calibri" w:cs="Calibri"/>
        <w:sz w:val="20"/>
      </w:rPr>
      <w:tab/>
    </w:r>
    <w:r w:rsidRPr="00383F71">
      <w:rPr>
        <w:rFonts w:ascii="Calibri" w:hAnsi="Calibri" w:cs="Calibri"/>
        <w:sz w:val="20"/>
      </w:rPr>
      <w:fldChar w:fldCharType="begin"/>
    </w:r>
    <w:r w:rsidRPr="00383F71">
      <w:rPr>
        <w:rFonts w:ascii="Calibri" w:hAnsi="Calibri" w:cs="Calibri"/>
        <w:sz w:val="20"/>
      </w:rPr>
      <w:instrText>PAGE   \* MERGEFORMAT</w:instrText>
    </w:r>
    <w:r w:rsidRPr="00383F71">
      <w:rPr>
        <w:rFonts w:ascii="Calibri" w:hAnsi="Calibri" w:cs="Calibri"/>
        <w:sz w:val="20"/>
      </w:rPr>
      <w:fldChar w:fldCharType="separate"/>
    </w:r>
    <w:r w:rsidR="00AC0534" w:rsidRPr="00AC0534">
      <w:rPr>
        <w:rFonts w:ascii="Calibri" w:hAnsi="Calibri" w:cs="Calibri"/>
        <w:noProof/>
        <w:sz w:val="20"/>
        <w:lang w:val="ko-KR"/>
      </w:rPr>
      <w:t>i</w:t>
    </w:r>
    <w:r w:rsidRPr="00383F71">
      <w:rPr>
        <w:rFonts w:ascii="Calibri" w:hAnsi="Calibri" w:cs="Calibri"/>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3BD8E" w14:textId="30139862" w:rsidR="00BA5368" w:rsidRPr="00383F71" w:rsidRDefault="00BA5368" w:rsidP="00383F71">
    <w:pPr>
      <w:pStyle w:val="a4"/>
      <w:tabs>
        <w:tab w:val="clear" w:pos="4513"/>
        <w:tab w:val="clear" w:pos="9026"/>
        <w:tab w:val="right" w:pos="14570"/>
      </w:tabs>
      <w:rPr>
        <w:rFonts w:ascii="Calibri" w:hAnsi="Calibri" w:cs="Calibri"/>
        <w:sz w:val="20"/>
      </w:rPr>
    </w:pPr>
    <w:r w:rsidRPr="00383F71">
      <w:rPr>
        <w:rFonts w:ascii="Calibri" w:hAnsi="Calibri" w:cs="Calibri"/>
        <w:sz w:val="20"/>
      </w:rPr>
      <w:t>Privileged and Confidential</w:t>
    </w:r>
    <w:r>
      <w:rPr>
        <w:rFonts w:ascii="Calibri" w:hAnsi="Calibri" w:cs="Calibri"/>
        <w:sz w:val="20"/>
      </w:rPr>
      <w:tab/>
    </w:r>
    <w:r w:rsidRPr="00383F71">
      <w:rPr>
        <w:rFonts w:ascii="Calibri" w:hAnsi="Calibri" w:cs="Calibri"/>
        <w:sz w:val="20"/>
      </w:rPr>
      <w:fldChar w:fldCharType="begin"/>
    </w:r>
    <w:r w:rsidRPr="00383F71">
      <w:rPr>
        <w:rFonts w:ascii="Calibri" w:hAnsi="Calibri" w:cs="Calibri"/>
        <w:sz w:val="20"/>
      </w:rPr>
      <w:instrText>PAGE   \* MERGEFORMAT</w:instrText>
    </w:r>
    <w:r w:rsidRPr="00383F71">
      <w:rPr>
        <w:rFonts w:ascii="Calibri" w:hAnsi="Calibri" w:cs="Calibri"/>
        <w:sz w:val="20"/>
      </w:rPr>
      <w:fldChar w:fldCharType="separate"/>
    </w:r>
    <w:r w:rsidR="00AA19A0" w:rsidRPr="00AA19A0">
      <w:rPr>
        <w:rFonts w:ascii="Calibri" w:hAnsi="Calibri" w:cs="Calibri"/>
        <w:noProof/>
        <w:sz w:val="20"/>
        <w:lang w:val="ko-KR"/>
      </w:rPr>
      <w:t>33</w:t>
    </w:r>
    <w:r w:rsidRPr="00383F71">
      <w:rPr>
        <w:rFonts w:ascii="Calibri" w:hAnsi="Calibri" w:cs="Calibr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B185CB" w14:textId="77777777" w:rsidR="005747C8" w:rsidRDefault="005747C8" w:rsidP="002B1371">
      <w:pPr>
        <w:spacing w:line="240" w:lineRule="auto"/>
      </w:pPr>
      <w:r>
        <w:separator/>
      </w:r>
    </w:p>
  </w:footnote>
  <w:footnote w:type="continuationSeparator" w:id="0">
    <w:p w14:paraId="6B53B33B" w14:textId="77777777" w:rsidR="005747C8" w:rsidRDefault="005747C8" w:rsidP="002B1371">
      <w:pPr>
        <w:spacing w:line="240" w:lineRule="auto"/>
      </w:pPr>
      <w:r>
        <w:continuationSeparator/>
      </w:r>
    </w:p>
  </w:footnote>
  <w:footnote w:id="1">
    <w:p w14:paraId="43CE031E" w14:textId="15BCCDB5" w:rsidR="00BA5368" w:rsidRPr="001E5A4D" w:rsidRDefault="00BA5368" w:rsidP="00745234">
      <w:pPr>
        <w:pStyle w:val="ac"/>
        <w:spacing w:line="240" w:lineRule="auto"/>
        <w:ind w:left="227" w:hanging="227"/>
        <w:jc w:val="both"/>
        <w:rPr>
          <w:sz w:val="18"/>
          <w:szCs w:val="18"/>
        </w:rPr>
      </w:pPr>
      <w:r w:rsidRPr="00745234">
        <w:rPr>
          <w:rStyle w:val="ad"/>
        </w:rPr>
        <w:footnoteRef/>
      </w:r>
      <w:r w:rsidRPr="00745234">
        <w:rPr>
          <w:sz w:val="18"/>
          <w:szCs w:val="18"/>
        </w:rPr>
        <w:t xml:space="preserve"> </w:t>
      </w:r>
      <w:r>
        <w:rPr>
          <w:sz w:val="18"/>
          <w:szCs w:val="18"/>
        </w:rPr>
        <w:tab/>
      </w:r>
      <w:r>
        <w:rPr>
          <w:rFonts w:hint="eastAsia"/>
          <w:sz w:val="18"/>
          <w:szCs w:val="18"/>
        </w:rPr>
        <w:t>1</w:t>
      </w:r>
      <w:r>
        <w:rPr>
          <w:sz w:val="18"/>
          <w:szCs w:val="18"/>
        </w:rPr>
        <w:t>4</w:t>
      </w:r>
      <w:r>
        <w:rPr>
          <w:rFonts w:hint="eastAsia"/>
          <w:sz w:val="18"/>
          <w:szCs w:val="18"/>
        </w:rPr>
        <w:t>차</w:t>
      </w:r>
      <w:r>
        <w:rPr>
          <w:rFonts w:hint="eastAsia"/>
          <w:sz w:val="18"/>
          <w:szCs w:val="18"/>
        </w:rPr>
        <w:t xml:space="preserve"> </w:t>
      </w:r>
      <w:r>
        <w:rPr>
          <w:rFonts w:hint="eastAsia"/>
          <w:sz w:val="18"/>
          <w:szCs w:val="18"/>
        </w:rPr>
        <w:t>주식매수선택권의</w:t>
      </w:r>
      <w:r>
        <w:rPr>
          <w:rFonts w:hint="eastAsia"/>
          <w:sz w:val="18"/>
          <w:szCs w:val="18"/>
        </w:rPr>
        <w:t xml:space="preserve"> </w:t>
      </w:r>
      <w:r>
        <w:rPr>
          <w:rFonts w:hint="eastAsia"/>
          <w:sz w:val="18"/>
          <w:szCs w:val="18"/>
        </w:rPr>
        <w:t>부여</w:t>
      </w:r>
      <w:r>
        <w:rPr>
          <w:rFonts w:hint="eastAsia"/>
          <w:sz w:val="18"/>
          <w:szCs w:val="18"/>
        </w:rPr>
        <w:t xml:space="preserve"> </w:t>
      </w:r>
      <w:r>
        <w:rPr>
          <w:rFonts w:hint="eastAsia"/>
          <w:sz w:val="18"/>
          <w:szCs w:val="18"/>
        </w:rPr>
        <w:t>대상자</w:t>
      </w:r>
      <w:r>
        <w:rPr>
          <w:rFonts w:hint="eastAsia"/>
          <w:sz w:val="18"/>
          <w:szCs w:val="18"/>
        </w:rPr>
        <w:t xml:space="preserve"> </w:t>
      </w:r>
      <w:r>
        <w:rPr>
          <w:rFonts w:hint="eastAsia"/>
          <w:sz w:val="18"/>
          <w:szCs w:val="18"/>
        </w:rPr>
        <w:t>중</w:t>
      </w:r>
      <w:r>
        <w:rPr>
          <w:rFonts w:hint="eastAsia"/>
          <w:sz w:val="18"/>
          <w:szCs w:val="18"/>
        </w:rPr>
        <w:t xml:space="preserve"> </w:t>
      </w:r>
      <w:r>
        <w:rPr>
          <w:sz w:val="18"/>
          <w:szCs w:val="18"/>
        </w:rPr>
        <w:t>1</w:t>
      </w:r>
      <w:r>
        <w:rPr>
          <w:rFonts w:hint="eastAsia"/>
          <w:sz w:val="18"/>
          <w:szCs w:val="18"/>
        </w:rPr>
        <w:t>명</w:t>
      </w:r>
      <w:r>
        <w:rPr>
          <w:rFonts w:hint="eastAsia"/>
          <w:sz w:val="18"/>
          <w:szCs w:val="18"/>
        </w:rPr>
        <w:t>(</w:t>
      </w:r>
      <w:r>
        <w:rPr>
          <w:sz w:val="18"/>
          <w:szCs w:val="18"/>
        </w:rPr>
        <w:t>6,000</w:t>
      </w:r>
      <w:r>
        <w:rPr>
          <w:rFonts w:hint="eastAsia"/>
          <w:sz w:val="18"/>
          <w:szCs w:val="18"/>
        </w:rPr>
        <w:t>주</w:t>
      </w:r>
      <w:r>
        <w:rPr>
          <w:rFonts w:hint="eastAsia"/>
          <w:sz w:val="18"/>
          <w:szCs w:val="18"/>
        </w:rPr>
        <w:t>)</w:t>
      </w:r>
      <w:r>
        <w:rPr>
          <w:rFonts w:hint="eastAsia"/>
          <w:sz w:val="18"/>
          <w:szCs w:val="18"/>
        </w:rPr>
        <w:t>에</w:t>
      </w:r>
      <w:r>
        <w:rPr>
          <w:rFonts w:hint="eastAsia"/>
          <w:sz w:val="18"/>
          <w:szCs w:val="18"/>
        </w:rPr>
        <w:t xml:space="preserve"> </w:t>
      </w:r>
      <w:r>
        <w:rPr>
          <w:rFonts w:hint="eastAsia"/>
          <w:sz w:val="18"/>
          <w:szCs w:val="18"/>
        </w:rPr>
        <w:t>대해서는</w:t>
      </w:r>
      <w:r>
        <w:rPr>
          <w:rFonts w:hint="eastAsia"/>
          <w:sz w:val="18"/>
          <w:szCs w:val="18"/>
        </w:rPr>
        <w:t xml:space="preserve"> </w:t>
      </w:r>
      <w:r>
        <w:rPr>
          <w:rFonts w:hint="eastAsia"/>
          <w:sz w:val="18"/>
          <w:szCs w:val="18"/>
        </w:rPr>
        <w:t>대상회사에</w:t>
      </w:r>
      <w:r>
        <w:rPr>
          <w:rFonts w:hint="eastAsia"/>
          <w:sz w:val="18"/>
          <w:szCs w:val="18"/>
        </w:rPr>
        <w:t xml:space="preserve"> </w:t>
      </w:r>
      <w:r>
        <w:rPr>
          <w:rFonts w:hint="eastAsia"/>
          <w:sz w:val="18"/>
          <w:szCs w:val="18"/>
        </w:rPr>
        <w:t>잔류할</w:t>
      </w:r>
      <w:r>
        <w:rPr>
          <w:rFonts w:hint="eastAsia"/>
          <w:sz w:val="18"/>
          <w:szCs w:val="18"/>
        </w:rPr>
        <w:t xml:space="preserve"> </w:t>
      </w:r>
      <w:r>
        <w:rPr>
          <w:rFonts w:hint="eastAsia"/>
          <w:sz w:val="18"/>
          <w:szCs w:val="18"/>
        </w:rPr>
        <w:t>것이</w:t>
      </w:r>
      <w:r>
        <w:rPr>
          <w:rFonts w:hint="eastAsia"/>
          <w:sz w:val="18"/>
          <w:szCs w:val="18"/>
        </w:rPr>
        <w:t xml:space="preserve"> </w:t>
      </w:r>
      <w:r>
        <w:rPr>
          <w:rFonts w:hint="eastAsia"/>
          <w:sz w:val="18"/>
          <w:szCs w:val="18"/>
        </w:rPr>
        <w:t>불확실</w:t>
      </w:r>
      <w:r>
        <w:rPr>
          <w:rFonts w:hint="eastAsia"/>
          <w:sz w:val="18"/>
          <w:szCs w:val="18"/>
        </w:rPr>
        <w:t xml:space="preserve"> </w:t>
      </w:r>
      <w:r>
        <w:rPr>
          <w:rFonts w:hint="eastAsia"/>
          <w:sz w:val="18"/>
          <w:szCs w:val="18"/>
        </w:rPr>
        <w:t>하여</w:t>
      </w:r>
      <w:r>
        <w:rPr>
          <w:rFonts w:hint="eastAsia"/>
          <w:sz w:val="18"/>
          <w:szCs w:val="18"/>
        </w:rPr>
        <w:t xml:space="preserve"> </w:t>
      </w:r>
      <w:r>
        <w:rPr>
          <w:rFonts w:hint="eastAsia"/>
          <w:sz w:val="18"/>
          <w:szCs w:val="18"/>
        </w:rPr>
        <w:t>잔여수량</w:t>
      </w:r>
      <w:r>
        <w:rPr>
          <w:rFonts w:hint="eastAsia"/>
          <w:sz w:val="18"/>
          <w:szCs w:val="18"/>
        </w:rPr>
        <w:t xml:space="preserve"> </w:t>
      </w:r>
      <w:r>
        <w:rPr>
          <w:rFonts w:hint="eastAsia"/>
          <w:sz w:val="18"/>
          <w:szCs w:val="18"/>
        </w:rPr>
        <w:t>계산</w:t>
      </w:r>
      <w:r>
        <w:rPr>
          <w:rFonts w:hint="eastAsia"/>
          <w:sz w:val="18"/>
          <w:szCs w:val="18"/>
        </w:rPr>
        <w:t xml:space="preserve"> </w:t>
      </w:r>
      <w:r>
        <w:rPr>
          <w:rFonts w:hint="eastAsia"/>
          <w:sz w:val="18"/>
          <w:szCs w:val="18"/>
        </w:rPr>
        <w:t>시</w:t>
      </w:r>
      <w:r>
        <w:rPr>
          <w:rFonts w:hint="eastAsia"/>
          <w:sz w:val="18"/>
          <w:szCs w:val="18"/>
        </w:rPr>
        <w:t xml:space="preserve"> </w:t>
      </w:r>
      <w:r>
        <w:rPr>
          <w:rFonts w:hint="eastAsia"/>
          <w:sz w:val="18"/>
          <w:szCs w:val="18"/>
        </w:rPr>
        <w:t>제외하였다고</w:t>
      </w:r>
      <w:r>
        <w:rPr>
          <w:rFonts w:hint="eastAsia"/>
          <w:sz w:val="18"/>
          <w:szCs w:val="18"/>
        </w:rPr>
        <w:t xml:space="preserve"> </w:t>
      </w:r>
      <w:r>
        <w:rPr>
          <w:rFonts w:hint="eastAsia"/>
          <w:sz w:val="18"/>
          <w:szCs w:val="18"/>
        </w:rPr>
        <w:t>하며</w:t>
      </w:r>
      <w:r>
        <w:rPr>
          <w:rFonts w:hint="eastAsia"/>
          <w:sz w:val="18"/>
          <w:szCs w:val="18"/>
        </w:rPr>
        <w:t>,</w:t>
      </w:r>
      <w:r>
        <w:rPr>
          <w:sz w:val="18"/>
          <w:szCs w:val="18"/>
        </w:rPr>
        <w:t xml:space="preserve"> </w:t>
      </w:r>
      <w:r>
        <w:rPr>
          <w:rFonts w:hint="eastAsia"/>
          <w:sz w:val="18"/>
          <w:szCs w:val="18"/>
        </w:rPr>
        <w:t>이를</w:t>
      </w:r>
      <w:r>
        <w:rPr>
          <w:rFonts w:hint="eastAsia"/>
          <w:sz w:val="18"/>
          <w:szCs w:val="18"/>
        </w:rPr>
        <w:t xml:space="preserve"> </w:t>
      </w:r>
      <w:r>
        <w:rPr>
          <w:rFonts w:hint="eastAsia"/>
          <w:sz w:val="18"/>
          <w:szCs w:val="18"/>
        </w:rPr>
        <w:t>포함할</w:t>
      </w:r>
      <w:r>
        <w:rPr>
          <w:rFonts w:hint="eastAsia"/>
          <w:sz w:val="18"/>
          <w:szCs w:val="18"/>
        </w:rPr>
        <w:t xml:space="preserve"> </w:t>
      </w:r>
      <w:r>
        <w:rPr>
          <w:rFonts w:hint="eastAsia"/>
          <w:sz w:val="18"/>
          <w:szCs w:val="18"/>
        </w:rPr>
        <w:t>경우</w:t>
      </w:r>
      <w:r>
        <w:rPr>
          <w:rFonts w:hint="eastAsia"/>
          <w:sz w:val="18"/>
          <w:szCs w:val="18"/>
        </w:rPr>
        <w:t xml:space="preserve"> 2022</w:t>
      </w:r>
      <w:r>
        <w:rPr>
          <w:rFonts w:hint="eastAsia"/>
          <w:sz w:val="18"/>
          <w:szCs w:val="18"/>
        </w:rPr>
        <w:t>년</w:t>
      </w:r>
      <w:r>
        <w:rPr>
          <w:rFonts w:hint="eastAsia"/>
          <w:sz w:val="18"/>
          <w:szCs w:val="18"/>
        </w:rPr>
        <w:t xml:space="preserve"> 7</w:t>
      </w:r>
      <w:r>
        <w:rPr>
          <w:rFonts w:hint="eastAsia"/>
          <w:sz w:val="18"/>
          <w:szCs w:val="18"/>
        </w:rPr>
        <w:t>월</w:t>
      </w:r>
      <w:r>
        <w:rPr>
          <w:rFonts w:hint="eastAsia"/>
          <w:sz w:val="18"/>
          <w:szCs w:val="18"/>
        </w:rPr>
        <w:t xml:space="preserve"> 8</w:t>
      </w:r>
      <w:r>
        <w:rPr>
          <w:rFonts w:hint="eastAsia"/>
          <w:sz w:val="18"/>
          <w:szCs w:val="18"/>
        </w:rPr>
        <w:t>일</w:t>
      </w:r>
      <w:r>
        <w:rPr>
          <w:rFonts w:hint="eastAsia"/>
          <w:sz w:val="18"/>
          <w:szCs w:val="18"/>
        </w:rPr>
        <w:t xml:space="preserve"> </w:t>
      </w:r>
      <w:r>
        <w:rPr>
          <w:rFonts w:hint="eastAsia"/>
          <w:sz w:val="18"/>
          <w:szCs w:val="18"/>
        </w:rPr>
        <w:t>기준</w:t>
      </w:r>
      <w:r>
        <w:rPr>
          <w:rFonts w:hint="eastAsia"/>
          <w:sz w:val="18"/>
          <w:szCs w:val="18"/>
        </w:rPr>
        <w:t xml:space="preserve"> </w:t>
      </w:r>
      <w:r>
        <w:rPr>
          <w:rFonts w:hint="eastAsia"/>
          <w:sz w:val="18"/>
          <w:szCs w:val="18"/>
        </w:rPr>
        <w:t>잔여수량은</w:t>
      </w:r>
      <w:r>
        <w:rPr>
          <w:rFonts w:hint="eastAsia"/>
          <w:sz w:val="18"/>
          <w:szCs w:val="18"/>
        </w:rPr>
        <w:t xml:space="preserve"> </w:t>
      </w:r>
      <w:r>
        <w:rPr>
          <w:sz w:val="18"/>
          <w:szCs w:val="18"/>
        </w:rPr>
        <w:t>16,458,916</w:t>
      </w:r>
      <w:r>
        <w:rPr>
          <w:rFonts w:hint="eastAsia"/>
          <w:sz w:val="18"/>
          <w:szCs w:val="18"/>
        </w:rPr>
        <w:t>주임</w:t>
      </w:r>
      <w:r>
        <w:rPr>
          <w:rFonts w:hint="eastAsia"/>
          <w:sz w:val="18"/>
          <w:szCs w:val="18"/>
        </w:rPr>
        <w:t>.</w:t>
      </w:r>
    </w:p>
  </w:footnote>
  <w:footnote w:id="2">
    <w:p w14:paraId="728D6D7C" w14:textId="25F498A5" w:rsidR="00BA5368" w:rsidRPr="00901550" w:rsidRDefault="00BA5368" w:rsidP="0073670C">
      <w:pPr>
        <w:pStyle w:val="ac"/>
        <w:spacing w:line="240" w:lineRule="auto"/>
        <w:ind w:left="227" w:hanging="227"/>
        <w:jc w:val="both"/>
        <w:rPr>
          <w:spacing w:val="-2"/>
          <w:sz w:val="18"/>
          <w:szCs w:val="18"/>
        </w:rPr>
      </w:pPr>
      <w:r w:rsidRPr="0073670C">
        <w:rPr>
          <w:rStyle w:val="ad"/>
          <w:sz w:val="18"/>
          <w:szCs w:val="18"/>
        </w:rPr>
        <w:footnoteRef/>
      </w:r>
      <w:r w:rsidRPr="0073670C">
        <w:rPr>
          <w:sz w:val="18"/>
          <w:szCs w:val="18"/>
        </w:rPr>
        <w:t xml:space="preserve"> </w:t>
      </w:r>
      <w:r w:rsidRPr="0073670C">
        <w:rPr>
          <w:sz w:val="18"/>
          <w:szCs w:val="18"/>
        </w:rPr>
        <w:tab/>
      </w:r>
      <w:r w:rsidRPr="00901550">
        <w:rPr>
          <w:rFonts w:hint="eastAsia"/>
          <w:spacing w:val="-2"/>
          <w:sz w:val="18"/>
          <w:szCs w:val="18"/>
        </w:rPr>
        <w:t>대상회사에서</w:t>
      </w:r>
      <w:r w:rsidRPr="00901550">
        <w:rPr>
          <w:rFonts w:hint="eastAsia"/>
          <w:spacing w:val="-2"/>
          <w:sz w:val="18"/>
          <w:szCs w:val="18"/>
        </w:rPr>
        <w:t xml:space="preserve"> </w:t>
      </w:r>
      <w:r w:rsidRPr="00901550">
        <w:rPr>
          <w:rFonts w:hint="eastAsia"/>
          <w:spacing w:val="-2"/>
          <w:sz w:val="18"/>
          <w:szCs w:val="18"/>
        </w:rPr>
        <w:t>제공한</w:t>
      </w:r>
      <w:r w:rsidRPr="00901550">
        <w:rPr>
          <w:rFonts w:hint="eastAsia"/>
          <w:spacing w:val="-2"/>
          <w:sz w:val="18"/>
          <w:szCs w:val="18"/>
        </w:rPr>
        <w:t xml:space="preserve"> </w:t>
      </w:r>
      <w:r w:rsidRPr="00901550">
        <w:rPr>
          <w:spacing w:val="-2"/>
          <w:sz w:val="18"/>
          <w:szCs w:val="18"/>
        </w:rPr>
        <w:t>2022</w:t>
      </w:r>
      <w:r w:rsidRPr="00901550">
        <w:rPr>
          <w:rFonts w:hint="eastAsia"/>
          <w:spacing w:val="-2"/>
          <w:sz w:val="18"/>
          <w:szCs w:val="18"/>
        </w:rPr>
        <w:t>년</w:t>
      </w:r>
      <w:r w:rsidRPr="00901550">
        <w:rPr>
          <w:rFonts w:hint="eastAsia"/>
          <w:spacing w:val="-2"/>
          <w:sz w:val="18"/>
          <w:szCs w:val="18"/>
        </w:rPr>
        <w:t xml:space="preserve"> </w:t>
      </w:r>
      <w:r w:rsidRPr="00901550">
        <w:rPr>
          <w:spacing w:val="-2"/>
          <w:sz w:val="18"/>
          <w:szCs w:val="18"/>
        </w:rPr>
        <w:t>7</w:t>
      </w:r>
      <w:r w:rsidRPr="00901550">
        <w:rPr>
          <w:rFonts w:hint="eastAsia"/>
          <w:spacing w:val="-2"/>
          <w:sz w:val="18"/>
          <w:szCs w:val="18"/>
        </w:rPr>
        <w:t>월</w:t>
      </w:r>
      <w:r w:rsidRPr="00901550">
        <w:rPr>
          <w:rFonts w:hint="eastAsia"/>
          <w:spacing w:val="-2"/>
          <w:sz w:val="18"/>
          <w:szCs w:val="18"/>
        </w:rPr>
        <w:t xml:space="preserve"> </w:t>
      </w:r>
      <w:r w:rsidRPr="00901550">
        <w:rPr>
          <w:spacing w:val="-2"/>
          <w:sz w:val="18"/>
          <w:szCs w:val="18"/>
        </w:rPr>
        <w:t>8</w:t>
      </w:r>
      <w:r w:rsidRPr="00901550">
        <w:rPr>
          <w:rFonts w:hint="eastAsia"/>
          <w:spacing w:val="-2"/>
          <w:sz w:val="18"/>
          <w:szCs w:val="18"/>
        </w:rPr>
        <w:t>일</w:t>
      </w:r>
      <w:r w:rsidRPr="00901550">
        <w:rPr>
          <w:rFonts w:hint="eastAsia"/>
          <w:spacing w:val="-2"/>
          <w:sz w:val="18"/>
          <w:szCs w:val="18"/>
        </w:rPr>
        <w:t xml:space="preserve"> </w:t>
      </w:r>
      <w:r w:rsidRPr="00901550">
        <w:rPr>
          <w:rFonts w:hint="eastAsia"/>
          <w:spacing w:val="-2"/>
          <w:sz w:val="18"/>
          <w:szCs w:val="18"/>
        </w:rPr>
        <w:t>스톡옵션</w:t>
      </w:r>
      <w:r w:rsidRPr="00901550">
        <w:rPr>
          <w:rFonts w:hint="eastAsia"/>
          <w:spacing w:val="-2"/>
          <w:sz w:val="18"/>
          <w:szCs w:val="18"/>
        </w:rPr>
        <w:t xml:space="preserve"> </w:t>
      </w:r>
      <w:r w:rsidRPr="00901550">
        <w:rPr>
          <w:rFonts w:hint="eastAsia"/>
          <w:spacing w:val="-2"/>
          <w:sz w:val="18"/>
          <w:szCs w:val="18"/>
        </w:rPr>
        <w:t>부여</w:t>
      </w:r>
      <w:r w:rsidRPr="00901550">
        <w:rPr>
          <w:rFonts w:hint="eastAsia"/>
          <w:spacing w:val="-2"/>
          <w:sz w:val="18"/>
          <w:szCs w:val="18"/>
        </w:rPr>
        <w:t xml:space="preserve"> </w:t>
      </w:r>
      <w:r w:rsidRPr="00901550">
        <w:rPr>
          <w:rFonts w:hint="eastAsia"/>
          <w:spacing w:val="-2"/>
          <w:sz w:val="18"/>
          <w:szCs w:val="18"/>
        </w:rPr>
        <w:t>이력표를</w:t>
      </w:r>
      <w:r w:rsidRPr="00901550">
        <w:rPr>
          <w:rFonts w:hint="eastAsia"/>
          <w:spacing w:val="-2"/>
          <w:sz w:val="18"/>
          <w:szCs w:val="18"/>
        </w:rPr>
        <w:t xml:space="preserve"> </w:t>
      </w:r>
      <w:r w:rsidRPr="00901550">
        <w:rPr>
          <w:rFonts w:hint="eastAsia"/>
          <w:spacing w:val="-2"/>
          <w:sz w:val="18"/>
          <w:szCs w:val="18"/>
        </w:rPr>
        <w:t>기준으로</w:t>
      </w:r>
      <w:r w:rsidRPr="00901550">
        <w:rPr>
          <w:rFonts w:hint="eastAsia"/>
          <w:spacing w:val="-2"/>
          <w:sz w:val="18"/>
          <w:szCs w:val="18"/>
        </w:rPr>
        <w:t xml:space="preserve"> </w:t>
      </w:r>
      <w:r w:rsidRPr="00901550">
        <w:rPr>
          <w:rFonts w:hint="eastAsia"/>
          <w:spacing w:val="-2"/>
          <w:sz w:val="18"/>
          <w:szCs w:val="18"/>
        </w:rPr>
        <w:t>취소</w:t>
      </w:r>
      <w:r w:rsidRPr="00901550">
        <w:rPr>
          <w:rFonts w:hint="eastAsia"/>
          <w:spacing w:val="-2"/>
          <w:sz w:val="18"/>
          <w:szCs w:val="18"/>
        </w:rPr>
        <w:t xml:space="preserve"> </w:t>
      </w:r>
      <w:r w:rsidRPr="00901550">
        <w:rPr>
          <w:rFonts w:hint="eastAsia"/>
          <w:spacing w:val="-2"/>
          <w:sz w:val="18"/>
          <w:szCs w:val="18"/>
        </w:rPr>
        <w:t>수량을</w:t>
      </w:r>
      <w:r w:rsidRPr="00901550">
        <w:rPr>
          <w:rFonts w:hint="eastAsia"/>
          <w:spacing w:val="-2"/>
          <w:sz w:val="18"/>
          <w:szCs w:val="18"/>
        </w:rPr>
        <w:t xml:space="preserve"> </w:t>
      </w:r>
      <w:r w:rsidRPr="00901550">
        <w:rPr>
          <w:rFonts w:hint="eastAsia"/>
          <w:spacing w:val="-2"/>
          <w:sz w:val="18"/>
          <w:szCs w:val="18"/>
        </w:rPr>
        <w:t>제외한</w:t>
      </w:r>
      <w:r w:rsidRPr="00901550">
        <w:rPr>
          <w:rFonts w:hint="eastAsia"/>
          <w:spacing w:val="-2"/>
          <w:sz w:val="18"/>
          <w:szCs w:val="18"/>
        </w:rPr>
        <w:t xml:space="preserve"> </w:t>
      </w:r>
      <w:r w:rsidRPr="00901550">
        <w:rPr>
          <w:rFonts w:hint="eastAsia"/>
          <w:spacing w:val="-2"/>
          <w:sz w:val="18"/>
          <w:szCs w:val="18"/>
        </w:rPr>
        <w:t>후</w:t>
      </w:r>
      <w:r w:rsidRPr="00901550">
        <w:rPr>
          <w:rFonts w:hint="eastAsia"/>
          <w:spacing w:val="-2"/>
          <w:sz w:val="18"/>
          <w:szCs w:val="18"/>
        </w:rPr>
        <w:t xml:space="preserve"> </w:t>
      </w:r>
      <w:r w:rsidRPr="00901550">
        <w:rPr>
          <w:rFonts w:hint="eastAsia"/>
          <w:spacing w:val="-2"/>
          <w:sz w:val="18"/>
          <w:szCs w:val="18"/>
        </w:rPr>
        <w:t>다음</w:t>
      </w:r>
      <w:r w:rsidRPr="00901550">
        <w:rPr>
          <w:rFonts w:hint="eastAsia"/>
          <w:spacing w:val="-2"/>
          <w:sz w:val="18"/>
          <w:szCs w:val="18"/>
        </w:rPr>
        <w:t xml:space="preserve"> </w:t>
      </w:r>
      <w:r w:rsidRPr="00901550">
        <w:rPr>
          <w:rFonts w:hint="eastAsia"/>
          <w:spacing w:val="-2"/>
          <w:sz w:val="18"/>
          <w:szCs w:val="18"/>
        </w:rPr>
        <w:t>값을</w:t>
      </w:r>
      <w:r w:rsidRPr="00901550">
        <w:rPr>
          <w:rFonts w:hint="eastAsia"/>
          <w:spacing w:val="-2"/>
          <w:sz w:val="18"/>
          <w:szCs w:val="18"/>
        </w:rPr>
        <w:t xml:space="preserve"> </w:t>
      </w:r>
      <w:r w:rsidRPr="00901550">
        <w:rPr>
          <w:rFonts w:hint="eastAsia"/>
          <w:spacing w:val="-2"/>
          <w:sz w:val="18"/>
          <w:szCs w:val="18"/>
        </w:rPr>
        <w:t>합산하였음</w:t>
      </w:r>
      <w:r w:rsidRPr="00901550">
        <w:rPr>
          <w:rFonts w:hint="eastAsia"/>
          <w:spacing w:val="-2"/>
          <w:sz w:val="18"/>
          <w:szCs w:val="18"/>
        </w:rPr>
        <w:t>: (</w:t>
      </w:r>
      <w:r w:rsidRPr="00901550">
        <w:rPr>
          <w:spacing w:val="-2"/>
          <w:sz w:val="18"/>
          <w:szCs w:val="18"/>
        </w:rPr>
        <w:t>i) 4</w:t>
      </w:r>
      <w:r w:rsidRPr="00901550">
        <w:rPr>
          <w:rFonts w:hint="eastAsia"/>
          <w:spacing w:val="-2"/>
          <w:sz w:val="18"/>
          <w:szCs w:val="18"/>
        </w:rPr>
        <w:t>년의</w:t>
      </w:r>
      <w:r w:rsidRPr="00901550">
        <w:rPr>
          <w:rFonts w:hint="eastAsia"/>
          <w:spacing w:val="-2"/>
          <w:sz w:val="18"/>
          <w:szCs w:val="18"/>
        </w:rPr>
        <w:t xml:space="preserve"> </w:t>
      </w:r>
      <w:r w:rsidRPr="00901550">
        <w:rPr>
          <w:rFonts w:hint="eastAsia"/>
          <w:spacing w:val="-2"/>
          <w:sz w:val="18"/>
          <w:szCs w:val="18"/>
        </w:rPr>
        <w:t>재직기간이</w:t>
      </w:r>
      <w:r w:rsidRPr="00901550">
        <w:rPr>
          <w:rFonts w:hint="eastAsia"/>
          <w:spacing w:val="-2"/>
          <w:sz w:val="18"/>
          <w:szCs w:val="18"/>
        </w:rPr>
        <w:t xml:space="preserve"> </w:t>
      </w:r>
      <w:r w:rsidRPr="00901550">
        <w:rPr>
          <w:rFonts w:hint="eastAsia"/>
          <w:spacing w:val="-2"/>
          <w:sz w:val="18"/>
          <w:szCs w:val="18"/>
        </w:rPr>
        <w:t>전부</w:t>
      </w:r>
      <w:r w:rsidRPr="00901550">
        <w:rPr>
          <w:rFonts w:hint="eastAsia"/>
          <w:spacing w:val="-2"/>
          <w:sz w:val="18"/>
          <w:szCs w:val="18"/>
        </w:rPr>
        <w:t xml:space="preserve"> </w:t>
      </w:r>
      <w:r w:rsidRPr="00901550">
        <w:rPr>
          <w:rFonts w:hint="eastAsia"/>
          <w:spacing w:val="-2"/>
          <w:sz w:val="18"/>
          <w:szCs w:val="18"/>
        </w:rPr>
        <w:t>도래한</w:t>
      </w:r>
      <w:r w:rsidRPr="00901550">
        <w:rPr>
          <w:rFonts w:hint="eastAsia"/>
          <w:spacing w:val="-2"/>
          <w:sz w:val="18"/>
          <w:szCs w:val="18"/>
        </w:rPr>
        <w:t xml:space="preserve"> </w:t>
      </w:r>
      <w:r w:rsidRPr="00901550">
        <w:rPr>
          <w:spacing w:val="-2"/>
          <w:sz w:val="18"/>
          <w:szCs w:val="18"/>
        </w:rPr>
        <w:t>1~4</w:t>
      </w:r>
      <w:r w:rsidRPr="00901550">
        <w:rPr>
          <w:rFonts w:hint="eastAsia"/>
          <w:spacing w:val="-2"/>
          <w:sz w:val="18"/>
          <w:szCs w:val="18"/>
        </w:rPr>
        <w:t>차</w:t>
      </w:r>
      <w:r w:rsidRPr="00901550">
        <w:rPr>
          <w:rFonts w:hint="eastAsia"/>
          <w:spacing w:val="-2"/>
          <w:sz w:val="18"/>
          <w:szCs w:val="18"/>
        </w:rPr>
        <w:t xml:space="preserve"> </w:t>
      </w:r>
      <w:r w:rsidRPr="00901550">
        <w:rPr>
          <w:rFonts w:hint="eastAsia"/>
          <w:spacing w:val="-2"/>
          <w:sz w:val="18"/>
          <w:szCs w:val="18"/>
        </w:rPr>
        <w:t>잔여수량</w:t>
      </w:r>
      <w:r w:rsidRPr="00901550">
        <w:rPr>
          <w:rFonts w:hint="eastAsia"/>
          <w:spacing w:val="-2"/>
          <w:sz w:val="18"/>
          <w:szCs w:val="18"/>
        </w:rPr>
        <w:t>,</w:t>
      </w:r>
      <w:r w:rsidRPr="00901550">
        <w:rPr>
          <w:spacing w:val="-2"/>
          <w:sz w:val="18"/>
          <w:szCs w:val="18"/>
        </w:rPr>
        <w:t xml:space="preserve"> (ii) 5~6</w:t>
      </w:r>
      <w:r w:rsidRPr="00901550">
        <w:rPr>
          <w:rFonts w:hint="eastAsia"/>
          <w:spacing w:val="-2"/>
          <w:sz w:val="18"/>
          <w:szCs w:val="18"/>
        </w:rPr>
        <w:t>차</w:t>
      </w:r>
      <w:r w:rsidRPr="00901550">
        <w:rPr>
          <w:rFonts w:hint="eastAsia"/>
          <w:spacing w:val="-2"/>
          <w:sz w:val="18"/>
          <w:szCs w:val="18"/>
        </w:rPr>
        <w:t xml:space="preserve"> </w:t>
      </w:r>
      <w:r w:rsidRPr="00901550">
        <w:rPr>
          <w:rFonts w:hint="eastAsia"/>
          <w:spacing w:val="-2"/>
          <w:sz w:val="18"/>
          <w:szCs w:val="18"/>
        </w:rPr>
        <w:t>부여수량</w:t>
      </w:r>
      <w:r w:rsidRPr="00901550">
        <w:rPr>
          <w:rFonts w:hint="eastAsia"/>
          <w:spacing w:val="-2"/>
          <w:sz w:val="18"/>
          <w:szCs w:val="18"/>
        </w:rPr>
        <w:t>(</w:t>
      </w:r>
      <w:r w:rsidRPr="00901550">
        <w:rPr>
          <w:spacing w:val="-2"/>
          <w:sz w:val="18"/>
          <w:szCs w:val="18"/>
        </w:rPr>
        <w:t>3</w:t>
      </w:r>
      <w:r w:rsidRPr="00901550">
        <w:rPr>
          <w:rFonts w:hint="eastAsia"/>
          <w:spacing w:val="-2"/>
          <w:sz w:val="18"/>
          <w:szCs w:val="18"/>
        </w:rPr>
        <w:t>년의</w:t>
      </w:r>
      <w:r w:rsidRPr="00901550">
        <w:rPr>
          <w:rFonts w:hint="eastAsia"/>
          <w:spacing w:val="-2"/>
          <w:sz w:val="18"/>
          <w:szCs w:val="18"/>
        </w:rPr>
        <w:t xml:space="preserve"> </w:t>
      </w:r>
      <w:r w:rsidRPr="00901550">
        <w:rPr>
          <w:rFonts w:hint="eastAsia"/>
          <w:spacing w:val="-2"/>
          <w:sz w:val="18"/>
          <w:szCs w:val="18"/>
        </w:rPr>
        <w:t>재직기간이</w:t>
      </w:r>
      <w:r w:rsidRPr="00901550">
        <w:rPr>
          <w:rFonts w:hint="eastAsia"/>
          <w:spacing w:val="-2"/>
          <w:sz w:val="18"/>
          <w:szCs w:val="18"/>
        </w:rPr>
        <w:t xml:space="preserve"> </w:t>
      </w:r>
      <w:r w:rsidRPr="00901550">
        <w:rPr>
          <w:rFonts w:hint="eastAsia"/>
          <w:spacing w:val="-2"/>
          <w:sz w:val="18"/>
          <w:szCs w:val="18"/>
        </w:rPr>
        <w:t>도래해</w:t>
      </w:r>
      <w:r w:rsidRPr="00901550">
        <w:rPr>
          <w:rFonts w:hint="eastAsia"/>
          <w:spacing w:val="-2"/>
          <w:sz w:val="18"/>
          <w:szCs w:val="18"/>
        </w:rPr>
        <w:t xml:space="preserve"> </w:t>
      </w:r>
      <w:r w:rsidRPr="00901550">
        <w:rPr>
          <w:rFonts w:hint="eastAsia"/>
          <w:spacing w:val="-2"/>
          <w:sz w:val="18"/>
          <w:szCs w:val="18"/>
        </w:rPr>
        <w:t>총수량의</w:t>
      </w:r>
      <w:r w:rsidRPr="00901550">
        <w:rPr>
          <w:rFonts w:hint="eastAsia"/>
          <w:spacing w:val="-2"/>
          <w:sz w:val="18"/>
          <w:szCs w:val="18"/>
        </w:rPr>
        <w:t xml:space="preserve"> </w:t>
      </w:r>
      <w:r w:rsidRPr="00901550">
        <w:rPr>
          <w:spacing w:val="-2"/>
          <w:sz w:val="18"/>
          <w:szCs w:val="18"/>
        </w:rPr>
        <w:t>60%</w:t>
      </w:r>
      <w:r w:rsidRPr="00901550">
        <w:rPr>
          <w:rFonts w:hint="eastAsia"/>
          <w:spacing w:val="-2"/>
          <w:sz w:val="18"/>
          <w:szCs w:val="18"/>
        </w:rPr>
        <w:t>까지</w:t>
      </w:r>
      <w:r w:rsidRPr="00901550">
        <w:rPr>
          <w:rFonts w:hint="eastAsia"/>
          <w:spacing w:val="-2"/>
          <w:sz w:val="18"/>
          <w:szCs w:val="18"/>
        </w:rPr>
        <w:t xml:space="preserve"> </w:t>
      </w:r>
      <w:r w:rsidRPr="00901550">
        <w:rPr>
          <w:rFonts w:hint="eastAsia"/>
          <w:spacing w:val="-2"/>
          <w:sz w:val="18"/>
          <w:szCs w:val="18"/>
        </w:rPr>
        <w:t>행사</w:t>
      </w:r>
      <w:r w:rsidRPr="00901550">
        <w:rPr>
          <w:rFonts w:hint="eastAsia"/>
          <w:spacing w:val="-2"/>
          <w:sz w:val="18"/>
          <w:szCs w:val="18"/>
        </w:rPr>
        <w:t xml:space="preserve"> </w:t>
      </w:r>
      <w:r w:rsidRPr="00901550">
        <w:rPr>
          <w:rFonts w:hint="eastAsia"/>
          <w:spacing w:val="-2"/>
          <w:sz w:val="18"/>
          <w:szCs w:val="18"/>
        </w:rPr>
        <w:t>가능</w:t>
      </w:r>
      <w:r w:rsidRPr="00901550">
        <w:rPr>
          <w:rFonts w:hint="eastAsia"/>
          <w:spacing w:val="-2"/>
          <w:sz w:val="18"/>
          <w:szCs w:val="18"/>
        </w:rPr>
        <w:t xml:space="preserve">) </w:t>
      </w:r>
      <w:r w:rsidRPr="00901550">
        <w:rPr>
          <w:rFonts w:hint="eastAsia"/>
          <w:spacing w:val="-2"/>
          <w:sz w:val="18"/>
          <w:szCs w:val="18"/>
        </w:rPr>
        <w:t>중</w:t>
      </w:r>
      <w:r w:rsidRPr="00901550">
        <w:rPr>
          <w:rFonts w:hint="eastAsia"/>
          <w:spacing w:val="-2"/>
          <w:sz w:val="18"/>
          <w:szCs w:val="18"/>
        </w:rPr>
        <w:t xml:space="preserve"> </w:t>
      </w:r>
      <w:r w:rsidRPr="00901550">
        <w:rPr>
          <w:rFonts w:hint="eastAsia"/>
          <w:spacing w:val="-2"/>
          <w:sz w:val="18"/>
          <w:szCs w:val="18"/>
        </w:rPr>
        <w:t>현재까지</w:t>
      </w:r>
      <w:r w:rsidRPr="00901550">
        <w:rPr>
          <w:rFonts w:hint="eastAsia"/>
          <w:spacing w:val="-2"/>
          <w:sz w:val="18"/>
          <w:szCs w:val="18"/>
        </w:rPr>
        <w:t xml:space="preserve"> </w:t>
      </w:r>
      <w:r w:rsidRPr="00901550">
        <w:rPr>
          <w:rFonts w:hint="eastAsia"/>
          <w:spacing w:val="-2"/>
          <w:sz w:val="18"/>
          <w:szCs w:val="18"/>
        </w:rPr>
        <w:t>재직하면서</w:t>
      </w:r>
      <w:r w:rsidRPr="00901550">
        <w:rPr>
          <w:rFonts w:hint="eastAsia"/>
          <w:spacing w:val="-2"/>
          <w:sz w:val="18"/>
          <w:szCs w:val="18"/>
        </w:rPr>
        <w:t xml:space="preserve"> </w:t>
      </w:r>
      <w:r w:rsidRPr="00901550">
        <w:rPr>
          <w:rFonts w:hint="eastAsia"/>
          <w:spacing w:val="-2"/>
          <w:sz w:val="18"/>
          <w:szCs w:val="18"/>
        </w:rPr>
        <w:t>선택권을</w:t>
      </w:r>
      <w:r w:rsidRPr="00901550">
        <w:rPr>
          <w:rFonts w:hint="eastAsia"/>
          <w:spacing w:val="-2"/>
          <w:sz w:val="18"/>
          <w:szCs w:val="18"/>
        </w:rPr>
        <w:t xml:space="preserve"> </w:t>
      </w:r>
      <w:r w:rsidRPr="00901550">
        <w:rPr>
          <w:rFonts w:hint="eastAsia"/>
          <w:spacing w:val="-2"/>
          <w:sz w:val="18"/>
          <w:szCs w:val="18"/>
        </w:rPr>
        <w:t>행사하지</w:t>
      </w:r>
      <w:r w:rsidRPr="00901550">
        <w:rPr>
          <w:rFonts w:hint="eastAsia"/>
          <w:spacing w:val="-2"/>
          <w:sz w:val="18"/>
          <w:szCs w:val="18"/>
        </w:rPr>
        <w:t xml:space="preserve"> </w:t>
      </w:r>
      <w:r w:rsidRPr="00901550">
        <w:rPr>
          <w:rFonts w:hint="eastAsia"/>
          <w:spacing w:val="-2"/>
          <w:sz w:val="18"/>
          <w:szCs w:val="18"/>
        </w:rPr>
        <w:t>않았거나</w:t>
      </w:r>
      <w:r w:rsidRPr="00901550">
        <w:rPr>
          <w:rFonts w:hint="eastAsia"/>
          <w:spacing w:val="-2"/>
          <w:sz w:val="18"/>
          <w:szCs w:val="18"/>
        </w:rPr>
        <w:t xml:space="preserve"> </w:t>
      </w:r>
      <w:r w:rsidRPr="00901550">
        <w:rPr>
          <w:rFonts w:hint="eastAsia"/>
          <w:spacing w:val="-2"/>
          <w:sz w:val="18"/>
          <w:szCs w:val="18"/>
        </w:rPr>
        <w:t>일부만</w:t>
      </w:r>
      <w:r w:rsidRPr="00901550">
        <w:rPr>
          <w:rFonts w:hint="eastAsia"/>
          <w:spacing w:val="-2"/>
          <w:sz w:val="18"/>
          <w:szCs w:val="18"/>
        </w:rPr>
        <w:t xml:space="preserve"> </w:t>
      </w:r>
      <w:r w:rsidRPr="00901550">
        <w:rPr>
          <w:rFonts w:hint="eastAsia"/>
          <w:spacing w:val="-2"/>
          <w:sz w:val="18"/>
          <w:szCs w:val="18"/>
        </w:rPr>
        <w:t>행사한</w:t>
      </w:r>
      <w:r w:rsidRPr="00901550">
        <w:rPr>
          <w:rFonts w:hint="eastAsia"/>
          <w:spacing w:val="-2"/>
          <w:sz w:val="18"/>
          <w:szCs w:val="18"/>
        </w:rPr>
        <w:t xml:space="preserve"> </w:t>
      </w:r>
      <w:r w:rsidRPr="00901550">
        <w:rPr>
          <w:rFonts w:hint="eastAsia"/>
          <w:spacing w:val="-2"/>
          <w:sz w:val="18"/>
          <w:szCs w:val="18"/>
        </w:rPr>
        <w:t>직원들의</w:t>
      </w:r>
      <w:r w:rsidRPr="00901550">
        <w:rPr>
          <w:rFonts w:hint="eastAsia"/>
          <w:spacing w:val="-2"/>
          <w:sz w:val="18"/>
          <w:szCs w:val="18"/>
        </w:rPr>
        <w:t xml:space="preserve"> </w:t>
      </w:r>
      <w:r w:rsidRPr="00901550">
        <w:rPr>
          <w:rFonts w:hint="eastAsia"/>
          <w:spacing w:val="-2"/>
          <w:sz w:val="18"/>
          <w:szCs w:val="18"/>
        </w:rPr>
        <w:t>행사가능수량의</w:t>
      </w:r>
      <w:r w:rsidRPr="00901550">
        <w:rPr>
          <w:rFonts w:hint="eastAsia"/>
          <w:spacing w:val="-2"/>
          <w:sz w:val="18"/>
          <w:szCs w:val="18"/>
        </w:rPr>
        <w:t xml:space="preserve"> </w:t>
      </w:r>
      <w:r w:rsidRPr="00901550">
        <w:rPr>
          <w:rFonts w:hint="eastAsia"/>
          <w:spacing w:val="-2"/>
          <w:sz w:val="18"/>
          <w:szCs w:val="18"/>
        </w:rPr>
        <w:t>합계</w:t>
      </w:r>
      <w:r w:rsidRPr="00901550">
        <w:rPr>
          <w:rFonts w:hint="eastAsia"/>
          <w:spacing w:val="-2"/>
          <w:sz w:val="18"/>
          <w:szCs w:val="18"/>
        </w:rPr>
        <w:t>,</w:t>
      </w:r>
      <w:r w:rsidRPr="00901550">
        <w:rPr>
          <w:spacing w:val="-2"/>
          <w:sz w:val="18"/>
          <w:szCs w:val="18"/>
        </w:rPr>
        <w:t xml:space="preserve"> (iii) 7~8</w:t>
      </w:r>
      <w:r w:rsidRPr="00901550">
        <w:rPr>
          <w:rFonts w:hint="eastAsia"/>
          <w:spacing w:val="-2"/>
          <w:sz w:val="18"/>
          <w:szCs w:val="18"/>
        </w:rPr>
        <w:t>차</w:t>
      </w:r>
      <w:r w:rsidRPr="00901550">
        <w:rPr>
          <w:rFonts w:hint="eastAsia"/>
          <w:spacing w:val="-2"/>
          <w:sz w:val="18"/>
          <w:szCs w:val="18"/>
        </w:rPr>
        <w:t xml:space="preserve"> </w:t>
      </w:r>
      <w:r w:rsidRPr="00901550">
        <w:rPr>
          <w:rFonts w:hint="eastAsia"/>
          <w:spacing w:val="-2"/>
          <w:sz w:val="18"/>
          <w:szCs w:val="18"/>
        </w:rPr>
        <w:t>수량</w:t>
      </w:r>
      <w:r w:rsidRPr="00901550">
        <w:rPr>
          <w:rFonts w:hint="eastAsia"/>
          <w:spacing w:val="-2"/>
          <w:sz w:val="18"/>
          <w:szCs w:val="18"/>
        </w:rPr>
        <w:t>(</w:t>
      </w:r>
      <w:r w:rsidRPr="00901550">
        <w:rPr>
          <w:spacing w:val="-2"/>
          <w:sz w:val="18"/>
          <w:szCs w:val="18"/>
        </w:rPr>
        <w:t>2</w:t>
      </w:r>
      <w:r w:rsidRPr="00901550">
        <w:rPr>
          <w:rFonts w:hint="eastAsia"/>
          <w:spacing w:val="-2"/>
          <w:sz w:val="18"/>
          <w:szCs w:val="18"/>
        </w:rPr>
        <w:t>년의</w:t>
      </w:r>
      <w:r w:rsidRPr="00901550">
        <w:rPr>
          <w:rFonts w:hint="eastAsia"/>
          <w:spacing w:val="-2"/>
          <w:sz w:val="18"/>
          <w:szCs w:val="18"/>
        </w:rPr>
        <w:t xml:space="preserve"> </w:t>
      </w:r>
      <w:r w:rsidRPr="00901550">
        <w:rPr>
          <w:rFonts w:hint="eastAsia"/>
          <w:spacing w:val="-2"/>
          <w:sz w:val="18"/>
          <w:szCs w:val="18"/>
        </w:rPr>
        <w:t>재직기간이</w:t>
      </w:r>
      <w:r w:rsidRPr="00901550">
        <w:rPr>
          <w:rFonts w:hint="eastAsia"/>
          <w:spacing w:val="-2"/>
          <w:sz w:val="18"/>
          <w:szCs w:val="18"/>
        </w:rPr>
        <w:t xml:space="preserve"> </w:t>
      </w:r>
      <w:r w:rsidRPr="00901550">
        <w:rPr>
          <w:rFonts w:hint="eastAsia"/>
          <w:spacing w:val="-2"/>
          <w:sz w:val="18"/>
          <w:szCs w:val="18"/>
        </w:rPr>
        <w:t>도래해</w:t>
      </w:r>
      <w:r w:rsidRPr="00901550">
        <w:rPr>
          <w:rFonts w:hint="eastAsia"/>
          <w:spacing w:val="-2"/>
          <w:sz w:val="18"/>
          <w:szCs w:val="18"/>
        </w:rPr>
        <w:t xml:space="preserve"> </w:t>
      </w:r>
      <w:r w:rsidRPr="00901550">
        <w:rPr>
          <w:rFonts w:hint="eastAsia"/>
          <w:spacing w:val="-2"/>
          <w:sz w:val="18"/>
          <w:szCs w:val="18"/>
        </w:rPr>
        <w:t>총수량의</w:t>
      </w:r>
      <w:r w:rsidRPr="00901550">
        <w:rPr>
          <w:rFonts w:hint="eastAsia"/>
          <w:spacing w:val="-2"/>
          <w:sz w:val="18"/>
          <w:szCs w:val="18"/>
        </w:rPr>
        <w:t xml:space="preserve"> </w:t>
      </w:r>
      <w:r w:rsidRPr="00901550">
        <w:rPr>
          <w:spacing w:val="-2"/>
          <w:sz w:val="18"/>
          <w:szCs w:val="18"/>
        </w:rPr>
        <w:t>30%</w:t>
      </w:r>
      <w:r w:rsidRPr="00901550">
        <w:rPr>
          <w:rFonts w:hint="eastAsia"/>
          <w:spacing w:val="-2"/>
          <w:sz w:val="18"/>
          <w:szCs w:val="18"/>
        </w:rPr>
        <w:t>까지</w:t>
      </w:r>
      <w:r w:rsidRPr="00901550">
        <w:rPr>
          <w:rFonts w:hint="eastAsia"/>
          <w:spacing w:val="-2"/>
          <w:sz w:val="18"/>
          <w:szCs w:val="18"/>
        </w:rPr>
        <w:t xml:space="preserve"> </w:t>
      </w:r>
      <w:r w:rsidRPr="00901550">
        <w:rPr>
          <w:rFonts w:hint="eastAsia"/>
          <w:spacing w:val="-2"/>
          <w:sz w:val="18"/>
          <w:szCs w:val="18"/>
        </w:rPr>
        <w:t>행사</w:t>
      </w:r>
      <w:r w:rsidRPr="00901550">
        <w:rPr>
          <w:rFonts w:hint="eastAsia"/>
          <w:spacing w:val="-2"/>
          <w:sz w:val="18"/>
          <w:szCs w:val="18"/>
        </w:rPr>
        <w:t xml:space="preserve"> </w:t>
      </w:r>
      <w:r w:rsidRPr="00901550">
        <w:rPr>
          <w:rFonts w:hint="eastAsia"/>
          <w:spacing w:val="-2"/>
          <w:sz w:val="18"/>
          <w:szCs w:val="18"/>
        </w:rPr>
        <w:t>가능</w:t>
      </w:r>
      <w:r w:rsidRPr="00901550">
        <w:rPr>
          <w:rFonts w:hint="eastAsia"/>
          <w:spacing w:val="-2"/>
          <w:sz w:val="18"/>
          <w:szCs w:val="18"/>
        </w:rPr>
        <w:t xml:space="preserve">, </w:t>
      </w:r>
      <w:r w:rsidRPr="00901550">
        <w:rPr>
          <w:rFonts w:hint="eastAsia"/>
          <w:spacing w:val="-2"/>
          <w:sz w:val="18"/>
          <w:szCs w:val="18"/>
        </w:rPr>
        <w:t>일부는</w:t>
      </w:r>
      <w:r w:rsidRPr="00901550">
        <w:rPr>
          <w:rFonts w:hint="eastAsia"/>
          <w:spacing w:val="-2"/>
          <w:sz w:val="18"/>
          <w:szCs w:val="18"/>
        </w:rPr>
        <w:t xml:space="preserve"> </w:t>
      </w:r>
      <w:r w:rsidRPr="00901550">
        <w:rPr>
          <w:rFonts w:hint="eastAsia"/>
          <w:spacing w:val="-2"/>
          <w:sz w:val="18"/>
          <w:szCs w:val="18"/>
        </w:rPr>
        <w:t>전액</w:t>
      </w:r>
      <w:r w:rsidRPr="00901550">
        <w:rPr>
          <w:rFonts w:hint="eastAsia"/>
          <w:spacing w:val="-2"/>
          <w:sz w:val="18"/>
          <w:szCs w:val="18"/>
        </w:rPr>
        <w:t xml:space="preserve"> </w:t>
      </w:r>
      <w:r w:rsidRPr="00901550">
        <w:rPr>
          <w:rFonts w:hint="eastAsia"/>
          <w:spacing w:val="-2"/>
          <w:sz w:val="18"/>
          <w:szCs w:val="18"/>
        </w:rPr>
        <w:t>행사</w:t>
      </w:r>
      <w:r w:rsidRPr="00901550">
        <w:rPr>
          <w:rFonts w:hint="eastAsia"/>
          <w:spacing w:val="-2"/>
          <w:sz w:val="18"/>
          <w:szCs w:val="18"/>
        </w:rPr>
        <w:t xml:space="preserve"> </w:t>
      </w:r>
      <w:r w:rsidRPr="00901550">
        <w:rPr>
          <w:rFonts w:hint="eastAsia"/>
          <w:spacing w:val="-2"/>
          <w:sz w:val="18"/>
          <w:szCs w:val="18"/>
        </w:rPr>
        <w:t>가능</w:t>
      </w:r>
      <w:r w:rsidRPr="00901550">
        <w:rPr>
          <w:rFonts w:hint="eastAsia"/>
          <w:spacing w:val="-2"/>
          <w:sz w:val="18"/>
          <w:szCs w:val="18"/>
        </w:rPr>
        <w:t>)</w:t>
      </w:r>
      <w:r w:rsidRPr="00901550">
        <w:rPr>
          <w:spacing w:val="-2"/>
          <w:sz w:val="18"/>
          <w:szCs w:val="18"/>
        </w:rPr>
        <w:t xml:space="preserve"> </w:t>
      </w:r>
      <w:r w:rsidRPr="00901550">
        <w:rPr>
          <w:rFonts w:hint="eastAsia"/>
          <w:spacing w:val="-2"/>
          <w:sz w:val="18"/>
          <w:szCs w:val="18"/>
        </w:rPr>
        <w:t>중</w:t>
      </w:r>
      <w:r w:rsidRPr="00901550">
        <w:rPr>
          <w:rFonts w:hint="eastAsia"/>
          <w:spacing w:val="-2"/>
          <w:sz w:val="18"/>
          <w:szCs w:val="18"/>
        </w:rPr>
        <w:t xml:space="preserve"> </w:t>
      </w:r>
      <w:r w:rsidRPr="00901550">
        <w:rPr>
          <w:spacing w:val="-2"/>
          <w:sz w:val="18"/>
          <w:szCs w:val="18"/>
        </w:rPr>
        <w:t xml:space="preserve">IPO </w:t>
      </w:r>
      <w:r w:rsidRPr="00901550">
        <w:rPr>
          <w:rFonts w:hint="eastAsia"/>
          <w:spacing w:val="-2"/>
          <w:sz w:val="18"/>
          <w:szCs w:val="18"/>
        </w:rPr>
        <w:t>요건이나</w:t>
      </w:r>
      <w:r w:rsidRPr="00901550">
        <w:rPr>
          <w:rFonts w:hint="eastAsia"/>
          <w:spacing w:val="-2"/>
          <w:sz w:val="18"/>
          <w:szCs w:val="18"/>
        </w:rPr>
        <w:t xml:space="preserve"> </w:t>
      </w:r>
      <w:r w:rsidRPr="00901550">
        <w:rPr>
          <w:rFonts w:hint="eastAsia"/>
          <w:spacing w:val="-2"/>
          <w:sz w:val="18"/>
          <w:szCs w:val="18"/>
        </w:rPr>
        <w:t>본건</w:t>
      </w:r>
      <w:r w:rsidRPr="00901550">
        <w:rPr>
          <w:rFonts w:hint="eastAsia"/>
          <w:spacing w:val="-2"/>
          <w:sz w:val="18"/>
          <w:szCs w:val="18"/>
        </w:rPr>
        <w:t xml:space="preserve"> </w:t>
      </w:r>
      <w:r w:rsidRPr="00901550">
        <w:rPr>
          <w:rFonts w:hint="eastAsia"/>
          <w:spacing w:val="-2"/>
          <w:sz w:val="18"/>
          <w:szCs w:val="18"/>
        </w:rPr>
        <w:t>거래로</w:t>
      </w:r>
      <w:r w:rsidRPr="00901550">
        <w:rPr>
          <w:rFonts w:hint="eastAsia"/>
          <w:spacing w:val="-2"/>
          <w:sz w:val="18"/>
          <w:szCs w:val="18"/>
        </w:rPr>
        <w:t xml:space="preserve"> </w:t>
      </w:r>
      <w:r w:rsidRPr="00901550">
        <w:rPr>
          <w:rFonts w:hint="eastAsia"/>
          <w:spacing w:val="-2"/>
          <w:sz w:val="18"/>
          <w:szCs w:val="18"/>
        </w:rPr>
        <w:t>인한</w:t>
      </w:r>
      <w:r w:rsidRPr="00901550">
        <w:rPr>
          <w:rFonts w:hint="eastAsia"/>
          <w:spacing w:val="-2"/>
          <w:sz w:val="18"/>
          <w:szCs w:val="18"/>
        </w:rPr>
        <w:t xml:space="preserve"> </w:t>
      </w:r>
      <w:r w:rsidRPr="00901550">
        <w:rPr>
          <w:rFonts w:hint="eastAsia"/>
          <w:spacing w:val="-2"/>
          <w:sz w:val="18"/>
          <w:szCs w:val="18"/>
        </w:rPr>
        <w:t>경영권</w:t>
      </w:r>
      <w:r w:rsidRPr="00901550">
        <w:rPr>
          <w:rFonts w:hint="eastAsia"/>
          <w:spacing w:val="-2"/>
          <w:sz w:val="18"/>
          <w:szCs w:val="18"/>
        </w:rPr>
        <w:t xml:space="preserve"> </w:t>
      </w:r>
      <w:r w:rsidRPr="00901550">
        <w:rPr>
          <w:rFonts w:hint="eastAsia"/>
          <w:spacing w:val="-2"/>
          <w:sz w:val="18"/>
          <w:szCs w:val="18"/>
        </w:rPr>
        <w:t>매각</w:t>
      </w:r>
      <w:r w:rsidRPr="00901550">
        <w:rPr>
          <w:rFonts w:hint="eastAsia"/>
          <w:spacing w:val="-2"/>
          <w:sz w:val="18"/>
          <w:szCs w:val="18"/>
        </w:rPr>
        <w:t xml:space="preserve"> </w:t>
      </w:r>
      <w:r w:rsidRPr="00901550">
        <w:rPr>
          <w:rFonts w:hint="eastAsia"/>
          <w:spacing w:val="-2"/>
          <w:sz w:val="18"/>
          <w:szCs w:val="18"/>
        </w:rPr>
        <w:t>요건</w:t>
      </w:r>
      <w:r w:rsidRPr="00901550">
        <w:rPr>
          <w:rFonts w:hint="eastAsia"/>
          <w:spacing w:val="-2"/>
          <w:sz w:val="18"/>
          <w:szCs w:val="18"/>
        </w:rPr>
        <w:t xml:space="preserve"> </w:t>
      </w:r>
      <w:r w:rsidRPr="00901550">
        <w:rPr>
          <w:rFonts w:hint="eastAsia"/>
          <w:spacing w:val="-2"/>
          <w:sz w:val="18"/>
          <w:szCs w:val="18"/>
        </w:rPr>
        <w:t>충족</w:t>
      </w:r>
      <w:r w:rsidRPr="00901550">
        <w:rPr>
          <w:rFonts w:hint="eastAsia"/>
          <w:spacing w:val="-2"/>
          <w:sz w:val="18"/>
          <w:szCs w:val="18"/>
        </w:rPr>
        <w:t xml:space="preserve"> </w:t>
      </w:r>
      <w:r w:rsidRPr="00901550">
        <w:rPr>
          <w:rFonts w:hint="eastAsia"/>
          <w:spacing w:val="-2"/>
          <w:sz w:val="18"/>
          <w:szCs w:val="18"/>
        </w:rPr>
        <w:t>시</w:t>
      </w:r>
      <w:r w:rsidRPr="00901550">
        <w:rPr>
          <w:rFonts w:hint="eastAsia"/>
          <w:spacing w:val="-2"/>
          <w:sz w:val="18"/>
          <w:szCs w:val="18"/>
        </w:rPr>
        <w:t xml:space="preserve"> </w:t>
      </w:r>
      <w:r w:rsidRPr="00901550">
        <w:rPr>
          <w:rFonts w:hint="eastAsia"/>
          <w:spacing w:val="-2"/>
          <w:sz w:val="18"/>
          <w:szCs w:val="18"/>
        </w:rPr>
        <w:t>행사</w:t>
      </w:r>
      <w:r w:rsidRPr="00901550">
        <w:rPr>
          <w:rFonts w:hint="eastAsia"/>
          <w:spacing w:val="-2"/>
          <w:sz w:val="18"/>
          <w:szCs w:val="18"/>
        </w:rPr>
        <w:t xml:space="preserve"> </w:t>
      </w:r>
      <w:r w:rsidRPr="00901550">
        <w:rPr>
          <w:rFonts w:hint="eastAsia"/>
          <w:spacing w:val="-2"/>
          <w:sz w:val="18"/>
          <w:szCs w:val="18"/>
        </w:rPr>
        <w:t>가능한</w:t>
      </w:r>
      <w:r w:rsidRPr="00901550">
        <w:rPr>
          <w:rFonts w:hint="eastAsia"/>
          <w:spacing w:val="-2"/>
          <w:sz w:val="18"/>
          <w:szCs w:val="18"/>
        </w:rPr>
        <w:t xml:space="preserve"> </w:t>
      </w:r>
      <w:r w:rsidRPr="00901550">
        <w:rPr>
          <w:rFonts w:hint="eastAsia"/>
          <w:spacing w:val="-2"/>
          <w:sz w:val="18"/>
          <w:szCs w:val="18"/>
        </w:rPr>
        <w:t>수량</w:t>
      </w:r>
      <w:r w:rsidRPr="00901550">
        <w:rPr>
          <w:rFonts w:hint="eastAsia"/>
          <w:spacing w:val="-2"/>
          <w:sz w:val="18"/>
          <w:szCs w:val="18"/>
        </w:rPr>
        <w:t>.</w:t>
      </w:r>
    </w:p>
  </w:footnote>
  <w:footnote w:id="3">
    <w:p w14:paraId="36AE331F" w14:textId="77777777" w:rsidR="00BA5368" w:rsidRPr="0073670C" w:rsidRDefault="00BA5368" w:rsidP="0073670C">
      <w:pPr>
        <w:pStyle w:val="ac"/>
        <w:spacing w:line="240" w:lineRule="auto"/>
        <w:ind w:left="227" w:hanging="227"/>
        <w:jc w:val="both"/>
        <w:rPr>
          <w:sz w:val="18"/>
          <w:szCs w:val="18"/>
        </w:rPr>
      </w:pPr>
      <w:r w:rsidRPr="0073670C">
        <w:rPr>
          <w:rStyle w:val="ad"/>
          <w:sz w:val="18"/>
          <w:szCs w:val="18"/>
        </w:rPr>
        <w:footnoteRef/>
      </w:r>
      <w:r w:rsidRPr="0073670C">
        <w:rPr>
          <w:sz w:val="18"/>
          <w:szCs w:val="18"/>
        </w:rPr>
        <w:t xml:space="preserve"> </w:t>
      </w:r>
      <w:r w:rsidRPr="0073670C">
        <w:rPr>
          <w:sz w:val="18"/>
          <w:szCs w:val="18"/>
        </w:rPr>
        <w:tab/>
      </w:r>
      <w:r w:rsidRPr="0073670C">
        <w:rPr>
          <w:rFonts w:hint="eastAsia"/>
          <w:spacing w:val="-2"/>
          <w:sz w:val="18"/>
          <w:szCs w:val="18"/>
        </w:rPr>
        <w:t>심사보고서는</w:t>
      </w:r>
      <w:r w:rsidRPr="0073670C">
        <w:rPr>
          <w:rFonts w:hint="eastAsia"/>
          <w:spacing w:val="-2"/>
          <w:sz w:val="18"/>
          <w:szCs w:val="18"/>
        </w:rPr>
        <w:t xml:space="preserve"> </w:t>
      </w:r>
      <w:r w:rsidRPr="0073670C">
        <w:rPr>
          <w:rFonts w:hint="eastAsia"/>
          <w:spacing w:val="-2"/>
          <w:sz w:val="18"/>
          <w:szCs w:val="18"/>
        </w:rPr>
        <w:t>과징금</w:t>
      </w:r>
      <w:r w:rsidRPr="0073670C">
        <w:rPr>
          <w:rFonts w:hint="eastAsia"/>
          <w:spacing w:val="-2"/>
          <w:sz w:val="18"/>
          <w:szCs w:val="18"/>
        </w:rPr>
        <w:t xml:space="preserve"> </w:t>
      </w:r>
      <w:r w:rsidRPr="0073670C">
        <w:rPr>
          <w:rFonts w:hint="eastAsia"/>
          <w:spacing w:val="-2"/>
          <w:sz w:val="18"/>
          <w:szCs w:val="18"/>
        </w:rPr>
        <w:t>부과의</w:t>
      </w:r>
      <w:r w:rsidRPr="0073670C">
        <w:rPr>
          <w:rFonts w:hint="eastAsia"/>
          <w:spacing w:val="-2"/>
          <w:sz w:val="18"/>
          <w:szCs w:val="18"/>
        </w:rPr>
        <w:t xml:space="preserve"> </w:t>
      </w:r>
      <w:r w:rsidRPr="0073670C">
        <w:rPr>
          <w:rFonts w:hint="eastAsia"/>
          <w:spacing w:val="-2"/>
          <w:sz w:val="18"/>
          <w:szCs w:val="18"/>
        </w:rPr>
        <w:t>대상이</w:t>
      </w:r>
      <w:r w:rsidRPr="0073670C">
        <w:rPr>
          <w:rFonts w:hint="eastAsia"/>
          <w:spacing w:val="-2"/>
          <w:sz w:val="18"/>
          <w:szCs w:val="18"/>
        </w:rPr>
        <w:t xml:space="preserve"> </w:t>
      </w:r>
      <w:r w:rsidRPr="0073670C">
        <w:rPr>
          <w:rFonts w:hint="eastAsia"/>
          <w:spacing w:val="-2"/>
          <w:sz w:val="18"/>
          <w:szCs w:val="18"/>
        </w:rPr>
        <w:t>되는</w:t>
      </w:r>
      <w:r w:rsidRPr="0073670C">
        <w:rPr>
          <w:rFonts w:hint="eastAsia"/>
          <w:spacing w:val="-2"/>
          <w:sz w:val="18"/>
          <w:szCs w:val="18"/>
        </w:rPr>
        <w:t xml:space="preserve"> </w:t>
      </w:r>
      <w:r w:rsidRPr="0073670C">
        <w:rPr>
          <w:rFonts w:hint="eastAsia"/>
          <w:spacing w:val="-2"/>
          <w:sz w:val="18"/>
          <w:szCs w:val="18"/>
        </w:rPr>
        <w:t>관련상품을</w:t>
      </w:r>
      <w:r w:rsidRPr="0073670C">
        <w:rPr>
          <w:rFonts w:hint="eastAsia"/>
          <w:spacing w:val="-2"/>
          <w:sz w:val="18"/>
          <w:szCs w:val="18"/>
        </w:rPr>
        <w:t xml:space="preserve"> </w:t>
      </w:r>
      <w:r w:rsidRPr="0073670C">
        <w:rPr>
          <w:rFonts w:hint="eastAsia"/>
          <w:spacing w:val="-2"/>
          <w:sz w:val="18"/>
          <w:szCs w:val="18"/>
        </w:rPr>
        <w:t>일반</w:t>
      </w:r>
      <w:r w:rsidRPr="0073670C">
        <w:rPr>
          <w:rFonts w:hint="eastAsia"/>
          <w:spacing w:val="-2"/>
          <w:sz w:val="18"/>
          <w:szCs w:val="18"/>
        </w:rPr>
        <w:t xml:space="preserve"> </w:t>
      </w:r>
      <w:r w:rsidRPr="0073670C">
        <w:rPr>
          <w:rFonts w:hint="eastAsia"/>
          <w:spacing w:val="-2"/>
          <w:sz w:val="18"/>
          <w:szCs w:val="18"/>
        </w:rPr>
        <w:t>중형호출</w:t>
      </w:r>
      <w:r w:rsidRPr="0073670C">
        <w:rPr>
          <w:rFonts w:hint="eastAsia"/>
          <w:spacing w:val="-2"/>
          <w:sz w:val="18"/>
          <w:szCs w:val="18"/>
        </w:rPr>
        <w:t>(</w:t>
      </w:r>
      <w:r w:rsidRPr="0073670C">
        <w:rPr>
          <w:rFonts w:hint="eastAsia"/>
          <w:spacing w:val="-2"/>
          <w:sz w:val="18"/>
          <w:szCs w:val="18"/>
        </w:rPr>
        <w:t>스마트호출</w:t>
      </w:r>
      <w:r w:rsidRPr="0073670C">
        <w:rPr>
          <w:rFonts w:hint="eastAsia"/>
          <w:spacing w:val="-2"/>
          <w:sz w:val="18"/>
          <w:szCs w:val="18"/>
        </w:rPr>
        <w:t xml:space="preserve"> </w:t>
      </w:r>
      <w:r w:rsidRPr="0073670C">
        <w:rPr>
          <w:rFonts w:hint="eastAsia"/>
          <w:spacing w:val="-2"/>
          <w:sz w:val="18"/>
          <w:szCs w:val="18"/>
        </w:rPr>
        <w:t>및</w:t>
      </w:r>
      <w:r w:rsidRPr="0073670C">
        <w:rPr>
          <w:rFonts w:hint="eastAsia"/>
          <w:spacing w:val="-2"/>
          <w:sz w:val="18"/>
          <w:szCs w:val="18"/>
        </w:rPr>
        <w:t xml:space="preserve"> </w:t>
      </w:r>
      <w:r w:rsidRPr="0073670C">
        <w:rPr>
          <w:rFonts w:hint="eastAsia"/>
          <w:spacing w:val="-2"/>
          <w:sz w:val="18"/>
          <w:szCs w:val="18"/>
        </w:rPr>
        <w:t>유료멤버십</w:t>
      </w:r>
      <w:r w:rsidRPr="0073670C">
        <w:rPr>
          <w:rFonts w:hint="eastAsia"/>
          <w:spacing w:val="-2"/>
          <w:sz w:val="18"/>
          <w:szCs w:val="18"/>
        </w:rPr>
        <w:t xml:space="preserve">), </w:t>
      </w:r>
      <w:r w:rsidRPr="0073670C">
        <w:rPr>
          <w:rFonts w:hint="eastAsia"/>
          <w:spacing w:val="-2"/>
          <w:sz w:val="18"/>
          <w:szCs w:val="18"/>
        </w:rPr>
        <w:t>가맹호출</w:t>
      </w:r>
      <w:r w:rsidRPr="0073670C">
        <w:rPr>
          <w:rFonts w:hint="eastAsia"/>
          <w:spacing w:val="-2"/>
          <w:sz w:val="18"/>
          <w:szCs w:val="18"/>
        </w:rPr>
        <w:t>(</w:t>
      </w:r>
      <w:r w:rsidRPr="0073670C">
        <w:rPr>
          <w:rFonts w:hint="eastAsia"/>
          <w:spacing w:val="-2"/>
          <w:sz w:val="18"/>
          <w:szCs w:val="18"/>
        </w:rPr>
        <w:t>가맹호출</w:t>
      </w:r>
      <w:r w:rsidRPr="0073670C">
        <w:rPr>
          <w:rFonts w:hint="eastAsia"/>
          <w:spacing w:val="-2"/>
          <w:sz w:val="18"/>
          <w:szCs w:val="18"/>
        </w:rPr>
        <w:t xml:space="preserve"> </w:t>
      </w:r>
      <w:r w:rsidRPr="0073670C">
        <w:rPr>
          <w:rFonts w:hint="eastAsia"/>
          <w:spacing w:val="-2"/>
          <w:sz w:val="18"/>
          <w:szCs w:val="18"/>
        </w:rPr>
        <w:t>수수료</w:t>
      </w:r>
      <w:r w:rsidRPr="0073670C">
        <w:rPr>
          <w:rFonts w:hint="eastAsia"/>
          <w:spacing w:val="-2"/>
          <w:sz w:val="18"/>
          <w:szCs w:val="18"/>
        </w:rPr>
        <w:t xml:space="preserve">), </w:t>
      </w:r>
      <w:r w:rsidRPr="0073670C">
        <w:rPr>
          <w:rFonts w:hint="eastAsia"/>
          <w:spacing w:val="-2"/>
          <w:sz w:val="18"/>
          <w:szCs w:val="18"/>
        </w:rPr>
        <w:t>플랫폼사용료</w:t>
      </w:r>
      <w:r w:rsidRPr="0073670C">
        <w:rPr>
          <w:rFonts w:hint="eastAsia"/>
          <w:spacing w:val="-2"/>
          <w:sz w:val="18"/>
          <w:szCs w:val="18"/>
        </w:rPr>
        <w:t>(</w:t>
      </w:r>
      <w:r w:rsidRPr="0073670C">
        <w:rPr>
          <w:rFonts w:hint="eastAsia"/>
          <w:spacing w:val="-2"/>
          <w:sz w:val="18"/>
          <w:szCs w:val="18"/>
        </w:rPr>
        <w:t>가맹택시</w:t>
      </w:r>
      <w:r w:rsidRPr="0073670C">
        <w:rPr>
          <w:rFonts w:hint="eastAsia"/>
          <w:spacing w:val="-2"/>
          <w:sz w:val="18"/>
          <w:szCs w:val="18"/>
        </w:rPr>
        <w:t xml:space="preserve"> </w:t>
      </w:r>
      <w:r w:rsidRPr="0073670C">
        <w:rPr>
          <w:rFonts w:hint="eastAsia"/>
          <w:spacing w:val="-2"/>
          <w:sz w:val="18"/>
          <w:szCs w:val="18"/>
        </w:rPr>
        <w:t>기사의</w:t>
      </w:r>
      <w:r w:rsidRPr="0073670C">
        <w:rPr>
          <w:rFonts w:hint="eastAsia"/>
          <w:spacing w:val="-2"/>
          <w:sz w:val="18"/>
          <w:szCs w:val="18"/>
        </w:rPr>
        <w:t xml:space="preserve"> </w:t>
      </w:r>
      <w:r w:rsidRPr="0073670C">
        <w:rPr>
          <w:rFonts w:hint="eastAsia"/>
          <w:spacing w:val="-2"/>
          <w:sz w:val="18"/>
          <w:szCs w:val="18"/>
        </w:rPr>
        <w:t>운임의</w:t>
      </w:r>
      <w:r w:rsidRPr="0073670C">
        <w:rPr>
          <w:rFonts w:hint="eastAsia"/>
          <w:spacing w:val="-2"/>
          <w:sz w:val="18"/>
          <w:szCs w:val="18"/>
        </w:rPr>
        <w:t xml:space="preserve"> 19%)</w:t>
      </w:r>
      <w:r w:rsidRPr="0073670C">
        <w:rPr>
          <w:rFonts w:hint="eastAsia"/>
          <w:spacing w:val="-2"/>
          <w:sz w:val="18"/>
          <w:szCs w:val="18"/>
        </w:rPr>
        <w:t>로</w:t>
      </w:r>
      <w:r w:rsidRPr="0073670C">
        <w:rPr>
          <w:rFonts w:hint="eastAsia"/>
          <w:spacing w:val="-2"/>
          <w:sz w:val="18"/>
          <w:szCs w:val="18"/>
        </w:rPr>
        <w:t xml:space="preserve"> </w:t>
      </w:r>
      <w:r w:rsidRPr="0073670C">
        <w:rPr>
          <w:rFonts w:hint="eastAsia"/>
          <w:spacing w:val="-2"/>
          <w:sz w:val="18"/>
          <w:szCs w:val="18"/>
        </w:rPr>
        <w:t>보았고</w:t>
      </w:r>
      <w:r w:rsidRPr="0073670C">
        <w:rPr>
          <w:rFonts w:hint="eastAsia"/>
          <w:spacing w:val="-2"/>
          <w:sz w:val="18"/>
          <w:szCs w:val="18"/>
        </w:rPr>
        <w:t xml:space="preserve">, </w:t>
      </w:r>
      <w:r w:rsidRPr="0073670C">
        <w:rPr>
          <w:rFonts w:hint="eastAsia"/>
          <w:spacing w:val="-2"/>
          <w:sz w:val="18"/>
          <w:szCs w:val="18"/>
        </w:rPr>
        <w:t>위반기간은</w:t>
      </w:r>
      <w:r w:rsidRPr="0073670C">
        <w:rPr>
          <w:rFonts w:hint="eastAsia"/>
          <w:spacing w:val="-2"/>
          <w:sz w:val="18"/>
          <w:szCs w:val="18"/>
        </w:rPr>
        <w:t xml:space="preserve"> </w:t>
      </w:r>
      <w:r w:rsidRPr="0073670C">
        <w:rPr>
          <w:rFonts w:hint="eastAsia"/>
          <w:spacing w:val="-2"/>
          <w:sz w:val="18"/>
          <w:szCs w:val="18"/>
        </w:rPr>
        <w:t>가맹택시</w:t>
      </w:r>
      <w:r w:rsidRPr="0073670C">
        <w:rPr>
          <w:rFonts w:hint="eastAsia"/>
          <w:spacing w:val="-2"/>
          <w:sz w:val="18"/>
          <w:szCs w:val="18"/>
        </w:rPr>
        <w:t xml:space="preserve"> </w:t>
      </w:r>
      <w:r w:rsidRPr="0073670C">
        <w:rPr>
          <w:rFonts w:hint="eastAsia"/>
          <w:spacing w:val="-2"/>
          <w:sz w:val="18"/>
          <w:szCs w:val="18"/>
        </w:rPr>
        <w:t>사업을</w:t>
      </w:r>
      <w:r w:rsidRPr="0073670C">
        <w:rPr>
          <w:rFonts w:hint="eastAsia"/>
          <w:spacing w:val="-2"/>
          <w:sz w:val="18"/>
          <w:szCs w:val="18"/>
        </w:rPr>
        <w:t xml:space="preserve"> </w:t>
      </w:r>
      <w:r w:rsidRPr="0073670C">
        <w:rPr>
          <w:rFonts w:hint="eastAsia"/>
          <w:spacing w:val="-2"/>
          <w:sz w:val="18"/>
          <w:szCs w:val="18"/>
        </w:rPr>
        <w:t>시작한</w:t>
      </w:r>
      <w:r w:rsidRPr="0073670C">
        <w:rPr>
          <w:rFonts w:hint="eastAsia"/>
          <w:spacing w:val="-2"/>
          <w:sz w:val="18"/>
          <w:szCs w:val="18"/>
        </w:rPr>
        <w:t xml:space="preserve"> 2019</w:t>
      </w:r>
      <w:r w:rsidRPr="0073670C">
        <w:rPr>
          <w:rFonts w:hint="eastAsia"/>
          <w:spacing w:val="-2"/>
          <w:sz w:val="18"/>
          <w:szCs w:val="18"/>
        </w:rPr>
        <w:t>년</w:t>
      </w:r>
      <w:r w:rsidRPr="0073670C">
        <w:rPr>
          <w:rFonts w:hint="eastAsia"/>
          <w:spacing w:val="-2"/>
          <w:sz w:val="18"/>
          <w:szCs w:val="18"/>
        </w:rPr>
        <w:t xml:space="preserve"> 3</w:t>
      </w:r>
      <w:r w:rsidRPr="0073670C">
        <w:rPr>
          <w:rFonts w:hint="eastAsia"/>
          <w:spacing w:val="-2"/>
          <w:sz w:val="18"/>
          <w:szCs w:val="18"/>
        </w:rPr>
        <w:t>월부터로</w:t>
      </w:r>
      <w:r w:rsidRPr="0073670C">
        <w:rPr>
          <w:rFonts w:hint="eastAsia"/>
          <w:spacing w:val="-2"/>
          <w:sz w:val="18"/>
          <w:szCs w:val="18"/>
        </w:rPr>
        <w:t xml:space="preserve"> </w:t>
      </w:r>
      <w:r w:rsidRPr="0073670C">
        <w:rPr>
          <w:rFonts w:hint="eastAsia"/>
          <w:spacing w:val="-2"/>
          <w:sz w:val="18"/>
          <w:szCs w:val="18"/>
        </w:rPr>
        <w:t>하였음</w:t>
      </w:r>
      <w:r w:rsidRPr="0073670C">
        <w:rPr>
          <w:rFonts w:hint="eastAsia"/>
          <w:spacing w:val="-2"/>
          <w:sz w:val="18"/>
          <w:szCs w:val="18"/>
        </w:rPr>
        <w:t>.</w:t>
      </w:r>
      <w:r w:rsidRPr="0073670C">
        <w:rPr>
          <w:spacing w:val="-2"/>
          <w:sz w:val="18"/>
          <w:szCs w:val="18"/>
        </w:rPr>
        <w:t xml:space="preserve"> </w:t>
      </w:r>
      <w:r w:rsidRPr="0073670C">
        <w:rPr>
          <w:rFonts w:hint="eastAsia"/>
          <w:spacing w:val="-2"/>
          <w:sz w:val="18"/>
          <w:szCs w:val="18"/>
        </w:rPr>
        <w:t>심사보고서는</w:t>
      </w:r>
      <w:r w:rsidRPr="0073670C">
        <w:rPr>
          <w:rFonts w:hint="eastAsia"/>
          <w:spacing w:val="-2"/>
          <w:sz w:val="18"/>
          <w:szCs w:val="18"/>
        </w:rPr>
        <w:t xml:space="preserve"> </w:t>
      </w:r>
      <w:r w:rsidRPr="0073670C">
        <w:rPr>
          <w:rFonts w:hint="eastAsia"/>
          <w:spacing w:val="-2"/>
          <w:sz w:val="18"/>
          <w:szCs w:val="18"/>
        </w:rPr>
        <w:t>과징금</w:t>
      </w:r>
      <w:r w:rsidRPr="0073670C">
        <w:rPr>
          <w:rFonts w:hint="eastAsia"/>
          <w:spacing w:val="-2"/>
          <w:sz w:val="18"/>
          <w:szCs w:val="18"/>
        </w:rPr>
        <w:t xml:space="preserve"> </w:t>
      </w:r>
      <w:r w:rsidRPr="0073670C">
        <w:rPr>
          <w:rFonts w:hint="eastAsia"/>
          <w:spacing w:val="-2"/>
          <w:sz w:val="18"/>
          <w:szCs w:val="18"/>
        </w:rPr>
        <w:t>산정을</w:t>
      </w:r>
      <w:r w:rsidRPr="0073670C">
        <w:rPr>
          <w:rFonts w:hint="eastAsia"/>
          <w:spacing w:val="-2"/>
          <w:sz w:val="18"/>
          <w:szCs w:val="18"/>
        </w:rPr>
        <w:t xml:space="preserve"> </w:t>
      </w:r>
      <w:r w:rsidRPr="0073670C">
        <w:rPr>
          <w:rFonts w:hint="eastAsia"/>
          <w:spacing w:val="-2"/>
          <w:sz w:val="18"/>
          <w:szCs w:val="18"/>
        </w:rPr>
        <w:t>위해</w:t>
      </w:r>
      <w:r w:rsidRPr="0073670C">
        <w:rPr>
          <w:rFonts w:hint="eastAsia"/>
          <w:spacing w:val="-2"/>
          <w:sz w:val="18"/>
          <w:szCs w:val="18"/>
        </w:rPr>
        <w:t xml:space="preserve"> </w:t>
      </w:r>
      <w:r w:rsidRPr="0073670C">
        <w:rPr>
          <w:rFonts w:hint="eastAsia"/>
          <w:spacing w:val="-2"/>
          <w:sz w:val="18"/>
          <w:szCs w:val="18"/>
        </w:rPr>
        <w:t>개정</w:t>
      </w:r>
      <w:r w:rsidRPr="0073670C">
        <w:rPr>
          <w:rFonts w:hint="eastAsia"/>
          <w:spacing w:val="-2"/>
          <w:sz w:val="18"/>
          <w:szCs w:val="18"/>
        </w:rPr>
        <w:t xml:space="preserve"> </w:t>
      </w:r>
      <w:r w:rsidRPr="0073670C">
        <w:rPr>
          <w:rFonts w:hint="eastAsia"/>
          <w:spacing w:val="-2"/>
          <w:sz w:val="18"/>
          <w:szCs w:val="18"/>
        </w:rPr>
        <w:t>공정거래법에</w:t>
      </w:r>
      <w:r w:rsidRPr="0073670C">
        <w:rPr>
          <w:rFonts w:hint="eastAsia"/>
          <w:spacing w:val="-2"/>
          <w:sz w:val="18"/>
          <w:szCs w:val="18"/>
        </w:rPr>
        <w:t xml:space="preserve"> </w:t>
      </w:r>
      <w:r w:rsidRPr="0073670C">
        <w:rPr>
          <w:rFonts w:hint="eastAsia"/>
          <w:spacing w:val="-2"/>
          <w:sz w:val="18"/>
          <w:szCs w:val="18"/>
        </w:rPr>
        <w:t>따라</w:t>
      </w:r>
      <w:r w:rsidRPr="0073670C">
        <w:rPr>
          <w:rFonts w:hint="eastAsia"/>
          <w:spacing w:val="-2"/>
          <w:sz w:val="18"/>
          <w:szCs w:val="18"/>
        </w:rPr>
        <w:t xml:space="preserve"> </w:t>
      </w:r>
      <w:r w:rsidRPr="0073670C">
        <w:rPr>
          <w:rFonts w:hint="eastAsia"/>
          <w:spacing w:val="-2"/>
          <w:sz w:val="18"/>
          <w:szCs w:val="18"/>
        </w:rPr>
        <w:t>과징금</w:t>
      </w:r>
      <w:r w:rsidRPr="0073670C">
        <w:rPr>
          <w:rFonts w:hint="eastAsia"/>
          <w:spacing w:val="-2"/>
          <w:sz w:val="18"/>
          <w:szCs w:val="18"/>
        </w:rPr>
        <w:t xml:space="preserve"> </w:t>
      </w:r>
      <w:r w:rsidRPr="0073670C">
        <w:rPr>
          <w:rFonts w:hint="eastAsia"/>
          <w:spacing w:val="-2"/>
          <w:sz w:val="18"/>
          <w:szCs w:val="18"/>
        </w:rPr>
        <w:t>부과기준율</w:t>
      </w:r>
      <w:r w:rsidRPr="0073670C">
        <w:rPr>
          <w:rFonts w:hint="eastAsia"/>
          <w:spacing w:val="-2"/>
          <w:sz w:val="18"/>
          <w:szCs w:val="18"/>
        </w:rPr>
        <w:t xml:space="preserve"> 3.5~6%</w:t>
      </w:r>
      <w:r w:rsidRPr="0073670C">
        <w:rPr>
          <w:rFonts w:hint="eastAsia"/>
          <w:spacing w:val="-2"/>
          <w:sz w:val="18"/>
          <w:szCs w:val="18"/>
        </w:rPr>
        <w:t>를</w:t>
      </w:r>
      <w:r w:rsidRPr="0073670C">
        <w:rPr>
          <w:rFonts w:hint="eastAsia"/>
          <w:spacing w:val="-2"/>
          <w:sz w:val="18"/>
          <w:szCs w:val="18"/>
        </w:rPr>
        <w:t xml:space="preserve"> </w:t>
      </w:r>
      <w:r w:rsidRPr="0073670C">
        <w:rPr>
          <w:rFonts w:hint="eastAsia"/>
          <w:spacing w:val="-2"/>
          <w:sz w:val="18"/>
          <w:szCs w:val="18"/>
        </w:rPr>
        <w:t>적용하였고</w:t>
      </w:r>
      <w:r w:rsidRPr="0073670C">
        <w:rPr>
          <w:rFonts w:hint="eastAsia"/>
          <w:spacing w:val="-2"/>
          <w:sz w:val="18"/>
          <w:szCs w:val="18"/>
        </w:rPr>
        <w:t xml:space="preserve">, </w:t>
      </w:r>
      <w:r w:rsidRPr="0073670C">
        <w:rPr>
          <w:rFonts w:hint="eastAsia"/>
          <w:spacing w:val="-2"/>
          <w:sz w:val="18"/>
          <w:szCs w:val="18"/>
        </w:rPr>
        <w:t>법위반기간이</w:t>
      </w:r>
      <w:r w:rsidRPr="0073670C">
        <w:rPr>
          <w:rFonts w:hint="eastAsia"/>
          <w:spacing w:val="-2"/>
          <w:sz w:val="18"/>
          <w:szCs w:val="18"/>
        </w:rPr>
        <w:t xml:space="preserve"> 3</w:t>
      </w:r>
      <w:r w:rsidRPr="0073670C">
        <w:rPr>
          <w:rFonts w:hint="eastAsia"/>
          <w:spacing w:val="-2"/>
          <w:sz w:val="18"/>
          <w:szCs w:val="18"/>
        </w:rPr>
        <w:t>년</w:t>
      </w:r>
      <w:r w:rsidRPr="0073670C">
        <w:rPr>
          <w:rFonts w:hint="eastAsia"/>
          <w:spacing w:val="-2"/>
          <w:sz w:val="18"/>
          <w:szCs w:val="18"/>
        </w:rPr>
        <w:t xml:space="preserve"> </w:t>
      </w:r>
      <w:r w:rsidRPr="0073670C">
        <w:rPr>
          <w:rFonts w:hint="eastAsia"/>
          <w:spacing w:val="-2"/>
          <w:sz w:val="18"/>
          <w:szCs w:val="18"/>
        </w:rPr>
        <w:t>이상이라는</w:t>
      </w:r>
      <w:r w:rsidRPr="0073670C">
        <w:rPr>
          <w:rFonts w:hint="eastAsia"/>
          <w:spacing w:val="-2"/>
          <w:sz w:val="18"/>
          <w:szCs w:val="18"/>
        </w:rPr>
        <w:t xml:space="preserve"> </w:t>
      </w:r>
      <w:r w:rsidRPr="0073670C">
        <w:rPr>
          <w:rFonts w:hint="eastAsia"/>
          <w:spacing w:val="-2"/>
          <w:sz w:val="18"/>
          <w:szCs w:val="18"/>
        </w:rPr>
        <w:t>점에서</w:t>
      </w:r>
      <w:r w:rsidRPr="0073670C">
        <w:rPr>
          <w:rFonts w:hint="eastAsia"/>
          <w:spacing w:val="-2"/>
          <w:sz w:val="18"/>
          <w:szCs w:val="18"/>
        </w:rPr>
        <w:t xml:space="preserve"> 50~80% </w:t>
      </w:r>
      <w:r w:rsidRPr="0073670C">
        <w:rPr>
          <w:rFonts w:hint="eastAsia"/>
          <w:spacing w:val="-2"/>
          <w:sz w:val="18"/>
          <w:szCs w:val="18"/>
        </w:rPr>
        <w:t>가중되어야</w:t>
      </w:r>
      <w:r w:rsidRPr="0073670C">
        <w:rPr>
          <w:rFonts w:hint="eastAsia"/>
          <w:spacing w:val="-2"/>
          <w:sz w:val="18"/>
          <w:szCs w:val="18"/>
        </w:rPr>
        <w:t xml:space="preserve"> </w:t>
      </w:r>
      <w:r w:rsidRPr="0073670C">
        <w:rPr>
          <w:rFonts w:hint="eastAsia"/>
          <w:spacing w:val="-2"/>
          <w:sz w:val="18"/>
          <w:szCs w:val="18"/>
        </w:rPr>
        <w:t>한다고</w:t>
      </w:r>
      <w:r w:rsidRPr="0073670C">
        <w:rPr>
          <w:rFonts w:hint="eastAsia"/>
          <w:spacing w:val="-2"/>
          <w:sz w:val="18"/>
          <w:szCs w:val="18"/>
        </w:rPr>
        <w:t xml:space="preserve"> </w:t>
      </w:r>
      <w:r w:rsidRPr="0073670C">
        <w:rPr>
          <w:rFonts w:hint="eastAsia"/>
          <w:spacing w:val="-2"/>
          <w:sz w:val="18"/>
          <w:szCs w:val="18"/>
        </w:rPr>
        <w:t>보아</w:t>
      </w:r>
      <w:r w:rsidRPr="0073670C">
        <w:rPr>
          <w:rFonts w:hint="eastAsia"/>
          <w:spacing w:val="-2"/>
          <w:sz w:val="18"/>
          <w:szCs w:val="18"/>
        </w:rPr>
        <w:t xml:space="preserve">, </w:t>
      </w:r>
      <w:r w:rsidRPr="0073670C">
        <w:rPr>
          <w:rFonts w:hint="eastAsia"/>
          <w:spacing w:val="-2"/>
          <w:sz w:val="18"/>
          <w:szCs w:val="18"/>
        </w:rPr>
        <w:t>예상과징금은</w:t>
      </w:r>
      <w:r w:rsidRPr="0073670C">
        <w:rPr>
          <w:rFonts w:hint="eastAsia"/>
          <w:spacing w:val="-2"/>
          <w:sz w:val="18"/>
          <w:szCs w:val="18"/>
        </w:rPr>
        <w:t xml:space="preserve"> 2021</w:t>
      </w:r>
      <w:r w:rsidRPr="0073670C">
        <w:rPr>
          <w:rFonts w:hint="eastAsia"/>
          <w:spacing w:val="-2"/>
          <w:sz w:val="18"/>
          <w:szCs w:val="18"/>
        </w:rPr>
        <w:t>년까지의</w:t>
      </w:r>
      <w:r w:rsidRPr="0073670C">
        <w:rPr>
          <w:rFonts w:hint="eastAsia"/>
          <w:spacing w:val="-2"/>
          <w:sz w:val="18"/>
          <w:szCs w:val="18"/>
        </w:rPr>
        <w:t xml:space="preserve"> </w:t>
      </w:r>
      <w:r w:rsidRPr="0073670C">
        <w:rPr>
          <w:rFonts w:hint="eastAsia"/>
          <w:spacing w:val="-2"/>
          <w:sz w:val="18"/>
          <w:szCs w:val="18"/>
        </w:rPr>
        <w:t>관련매출액</w:t>
      </w:r>
      <w:r w:rsidRPr="0073670C">
        <w:rPr>
          <w:rFonts w:hint="eastAsia"/>
          <w:spacing w:val="-2"/>
          <w:sz w:val="18"/>
          <w:szCs w:val="18"/>
        </w:rPr>
        <w:t xml:space="preserve"> </w:t>
      </w:r>
      <w:r w:rsidRPr="0073670C">
        <w:rPr>
          <w:rFonts w:hint="eastAsia"/>
          <w:spacing w:val="-2"/>
          <w:sz w:val="18"/>
          <w:szCs w:val="18"/>
        </w:rPr>
        <w:t>기준</w:t>
      </w:r>
      <w:r w:rsidRPr="0073670C">
        <w:rPr>
          <w:rFonts w:hint="eastAsia"/>
          <w:spacing w:val="-2"/>
          <w:sz w:val="18"/>
          <w:szCs w:val="18"/>
        </w:rPr>
        <w:t xml:space="preserve"> 154~264</w:t>
      </w:r>
      <w:r w:rsidRPr="0073670C">
        <w:rPr>
          <w:rFonts w:hint="eastAsia"/>
          <w:spacing w:val="-2"/>
          <w:sz w:val="18"/>
          <w:szCs w:val="18"/>
        </w:rPr>
        <w:t>억원</w:t>
      </w:r>
      <w:r w:rsidRPr="0073670C">
        <w:rPr>
          <w:rFonts w:hint="eastAsia"/>
          <w:spacing w:val="-2"/>
          <w:sz w:val="18"/>
          <w:szCs w:val="18"/>
        </w:rPr>
        <w:t>(80%</w:t>
      </w:r>
      <w:r w:rsidRPr="0073670C">
        <w:rPr>
          <w:rFonts w:hint="eastAsia"/>
          <w:spacing w:val="-2"/>
          <w:sz w:val="18"/>
          <w:szCs w:val="18"/>
        </w:rPr>
        <w:t>가중시</w:t>
      </w:r>
      <w:r w:rsidRPr="0073670C">
        <w:rPr>
          <w:rFonts w:hint="eastAsia"/>
          <w:spacing w:val="-2"/>
          <w:sz w:val="18"/>
          <w:szCs w:val="18"/>
        </w:rPr>
        <w:t xml:space="preserve"> 277~475</w:t>
      </w:r>
      <w:r w:rsidRPr="0073670C">
        <w:rPr>
          <w:rFonts w:hint="eastAsia"/>
          <w:spacing w:val="-2"/>
          <w:sz w:val="18"/>
          <w:szCs w:val="18"/>
        </w:rPr>
        <w:t>억원</w:t>
      </w:r>
      <w:r w:rsidRPr="0073670C">
        <w:rPr>
          <w:rFonts w:hint="eastAsia"/>
          <w:spacing w:val="-2"/>
          <w:sz w:val="18"/>
          <w:szCs w:val="18"/>
        </w:rPr>
        <w:t>)</w:t>
      </w:r>
      <w:r w:rsidRPr="0073670C">
        <w:rPr>
          <w:rFonts w:hint="eastAsia"/>
          <w:spacing w:val="-2"/>
          <w:sz w:val="18"/>
          <w:szCs w:val="18"/>
        </w:rPr>
        <w:t>으로</w:t>
      </w:r>
      <w:r w:rsidRPr="0073670C">
        <w:rPr>
          <w:rFonts w:hint="eastAsia"/>
          <w:spacing w:val="-2"/>
          <w:sz w:val="18"/>
          <w:szCs w:val="18"/>
        </w:rPr>
        <w:t xml:space="preserve"> </w:t>
      </w:r>
      <w:r w:rsidRPr="0073670C">
        <w:rPr>
          <w:rFonts w:hint="eastAsia"/>
          <w:spacing w:val="-2"/>
          <w:sz w:val="18"/>
          <w:szCs w:val="18"/>
        </w:rPr>
        <w:t>산정하였다고</w:t>
      </w:r>
      <w:r w:rsidRPr="0073670C">
        <w:rPr>
          <w:rFonts w:hint="eastAsia"/>
          <w:spacing w:val="-2"/>
          <w:sz w:val="18"/>
          <w:szCs w:val="18"/>
        </w:rPr>
        <w:t xml:space="preserve"> </w:t>
      </w:r>
      <w:r w:rsidRPr="0073670C">
        <w:rPr>
          <w:rFonts w:hint="eastAsia"/>
          <w:spacing w:val="-2"/>
          <w:sz w:val="18"/>
          <w:szCs w:val="18"/>
        </w:rPr>
        <w:t>함</w:t>
      </w:r>
      <w:r w:rsidRPr="0073670C">
        <w:rPr>
          <w:rFonts w:hint="eastAsia"/>
          <w:spacing w:val="-2"/>
          <w:sz w:val="18"/>
          <w:szCs w:val="18"/>
        </w:rPr>
        <w:t>.</w:t>
      </w:r>
      <w:r w:rsidRPr="0073670C">
        <w:rPr>
          <w:rFonts w:hint="eastAsia"/>
          <w:sz w:val="18"/>
          <w:szCs w:val="18"/>
        </w:rPr>
        <w:t xml:space="preserve"> </w:t>
      </w:r>
    </w:p>
  </w:footnote>
  <w:footnote w:id="4">
    <w:p w14:paraId="53EBF684" w14:textId="77777777" w:rsidR="00BA5368" w:rsidRPr="0073670C" w:rsidRDefault="00BA5368" w:rsidP="0073670C">
      <w:pPr>
        <w:pStyle w:val="ac"/>
        <w:spacing w:line="240" w:lineRule="auto"/>
        <w:ind w:left="227" w:hanging="227"/>
        <w:jc w:val="both"/>
        <w:rPr>
          <w:rFonts w:cs="Times New Roman"/>
          <w:sz w:val="18"/>
          <w:szCs w:val="18"/>
        </w:rPr>
      </w:pPr>
      <w:r w:rsidRPr="0073670C">
        <w:rPr>
          <w:rStyle w:val="ad"/>
          <w:rFonts w:cs="Times New Roman"/>
          <w:sz w:val="18"/>
          <w:szCs w:val="18"/>
        </w:rPr>
        <w:footnoteRef/>
      </w:r>
      <w:r w:rsidRPr="0073670C">
        <w:rPr>
          <w:rFonts w:cs="Times New Roman"/>
          <w:sz w:val="18"/>
          <w:szCs w:val="18"/>
        </w:rPr>
        <w:t xml:space="preserve"> </w:t>
      </w:r>
      <w:r w:rsidRPr="0073670C">
        <w:rPr>
          <w:rFonts w:cs="Times New Roman"/>
          <w:sz w:val="18"/>
          <w:szCs w:val="18"/>
        </w:rPr>
        <w:tab/>
        <w:t>“</w:t>
      </w:r>
      <w:r w:rsidRPr="0073670C">
        <w:rPr>
          <w:rFonts w:cs="Times New Roman"/>
          <w:sz w:val="18"/>
          <w:szCs w:val="18"/>
        </w:rPr>
        <w:t>유선콜</w:t>
      </w:r>
      <w:r w:rsidRPr="0073670C">
        <w:rPr>
          <w:rFonts w:cs="Times New Roman"/>
          <w:sz w:val="18"/>
          <w:szCs w:val="18"/>
        </w:rPr>
        <w:t xml:space="preserve"> </w:t>
      </w:r>
      <w:r w:rsidRPr="0073670C">
        <w:rPr>
          <w:rFonts w:cs="Times New Roman"/>
          <w:sz w:val="18"/>
          <w:szCs w:val="18"/>
        </w:rPr>
        <w:t>중개프로그램</w:t>
      </w:r>
      <w:r w:rsidRPr="0073670C">
        <w:rPr>
          <w:rFonts w:cs="Times New Roman"/>
          <w:sz w:val="18"/>
          <w:szCs w:val="18"/>
        </w:rPr>
        <w:t xml:space="preserve"> </w:t>
      </w:r>
      <w:r w:rsidRPr="0073670C">
        <w:rPr>
          <w:rFonts w:cs="Times New Roman"/>
          <w:sz w:val="18"/>
          <w:szCs w:val="18"/>
        </w:rPr>
        <w:t>공유</w:t>
      </w:r>
      <w:r w:rsidRPr="0073670C">
        <w:rPr>
          <w:rFonts w:cs="Times New Roman"/>
          <w:sz w:val="18"/>
          <w:szCs w:val="18"/>
        </w:rPr>
        <w:t>”</w:t>
      </w:r>
      <w:r w:rsidRPr="0073670C">
        <w:rPr>
          <w:rFonts w:cs="Times New Roman"/>
          <w:sz w:val="18"/>
          <w:szCs w:val="18"/>
        </w:rPr>
        <w:t>란</w:t>
      </w:r>
      <w:r w:rsidRPr="0073670C">
        <w:rPr>
          <w:rFonts w:cs="Times New Roman"/>
          <w:sz w:val="18"/>
          <w:szCs w:val="18"/>
        </w:rPr>
        <w:t xml:space="preserve"> </w:t>
      </w:r>
      <w:r w:rsidRPr="0073670C">
        <w:rPr>
          <w:rFonts w:cs="Times New Roman"/>
          <w:sz w:val="18"/>
          <w:szCs w:val="18"/>
        </w:rPr>
        <w:t>같은</w:t>
      </w:r>
      <w:r w:rsidRPr="0073670C">
        <w:rPr>
          <w:rFonts w:cs="Times New Roman"/>
          <w:sz w:val="18"/>
          <w:szCs w:val="18"/>
        </w:rPr>
        <w:t xml:space="preserve"> </w:t>
      </w:r>
      <w:r w:rsidRPr="0073670C">
        <w:rPr>
          <w:rFonts w:cs="Times New Roman"/>
          <w:sz w:val="18"/>
          <w:szCs w:val="18"/>
        </w:rPr>
        <w:t>프로그램을</w:t>
      </w:r>
      <w:r w:rsidRPr="0073670C">
        <w:rPr>
          <w:rFonts w:cs="Times New Roman"/>
          <w:sz w:val="18"/>
          <w:szCs w:val="18"/>
        </w:rPr>
        <w:t xml:space="preserve"> </w:t>
      </w:r>
      <w:r w:rsidRPr="0073670C">
        <w:rPr>
          <w:rFonts w:cs="Times New Roman"/>
          <w:sz w:val="18"/>
          <w:szCs w:val="18"/>
        </w:rPr>
        <w:t>사용하는</w:t>
      </w:r>
      <w:r w:rsidRPr="0073670C">
        <w:rPr>
          <w:rFonts w:cs="Times New Roman"/>
          <w:sz w:val="18"/>
          <w:szCs w:val="18"/>
        </w:rPr>
        <w:t xml:space="preserve"> </w:t>
      </w:r>
      <w:r w:rsidRPr="0073670C">
        <w:rPr>
          <w:rFonts w:cs="Times New Roman"/>
          <w:sz w:val="18"/>
          <w:szCs w:val="18"/>
        </w:rPr>
        <w:t>각각의</w:t>
      </w:r>
      <w:r w:rsidRPr="0073670C">
        <w:rPr>
          <w:rFonts w:cs="Times New Roman"/>
          <w:sz w:val="18"/>
          <w:szCs w:val="18"/>
        </w:rPr>
        <w:t xml:space="preserve"> </w:t>
      </w:r>
      <w:r w:rsidRPr="0073670C">
        <w:rPr>
          <w:rFonts w:cs="Times New Roman"/>
          <w:sz w:val="18"/>
          <w:szCs w:val="18"/>
        </w:rPr>
        <w:t>대리운전업체가</w:t>
      </w:r>
      <w:r w:rsidRPr="0073670C">
        <w:rPr>
          <w:rFonts w:cs="Times New Roman"/>
          <w:sz w:val="18"/>
          <w:szCs w:val="18"/>
        </w:rPr>
        <w:t xml:space="preserve"> </w:t>
      </w:r>
      <w:r w:rsidRPr="0073670C">
        <w:rPr>
          <w:rFonts w:cs="Times New Roman"/>
          <w:sz w:val="18"/>
          <w:szCs w:val="18"/>
        </w:rPr>
        <w:t>서로</w:t>
      </w:r>
      <w:r w:rsidRPr="0073670C">
        <w:rPr>
          <w:rFonts w:cs="Times New Roman"/>
          <w:sz w:val="18"/>
          <w:szCs w:val="18"/>
        </w:rPr>
        <w:t xml:space="preserve"> </w:t>
      </w:r>
      <w:r w:rsidRPr="0073670C">
        <w:rPr>
          <w:rFonts w:cs="Times New Roman"/>
          <w:sz w:val="18"/>
          <w:szCs w:val="18"/>
        </w:rPr>
        <w:t>콜</w:t>
      </w:r>
      <w:r w:rsidRPr="0073670C">
        <w:rPr>
          <w:rFonts w:cs="Times New Roman"/>
          <w:sz w:val="18"/>
          <w:szCs w:val="18"/>
        </w:rPr>
        <w:t xml:space="preserve"> </w:t>
      </w:r>
      <w:r w:rsidRPr="0073670C">
        <w:rPr>
          <w:rFonts w:cs="Times New Roman"/>
          <w:sz w:val="18"/>
          <w:szCs w:val="18"/>
        </w:rPr>
        <w:t>정보</w:t>
      </w:r>
      <w:r w:rsidRPr="0073670C">
        <w:rPr>
          <w:rFonts w:cs="Times New Roman"/>
          <w:sz w:val="18"/>
          <w:szCs w:val="18"/>
        </w:rPr>
        <w:t>(</w:t>
      </w:r>
      <w:r w:rsidRPr="0073670C">
        <w:rPr>
          <w:rFonts w:cs="Times New Roman"/>
          <w:sz w:val="18"/>
          <w:szCs w:val="18"/>
        </w:rPr>
        <w:t>대리운전</w:t>
      </w:r>
      <w:r w:rsidRPr="0073670C">
        <w:rPr>
          <w:rFonts w:cs="Times New Roman"/>
          <w:sz w:val="18"/>
          <w:szCs w:val="18"/>
        </w:rPr>
        <w:t xml:space="preserve"> </w:t>
      </w:r>
      <w:r w:rsidRPr="0073670C">
        <w:rPr>
          <w:rFonts w:cs="Times New Roman"/>
          <w:sz w:val="18"/>
          <w:szCs w:val="18"/>
        </w:rPr>
        <w:t>이용자의</w:t>
      </w:r>
      <w:r w:rsidRPr="0073670C">
        <w:rPr>
          <w:rFonts w:cs="Times New Roman"/>
          <w:sz w:val="18"/>
          <w:szCs w:val="18"/>
        </w:rPr>
        <w:t xml:space="preserve"> </w:t>
      </w:r>
      <w:r w:rsidRPr="0073670C">
        <w:rPr>
          <w:rFonts w:cs="Times New Roman"/>
          <w:sz w:val="18"/>
          <w:szCs w:val="18"/>
        </w:rPr>
        <w:t>출발지</w:t>
      </w:r>
      <w:r w:rsidRPr="0073670C">
        <w:rPr>
          <w:rFonts w:cs="Times New Roman"/>
          <w:sz w:val="18"/>
          <w:szCs w:val="18"/>
        </w:rPr>
        <w:t xml:space="preserve">, </w:t>
      </w:r>
      <w:r w:rsidRPr="0073670C">
        <w:rPr>
          <w:rFonts w:cs="Times New Roman"/>
          <w:sz w:val="18"/>
          <w:szCs w:val="18"/>
        </w:rPr>
        <w:t>목적지</w:t>
      </w:r>
      <w:r w:rsidRPr="0073670C">
        <w:rPr>
          <w:rFonts w:cs="Times New Roman"/>
          <w:sz w:val="18"/>
          <w:szCs w:val="18"/>
        </w:rPr>
        <w:t xml:space="preserve">, </w:t>
      </w:r>
      <w:r w:rsidRPr="0073670C">
        <w:rPr>
          <w:rFonts w:cs="Times New Roman"/>
          <w:sz w:val="18"/>
          <w:szCs w:val="18"/>
        </w:rPr>
        <w:t>전화번호</w:t>
      </w:r>
      <w:r w:rsidRPr="0073670C">
        <w:rPr>
          <w:rFonts w:cs="Times New Roman"/>
          <w:sz w:val="18"/>
          <w:szCs w:val="18"/>
        </w:rPr>
        <w:t xml:space="preserve"> </w:t>
      </w:r>
      <w:r w:rsidRPr="0073670C">
        <w:rPr>
          <w:rFonts w:cs="Times New Roman"/>
          <w:sz w:val="18"/>
          <w:szCs w:val="18"/>
        </w:rPr>
        <w:t>등</w:t>
      </w:r>
      <w:r w:rsidRPr="0073670C">
        <w:rPr>
          <w:rFonts w:cs="Times New Roman"/>
          <w:sz w:val="18"/>
          <w:szCs w:val="18"/>
        </w:rPr>
        <w:t>)</w:t>
      </w:r>
      <w:r w:rsidRPr="0073670C">
        <w:rPr>
          <w:rFonts w:cs="Times New Roman"/>
          <w:sz w:val="18"/>
          <w:szCs w:val="18"/>
        </w:rPr>
        <w:t>를</w:t>
      </w:r>
      <w:r w:rsidRPr="0073670C">
        <w:rPr>
          <w:rFonts w:cs="Times New Roman"/>
          <w:sz w:val="18"/>
          <w:szCs w:val="18"/>
        </w:rPr>
        <w:t xml:space="preserve"> </w:t>
      </w:r>
      <w:r w:rsidRPr="0073670C">
        <w:rPr>
          <w:rFonts w:cs="Times New Roman"/>
          <w:sz w:val="18"/>
          <w:szCs w:val="18"/>
        </w:rPr>
        <w:t>공유하여</w:t>
      </w:r>
      <w:r w:rsidRPr="0073670C">
        <w:rPr>
          <w:rFonts w:cs="Times New Roman"/>
          <w:sz w:val="18"/>
          <w:szCs w:val="18"/>
        </w:rPr>
        <w:t xml:space="preserve"> </w:t>
      </w:r>
      <w:r w:rsidRPr="0073670C">
        <w:rPr>
          <w:rFonts w:cs="Times New Roman"/>
          <w:sz w:val="18"/>
          <w:szCs w:val="18"/>
        </w:rPr>
        <w:t>자기의</w:t>
      </w:r>
      <w:r w:rsidRPr="0073670C">
        <w:rPr>
          <w:rFonts w:cs="Times New Roman"/>
          <w:sz w:val="18"/>
          <w:szCs w:val="18"/>
        </w:rPr>
        <w:t xml:space="preserve"> </w:t>
      </w:r>
      <w:r w:rsidRPr="0073670C">
        <w:rPr>
          <w:rFonts w:cs="Times New Roman"/>
          <w:sz w:val="18"/>
          <w:szCs w:val="18"/>
        </w:rPr>
        <w:t>고객</w:t>
      </w:r>
      <w:r w:rsidRPr="0073670C">
        <w:rPr>
          <w:rFonts w:cs="Times New Roman"/>
          <w:sz w:val="18"/>
          <w:szCs w:val="18"/>
        </w:rPr>
        <w:t xml:space="preserve"> </w:t>
      </w:r>
      <w:r w:rsidRPr="0073670C">
        <w:rPr>
          <w:rFonts w:cs="Times New Roman"/>
          <w:sz w:val="18"/>
          <w:szCs w:val="18"/>
        </w:rPr>
        <w:t>콜</w:t>
      </w:r>
      <w:r w:rsidRPr="0073670C">
        <w:rPr>
          <w:rFonts w:cs="Times New Roman"/>
          <w:sz w:val="18"/>
          <w:szCs w:val="18"/>
        </w:rPr>
        <w:t xml:space="preserve"> </w:t>
      </w:r>
      <w:r w:rsidRPr="0073670C">
        <w:rPr>
          <w:rFonts w:cs="Times New Roman"/>
          <w:sz w:val="18"/>
          <w:szCs w:val="18"/>
        </w:rPr>
        <w:t>정보를</w:t>
      </w:r>
      <w:r w:rsidRPr="0073670C">
        <w:rPr>
          <w:rFonts w:cs="Times New Roman"/>
          <w:sz w:val="18"/>
          <w:szCs w:val="18"/>
        </w:rPr>
        <w:t xml:space="preserve"> </w:t>
      </w:r>
      <w:r w:rsidRPr="0073670C">
        <w:rPr>
          <w:rFonts w:cs="Times New Roman"/>
          <w:sz w:val="18"/>
          <w:szCs w:val="18"/>
        </w:rPr>
        <w:t>공유된</w:t>
      </w:r>
      <w:r w:rsidRPr="0073670C">
        <w:rPr>
          <w:rFonts w:cs="Times New Roman"/>
          <w:sz w:val="18"/>
          <w:szCs w:val="18"/>
        </w:rPr>
        <w:t xml:space="preserve"> </w:t>
      </w:r>
      <w:r w:rsidRPr="0073670C">
        <w:rPr>
          <w:rFonts w:cs="Times New Roman"/>
          <w:sz w:val="18"/>
          <w:szCs w:val="18"/>
        </w:rPr>
        <w:t>업체가</w:t>
      </w:r>
      <w:r w:rsidRPr="0073670C">
        <w:rPr>
          <w:rFonts w:cs="Times New Roman"/>
          <w:sz w:val="18"/>
          <w:szCs w:val="18"/>
        </w:rPr>
        <w:t xml:space="preserve"> </w:t>
      </w:r>
      <w:r w:rsidRPr="0073670C">
        <w:rPr>
          <w:rFonts w:cs="Times New Roman"/>
          <w:sz w:val="18"/>
          <w:szCs w:val="18"/>
        </w:rPr>
        <w:t>볼</w:t>
      </w:r>
      <w:r w:rsidRPr="0073670C">
        <w:rPr>
          <w:rFonts w:cs="Times New Roman"/>
          <w:sz w:val="18"/>
          <w:szCs w:val="18"/>
        </w:rPr>
        <w:t xml:space="preserve"> </w:t>
      </w:r>
      <w:r w:rsidRPr="0073670C">
        <w:rPr>
          <w:rFonts w:cs="Times New Roman"/>
          <w:sz w:val="18"/>
          <w:szCs w:val="18"/>
        </w:rPr>
        <w:t>수</w:t>
      </w:r>
      <w:r w:rsidRPr="0073670C">
        <w:rPr>
          <w:rFonts w:cs="Times New Roman"/>
          <w:sz w:val="18"/>
          <w:szCs w:val="18"/>
        </w:rPr>
        <w:t xml:space="preserve"> </w:t>
      </w:r>
      <w:r w:rsidRPr="0073670C">
        <w:rPr>
          <w:rFonts w:cs="Times New Roman"/>
          <w:sz w:val="18"/>
          <w:szCs w:val="18"/>
        </w:rPr>
        <w:t>있도록</w:t>
      </w:r>
      <w:r w:rsidRPr="0073670C">
        <w:rPr>
          <w:rFonts w:cs="Times New Roman"/>
          <w:sz w:val="18"/>
          <w:szCs w:val="18"/>
        </w:rPr>
        <w:t xml:space="preserve"> </w:t>
      </w:r>
      <w:r w:rsidRPr="0073670C">
        <w:rPr>
          <w:rFonts w:cs="Times New Roman"/>
          <w:sz w:val="18"/>
          <w:szCs w:val="18"/>
        </w:rPr>
        <w:t>하고</w:t>
      </w:r>
      <w:r w:rsidRPr="0073670C">
        <w:rPr>
          <w:rFonts w:cs="Times New Roman"/>
          <w:sz w:val="18"/>
          <w:szCs w:val="18"/>
        </w:rPr>
        <w:t xml:space="preserve">, </w:t>
      </w:r>
      <w:r w:rsidRPr="0073670C">
        <w:rPr>
          <w:rFonts w:cs="Times New Roman"/>
          <w:sz w:val="18"/>
          <w:szCs w:val="18"/>
        </w:rPr>
        <w:t>각각의</w:t>
      </w:r>
      <w:r w:rsidRPr="0073670C">
        <w:rPr>
          <w:rFonts w:cs="Times New Roman"/>
          <w:sz w:val="18"/>
          <w:szCs w:val="18"/>
        </w:rPr>
        <w:t xml:space="preserve"> </w:t>
      </w:r>
      <w:r w:rsidRPr="0073670C">
        <w:rPr>
          <w:rFonts w:cs="Times New Roman"/>
          <w:sz w:val="18"/>
          <w:szCs w:val="18"/>
        </w:rPr>
        <w:t>회사에</w:t>
      </w:r>
      <w:r w:rsidRPr="0073670C">
        <w:rPr>
          <w:rFonts w:cs="Times New Roman"/>
          <w:sz w:val="18"/>
          <w:szCs w:val="18"/>
        </w:rPr>
        <w:t xml:space="preserve"> </w:t>
      </w:r>
      <w:r w:rsidRPr="0073670C">
        <w:rPr>
          <w:rFonts w:cs="Times New Roman"/>
          <w:sz w:val="18"/>
          <w:szCs w:val="18"/>
        </w:rPr>
        <w:t>소속된</w:t>
      </w:r>
      <w:r w:rsidRPr="0073670C">
        <w:rPr>
          <w:rFonts w:cs="Times New Roman"/>
          <w:sz w:val="18"/>
          <w:szCs w:val="18"/>
        </w:rPr>
        <w:t xml:space="preserve"> </w:t>
      </w:r>
      <w:r w:rsidRPr="0073670C">
        <w:rPr>
          <w:rFonts w:cs="Times New Roman"/>
          <w:sz w:val="18"/>
          <w:szCs w:val="18"/>
        </w:rPr>
        <w:t>대리운전기사가</w:t>
      </w:r>
      <w:r w:rsidRPr="0073670C">
        <w:rPr>
          <w:rFonts w:cs="Times New Roman"/>
          <w:sz w:val="18"/>
          <w:szCs w:val="18"/>
        </w:rPr>
        <w:t xml:space="preserve"> </w:t>
      </w:r>
      <w:r w:rsidRPr="0073670C">
        <w:rPr>
          <w:rFonts w:cs="Times New Roman"/>
          <w:sz w:val="18"/>
          <w:szCs w:val="18"/>
        </w:rPr>
        <w:t>공유된</w:t>
      </w:r>
      <w:r w:rsidRPr="0073670C">
        <w:rPr>
          <w:rFonts w:cs="Times New Roman"/>
          <w:sz w:val="18"/>
          <w:szCs w:val="18"/>
        </w:rPr>
        <w:t xml:space="preserve"> </w:t>
      </w:r>
      <w:r w:rsidRPr="0073670C">
        <w:rPr>
          <w:rFonts w:cs="Times New Roman"/>
          <w:sz w:val="18"/>
          <w:szCs w:val="18"/>
        </w:rPr>
        <w:t>업체의</w:t>
      </w:r>
      <w:r w:rsidRPr="0073670C">
        <w:rPr>
          <w:rFonts w:cs="Times New Roman"/>
          <w:sz w:val="18"/>
          <w:szCs w:val="18"/>
        </w:rPr>
        <w:t xml:space="preserve"> </w:t>
      </w:r>
      <w:r w:rsidRPr="0073670C">
        <w:rPr>
          <w:rFonts w:cs="Times New Roman"/>
          <w:sz w:val="18"/>
          <w:szCs w:val="18"/>
        </w:rPr>
        <w:t>콜을</w:t>
      </w:r>
      <w:r w:rsidRPr="0073670C">
        <w:rPr>
          <w:rFonts w:cs="Times New Roman"/>
          <w:sz w:val="18"/>
          <w:szCs w:val="18"/>
        </w:rPr>
        <w:t xml:space="preserve"> </w:t>
      </w:r>
      <w:r w:rsidRPr="0073670C">
        <w:rPr>
          <w:rFonts w:cs="Times New Roman"/>
          <w:sz w:val="18"/>
          <w:szCs w:val="18"/>
        </w:rPr>
        <w:t>수행할</w:t>
      </w:r>
      <w:r w:rsidRPr="0073670C">
        <w:rPr>
          <w:rFonts w:cs="Times New Roman"/>
          <w:sz w:val="18"/>
          <w:szCs w:val="18"/>
        </w:rPr>
        <w:t xml:space="preserve"> </w:t>
      </w:r>
      <w:r w:rsidRPr="0073670C">
        <w:rPr>
          <w:rFonts w:cs="Times New Roman"/>
          <w:sz w:val="18"/>
          <w:szCs w:val="18"/>
        </w:rPr>
        <w:t>수</w:t>
      </w:r>
      <w:r w:rsidRPr="0073670C">
        <w:rPr>
          <w:rFonts w:cs="Times New Roman"/>
          <w:sz w:val="18"/>
          <w:szCs w:val="18"/>
        </w:rPr>
        <w:t xml:space="preserve"> </w:t>
      </w:r>
      <w:r w:rsidRPr="0073670C">
        <w:rPr>
          <w:rFonts w:cs="Times New Roman"/>
          <w:sz w:val="18"/>
          <w:szCs w:val="18"/>
        </w:rPr>
        <w:t>있도록</w:t>
      </w:r>
      <w:r w:rsidRPr="0073670C">
        <w:rPr>
          <w:rFonts w:cs="Times New Roman"/>
          <w:sz w:val="18"/>
          <w:szCs w:val="18"/>
        </w:rPr>
        <w:t xml:space="preserve"> </w:t>
      </w:r>
      <w:r w:rsidRPr="0073670C">
        <w:rPr>
          <w:rFonts w:cs="Times New Roman"/>
          <w:sz w:val="18"/>
          <w:szCs w:val="18"/>
        </w:rPr>
        <w:t>하는</w:t>
      </w:r>
      <w:r w:rsidRPr="0073670C">
        <w:rPr>
          <w:rFonts w:cs="Times New Roman"/>
          <w:sz w:val="18"/>
          <w:szCs w:val="18"/>
        </w:rPr>
        <w:t xml:space="preserve"> </w:t>
      </w:r>
      <w:r w:rsidRPr="0073670C">
        <w:rPr>
          <w:rFonts w:cs="Times New Roman"/>
          <w:sz w:val="18"/>
          <w:szCs w:val="18"/>
        </w:rPr>
        <w:t>것을</w:t>
      </w:r>
      <w:r w:rsidRPr="0073670C">
        <w:rPr>
          <w:rFonts w:cs="Times New Roman"/>
          <w:sz w:val="18"/>
          <w:szCs w:val="18"/>
        </w:rPr>
        <w:t xml:space="preserve"> </w:t>
      </w:r>
      <w:r w:rsidRPr="0073670C">
        <w:rPr>
          <w:rFonts w:cs="Times New Roman"/>
          <w:sz w:val="18"/>
          <w:szCs w:val="18"/>
        </w:rPr>
        <w:t>의미함</w:t>
      </w:r>
      <w:r w:rsidRPr="0073670C">
        <w:rPr>
          <w:rFonts w:cs="Times New Roman"/>
          <w:sz w:val="18"/>
          <w:szCs w:val="18"/>
        </w:rPr>
        <w:t xml:space="preserve">. </w:t>
      </w:r>
      <w:r w:rsidRPr="0073670C">
        <w:rPr>
          <w:rFonts w:cs="Times New Roman"/>
          <w:sz w:val="18"/>
          <w:szCs w:val="18"/>
        </w:rPr>
        <w:t>전국</w:t>
      </w:r>
      <w:r w:rsidRPr="0073670C">
        <w:rPr>
          <w:rFonts w:cs="Times New Roman"/>
          <w:sz w:val="18"/>
          <w:szCs w:val="18"/>
        </w:rPr>
        <w:t xml:space="preserve"> </w:t>
      </w:r>
      <w:r w:rsidRPr="0073670C">
        <w:rPr>
          <w:rFonts w:cs="Times New Roman"/>
          <w:sz w:val="18"/>
          <w:szCs w:val="18"/>
        </w:rPr>
        <w:t>대리운전업체들은</w:t>
      </w:r>
      <w:r w:rsidRPr="0073670C">
        <w:rPr>
          <w:rFonts w:cs="Times New Roman"/>
          <w:sz w:val="18"/>
          <w:szCs w:val="18"/>
        </w:rPr>
        <w:t xml:space="preserve"> </w:t>
      </w:r>
      <w:r w:rsidRPr="0073670C">
        <w:rPr>
          <w:rFonts w:cs="Times New Roman"/>
          <w:sz w:val="18"/>
          <w:szCs w:val="18"/>
        </w:rPr>
        <w:t>지역마다</w:t>
      </w:r>
      <w:r w:rsidRPr="0073670C">
        <w:rPr>
          <w:rFonts w:cs="Times New Roman"/>
          <w:sz w:val="18"/>
          <w:szCs w:val="18"/>
        </w:rPr>
        <w:t xml:space="preserve"> </w:t>
      </w:r>
      <w:r w:rsidRPr="0073670C">
        <w:rPr>
          <w:rFonts w:cs="Times New Roman"/>
          <w:sz w:val="18"/>
          <w:szCs w:val="18"/>
        </w:rPr>
        <w:t>같은</w:t>
      </w:r>
      <w:r w:rsidRPr="0073670C">
        <w:rPr>
          <w:rFonts w:cs="Times New Roman"/>
          <w:sz w:val="18"/>
          <w:szCs w:val="18"/>
        </w:rPr>
        <w:t xml:space="preserve"> </w:t>
      </w:r>
      <w:r w:rsidRPr="0073670C">
        <w:rPr>
          <w:rFonts w:cs="Times New Roman"/>
          <w:sz w:val="18"/>
          <w:szCs w:val="18"/>
        </w:rPr>
        <w:t>프로그램을</w:t>
      </w:r>
      <w:r w:rsidRPr="0073670C">
        <w:rPr>
          <w:rFonts w:cs="Times New Roman"/>
          <w:sz w:val="18"/>
          <w:szCs w:val="18"/>
        </w:rPr>
        <w:t xml:space="preserve"> </w:t>
      </w:r>
      <w:r w:rsidRPr="0073670C">
        <w:rPr>
          <w:rFonts w:cs="Times New Roman"/>
          <w:sz w:val="18"/>
          <w:szCs w:val="18"/>
        </w:rPr>
        <w:t>사용하는</w:t>
      </w:r>
      <w:r w:rsidRPr="0073670C">
        <w:rPr>
          <w:rFonts w:cs="Times New Roman"/>
          <w:sz w:val="18"/>
          <w:szCs w:val="18"/>
        </w:rPr>
        <w:t xml:space="preserve"> </w:t>
      </w:r>
      <w:r w:rsidRPr="0073670C">
        <w:rPr>
          <w:rFonts w:cs="Times New Roman"/>
          <w:sz w:val="18"/>
          <w:szCs w:val="18"/>
        </w:rPr>
        <w:t>사업자별로</w:t>
      </w:r>
      <w:r w:rsidRPr="0073670C">
        <w:rPr>
          <w:rFonts w:cs="Times New Roman"/>
          <w:sz w:val="18"/>
          <w:szCs w:val="18"/>
        </w:rPr>
        <w:t xml:space="preserve"> </w:t>
      </w:r>
      <w:r w:rsidRPr="0073670C">
        <w:rPr>
          <w:rFonts w:cs="Times New Roman"/>
          <w:sz w:val="18"/>
          <w:szCs w:val="18"/>
        </w:rPr>
        <w:t>연합을</w:t>
      </w:r>
      <w:r w:rsidRPr="0073670C">
        <w:rPr>
          <w:rFonts w:cs="Times New Roman"/>
          <w:sz w:val="18"/>
          <w:szCs w:val="18"/>
        </w:rPr>
        <w:t xml:space="preserve"> </w:t>
      </w:r>
      <w:r w:rsidRPr="0073670C">
        <w:rPr>
          <w:rFonts w:cs="Times New Roman"/>
          <w:sz w:val="18"/>
          <w:szCs w:val="18"/>
        </w:rPr>
        <w:t>구성하여</w:t>
      </w:r>
      <w:r w:rsidRPr="0073670C">
        <w:rPr>
          <w:rFonts w:cs="Times New Roman"/>
          <w:sz w:val="18"/>
          <w:szCs w:val="18"/>
        </w:rPr>
        <w:t xml:space="preserve"> </w:t>
      </w:r>
      <w:r w:rsidRPr="0073670C">
        <w:rPr>
          <w:rFonts w:cs="Times New Roman"/>
          <w:sz w:val="18"/>
          <w:szCs w:val="18"/>
        </w:rPr>
        <w:t>영업을</w:t>
      </w:r>
      <w:r w:rsidRPr="0073670C">
        <w:rPr>
          <w:rFonts w:cs="Times New Roman"/>
          <w:sz w:val="18"/>
          <w:szCs w:val="18"/>
        </w:rPr>
        <w:t xml:space="preserve"> </w:t>
      </w:r>
      <w:r w:rsidRPr="0073670C">
        <w:rPr>
          <w:rFonts w:cs="Times New Roman"/>
          <w:sz w:val="18"/>
          <w:szCs w:val="18"/>
        </w:rPr>
        <w:t>하는</w:t>
      </w:r>
      <w:r w:rsidRPr="0073670C">
        <w:rPr>
          <w:rFonts w:cs="Times New Roman"/>
          <w:sz w:val="18"/>
          <w:szCs w:val="18"/>
        </w:rPr>
        <w:t xml:space="preserve"> </w:t>
      </w:r>
      <w:r w:rsidRPr="0073670C">
        <w:rPr>
          <w:rFonts w:cs="Times New Roman"/>
          <w:sz w:val="18"/>
          <w:szCs w:val="18"/>
        </w:rPr>
        <w:t>것이</w:t>
      </w:r>
      <w:r w:rsidRPr="0073670C">
        <w:rPr>
          <w:rFonts w:cs="Times New Roman"/>
          <w:sz w:val="18"/>
          <w:szCs w:val="18"/>
        </w:rPr>
        <w:t xml:space="preserve"> </w:t>
      </w:r>
      <w:r w:rsidRPr="0073670C">
        <w:rPr>
          <w:rFonts w:cs="Times New Roman"/>
          <w:sz w:val="18"/>
          <w:szCs w:val="18"/>
        </w:rPr>
        <w:t>보편화</w:t>
      </w:r>
      <w:r w:rsidRPr="0073670C">
        <w:rPr>
          <w:rFonts w:cs="Times New Roman"/>
          <w:sz w:val="18"/>
          <w:szCs w:val="18"/>
        </w:rPr>
        <w:t xml:space="preserve"> </w:t>
      </w:r>
      <w:r w:rsidRPr="0073670C">
        <w:rPr>
          <w:rFonts w:cs="Times New Roman"/>
          <w:sz w:val="18"/>
          <w:szCs w:val="18"/>
        </w:rPr>
        <w:t>되어</w:t>
      </w:r>
      <w:r w:rsidRPr="0073670C">
        <w:rPr>
          <w:rFonts w:cs="Times New Roman"/>
          <w:sz w:val="18"/>
          <w:szCs w:val="18"/>
        </w:rPr>
        <w:t xml:space="preserve"> </w:t>
      </w:r>
      <w:r w:rsidRPr="0073670C">
        <w:rPr>
          <w:rFonts w:cs="Times New Roman"/>
          <w:sz w:val="18"/>
          <w:szCs w:val="18"/>
        </w:rPr>
        <w:t>있고</w:t>
      </w:r>
      <w:r w:rsidRPr="0073670C">
        <w:rPr>
          <w:rFonts w:cs="Times New Roman"/>
          <w:sz w:val="18"/>
          <w:szCs w:val="18"/>
        </w:rPr>
        <w:t xml:space="preserve">, </w:t>
      </w:r>
      <w:r w:rsidRPr="0073670C">
        <w:rPr>
          <w:rFonts w:cs="Times New Roman"/>
          <w:sz w:val="18"/>
          <w:szCs w:val="18"/>
        </w:rPr>
        <w:t>연합</w:t>
      </w:r>
      <w:r w:rsidRPr="0073670C">
        <w:rPr>
          <w:rFonts w:cs="Times New Roman"/>
          <w:sz w:val="18"/>
          <w:szCs w:val="18"/>
        </w:rPr>
        <w:t xml:space="preserve"> </w:t>
      </w:r>
      <w:r w:rsidRPr="0073670C">
        <w:rPr>
          <w:rFonts w:cs="Times New Roman"/>
          <w:sz w:val="18"/>
          <w:szCs w:val="18"/>
        </w:rPr>
        <w:t>내</w:t>
      </w:r>
      <w:r w:rsidRPr="0073670C">
        <w:rPr>
          <w:rFonts w:cs="Times New Roman"/>
          <w:sz w:val="18"/>
          <w:szCs w:val="18"/>
        </w:rPr>
        <w:t xml:space="preserve"> </w:t>
      </w:r>
      <w:r w:rsidRPr="0073670C">
        <w:rPr>
          <w:rFonts w:cs="Times New Roman"/>
          <w:sz w:val="18"/>
          <w:szCs w:val="18"/>
        </w:rPr>
        <w:t>대리운전업체들</w:t>
      </w:r>
      <w:r w:rsidRPr="0073670C">
        <w:rPr>
          <w:rFonts w:cs="Times New Roman"/>
          <w:sz w:val="18"/>
          <w:szCs w:val="18"/>
        </w:rPr>
        <w:t xml:space="preserve"> </w:t>
      </w:r>
      <w:r w:rsidRPr="0073670C">
        <w:rPr>
          <w:rFonts w:cs="Times New Roman"/>
          <w:sz w:val="18"/>
          <w:szCs w:val="18"/>
        </w:rPr>
        <w:t>간</w:t>
      </w:r>
      <w:r w:rsidRPr="0073670C">
        <w:rPr>
          <w:rFonts w:cs="Times New Roman"/>
          <w:sz w:val="18"/>
          <w:szCs w:val="18"/>
        </w:rPr>
        <w:t xml:space="preserve"> </w:t>
      </w:r>
      <w:r w:rsidRPr="0073670C">
        <w:rPr>
          <w:rFonts w:cs="Times New Roman"/>
          <w:sz w:val="18"/>
          <w:szCs w:val="18"/>
        </w:rPr>
        <w:t>콜정보</w:t>
      </w:r>
      <w:r w:rsidRPr="0073670C">
        <w:rPr>
          <w:rFonts w:cs="Times New Roman"/>
          <w:sz w:val="18"/>
          <w:szCs w:val="18"/>
        </w:rPr>
        <w:t xml:space="preserve"> </w:t>
      </w:r>
      <w:r w:rsidRPr="0073670C">
        <w:rPr>
          <w:rFonts w:cs="Times New Roman"/>
          <w:sz w:val="18"/>
          <w:szCs w:val="18"/>
        </w:rPr>
        <w:t>및</w:t>
      </w:r>
      <w:r w:rsidRPr="0073670C">
        <w:rPr>
          <w:rFonts w:cs="Times New Roman"/>
          <w:sz w:val="18"/>
          <w:szCs w:val="18"/>
        </w:rPr>
        <w:t xml:space="preserve"> </w:t>
      </w:r>
      <w:r w:rsidRPr="0073670C">
        <w:rPr>
          <w:rFonts w:cs="Times New Roman"/>
          <w:sz w:val="18"/>
          <w:szCs w:val="18"/>
        </w:rPr>
        <w:t>대리운전기사를</w:t>
      </w:r>
      <w:r w:rsidRPr="0073670C">
        <w:rPr>
          <w:rFonts w:cs="Times New Roman"/>
          <w:sz w:val="18"/>
          <w:szCs w:val="18"/>
        </w:rPr>
        <w:t xml:space="preserve"> </w:t>
      </w:r>
      <w:r w:rsidRPr="0073670C">
        <w:rPr>
          <w:rFonts w:cs="Times New Roman"/>
          <w:sz w:val="18"/>
          <w:szCs w:val="18"/>
        </w:rPr>
        <w:t>공유하고</w:t>
      </w:r>
      <w:r w:rsidRPr="0073670C">
        <w:rPr>
          <w:rFonts w:cs="Times New Roman"/>
          <w:sz w:val="18"/>
          <w:szCs w:val="18"/>
        </w:rPr>
        <w:t xml:space="preserve"> </w:t>
      </w:r>
      <w:r w:rsidRPr="0073670C">
        <w:rPr>
          <w:rFonts w:cs="Times New Roman"/>
          <w:sz w:val="18"/>
          <w:szCs w:val="18"/>
        </w:rPr>
        <w:t>있음</w:t>
      </w:r>
      <w:r w:rsidRPr="0073670C">
        <w:rPr>
          <w:rFonts w:cs="Times New Roman"/>
          <w:sz w:val="18"/>
          <w:szCs w:val="18"/>
        </w:rPr>
        <w:t xml:space="preserve">. </w:t>
      </w:r>
      <w:r w:rsidRPr="0073670C">
        <w:rPr>
          <w:rFonts w:cs="Times New Roman"/>
          <w:sz w:val="18"/>
          <w:szCs w:val="18"/>
        </w:rPr>
        <w:t>대리운전연합회</w:t>
      </w:r>
      <w:r w:rsidRPr="0073670C">
        <w:rPr>
          <w:rFonts w:cs="Times New Roman"/>
          <w:sz w:val="18"/>
          <w:szCs w:val="18"/>
        </w:rPr>
        <w:t xml:space="preserve"> </w:t>
      </w:r>
      <w:r w:rsidRPr="0073670C">
        <w:rPr>
          <w:rFonts w:cs="Times New Roman"/>
          <w:sz w:val="18"/>
          <w:szCs w:val="18"/>
        </w:rPr>
        <w:t>측은</w:t>
      </w:r>
      <w:r w:rsidRPr="0073670C">
        <w:rPr>
          <w:rFonts w:cs="Times New Roman"/>
          <w:sz w:val="18"/>
          <w:szCs w:val="18"/>
        </w:rPr>
        <w:t xml:space="preserve"> </w:t>
      </w:r>
      <w:r w:rsidRPr="0073670C">
        <w:rPr>
          <w:rFonts w:cs="Times New Roman"/>
          <w:sz w:val="18"/>
          <w:szCs w:val="18"/>
        </w:rPr>
        <w:t>유선콜</w:t>
      </w:r>
      <w:r w:rsidRPr="0073670C">
        <w:rPr>
          <w:rFonts w:cs="Times New Roman"/>
          <w:sz w:val="18"/>
          <w:szCs w:val="18"/>
        </w:rPr>
        <w:t xml:space="preserve"> </w:t>
      </w:r>
      <w:r w:rsidRPr="0073670C">
        <w:rPr>
          <w:rFonts w:cs="Times New Roman"/>
          <w:sz w:val="18"/>
          <w:szCs w:val="18"/>
        </w:rPr>
        <w:t>중개프로그램의</w:t>
      </w:r>
      <w:r w:rsidRPr="0073670C">
        <w:rPr>
          <w:rFonts w:cs="Times New Roman"/>
          <w:sz w:val="18"/>
          <w:szCs w:val="18"/>
        </w:rPr>
        <w:t xml:space="preserve"> </w:t>
      </w:r>
      <w:r w:rsidRPr="0073670C">
        <w:rPr>
          <w:rFonts w:cs="Times New Roman"/>
          <w:sz w:val="18"/>
          <w:szCs w:val="18"/>
        </w:rPr>
        <w:t>대기업에</w:t>
      </w:r>
      <w:r w:rsidRPr="0073670C">
        <w:rPr>
          <w:rFonts w:cs="Times New Roman"/>
          <w:sz w:val="18"/>
          <w:szCs w:val="18"/>
        </w:rPr>
        <w:t xml:space="preserve"> </w:t>
      </w:r>
      <w:r w:rsidRPr="0073670C">
        <w:rPr>
          <w:rFonts w:cs="Times New Roman"/>
          <w:sz w:val="18"/>
          <w:szCs w:val="18"/>
        </w:rPr>
        <w:t>대한</w:t>
      </w:r>
      <w:r w:rsidRPr="0073670C">
        <w:rPr>
          <w:rFonts w:cs="Times New Roman"/>
          <w:sz w:val="18"/>
          <w:szCs w:val="18"/>
        </w:rPr>
        <w:t xml:space="preserve"> </w:t>
      </w:r>
      <w:r w:rsidRPr="0073670C">
        <w:rPr>
          <w:rFonts w:cs="Times New Roman"/>
          <w:sz w:val="18"/>
          <w:szCs w:val="18"/>
        </w:rPr>
        <w:t>콜</w:t>
      </w:r>
      <w:r w:rsidRPr="0073670C">
        <w:rPr>
          <w:rFonts w:cs="Times New Roman"/>
          <w:sz w:val="18"/>
          <w:szCs w:val="18"/>
        </w:rPr>
        <w:t xml:space="preserve"> </w:t>
      </w:r>
      <w:r w:rsidRPr="0073670C">
        <w:rPr>
          <w:rFonts w:cs="Times New Roman"/>
          <w:sz w:val="18"/>
          <w:szCs w:val="18"/>
        </w:rPr>
        <w:t>공유를</w:t>
      </w:r>
      <w:r w:rsidRPr="0073670C">
        <w:rPr>
          <w:rFonts w:cs="Times New Roman"/>
          <w:sz w:val="18"/>
          <w:szCs w:val="18"/>
        </w:rPr>
        <w:t xml:space="preserve"> 3</w:t>
      </w:r>
      <w:r w:rsidRPr="0073670C">
        <w:rPr>
          <w:rFonts w:cs="Times New Roman"/>
          <w:sz w:val="18"/>
          <w:szCs w:val="18"/>
        </w:rPr>
        <w:t>년간</w:t>
      </w:r>
      <w:r w:rsidRPr="0073670C">
        <w:rPr>
          <w:rFonts w:cs="Times New Roman"/>
          <w:sz w:val="18"/>
          <w:szCs w:val="18"/>
        </w:rPr>
        <w:t xml:space="preserve"> </w:t>
      </w:r>
      <w:r w:rsidRPr="0073670C">
        <w:rPr>
          <w:rFonts w:cs="Times New Roman"/>
          <w:sz w:val="18"/>
          <w:szCs w:val="18"/>
        </w:rPr>
        <w:t>유예할</w:t>
      </w:r>
      <w:r w:rsidRPr="0073670C">
        <w:rPr>
          <w:rFonts w:cs="Times New Roman"/>
          <w:sz w:val="18"/>
          <w:szCs w:val="18"/>
        </w:rPr>
        <w:t xml:space="preserve"> </w:t>
      </w:r>
      <w:r w:rsidRPr="0073670C">
        <w:rPr>
          <w:rFonts w:cs="Times New Roman"/>
          <w:sz w:val="18"/>
          <w:szCs w:val="18"/>
        </w:rPr>
        <w:t>것을</w:t>
      </w:r>
      <w:r w:rsidRPr="0073670C">
        <w:rPr>
          <w:rFonts w:cs="Times New Roman"/>
          <w:sz w:val="18"/>
          <w:szCs w:val="18"/>
        </w:rPr>
        <w:t xml:space="preserve"> </w:t>
      </w:r>
      <w:r w:rsidRPr="0073670C">
        <w:rPr>
          <w:rFonts w:cs="Times New Roman"/>
          <w:sz w:val="18"/>
          <w:szCs w:val="18"/>
        </w:rPr>
        <w:t>주장하였던</w:t>
      </w:r>
      <w:r w:rsidRPr="0073670C">
        <w:rPr>
          <w:rFonts w:cs="Times New Roman"/>
          <w:sz w:val="18"/>
          <w:szCs w:val="18"/>
        </w:rPr>
        <w:t xml:space="preserve"> </w:t>
      </w:r>
      <w:r w:rsidRPr="0073670C">
        <w:rPr>
          <w:rFonts w:cs="Times New Roman"/>
          <w:sz w:val="18"/>
          <w:szCs w:val="18"/>
        </w:rPr>
        <w:t>것으로</w:t>
      </w:r>
      <w:r w:rsidRPr="0073670C">
        <w:rPr>
          <w:rFonts w:cs="Times New Roman"/>
          <w:sz w:val="18"/>
          <w:szCs w:val="18"/>
        </w:rPr>
        <w:t xml:space="preserve"> </w:t>
      </w:r>
      <w:r w:rsidRPr="0073670C">
        <w:rPr>
          <w:rFonts w:cs="Times New Roman"/>
          <w:sz w:val="18"/>
          <w:szCs w:val="18"/>
        </w:rPr>
        <w:t>알려짐</w:t>
      </w:r>
      <w:r w:rsidRPr="0073670C">
        <w:rPr>
          <w:rFonts w:cs="Times New Roman"/>
          <w:sz w:val="18"/>
          <w:szCs w:val="18"/>
        </w:rPr>
        <w:t>.</w:t>
      </w:r>
    </w:p>
  </w:footnote>
  <w:footnote w:id="5">
    <w:p w14:paraId="1E5D0005" w14:textId="77777777" w:rsidR="00BA5368" w:rsidRPr="0073670C" w:rsidRDefault="00BA5368" w:rsidP="0073670C">
      <w:pPr>
        <w:pStyle w:val="ac"/>
        <w:spacing w:line="240" w:lineRule="auto"/>
        <w:ind w:left="227" w:hanging="227"/>
        <w:jc w:val="both"/>
        <w:rPr>
          <w:rFonts w:cs="Times New Roman"/>
          <w:sz w:val="18"/>
          <w:szCs w:val="18"/>
        </w:rPr>
      </w:pPr>
      <w:r w:rsidRPr="0073670C">
        <w:rPr>
          <w:rStyle w:val="ad"/>
          <w:rFonts w:cs="Times New Roman"/>
          <w:sz w:val="18"/>
          <w:szCs w:val="18"/>
        </w:rPr>
        <w:footnoteRef/>
      </w:r>
      <w:r w:rsidRPr="0073670C">
        <w:rPr>
          <w:rFonts w:cs="Times New Roman"/>
          <w:sz w:val="18"/>
          <w:szCs w:val="18"/>
        </w:rPr>
        <w:t xml:space="preserve"> </w:t>
      </w:r>
      <w:r w:rsidRPr="0073670C">
        <w:rPr>
          <w:rFonts w:cs="Times New Roman"/>
          <w:sz w:val="18"/>
          <w:szCs w:val="18"/>
        </w:rPr>
        <w:tab/>
      </w:r>
      <w:r w:rsidRPr="0073670C">
        <w:rPr>
          <w:rFonts w:cs="Times New Roman"/>
          <w:sz w:val="18"/>
          <w:szCs w:val="18"/>
        </w:rPr>
        <w:t>유선콜</w:t>
      </w:r>
      <w:r w:rsidRPr="0073670C">
        <w:rPr>
          <w:rFonts w:cs="Times New Roman"/>
          <w:sz w:val="18"/>
          <w:szCs w:val="18"/>
        </w:rPr>
        <w:t xml:space="preserve"> </w:t>
      </w:r>
      <w:r w:rsidRPr="0073670C">
        <w:rPr>
          <w:rFonts w:cs="Times New Roman"/>
          <w:sz w:val="18"/>
          <w:szCs w:val="18"/>
        </w:rPr>
        <w:t>중개프로그램</w:t>
      </w:r>
      <w:r w:rsidRPr="0073670C">
        <w:rPr>
          <w:rFonts w:cs="Times New Roman"/>
          <w:sz w:val="18"/>
          <w:szCs w:val="18"/>
        </w:rPr>
        <w:t xml:space="preserve"> </w:t>
      </w:r>
      <w:r w:rsidRPr="0073670C">
        <w:rPr>
          <w:rFonts w:cs="Times New Roman"/>
          <w:sz w:val="18"/>
          <w:szCs w:val="18"/>
        </w:rPr>
        <w:t>업체</w:t>
      </w:r>
      <w:r w:rsidRPr="0073670C">
        <w:rPr>
          <w:rFonts w:cs="Times New Roman"/>
          <w:sz w:val="18"/>
          <w:szCs w:val="18"/>
        </w:rPr>
        <w:t xml:space="preserve"> </w:t>
      </w:r>
      <w:r w:rsidRPr="0073670C">
        <w:rPr>
          <w:rFonts w:cs="Times New Roman"/>
          <w:sz w:val="18"/>
          <w:szCs w:val="18"/>
        </w:rPr>
        <w:t>인수합병</w:t>
      </w:r>
      <w:r w:rsidRPr="0073670C">
        <w:rPr>
          <w:rFonts w:cs="Times New Roman"/>
          <w:sz w:val="18"/>
          <w:szCs w:val="18"/>
        </w:rPr>
        <w:t xml:space="preserve"> </w:t>
      </w:r>
      <w:r w:rsidRPr="0073670C">
        <w:rPr>
          <w:rFonts w:cs="Times New Roman"/>
          <w:sz w:val="18"/>
          <w:szCs w:val="18"/>
        </w:rPr>
        <w:t>관련해서</w:t>
      </w:r>
      <w:r w:rsidRPr="0073670C">
        <w:rPr>
          <w:rFonts w:cs="Times New Roman"/>
          <w:sz w:val="18"/>
          <w:szCs w:val="18"/>
        </w:rPr>
        <w:t xml:space="preserve"> </w:t>
      </w:r>
      <w:r w:rsidRPr="0073670C">
        <w:rPr>
          <w:rFonts w:cs="Times New Roman"/>
          <w:sz w:val="18"/>
          <w:szCs w:val="18"/>
        </w:rPr>
        <w:t>당초</w:t>
      </w:r>
      <w:r w:rsidRPr="0073670C">
        <w:rPr>
          <w:rFonts w:cs="Times New Roman"/>
          <w:sz w:val="18"/>
          <w:szCs w:val="18"/>
        </w:rPr>
        <w:t xml:space="preserve"> </w:t>
      </w:r>
      <w:r w:rsidRPr="0073670C">
        <w:rPr>
          <w:rFonts w:cs="Times New Roman"/>
          <w:sz w:val="18"/>
          <w:szCs w:val="18"/>
        </w:rPr>
        <w:t>동반성장위원회에서는</w:t>
      </w:r>
      <w:r w:rsidRPr="0073670C">
        <w:rPr>
          <w:rFonts w:cs="Times New Roman"/>
          <w:sz w:val="18"/>
          <w:szCs w:val="18"/>
        </w:rPr>
        <w:t xml:space="preserve"> 1</w:t>
      </w:r>
      <w:r w:rsidRPr="0073670C">
        <w:rPr>
          <w:rFonts w:cs="Times New Roman"/>
          <w:sz w:val="18"/>
          <w:szCs w:val="18"/>
        </w:rPr>
        <w:t>개</w:t>
      </w:r>
      <w:r w:rsidRPr="0073670C">
        <w:rPr>
          <w:rFonts w:cs="Times New Roman"/>
          <w:sz w:val="18"/>
          <w:szCs w:val="18"/>
        </w:rPr>
        <w:t xml:space="preserve"> </w:t>
      </w:r>
      <w:r w:rsidRPr="0073670C">
        <w:rPr>
          <w:rFonts w:cs="Times New Roman"/>
          <w:sz w:val="18"/>
          <w:szCs w:val="18"/>
        </w:rPr>
        <w:t>업체에</w:t>
      </w:r>
      <w:r w:rsidRPr="0073670C">
        <w:rPr>
          <w:rFonts w:cs="Times New Roman"/>
          <w:sz w:val="18"/>
          <w:szCs w:val="18"/>
        </w:rPr>
        <w:t xml:space="preserve"> </w:t>
      </w:r>
      <w:r w:rsidRPr="0073670C">
        <w:rPr>
          <w:rFonts w:cs="Times New Roman"/>
          <w:sz w:val="18"/>
          <w:szCs w:val="18"/>
        </w:rPr>
        <w:t>대한</w:t>
      </w:r>
      <w:r w:rsidRPr="0073670C">
        <w:rPr>
          <w:rFonts w:cs="Times New Roman"/>
          <w:sz w:val="18"/>
          <w:szCs w:val="18"/>
        </w:rPr>
        <w:t xml:space="preserve"> </w:t>
      </w:r>
      <w:r w:rsidRPr="0073670C">
        <w:rPr>
          <w:rFonts w:cs="Times New Roman"/>
          <w:sz w:val="18"/>
          <w:szCs w:val="18"/>
        </w:rPr>
        <w:t>인수합병은</w:t>
      </w:r>
      <w:r w:rsidRPr="0073670C">
        <w:rPr>
          <w:rFonts w:cs="Times New Roman"/>
          <w:sz w:val="18"/>
          <w:szCs w:val="18"/>
        </w:rPr>
        <w:t xml:space="preserve"> </w:t>
      </w:r>
      <w:r w:rsidRPr="0073670C">
        <w:rPr>
          <w:rFonts w:cs="Times New Roman"/>
          <w:sz w:val="18"/>
          <w:szCs w:val="18"/>
        </w:rPr>
        <w:t>허용하겠다는</w:t>
      </w:r>
      <w:r w:rsidRPr="0073670C">
        <w:rPr>
          <w:rFonts w:cs="Times New Roman"/>
          <w:sz w:val="18"/>
          <w:szCs w:val="18"/>
        </w:rPr>
        <w:t xml:space="preserve"> </w:t>
      </w:r>
      <w:r w:rsidRPr="0073670C">
        <w:rPr>
          <w:rFonts w:cs="Times New Roman"/>
          <w:sz w:val="18"/>
          <w:szCs w:val="18"/>
        </w:rPr>
        <w:t>입장이었으나</w:t>
      </w:r>
      <w:r w:rsidRPr="0073670C">
        <w:rPr>
          <w:rFonts w:cs="Times New Roman"/>
          <w:sz w:val="18"/>
          <w:szCs w:val="18"/>
        </w:rPr>
        <w:t xml:space="preserve">, </w:t>
      </w:r>
      <w:r w:rsidRPr="0073670C">
        <w:rPr>
          <w:rFonts w:cs="Times New Roman"/>
          <w:sz w:val="18"/>
          <w:szCs w:val="18"/>
        </w:rPr>
        <w:t>이에</w:t>
      </w:r>
      <w:r w:rsidRPr="0073670C">
        <w:rPr>
          <w:rFonts w:cs="Times New Roman"/>
          <w:sz w:val="18"/>
          <w:szCs w:val="18"/>
        </w:rPr>
        <w:t xml:space="preserve"> </w:t>
      </w:r>
      <w:r w:rsidRPr="0073670C">
        <w:rPr>
          <w:rFonts w:cs="Times New Roman"/>
          <w:sz w:val="18"/>
          <w:szCs w:val="18"/>
        </w:rPr>
        <w:t>대해</w:t>
      </w:r>
      <w:r w:rsidRPr="0073670C">
        <w:rPr>
          <w:rFonts w:cs="Times New Roman"/>
          <w:sz w:val="18"/>
          <w:szCs w:val="18"/>
        </w:rPr>
        <w:t xml:space="preserve"> </w:t>
      </w:r>
      <w:r w:rsidRPr="0073670C">
        <w:rPr>
          <w:rFonts w:cs="Times New Roman"/>
          <w:sz w:val="18"/>
          <w:szCs w:val="18"/>
        </w:rPr>
        <w:t>대리운전연합회</w:t>
      </w:r>
      <w:r w:rsidRPr="0073670C">
        <w:rPr>
          <w:rFonts w:cs="Times New Roman"/>
          <w:sz w:val="18"/>
          <w:szCs w:val="18"/>
        </w:rPr>
        <w:t xml:space="preserve"> </w:t>
      </w:r>
      <w:r w:rsidRPr="0073670C">
        <w:rPr>
          <w:rFonts w:cs="Times New Roman"/>
          <w:sz w:val="18"/>
          <w:szCs w:val="18"/>
        </w:rPr>
        <w:t>측에서</w:t>
      </w:r>
      <w:r w:rsidRPr="0073670C">
        <w:rPr>
          <w:rFonts w:cs="Times New Roman"/>
          <w:sz w:val="18"/>
          <w:szCs w:val="18"/>
        </w:rPr>
        <w:t xml:space="preserve"> </w:t>
      </w:r>
      <w:r w:rsidRPr="0073670C">
        <w:rPr>
          <w:rFonts w:cs="Times New Roman"/>
          <w:sz w:val="18"/>
          <w:szCs w:val="18"/>
        </w:rPr>
        <w:t>반발하였던</w:t>
      </w:r>
      <w:r w:rsidRPr="0073670C">
        <w:rPr>
          <w:rFonts w:cs="Times New Roman"/>
          <w:sz w:val="18"/>
          <w:szCs w:val="18"/>
        </w:rPr>
        <w:t xml:space="preserve"> </w:t>
      </w:r>
      <w:r w:rsidRPr="0073670C">
        <w:rPr>
          <w:rFonts w:cs="Times New Roman"/>
          <w:sz w:val="18"/>
          <w:szCs w:val="18"/>
        </w:rPr>
        <w:t>것으로</w:t>
      </w:r>
      <w:r w:rsidRPr="0073670C">
        <w:rPr>
          <w:rFonts w:cs="Times New Roman"/>
          <w:sz w:val="18"/>
          <w:szCs w:val="18"/>
        </w:rPr>
        <w:t xml:space="preserve"> </w:t>
      </w:r>
      <w:r w:rsidRPr="0073670C">
        <w:rPr>
          <w:rFonts w:cs="Times New Roman"/>
          <w:sz w:val="18"/>
          <w:szCs w:val="18"/>
        </w:rPr>
        <w:t>알려짐</w:t>
      </w:r>
      <w:r w:rsidRPr="0073670C">
        <w:rPr>
          <w:rFonts w:cs="Times New Roman"/>
          <w:sz w:val="18"/>
          <w:szCs w:val="18"/>
        </w:rPr>
        <w:t>.</w:t>
      </w:r>
    </w:p>
  </w:footnote>
  <w:footnote w:id="6">
    <w:p w14:paraId="3F0F361B" w14:textId="197CACC6" w:rsidR="003F06BB" w:rsidRPr="00651EFB" w:rsidRDefault="003F06BB" w:rsidP="00C0365B">
      <w:pPr>
        <w:pStyle w:val="ac"/>
        <w:spacing w:line="240" w:lineRule="auto"/>
        <w:ind w:left="227" w:hanging="227"/>
        <w:jc w:val="both"/>
      </w:pPr>
      <w:r w:rsidRPr="00C0365B">
        <w:rPr>
          <w:rFonts w:cs="Times New Roman"/>
          <w:sz w:val="18"/>
          <w:szCs w:val="18"/>
          <w:vertAlign w:val="superscript"/>
        </w:rPr>
        <w:footnoteRef/>
      </w:r>
      <w:r w:rsidRPr="00C0365B">
        <w:rPr>
          <w:rFonts w:cs="Times New Roman"/>
          <w:sz w:val="18"/>
          <w:szCs w:val="18"/>
        </w:rPr>
        <w:t xml:space="preserve"> </w:t>
      </w:r>
      <w:r>
        <w:rPr>
          <w:rFonts w:cs="Times New Roman"/>
          <w:sz w:val="18"/>
          <w:szCs w:val="18"/>
        </w:rPr>
        <w:tab/>
      </w:r>
      <w:r>
        <w:rPr>
          <w:rFonts w:cs="Times New Roman" w:hint="eastAsia"/>
          <w:sz w:val="18"/>
          <w:szCs w:val="18"/>
        </w:rPr>
        <w:t>라이언모빌리티제일차</w:t>
      </w:r>
      <w:r>
        <w:rPr>
          <w:rFonts w:cs="Times New Roman" w:hint="eastAsia"/>
          <w:sz w:val="18"/>
          <w:szCs w:val="18"/>
        </w:rPr>
        <w:t xml:space="preserve"> </w:t>
      </w:r>
      <w:r>
        <w:rPr>
          <w:rFonts w:cs="Times New Roman" w:hint="eastAsia"/>
          <w:sz w:val="18"/>
          <w:szCs w:val="18"/>
        </w:rPr>
        <w:t>유한회사와의</w:t>
      </w:r>
      <w:r w:rsidRPr="00C0365B">
        <w:rPr>
          <w:rFonts w:cs="Times New Roman" w:hint="eastAsia"/>
          <w:sz w:val="18"/>
          <w:szCs w:val="18"/>
        </w:rPr>
        <w:t xml:space="preserve"> </w:t>
      </w:r>
      <w:r w:rsidRPr="00C0365B">
        <w:rPr>
          <w:rFonts w:cs="Times New Roman" w:hint="eastAsia"/>
          <w:sz w:val="18"/>
          <w:szCs w:val="18"/>
        </w:rPr>
        <w:t>계약서상</w:t>
      </w:r>
      <w:r w:rsidRPr="00C0365B">
        <w:rPr>
          <w:rFonts w:cs="Times New Roman" w:hint="eastAsia"/>
          <w:sz w:val="18"/>
          <w:szCs w:val="18"/>
        </w:rPr>
        <w:t xml:space="preserve"> </w:t>
      </w:r>
      <w:r w:rsidRPr="00C0365B">
        <w:rPr>
          <w:rFonts w:cs="Times New Roman" w:hint="eastAsia"/>
          <w:sz w:val="18"/>
          <w:szCs w:val="18"/>
        </w:rPr>
        <w:t>만기</w:t>
      </w:r>
      <w:r>
        <w:rPr>
          <w:rFonts w:cs="Times New Roman" w:hint="eastAsia"/>
          <w:sz w:val="18"/>
          <w:szCs w:val="18"/>
        </w:rPr>
        <w:t>는</w:t>
      </w:r>
      <w:r w:rsidRPr="00C0365B">
        <w:rPr>
          <w:rFonts w:cs="Times New Roman" w:hint="eastAsia"/>
          <w:sz w:val="18"/>
          <w:szCs w:val="18"/>
        </w:rPr>
        <w:t xml:space="preserve"> </w:t>
      </w:r>
      <w:r w:rsidRPr="00C0365B">
        <w:rPr>
          <w:rFonts w:cs="Times New Roman" w:hint="eastAsia"/>
          <w:sz w:val="18"/>
          <w:szCs w:val="18"/>
        </w:rPr>
        <w:t>실행일로부터</w:t>
      </w:r>
      <w:r w:rsidRPr="00C0365B">
        <w:rPr>
          <w:rFonts w:cs="Times New Roman" w:hint="eastAsia"/>
          <w:sz w:val="18"/>
          <w:szCs w:val="18"/>
        </w:rPr>
        <w:t xml:space="preserve"> 3</w:t>
      </w:r>
      <w:r w:rsidRPr="00C0365B">
        <w:rPr>
          <w:rFonts w:cs="Times New Roman" w:hint="eastAsia"/>
          <w:sz w:val="18"/>
          <w:szCs w:val="18"/>
        </w:rPr>
        <w:t>년</w:t>
      </w:r>
      <w:r w:rsidRPr="00C0365B">
        <w:rPr>
          <w:rFonts w:cs="Times New Roman" w:hint="eastAsia"/>
          <w:sz w:val="18"/>
          <w:szCs w:val="18"/>
        </w:rPr>
        <w:t xml:space="preserve"> </w:t>
      </w:r>
      <w:r>
        <w:rPr>
          <w:rFonts w:cs="Times New Roman" w:hint="eastAsia"/>
          <w:sz w:val="18"/>
          <w:szCs w:val="18"/>
        </w:rPr>
        <w:t>뒤이고</w:t>
      </w:r>
      <w:r>
        <w:rPr>
          <w:rFonts w:cs="Times New Roman" w:hint="eastAsia"/>
          <w:sz w:val="18"/>
          <w:szCs w:val="18"/>
        </w:rPr>
        <w:t xml:space="preserve">, </w:t>
      </w:r>
      <w:r w:rsidRPr="00C0365B">
        <w:rPr>
          <w:rFonts w:cs="Times New Roman" w:hint="eastAsia"/>
          <w:sz w:val="18"/>
          <w:szCs w:val="18"/>
        </w:rPr>
        <w:t>실행일</w:t>
      </w:r>
      <w:r>
        <w:rPr>
          <w:rFonts w:cs="Times New Roman" w:hint="eastAsia"/>
          <w:sz w:val="18"/>
          <w:szCs w:val="18"/>
        </w:rPr>
        <w:t>은</w:t>
      </w:r>
      <w:r w:rsidRPr="00C0365B">
        <w:rPr>
          <w:rFonts w:cs="Times New Roman" w:hint="eastAsia"/>
          <w:sz w:val="18"/>
          <w:szCs w:val="18"/>
        </w:rPr>
        <w:t xml:space="preserve"> </w:t>
      </w:r>
      <w:r>
        <w:rPr>
          <w:rFonts w:cs="Times New Roman"/>
          <w:sz w:val="18"/>
          <w:szCs w:val="18"/>
        </w:rPr>
        <w:t>“</w:t>
      </w:r>
      <w:r w:rsidRPr="00C0365B">
        <w:rPr>
          <w:rFonts w:cs="Times New Roman" w:hint="eastAsia"/>
          <w:sz w:val="18"/>
          <w:szCs w:val="18"/>
        </w:rPr>
        <w:t>2020</w:t>
      </w:r>
      <w:r w:rsidRPr="00C0365B">
        <w:rPr>
          <w:rFonts w:cs="Times New Roman" w:hint="eastAsia"/>
          <w:sz w:val="18"/>
          <w:szCs w:val="18"/>
        </w:rPr>
        <w:t>년</w:t>
      </w:r>
      <w:r w:rsidRPr="00C0365B">
        <w:rPr>
          <w:rFonts w:cs="Times New Roman" w:hint="eastAsia"/>
          <w:sz w:val="18"/>
          <w:szCs w:val="18"/>
        </w:rPr>
        <w:t xml:space="preserve"> 10</w:t>
      </w:r>
      <w:r w:rsidRPr="00C0365B">
        <w:rPr>
          <w:rFonts w:cs="Times New Roman" w:hint="eastAsia"/>
          <w:sz w:val="18"/>
          <w:szCs w:val="18"/>
        </w:rPr>
        <w:t>월</w:t>
      </w:r>
      <w:r w:rsidRPr="00C0365B">
        <w:rPr>
          <w:rFonts w:cs="Times New Roman" w:hint="eastAsia"/>
          <w:sz w:val="18"/>
          <w:szCs w:val="18"/>
        </w:rPr>
        <w:t xml:space="preserve"> 30</w:t>
      </w:r>
      <w:r w:rsidRPr="00C0365B">
        <w:rPr>
          <w:rFonts w:cs="Times New Roman" w:hint="eastAsia"/>
          <w:sz w:val="18"/>
          <w:szCs w:val="18"/>
        </w:rPr>
        <w:t>일</w:t>
      </w:r>
      <w:r w:rsidRPr="00C0365B">
        <w:rPr>
          <w:rFonts w:cs="Times New Roman" w:hint="eastAsia"/>
          <w:sz w:val="18"/>
          <w:szCs w:val="18"/>
        </w:rPr>
        <w:t xml:space="preserve"> </w:t>
      </w:r>
      <w:r w:rsidRPr="00C0365B">
        <w:rPr>
          <w:rFonts w:cs="Times New Roman" w:hint="eastAsia"/>
          <w:sz w:val="18"/>
          <w:szCs w:val="18"/>
        </w:rPr>
        <w:t>또는</w:t>
      </w:r>
      <w:r w:rsidRPr="00C0365B">
        <w:rPr>
          <w:rFonts w:cs="Times New Roman" w:hint="eastAsia"/>
          <w:sz w:val="18"/>
          <w:szCs w:val="18"/>
        </w:rPr>
        <w:t xml:space="preserve"> </w:t>
      </w:r>
      <w:r w:rsidRPr="00C0365B">
        <w:rPr>
          <w:rFonts w:cs="Times New Roman" w:hint="eastAsia"/>
          <w:sz w:val="18"/>
          <w:szCs w:val="18"/>
        </w:rPr>
        <w:t>차주와</w:t>
      </w:r>
      <w:r w:rsidRPr="00C0365B">
        <w:rPr>
          <w:rFonts w:cs="Times New Roman" w:hint="eastAsia"/>
          <w:sz w:val="18"/>
          <w:szCs w:val="18"/>
        </w:rPr>
        <w:t xml:space="preserve"> </w:t>
      </w:r>
      <w:r w:rsidRPr="00C0365B">
        <w:rPr>
          <w:rFonts w:cs="Times New Roman" w:hint="eastAsia"/>
          <w:sz w:val="18"/>
          <w:szCs w:val="18"/>
        </w:rPr>
        <w:t>대주가</w:t>
      </w:r>
      <w:r w:rsidRPr="00C0365B">
        <w:rPr>
          <w:rFonts w:cs="Times New Roman" w:hint="eastAsia"/>
          <w:sz w:val="18"/>
          <w:szCs w:val="18"/>
        </w:rPr>
        <w:t xml:space="preserve"> </w:t>
      </w:r>
      <w:r w:rsidRPr="00C0365B">
        <w:rPr>
          <w:rFonts w:cs="Times New Roman" w:hint="eastAsia"/>
          <w:sz w:val="18"/>
          <w:szCs w:val="18"/>
        </w:rPr>
        <w:t>별도로</w:t>
      </w:r>
      <w:r w:rsidRPr="00C0365B">
        <w:rPr>
          <w:rFonts w:cs="Times New Roman" w:hint="eastAsia"/>
          <w:sz w:val="18"/>
          <w:szCs w:val="18"/>
        </w:rPr>
        <w:t xml:space="preserve"> </w:t>
      </w:r>
      <w:r w:rsidRPr="00C0365B">
        <w:rPr>
          <w:rFonts w:cs="Times New Roman" w:hint="eastAsia"/>
          <w:sz w:val="18"/>
          <w:szCs w:val="18"/>
        </w:rPr>
        <w:t>합의하여</w:t>
      </w:r>
      <w:r w:rsidRPr="00C0365B">
        <w:rPr>
          <w:rFonts w:cs="Times New Roman" w:hint="eastAsia"/>
          <w:sz w:val="18"/>
          <w:szCs w:val="18"/>
        </w:rPr>
        <w:t xml:space="preserve"> </w:t>
      </w:r>
      <w:r w:rsidRPr="00C0365B">
        <w:rPr>
          <w:rFonts w:cs="Times New Roman" w:hint="eastAsia"/>
          <w:sz w:val="18"/>
          <w:szCs w:val="18"/>
        </w:rPr>
        <w:t>정하는</w:t>
      </w:r>
      <w:r w:rsidRPr="00C0365B">
        <w:rPr>
          <w:rFonts w:cs="Times New Roman" w:hint="eastAsia"/>
          <w:sz w:val="18"/>
          <w:szCs w:val="18"/>
        </w:rPr>
        <w:t xml:space="preserve"> </w:t>
      </w:r>
      <w:r w:rsidRPr="00C0365B">
        <w:rPr>
          <w:rFonts w:cs="Times New Roman" w:hint="eastAsia"/>
          <w:sz w:val="18"/>
          <w:szCs w:val="18"/>
        </w:rPr>
        <w:t>날</w:t>
      </w:r>
      <w:r>
        <w:rPr>
          <w:rFonts w:cs="Times New Roman"/>
          <w:sz w:val="18"/>
          <w:szCs w:val="18"/>
        </w:rPr>
        <w:t>”</w:t>
      </w:r>
      <w:r>
        <w:rPr>
          <w:rFonts w:cs="Times New Roman" w:hint="eastAsia"/>
          <w:sz w:val="18"/>
          <w:szCs w:val="18"/>
        </w:rPr>
        <w:t>로</w:t>
      </w:r>
      <w:r>
        <w:rPr>
          <w:rFonts w:cs="Times New Roman" w:hint="eastAsia"/>
          <w:sz w:val="18"/>
          <w:szCs w:val="18"/>
        </w:rPr>
        <w:t xml:space="preserve"> </w:t>
      </w:r>
      <w:r>
        <w:rPr>
          <w:rFonts w:cs="Times New Roman" w:hint="eastAsia"/>
          <w:sz w:val="18"/>
          <w:szCs w:val="18"/>
        </w:rPr>
        <w:t>규정되어</w:t>
      </w:r>
      <w:r>
        <w:rPr>
          <w:rFonts w:cs="Times New Roman" w:hint="eastAsia"/>
          <w:sz w:val="18"/>
          <w:szCs w:val="18"/>
        </w:rPr>
        <w:t xml:space="preserve"> </w:t>
      </w:r>
      <w:r>
        <w:rPr>
          <w:rFonts w:cs="Times New Roman" w:hint="eastAsia"/>
          <w:sz w:val="18"/>
          <w:szCs w:val="18"/>
        </w:rPr>
        <w:t>있으나</w:t>
      </w:r>
      <w:r w:rsidRPr="00C0365B">
        <w:rPr>
          <w:rFonts w:cs="Times New Roman" w:hint="eastAsia"/>
          <w:sz w:val="18"/>
          <w:szCs w:val="18"/>
        </w:rPr>
        <w:t xml:space="preserve"> </w:t>
      </w:r>
      <w:r w:rsidRPr="00C0365B">
        <w:rPr>
          <w:rFonts w:cs="Times New Roman" w:hint="eastAsia"/>
          <w:sz w:val="18"/>
          <w:szCs w:val="18"/>
        </w:rPr>
        <w:t>구체적인</w:t>
      </w:r>
      <w:r w:rsidRPr="00C0365B">
        <w:rPr>
          <w:rFonts w:cs="Times New Roman" w:hint="eastAsia"/>
          <w:sz w:val="18"/>
          <w:szCs w:val="18"/>
        </w:rPr>
        <w:t xml:space="preserve"> </w:t>
      </w:r>
      <w:r>
        <w:rPr>
          <w:rFonts w:cs="Times New Roman" w:hint="eastAsia"/>
          <w:sz w:val="18"/>
          <w:szCs w:val="18"/>
        </w:rPr>
        <w:t>실행일은</w:t>
      </w:r>
      <w:r>
        <w:rPr>
          <w:rFonts w:cs="Times New Roman" w:hint="eastAsia"/>
          <w:sz w:val="18"/>
          <w:szCs w:val="18"/>
        </w:rPr>
        <w:t xml:space="preserve"> </w:t>
      </w:r>
      <w:r>
        <w:rPr>
          <w:rFonts w:cs="Times New Roman" w:hint="eastAsia"/>
          <w:sz w:val="18"/>
          <w:szCs w:val="18"/>
        </w:rPr>
        <w:t>확인되지</w:t>
      </w:r>
      <w:r>
        <w:rPr>
          <w:rFonts w:cs="Times New Roman" w:hint="eastAsia"/>
          <w:sz w:val="18"/>
          <w:szCs w:val="18"/>
        </w:rPr>
        <w:t xml:space="preserve"> </w:t>
      </w:r>
      <w:r>
        <w:rPr>
          <w:rFonts w:cs="Times New Roman" w:hint="eastAsia"/>
          <w:sz w:val="18"/>
          <w:szCs w:val="18"/>
        </w:rPr>
        <w:t>않음</w:t>
      </w:r>
      <w:r w:rsidRPr="00C0365B">
        <w:rPr>
          <w:rFonts w:cs="Times New Roman" w:hint="eastAsia"/>
          <w:sz w:val="18"/>
          <w:szCs w:val="18"/>
        </w:rPr>
        <w:t>.</w:t>
      </w:r>
    </w:p>
  </w:footnote>
  <w:footnote w:id="7">
    <w:p w14:paraId="70D68007" w14:textId="5AC483FA" w:rsidR="00BA5368" w:rsidRPr="0073670C" w:rsidRDefault="00BA5368" w:rsidP="0073670C">
      <w:pPr>
        <w:pStyle w:val="ac"/>
        <w:spacing w:line="240" w:lineRule="auto"/>
        <w:ind w:left="227" w:hanging="227"/>
        <w:jc w:val="both"/>
        <w:rPr>
          <w:sz w:val="18"/>
          <w:szCs w:val="18"/>
        </w:rPr>
      </w:pPr>
      <w:r w:rsidRPr="0073670C">
        <w:rPr>
          <w:rStyle w:val="ad"/>
          <w:sz w:val="18"/>
          <w:szCs w:val="18"/>
        </w:rPr>
        <w:footnoteRef/>
      </w:r>
      <w:r w:rsidRPr="0073670C">
        <w:rPr>
          <w:sz w:val="18"/>
          <w:szCs w:val="18"/>
        </w:rPr>
        <w:t xml:space="preserve"> </w:t>
      </w:r>
      <w:r w:rsidRPr="0073670C">
        <w:rPr>
          <w:sz w:val="18"/>
          <w:szCs w:val="18"/>
        </w:rPr>
        <w:tab/>
      </w:r>
      <w:r>
        <w:rPr>
          <w:rFonts w:hint="eastAsia"/>
          <w:sz w:val="18"/>
          <w:szCs w:val="18"/>
        </w:rPr>
        <w:t>제공된</w:t>
      </w:r>
      <w:r>
        <w:rPr>
          <w:rFonts w:hint="eastAsia"/>
          <w:sz w:val="18"/>
          <w:szCs w:val="18"/>
        </w:rPr>
        <w:t xml:space="preserve"> </w:t>
      </w:r>
      <w:r>
        <w:rPr>
          <w:rFonts w:hint="eastAsia"/>
          <w:sz w:val="18"/>
          <w:szCs w:val="18"/>
        </w:rPr>
        <w:t>자료에</w:t>
      </w:r>
      <w:r>
        <w:rPr>
          <w:rFonts w:hint="eastAsia"/>
          <w:sz w:val="18"/>
          <w:szCs w:val="18"/>
        </w:rPr>
        <w:t xml:space="preserve"> </w:t>
      </w:r>
      <w:r>
        <w:rPr>
          <w:rFonts w:hint="eastAsia"/>
          <w:sz w:val="18"/>
          <w:szCs w:val="18"/>
        </w:rPr>
        <w:t>의하면</w:t>
      </w:r>
      <w:r>
        <w:rPr>
          <w:rFonts w:hint="eastAsia"/>
          <w:sz w:val="18"/>
          <w:szCs w:val="18"/>
        </w:rPr>
        <w:t>,</w:t>
      </w:r>
      <w:r>
        <w:rPr>
          <w:sz w:val="18"/>
          <w:szCs w:val="18"/>
        </w:rPr>
        <w:t xml:space="preserve"> </w:t>
      </w:r>
      <w:r>
        <w:rPr>
          <w:rFonts w:hint="eastAsia"/>
          <w:sz w:val="18"/>
          <w:szCs w:val="18"/>
        </w:rPr>
        <w:t>업의</w:t>
      </w:r>
      <w:r>
        <w:rPr>
          <w:rFonts w:hint="eastAsia"/>
          <w:sz w:val="18"/>
          <w:szCs w:val="18"/>
        </w:rPr>
        <w:t xml:space="preserve"> </w:t>
      </w:r>
      <w:r>
        <w:rPr>
          <w:rFonts w:hint="eastAsia"/>
          <w:sz w:val="18"/>
          <w:szCs w:val="18"/>
        </w:rPr>
        <w:t>지속성과</w:t>
      </w:r>
      <w:r>
        <w:rPr>
          <w:rFonts w:hint="eastAsia"/>
          <w:sz w:val="18"/>
          <w:szCs w:val="18"/>
        </w:rPr>
        <w:t xml:space="preserve"> </w:t>
      </w:r>
      <w:r>
        <w:rPr>
          <w:rFonts w:hint="eastAsia"/>
          <w:sz w:val="18"/>
          <w:szCs w:val="18"/>
        </w:rPr>
        <w:t>난이도가</w:t>
      </w:r>
      <w:r>
        <w:rPr>
          <w:rFonts w:hint="eastAsia"/>
          <w:sz w:val="18"/>
          <w:szCs w:val="18"/>
        </w:rPr>
        <w:t xml:space="preserve"> </w:t>
      </w:r>
      <w:r>
        <w:rPr>
          <w:rFonts w:hint="eastAsia"/>
          <w:sz w:val="18"/>
          <w:szCs w:val="18"/>
        </w:rPr>
        <w:t>낮은</w:t>
      </w:r>
      <w:r>
        <w:rPr>
          <w:rFonts w:hint="eastAsia"/>
          <w:sz w:val="18"/>
          <w:szCs w:val="18"/>
        </w:rPr>
        <w:t xml:space="preserve"> </w:t>
      </w:r>
      <w:r>
        <w:rPr>
          <w:rFonts w:hint="eastAsia"/>
          <w:sz w:val="18"/>
          <w:szCs w:val="18"/>
        </w:rPr>
        <w:t>단순</w:t>
      </w:r>
      <w:r>
        <w:rPr>
          <w:rFonts w:hint="eastAsia"/>
          <w:sz w:val="18"/>
          <w:szCs w:val="18"/>
        </w:rPr>
        <w:t xml:space="preserve"> </w:t>
      </w:r>
      <w:r>
        <w:rPr>
          <w:rFonts w:hint="eastAsia"/>
          <w:sz w:val="18"/>
          <w:szCs w:val="18"/>
        </w:rPr>
        <w:t>행정지원</w:t>
      </w:r>
      <w:r>
        <w:rPr>
          <w:rFonts w:hint="eastAsia"/>
          <w:sz w:val="18"/>
          <w:szCs w:val="18"/>
        </w:rPr>
        <w:t xml:space="preserve"> </w:t>
      </w:r>
      <w:r>
        <w:rPr>
          <w:rFonts w:hint="eastAsia"/>
          <w:sz w:val="18"/>
          <w:szCs w:val="18"/>
        </w:rPr>
        <w:t>업무를</w:t>
      </w:r>
      <w:r>
        <w:rPr>
          <w:rFonts w:hint="eastAsia"/>
          <w:sz w:val="18"/>
          <w:szCs w:val="18"/>
        </w:rPr>
        <w:t xml:space="preserve"> </w:t>
      </w:r>
      <w:r>
        <w:rPr>
          <w:rFonts w:hint="eastAsia"/>
          <w:sz w:val="18"/>
          <w:szCs w:val="18"/>
        </w:rPr>
        <w:t>수행하는</w:t>
      </w:r>
      <w:r>
        <w:rPr>
          <w:rFonts w:hint="eastAsia"/>
          <w:sz w:val="18"/>
          <w:szCs w:val="18"/>
        </w:rPr>
        <w:t xml:space="preserve"> </w:t>
      </w:r>
      <w:r>
        <w:rPr>
          <w:rFonts w:hint="eastAsia"/>
          <w:sz w:val="18"/>
          <w:szCs w:val="18"/>
        </w:rPr>
        <w:t>계약직</w:t>
      </w:r>
      <w:r>
        <w:rPr>
          <w:rFonts w:hint="eastAsia"/>
          <w:sz w:val="18"/>
          <w:szCs w:val="18"/>
        </w:rPr>
        <w:t xml:space="preserve"> </w:t>
      </w:r>
      <w:r>
        <w:rPr>
          <w:rFonts w:hint="eastAsia"/>
          <w:sz w:val="18"/>
          <w:szCs w:val="18"/>
        </w:rPr>
        <w:t>직원이라고</w:t>
      </w:r>
      <w:r>
        <w:rPr>
          <w:rFonts w:hint="eastAsia"/>
          <w:sz w:val="18"/>
          <w:szCs w:val="18"/>
        </w:rPr>
        <w:t xml:space="preserve"> </w:t>
      </w:r>
      <w:r>
        <w:rPr>
          <w:rFonts w:hint="eastAsia"/>
          <w:sz w:val="18"/>
          <w:szCs w:val="18"/>
        </w:rPr>
        <w:t>함</w:t>
      </w:r>
      <w:r>
        <w:rPr>
          <w:rFonts w:hint="eastAsia"/>
          <w:sz w:val="18"/>
          <w:szCs w:val="18"/>
        </w:rPr>
        <w:t>.</w:t>
      </w:r>
      <w:r w:rsidRPr="0073670C">
        <w:rPr>
          <w:rFonts w:hint="eastAsia"/>
          <w:sz w:val="18"/>
          <w:szCs w:val="18"/>
        </w:rPr>
        <w:t xml:space="preserve"> </w:t>
      </w:r>
      <w:r w:rsidRPr="0073670C">
        <w:rPr>
          <w:rFonts w:hint="eastAsia"/>
          <w:sz w:val="18"/>
          <w:szCs w:val="18"/>
        </w:rPr>
        <w:t>채용과</w:t>
      </w:r>
      <w:r w:rsidRPr="0073670C">
        <w:rPr>
          <w:rFonts w:hint="eastAsia"/>
          <w:sz w:val="18"/>
          <w:szCs w:val="18"/>
        </w:rPr>
        <w:t xml:space="preserve"> </w:t>
      </w:r>
      <w:r w:rsidRPr="0073670C">
        <w:rPr>
          <w:rFonts w:hint="eastAsia"/>
          <w:sz w:val="18"/>
          <w:szCs w:val="18"/>
        </w:rPr>
        <w:t>연계되지</w:t>
      </w:r>
      <w:r w:rsidRPr="0073670C">
        <w:rPr>
          <w:rFonts w:hint="eastAsia"/>
          <w:sz w:val="18"/>
          <w:szCs w:val="18"/>
        </w:rPr>
        <w:t xml:space="preserve"> </w:t>
      </w:r>
      <w:r w:rsidRPr="0073670C">
        <w:rPr>
          <w:rFonts w:hint="eastAsia"/>
          <w:sz w:val="18"/>
          <w:szCs w:val="18"/>
        </w:rPr>
        <w:t>않는</w:t>
      </w:r>
      <w:r w:rsidRPr="0073670C">
        <w:rPr>
          <w:rFonts w:hint="eastAsia"/>
          <w:sz w:val="18"/>
          <w:szCs w:val="18"/>
        </w:rPr>
        <w:t xml:space="preserve"> </w:t>
      </w:r>
      <w:r w:rsidRPr="0073670C">
        <w:rPr>
          <w:rFonts w:hint="eastAsia"/>
          <w:sz w:val="18"/>
          <w:szCs w:val="18"/>
        </w:rPr>
        <w:t>체험형</w:t>
      </w:r>
      <w:r w:rsidRPr="0073670C">
        <w:rPr>
          <w:rFonts w:hint="eastAsia"/>
          <w:sz w:val="18"/>
          <w:szCs w:val="18"/>
        </w:rPr>
        <w:t xml:space="preserve"> </w:t>
      </w:r>
      <w:r w:rsidRPr="0073670C">
        <w:rPr>
          <w:rFonts w:hint="eastAsia"/>
          <w:sz w:val="18"/>
          <w:szCs w:val="18"/>
        </w:rPr>
        <w:t>인턴인</w:t>
      </w:r>
      <w:r w:rsidRPr="0073670C">
        <w:rPr>
          <w:rFonts w:hint="eastAsia"/>
          <w:sz w:val="18"/>
          <w:szCs w:val="18"/>
        </w:rPr>
        <w:t xml:space="preserve"> </w:t>
      </w:r>
      <w:r w:rsidRPr="0073670C">
        <w:rPr>
          <w:rFonts w:hint="eastAsia"/>
          <w:sz w:val="18"/>
          <w:szCs w:val="18"/>
        </w:rPr>
        <w:t>것으로</w:t>
      </w:r>
      <w:r w:rsidRPr="0073670C">
        <w:rPr>
          <w:rFonts w:hint="eastAsia"/>
          <w:sz w:val="18"/>
          <w:szCs w:val="18"/>
        </w:rPr>
        <w:t xml:space="preserve"> </w:t>
      </w:r>
      <w:r w:rsidRPr="0073670C">
        <w:rPr>
          <w:rFonts w:hint="eastAsia"/>
          <w:sz w:val="18"/>
          <w:szCs w:val="18"/>
        </w:rPr>
        <w:t>보이며</w:t>
      </w:r>
      <w:r w:rsidRPr="0073670C">
        <w:rPr>
          <w:rFonts w:hint="eastAsia"/>
          <w:sz w:val="18"/>
          <w:szCs w:val="18"/>
        </w:rPr>
        <w:t xml:space="preserve">, </w:t>
      </w:r>
      <w:r w:rsidRPr="0073670C">
        <w:rPr>
          <w:rFonts w:hint="eastAsia"/>
          <w:sz w:val="18"/>
          <w:szCs w:val="18"/>
        </w:rPr>
        <w:t>계약기간이</w:t>
      </w:r>
      <w:r>
        <w:rPr>
          <w:rFonts w:hint="eastAsia"/>
          <w:sz w:val="18"/>
          <w:szCs w:val="18"/>
        </w:rPr>
        <w:t xml:space="preserve"> </w:t>
      </w:r>
      <w:r>
        <w:rPr>
          <w:rFonts w:hint="eastAsia"/>
          <w:sz w:val="18"/>
          <w:szCs w:val="18"/>
        </w:rPr>
        <w:t>대부분</w:t>
      </w:r>
      <w:r w:rsidRPr="0073670C">
        <w:rPr>
          <w:rFonts w:hint="eastAsia"/>
          <w:sz w:val="18"/>
          <w:szCs w:val="18"/>
        </w:rPr>
        <w:t xml:space="preserve"> </w:t>
      </w:r>
      <w:r w:rsidRPr="0073670C">
        <w:rPr>
          <w:sz w:val="18"/>
          <w:szCs w:val="18"/>
        </w:rPr>
        <w:t>6</w:t>
      </w:r>
      <w:r w:rsidRPr="0073670C">
        <w:rPr>
          <w:rFonts w:hint="eastAsia"/>
          <w:sz w:val="18"/>
          <w:szCs w:val="18"/>
        </w:rPr>
        <w:t>개월</w:t>
      </w:r>
      <w:r w:rsidRPr="0073670C">
        <w:rPr>
          <w:rFonts w:hint="eastAsia"/>
          <w:sz w:val="18"/>
          <w:szCs w:val="18"/>
        </w:rPr>
        <w:t xml:space="preserve"> </w:t>
      </w:r>
      <w:r w:rsidRPr="0073670C">
        <w:rPr>
          <w:rFonts w:hint="eastAsia"/>
          <w:sz w:val="18"/>
          <w:szCs w:val="18"/>
        </w:rPr>
        <w:t>미만</w:t>
      </w:r>
      <w:r>
        <w:rPr>
          <w:rFonts w:hint="eastAsia"/>
          <w:sz w:val="18"/>
          <w:szCs w:val="18"/>
        </w:rPr>
        <w:t>인</w:t>
      </w:r>
      <w:r>
        <w:rPr>
          <w:rFonts w:hint="eastAsia"/>
          <w:sz w:val="18"/>
          <w:szCs w:val="18"/>
        </w:rPr>
        <w:t xml:space="preserve"> </w:t>
      </w:r>
      <w:r>
        <w:rPr>
          <w:rFonts w:hint="eastAsia"/>
          <w:sz w:val="18"/>
          <w:szCs w:val="18"/>
        </w:rPr>
        <w:t>것으로</w:t>
      </w:r>
      <w:r>
        <w:rPr>
          <w:rFonts w:hint="eastAsia"/>
          <w:sz w:val="18"/>
          <w:szCs w:val="18"/>
        </w:rPr>
        <w:t xml:space="preserve"> </w:t>
      </w:r>
      <w:r>
        <w:rPr>
          <w:rFonts w:hint="eastAsia"/>
          <w:sz w:val="18"/>
          <w:szCs w:val="18"/>
        </w:rPr>
        <w:t>확인됨</w:t>
      </w:r>
      <w:r w:rsidRPr="0073670C">
        <w:rPr>
          <w:rFonts w:hint="eastAsia"/>
          <w:sz w:val="18"/>
          <w:szCs w:val="18"/>
        </w:rPr>
        <w:t xml:space="preserve">. </w:t>
      </w:r>
    </w:p>
  </w:footnote>
  <w:footnote w:id="8">
    <w:p w14:paraId="5F4FDA05" w14:textId="77777777" w:rsidR="00BA5368" w:rsidRPr="00F238B2" w:rsidRDefault="00BA5368" w:rsidP="00910361">
      <w:pPr>
        <w:pStyle w:val="ac"/>
        <w:spacing w:line="240" w:lineRule="auto"/>
        <w:ind w:left="227" w:hanging="227"/>
        <w:jc w:val="both"/>
        <w:rPr>
          <w:sz w:val="18"/>
          <w:szCs w:val="18"/>
        </w:rPr>
      </w:pPr>
      <w:r w:rsidRPr="003C72BD">
        <w:rPr>
          <w:rStyle w:val="ad"/>
          <w:sz w:val="18"/>
        </w:rPr>
        <w:footnoteRef/>
      </w:r>
      <w:r>
        <w:rPr>
          <w:sz w:val="18"/>
        </w:rPr>
        <w:tab/>
      </w:r>
      <w:r w:rsidRPr="00F238B2">
        <w:rPr>
          <w:rFonts w:hint="eastAsia"/>
          <w:sz w:val="18"/>
          <w:szCs w:val="18"/>
        </w:rPr>
        <w:t>제공된</w:t>
      </w:r>
      <w:r w:rsidRPr="00F238B2">
        <w:rPr>
          <w:rFonts w:hint="eastAsia"/>
          <w:sz w:val="18"/>
          <w:szCs w:val="18"/>
        </w:rPr>
        <w:t xml:space="preserve"> </w:t>
      </w:r>
      <w:r w:rsidRPr="00F238B2">
        <w:rPr>
          <w:rFonts w:hint="eastAsia"/>
          <w:sz w:val="18"/>
          <w:szCs w:val="18"/>
        </w:rPr>
        <w:t>자료만으로</w:t>
      </w:r>
      <w:r w:rsidRPr="00F238B2">
        <w:rPr>
          <w:rFonts w:hint="eastAsia"/>
          <w:sz w:val="18"/>
          <w:szCs w:val="18"/>
        </w:rPr>
        <w:t xml:space="preserve"> </w:t>
      </w:r>
      <w:r w:rsidRPr="00F238B2">
        <w:rPr>
          <w:rFonts w:hint="eastAsia"/>
          <w:sz w:val="18"/>
          <w:szCs w:val="18"/>
        </w:rPr>
        <w:t>정확한</w:t>
      </w:r>
      <w:r w:rsidRPr="00F238B2">
        <w:rPr>
          <w:rFonts w:hint="eastAsia"/>
          <w:sz w:val="18"/>
          <w:szCs w:val="18"/>
        </w:rPr>
        <w:t xml:space="preserve"> </w:t>
      </w:r>
      <w:r w:rsidRPr="00F238B2">
        <w:rPr>
          <w:rFonts w:hint="eastAsia"/>
          <w:sz w:val="18"/>
          <w:szCs w:val="18"/>
        </w:rPr>
        <w:t>산정은</w:t>
      </w:r>
      <w:r w:rsidRPr="00F238B2">
        <w:rPr>
          <w:rFonts w:hint="eastAsia"/>
          <w:sz w:val="18"/>
          <w:szCs w:val="18"/>
        </w:rPr>
        <w:t xml:space="preserve"> </w:t>
      </w:r>
      <w:r w:rsidRPr="00F238B2">
        <w:rPr>
          <w:rFonts w:hint="eastAsia"/>
          <w:sz w:val="18"/>
          <w:szCs w:val="18"/>
        </w:rPr>
        <w:t>어려우나</w:t>
      </w:r>
      <w:r w:rsidRPr="00F238B2">
        <w:rPr>
          <w:rFonts w:hint="eastAsia"/>
          <w:sz w:val="18"/>
          <w:szCs w:val="18"/>
        </w:rPr>
        <w:t>,</w:t>
      </w:r>
      <w:r w:rsidRPr="00F238B2">
        <w:rPr>
          <w:sz w:val="18"/>
          <w:szCs w:val="18"/>
        </w:rPr>
        <w:t xml:space="preserve"> 21,000</w:t>
      </w:r>
      <w:r w:rsidRPr="00F238B2">
        <w:rPr>
          <w:rFonts w:hint="eastAsia"/>
          <w:sz w:val="18"/>
          <w:szCs w:val="18"/>
        </w:rPr>
        <w:t>원</w:t>
      </w:r>
      <w:r w:rsidRPr="00F238B2">
        <w:rPr>
          <w:rFonts w:hint="eastAsia"/>
          <w:sz w:val="18"/>
          <w:szCs w:val="18"/>
        </w:rPr>
        <w:t>(</w:t>
      </w:r>
      <w:r w:rsidRPr="00F238B2">
        <w:rPr>
          <w:sz w:val="18"/>
          <w:szCs w:val="18"/>
        </w:rPr>
        <w:t>2022</w:t>
      </w:r>
      <w:r w:rsidRPr="00F238B2">
        <w:rPr>
          <w:rFonts w:hint="eastAsia"/>
          <w:sz w:val="18"/>
          <w:szCs w:val="18"/>
        </w:rPr>
        <w:t>년</w:t>
      </w:r>
      <w:r w:rsidRPr="00F238B2">
        <w:rPr>
          <w:rFonts w:hint="eastAsia"/>
          <w:sz w:val="18"/>
          <w:szCs w:val="18"/>
        </w:rPr>
        <w:t xml:space="preserve"> </w:t>
      </w:r>
      <w:r w:rsidRPr="00F238B2">
        <w:rPr>
          <w:rFonts w:hint="eastAsia"/>
          <w:sz w:val="18"/>
          <w:szCs w:val="18"/>
        </w:rPr>
        <w:t>기준</w:t>
      </w:r>
      <w:r w:rsidRPr="00F238B2">
        <w:rPr>
          <w:rFonts w:hint="eastAsia"/>
          <w:sz w:val="18"/>
          <w:szCs w:val="18"/>
        </w:rPr>
        <w:t xml:space="preserve"> </w:t>
      </w:r>
      <w:r w:rsidRPr="00F238B2">
        <w:rPr>
          <w:rFonts w:hint="eastAsia"/>
          <w:sz w:val="18"/>
          <w:szCs w:val="18"/>
        </w:rPr>
        <w:t>직원들의</w:t>
      </w:r>
      <w:r w:rsidRPr="00F238B2">
        <w:rPr>
          <w:rFonts w:hint="eastAsia"/>
          <w:sz w:val="18"/>
          <w:szCs w:val="18"/>
        </w:rPr>
        <w:t xml:space="preserve"> </w:t>
      </w:r>
      <w:r w:rsidRPr="00F238B2">
        <w:rPr>
          <w:rFonts w:hint="eastAsia"/>
          <w:sz w:val="18"/>
          <w:szCs w:val="18"/>
        </w:rPr>
        <w:t>평균</w:t>
      </w:r>
      <w:r w:rsidRPr="00F238B2">
        <w:rPr>
          <w:rFonts w:hint="eastAsia"/>
          <w:sz w:val="18"/>
          <w:szCs w:val="18"/>
        </w:rPr>
        <w:t xml:space="preserve"> </w:t>
      </w:r>
      <w:r w:rsidRPr="00F238B2">
        <w:rPr>
          <w:rFonts w:hint="eastAsia"/>
          <w:sz w:val="18"/>
          <w:szCs w:val="18"/>
        </w:rPr>
        <w:t>통상시급</w:t>
      </w:r>
      <w:r w:rsidRPr="00F238B2">
        <w:rPr>
          <w:rFonts w:hint="eastAsia"/>
          <w:sz w:val="18"/>
          <w:szCs w:val="18"/>
        </w:rPr>
        <w:t xml:space="preserve">) </w:t>
      </w:r>
      <w:r w:rsidRPr="00F238B2">
        <w:rPr>
          <w:sz w:val="18"/>
          <w:szCs w:val="18"/>
        </w:rPr>
        <w:t>x 25</w:t>
      </w:r>
      <w:r w:rsidRPr="00F238B2">
        <w:rPr>
          <w:rFonts w:hint="eastAsia"/>
          <w:sz w:val="18"/>
          <w:szCs w:val="18"/>
        </w:rPr>
        <w:t>명</w:t>
      </w:r>
      <w:r w:rsidRPr="00F238B2">
        <w:rPr>
          <w:rFonts w:hint="eastAsia"/>
          <w:sz w:val="18"/>
          <w:szCs w:val="18"/>
        </w:rPr>
        <w:t>(</w:t>
      </w:r>
      <w:r w:rsidRPr="00F238B2">
        <w:rPr>
          <w:sz w:val="18"/>
          <w:szCs w:val="18"/>
        </w:rPr>
        <w:t>2022</w:t>
      </w:r>
      <w:r w:rsidRPr="00F238B2">
        <w:rPr>
          <w:rFonts w:hint="eastAsia"/>
          <w:sz w:val="18"/>
          <w:szCs w:val="18"/>
        </w:rPr>
        <w:t>년</w:t>
      </w:r>
      <w:r w:rsidRPr="00F238B2">
        <w:rPr>
          <w:rFonts w:hint="eastAsia"/>
          <w:sz w:val="18"/>
          <w:szCs w:val="18"/>
        </w:rPr>
        <w:t xml:space="preserve"> </w:t>
      </w:r>
      <w:r w:rsidRPr="00F238B2">
        <w:rPr>
          <w:rFonts w:hint="eastAsia"/>
          <w:sz w:val="18"/>
          <w:szCs w:val="18"/>
        </w:rPr>
        <w:t>기준</w:t>
      </w:r>
      <w:r w:rsidRPr="00F238B2">
        <w:rPr>
          <w:rFonts w:hint="eastAsia"/>
          <w:sz w:val="18"/>
          <w:szCs w:val="18"/>
        </w:rPr>
        <w:t xml:space="preserve"> </w:t>
      </w:r>
      <w:r w:rsidRPr="00F238B2">
        <w:rPr>
          <w:rFonts w:hint="eastAsia"/>
          <w:sz w:val="18"/>
          <w:szCs w:val="18"/>
        </w:rPr>
        <w:t>연장근로를</w:t>
      </w:r>
      <w:r w:rsidRPr="00F238B2">
        <w:rPr>
          <w:rFonts w:hint="eastAsia"/>
          <w:sz w:val="18"/>
          <w:szCs w:val="18"/>
        </w:rPr>
        <w:t xml:space="preserve"> </w:t>
      </w:r>
      <w:r w:rsidRPr="00F238B2">
        <w:rPr>
          <w:rFonts w:hint="eastAsia"/>
          <w:sz w:val="18"/>
          <w:szCs w:val="18"/>
        </w:rPr>
        <w:t>하는</w:t>
      </w:r>
      <w:r w:rsidRPr="00F238B2">
        <w:rPr>
          <w:rFonts w:hint="eastAsia"/>
          <w:sz w:val="18"/>
          <w:szCs w:val="18"/>
        </w:rPr>
        <w:t xml:space="preserve"> </w:t>
      </w:r>
      <w:r w:rsidRPr="00F238B2">
        <w:rPr>
          <w:rFonts w:hint="eastAsia"/>
          <w:sz w:val="18"/>
          <w:szCs w:val="18"/>
        </w:rPr>
        <w:t>평균</w:t>
      </w:r>
      <w:r w:rsidRPr="00F238B2">
        <w:rPr>
          <w:rFonts w:hint="eastAsia"/>
          <w:sz w:val="18"/>
          <w:szCs w:val="18"/>
        </w:rPr>
        <w:t xml:space="preserve"> </w:t>
      </w:r>
      <w:r w:rsidRPr="00F238B2">
        <w:rPr>
          <w:rFonts w:hint="eastAsia"/>
          <w:sz w:val="18"/>
          <w:szCs w:val="18"/>
        </w:rPr>
        <w:t>직원</w:t>
      </w:r>
      <w:r w:rsidRPr="00F238B2">
        <w:rPr>
          <w:rFonts w:hint="eastAsia"/>
          <w:sz w:val="18"/>
          <w:szCs w:val="18"/>
        </w:rPr>
        <w:t xml:space="preserve"> </w:t>
      </w:r>
      <w:r w:rsidRPr="00F238B2">
        <w:rPr>
          <w:rFonts w:hint="eastAsia"/>
          <w:sz w:val="18"/>
          <w:szCs w:val="18"/>
        </w:rPr>
        <w:t>수</w:t>
      </w:r>
      <w:r w:rsidRPr="00F238B2">
        <w:rPr>
          <w:rFonts w:hint="eastAsia"/>
          <w:sz w:val="18"/>
          <w:szCs w:val="18"/>
        </w:rPr>
        <w:t>)</w:t>
      </w:r>
      <w:r w:rsidRPr="00F238B2">
        <w:rPr>
          <w:sz w:val="18"/>
          <w:szCs w:val="18"/>
        </w:rPr>
        <w:t xml:space="preserve"> x 1.5</w:t>
      </w:r>
      <w:r w:rsidRPr="00F238B2">
        <w:rPr>
          <w:rFonts w:hint="eastAsia"/>
          <w:sz w:val="18"/>
          <w:szCs w:val="18"/>
        </w:rPr>
        <w:t>시간</w:t>
      </w:r>
      <w:r w:rsidRPr="00F238B2">
        <w:rPr>
          <w:rFonts w:hint="eastAsia"/>
          <w:sz w:val="18"/>
          <w:szCs w:val="18"/>
        </w:rPr>
        <w:t>(</w:t>
      </w:r>
      <w:r w:rsidRPr="00F238B2">
        <w:rPr>
          <w:sz w:val="18"/>
          <w:szCs w:val="18"/>
        </w:rPr>
        <w:t>2022</w:t>
      </w:r>
      <w:r w:rsidRPr="00F238B2">
        <w:rPr>
          <w:rFonts w:hint="eastAsia"/>
          <w:sz w:val="18"/>
          <w:szCs w:val="18"/>
        </w:rPr>
        <w:t>년</w:t>
      </w:r>
      <w:r w:rsidRPr="00F238B2">
        <w:rPr>
          <w:rFonts w:hint="eastAsia"/>
          <w:sz w:val="18"/>
          <w:szCs w:val="18"/>
        </w:rPr>
        <w:t xml:space="preserve"> </w:t>
      </w:r>
      <w:r w:rsidRPr="00F238B2">
        <w:rPr>
          <w:rFonts w:hint="eastAsia"/>
          <w:sz w:val="18"/>
          <w:szCs w:val="18"/>
        </w:rPr>
        <w:t>기준</w:t>
      </w:r>
      <w:r w:rsidRPr="00F238B2">
        <w:rPr>
          <w:rFonts w:hint="eastAsia"/>
          <w:sz w:val="18"/>
          <w:szCs w:val="18"/>
        </w:rPr>
        <w:t xml:space="preserve"> </w:t>
      </w:r>
      <w:r w:rsidRPr="00F238B2">
        <w:rPr>
          <w:rFonts w:hint="eastAsia"/>
          <w:sz w:val="18"/>
          <w:szCs w:val="18"/>
        </w:rPr>
        <w:t>연장근로를</w:t>
      </w:r>
      <w:r w:rsidRPr="00F238B2">
        <w:rPr>
          <w:rFonts w:hint="eastAsia"/>
          <w:sz w:val="18"/>
          <w:szCs w:val="18"/>
        </w:rPr>
        <w:t xml:space="preserve"> </w:t>
      </w:r>
      <w:r w:rsidRPr="00F238B2">
        <w:rPr>
          <w:rFonts w:hint="eastAsia"/>
          <w:sz w:val="18"/>
          <w:szCs w:val="18"/>
        </w:rPr>
        <w:t>하는</w:t>
      </w:r>
      <w:r w:rsidRPr="00F238B2">
        <w:rPr>
          <w:rFonts w:hint="eastAsia"/>
          <w:sz w:val="18"/>
          <w:szCs w:val="18"/>
        </w:rPr>
        <w:t xml:space="preserve"> </w:t>
      </w:r>
      <w:r w:rsidRPr="00F238B2">
        <w:rPr>
          <w:rFonts w:hint="eastAsia"/>
          <w:sz w:val="18"/>
          <w:szCs w:val="18"/>
        </w:rPr>
        <w:t>직원들의</w:t>
      </w:r>
      <w:r w:rsidRPr="00F238B2">
        <w:rPr>
          <w:rFonts w:hint="eastAsia"/>
          <w:sz w:val="18"/>
          <w:szCs w:val="18"/>
        </w:rPr>
        <w:t xml:space="preserve"> </w:t>
      </w:r>
      <w:r w:rsidRPr="00F238B2">
        <w:rPr>
          <w:rFonts w:hint="eastAsia"/>
          <w:sz w:val="18"/>
          <w:szCs w:val="18"/>
        </w:rPr>
        <w:t>평균</w:t>
      </w:r>
      <w:r w:rsidRPr="00F238B2">
        <w:rPr>
          <w:rFonts w:hint="eastAsia"/>
          <w:sz w:val="18"/>
          <w:szCs w:val="18"/>
        </w:rPr>
        <w:t xml:space="preserve"> </w:t>
      </w:r>
      <w:r w:rsidRPr="00F238B2">
        <w:rPr>
          <w:rFonts w:hint="eastAsia"/>
          <w:sz w:val="18"/>
          <w:szCs w:val="18"/>
        </w:rPr>
        <w:t>연장근로</w:t>
      </w:r>
      <w:r w:rsidRPr="00F238B2">
        <w:rPr>
          <w:rFonts w:hint="eastAsia"/>
          <w:sz w:val="18"/>
          <w:szCs w:val="18"/>
        </w:rPr>
        <w:t xml:space="preserve"> </w:t>
      </w:r>
      <w:r w:rsidRPr="00F238B2">
        <w:rPr>
          <w:rFonts w:hint="eastAsia"/>
          <w:sz w:val="18"/>
          <w:szCs w:val="18"/>
        </w:rPr>
        <w:t>시간</w:t>
      </w:r>
      <w:r w:rsidRPr="00F238B2">
        <w:rPr>
          <w:rFonts w:hint="eastAsia"/>
          <w:sz w:val="18"/>
          <w:szCs w:val="18"/>
        </w:rPr>
        <w:t>)</w:t>
      </w:r>
      <w:r w:rsidRPr="00F238B2">
        <w:rPr>
          <w:sz w:val="18"/>
          <w:szCs w:val="18"/>
        </w:rPr>
        <w:t xml:space="preserve"> </w:t>
      </w:r>
      <w:r w:rsidRPr="00F238B2">
        <w:rPr>
          <w:rFonts w:hint="eastAsia"/>
          <w:sz w:val="18"/>
          <w:szCs w:val="18"/>
        </w:rPr>
        <w:t>x</w:t>
      </w:r>
      <w:r w:rsidRPr="00F238B2">
        <w:rPr>
          <w:sz w:val="18"/>
          <w:szCs w:val="18"/>
        </w:rPr>
        <w:t xml:space="preserve"> 1.5(</w:t>
      </w:r>
      <w:r w:rsidRPr="00F238B2">
        <w:rPr>
          <w:rFonts w:hint="eastAsia"/>
          <w:sz w:val="18"/>
          <w:szCs w:val="18"/>
        </w:rPr>
        <w:t>연장근로</w:t>
      </w:r>
      <w:r w:rsidRPr="00F238B2">
        <w:rPr>
          <w:rFonts w:hint="eastAsia"/>
          <w:sz w:val="18"/>
          <w:szCs w:val="18"/>
        </w:rPr>
        <w:t xml:space="preserve"> </w:t>
      </w:r>
      <w:r w:rsidRPr="00F238B2">
        <w:rPr>
          <w:rFonts w:hint="eastAsia"/>
          <w:sz w:val="18"/>
          <w:szCs w:val="18"/>
        </w:rPr>
        <w:t>가산</w:t>
      </w:r>
      <w:r w:rsidRPr="00F238B2">
        <w:rPr>
          <w:rFonts w:hint="eastAsia"/>
          <w:sz w:val="18"/>
          <w:szCs w:val="18"/>
        </w:rPr>
        <w:t>)</w:t>
      </w:r>
      <w:r w:rsidRPr="00F238B2">
        <w:rPr>
          <w:sz w:val="18"/>
          <w:szCs w:val="18"/>
        </w:rPr>
        <w:t xml:space="preserve"> </w:t>
      </w:r>
      <w:r w:rsidRPr="00F238B2">
        <w:rPr>
          <w:rFonts w:hint="eastAsia"/>
          <w:sz w:val="18"/>
          <w:szCs w:val="18"/>
        </w:rPr>
        <w:t>x</w:t>
      </w:r>
      <w:r w:rsidRPr="00F238B2">
        <w:rPr>
          <w:sz w:val="18"/>
          <w:szCs w:val="18"/>
        </w:rPr>
        <w:t xml:space="preserve"> 30</w:t>
      </w:r>
      <w:r w:rsidRPr="00F238B2">
        <w:rPr>
          <w:rFonts w:hint="eastAsia"/>
          <w:sz w:val="18"/>
          <w:szCs w:val="18"/>
        </w:rPr>
        <w:t>일로</w:t>
      </w:r>
      <w:r w:rsidRPr="00F238B2">
        <w:rPr>
          <w:rFonts w:hint="eastAsia"/>
          <w:sz w:val="18"/>
          <w:szCs w:val="18"/>
        </w:rPr>
        <w:t xml:space="preserve"> </w:t>
      </w:r>
      <w:r w:rsidRPr="00F238B2">
        <w:rPr>
          <w:rFonts w:hint="eastAsia"/>
          <w:sz w:val="18"/>
          <w:szCs w:val="18"/>
        </w:rPr>
        <w:t>계산함</w:t>
      </w:r>
      <w:r w:rsidRPr="00F238B2">
        <w:rPr>
          <w:rFonts w:hint="eastAsia"/>
          <w:sz w:val="18"/>
          <w:szCs w:val="18"/>
        </w:rPr>
        <w:t>.</w:t>
      </w:r>
    </w:p>
  </w:footnote>
  <w:footnote w:id="9">
    <w:p w14:paraId="3C089B62" w14:textId="0B6BBE55" w:rsidR="00BA5368" w:rsidRPr="0069072F" w:rsidRDefault="00BA5368" w:rsidP="00910361">
      <w:pPr>
        <w:pStyle w:val="ac"/>
        <w:spacing w:line="240" w:lineRule="auto"/>
        <w:ind w:left="227" w:hanging="227"/>
        <w:jc w:val="both"/>
      </w:pPr>
      <w:r w:rsidRPr="0069072F">
        <w:rPr>
          <w:rStyle w:val="ad"/>
          <w:sz w:val="18"/>
        </w:rPr>
        <w:footnoteRef/>
      </w:r>
      <w:r>
        <w:rPr>
          <w:sz w:val="18"/>
        </w:rPr>
        <w:tab/>
      </w:r>
      <w:r w:rsidRPr="00910361">
        <w:rPr>
          <w:rFonts w:hint="eastAsia"/>
          <w:sz w:val="18"/>
          <w:szCs w:val="18"/>
        </w:rPr>
        <w:t>대상회사는</w:t>
      </w:r>
      <w:r w:rsidRPr="0069072F">
        <w:rPr>
          <w:rFonts w:hint="eastAsia"/>
          <w:sz w:val="18"/>
        </w:rPr>
        <w:t xml:space="preserve"> </w:t>
      </w:r>
      <w:r w:rsidRPr="0069072F">
        <w:rPr>
          <w:rFonts w:hint="eastAsia"/>
          <w:sz w:val="18"/>
        </w:rPr>
        <w:t>연차휴가</w:t>
      </w:r>
      <w:r w:rsidRPr="0069072F">
        <w:rPr>
          <w:rFonts w:hint="eastAsia"/>
          <w:sz w:val="18"/>
        </w:rPr>
        <w:t xml:space="preserve"> </w:t>
      </w:r>
      <w:r w:rsidRPr="0069072F">
        <w:rPr>
          <w:rFonts w:hint="eastAsia"/>
          <w:sz w:val="18"/>
        </w:rPr>
        <w:t>사용촉진제도를</w:t>
      </w:r>
      <w:r w:rsidRPr="0069072F">
        <w:rPr>
          <w:rFonts w:hint="eastAsia"/>
          <w:sz w:val="18"/>
        </w:rPr>
        <w:t xml:space="preserve"> </w:t>
      </w:r>
      <w:r w:rsidRPr="0069072F">
        <w:rPr>
          <w:rFonts w:hint="eastAsia"/>
          <w:sz w:val="18"/>
        </w:rPr>
        <w:t>도입하고</w:t>
      </w:r>
      <w:r w:rsidRPr="0069072F">
        <w:rPr>
          <w:rFonts w:hint="eastAsia"/>
          <w:sz w:val="18"/>
        </w:rPr>
        <w:t xml:space="preserve"> </w:t>
      </w:r>
      <w:r w:rsidRPr="0069072F">
        <w:rPr>
          <w:rFonts w:hint="eastAsia"/>
          <w:sz w:val="18"/>
        </w:rPr>
        <w:t>있</w:t>
      </w:r>
      <w:r>
        <w:rPr>
          <w:rFonts w:hint="eastAsia"/>
          <w:sz w:val="18"/>
        </w:rPr>
        <w:t>기</w:t>
      </w:r>
      <w:r>
        <w:rPr>
          <w:rFonts w:hint="eastAsia"/>
          <w:sz w:val="18"/>
        </w:rPr>
        <w:t xml:space="preserve"> </w:t>
      </w:r>
      <w:r>
        <w:rPr>
          <w:rFonts w:hint="eastAsia"/>
          <w:sz w:val="18"/>
        </w:rPr>
        <w:t>때문에</w:t>
      </w:r>
      <w:r w:rsidRPr="0069072F">
        <w:rPr>
          <w:rFonts w:hint="eastAsia"/>
          <w:sz w:val="18"/>
        </w:rPr>
        <w:t xml:space="preserve"> </w:t>
      </w:r>
      <w:r>
        <w:rPr>
          <w:rFonts w:hint="eastAsia"/>
          <w:sz w:val="18"/>
        </w:rPr>
        <w:t>재직</w:t>
      </w:r>
      <w:r>
        <w:rPr>
          <w:rFonts w:hint="eastAsia"/>
          <w:sz w:val="18"/>
        </w:rPr>
        <w:t xml:space="preserve"> </w:t>
      </w:r>
      <w:r>
        <w:rPr>
          <w:rFonts w:hint="eastAsia"/>
          <w:sz w:val="18"/>
        </w:rPr>
        <w:t>중인</w:t>
      </w:r>
      <w:r>
        <w:rPr>
          <w:rFonts w:hint="eastAsia"/>
          <w:sz w:val="18"/>
        </w:rPr>
        <w:t xml:space="preserve"> </w:t>
      </w:r>
      <w:r>
        <w:rPr>
          <w:rFonts w:hint="eastAsia"/>
          <w:sz w:val="18"/>
        </w:rPr>
        <w:t>직원에</w:t>
      </w:r>
      <w:r>
        <w:rPr>
          <w:rFonts w:hint="eastAsia"/>
          <w:sz w:val="18"/>
        </w:rPr>
        <w:t xml:space="preserve"> </w:t>
      </w:r>
      <w:r>
        <w:rPr>
          <w:rFonts w:hint="eastAsia"/>
          <w:sz w:val="18"/>
        </w:rPr>
        <w:t>대하여는</w:t>
      </w:r>
      <w:r w:rsidRPr="0069072F">
        <w:rPr>
          <w:rFonts w:hint="eastAsia"/>
          <w:sz w:val="18"/>
        </w:rPr>
        <w:t xml:space="preserve"> </w:t>
      </w:r>
      <w:r w:rsidRPr="0069072F">
        <w:rPr>
          <w:rFonts w:hint="eastAsia"/>
          <w:sz w:val="18"/>
        </w:rPr>
        <w:t>연차휴가미사용수당이</w:t>
      </w:r>
      <w:r w:rsidRPr="0069072F">
        <w:rPr>
          <w:rFonts w:hint="eastAsia"/>
          <w:sz w:val="18"/>
        </w:rPr>
        <w:t xml:space="preserve"> </w:t>
      </w:r>
      <w:r w:rsidRPr="0069072F">
        <w:rPr>
          <w:rFonts w:hint="eastAsia"/>
          <w:sz w:val="18"/>
        </w:rPr>
        <w:t>발생하지</w:t>
      </w:r>
      <w:r w:rsidRPr="0069072F">
        <w:rPr>
          <w:rFonts w:hint="eastAsia"/>
          <w:sz w:val="18"/>
        </w:rPr>
        <w:t xml:space="preserve"> </w:t>
      </w:r>
      <w:r w:rsidRPr="0069072F">
        <w:rPr>
          <w:rFonts w:hint="eastAsia"/>
          <w:sz w:val="18"/>
        </w:rPr>
        <w:t>않으며</w:t>
      </w:r>
      <w:r w:rsidRPr="0069072F">
        <w:rPr>
          <w:rFonts w:hint="eastAsia"/>
          <w:sz w:val="18"/>
        </w:rPr>
        <w:t>,</w:t>
      </w:r>
      <w:r w:rsidRPr="0069072F">
        <w:rPr>
          <w:sz w:val="18"/>
        </w:rPr>
        <w:t xml:space="preserve"> </w:t>
      </w:r>
      <w:r w:rsidRPr="0069072F">
        <w:rPr>
          <w:rFonts w:hint="eastAsia"/>
          <w:sz w:val="18"/>
        </w:rPr>
        <w:t>여기서</w:t>
      </w:r>
      <w:r w:rsidRPr="0069072F">
        <w:rPr>
          <w:rFonts w:hint="eastAsia"/>
          <w:sz w:val="18"/>
        </w:rPr>
        <w:t xml:space="preserve"> </w:t>
      </w:r>
      <w:r w:rsidRPr="0069072F">
        <w:rPr>
          <w:rFonts w:hint="eastAsia"/>
          <w:sz w:val="18"/>
        </w:rPr>
        <w:t>말하는</w:t>
      </w:r>
      <w:r w:rsidRPr="0069072F">
        <w:rPr>
          <w:rFonts w:hint="eastAsia"/>
          <w:sz w:val="18"/>
        </w:rPr>
        <w:t xml:space="preserve"> </w:t>
      </w:r>
      <w:r w:rsidRPr="0069072F">
        <w:rPr>
          <w:rFonts w:hint="eastAsia"/>
          <w:sz w:val="18"/>
        </w:rPr>
        <w:t>연차정산은</w:t>
      </w:r>
      <w:r w:rsidRPr="0069072F">
        <w:rPr>
          <w:rFonts w:hint="eastAsia"/>
          <w:sz w:val="18"/>
        </w:rPr>
        <w:t xml:space="preserve"> </w:t>
      </w:r>
      <w:r>
        <w:rPr>
          <w:rFonts w:hint="eastAsia"/>
          <w:sz w:val="18"/>
        </w:rPr>
        <w:t>직원의</w:t>
      </w:r>
      <w:r>
        <w:rPr>
          <w:rFonts w:hint="eastAsia"/>
          <w:sz w:val="18"/>
        </w:rPr>
        <w:t xml:space="preserve"> </w:t>
      </w:r>
      <w:r w:rsidRPr="0069072F">
        <w:rPr>
          <w:rFonts w:hint="eastAsia"/>
          <w:sz w:val="18"/>
        </w:rPr>
        <w:t>퇴직으로</w:t>
      </w:r>
      <w:r w:rsidRPr="0069072F">
        <w:rPr>
          <w:rFonts w:hint="eastAsia"/>
          <w:sz w:val="18"/>
        </w:rPr>
        <w:t xml:space="preserve"> </w:t>
      </w:r>
      <w:r w:rsidRPr="0069072F">
        <w:rPr>
          <w:rFonts w:hint="eastAsia"/>
          <w:sz w:val="18"/>
        </w:rPr>
        <w:t>인하여</w:t>
      </w:r>
      <w:r w:rsidRPr="0069072F">
        <w:rPr>
          <w:rFonts w:hint="eastAsia"/>
          <w:sz w:val="18"/>
        </w:rPr>
        <w:t xml:space="preserve"> </w:t>
      </w:r>
      <w:r w:rsidRPr="0069072F">
        <w:rPr>
          <w:rFonts w:hint="eastAsia"/>
          <w:sz w:val="18"/>
        </w:rPr>
        <w:t>발생하는</w:t>
      </w:r>
      <w:r w:rsidRPr="0069072F">
        <w:rPr>
          <w:rFonts w:hint="eastAsia"/>
          <w:sz w:val="18"/>
        </w:rPr>
        <w:t xml:space="preserve"> </w:t>
      </w:r>
      <w:r w:rsidRPr="0069072F">
        <w:rPr>
          <w:rFonts w:hint="eastAsia"/>
          <w:sz w:val="18"/>
        </w:rPr>
        <w:t>연차휴가미사용수당을</w:t>
      </w:r>
      <w:r w:rsidRPr="0069072F">
        <w:rPr>
          <w:rFonts w:hint="eastAsia"/>
          <w:sz w:val="18"/>
        </w:rPr>
        <w:t xml:space="preserve"> </w:t>
      </w:r>
      <w:r w:rsidRPr="0069072F">
        <w:rPr>
          <w:rFonts w:hint="eastAsia"/>
          <w:sz w:val="18"/>
        </w:rPr>
        <w:t>말함</w:t>
      </w:r>
      <w:r w:rsidRPr="0069072F">
        <w:rPr>
          <w:rFonts w:hint="eastAsia"/>
          <w:sz w:val="18"/>
        </w:rPr>
        <w:t>.</w:t>
      </w:r>
    </w:p>
  </w:footnote>
  <w:footnote w:id="10">
    <w:p w14:paraId="50597049" w14:textId="4DEEF162" w:rsidR="00BA5368" w:rsidRPr="00C754F1" w:rsidRDefault="00BA5368" w:rsidP="00910361">
      <w:pPr>
        <w:pStyle w:val="ac"/>
        <w:spacing w:line="240" w:lineRule="auto"/>
        <w:ind w:left="227" w:hanging="227"/>
        <w:jc w:val="both"/>
      </w:pPr>
      <w:r w:rsidRPr="00C754F1">
        <w:rPr>
          <w:rStyle w:val="ad"/>
          <w:sz w:val="18"/>
        </w:rPr>
        <w:footnoteRef/>
      </w:r>
      <w:r>
        <w:rPr>
          <w:sz w:val="18"/>
        </w:rPr>
        <w:tab/>
      </w:r>
      <w:r w:rsidRPr="00C754F1">
        <w:rPr>
          <w:rFonts w:hint="eastAsia"/>
          <w:sz w:val="18"/>
        </w:rPr>
        <w:t>대상회사에서</w:t>
      </w:r>
      <w:r w:rsidRPr="00C754F1">
        <w:rPr>
          <w:rFonts w:hint="eastAsia"/>
          <w:sz w:val="18"/>
        </w:rPr>
        <w:t xml:space="preserve"> </w:t>
      </w:r>
      <w:r>
        <w:rPr>
          <w:rFonts w:hint="eastAsia"/>
          <w:sz w:val="18"/>
        </w:rPr>
        <w:t>법정</w:t>
      </w:r>
      <w:r>
        <w:rPr>
          <w:rFonts w:hint="eastAsia"/>
          <w:sz w:val="18"/>
        </w:rPr>
        <w:t xml:space="preserve"> </w:t>
      </w:r>
      <w:r>
        <w:rPr>
          <w:rFonts w:hint="eastAsia"/>
          <w:sz w:val="18"/>
        </w:rPr>
        <w:t>연차휴가</w:t>
      </w:r>
      <w:r>
        <w:rPr>
          <w:rFonts w:hint="eastAsia"/>
          <w:sz w:val="18"/>
        </w:rPr>
        <w:t xml:space="preserve"> </w:t>
      </w:r>
      <w:r>
        <w:rPr>
          <w:rFonts w:hint="eastAsia"/>
          <w:sz w:val="18"/>
        </w:rPr>
        <w:t>외에</w:t>
      </w:r>
      <w:r>
        <w:rPr>
          <w:rFonts w:hint="eastAsia"/>
          <w:sz w:val="18"/>
        </w:rPr>
        <w:t xml:space="preserve"> </w:t>
      </w:r>
      <w:r w:rsidRPr="00C754F1">
        <w:rPr>
          <w:rFonts w:hint="eastAsia"/>
          <w:sz w:val="18"/>
        </w:rPr>
        <w:t>추가로</w:t>
      </w:r>
      <w:r w:rsidRPr="00C754F1">
        <w:rPr>
          <w:rFonts w:hint="eastAsia"/>
          <w:sz w:val="18"/>
        </w:rPr>
        <w:t xml:space="preserve"> </w:t>
      </w:r>
      <w:r w:rsidRPr="00C754F1">
        <w:rPr>
          <w:rFonts w:hint="eastAsia"/>
          <w:sz w:val="18"/>
        </w:rPr>
        <w:t>제공하는</w:t>
      </w:r>
      <w:r w:rsidRPr="00C754F1">
        <w:rPr>
          <w:rFonts w:hint="eastAsia"/>
          <w:sz w:val="18"/>
        </w:rPr>
        <w:t xml:space="preserve"> </w:t>
      </w:r>
      <w:r w:rsidRPr="00C754F1">
        <w:rPr>
          <w:rFonts w:hint="eastAsia"/>
          <w:sz w:val="18"/>
        </w:rPr>
        <w:t>약정휴가</w:t>
      </w:r>
      <w:r>
        <w:rPr>
          <w:rFonts w:hint="eastAsia"/>
          <w:sz w:val="18"/>
        </w:rPr>
        <w:t>(10</w:t>
      </w:r>
      <w:r>
        <w:rPr>
          <w:rFonts w:hint="eastAsia"/>
          <w:sz w:val="18"/>
        </w:rPr>
        <w:t>일</w:t>
      </w:r>
      <w:r>
        <w:rPr>
          <w:rFonts w:hint="eastAsia"/>
          <w:sz w:val="18"/>
        </w:rPr>
        <w:t>)</w:t>
      </w:r>
      <w:r w:rsidRPr="00C754F1">
        <w:rPr>
          <w:rFonts w:hint="eastAsia"/>
          <w:sz w:val="18"/>
        </w:rPr>
        <w:t>를</w:t>
      </w:r>
      <w:r w:rsidRPr="00C754F1">
        <w:rPr>
          <w:rFonts w:hint="eastAsia"/>
          <w:sz w:val="18"/>
        </w:rPr>
        <w:t xml:space="preserve"> </w:t>
      </w:r>
      <w:r w:rsidRPr="00C754F1">
        <w:rPr>
          <w:rFonts w:hint="eastAsia"/>
          <w:sz w:val="18"/>
        </w:rPr>
        <w:t>미사용할</w:t>
      </w:r>
      <w:r w:rsidRPr="00C754F1">
        <w:rPr>
          <w:rFonts w:hint="eastAsia"/>
          <w:sz w:val="18"/>
        </w:rPr>
        <w:t xml:space="preserve"> </w:t>
      </w:r>
      <w:r w:rsidRPr="00C754F1">
        <w:rPr>
          <w:rFonts w:hint="eastAsia"/>
          <w:sz w:val="18"/>
        </w:rPr>
        <w:t>경우에</w:t>
      </w:r>
      <w:r w:rsidRPr="00C754F1">
        <w:rPr>
          <w:rFonts w:hint="eastAsia"/>
          <w:sz w:val="18"/>
        </w:rPr>
        <w:t xml:space="preserve"> </w:t>
      </w:r>
      <w:r w:rsidRPr="00C754F1">
        <w:rPr>
          <w:rFonts w:hint="eastAsia"/>
          <w:sz w:val="18"/>
        </w:rPr>
        <w:t>대한</w:t>
      </w:r>
      <w:r w:rsidRPr="00C754F1">
        <w:rPr>
          <w:rFonts w:hint="eastAsia"/>
          <w:sz w:val="18"/>
        </w:rPr>
        <w:t xml:space="preserve"> </w:t>
      </w:r>
      <w:r w:rsidRPr="00C754F1">
        <w:rPr>
          <w:rFonts w:hint="eastAsia"/>
          <w:sz w:val="18"/>
        </w:rPr>
        <w:t>보상을</w:t>
      </w:r>
      <w:r w:rsidRPr="00C754F1">
        <w:rPr>
          <w:rFonts w:hint="eastAsia"/>
          <w:sz w:val="18"/>
        </w:rPr>
        <w:t xml:space="preserve"> </w:t>
      </w:r>
      <w:r w:rsidRPr="00C754F1">
        <w:rPr>
          <w:rFonts w:hint="eastAsia"/>
          <w:sz w:val="18"/>
        </w:rPr>
        <w:t>의미함</w:t>
      </w:r>
      <w:r w:rsidRPr="00C754F1">
        <w:rPr>
          <w:rFonts w:hint="eastAsia"/>
          <w:sz w:val="18"/>
        </w:rPr>
        <w:t>.</w:t>
      </w:r>
    </w:p>
  </w:footnote>
  <w:footnote w:id="11">
    <w:p w14:paraId="6FFA7FEE" w14:textId="4056FD70" w:rsidR="00BA5368" w:rsidRPr="0073670C" w:rsidRDefault="00BA5368" w:rsidP="0073670C">
      <w:pPr>
        <w:pStyle w:val="ac"/>
        <w:spacing w:line="240" w:lineRule="auto"/>
        <w:ind w:left="227" w:hanging="227"/>
        <w:jc w:val="both"/>
        <w:rPr>
          <w:sz w:val="18"/>
          <w:szCs w:val="18"/>
        </w:rPr>
      </w:pPr>
      <w:r w:rsidRPr="0073670C">
        <w:rPr>
          <w:rStyle w:val="ad"/>
          <w:sz w:val="18"/>
          <w:szCs w:val="18"/>
        </w:rPr>
        <w:footnoteRef/>
      </w:r>
      <w:r>
        <w:rPr>
          <w:sz w:val="18"/>
          <w:szCs w:val="18"/>
        </w:rPr>
        <w:tab/>
      </w:r>
      <w:r w:rsidRPr="0073670C">
        <w:rPr>
          <w:rFonts w:hint="eastAsia"/>
          <w:sz w:val="18"/>
          <w:szCs w:val="18"/>
        </w:rPr>
        <w:t>일부</w:t>
      </w:r>
      <w:r w:rsidRPr="0073670C">
        <w:rPr>
          <w:rFonts w:hint="eastAsia"/>
          <w:sz w:val="18"/>
          <w:szCs w:val="18"/>
        </w:rPr>
        <w:t xml:space="preserve"> </w:t>
      </w:r>
      <w:r w:rsidRPr="0073670C">
        <w:rPr>
          <w:rFonts w:hint="eastAsia"/>
          <w:sz w:val="18"/>
          <w:szCs w:val="18"/>
        </w:rPr>
        <w:t>급여</w:t>
      </w:r>
      <w:r w:rsidRPr="0073670C">
        <w:rPr>
          <w:rFonts w:hint="eastAsia"/>
          <w:sz w:val="18"/>
          <w:szCs w:val="18"/>
        </w:rPr>
        <w:t xml:space="preserve"> </w:t>
      </w:r>
      <w:r w:rsidRPr="0073670C">
        <w:rPr>
          <w:rFonts w:hint="eastAsia"/>
          <w:sz w:val="18"/>
          <w:szCs w:val="18"/>
        </w:rPr>
        <w:t>업무</w:t>
      </w:r>
      <w:r w:rsidRPr="0073670C">
        <w:rPr>
          <w:rFonts w:hint="eastAsia"/>
          <w:sz w:val="18"/>
          <w:szCs w:val="18"/>
        </w:rPr>
        <w:t xml:space="preserve"> </w:t>
      </w:r>
      <w:r w:rsidRPr="0073670C">
        <w:rPr>
          <w:rFonts w:hint="eastAsia"/>
          <w:sz w:val="18"/>
          <w:szCs w:val="18"/>
        </w:rPr>
        <w:t>대행업체</w:t>
      </w:r>
      <w:r w:rsidRPr="0073670C">
        <w:rPr>
          <w:rFonts w:hint="eastAsia"/>
          <w:sz w:val="18"/>
          <w:szCs w:val="18"/>
        </w:rPr>
        <w:t>(</w:t>
      </w:r>
      <w:r w:rsidRPr="0073670C">
        <w:rPr>
          <w:rFonts w:hint="eastAsia"/>
          <w:sz w:val="18"/>
          <w:szCs w:val="18"/>
        </w:rPr>
        <w:t>외부업체</w:t>
      </w:r>
      <w:r w:rsidRPr="0073670C">
        <w:rPr>
          <w:rFonts w:hint="eastAsia"/>
          <w:sz w:val="18"/>
          <w:szCs w:val="18"/>
        </w:rPr>
        <w:t>)</w:t>
      </w:r>
      <w:r w:rsidRPr="0073670C">
        <w:rPr>
          <w:rFonts w:hint="eastAsia"/>
          <w:sz w:val="18"/>
          <w:szCs w:val="18"/>
        </w:rPr>
        <w:t>가</w:t>
      </w:r>
      <w:r w:rsidRPr="0073670C">
        <w:rPr>
          <w:rFonts w:hint="eastAsia"/>
          <w:sz w:val="18"/>
          <w:szCs w:val="18"/>
        </w:rPr>
        <w:t xml:space="preserve"> </w:t>
      </w:r>
      <w:r w:rsidRPr="0073670C">
        <w:rPr>
          <w:rFonts w:hint="eastAsia"/>
          <w:sz w:val="18"/>
          <w:szCs w:val="18"/>
        </w:rPr>
        <w:t>사이닝보너스</w:t>
      </w:r>
      <w:r w:rsidRPr="0073670C">
        <w:rPr>
          <w:rFonts w:hint="eastAsia"/>
          <w:sz w:val="18"/>
          <w:szCs w:val="18"/>
        </w:rPr>
        <w:t xml:space="preserve">, </w:t>
      </w:r>
      <w:r w:rsidRPr="0073670C">
        <w:rPr>
          <w:rFonts w:hint="eastAsia"/>
          <w:sz w:val="18"/>
          <w:szCs w:val="18"/>
        </w:rPr>
        <w:t>리텐션보너스</w:t>
      </w:r>
      <w:r w:rsidRPr="0073670C">
        <w:rPr>
          <w:rFonts w:hint="eastAsia"/>
          <w:sz w:val="18"/>
          <w:szCs w:val="18"/>
        </w:rPr>
        <w:t xml:space="preserve"> </w:t>
      </w:r>
      <w:r w:rsidRPr="0073670C">
        <w:rPr>
          <w:rFonts w:hint="eastAsia"/>
          <w:sz w:val="18"/>
          <w:szCs w:val="18"/>
        </w:rPr>
        <w:t>항목을</w:t>
      </w:r>
      <w:r w:rsidRPr="0073670C">
        <w:rPr>
          <w:rFonts w:hint="eastAsia"/>
          <w:sz w:val="18"/>
          <w:szCs w:val="18"/>
        </w:rPr>
        <w:t xml:space="preserve"> </w:t>
      </w:r>
      <w:r w:rsidRPr="0073670C">
        <w:rPr>
          <w:rFonts w:hint="eastAsia"/>
          <w:sz w:val="18"/>
          <w:szCs w:val="18"/>
        </w:rPr>
        <w:t>구분</w:t>
      </w:r>
      <w:r w:rsidRPr="0073670C">
        <w:rPr>
          <w:rFonts w:hint="eastAsia"/>
          <w:sz w:val="18"/>
          <w:szCs w:val="18"/>
        </w:rPr>
        <w:t xml:space="preserve"> </w:t>
      </w:r>
      <w:r w:rsidRPr="0073670C">
        <w:rPr>
          <w:rFonts w:hint="eastAsia"/>
          <w:sz w:val="18"/>
          <w:szCs w:val="18"/>
        </w:rPr>
        <w:t>없이</w:t>
      </w:r>
      <w:r w:rsidRPr="0073670C">
        <w:rPr>
          <w:rFonts w:hint="eastAsia"/>
          <w:sz w:val="18"/>
          <w:szCs w:val="18"/>
        </w:rPr>
        <w:t xml:space="preserve"> </w:t>
      </w:r>
      <w:r w:rsidRPr="0073670C">
        <w:rPr>
          <w:rFonts w:hint="eastAsia"/>
          <w:sz w:val="18"/>
          <w:szCs w:val="18"/>
        </w:rPr>
        <w:t>인센티브</w:t>
      </w:r>
      <w:r w:rsidRPr="0073670C">
        <w:rPr>
          <w:rFonts w:hint="eastAsia"/>
          <w:sz w:val="18"/>
          <w:szCs w:val="18"/>
        </w:rPr>
        <w:t xml:space="preserve"> </w:t>
      </w:r>
      <w:r w:rsidRPr="0073670C">
        <w:rPr>
          <w:rFonts w:hint="eastAsia"/>
          <w:sz w:val="18"/>
          <w:szCs w:val="18"/>
        </w:rPr>
        <w:t>항목으로</w:t>
      </w:r>
      <w:r w:rsidRPr="0073670C">
        <w:rPr>
          <w:rFonts w:hint="eastAsia"/>
          <w:sz w:val="18"/>
          <w:szCs w:val="18"/>
        </w:rPr>
        <w:t xml:space="preserve"> </w:t>
      </w:r>
      <w:r w:rsidRPr="0073670C">
        <w:rPr>
          <w:rFonts w:hint="eastAsia"/>
          <w:sz w:val="18"/>
          <w:szCs w:val="18"/>
        </w:rPr>
        <w:t>사용한</w:t>
      </w:r>
      <w:r w:rsidRPr="0073670C">
        <w:rPr>
          <w:rFonts w:hint="eastAsia"/>
          <w:sz w:val="18"/>
          <w:szCs w:val="18"/>
        </w:rPr>
        <w:t xml:space="preserve"> </w:t>
      </w:r>
      <w:r w:rsidRPr="0073670C">
        <w:rPr>
          <w:rFonts w:hint="eastAsia"/>
          <w:sz w:val="18"/>
          <w:szCs w:val="18"/>
        </w:rPr>
        <w:t>것으로</w:t>
      </w:r>
      <w:r w:rsidRPr="0073670C">
        <w:rPr>
          <w:rFonts w:hint="eastAsia"/>
          <w:sz w:val="18"/>
          <w:szCs w:val="18"/>
        </w:rPr>
        <w:t xml:space="preserve"> </w:t>
      </w:r>
      <w:r w:rsidRPr="0073670C">
        <w:rPr>
          <w:rFonts w:hint="eastAsia"/>
          <w:sz w:val="18"/>
          <w:szCs w:val="18"/>
        </w:rPr>
        <w:t>실질은</w:t>
      </w:r>
      <w:r w:rsidRPr="0073670C">
        <w:rPr>
          <w:rFonts w:hint="eastAsia"/>
          <w:sz w:val="18"/>
          <w:szCs w:val="18"/>
        </w:rPr>
        <w:t xml:space="preserve"> </w:t>
      </w:r>
      <w:r w:rsidRPr="0073670C">
        <w:rPr>
          <w:rFonts w:hint="eastAsia"/>
          <w:sz w:val="18"/>
          <w:szCs w:val="18"/>
        </w:rPr>
        <w:t>사이닝보너스</w:t>
      </w:r>
      <w:r w:rsidRPr="0073670C">
        <w:rPr>
          <w:rFonts w:hint="eastAsia"/>
          <w:sz w:val="18"/>
          <w:szCs w:val="18"/>
        </w:rPr>
        <w:t>,</w:t>
      </w:r>
      <w:r w:rsidRPr="0073670C">
        <w:rPr>
          <w:sz w:val="18"/>
          <w:szCs w:val="18"/>
        </w:rPr>
        <w:t xml:space="preserve"> </w:t>
      </w:r>
      <w:r w:rsidRPr="0073670C">
        <w:rPr>
          <w:rFonts w:hint="eastAsia"/>
          <w:sz w:val="18"/>
          <w:szCs w:val="18"/>
        </w:rPr>
        <w:t>리텐션보너스에</w:t>
      </w:r>
      <w:r w:rsidRPr="0073670C">
        <w:rPr>
          <w:rFonts w:hint="eastAsia"/>
          <w:sz w:val="18"/>
          <w:szCs w:val="18"/>
        </w:rPr>
        <w:t xml:space="preserve"> </w:t>
      </w:r>
      <w:r w:rsidRPr="0073670C">
        <w:rPr>
          <w:rFonts w:hint="eastAsia"/>
          <w:sz w:val="18"/>
          <w:szCs w:val="18"/>
        </w:rPr>
        <w:t>해당함</w:t>
      </w:r>
      <w:r w:rsidRPr="0073670C">
        <w:rPr>
          <w:rFonts w:hint="eastAsia"/>
          <w:sz w:val="18"/>
          <w:szCs w:val="18"/>
        </w:rPr>
        <w:t>.</w:t>
      </w:r>
    </w:p>
  </w:footnote>
  <w:footnote w:id="12">
    <w:p w14:paraId="4526A384" w14:textId="0413B611" w:rsidR="00BA5368" w:rsidRPr="00F238B2" w:rsidRDefault="00BA5368" w:rsidP="00910361">
      <w:pPr>
        <w:pStyle w:val="ac"/>
        <w:spacing w:line="240" w:lineRule="auto"/>
        <w:ind w:left="227" w:hanging="227"/>
        <w:jc w:val="both"/>
        <w:rPr>
          <w:sz w:val="18"/>
          <w:szCs w:val="18"/>
        </w:rPr>
      </w:pPr>
      <w:r w:rsidRPr="009E5E10">
        <w:rPr>
          <w:rStyle w:val="ad"/>
          <w:sz w:val="18"/>
        </w:rPr>
        <w:footnoteRef/>
      </w:r>
      <w:r>
        <w:rPr>
          <w:sz w:val="18"/>
        </w:rPr>
        <w:tab/>
      </w:r>
      <w:r w:rsidRPr="00910361">
        <w:rPr>
          <w:rFonts w:hint="eastAsia"/>
          <w:sz w:val="18"/>
          <w:szCs w:val="18"/>
        </w:rPr>
        <w:t>①</w:t>
      </w:r>
      <w:r w:rsidRPr="00910361">
        <w:rPr>
          <w:sz w:val="18"/>
          <w:szCs w:val="18"/>
        </w:rPr>
        <w:t xml:space="preserve"> </w:t>
      </w:r>
      <w:r w:rsidRPr="00910361">
        <w:rPr>
          <w:rFonts w:hint="eastAsia"/>
          <w:sz w:val="18"/>
          <w:szCs w:val="18"/>
        </w:rPr>
        <w:t>과거</w:t>
      </w:r>
      <w:r w:rsidRPr="00910361">
        <w:rPr>
          <w:rFonts w:hint="eastAsia"/>
          <w:sz w:val="18"/>
          <w:szCs w:val="18"/>
        </w:rPr>
        <w:t xml:space="preserve"> </w:t>
      </w:r>
      <w:r w:rsidRPr="00910361">
        <w:rPr>
          <w:rFonts w:hint="eastAsia"/>
          <w:sz w:val="18"/>
          <w:szCs w:val="18"/>
        </w:rPr>
        <w:t>퇴직자들에</w:t>
      </w:r>
      <w:r w:rsidRPr="00910361">
        <w:rPr>
          <w:rFonts w:hint="eastAsia"/>
          <w:sz w:val="18"/>
          <w:szCs w:val="18"/>
        </w:rPr>
        <w:t xml:space="preserve"> </w:t>
      </w:r>
      <w:r w:rsidRPr="00910361">
        <w:rPr>
          <w:rFonts w:hint="eastAsia"/>
          <w:sz w:val="18"/>
          <w:szCs w:val="18"/>
        </w:rPr>
        <w:t>대하여</w:t>
      </w:r>
      <w:r w:rsidRPr="00910361">
        <w:rPr>
          <w:sz w:val="18"/>
          <w:szCs w:val="18"/>
        </w:rPr>
        <w:t xml:space="preserve"> </w:t>
      </w:r>
      <w:r w:rsidRPr="00910361">
        <w:rPr>
          <w:rFonts w:hint="eastAsia"/>
          <w:sz w:val="18"/>
          <w:szCs w:val="18"/>
        </w:rPr>
        <w:t>약</w:t>
      </w:r>
      <w:r w:rsidRPr="00910361">
        <w:rPr>
          <w:rFonts w:hint="eastAsia"/>
          <w:sz w:val="18"/>
          <w:szCs w:val="18"/>
        </w:rPr>
        <w:t xml:space="preserve"> 2</w:t>
      </w:r>
      <w:r w:rsidRPr="00910361">
        <w:rPr>
          <w:rFonts w:hint="eastAsia"/>
          <w:sz w:val="18"/>
          <w:szCs w:val="18"/>
        </w:rPr>
        <w:t>억</w:t>
      </w:r>
      <w:r w:rsidRPr="00910361">
        <w:rPr>
          <w:rFonts w:hint="eastAsia"/>
          <w:sz w:val="18"/>
          <w:szCs w:val="18"/>
        </w:rPr>
        <w:t xml:space="preserve"> </w:t>
      </w:r>
      <w:r w:rsidRPr="00910361">
        <w:rPr>
          <w:sz w:val="18"/>
          <w:szCs w:val="18"/>
        </w:rPr>
        <w:t>5,000</w:t>
      </w:r>
      <w:r w:rsidRPr="00910361">
        <w:rPr>
          <w:rFonts w:hint="eastAsia"/>
          <w:sz w:val="18"/>
          <w:szCs w:val="18"/>
        </w:rPr>
        <w:t>만원</w:t>
      </w:r>
      <w:r w:rsidRPr="00910361">
        <w:rPr>
          <w:rFonts w:hint="eastAsia"/>
          <w:sz w:val="18"/>
          <w:szCs w:val="18"/>
        </w:rPr>
        <w:t>{</w:t>
      </w:r>
      <w:r w:rsidRPr="00910361">
        <w:rPr>
          <w:sz w:val="18"/>
          <w:szCs w:val="18"/>
        </w:rPr>
        <w:t>=</w:t>
      </w:r>
      <w:r w:rsidRPr="00910361">
        <w:rPr>
          <w:rFonts w:hint="eastAsia"/>
          <w:sz w:val="18"/>
          <w:szCs w:val="18"/>
        </w:rPr>
        <w:t xml:space="preserve"> 108</w:t>
      </w:r>
      <w:r w:rsidRPr="00910361">
        <w:rPr>
          <w:rFonts w:hint="eastAsia"/>
          <w:sz w:val="18"/>
          <w:szCs w:val="18"/>
        </w:rPr>
        <w:t>만원</w:t>
      </w:r>
      <w:r w:rsidRPr="00910361">
        <w:rPr>
          <w:rFonts w:hint="eastAsia"/>
          <w:sz w:val="18"/>
          <w:szCs w:val="18"/>
        </w:rPr>
        <w:t>(2022</w:t>
      </w:r>
      <w:r w:rsidRPr="00910361">
        <w:rPr>
          <w:rFonts w:hint="eastAsia"/>
          <w:sz w:val="18"/>
          <w:szCs w:val="18"/>
        </w:rPr>
        <w:t>년</w:t>
      </w:r>
      <w:r w:rsidRPr="00910361">
        <w:rPr>
          <w:rFonts w:hint="eastAsia"/>
          <w:sz w:val="18"/>
          <w:szCs w:val="18"/>
        </w:rPr>
        <w:t xml:space="preserve"> </w:t>
      </w:r>
      <w:r w:rsidRPr="00910361">
        <w:rPr>
          <w:rFonts w:hint="eastAsia"/>
          <w:sz w:val="18"/>
          <w:szCs w:val="18"/>
        </w:rPr>
        <w:t>기준</w:t>
      </w:r>
      <w:r w:rsidRPr="00910361">
        <w:rPr>
          <w:rFonts w:hint="eastAsia"/>
          <w:sz w:val="18"/>
          <w:szCs w:val="18"/>
        </w:rPr>
        <w:t xml:space="preserve"> 1</w:t>
      </w:r>
      <w:r w:rsidRPr="00910361">
        <w:rPr>
          <w:rFonts w:hint="eastAsia"/>
          <w:sz w:val="18"/>
          <w:szCs w:val="18"/>
        </w:rPr>
        <w:t>인당</w:t>
      </w:r>
      <w:r w:rsidRPr="00910361">
        <w:rPr>
          <w:rFonts w:hint="eastAsia"/>
          <w:sz w:val="18"/>
          <w:szCs w:val="18"/>
        </w:rPr>
        <w:t xml:space="preserve"> </w:t>
      </w:r>
      <w:r w:rsidRPr="00910361">
        <w:rPr>
          <w:rFonts w:hint="eastAsia"/>
          <w:sz w:val="18"/>
          <w:szCs w:val="18"/>
        </w:rPr>
        <w:t>평균</w:t>
      </w:r>
      <w:r w:rsidRPr="00910361">
        <w:rPr>
          <w:rFonts w:hint="eastAsia"/>
          <w:sz w:val="18"/>
          <w:szCs w:val="18"/>
        </w:rPr>
        <w:t xml:space="preserve"> </w:t>
      </w:r>
      <w:r w:rsidRPr="00910361">
        <w:rPr>
          <w:rFonts w:hint="eastAsia"/>
          <w:sz w:val="18"/>
          <w:szCs w:val="18"/>
        </w:rPr>
        <w:t>지급금액</w:t>
      </w:r>
      <w:r w:rsidRPr="00910361">
        <w:rPr>
          <w:rFonts w:hint="eastAsia"/>
          <w:sz w:val="18"/>
          <w:szCs w:val="18"/>
        </w:rPr>
        <w:t>/12</w:t>
      </w:r>
      <w:r w:rsidRPr="00910361">
        <w:rPr>
          <w:rFonts w:hint="eastAsia"/>
          <w:sz w:val="18"/>
          <w:szCs w:val="18"/>
        </w:rPr>
        <w:t>개월</w:t>
      </w:r>
      <w:r w:rsidRPr="00910361">
        <w:rPr>
          <w:rFonts w:hint="eastAsia"/>
          <w:sz w:val="18"/>
          <w:szCs w:val="18"/>
        </w:rPr>
        <w:t>) x 1.5</w:t>
      </w:r>
      <w:r w:rsidRPr="00910361">
        <w:rPr>
          <w:rFonts w:hint="eastAsia"/>
          <w:sz w:val="18"/>
          <w:szCs w:val="18"/>
        </w:rPr>
        <w:t>년</w:t>
      </w:r>
      <w:r w:rsidRPr="00910361">
        <w:rPr>
          <w:rFonts w:hint="eastAsia"/>
          <w:sz w:val="18"/>
          <w:szCs w:val="18"/>
        </w:rPr>
        <w:t>(</w:t>
      </w:r>
      <w:r w:rsidRPr="00910361">
        <w:rPr>
          <w:rFonts w:hint="eastAsia"/>
          <w:sz w:val="18"/>
          <w:szCs w:val="18"/>
        </w:rPr>
        <w:t>퇴직자</w:t>
      </w:r>
      <w:r w:rsidRPr="00910361">
        <w:rPr>
          <w:rFonts w:hint="eastAsia"/>
          <w:sz w:val="18"/>
          <w:szCs w:val="18"/>
        </w:rPr>
        <w:t xml:space="preserve"> </w:t>
      </w:r>
      <w:r w:rsidRPr="00910361">
        <w:rPr>
          <w:rFonts w:hint="eastAsia"/>
          <w:sz w:val="18"/>
          <w:szCs w:val="18"/>
        </w:rPr>
        <w:t>평균</w:t>
      </w:r>
      <w:r w:rsidRPr="00910361">
        <w:rPr>
          <w:rFonts w:hint="eastAsia"/>
          <w:sz w:val="18"/>
          <w:szCs w:val="18"/>
        </w:rPr>
        <w:t xml:space="preserve"> </w:t>
      </w:r>
      <w:r w:rsidRPr="00910361">
        <w:rPr>
          <w:rFonts w:hint="eastAsia"/>
          <w:sz w:val="18"/>
          <w:szCs w:val="18"/>
        </w:rPr>
        <w:t>근속연수</w:t>
      </w:r>
      <w:r w:rsidRPr="00910361">
        <w:rPr>
          <w:rFonts w:hint="eastAsia"/>
          <w:sz w:val="18"/>
          <w:szCs w:val="18"/>
        </w:rPr>
        <w:t>) x 1</w:t>
      </w:r>
      <w:r w:rsidRPr="00910361">
        <w:rPr>
          <w:sz w:val="18"/>
          <w:szCs w:val="18"/>
        </w:rPr>
        <w:t>54</w:t>
      </w:r>
      <w:r w:rsidRPr="00910361">
        <w:rPr>
          <w:rFonts w:hint="eastAsia"/>
          <w:sz w:val="18"/>
          <w:szCs w:val="18"/>
        </w:rPr>
        <w:t>명</w:t>
      </w:r>
      <w:r w:rsidRPr="00910361">
        <w:rPr>
          <w:rFonts w:hint="eastAsia"/>
          <w:sz w:val="18"/>
          <w:szCs w:val="18"/>
        </w:rPr>
        <w:t>(</w:t>
      </w:r>
      <w:r w:rsidRPr="00910361">
        <w:rPr>
          <w:rFonts w:hint="eastAsia"/>
          <w:sz w:val="18"/>
          <w:szCs w:val="18"/>
        </w:rPr>
        <w:t>과거</w:t>
      </w:r>
      <w:r w:rsidRPr="00910361">
        <w:rPr>
          <w:rFonts w:hint="eastAsia"/>
          <w:sz w:val="18"/>
          <w:szCs w:val="18"/>
        </w:rPr>
        <w:t xml:space="preserve"> 3</w:t>
      </w:r>
      <w:r w:rsidRPr="00910361">
        <w:rPr>
          <w:rFonts w:hint="eastAsia"/>
          <w:sz w:val="18"/>
          <w:szCs w:val="18"/>
        </w:rPr>
        <w:t>년간</w:t>
      </w:r>
      <w:r w:rsidRPr="00910361">
        <w:rPr>
          <w:rFonts w:hint="eastAsia"/>
          <w:sz w:val="18"/>
          <w:szCs w:val="18"/>
        </w:rPr>
        <w:t xml:space="preserve"> </w:t>
      </w:r>
      <w:r w:rsidRPr="00910361">
        <w:rPr>
          <w:rFonts w:hint="eastAsia"/>
          <w:sz w:val="18"/>
          <w:szCs w:val="18"/>
        </w:rPr>
        <w:t>퇴직자</w:t>
      </w:r>
      <w:r w:rsidRPr="00910361">
        <w:rPr>
          <w:rFonts w:hint="eastAsia"/>
          <w:sz w:val="18"/>
          <w:szCs w:val="18"/>
        </w:rPr>
        <w:t xml:space="preserve"> </w:t>
      </w:r>
      <w:r w:rsidRPr="00910361">
        <w:rPr>
          <w:rFonts w:hint="eastAsia"/>
          <w:sz w:val="18"/>
          <w:szCs w:val="18"/>
        </w:rPr>
        <w:t>수</w:t>
      </w:r>
      <w:r w:rsidRPr="00910361">
        <w:rPr>
          <w:rFonts w:hint="eastAsia"/>
          <w:sz w:val="18"/>
          <w:szCs w:val="18"/>
        </w:rPr>
        <w:t>)</w:t>
      </w:r>
      <w:r w:rsidRPr="00910361">
        <w:rPr>
          <w:sz w:val="18"/>
          <w:szCs w:val="18"/>
        </w:rPr>
        <w:t xml:space="preserve">}. </w:t>
      </w:r>
      <w:r w:rsidRPr="00910361">
        <w:rPr>
          <w:rFonts w:hint="eastAsia"/>
          <w:sz w:val="18"/>
          <w:szCs w:val="18"/>
        </w:rPr>
        <w:t>퇴직자</w:t>
      </w:r>
      <w:r w:rsidRPr="00910361">
        <w:rPr>
          <w:rFonts w:hint="eastAsia"/>
          <w:sz w:val="18"/>
          <w:szCs w:val="18"/>
        </w:rPr>
        <w:t xml:space="preserve"> </w:t>
      </w:r>
      <w:r w:rsidRPr="00910361">
        <w:rPr>
          <w:rFonts w:hint="eastAsia"/>
          <w:sz w:val="18"/>
          <w:szCs w:val="18"/>
        </w:rPr>
        <w:t>중</w:t>
      </w:r>
      <w:r w:rsidRPr="00910361">
        <w:rPr>
          <w:rFonts w:hint="eastAsia"/>
          <w:sz w:val="18"/>
          <w:szCs w:val="18"/>
        </w:rPr>
        <w:t xml:space="preserve"> </w:t>
      </w:r>
      <w:r w:rsidRPr="00F238B2">
        <w:rPr>
          <w:sz w:val="18"/>
          <w:szCs w:val="18"/>
        </w:rPr>
        <w:t>DC</w:t>
      </w:r>
      <w:r w:rsidRPr="00F238B2">
        <w:rPr>
          <w:rFonts w:hint="eastAsia"/>
          <w:sz w:val="18"/>
          <w:szCs w:val="18"/>
        </w:rPr>
        <w:t>형</w:t>
      </w:r>
      <w:r w:rsidRPr="00F238B2">
        <w:rPr>
          <w:rFonts w:hint="eastAsia"/>
          <w:sz w:val="18"/>
          <w:szCs w:val="18"/>
        </w:rPr>
        <w:t xml:space="preserve"> </w:t>
      </w:r>
      <w:r w:rsidRPr="00F238B2">
        <w:rPr>
          <w:rFonts w:hint="eastAsia"/>
          <w:sz w:val="18"/>
          <w:szCs w:val="18"/>
        </w:rPr>
        <w:t>퇴직연금에</w:t>
      </w:r>
      <w:r w:rsidRPr="00F238B2">
        <w:rPr>
          <w:rFonts w:hint="eastAsia"/>
          <w:sz w:val="18"/>
          <w:szCs w:val="18"/>
        </w:rPr>
        <w:t xml:space="preserve"> </w:t>
      </w:r>
      <w:r w:rsidRPr="00F238B2">
        <w:rPr>
          <w:rFonts w:hint="eastAsia"/>
          <w:sz w:val="18"/>
          <w:szCs w:val="18"/>
        </w:rPr>
        <w:t>가입한</w:t>
      </w:r>
      <w:r w:rsidRPr="00F238B2">
        <w:rPr>
          <w:rFonts w:hint="eastAsia"/>
          <w:sz w:val="18"/>
          <w:szCs w:val="18"/>
        </w:rPr>
        <w:t xml:space="preserve"> </w:t>
      </w:r>
      <w:r w:rsidRPr="00F238B2">
        <w:rPr>
          <w:rFonts w:hint="eastAsia"/>
          <w:sz w:val="18"/>
          <w:szCs w:val="18"/>
        </w:rPr>
        <w:t>인원이</w:t>
      </w:r>
      <w:r w:rsidRPr="00F238B2">
        <w:rPr>
          <w:rFonts w:hint="eastAsia"/>
          <w:sz w:val="18"/>
          <w:szCs w:val="18"/>
        </w:rPr>
        <w:t xml:space="preserve"> </w:t>
      </w:r>
      <w:r w:rsidRPr="00F238B2">
        <w:rPr>
          <w:rFonts w:hint="eastAsia"/>
          <w:sz w:val="18"/>
          <w:szCs w:val="18"/>
        </w:rPr>
        <w:t>정확히</w:t>
      </w:r>
      <w:r w:rsidRPr="00F238B2">
        <w:rPr>
          <w:rFonts w:hint="eastAsia"/>
          <w:sz w:val="18"/>
          <w:szCs w:val="18"/>
        </w:rPr>
        <w:t xml:space="preserve"> </w:t>
      </w:r>
      <w:r w:rsidRPr="00F238B2">
        <w:rPr>
          <w:rFonts w:hint="eastAsia"/>
          <w:sz w:val="18"/>
          <w:szCs w:val="18"/>
        </w:rPr>
        <w:t>파악이</w:t>
      </w:r>
      <w:r w:rsidRPr="00F238B2">
        <w:rPr>
          <w:rFonts w:hint="eastAsia"/>
          <w:sz w:val="18"/>
          <w:szCs w:val="18"/>
        </w:rPr>
        <w:t xml:space="preserve"> </w:t>
      </w:r>
      <w:r w:rsidRPr="00F238B2">
        <w:rPr>
          <w:rFonts w:hint="eastAsia"/>
          <w:sz w:val="18"/>
          <w:szCs w:val="18"/>
        </w:rPr>
        <w:t>되지</w:t>
      </w:r>
      <w:r w:rsidRPr="00F238B2">
        <w:rPr>
          <w:rFonts w:hint="eastAsia"/>
          <w:sz w:val="18"/>
          <w:szCs w:val="18"/>
        </w:rPr>
        <w:t xml:space="preserve"> </w:t>
      </w:r>
      <w:r w:rsidRPr="00F238B2">
        <w:rPr>
          <w:rFonts w:hint="eastAsia"/>
          <w:sz w:val="18"/>
          <w:szCs w:val="18"/>
        </w:rPr>
        <w:t>않으나</w:t>
      </w:r>
      <w:r w:rsidRPr="00F238B2">
        <w:rPr>
          <w:rFonts w:hint="eastAsia"/>
          <w:sz w:val="18"/>
          <w:szCs w:val="18"/>
        </w:rPr>
        <w:t>,</w:t>
      </w:r>
      <w:r w:rsidRPr="00F238B2">
        <w:rPr>
          <w:sz w:val="18"/>
          <w:szCs w:val="18"/>
        </w:rPr>
        <w:t xml:space="preserve"> 5</w:t>
      </w:r>
      <w:r w:rsidRPr="00F238B2">
        <w:rPr>
          <w:rFonts w:hint="eastAsia"/>
          <w:sz w:val="18"/>
          <w:szCs w:val="18"/>
        </w:rPr>
        <w:t>명</w:t>
      </w:r>
      <w:r w:rsidRPr="00F238B2">
        <w:rPr>
          <w:rFonts w:hint="eastAsia"/>
          <w:sz w:val="18"/>
          <w:szCs w:val="18"/>
        </w:rPr>
        <w:t xml:space="preserve"> </w:t>
      </w:r>
      <w:r w:rsidRPr="00F238B2">
        <w:rPr>
          <w:rFonts w:hint="eastAsia"/>
          <w:sz w:val="18"/>
          <w:szCs w:val="18"/>
        </w:rPr>
        <w:t>미만일</w:t>
      </w:r>
      <w:r w:rsidRPr="00F238B2">
        <w:rPr>
          <w:rFonts w:hint="eastAsia"/>
          <w:sz w:val="18"/>
          <w:szCs w:val="18"/>
        </w:rPr>
        <w:t xml:space="preserve"> </w:t>
      </w:r>
      <w:r w:rsidRPr="00F238B2">
        <w:rPr>
          <w:rFonts w:hint="eastAsia"/>
          <w:sz w:val="18"/>
          <w:szCs w:val="18"/>
        </w:rPr>
        <w:t>것으로</w:t>
      </w:r>
      <w:r w:rsidRPr="00F238B2">
        <w:rPr>
          <w:rFonts w:hint="eastAsia"/>
          <w:sz w:val="18"/>
          <w:szCs w:val="18"/>
        </w:rPr>
        <w:t xml:space="preserve"> </w:t>
      </w:r>
      <w:r w:rsidRPr="00F238B2">
        <w:rPr>
          <w:rFonts w:hint="eastAsia"/>
          <w:sz w:val="18"/>
          <w:szCs w:val="18"/>
        </w:rPr>
        <w:t>예상되어</w:t>
      </w:r>
      <w:r w:rsidRPr="00F238B2">
        <w:rPr>
          <w:rFonts w:hint="eastAsia"/>
          <w:sz w:val="18"/>
          <w:szCs w:val="18"/>
        </w:rPr>
        <w:t xml:space="preserve"> </w:t>
      </w:r>
      <w:r w:rsidRPr="00F238B2">
        <w:rPr>
          <w:sz w:val="18"/>
          <w:szCs w:val="18"/>
        </w:rPr>
        <w:t>DB</w:t>
      </w:r>
      <w:r w:rsidRPr="00F238B2">
        <w:rPr>
          <w:rFonts w:hint="eastAsia"/>
          <w:sz w:val="18"/>
          <w:szCs w:val="18"/>
        </w:rPr>
        <w:t>형</w:t>
      </w:r>
      <w:r w:rsidRPr="00F238B2">
        <w:rPr>
          <w:rFonts w:hint="eastAsia"/>
          <w:sz w:val="18"/>
          <w:szCs w:val="18"/>
        </w:rPr>
        <w:t xml:space="preserve"> </w:t>
      </w:r>
      <w:r w:rsidRPr="00F238B2">
        <w:rPr>
          <w:rFonts w:hint="eastAsia"/>
          <w:sz w:val="18"/>
          <w:szCs w:val="18"/>
        </w:rPr>
        <w:t>퇴직연금을</w:t>
      </w:r>
      <w:r w:rsidRPr="00F238B2">
        <w:rPr>
          <w:rFonts w:hint="eastAsia"/>
          <w:sz w:val="18"/>
          <w:szCs w:val="18"/>
        </w:rPr>
        <w:t xml:space="preserve"> </w:t>
      </w:r>
      <w:r w:rsidRPr="00F238B2">
        <w:rPr>
          <w:rFonts w:hint="eastAsia"/>
          <w:sz w:val="18"/>
          <w:szCs w:val="18"/>
        </w:rPr>
        <w:t>기준으로</w:t>
      </w:r>
      <w:r w:rsidRPr="00F238B2">
        <w:rPr>
          <w:rFonts w:hint="eastAsia"/>
          <w:sz w:val="18"/>
          <w:szCs w:val="18"/>
        </w:rPr>
        <w:t xml:space="preserve"> </w:t>
      </w:r>
      <w:r w:rsidRPr="00F238B2">
        <w:rPr>
          <w:rFonts w:hint="eastAsia"/>
          <w:sz w:val="18"/>
          <w:szCs w:val="18"/>
        </w:rPr>
        <w:t>계산함</w:t>
      </w:r>
      <w:r w:rsidRPr="00F238B2">
        <w:rPr>
          <w:rFonts w:hint="eastAsia"/>
          <w:sz w:val="18"/>
          <w:szCs w:val="18"/>
        </w:rPr>
        <w:t xml:space="preserve">. </w:t>
      </w:r>
      <w:r w:rsidRPr="00F238B2">
        <w:rPr>
          <w:rFonts w:hint="eastAsia"/>
          <w:sz w:val="18"/>
          <w:szCs w:val="18"/>
        </w:rPr>
        <w:t>②</w:t>
      </w:r>
      <w:r w:rsidRPr="00F238B2">
        <w:rPr>
          <w:sz w:val="18"/>
          <w:szCs w:val="18"/>
        </w:rPr>
        <w:t xml:space="preserve"> </w:t>
      </w:r>
      <w:r w:rsidRPr="00F238B2">
        <w:rPr>
          <w:rFonts w:hint="eastAsia"/>
          <w:sz w:val="18"/>
          <w:szCs w:val="18"/>
        </w:rPr>
        <w:t>현재</w:t>
      </w:r>
      <w:r w:rsidRPr="00F238B2">
        <w:rPr>
          <w:rFonts w:hint="eastAsia"/>
          <w:sz w:val="18"/>
          <w:szCs w:val="18"/>
        </w:rPr>
        <w:t xml:space="preserve"> </w:t>
      </w:r>
      <w:r w:rsidRPr="00F238B2">
        <w:rPr>
          <w:rFonts w:hint="eastAsia"/>
          <w:sz w:val="18"/>
          <w:szCs w:val="18"/>
        </w:rPr>
        <w:t>재직</w:t>
      </w:r>
      <w:r w:rsidRPr="00F238B2">
        <w:rPr>
          <w:rFonts w:hint="eastAsia"/>
          <w:sz w:val="18"/>
          <w:szCs w:val="18"/>
        </w:rPr>
        <w:t xml:space="preserve"> </w:t>
      </w:r>
      <w:r w:rsidRPr="00F238B2">
        <w:rPr>
          <w:rFonts w:hint="eastAsia"/>
          <w:sz w:val="18"/>
          <w:szCs w:val="18"/>
        </w:rPr>
        <w:t>중이면서</w:t>
      </w:r>
      <w:r w:rsidRPr="00F238B2">
        <w:rPr>
          <w:rFonts w:hint="eastAsia"/>
          <w:sz w:val="18"/>
          <w:szCs w:val="18"/>
        </w:rPr>
        <w:t xml:space="preserve"> </w:t>
      </w:r>
      <w:r w:rsidRPr="00F238B2">
        <w:rPr>
          <w:sz w:val="18"/>
          <w:szCs w:val="18"/>
        </w:rPr>
        <w:t>DC</w:t>
      </w:r>
      <w:r w:rsidRPr="00F238B2">
        <w:rPr>
          <w:rFonts w:hint="eastAsia"/>
          <w:sz w:val="18"/>
          <w:szCs w:val="18"/>
        </w:rPr>
        <w:t>형</w:t>
      </w:r>
      <w:r w:rsidRPr="00F238B2">
        <w:rPr>
          <w:rFonts w:hint="eastAsia"/>
          <w:sz w:val="18"/>
          <w:szCs w:val="18"/>
        </w:rPr>
        <w:t xml:space="preserve"> </w:t>
      </w:r>
      <w:r w:rsidRPr="00F238B2">
        <w:rPr>
          <w:rFonts w:hint="eastAsia"/>
          <w:sz w:val="18"/>
          <w:szCs w:val="18"/>
        </w:rPr>
        <w:t>퇴직연금에</w:t>
      </w:r>
      <w:r w:rsidRPr="00F238B2">
        <w:rPr>
          <w:rFonts w:hint="eastAsia"/>
          <w:sz w:val="18"/>
          <w:szCs w:val="18"/>
        </w:rPr>
        <w:t xml:space="preserve"> </w:t>
      </w:r>
      <w:r w:rsidRPr="00F238B2">
        <w:rPr>
          <w:rFonts w:hint="eastAsia"/>
          <w:sz w:val="18"/>
          <w:szCs w:val="18"/>
        </w:rPr>
        <w:t>가입한</w:t>
      </w:r>
      <w:r w:rsidRPr="00F238B2">
        <w:rPr>
          <w:rFonts w:hint="eastAsia"/>
          <w:sz w:val="18"/>
          <w:szCs w:val="18"/>
        </w:rPr>
        <w:t xml:space="preserve"> </w:t>
      </w:r>
      <w:r w:rsidRPr="00F238B2">
        <w:rPr>
          <w:sz w:val="18"/>
          <w:szCs w:val="18"/>
        </w:rPr>
        <w:t>30</w:t>
      </w:r>
      <w:r w:rsidRPr="00F238B2">
        <w:rPr>
          <w:rFonts w:hint="eastAsia"/>
          <w:sz w:val="18"/>
          <w:szCs w:val="18"/>
        </w:rPr>
        <w:t>명에</w:t>
      </w:r>
      <w:r w:rsidRPr="00F238B2">
        <w:rPr>
          <w:rFonts w:hint="eastAsia"/>
          <w:sz w:val="18"/>
          <w:szCs w:val="18"/>
        </w:rPr>
        <w:t xml:space="preserve"> </w:t>
      </w:r>
      <w:r w:rsidRPr="00F238B2">
        <w:rPr>
          <w:rFonts w:hint="eastAsia"/>
          <w:sz w:val="18"/>
          <w:szCs w:val="18"/>
        </w:rPr>
        <w:t>대하여</w:t>
      </w:r>
      <w:r w:rsidRPr="00F238B2">
        <w:rPr>
          <w:rFonts w:hint="eastAsia"/>
          <w:sz w:val="18"/>
          <w:szCs w:val="18"/>
        </w:rPr>
        <w:t xml:space="preserve"> </w:t>
      </w:r>
      <w:r w:rsidRPr="00F238B2">
        <w:rPr>
          <w:rFonts w:hint="eastAsia"/>
          <w:sz w:val="18"/>
          <w:szCs w:val="18"/>
        </w:rPr>
        <w:t>약</w:t>
      </w:r>
      <w:r w:rsidRPr="00F238B2">
        <w:rPr>
          <w:rFonts w:hint="eastAsia"/>
          <w:sz w:val="18"/>
          <w:szCs w:val="18"/>
        </w:rPr>
        <w:t xml:space="preserve"> </w:t>
      </w:r>
      <w:r w:rsidRPr="00F238B2">
        <w:rPr>
          <w:sz w:val="18"/>
          <w:szCs w:val="18"/>
        </w:rPr>
        <w:t>4,800</w:t>
      </w:r>
      <w:r w:rsidRPr="00F238B2">
        <w:rPr>
          <w:rFonts w:hint="eastAsia"/>
          <w:sz w:val="18"/>
          <w:szCs w:val="18"/>
        </w:rPr>
        <w:t>만원</w:t>
      </w:r>
      <w:r w:rsidRPr="00F238B2">
        <w:rPr>
          <w:rFonts w:hint="eastAsia"/>
          <w:sz w:val="18"/>
          <w:szCs w:val="18"/>
        </w:rPr>
        <w:t>(</w:t>
      </w:r>
      <w:r w:rsidRPr="00F238B2">
        <w:rPr>
          <w:sz w:val="18"/>
          <w:szCs w:val="18"/>
        </w:rPr>
        <w:t>=</w:t>
      </w:r>
      <w:r w:rsidRPr="00F238B2">
        <w:rPr>
          <w:rFonts w:hint="eastAsia"/>
          <w:sz w:val="18"/>
          <w:szCs w:val="18"/>
        </w:rPr>
        <w:t xml:space="preserve"> </w:t>
      </w:r>
      <w:r w:rsidRPr="00F238B2">
        <w:rPr>
          <w:rFonts w:hint="eastAsia"/>
          <w:sz w:val="18"/>
          <w:szCs w:val="18"/>
        </w:rPr>
        <w:t>약</w:t>
      </w:r>
      <w:r w:rsidRPr="00F238B2">
        <w:rPr>
          <w:rFonts w:hint="eastAsia"/>
          <w:sz w:val="18"/>
          <w:szCs w:val="18"/>
        </w:rPr>
        <w:t xml:space="preserve"> </w:t>
      </w:r>
      <w:r w:rsidRPr="00F238B2">
        <w:rPr>
          <w:sz w:val="18"/>
          <w:szCs w:val="18"/>
        </w:rPr>
        <w:t>108</w:t>
      </w:r>
      <w:r w:rsidRPr="00F238B2">
        <w:rPr>
          <w:rFonts w:hint="eastAsia"/>
          <w:sz w:val="18"/>
          <w:szCs w:val="18"/>
        </w:rPr>
        <w:t>만원</w:t>
      </w:r>
      <w:r w:rsidRPr="00F238B2">
        <w:rPr>
          <w:rFonts w:hint="eastAsia"/>
          <w:sz w:val="18"/>
          <w:szCs w:val="18"/>
        </w:rPr>
        <w:t xml:space="preserve"> x</w:t>
      </w:r>
      <w:r w:rsidRPr="00F238B2">
        <w:rPr>
          <w:sz w:val="18"/>
          <w:szCs w:val="18"/>
        </w:rPr>
        <w:t xml:space="preserve"> 1.5</w:t>
      </w:r>
      <w:r w:rsidRPr="00F238B2">
        <w:rPr>
          <w:rFonts w:hint="eastAsia"/>
          <w:sz w:val="18"/>
          <w:szCs w:val="18"/>
        </w:rPr>
        <w:t>년</w:t>
      </w:r>
      <w:r w:rsidRPr="00F238B2">
        <w:rPr>
          <w:rFonts w:hint="eastAsia"/>
          <w:sz w:val="18"/>
          <w:szCs w:val="18"/>
        </w:rPr>
        <w:t>(</w:t>
      </w:r>
      <w:r w:rsidRPr="00F238B2">
        <w:rPr>
          <w:sz w:val="18"/>
          <w:szCs w:val="18"/>
        </w:rPr>
        <w:t>DC</w:t>
      </w:r>
      <w:r w:rsidRPr="00F238B2">
        <w:rPr>
          <w:rFonts w:hint="eastAsia"/>
          <w:sz w:val="18"/>
          <w:szCs w:val="18"/>
        </w:rPr>
        <w:t>형</w:t>
      </w:r>
      <w:r w:rsidRPr="00F238B2">
        <w:rPr>
          <w:rFonts w:hint="eastAsia"/>
          <w:sz w:val="18"/>
          <w:szCs w:val="18"/>
        </w:rPr>
        <w:t xml:space="preserve"> </w:t>
      </w:r>
      <w:r w:rsidRPr="00F238B2">
        <w:rPr>
          <w:rFonts w:hint="eastAsia"/>
          <w:sz w:val="18"/>
          <w:szCs w:val="18"/>
        </w:rPr>
        <w:t>퇴직연금</w:t>
      </w:r>
      <w:r w:rsidRPr="00F238B2">
        <w:rPr>
          <w:rFonts w:hint="eastAsia"/>
          <w:sz w:val="18"/>
          <w:szCs w:val="18"/>
        </w:rPr>
        <w:t xml:space="preserve"> </w:t>
      </w:r>
      <w:r w:rsidRPr="00F238B2">
        <w:rPr>
          <w:rFonts w:hint="eastAsia"/>
          <w:sz w:val="18"/>
          <w:szCs w:val="18"/>
        </w:rPr>
        <w:t>가입</w:t>
      </w:r>
      <w:r w:rsidRPr="00F238B2">
        <w:rPr>
          <w:rFonts w:hint="eastAsia"/>
          <w:sz w:val="18"/>
          <w:szCs w:val="18"/>
        </w:rPr>
        <w:t xml:space="preserve"> </w:t>
      </w:r>
      <w:r w:rsidRPr="00F238B2">
        <w:rPr>
          <w:rFonts w:hint="eastAsia"/>
          <w:sz w:val="18"/>
          <w:szCs w:val="18"/>
        </w:rPr>
        <w:t>추정</w:t>
      </w:r>
      <w:r w:rsidRPr="00F238B2">
        <w:rPr>
          <w:rFonts w:hint="eastAsia"/>
          <w:sz w:val="18"/>
          <w:szCs w:val="18"/>
        </w:rPr>
        <w:t xml:space="preserve"> </w:t>
      </w:r>
      <w:r w:rsidRPr="00F238B2">
        <w:rPr>
          <w:rFonts w:hint="eastAsia"/>
          <w:sz w:val="18"/>
          <w:szCs w:val="18"/>
        </w:rPr>
        <w:t>기간</w:t>
      </w:r>
      <w:r w:rsidRPr="00F238B2">
        <w:rPr>
          <w:rFonts w:hint="eastAsia"/>
          <w:sz w:val="18"/>
          <w:szCs w:val="18"/>
        </w:rPr>
        <w:t>)</w:t>
      </w:r>
      <w:r w:rsidRPr="00F238B2">
        <w:rPr>
          <w:sz w:val="18"/>
          <w:szCs w:val="18"/>
        </w:rPr>
        <w:t xml:space="preserve"> x 30</w:t>
      </w:r>
      <w:r w:rsidRPr="00F238B2">
        <w:rPr>
          <w:rFonts w:hint="eastAsia"/>
          <w:sz w:val="18"/>
          <w:szCs w:val="18"/>
        </w:rPr>
        <w:t>명</w:t>
      </w:r>
      <w:r w:rsidRPr="00F238B2">
        <w:rPr>
          <w:rFonts w:hint="eastAsia"/>
          <w:sz w:val="18"/>
          <w:szCs w:val="18"/>
        </w:rPr>
        <w:t xml:space="preserve">) </w:t>
      </w:r>
      <w:r w:rsidRPr="00F238B2">
        <w:rPr>
          <w:rFonts w:hint="eastAsia"/>
          <w:sz w:val="18"/>
          <w:szCs w:val="18"/>
        </w:rPr>
        <w:t>및</w:t>
      </w:r>
      <w:r w:rsidRPr="00F238B2">
        <w:rPr>
          <w:rFonts w:hint="eastAsia"/>
          <w:sz w:val="18"/>
          <w:szCs w:val="18"/>
        </w:rPr>
        <w:t xml:space="preserve"> </w:t>
      </w:r>
      <w:r w:rsidRPr="00F238B2">
        <w:rPr>
          <w:rFonts w:hint="eastAsia"/>
          <w:sz w:val="18"/>
          <w:szCs w:val="18"/>
        </w:rPr>
        <w:t>이에</w:t>
      </w:r>
      <w:r w:rsidRPr="00F238B2">
        <w:rPr>
          <w:rFonts w:hint="eastAsia"/>
          <w:sz w:val="18"/>
          <w:szCs w:val="18"/>
        </w:rPr>
        <w:t xml:space="preserve"> </w:t>
      </w:r>
      <w:r w:rsidRPr="00F238B2">
        <w:rPr>
          <w:rFonts w:hint="eastAsia"/>
          <w:sz w:val="18"/>
          <w:szCs w:val="18"/>
        </w:rPr>
        <w:t>대한</w:t>
      </w:r>
      <w:r w:rsidRPr="00F238B2">
        <w:rPr>
          <w:rFonts w:hint="eastAsia"/>
          <w:sz w:val="18"/>
          <w:szCs w:val="18"/>
        </w:rPr>
        <w:t xml:space="preserve"> </w:t>
      </w:r>
      <w:r w:rsidRPr="00F238B2">
        <w:rPr>
          <w:sz w:val="18"/>
          <w:szCs w:val="18"/>
        </w:rPr>
        <w:t xml:space="preserve">10% </w:t>
      </w:r>
      <w:r w:rsidRPr="00F238B2">
        <w:rPr>
          <w:rFonts w:hint="eastAsia"/>
          <w:sz w:val="18"/>
          <w:szCs w:val="18"/>
        </w:rPr>
        <w:t>지연이자</w:t>
      </w:r>
      <w:r w:rsidRPr="00F238B2">
        <w:rPr>
          <w:rFonts w:hint="eastAsia"/>
          <w:sz w:val="18"/>
          <w:szCs w:val="18"/>
        </w:rPr>
        <w:t xml:space="preserve"> </w:t>
      </w:r>
      <w:r w:rsidRPr="00F238B2">
        <w:rPr>
          <w:rFonts w:hint="eastAsia"/>
          <w:sz w:val="18"/>
          <w:szCs w:val="18"/>
        </w:rPr>
        <w:t>상당</w:t>
      </w:r>
      <w:r w:rsidRPr="00F238B2">
        <w:rPr>
          <w:rFonts w:hint="eastAsia"/>
          <w:sz w:val="18"/>
          <w:szCs w:val="18"/>
        </w:rPr>
        <w:t xml:space="preserve"> </w:t>
      </w:r>
      <w:r w:rsidRPr="00F238B2">
        <w:rPr>
          <w:rFonts w:hint="eastAsia"/>
          <w:sz w:val="18"/>
          <w:szCs w:val="18"/>
        </w:rPr>
        <w:t>금액</w:t>
      </w:r>
      <w:r w:rsidRPr="00F238B2">
        <w:rPr>
          <w:rFonts w:hint="eastAsia"/>
          <w:sz w:val="18"/>
          <w:szCs w:val="18"/>
        </w:rPr>
        <w:t>.</w:t>
      </w:r>
    </w:p>
  </w:footnote>
  <w:footnote w:id="13">
    <w:p w14:paraId="6FAB6E9F" w14:textId="318F6CC1" w:rsidR="00BA5368" w:rsidRPr="00A857D9" w:rsidRDefault="00BA5368" w:rsidP="00A857D9">
      <w:pPr>
        <w:pStyle w:val="ac"/>
        <w:spacing w:line="240" w:lineRule="auto"/>
        <w:ind w:left="227" w:hanging="227"/>
        <w:jc w:val="both"/>
        <w:rPr>
          <w:sz w:val="18"/>
        </w:rPr>
      </w:pPr>
      <w:r w:rsidRPr="00A857D9">
        <w:rPr>
          <w:vertAlign w:val="superscript"/>
        </w:rPr>
        <w:footnoteRef/>
      </w:r>
      <w:r w:rsidRPr="005659DF">
        <w:rPr>
          <w:sz w:val="18"/>
        </w:rPr>
        <w:t xml:space="preserve"> </w:t>
      </w:r>
      <w:r w:rsidRPr="005659DF">
        <w:rPr>
          <w:rFonts w:hint="eastAsia"/>
          <w:sz w:val="18"/>
        </w:rPr>
        <w:t>중앙노동위원회는</w:t>
      </w:r>
      <w:r w:rsidRPr="005659DF">
        <w:rPr>
          <w:rFonts w:hint="eastAsia"/>
          <w:sz w:val="18"/>
        </w:rPr>
        <w:t xml:space="preserve"> </w:t>
      </w:r>
      <w:r w:rsidRPr="005659DF">
        <w:rPr>
          <w:rFonts w:hint="eastAsia"/>
          <w:sz w:val="18"/>
        </w:rPr>
        <w:t>타다</w:t>
      </w:r>
      <w:r w:rsidRPr="005659DF">
        <w:rPr>
          <w:rFonts w:hint="eastAsia"/>
          <w:sz w:val="18"/>
        </w:rPr>
        <w:t xml:space="preserve"> </w:t>
      </w:r>
      <w:r w:rsidRPr="005659DF">
        <w:rPr>
          <w:rFonts w:hint="eastAsia"/>
          <w:sz w:val="18"/>
        </w:rPr>
        <w:t>드라이버의</w:t>
      </w:r>
      <w:r w:rsidRPr="005659DF">
        <w:rPr>
          <w:rFonts w:hint="eastAsia"/>
          <w:sz w:val="18"/>
        </w:rPr>
        <w:t xml:space="preserve"> </w:t>
      </w:r>
      <w:r w:rsidRPr="005659DF">
        <w:rPr>
          <w:rFonts w:hint="eastAsia"/>
          <w:sz w:val="18"/>
        </w:rPr>
        <w:t>근로자성이</w:t>
      </w:r>
      <w:r w:rsidRPr="005659DF">
        <w:rPr>
          <w:rFonts w:hint="eastAsia"/>
          <w:sz w:val="18"/>
        </w:rPr>
        <w:t xml:space="preserve"> </w:t>
      </w:r>
      <w:r w:rsidRPr="005659DF">
        <w:rPr>
          <w:rFonts w:hint="eastAsia"/>
          <w:sz w:val="18"/>
        </w:rPr>
        <w:t>인정된다는</w:t>
      </w:r>
      <w:r w:rsidRPr="005659DF">
        <w:rPr>
          <w:rFonts w:hint="eastAsia"/>
          <w:sz w:val="18"/>
        </w:rPr>
        <w:t xml:space="preserve"> </w:t>
      </w:r>
      <w:r w:rsidRPr="005659DF">
        <w:rPr>
          <w:rFonts w:hint="eastAsia"/>
          <w:sz w:val="18"/>
        </w:rPr>
        <w:t>취지의</w:t>
      </w:r>
      <w:r w:rsidRPr="005659DF">
        <w:rPr>
          <w:rFonts w:hint="eastAsia"/>
          <w:sz w:val="18"/>
        </w:rPr>
        <w:t xml:space="preserve"> </w:t>
      </w:r>
      <w:r w:rsidRPr="005659DF">
        <w:rPr>
          <w:rFonts w:hint="eastAsia"/>
          <w:sz w:val="18"/>
        </w:rPr>
        <w:t>판정을</w:t>
      </w:r>
      <w:r w:rsidRPr="005659DF">
        <w:rPr>
          <w:rFonts w:hint="eastAsia"/>
          <w:sz w:val="18"/>
        </w:rPr>
        <w:t xml:space="preserve"> </w:t>
      </w:r>
      <w:r w:rsidRPr="005659DF">
        <w:rPr>
          <w:rFonts w:hint="eastAsia"/>
          <w:sz w:val="18"/>
        </w:rPr>
        <w:t>하였으나</w:t>
      </w:r>
      <w:r w:rsidRPr="005659DF">
        <w:rPr>
          <w:rFonts w:hint="eastAsia"/>
          <w:sz w:val="18"/>
        </w:rPr>
        <w:t>(</w:t>
      </w:r>
      <w:r w:rsidRPr="005659DF">
        <w:rPr>
          <w:rFonts w:hint="eastAsia"/>
          <w:sz w:val="18"/>
        </w:rPr>
        <w:t>중앙노동위원회</w:t>
      </w:r>
      <w:r w:rsidRPr="005659DF">
        <w:rPr>
          <w:rFonts w:hint="eastAsia"/>
          <w:sz w:val="18"/>
        </w:rPr>
        <w:t xml:space="preserve"> </w:t>
      </w:r>
      <w:r w:rsidRPr="005659DF">
        <w:rPr>
          <w:sz w:val="18"/>
        </w:rPr>
        <w:t>2020. 5. 28.</w:t>
      </w:r>
      <w:r w:rsidRPr="005659DF">
        <w:rPr>
          <w:rFonts w:hint="eastAsia"/>
          <w:sz w:val="18"/>
        </w:rPr>
        <w:t>자</w:t>
      </w:r>
      <w:r w:rsidRPr="005659DF">
        <w:rPr>
          <w:rFonts w:hint="eastAsia"/>
          <w:sz w:val="18"/>
        </w:rPr>
        <w:t xml:space="preserve"> </w:t>
      </w:r>
      <w:r w:rsidRPr="005659DF">
        <w:rPr>
          <w:rFonts w:hint="eastAsia"/>
          <w:sz w:val="18"/>
        </w:rPr>
        <w:t>중앙</w:t>
      </w:r>
      <w:r w:rsidRPr="005659DF">
        <w:rPr>
          <w:rFonts w:hint="eastAsia"/>
          <w:sz w:val="18"/>
        </w:rPr>
        <w:t>20</w:t>
      </w:r>
      <w:r w:rsidRPr="005659DF">
        <w:rPr>
          <w:sz w:val="18"/>
        </w:rPr>
        <w:t>20</w:t>
      </w:r>
      <w:r w:rsidRPr="005659DF">
        <w:rPr>
          <w:rFonts w:hint="eastAsia"/>
          <w:sz w:val="18"/>
        </w:rPr>
        <w:t>부해</w:t>
      </w:r>
      <w:r w:rsidRPr="005659DF">
        <w:rPr>
          <w:rFonts w:hint="eastAsia"/>
          <w:sz w:val="18"/>
        </w:rPr>
        <w:t>1</w:t>
      </w:r>
      <w:r w:rsidRPr="005659DF">
        <w:rPr>
          <w:sz w:val="18"/>
        </w:rPr>
        <w:t xml:space="preserve">70 </w:t>
      </w:r>
      <w:r w:rsidRPr="005659DF">
        <w:rPr>
          <w:rFonts w:hint="eastAsia"/>
          <w:sz w:val="18"/>
        </w:rPr>
        <w:t>판정</w:t>
      </w:r>
      <w:r w:rsidRPr="005659DF">
        <w:rPr>
          <w:rFonts w:hint="eastAsia"/>
          <w:sz w:val="18"/>
        </w:rPr>
        <w:t>),</w:t>
      </w:r>
      <w:r w:rsidRPr="005659DF">
        <w:rPr>
          <w:sz w:val="18"/>
        </w:rPr>
        <w:t xml:space="preserve"> </w:t>
      </w:r>
      <w:r w:rsidRPr="005659DF">
        <w:rPr>
          <w:rFonts w:hint="eastAsia"/>
          <w:sz w:val="18"/>
        </w:rPr>
        <w:t>법원이</w:t>
      </w:r>
      <w:r w:rsidRPr="005659DF">
        <w:rPr>
          <w:rFonts w:hint="eastAsia"/>
          <w:sz w:val="18"/>
        </w:rPr>
        <w:t xml:space="preserve"> </w:t>
      </w:r>
      <w:r w:rsidRPr="005659DF">
        <w:rPr>
          <w:rFonts w:hint="eastAsia"/>
          <w:sz w:val="18"/>
        </w:rPr>
        <w:t>중앙노동위원회의</w:t>
      </w:r>
      <w:r w:rsidRPr="005659DF">
        <w:rPr>
          <w:rFonts w:hint="eastAsia"/>
          <w:sz w:val="18"/>
        </w:rPr>
        <w:t xml:space="preserve"> </w:t>
      </w:r>
      <w:r w:rsidRPr="005659DF">
        <w:rPr>
          <w:rFonts w:hint="eastAsia"/>
          <w:sz w:val="18"/>
        </w:rPr>
        <w:t>판정을</w:t>
      </w:r>
      <w:r w:rsidRPr="005659DF">
        <w:rPr>
          <w:rFonts w:hint="eastAsia"/>
          <w:sz w:val="18"/>
        </w:rPr>
        <w:t xml:space="preserve"> </w:t>
      </w:r>
      <w:r w:rsidRPr="005659DF">
        <w:rPr>
          <w:rFonts w:hint="eastAsia"/>
          <w:sz w:val="18"/>
        </w:rPr>
        <w:t>취소함</w:t>
      </w:r>
      <w:r w:rsidRPr="005659DF">
        <w:rPr>
          <w:rFonts w:hint="eastAsia"/>
          <w:sz w:val="18"/>
        </w:rPr>
        <w:t>.</w:t>
      </w:r>
      <w:r>
        <w:rPr>
          <w:sz w:val="18"/>
        </w:rPr>
        <w:t xml:space="preserve"> </w:t>
      </w:r>
      <w:r>
        <w:rPr>
          <w:rFonts w:hint="eastAsia"/>
          <w:sz w:val="18"/>
        </w:rPr>
        <w:t>이는</w:t>
      </w:r>
      <w:r>
        <w:rPr>
          <w:rFonts w:hint="eastAsia"/>
          <w:sz w:val="18"/>
        </w:rPr>
        <w:t xml:space="preserve"> </w:t>
      </w:r>
      <w:r>
        <w:rPr>
          <w:rFonts w:hint="eastAsia"/>
          <w:sz w:val="18"/>
        </w:rPr>
        <w:t>플랫폼</w:t>
      </w:r>
      <w:r>
        <w:rPr>
          <w:rFonts w:hint="eastAsia"/>
          <w:sz w:val="18"/>
        </w:rPr>
        <w:t xml:space="preserve"> </w:t>
      </w:r>
      <w:r>
        <w:rPr>
          <w:rFonts w:hint="eastAsia"/>
          <w:sz w:val="18"/>
        </w:rPr>
        <w:t>종사자의</w:t>
      </w:r>
      <w:r>
        <w:rPr>
          <w:rFonts w:hint="eastAsia"/>
          <w:sz w:val="18"/>
        </w:rPr>
        <w:t xml:space="preserve"> </w:t>
      </w:r>
      <w:r>
        <w:rPr>
          <w:rFonts w:hint="eastAsia"/>
          <w:sz w:val="18"/>
        </w:rPr>
        <w:t>근로기준법상</w:t>
      </w:r>
      <w:r>
        <w:rPr>
          <w:rFonts w:hint="eastAsia"/>
          <w:sz w:val="18"/>
        </w:rPr>
        <w:t xml:space="preserve"> </w:t>
      </w:r>
      <w:r>
        <w:rPr>
          <w:rFonts w:hint="eastAsia"/>
          <w:sz w:val="18"/>
        </w:rPr>
        <w:t>근로자성에</w:t>
      </w:r>
      <w:r>
        <w:rPr>
          <w:rFonts w:hint="eastAsia"/>
          <w:sz w:val="18"/>
        </w:rPr>
        <w:t xml:space="preserve"> </w:t>
      </w:r>
      <w:r>
        <w:rPr>
          <w:rFonts w:hint="eastAsia"/>
          <w:sz w:val="18"/>
        </w:rPr>
        <w:t>관한</w:t>
      </w:r>
      <w:r>
        <w:rPr>
          <w:rFonts w:hint="eastAsia"/>
          <w:sz w:val="18"/>
        </w:rPr>
        <w:t xml:space="preserve"> </w:t>
      </w:r>
      <w:r>
        <w:rPr>
          <w:rFonts w:hint="eastAsia"/>
          <w:sz w:val="18"/>
        </w:rPr>
        <w:t>최초의</w:t>
      </w:r>
      <w:r>
        <w:rPr>
          <w:rFonts w:hint="eastAsia"/>
          <w:sz w:val="18"/>
        </w:rPr>
        <w:t xml:space="preserve"> </w:t>
      </w:r>
      <w:r>
        <w:rPr>
          <w:rFonts w:hint="eastAsia"/>
          <w:sz w:val="18"/>
        </w:rPr>
        <w:t>법원</w:t>
      </w:r>
      <w:r>
        <w:rPr>
          <w:rFonts w:hint="eastAsia"/>
          <w:sz w:val="18"/>
        </w:rPr>
        <w:t xml:space="preserve"> </w:t>
      </w:r>
      <w:r>
        <w:rPr>
          <w:rFonts w:hint="eastAsia"/>
          <w:sz w:val="18"/>
        </w:rPr>
        <w:t>판결임</w:t>
      </w:r>
      <w:r>
        <w:rPr>
          <w:rFonts w:hint="eastAsia"/>
          <w:sz w:val="18"/>
        </w:rPr>
        <w:t>.</w:t>
      </w:r>
    </w:p>
  </w:footnote>
  <w:footnote w:id="14">
    <w:p w14:paraId="32D90562" w14:textId="1B09D021" w:rsidR="00BA5368" w:rsidRPr="00A857D9" w:rsidRDefault="00BA5368" w:rsidP="00A857D9">
      <w:pPr>
        <w:pStyle w:val="ac"/>
        <w:spacing w:line="240" w:lineRule="auto"/>
        <w:ind w:left="227" w:hanging="227"/>
        <w:jc w:val="both"/>
        <w:rPr>
          <w:sz w:val="18"/>
        </w:rPr>
      </w:pPr>
      <w:r w:rsidRPr="00A857D9">
        <w:rPr>
          <w:vertAlign w:val="superscript"/>
        </w:rPr>
        <w:footnoteRef/>
      </w:r>
      <w:r w:rsidRPr="00A857D9">
        <w:rPr>
          <w:sz w:val="18"/>
        </w:rPr>
        <w:t xml:space="preserve"> </w:t>
      </w:r>
      <w:r w:rsidRPr="00DC4516">
        <w:rPr>
          <w:rFonts w:hint="eastAsia"/>
          <w:sz w:val="18"/>
        </w:rPr>
        <w:t>특히</w:t>
      </w:r>
      <w:r w:rsidRPr="00DC4516">
        <w:rPr>
          <w:rFonts w:hint="eastAsia"/>
          <w:sz w:val="18"/>
        </w:rPr>
        <w:t>,</w:t>
      </w:r>
      <w:r w:rsidRPr="00DC4516">
        <w:rPr>
          <w:sz w:val="18"/>
        </w:rPr>
        <w:t xml:space="preserve"> </w:t>
      </w:r>
      <w:r w:rsidRPr="00DC4516">
        <w:rPr>
          <w:rFonts w:hint="eastAsia"/>
          <w:sz w:val="18"/>
        </w:rPr>
        <w:t>법원은</w:t>
      </w:r>
      <w:r w:rsidRPr="00DC4516">
        <w:rPr>
          <w:rFonts w:hint="eastAsia"/>
          <w:sz w:val="18"/>
        </w:rPr>
        <w:t xml:space="preserve"> </w:t>
      </w:r>
      <w:r w:rsidRPr="00DC4516">
        <w:rPr>
          <w:sz w:val="18"/>
        </w:rPr>
        <w:t>“</w:t>
      </w:r>
      <w:r>
        <w:rPr>
          <w:rFonts w:hint="eastAsia"/>
          <w:sz w:val="18"/>
        </w:rPr>
        <w:t>디지털</w:t>
      </w:r>
      <w:r>
        <w:rPr>
          <w:rFonts w:hint="eastAsia"/>
          <w:sz w:val="18"/>
        </w:rPr>
        <w:t xml:space="preserve"> </w:t>
      </w:r>
      <w:r>
        <w:rPr>
          <w:rFonts w:hint="eastAsia"/>
          <w:sz w:val="18"/>
        </w:rPr>
        <w:t>데이터와</w:t>
      </w:r>
      <w:r>
        <w:rPr>
          <w:rFonts w:hint="eastAsia"/>
          <w:sz w:val="18"/>
        </w:rPr>
        <w:t xml:space="preserve"> </w:t>
      </w:r>
      <w:r>
        <w:rPr>
          <w:rFonts w:hint="eastAsia"/>
          <w:sz w:val="18"/>
        </w:rPr>
        <w:t>매칭</w:t>
      </w:r>
      <w:r>
        <w:rPr>
          <w:rFonts w:hint="eastAsia"/>
          <w:sz w:val="18"/>
        </w:rPr>
        <w:t xml:space="preserve"> </w:t>
      </w:r>
      <w:r>
        <w:rPr>
          <w:rFonts w:hint="eastAsia"/>
          <w:sz w:val="18"/>
        </w:rPr>
        <w:t>알고리즘</w:t>
      </w:r>
      <w:r>
        <w:rPr>
          <w:rFonts w:hint="eastAsia"/>
          <w:sz w:val="18"/>
        </w:rPr>
        <w:t xml:space="preserve"> </w:t>
      </w:r>
      <w:r>
        <w:rPr>
          <w:rFonts w:hint="eastAsia"/>
          <w:sz w:val="18"/>
        </w:rPr>
        <w:t>등을</w:t>
      </w:r>
      <w:r>
        <w:rPr>
          <w:rFonts w:hint="eastAsia"/>
          <w:sz w:val="18"/>
        </w:rPr>
        <w:t xml:space="preserve"> </w:t>
      </w:r>
      <w:r>
        <w:rPr>
          <w:rFonts w:hint="eastAsia"/>
          <w:sz w:val="18"/>
        </w:rPr>
        <w:t>기본</w:t>
      </w:r>
      <w:r>
        <w:rPr>
          <w:rFonts w:hint="eastAsia"/>
          <w:sz w:val="18"/>
        </w:rPr>
        <w:t xml:space="preserve"> </w:t>
      </w:r>
      <w:r>
        <w:rPr>
          <w:rFonts w:hint="eastAsia"/>
          <w:sz w:val="18"/>
        </w:rPr>
        <w:t>속성으로</w:t>
      </w:r>
      <w:r>
        <w:rPr>
          <w:rFonts w:hint="eastAsia"/>
          <w:sz w:val="18"/>
        </w:rPr>
        <w:t xml:space="preserve"> </w:t>
      </w:r>
      <w:r>
        <w:rPr>
          <w:rFonts w:hint="eastAsia"/>
          <w:sz w:val="18"/>
        </w:rPr>
        <w:t>하는</w:t>
      </w:r>
      <w:r>
        <w:rPr>
          <w:rFonts w:hint="eastAsia"/>
          <w:sz w:val="18"/>
        </w:rPr>
        <w:t xml:space="preserve"> </w:t>
      </w:r>
      <w:r>
        <w:rPr>
          <w:rFonts w:hint="eastAsia"/>
          <w:sz w:val="18"/>
        </w:rPr>
        <w:t>플랫폼을</w:t>
      </w:r>
      <w:r>
        <w:rPr>
          <w:rFonts w:hint="eastAsia"/>
          <w:sz w:val="18"/>
        </w:rPr>
        <w:t xml:space="preserve"> </w:t>
      </w:r>
      <w:r>
        <w:rPr>
          <w:rFonts w:hint="eastAsia"/>
          <w:sz w:val="18"/>
        </w:rPr>
        <w:t>기반으로</w:t>
      </w:r>
      <w:r>
        <w:rPr>
          <w:rFonts w:hint="eastAsia"/>
          <w:sz w:val="18"/>
        </w:rPr>
        <w:t xml:space="preserve"> </w:t>
      </w:r>
      <w:r>
        <w:rPr>
          <w:rFonts w:hint="eastAsia"/>
          <w:sz w:val="18"/>
        </w:rPr>
        <w:t>노동에</w:t>
      </w:r>
      <w:r>
        <w:rPr>
          <w:rFonts w:hint="eastAsia"/>
          <w:sz w:val="18"/>
        </w:rPr>
        <w:t xml:space="preserve"> </w:t>
      </w:r>
      <w:r>
        <w:rPr>
          <w:rFonts w:hint="eastAsia"/>
          <w:sz w:val="18"/>
        </w:rPr>
        <w:t>종사하는</w:t>
      </w:r>
      <w:r>
        <w:rPr>
          <w:rFonts w:hint="eastAsia"/>
          <w:sz w:val="18"/>
        </w:rPr>
        <w:t xml:space="preserve"> </w:t>
      </w:r>
      <w:r>
        <w:rPr>
          <w:rFonts w:hint="eastAsia"/>
          <w:sz w:val="18"/>
        </w:rPr>
        <w:t>자가</w:t>
      </w:r>
      <w:r>
        <w:rPr>
          <w:rFonts w:hint="eastAsia"/>
          <w:sz w:val="18"/>
        </w:rPr>
        <w:t xml:space="preserve"> </w:t>
      </w:r>
      <w:r>
        <w:rPr>
          <w:rFonts w:hint="eastAsia"/>
          <w:sz w:val="18"/>
        </w:rPr>
        <w:t>증가하고</w:t>
      </w:r>
      <w:r>
        <w:rPr>
          <w:rFonts w:hint="eastAsia"/>
          <w:sz w:val="18"/>
        </w:rPr>
        <w:t xml:space="preserve"> </w:t>
      </w:r>
      <w:r>
        <w:rPr>
          <w:rFonts w:hint="eastAsia"/>
          <w:sz w:val="18"/>
        </w:rPr>
        <w:t>있고</w:t>
      </w:r>
      <w:r>
        <w:rPr>
          <w:rFonts w:hint="eastAsia"/>
          <w:sz w:val="18"/>
        </w:rPr>
        <w:t>,</w:t>
      </w:r>
      <w:r>
        <w:rPr>
          <w:sz w:val="18"/>
        </w:rPr>
        <w:t xml:space="preserve"> </w:t>
      </w:r>
      <w:r>
        <w:rPr>
          <w:rFonts w:hint="eastAsia"/>
          <w:sz w:val="18"/>
        </w:rPr>
        <w:t>이에</w:t>
      </w:r>
      <w:r>
        <w:rPr>
          <w:rFonts w:hint="eastAsia"/>
          <w:sz w:val="18"/>
        </w:rPr>
        <w:t xml:space="preserve"> </w:t>
      </w:r>
      <w:r>
        <w:rPr>
          <w:rFonts w:hint="eastAsia"/>
          <w:sz w:val="18"/>
        </w:rPr>
        <w:t>따라</w:t>
      </w:r>
      <w:r>
        <w:rPr>
          <w:rFonts w:hint="eastAsia"/>
          <w:sz w:val="18"/>
        </w:rPr>
        <w:t xml:space="preserve"> </w:t>
      </w:r>
      <w:r>
        <w:rPr>
          <w:rFonts w:hint="eastAsia"/>
          <w:sz w:val="18"/>
        </w:rPr>
        <w:t>종속적</w:t>
      </w:r>
      <w:r>
        <w:rPr>
          <w:rFonts w:hint="eastAsia"/>
          <w:sz w:val="18"/>
        </w:rPr>
        <w:t xml:space="preserve"> </w:t>
      </w:r>
      <w:r>
        <w:rPr>
          <w:rFonts w:hint="eastAsia"/>
          <w:sz w:val="18"/>
        </w:rPr>
        <w:t>노동자와</w:t>
      </w:r>
      <w:r>
        <w:rPr>
          <w:rFonts w:hint="eastAsia"/>
          <w:sz w:val="18"/>
        </w:rPr>
        <w:t xml:space="preserve"> </w:t>
      </w:r>
      <w:r>
        <w:rPr>
          <w:rFonts w:hint="eastAsia"/>
          <w:sz w:val="18"/>
        </w:rPr>
        <w:t>독립계약자</w:t>
      </w:r>
      <w:r>
        <w:rPr>
          <w:rFonts w:hint="eastAsia"/>
          <w:sz w:val="18"/>
        </w:rPr>
        <w:t xml:space="preserve"> </w:t>
      </w:r>
      <w:r>
        <w:rPr>
          <w:rFonts w:hint="eastAsia"/>
          <w:sz w:val="18"/>
        </w:rPr>
        <w:t>사이에</w:t>
      </w:r>
      <w:r>
        <w:rPr>
          <w:rFonts w:hint="eastAsia"/>
          <w:sz w:val="18"/>
        </w:rPr>
        <w:t xml:space="preserve"> </w:t>
      </w:r>
      <w:r>
        <w:rPr>
          <w:rFonts w:hint="eastAsia"/>
          <w:sz w:val="18"/>
        </w:rPr>
        <w:t>경계가</w:t>
      </w:r>
      <w:r>
        <w:rPr>
          <w:rFonts w:hint="eastAsia"/>
          <w:sz w:val="18"/>
        </w:rPr>
        <w:t xml:space="preserve"> </w:t>
      </w:r>
      <w:r>
        <w:rPr>
          <w:rFonts w:hint="eastAsia"/>
          <w:sz w:val="18"/>
        </w:rPr>
        <w:t>모호해</w:t>
      </w:r>
      <w:r>
        <w:rPr>
          <w:rFonts w:hint="eastAsia"/>
          <w:sz w:val="18"/>
        </w:rPr>
        <w:t xml:space="preserve"> </w:t>
      </w:r>
      <w:r>
        <w:rPr>
          <w:rFonts w:hint="eastAsia"/>
          <w:sz w:val="18"/>
        </w:rPr>
        <w:t>지고</w:t>
      </w:r>
      <w:r>
        <w:rPr>
          <w:rFonts w:hint="eastAsia"/>
          <w:sz w:val="18"/>
        </w:rPr>
        <w:t xml:space="preserve"> </w:t>
      </w:r>
      <w:r>
        <w:rPr>
          <w:rFonts w:hint="eastAsia"/>
          <w:sz w:val="18"/>
        </w:rPr>
        <w:t>있다</w:t>
      </w:r>
      <w:r>
        <w:rPr>
          <w:rFonts w:hint="eastAsia"/>
          <w:sz w:val="18"/>
        </w:rPr>
        <w:t>.</w:t>
      </w:r>
      <w:r>
        <w:rPr>
          <w:sz w:val="18"/>
        </w:rPr>
        <w:t xml:space="preserve"> …(</w:t>
      </w:r>
      <w:r>
        <w:rPr>
          <w:rFonts w:hint="eastAsia"/>
          <w:sz w:val="18"/>
        </w:rPr>
        <w:t>중략</w:t>
      </w:r>
      <w:r>
        <w:rPr>
          <w:rFonts w:hint="eastAsia"/>
          <w:sz w:val="18"/>
        </w:rPr>
        <w:t>)</w:t>
      </w:r>
      <w:r>
        <w:rPr>
          <w:sz w:val="18"/>
        </w:rPr>
        <w:t xml:space="preserve">… </w:t>
      </w:r>
      <w:r>
        <w:rPr>
          <w:rFonts w:hint="eastAsia"/>
          <w:sz w:val="18"/>
        </w:rPr>
        <w:t>플랫폼</w:t>
      </w:r>
      <w:r>
        <w:rPr>
          <w:rFonts w:hint="eastAsia"/>
          <w:sz w:val="18"/>
        </w:rPr>
        <w:t xml:space="preserve"> </w:t>
      </w:r>
      <w:r>
        <w:rPr>
          <w:rFonts w:hint="eastAsia"/>
          <w:sz w:val="18"/>
        </w:rPr>
        <w:t>노동</w:t>
      </w:r>
      <w:r>
        <w:rPr>
          <w:rFonts w:hint="eastAsia"/>
          <w:sz w:val="18"/>
        </w:rPr>
        <w:t xml:space="preserve"> </w:t>
      </w:r>
      <w:r>
        <w:rPr>
          <w:rFonts w:hint="eastAsia"/>
          <w:sz w:val="18"/>
        </w:rPr>
        <w:t>종사자에</w:t>
      </w:r>
      <w:r>
        <w:rPr>
          <w:rFonts w:hint="eastAsia"/>
          <w:sz w:val="18"/>
        </w:rPr>
        <w:t xml:space="preserve"> </w:t>
      </w:r>
      <w:r>
        <w:rPr>
          <w:rFonts w:hint="eastAsia"/>
          <w:sz w:val="18"/>
        </w:rPr>
        <w:t>대한</w:t>
      </w:r>
      <w:r>
        <w:rPr>
          <w:rFonts w:hint="eastAsia"/>
          <w:sz w:val="18"/>
        </w:rPr>
        <w:t xml:space="preserve"> </w:t>
      </w:r>
      <w:r>
        <w:rPr>
          <w:rFonts w:hint="eastAsia"/>
          <w:sz w:val="18"/>
        </w:rPr>
        <w:t>보호</w:t>
      </w:r>
      <w:r>
        <w:rPr>
          <w:rFonts w:hint="eastAsia"/>
          <w:sz w:val="18"/>
        </w:rPr>
        <w:t xml:space="preserve"> </w:t>
      </w:r>
      <w:r>
        <w:rPr>
          <w:rFonts w:hint="eastAsia"/>
          <w:sz w:val="18"/>
        </w:rPr>
        <w:t>필요성이</w:t>
      </w:r>
      <w:r>
        <w:rPr>
          <w:rFonts w:hint="eastAsia"/>
          <w:sz w:val="18"/>
        </w:rPr>
        <w:t xml:space="preserve"> </w:t>
      </w:r>
      <w:r>
        <w:rPr>
          <w:rFonts w:hint="eastAsia"/>
          <w:sz w:val="18"/>
        </w:rPr>
        <w:t>있다는</w:t>
      </w:r>
      <w:r>
        <w:rPr>
          <w:rFonts w:hint="eastAsia"/>
          <w:sz w:val="18"/>
        </w:rPr>
        <w:t xml:space="preserve"> </w:t>
      </w:r>
      <w:r>
        <w:rPr>
          <w:rFonts w:hint="eastAsia"/>
          <w:sz w:val="18"/>
        </w:rPr>
        <w:t>이유만으로</w:t>
      </w:r>
      <w:r>
        <w:rPr>
          <w:rFonts w:hint="eastAsia"/>
          <w:sz w:val="18"/>
        </w:rPr>
        <w:t xml:space="preserve"> </w:t>
      </w:r>
      <w:r>
        <w:rPr>
          <w:rFonts w:hint="eastAsia"/>
          <w:sz w:val="18"/>
        </w:rPr>
        <w:t>근로기준법상의</w:t>
      </w:r>
      <w:r>
        <w:rPr>
          <w:rFonts w:hint="eastAsia"/>
          <w:sz w:val="18"/>
        </w:rPr>
        <w:t xml:space="preserve"> </w:t>
      </w:r>
      <w:r>
        <w:rPr>
          <w:rFonts w:hint="eastAsia"/>
          <w:sz w:val="18"/>
        </w:rPr>
        <w:t>사용종속관계가</w:t>
      </w:r>
      <w:r>
        <w:rPr>
          <w:rFonts w:hint="eastAsia"/>
          <w:sz w:val="18"/>
        </w:rPr>
        <w:t xml:space="preserve"> </w:t>
      </w:r>
      <w:r>
        <w:rPr>
          <w:rFonts w:hint="eastAsia"/>
          <w:sz w:val="18"/>
        </w:rPr>
        <w:t>인정되지</w:t>
      </w:r>
      <w:r>
        <w:rPr>
          <w:rFonts w:hint="eastAsia"/>
          <w:sz w:val="18"/>
        </w:rPr>
        <w:t xml:space="preserve"> </w:t>
      </w:r>
      <w:r>
        <w:rPr>
          <w:rFonts w:hint="eastAsia"/>
          <w:sz w:val="18"/>
        </w:rPr>
        <w:t>않음에도</w:t>
      </w:r>
      <w:r>
        <w:rPr>
          <w:rFonts w:hint="eastAsia"/>
          <w:sz w:val="18"/>
        </w:rPr>
        <w:t xml:space="preserve"> </w:t>
      </w:r>
      <w:r>
        <w:rPr>
          <w:rFonts w:hint="eastAsia"/>
          <w:sz w:val="18"/>
        </w:rPr>
        <w:t>불구하고</w:t>
      </w:r>
      <w:r>
        <w:rPr>
          <w:rFonts w:hint="eastAsia"/>
          <w:sz w:val="18"/>
        </w:rPr>
        <w:t xml:space="preserve"> </w:t>
      </w:r>
      <w:r>
        <w:rPr>
          <w:rFonts w:hint="eastAsia"/>
          <w:sz w:val="18"/>
        </w:rPr>
        <w:t>근로기준법상</w:t>
      </w:r>
      <w:r>
        <w:rPr>
          <w:rFonts w:hint="eastAsia"/>
          <w:sz w:val="18"/>
        </w:rPr>
        <w:t xml:space="preserve"> </w:t>
      </w:r>
      <w:r>
        <w:rPr>
          <w:rFonts w:hint="eastAsia"/>
          <w:sz w:val="18"/>
        </w:rPr>
        <w:t>해고의</w:t>
      </w:r>
      <w:r>
        <w:rPr>
          <w:rFonts w:hint="eastAsia"/>
          <w:sz w:val="18"/>
        </w:rPr>
        <w:t xml:space="preserve"> </w:t>
      </w:r>
      <w:r>
        <w:rPr>
          <w:rFonts w:hint="eastAsia"/>
          <w:sz w:val="18"/>
        </w:rPr>
        <w:t>제한</w:t>
      </w:r>
      <w:r>
        <w:rPr>
          <w:rFonts w:hint="eastAsia"/>
          <w:sz w:val="18"/>
        </w:rPr>
        <w:t xml:space="preserve"> </w:t>
      </w:r>
      <w:r>
        <w:rPr>
          <w:rFonts w:hint="eastAsia"/>
          <w:sz w:val="18"/>
        </w:rPr>
        <w:t>법리를</w:t>
      </w:r>
      <w:r>
        <w:rPr>
          <w:rFonts w:hint="eastAsia"/>
          <w:sz w:val="18"/>
        </w:rPr>
        <w:t xml:space="preserve"> </w:t>
      </w:r>
      <w:r>
        <w:rPr>
          <w:rFonts w:hint="eastAsia"/>
          <w:sz w:val="18"/>
        </w:rPr>
        <w:t>적용하는</w:t>
      </w:r>
      <w:r>
        <w:rPr>
          <w:rFonts w:hint="eastAsia"/>
          <w:sz w:val="18"/>
        </w:rPr>
        <w:t xml:space="preserve"> </w:t>
      </w:r>
      <w:r>
        <w:rPr>
          <w:rFonts w:hint="eastAsia"/>
          <w:sz w:val="18"/>
        </w:rPr>
        <w:t>것은</w:t>
      </w:r>
      <w:r>
        <w:rPr>
          <w:rFonts w:hint="eastAsia"/>
          <w:sz w:val="18"/>
        </w:rPr>
        <w:t xml:space="preserve"> </w:t>
      </w:r>
      <w:r>
        <w:rPr>
          <w:rFonts w:hint="eastAsia"/>
          <w:sz w:val="18"/>
        </w:rPr>
        <w:t>종속적</w:t>
      </w:r>
      <w:r>
        <w:rPr>
          <w:rFonts w:hint="eastAsia"/>
          <w:sz w:val="18"/>
        </w:rPr>
        <w:t xml:space="preserve"> </w:t>
      </w:r>
      <w:r>
        <w:rPr>
          <w:rFonts w:hint="eastAsia"/>
          <w:sz w:val="18"/>
        </w:rPr>
        <w:t>근로자를</w:t>
      </w:r>
      <w:r>
        <w:rPr>
          <w:rFonts w:hint="eastAsia"/>
          <w:sz w:val="18"/>
        </w:rPr>
        <w:t xml:space="preserve"> </w:t>
      </w:r>
      <w:r>
        <w:rPr>
          <w:rFonts w:hint="eastAsia"/>
          <w:sz w:val="18"/>
        </w:rPr>
        <w:t>보호하기</w:t>
      </w:r>
      <w:r>
        <w:rPr>
          <w:rFonts w:hint="eastAsia"/>
          <w:sz w:val="18"/>
        </w:rPr>
        <w:t xml:space="preserve"> </w:t>
      </w:r>
      <w:r>
        <w:rPr>
          <w:rFonts w:hint="eastAsia"/>
          <w:sz w:val="18"/>
        </w:rPr>
        <w:t>위한</w:t>
      </w:r>
      <w:r>
        <w:rPr>
          <w:rFonts w:hint="eastAsia"/>
          <w:sz w:val="18"/>
        </w:rPr>
        <w:t xml:space="preserve"> </w:t>
      </w:r>
      <w:r>
        <w:rPr>
          <w:rFonts w:hint="eastAsia"/>
          <w:sz w:val="18"/>
        </w:rPr>
        <w:t>근로기준법의</w:t>
      </w:r>
      <w:r>
        <w:rPr>
          <w:rFonts w:hint="eastAsia"/>
          <w:sz w:val="18"/>
        </w:rPr>
        <w:t xml:space="preserve"> </w:t>
      </w:r>
      <w:r>
        <w:rPr>
          <w:rFonts w:hint="eastAsia"/>
          <w:sz w:val="18"/>
        </w:rPr>
        <w:t>입법취지에</w:t>
      </w:r>
      <w:r>
        <w:rPr>
          <w:rFonts w:hint="eastAsia"/>
          <w:sz w:val="18"/>
        </w:rPr>
        <w:t xml:space="preserve"> </w:t>
      </w:r>
      <w:r>
        <w:rPr>
          <w:rFonts w:hint="eastAsia"/>
          <w:sz w:val="18"/>
        </w:rPr>
        <w:t>부합하지</w:t>
      </w:r>
      <w:r>
        <w:rPr>
          <w:rFonts w:hint="eastAsia"/>
          <w:sz w:val="18"/>
        </w:rPr>
        <w:t xml:space="preserve"> </w:t>
      </w:r>
      <w:r>
        <w:rPr>
          <w:rFonts w:hint="eastAsia"/>
          <w:sz w:val="18"/>
        </w:rPr>
        <w:t>않고</w:t>
      </w:r>
      <w:r>
        <w:rPr>
          <w:rFonts w:hint="eastAsia"/>
          <w:sz w:val="18"/>
        </w:rPr>
        <w:t>,</w:t>
      </w:r>
      <w:r>
        <w:rPr>
          <w:sz w:val="18"/>
        </w:rPr>
        <w:t xml:space="preserve"> …(</w:t>
      </w:r>
      <w:r>
        <w:rPr>
          <w:rFonts w:hint="eastAsia"/>
          <w:sz w:val="18"/>
        </w:rPr>
        <w:t>중략</w:t>
      </w:r>
      <w:r>
        <w:rPr>
          <w:rFonts w:hint="eastAsia"/>
          <w:sz w:val="18"/>
        </w:rPr>
        <w:t>)</w:t>
      </w:r>
      <w:r>
        <w:rPr>
          <w:sz w:val="18"/>
        </w:rPr>
        <w:t xml:space="preserve">… </w:t>
      </w:r>
      <w:r>
        <w:rPr>
          <w:rFonts w:hint="eastAsia"/>
          <w:sz w:val="18"/>
        </w:rPr>
        <w:t>공유경제질서의</w:t>
      </w:r>
      <w:r>
        <w:rPr>
          <w:rFonts w:hint="eastAsia"/>
          <w:sz w:val="18"/>
        </w:rPr>
        <w:t xml:space="preserve"> </w:t>
      </w:r>
      <w:r>
        <w:rPr>
          <w:rFonts w:hint="eastAsia"/>
          <w:sz w:val="18"/>
        </w:rPr>
        <w:t>출현에</w:t>
      </w:r>
      <w:r>
        <w:rPr>
          <w:rFonts w:hint="eastAsia"/>
          <w:sz w:val="18"/>
        </w:rPr>
        <w:t xml:space="preserve"> </w:t>
      </w:r>
      <w:r>
        <w:rPr>
          <w:rFonts w:hint="eastAsia"/>
          <w:sz w:val="18"/>
        </w:rPr>
        <w:t>따른</w:t>
      </w:r>
      <w:r>
        <w:rPr>
          <w:rFonts w:hint="eastAsia"/>
          <w:sz w:val="18"/>
        </w:rPr>
        <w:t xml:space="preserve"> </w:t>
      </w:r>
      <w:r>
        <w:rPr>
          <w:rFonts w:hint="eastAsia"/>
          <w:sz w:val="18"/>
        </w:rPr>
        <w:t>다양한</w:t>
      </w:r>
      <w:r>
        <w:rPr>
          <w:rFonts w:hint="eastAsia"/>
          <w:sz w:val="18"/>
        </w:rPr>
        <w:t xml:space="preserve"> </w:t>
      </w:r>
      <w:r>
        <w:rPr>
          <w:rFonts w:hint="eastAsia"/>
          <w:sz w:val="18"/>
        </w:rPr>
        <w:t>형태의</w:t>
      </w:r>
      <w:r>
        <w:rPr>
          <w:rFonts w:hint="eastAsia"/>
          <w:sz w:val="18"/>
        </w:rPr>
        <w:t xml:space="preserve"> </w:t>
      </w:r>
      <w:r>
        <w:rPr>
          <w:rFonts w:hint="eastAsia"/>
          <w:sz w:val="18"/>
        </w:rPr>
        <w:t>사적</w:t>
      </w:r>
      <w:r>
        <w:rPr>
          <w:rFonts w:hint="eastAsia"/>
          <w:sz w:val="18"/>
        </w:rPr>
        <w:t xml:space="preserve"> </w:t>
      </w:r>
      <w:r>
        <w:rPr>
          <w:rFonts w:hint="eastAsia"/>
          <w:sz w:val="18"/>
        </w:rPr>
        <w:t>계약관계를</w:t>
      </w:r>
      <w:r>
        <w:rPr>
          <w:rFonts w:hint="eastAsia"/>
          <w:sz w:val="18"/>
        </w:rPr>
        <w:t xml:space="preserve"> </w:t>
      </w:r>
      <w:r>
        <w:rPr>
          <w:rFonts w:hint="eastAsia"/>
          <w:sz w:val="18"/>
        </w:rPr>
        <w:t>존중할</w:t>
      </w:r>
      <w:r>
        <w:rPr>
          <w:rFonts w:hint="eastAsia"/>
          <w:sz w:val="18"/>
        </w:rPr>
        <w:t xml:space="preserve"> </w:t>
      </w:r>
      <w:r>
        <w:rPr>
          <w:rFonts w:hint="eastAsia"/>
          <w:sz w:val="18"/>
        </w:rPr>
        <w:t>필요성도</w:t>
      </w:r>
      <w:r>
        <w:rPr>
          <w:rFonts w:hint="eastAsia"/>
          <w:sz w:val="18"/>
        </w:rPr>
        <w:t xml:space="preserve"> </w:t>
      </w:r>
      <w:r>
        <w:rPr>
          <w:rFonts w:hint="eastAsia"/>
          <w:sz w:val="18"/>
        </w:rPr>
        <w:t>있다</w:t>
      </w:r>
      <w:r>
        <w:rPr>
          <w:rFonts w:hint="eastAsia"/>
          <w:sz w:val="18"/>
        </w:rPr>
        <w:t>.</w:t>
      </w:r>
      <w:r>
        <w:rPr>
          <w:sz w:val="18"/>
        </w:rPr>
        <w:t xml:space="preserve"> </w:t>
      </w:r>
      <w:r>
        <w:rPr>
          <w:rFonts w:hint="eastAsia"/>
          <w:sz w:val="18"/>
        </w:rPr>
        <w:t>따라서</w:t>
      </w:r>
      <w:r>
        <w:rPr>
          <w:rFonts w:hint="eastAsia"/>
          <w:sz w:val="18"/>
        </w:rPr>
        <w:t xml:space="preserve"> </w:t>
      </w:r>
      <w:r>
        <w:rPr>
          <w:rFonts w:hint="eastAsia"/>
          <w:sz w:val="18"/>
        </w:rPr>
        <w:t>플랫폼</w:t>
      </w:r>
      <w:r>
        <w:rPr>
          <w:rFonts w:hint="eastAsia"/>
          <w:sz w:val="18"/>
        </w:rPr>
        <w:t xml:space="preserve"> </w:t>
      </w:r>
      <w:r>
        <w:rPr>
          <w:rFonts w:hint="eastAsia"/>
          <w:sz w:val="18"/>
        </w:rPr>
        <w:t>노동</w:t>
      </w:r>
      <w:r>
        <w:rPr>
          <w:rFonts w:hint="eastAsia"/>
          <w:sz w:val="18"/>
        </w:rPr>
        <w:t xml:space="preserve"> </w:t>
      </w:r>
      <w:r>
        <w:rPr>
          <w:rFonts w:hint="eastAsia"/>
          <w:sz w:val="18"/>
        </w:rPr>
        <w:t>종사자에</w:t>
      </w:r>
      <w:r>
        <w:rPr>
          <w:rFonts w:hint="eastAsia"/>
          <w:sz w:val="18"/>
        </w:rPr>
        <w:t xml:space="preserve"> </w:t>
      </w:r>
      <w:r>
        <w:rPr>
          <w:rFonts w:hint="eastAsia"/>
          <w:sz w:val="18"/>
        </w:rPr>
        <w:t>대한</w:t>
      </w:r>
      <w:r>
        <w:rPr>
          <w:rFonts w:hint="eastAsia"/>
          <w:sz w:val="18"/>
        </w:rPr>
        <w:t xml:space="preserve"> </w:t>
      </w:r>
      <w:r>
        <w:rPr>
          <w:rFonts w:hint="eastAsia"/>
          <w:sz w:val="18"/>
        </w:rPr>
        <w:t>계약관계의</w:t>
      </w:r>
      <w:r>
        <w:rPr>
          <w:rFonts w:hint="eastAsia"/>
          <w:sz w:val="18"/>
        </w:rPr>
        <w:t xml:space="preserve"> </w:t>
      </w:r>
      <w:r>
        <w:rPr>
          <w:rFonts w:hint="eastAsia"/>
          <w:sz w:val="18"/>
        </w:rPr>
        <w:t>일방적</w:t>
      </w:r>
      <w:r>
        <w:rPr>
          <w:rFonts w:hint="eastAsia"/>
          <w:sz w:val="18"/>
        </w:rPr>
        <w:t xml:space="preserve"> </w:t>
      </w:r>
      <w:r>
        <w:rPr>
          <w:rFonts w:hint="eastAsia"/>
          <w:sz w:val="18"/>
        </w:rPr>
        <w:t>종료</w:t>
      </w:r>
      <w:r>
        <w:rPr>
          <w:rFonts w:hint="eastAsia"/>
          <w:sz w:val="18"/>
        </w:rPr>
        <w:t xml:space="preserve"> </w:t>
      </w:r>
      <w:r>
        <w:rPr>
          <w:rFonts w:hint="eastAsia"/>
          <w:sz w:val="18"/>
        </w:rPr>
        <w:t>등에</w:t>
      </w:r>
      <w:r>
        <w:rPr>
          <w:rFonts w:hint="eastAsia"/>
          <w:sz w:val="18"/>
        </w:rPr>
        <w:t xml:space="preserve"> </w:t>
      </w:r>
      <w:r>
        <w:rPr>
          <w:rFonts w:hint="eastAsia"/>
          <w:sz w:val="18"/>
        </w:rPr>
        <w:t>대하여</w:t>
      </w:r>
      <w:r>
        <w:rPr>
          <w:rFonts w:hint="eastAsia"/>
          <w:sz w:val="18"/>
        </w:rPr>
        <w:t xml:space="preserve"> </w:t>
      </w:r>
      <w:r>
        <w:rPr>
          <w:rFonts w:hint="eastAsia"/>
          <w:sz w:val="18"/>
        </w:rPr>
        <w:t>규제가</w:t>
      </w:r>
      <w:r>
        <w:rPr>
          <w:rFonts w:hint="eastAsia"/>
          <w:sz w:val="18"/>
        </w:rPr>
        <w:t xml:space="preserve"> </w:t>
      </w:r>
      <w:r>
        <w:rPr>
          <w:rFonts w:hint="eastAsia"/>
          <w:sz w:val="18"/>
        </w:rPr>
        <w:t>필요하다고</w:t>
      </w:r>
      <w:r>
        <w:rPr>
          <w:rFonts w:hint="eastAsia"/>
          <w:sz w:val="18"/>
        </w:rPr>
        <w:t xml:space="preserve"> </w:t>
      </w:r>
      <w:r>
        <w:rPr>
          <w:rFonts w:hint="eastAsia"/>
          <w:sz w:val="18"/>
        </w:rPr>
        <w:t>하더라도</w:t>
      </w:r>
      <w:r>
        <w:rPr>
          <w:rFonts w:hint="eastAsia"/>
          <w:sz w:val="18"/>
        </w:rPr>
        <w:t xml:space="preserve"> </w:t>
      </w:r>
      <w:r>
        <w:rPr>
          <w:rFonts w:hint="eastAsia"/>
          <w:sz w:val="18"/>
        </w:rPr>
        <w:t>별도의</w:t>
      </w:r>
      <w:r>
        <w:rPr>
          <w:rFonts w:hint="eastAsia"/>
          <w:sz w:val="18"/>
        </w:rPr>
        <w:t xml:space="preserve"> </w:t>
      </w:r>
      <w:r>
        <w:rPr>
          <w:rFonts w:hint="eastAsia"/>
          <w:sz w:val="18"/>
        </w:rPr>
        <w:t>입법을</w:t>
      </w:r>
      <w:r>
        <w:rPr>
          <w:rFonts w:hint="eastAsia"/>
          <w:sz w:val="18"/>
        </w:rPr>
        <w:t xml:space="preserve"> </w:t>
      </w:r>
      <w:r>
        <w:rPr>
          <w:rFonts w:hint="eastAsia"/>
          <w:sz w:val="18"/>
        </w:rPr>
        <w:t>통하여</w:t>
      </w:r>
      <w:r>
        <w:rPr>
          <w:rFonts w:hint="eastAsia"/>
          <w:sz w:val="18"/>
        </w:rPr>
        <w:t xml:space="preserve"> </w:t>
      </w:r>
      <w:r>
        <w:rPr>
          <w:rFonts w:hint="eastAsia"/>
          <w:sz w:val="18"/>
        </w:rPr>
        <w:t>규율하거나</w:t>
      </w:r>
      <w:r>
        <w:rPr>
          <w:rFonts w:hint="eastAsia"/>
          <w:sz w:val="18"/>
        </w:rPr>
        <w:t xml:space="preserve"> </w:t>
      </w:r>
      <w:r>
        <w:rPr>
          <w:rFonts w:hint="eastAsia"/>
          <w:sz w:val="18"/>
        </w:rPr>
        <w:t>근로기준법의</w:t>
      </w:r>
      <w:r>
        <w:rPr>
          <w:rFonts w:hint="eastAsia"/>
          <w:sz w:val="18"/>
        </w:rPr>
        <w:t xml:space="preserve"> </w:t>
      </w:r>
      <w:r>
        <w:rPr>
          <w:rFonts w:hint="eastAsia"/>
          <w:sz w:val="18"/>
        </w:rPr>
        <w:t>개정을</w:t>
      </w:r>
      <w:r>
        <w:rPr>
          <w:rFonts w:hint="eastAsia"/>
          <w:sz w:val="18"/>
        </w:rPr>
        <w:t xml:space="preserve"> </w:t>
      </w:r>
      <w:r>
        <w:rPr>
          <w:rFonts w:hint="eastAsia"/>
          <w:sz w:val="18"/>
        </w:rPr>
        <w:t>통하여</w:t>
      </w:r>
      <w:r>
        <w:rPr>
          <w:rFonts w:hint="eastAsia"/>
          <w:sz w:val="18"/>
        </w:rPr>
        <w:t xml:space="preserve"> </w:t>
      </w:r>
      <w:r>
        <w:rPr>
          <w:rFonts w:hint="eastAsia"/>
          <w:sz w:val="18"/>
        </w:rPr>
        <w:t>규율하는</w:t>
      </w:r>
      <w:r>
        <w:rPr>
          <w:rFonts w:hint="eastAsia"/>
          <w:sz w:val="18"/>
        </w:rPr>
        <w:t xml:space="preserve"> </w:t>
      </w:r>
      <w:r>
        <w:rPr>
          <w:rFonts w:hint="eastAsia"/>
          <w:sz w:val="18"/>
        </w:rPr>
        <w:t>것이</w:t>
      </w:r>
      <w:r>
        <w:rPr>
          <w:rFonts w:hint="eastAsia"/>
          <w:sz w:val="18"/>
        </w:rPr>
        <w:t xml:space="preserve"> </w:t>
      </w:r>
      <w:r>
        <w:rPr>
          <w:rFonts w:hint="eastAsia"/>
          <w:sz w:val="18"/>
        </w:rPr>
        <w:t>타당하다</w:t>
      </w:r>
      <w:r>
        <w:rPr>
          <w:rFonts w:hint="eastAsia"/>
          <w:sz w:val="18"/>
        </w:rPr>
        <w:t>.</w:t>
      </w:r>
      <w:r>
        <w:rPr>
          <w:sz w:val="18"/>
        </w:rPr>
        <w:t>”</w:t>
      </w:r>
      <w:r>
        <w:rPr>
          <w:rFonts w:hint="eastAsia"/>
          <w:sz w:val="18"/>
        </w:rPr>
        <w:t>고</w:t>
      </w:r>
      <w:r>
        <w:rPr>
          <w:rFonts w:hint="eastAsia"/>
          <w:sz w:val="18"/>
        </w:rPr>
        <w:t xml:space="preserve"> </w:t>
      </w:r>
      <w:r>
        <w:rPr>
          <w:rFonts w:hint="eastAsia"/>
          <w:sz w:val="18"/>
        </w:rPr>
        <w:t>판시함</w:t>
      </w:r>
      <w:r>
        <w:rPr>
          <w:rFonts w:hint="eastAsia"/>
          <w:sz w:val="18"/>
        </w:rPr>
        <w:t>.</w:t>
      </w:r>
    </w:p>
  </w:footnote>
  <w:footnote w:id="15">
    <w:p w14:paraId="51C644AE" w14:textId="77777777" w:rsidR="00BA5368" w:rsidRPr="00CC28D3" w:rsidRDefault="00BA5368" w:rsidP="0072599D">
      <w:pPr>
        <w:pStyle w:val="ac"/>
        <w:spacing w:line="280" w:lineRule="atLeast"/>
      </w:pPr>
      <w:r w:rsidRPr="00CC28D3">
        <w:rPr>
          <w:rStyle w:val="ad"/>
          <w:sz w:val="18"/>
        </w:rPr>
        <w:footnoteRef/>
      </w:r>
      <w:r w:rsidRPr="00CC28D3">
        <w:rPr>
          <w:sz w:val="18"/>
        </w:rPr>
        <w:t xml:space="preserve"> 2022</w:t>
      </w:r>
      <w:r w:rsidRPr="00CC28D3">
        <w:rPr>
          <w:rFonts w:hint="eastAsia"/>
          <w:sz w:val="18"/>
        </w:rPr>
        <w:t>년</w:t>
      </w:r>
      <w:r w:rsidRPr="00CC28D3">
        <w:rPr>
          <w:rFonts w:hint="eastAsia"/>
          <w:sz w:val="18"/>
        </w:rPr>
        <w:t xml:space="preserve"> </w:t>
      </w:r>
      <w:r w:rsidRPr="00CC28D3">
        <w:rPr>
          <w:rFonts w:hint="eastAsia"/>
          <w:sz w:val="18"/>
        </w:rPr>
        <w:t>기준</w:t>
      </w:r>
      <w:r w:rsidRPr="00CC28D3">
        <w:rPr>
          <w:rFonts w:hint="eastAsia"/>
          <w:sz w:val="18"/>
        </w:rPr>
        <w:t xml:space="preserve"> </w:t>
      </w:r>
      <w:r w:rsidRPr="00CC28D3">
        <w:rPr>
          <w:rFonts w:hint="eastAsia"/>
          <w:sz w:val="18"/>
        </w:rPr>
        <w:t>시급</w:t>
      </w:r>
      <w:r w:rsidRPr="00CC28D3">
        <w:rPr>
          <w:rFonts w:hint="eastAsia"/>
          <w:sz w:val="18"/>
        </w:rPr>
        <w:t xml:space="preserve"> </w:t>
      </w:r>
      <w:r w:rsidRPr="00CC28D3">
        <w:rPr>
          <w:sz w:val="18"/>
        </w:rPr>
        <w:t>9,160</w:t>
      </w:r>
      <w:r w:rsidRPr="00CC28D3">
        <w:rPr>
          <w:rFonts w:hint="eastAsia"/>
          <w:sz w:val="18"/>
        </w:rPr>
        <w:t>원</w:t>
      </w:r>
      <w:r w:rsidRPr="00CC28D3">
        <w:rPr>
          <w:rFonts w:hint="eastAsia"/>
          <w:sz w:val="18"/>
        </w:rPr>
        <w:t>(</w:t>
      </w:r>
      <w:r>
        <w:rPr>
          <w:rFonts w:hint="eastAsia"/>
          <w:sz w:val="18"/>
        </w:rPr>
        <w:t>월</w:t>
      </w:r>
      <w:r>
        <w:rPr>
          <w:rFonts w:hint="eastAsia"/>
          <w:sz w:val="18"/>
        </w:rPr>
        <w:t xml:space="preserve"> </w:t>
      </w:r>
      <w:r w:rsidRPr="00CC28D3">
        <w:rPr>
          <w:sz w:val="18"/>
        </w:rPr>
        <w:t>209</w:t>
      </w:r>
      <w:r w:rsidRPr="00CC28D3">
        <w:rPr>
          <w:rFonts w:hint="eastAsia"/>
          <w:sz w:val="18"/>
        </w:rPr>
        <w:t>시간</w:t>
      </w:r>
      <w:r w:rsidRPr="00CC28D3">
        <w:rPr>
          <w:rFonts w:hint="eastAsia"/>
          <w:sz w:val="18"/>
        </w:rPr>
        <w:t xml:space="preserve"> </w:t>
      </w:r>
      <w:r w:rsidRPr="00CC28D3">
        <w:rPr>
          <w:rFonts w:hint="eastAsia"/>
          <w:sz w:val="18"/>
        </w:rPr>
        <w:t>기준</w:t>
      </w:r>
      <w:r>
        <w:rPr>
          <w:rFonts w:hint="eastAsia"/>
          <w:sz w:val="18"/>
        </w:rPr>
        <w:t>으로는</w:t>
      </w:r>
      <w:r>
        <w:rPr>
          <w:rFonts w:hint="eastAsia"/>
          <w:sz w:val="18"/>
        </w:rPr>
        <w:t xml:space="preserve"> </w:t>
      </w:r>
      <w:r>
        <w:rPr>
          <w:rFonts w:hint="eastAsia"/>
          <w:sz w:val="18"/>
        </w:rPr>
        <w:t>약</w:t>
      </w:r>
      <w:r>
        <w:rPr>
          <w:rFonts w:hint="eastAsia"/>
          <w:sz w:val="18"/>
        </w:rPr>
        <w:t xml:space="preserve"> </w:t>
      </w:r>
      <w:r w:rsidRPr="00CC28D3">
        <w:rPr>
          <w:sz w:val="18"/>
        </w:rPr>
        <w:t>191</w:t>
      </w:r>
      <w:r w:rsidRPr="00CC28D3">
        <w:rPr>
          <w:rFonts w:hint="eastAsia"/>
          <w:sz w:val="18"/>
        </w:rPr>
        <w:t>만원</w:t>
      </w:r>
      <w:r w:rsidRPr="00CC28D3">
        <w:rPr>
          <w:rFonts w:hint="eastAsia"/>
          <w:sz w:val="18"/>
        </w:rPr>
        <w:t>)</w:t>
      </w:r>
      <w:r w:rsidRPr="00CC28D3">
        <w:rPr>
          <w:sz w:val="18"/>
        </w:rPr>
        <w:t>, 2023</w:t>
      </w:r>
      <w:r w:rsidRPr="00CC28D3">
        <w:rPr>
          <w:rFonts w:hint="eastAsia"/>
          <w:sz w:val="18"/>
        </w:rPr>
        <w:t>년</w:t>
      </w:r>
      <w:r w:rsidRPr="00CC28D3">
        <w:rPr>
          <w:rFonts w:hint="eastAsia"/>
          <w:sz w:val="18"/>
        </w:rPr>
        <w:t xml:space="preserve"> </w:t>
      </w:r>
      <w:r w:rsidRPr="00CC28D3">
        <w:rPr>
          <w:rFonts w:hint="eastAsia"/>
          <w:sz w:val="18"/>
        </w:rPr>
        <w:t>기준</w:t>
      </w:r>
      <w:r w:rsidRPr="00CC28D3">
        <w:rPr>
          <w:rFonts w:hint="eastAsia"/>
          <w:sz w:val="18"/>
        </w:rPr>
        <w:t xml:space="preserve"> </w:t>
      </w:r>
      <w:r w:rsidRPr="00CC28D3">
        <w:rPr>
          <w:rFonts w:hint="eastAsia"/>
          <w:sz w:val="18"/>
        </w:rPr>
        <w:t>시급</w:t>
      </w:r>
      <w:r w:rsidRPr="00CC28D3">
        <w:rPr>
          <w:rFonts w:hint="eastAsia"/>
          <w:sz w:val="18"/>
        </w:rPr>
        <w:t xml:space="preserve"> </w:t>
      </w:r>
      <w:r w:rsidRPr="00CC28D3">
        <w:rPr>
          <w:sz w:val="18"/>
        </w:rPr>
        <w:t>9,620</w:t>
      </w:r>
      <w:r w:rsidRPr="00CC28D3">
        <w:rPr>
          <w:rFonts w:hint="eastAsia"/>
          <w:sz w:val="18"/>
        </w:rPr>
        <w:t>원</w:t>
      </w:r>
      <w:r w:rsidRPr="00CC28D3">
        <w:rPr>
          <w:rFonts w:hint="eastAsia"/>
          <w:sz w:val="18"/>
        </w:rPr>
        <w:t>(</w:t>
      </w:r>
      <w:r>
        <w:rPr>
          <w:rFonts w:hint="eastAsia"/>
          <w:sz w:val="18"/>
        </w:rPr>
        <w:t>월</w:t>
      </w:r>
      <w:r>
        <w:rPr>
          <w:rFonts w:hint="eastAsia"/>
          <w:sz w:val="18"/>
        </w:rPr>
        <w:t xml:space="preserve"> </w:t>
      </w:r>
      <w:r w:rsidRPr="00CC28D3">
        <w:rPr>
          <w:sz w:val="18"/>
        </w:rPr>
        <w:t>209</w:t>
      </w:r>
      <w:r w:rsidRPr="00CC28D3">
        <w:rPr>
          <w:rFonts w:hint="eastAsia"/>
          <w:sz w:val="18"/>
        </w:rPr>
        <w:t>시간</w:t>
      </w:r>
      <w:r w:rsidRPr="00CC28D3">
        <w:rPr>
          <w:rFonts w:hint="eastAsia"/>
          <w:sz w:val="18"/>
        </w:rPr>
        <w:t xml:space="preserve"> </w:t>
      </w:r>
      <w:r w:rsidRPr="00CC28D3">
        <w:rPr>
          <w:rFonts w:hint="eastAsia"/>
          <w:sz w:val="18"/>
        </w:rPr>
        <w:t>기준</w:t>
      </w:r>
      <w:r w:rsidRPr="00CC28D3">
        <w:rPr>
          <w:rFonts w:hint="eastAsia"/>
          <w:sz w:val="18"/>
        </w:rPr>
        <w:t xml:space="preserve"> </w:t>
      </w:r>
      <w:r>
        <w:rPr>
          <w:rFonts w:hint="eastAsia"/>
          <w:sz w:val="18"/>
        </w:rPr>
        <w:t>약</w:t>
      </w:r>
      <w:r w:rsidRPr="00CC28D3">
        <w:rPr>
          <w:rFonts w:hint="eastAsia"/>
          <w:sz w:val="18"/>
        </w:rPr>
        <w:t xml:space="preserve"> </w:t>
      </w:r>
      <w:r w:rsidRPr="00CC28D3">
        <w:rPr>
          <w:sz w:val="18"/>
        </w:rPr>
        <w:t>201</w:t>
      </w:r>
      <w:r w:rsidRPr="00CC28D3">
        <w:rPr>
          <w:rFonts w:hint="eastAsia"/>
          <w:sz w:val="18"/>
        </w:rPr>
        <w:t>만원</w:t>
      </w:r>
      <w:r w:rsidRPr="00CC28D3">
        <w:rPr>
          <w:rFonts w:hint="eastAsia"/>
          <w:sz w:val="18"/>
        </w:rPr>
        <w:t>)</w:t>
      </w:r>
      <w:r w:rsidRPr="00CC28D3">
        <w:rPr>
          <w:sz w:val="18"/>
        </w:rPr>
        <w:t>.</w:t>
      </w:r>
    </w:p>
  </w:footnote>
  <w:footnote w:id="16">
    <w:p w14:paraId="4BD676A4" w14:textId="43C4CDB6" w:rsidR="00BA5368" w:rsidRPr="00157656" w:rsidRDefault="00BA5368" w:rsidP="00157656">
      <w:pPr>
        <w:pStyle w:val="ac"/>
        <w:spacing w:line="240" w:lineRule="auto"/>
        <w:ind w:left="227" w:hanging="227"/>
        <w:jc w:val="both"/>
        <w:rPr>
          <w:sz w:val="18"/>
        </w:rPr>
      </w:pPr>
      <w:r w:rsidRPr="00157656">
        <w:rPr>
          <w:vertAlign w:val="superscript"/>
        </w:rPr>
        <w:footnoteRef/>
      </w:r>
      <w:r w:rsidRPr="0027000F">
        <w:rPr>
          <w:sz w:val="18"/>
        </w:rPr>
        <w:t xml:space="preserve"> </w:t>
      </w:r>
      <w:r w:rsidRPr="0027000F">
        <w:rPr>
          <w:rFonts w:hint="eastAsia"/>
          <w:sz w:val="18"/>
        </w:rPr>
        <w:t>다만</w:t>
      </w:r>
      <w:r w:rsidRPr="0027000F">
        <w:rPr>
          <w:rFonts w:hint="eastAsia"/>
          <w:sz w:val="18"/>
        </w:rPr>
        <w:t>,</w:t>
      </w:r>
      <w:r w:rsidRPr="0027000F">
        <w:rPr>
          <w:sz w:val="18"/>
        </w:rPr>
        <w:t xml:space="preserve"> </w:t>
      </w:r>
      <w:r w:rsidRPr="0027000F">
        <w:rPr>
          <w:rFonts w:hint="eastAsia"/>
          <w:sz w:val="18"/>
        </w:rPr>
        <w:t>판결의</w:t>
      </w:r>
      <w:r w:rsidRPr="0027000F">
        <w:rPr>
          <w:rFonts w:hint="eastAsia"/>
          <w:sz w:val="18"/>
        </w:rPr>
        <w:t xml:space="preserve"> </w:t>
      </w:r>
      <w:r w:rsidRPr="0027000F">
        <w:rPr>
          <w:rFonts w:hint="eastAsia"/>
          <w:sz w:val="18"/>
        </w:rPr>
        <w:t>사실관계는</w:t>
      </w:r>
      <w:r>
        <w:rPr>
          <w:rFonts w:hint="eastAsia"/>
          <w:sz w:val="18"/>
        </w:rPr>
        <w:t xml:space="preserve"> 2017</w:t>
      </w:r>
      <w:r>
        <w:rPr>
          <w:rFonts w:hint="eastAsia"/>
          <w:sz w:val="18"/>
        </w:rPr>
        <w:t>년</w:t>
      </w:r>
      <w:r w:rsidRPr="0027000F">
        <w:rPr>
          <w:rFonts w:hint="eastAsia"/>
          <w:sz w:val="18"/>
        </w:rPr>
        <w:t xml:space="preserve"> 2</w:t>
      </w:r>
      <w:r>
        <w:rPr>
          <w:rFonts w:hint="eastAsia"/>
          <w:sz w:val="18"/>
        </w:rPr>
        <w:t>월을</w:t>
      </w:r>
      <w:r w:rsidRPr="0027000F">
        <w:rPr>
          <w:rFonts w:hint="eastAsia"/>
          <w:sz w:val="18"/>
        </w:rPr>
        <w:t xml:space="preserve"> </w:t>
      </w:r>
      <w:r w:rsidRPr="0027000F">
        <w:rPr>
          <w:rFonts w:hint="eastAsia"/>
          <w:sz w:val="18"/>
        </w:rPr>
        <w:t>기준</w:t>
      </w:r>
      <w:r>
        <w:rPr>
          <w:rFonts w:hint="eastAsia"/>
          <w:sz w:val="18"/>
        </w:rPr>
        <w:t>으로</w:t>
      </w:r>
      <w:r w:rsidRPr="0027000F">
        <w:rPr>
          <w:rFonts w:hint="eastAsia"/>
          <w:sz w:val="18"/>
        </w:rPr>
        <w:t xml:space="preserve"> </w:t>
      </w:r>
      <w:r w:rsidRPr="0027000F">
        <w:rPr>
          <w:rFonts w:hint="eastAsia"/>
          <w:sz w:val="18"/>
        </w:rPr>
        <w:t>중</w:t>
      </w:r>
      <w:r>
        <w:rPr>
          <w:rFonts w:hint="eastAsia"/>
          <w:sz w:val="18"/>
        </w:rPr>
        <w:t>앙</w:t>
      </w:r>
      <w:r w:rsidRPr="0027000F">
        <w:rPr>
          <w:rFonts w:hint="eastAsia"/>
          <w:sz w:val="18"/>
        </w:rPr>
        <w:t>노</w:t>
      </w:r>
      <w:r>
        <w:rPr>
          <w:rFonts w:hint="eastAsia"/>
          <w:sz w:val="18"/>
        </w:rPr>
        <w:t>동</w:t>
      </w:r>
      <w:r w:rsidRPr="0027000F">
        <w:rPr>
          <w:rFonts w:hint="eastAsia"/>
          <w:sz w:val="18"/>
        </w:rPr>
        <w:t>위</w:t>
      </w:r>
      <w:r>
        <w:rPr>
          <w:rFonts w:hint="eastAsia"/>
          <w:sz w:val="18"/>
        </w:rPr>
        <w:t>원회</w:t>
      </w:r>
      <w:r w:rsidRPr="0027000F">
        <w:rPr>
          <w:rFonts w:hint="eastAsia"/>
          <w:sz w:val="18"/>
        </w:rPr>
        <w:t>에서</w:t>
      </w:r>
      <w:r w:rsidRPr="0027000F">
        <w:rPr>
          <w:rFonts w:hint="eastAsia"/>
          <w:sz w:val="18"/>
        </w:rPr>
        <w:t xml:space="preserve"> </w:t>
      </w:r>
      <w:r w:rsidRPr="0027000F">
        <w:rPr>
          <w:rFonts w:hint="eastAsia"/>
          <w:sz w:val="18"/>
        </w:rPr>
        <w:t>지휘</w:t>
      </w:r>
      <w:r w:rsidRPr="0027000F">
        <w:rPr>
          <w:rFonts w:hint="eastAsia"/>
          <w:sz w:val="18"/>
        </w:rPr>
        <w:t>/</w:t>
      </w:r>
      <w:r w:rsidRPr="0027000F">
        <w:rPr>
          <w:rFonts w:hint="eastAsia"/>
          <w:sz w:val="18"/>
        </w:rPr>
        <w:t>감독의</w:t>
      </w:r>
      <w:r w:rsidRPr="0027000F">
        <w:rPr>
          <w:rFonts w:hint="eastAsia"/>
          <w:sz w:val="18"/>
        </w:rPr>
        <w:t xml:space="preserve"> </w:t>
      </w:r>
      <w:r w:rsidRPr="0027000F">
        <w:rPr>
          <w:rFonts w:hint="eastAsia"/>
          <w:sz w:val="18"/>
        </w:rPr>
        <w:t>근거로</w:t>
      </w:r>
      <w:r w:rsidRPr="0027000F">
        <w:rPr>
          <w:rFonts w:hint="eastAsia"/>
          <w:sz w:val="18"/>
        </w:rPr>
        <w:t xml:space="preserve"> </w:t>
      </w:r>
      <w:r>
        <w:rPr>
          <w:rFonts w:hint="eastAsia"/>
          <w:sz w:val="18"/>
        </w:rPr>
        <w:t>볼</w:t>
      </w:r>
      <w:r>
        <w:rPr>
          <w:rFonts w:hint="eastAsia"/>
          <w:sz w:val="18"/>
        </w:rPr>
        <w:t xml:space="preserve"> </w:t>
      </w:r>
      <w:r>
        <w:rPr>
          <w:rFonts w:hint="eastAsia"/>
          <w:sz w:val="18"/>
        </w:rPr>
        <w:t>수</w:t>
      </w:r>
      <w:r>
        <w:rPr>
          <w:rFonts w:hint="eastAsia"/>
          <w:sz w:val="18"/>
        </w:rPr>
        <w:t xml:space="preserve"> </w:t>
      </w:r>
      <w:r>
        <w:rPr>
          <w:rFonts w:hint="eastAsia"/>
          <w:sz w:val="18"/>
        </w:rPr>
        <w:t>있다고</w:t>
      </w:r>
      <w:r>
        <w:rPr>
          <w:rFonts w:hint="eastAsia"/>
          <w:sz w:val="18"/>
        </w:rPr>
        <w:t xml:space="preserve"> </w:t>
      </w:r>
      <w:r>
        <w:rPr>
          <w:rFonts w:hint="eastAsia"/>
          <w:sz w:val="18"/>
        </w:rPr>
        <w:t>판단한</w:t>
      </w:r>
      <w:r w:rsidRPr="0027000F">
        <w:rPr>
          <w:rFonts w:hint="eastAsia"/>
          <w:sz w:val="18"/>
        </w:rPr>
        <w:t xml:space="preserve"> </w:t>
      </w:r>
      <w:r w:rsidRPr="0027000F">
        <w:rPr>
          <w:rFonts w:hint="eastAsia"/>
          <w:sz w:val="18"/>
        </w:rPr>
        <w:t>주요</w:t>
      </w:r>
      <w:r w:rsidRPr="0027000F">
        <w:rPr>
          <w:rFonts w:hint="eastAsia"/>
          <w:sz w:val="18"/>
        </w:rPr>
        <w:t xml:space="preserve"> </w:t>
      </w:r>
      <w:r w:rsidRPr="0027000F">
        <w:rPr>
          <w:rFonts w:hint="eastAsia"/>
          <w:sz w:val="18"/>
        </w:rPr>
        <w:t>요소들</w:t>
      </w:r>
      <w:r w:rsidRPr="0027000F">
        <w:rPr>
          <w:rFonts w:hint="eastAsia"/>
          <w:sz w:val="18"/>
        </w:rPr>
        <w:t xml:space="preserve">(ex. </w:t>
      </w:r>
      <w:r w:rsidRPr="0027000F">
        <w:rPr>
          <w:rFonts w:hint="eastAsia"/>
          <w:sz w:val="18"/>
        </w:rPr>
        <w:t>단독배정</w:t>
      </w:r>
      <w:r w:rsidRPr="0027000F">
        <w:rPr>
          <w:rFonts w:hint="eastAsia"/>
          <w:sz w:val="18"/>
        </w:rPr>
        <w:t xml:space="preserve"> </w:t>
      </w:r>
      <w:r w:rsidRPr="0027000F">
        <w:rPr>
          <w:rFonts w:hint="eastAsia"/>
          <w:sz w:val="18"/>
        </w:rPr>
        <w:t>제도</w:t>
      </w:r>
      <w:r w:rsidRPr="0027000F">
        <w:rPr>
          <w:rFonts w:hint="eastAsia"/>
          <w:sz w:val="18"/>
        </w:rPr>
        <w:t xml:space="preserve">, </w:t>
      </w:r>
      <w:r w:rsidRPr="0027000F">
        <w:rPr>
          <w:rFonts w:hint="eastAsia"/>
          <w:sz w:val="18"/>
        </w:rPr>
        <w:t>기사보상</w:t>
      </w:r>
      <w:r w:rsidRPr="0027000F">
        <w:rPr>
          <w:rFonts w:hint="eastAsia"/>
          <w:sz w:val="18"/>
        </w:rPr>
        <w:t xml:space="preserve"> </w:t>
      </w:r>
      <w:r w:rsidRPr="0027000F">
        <w:rPr>
          <w:rFonts w:hint="eastAsia"/>
          <w:sz w:val="18"/>
        </w:rPr>
        <w:t>제도</w:t>
      </w:r>
      <w:r w:rsidRPr="0027000F">
        <w:rPr>
          <w:rFonts w:hint="eastAsia"/>
          <w:sz w:val="18"/>
        </w:rPr>
        <w:t xml:space="preserve"> </w:t>
      </w:r>
      <w:r w:rsidRPr="0027000F">
        <w:rPr>
          <w:rFonts w:hint="eastAsia"/>
          <w:sz w:val="18"/>
        </w:rPr>
        <w:t>등</w:t>
      </w:r>
      <w:r w:rsidRPr="0027000F">
        <w:rPr>
          <w:rFonts w:hint="eastAsia"/>
          <w:sz w:val="18"/>
        </w:rPr>
        <w:t xml:space="preserve"> </w:t>
      </w:r>
      <w:r w:rsidRPr="0027000F">
        <w:rPr>
          <w:rFonts w:hint="eastAsia"/>
          <w:sz w:val="18"/>
        </w:rPr>
        <w:t>콜</w:t>
      </w:r>
      <w:r w:rsidRPr="0027000F">
        <w:rPr>
          <w:rFonts w:hint="eastAsia"/>
          <w:sz w:val="18"/>
        </w:rPr>
        <w:t xml:space="preserve"> </w:t>
      </w:r>
      <w:r w:rsidRPr="0027000F">
        <w:rPr>
          <w:rFonts w:hint="eastAsia"/>
          <w:sz w:val="18"/>
        </w:rPr>
        <w:t>수락을</w:t>
      </w:r>
      <w:r w:rsidRPr="0027000F">
        <w:rPr>
          <w:rFonts w:hint="eastAsia"/>
          <w:sz w:val="18"/>
        </w:rPr>
        <w:t xml:space="preserve"> </w:t>
      </w:r>
      <w:r w:rsidRPr="0027000F">
        <w:rPr>
          <w:rFonts w:hint="eastAsia"/>
          <w:sz w:val="18"/>
        </w:rPr>
        <w:t>강요하는</w:t>
      </w:r>
      <w:r w:rsidRPr="0027000F">
        <w:rPr>
          <w:rFonts w:hint="eastAsia"/>
          <w:sz w:val="18"/>
        </w:rPr>
        <w:t xml:space="preserve"> </w:t>
      </w:r>
      <w:r w:rsidRPr="0027000F">
        <w:rPr>
          <w:rFonts w:hint="eastAsia"/>
          <w:sz w:val="18"/>
        </w:rPr>
        <w:t>것으로</w:t>
      </w:r>
      <w:r w:rsidRPr="0027000F">
        <w:rPr>
          <w:rFonts w:hint="eastAsia"/>
          <w:sz w:val="18"/>
        </w:rPr>
        <w:t xml:space="preserve"> </w:t>
      </w:r>
      <w:r w:rsidRPr="0027000F">
        <w:rPr>
          <w:rFonts w:hint="eastAsia"/>
          <w:sz w:val="18"/>
        </w:rPr>
        <w:t>평가된</w:t>
      </w:r>
      <w:r w:rsidRPr="0027000F">
        <w:rPr>
          <w:rFonts w:hint="eastAsia"/>
          <w:sz w:val="18"/>
        </w:rPr>
        <w:t xml:space="preserve"> </w:t>
      </w:r>
      <w:r w:rsidRPr="0027000F">
        <w:rPr>
          <w:rFonts w:hint="eastAsia"/>
          <w:sz w:val="18"/>
        </w:rPr>
        <w:t>요소들</w:t>
      </w:r>
      <w:r w:rsidRPr="0027000F">
        <w:rPr>
          <w:rFonts w:hint="eastAsia"/>
          <w:sz w:val="18"/>
        </w:rPr>
        <w:t>)</w:t>
      </w:r>
      <w:r w:rsidRPr="0027000F">
        <w:rPr>
          <w:rFonts w:hint="eastAsia"/>
          <w:sz w:val="18"/>
        </w:rPr>
        <w:t>이</w:t>
      </w:r>
      <w:r w:rsidRPr="0027000F">
        <w:rPr>
          <w:rFonts w:hint="eastAsia"/>
          <w:sz w:val="18"/>
        </w:rPr>
        <w:t xml:space="preserve"> </w:t>
      </w:r>
      <w:r w:rsidRPr="0027000F">
        <w:rPr>
          <w:rFonts w:hint="eastAsia"/>
          <w:sz w:val="18"/>
        </w:rPr>
        <w:t>도입되기</w:t>
      </w:r>
      <w:r w:rsidRPr="0027000F">
        <w:rPr>
          <w:rFonts w:hint="eastAsia"/>
          <w:sz w:val="18"/>
        </w:rPr>
        <w:t xml:space="preserve"> </w:t>
      </w:r>
      <w:r w:rsidRPr="0027000F">
        <w:rPr>
          <w:rFonts w:hint="eastAsia"/>
          <w:sz w:val="18"/>
        </w:rPr>
        <w:t>이전</w:t>
      </w:r>
      <w:r w:rsidRPr="0027000F">
        <w:rPr>
          <w:rFonts w:hint="eastAsia"/>
          <w:sz w:val="18"/>
        </w:rPr>
        <w:t xml:space="preserve"> </w:t>
      </w:r>
      <w:r w:rsidRPr="0027000F">
        <w:rPr>
          <w:rFonts w:hint="eastAsia"/>
          <w:sz w:val="18"/>
        </w:rPr>
        <w:t>시점이</w:t>
      </w:r>
      <w:r>
        <w:rPr>
          <w:rFonts w:hint="eastAsia"/>
          <w:sz w:val="18"/>
        </w:rPr>
        <w:t>고</w:t>
      </w:r>
      <w:r>
        <w:rPr>
          <w:rFonts w:hint="eastAsia"/>
          <w:sz w:val="18"/>
        </w:rPr>
        <w:t>,</w:t>
      </w:r>
      <w:r w:rsidRPr="0027000F">
        <w:rPr>
          <w:rFonts w:hint="eastAsia"/>
          <w:sz w:val="18"/>
        </w:rPr>
        <w:t xml:space="preserve"> </w:t>
      </w:r>
      <w:r w:rsidRPr="0027000F">
        <w:rPr>
          <w:rFonts w:hint="eastAsia"/>
          <w:sz w:val="18"/>
        </w:rPr>
        <w:t>근로자성</w:t>
      </w:r>
      <w:r w:rsidRPr="0027000F">
        <w:rPr>
          <w:rFonts w:hint="eastAsia"/>
          <w:sz w:val="18"/>
        </w:rPr>
        <w:t xml:space="preserve"> </w:t>
      </w:r>
      <w:r>
        <w:rPr>
          <w:rFonts w:hint="eastAsia"/>
          <w:sz w:val="18"/>
        </w:rPr>
        <w:t>판단</w:t>
      </w:r>
      <w:r w:rsidRPr="0027000F">
        <w:rPr>
          <w:rFonts w:hint="eastAsia"/>
          <w:sz w:val="18"/>
        </w:rPr>
        <w:t>은</w:t>
      </w:r>
      <w:r w:rsidRPr="0027000F">
        <w:rPr>
          <w:rFonts w:hint="eastAsia"/>
          <w:sz w:val="18"/>
        </w:rPr>
        <w:t xml:space="preserve"> </w:t>
      </w:r>
      <w:r w:rsidRPr="0027000F">
        <w:rPr>
          <w:rFonts w:hint="eastAsia"/>
          <w:sz w:val="18"/>
        </w:rPr>
        <w:t>구체적</w:t>
      </w:r>
      <w:r w:rsidRPr="0027000F">
        <w:rPr>
          <w:rFonts w:hint="eastAsia"/>
          <w:sz w:val="18"/>
        </w:rPr>
        <w:t>/</w:t>
      </w:r>
      <w:r w:rsidRPr="0027000F">
        <w:rPr>
          <w:rFonts w:hint="eastAsia"/>
          <w:sz w:val="18"/>
        </w:rPr>
        <w:t>개별적</w:t>
      </w:r>
      <w:r>
        <w:rPr>
          <w:rFonts w:hint="eastAsia"/>
          <w:sz w:val="18"/>
        </w:rPr>
        <w:t>으로</w:t>
      </w:r>
      <w:r w:rsidRPr="0027000F">
        <w:rPr>
          <w:rFonts w:hint="eastAsia"/>
          <w:sz w:val="18"/>
        </w:rPr>
        <w:t xml:space="preserve"> </w:t>
      </w:r>
      <w:r>
        <w:rPr>
          <w:rFonts w:hint="eastAsia"/>
          <w:sz w:val="18"/>
        </w:rPr>
        <w:t>이루어진다는</w:t>
      </w:r>
      <w:r>
        <w:rPr>
          <w:rFonts w:hint="eastAsia"/>
          <w:sz w:val="18"/>
        </w:rPr>
        <w:t xml:space="preserve"> </w:t>
      </w:r>
      <w:r>
        <w:rPr>
          <w:rFonts w:hint="eastAsia"/>
          <w:sz w:val="18"/>
        </w:rPr>
        <w:t>점에서</w:t>
      </w:r>
      <w:r>
        <w:rPr>
          <w:rFonts w:hint="eastAsia"/>
          <w:sz w:val="18"/>
        </w:rPr>
        <w:t>,</w:t>
      </w:r>
      <w:r>
        <w:rPr>
          <w:sz w:val="18"/>
        </w:rPr>
        <w:t xml:space="preserve"> </w:t>
      </w:r>
      <w:r>
        <w:rPr>
          <w:rFonts w:hint="eastAsia"/>
          <w:sz w:val="18"/>
        </w:rPr>
        <w:t>동</w:t>
      </w:r>
      <w:r>
        <w:rPr>
          <w:rFonts w:hint="eastAsia"/>
          <w:sz w:val="18"/>
        </w:rPr>
        <w:t xml:space="preserve"> </w:t>
      </w:r>
      <w:r>
        <w:rPr>
          <w:rFonts w:hint="eastAsia"/>
          <w:sz w:val="18"/>
        </w:rPr>
        <w:t>판결을</w:t>
      </w:r>
      <w:r>
        <w:rPr>
          <w:rFonts w:hint="eastAsia"/>
          <w:sz w:val="18"/>
        </w:rPr>
        <w:t xml:space="preserve"> </w:t>
      </w:r>
      <w:r>
        <w:rPr>
          <w:rFonts w:hint="eastAsia"/>
          <w:sz w:val="18"/>
        </w:rPr>
        <w:t>현재의</w:t>
      </w:r>
      <w:r>
        <w:rPr>
          <w:rFonts w:hint="eastAsia"/>
          <w:sz w:val="18"/>
        </w:rPr>
        <w:t xml:space="preserve"> </w:t>
      </w:r>
      <w:r>
        <w:rPr>
          <w:rFonts w:hint="eastAsia"/>
          <w:sz w:val="18"/>
        </w:rPr>
        <w:t>대리기사의</w:t>
      </w:r>
      <w:r>
        <w:rPr>
          <w:rFonts w:hint="eastAsia"/>
          <w:sz w:val="18"/>
        </w:rPr>
        <w:t xml:space="preserve"> </w:t>
      </w:r>
      <w:r>
        <w:rPr>
          <w:rFonts w:hint="eastAsia"/>
          <w:sz w:val="18"/>
        </w:rPr>
        <w:t>근로자성을</w:t>
      </w:r>
      <w:r>
        <w:rPr>
          <w:rFonts w:hint="eastAsia"/>
          <w:sz w:val="18"/>
        </w:rPr>
        <w:t xml:space="preserve"> </w:t>
      </w:r>
      <w:r>
        <w:rPr>
          <w:rFonts w:hint="eastAsia"/>
          <w:sz w:val="18"/>
        </w:rPr>
        <w:t>판단하는데</w:t>
      </w:r>
      <w:r>
        <w:rPr>
          <w:rFonts w:hint="eastAsia"/>
          <w:sz w:val="18"/>
        </w:rPr>
        <w:t xml:space="preserve"> </w:t>
      </w:r>
      <w:r>
        <w:rPr>
          <w:rFonts w:hint="eastAsia"/>
          <w:sz w:val="18"/>
        </w:rPr>
        <w:t>있어</w:t>
      </w:r>
      <w:r>
        <w:rPr>
          <w:rFonts w:hint="eastAsia"/>
          <w:sz w:val="18"/>
        </w:rPr>
        <w:t xml:space="preserve"> </w:t>
      </w:r>
      <w:r>
        <w:rPr>
          <w:rFonts w:hint="eastAsia"/>
          <w:sz w:val="18"/>
        </w:rPr>
        <w:t>직접적인</w:t>
      </w:r>
      <w:r>
        <w:rPr>
          <w:rFonts w:hint="eastAsia"/>
          <w:sz w:val="18"/>
        </w:rPr>
        <w:t xml:space="preserve"> </w:t>
      </w:r>
      <w:r>
        <w:rPr>
          <w:rFonts w:hint="eastAsia"/>
          <w:sz w:val="18"/>
        </w:rPr>
        <w:t>근거로</w:t>
      </w:r>
      <w:r>
        <w:rPr>
          <w:rFonts w:hint="eastAsia"/>
          <w:sz w:val="18"/>
        </w:rPr>
        <w:t xml:space="preserve"> </w:t>
      </w:r>
      <w:r>
        <w:rPr>
          <w:rFonts w:hint="eastAsia"/>
          <w:sz w:val="18"/>
        </w:rPr>
        <w:t>원용하기는</w:t>
      </w:r>
      <w:r>
        <w:rPr>
          <w:rFonts w:hint="eastAsia"/>
          <w:sz w:val="18"/>
        </w:rPr>
        <w:t xml:space="preserve"> </w:t>
      </w:r>
      <w:r>
        <w:rPr>
          <w:rFonts w:hint="eastAsia"/>
          <w:sz w:val="18"/>
        </w:rPr>
        <w:t>어려워</w:t>
      </w:r>
      <w:r>
        <w:rPr>
          <w:rFonts w:hint="eastAsia"/>
          <w:sz w:val="18"/>
        </w:rPr>
        <w:t xml:space="preserve"> </w:t>
      </w:r>
      <w:r>
        <w:rPr>
          <w:rFonts w:hint="eastAsia"/>
          <w:sz w:val="18"/>
        </w:rPr>
        <w:t>보임</w:t>
      </w:r>
      <w:r>
        <w:rPr>
          <w:rFonts w:hint="eastAsia"/>
          <w:sz w:val="18"/>
        </w:rPr>
        <w:t>.</w:t>
      </w:r>
    </w:p>
  </w:footnote>
  <w:footnote w:id="17">
    <w:p w14:paraId="057D809B" w14:textId="77777777" w:rsidR="00BA5368" w:rsidRPr="0073670C" w:rsidRDefault="00BA5368" w:rsidP="0073670C">
      <w:pPr>
        <w:pStyle w:val="ac"/>
        <w:spacing w:line="240" w:lineRule="auto"/>
        <w:ind w:left="227" w:hanging="227"/>
        <w:jc w:val="both"/>
        <w:rPr>
          <w:sz w:val="18"/>
          <w:szCs w:val="18"/>
        </w:rPr>
      </w:pPr>
      <w:r w:rsidRPr="0073670C">
        <w:rPr>
          <w:rStyle w:val="ad"/>
          <w:sz w:val="18"/>
          <w:szCs w:val="18"/>
        </w:rPr>
        <w:footnoteRef/>
      </w:r>
      <w:r w:rsidRPr="0073670C">
        <w:rPr>
          <w:sz w:val="18"/>
          <w:szCs w:val="18"/>
        </w:rPr>
        <w:t xml:space="preserve"> </w:t>
      </w:r>
      <w:r w:rsidRPr="0073670C">
        <w:rPr>
          <w:sz w:val="18"/>
          <w:szCs w:val="18"/>
        </w:rPr>
        <w:tab/>
      </w:r>
      <w:r w:rsidRPr="0073670C">
        <w:rPr>
          <w:rFonts w:hint="eastAsia"/>
          <w:sz w:val="18"/>
          <w:szCs w:val="18"/>
        </w:rPr>
        <w:t>언론보도에</w:t>
      </w:r>
      <w:r w:rsidRPr="0073670C">
        <w:rPr>
          <w:rFonts w:hint="eastAsia"/>
          <w:sz w:val="18"/>
          <w:szCs w:val="18"/>
        </w:rPr>
        <w:t xml:space="preserve"> </w:t>
      </w:r>
      <w:r w:rsidRPr="0073670C">
        <w:rPr>
          <w:rFonts w:hint="eastAsia"/>
          <w:sz w:val="18"/>
          <w:szCs w:val="18"/>
        </w:rPr>
        <w:t>따르면</w:t>
      </w:r>
      <w:r w:rsidRPr="0073670C">
        <w:rPr>
          <w:rFonts w:hint="eastAsia"/>
          <w:sz w:val="18"/>
          <w:szCs w:val="18"/>
        </w:rPr>
        <w:t>,</w:t>
      </w:r>
      <w:r w:rsidRPr="0073670C">
        <w:rPr>
          <w:sz w:val="18"/>
          <w:szCs w:val="18"/>
        </w:rPr>
        <w:t xml:space="preserve"> </w:t>
      </w:r>
      <w:r w:rsidRPr="0073670C">
        <w:rPr>
          <w:rFonts w:hint="eastAsia"/>
          <w:sz w:val="18"/>
          <w:szCs w:val="18"/>
        </w:rPr>
        <w:t>대상회사는</w:t>
      </w:r>
      <w:r w:rsidRPr="0073670C">
        <w:rPr>
          <w:rFonts w:hint="eastAsia"/>
          <w:sz w:val="18"/>
          <w:szCs w:val="18"/>
        </w:rPr>
        <w:t xml:space="preserve"> </w:t>
      </w:r>
      <w:r w:rsidRPr="0073670C">
        <w:rPr>
          <w:rFonts w:hint="eastAsia"/>
          <w:sz w:val="18"/>
          <w:szCs w:val="18"/>
        </w:rPr>
        <w:t>카카오</w:t>
      </w:r>
      <w:r w:rsidRPr="0073670C">
        <w:rPr>
          <w:rFonts w:hint="eastAsia"/>
          <w:sz w:val="18"/>
          <w:szCs w:val="18"/>
        </w:rPr>
        <w:t>T</w:t>
      </w:r>
      <w:r w:rsidRPr="0073670C">
        <w:rPr>
          <w:sz w:val="18"/>
          <w:szCs w:val="18"/>
        </w:rPr>
        <w:t xml:space="preserve"> </w:t>
      </w:r>
      <w:r w:rsidRPr="0073670C">
        <w:rPr>
          <w:rFonts w:hint="eastAsia"/>
          <w:sz w:val="18"/>
          <w:szCs w:val="18"/>
        </w:rPr>
        <w:t>대리기사</w:t>
      </w:r>
      <w:r w:rsidRPr="0073670C">
        <w:rPr>
          <w:rFonts w:hint="eastAsia"/>
          <w:sz w:val="18"/>
          <w:szCs w:val="18"/>
        </w:rPr>
        <w:t xml:space="preserve"> </w:t>
      </w:r>
      <w:r w:rsidRPr="0073670C">
        <w:rPr>
          <w:rFonts w:hint="eastAsia"/>
          <w:sz w:val="18"/>
          <w:szCs w:val="18"/>
        </w:rPr>
        <w:t>앱</w:t>
      </w:r>
      <w:r w:rsidRPr="0073670C">
        <w:rPr>
          <w:rFonts w:hint="eastAsia"/>
          <w:sz w:val="18"/>
          <w:szCs w:val="18"/>
        </w:rPr>
        <w:t xml:space="preserve"> </w:t>
      </w:r>
      <w:r w:rsidRPr="0073670C">
        <w:rPr>
          <w:rFonts w:hint="eastAsia"/>
          <w:sz w:val="18"/>
          <w:szCs w:val="18"/>
        </w:rPr>
        <w:t>내에</w:t>
      </w:r>
      <w:r w:rsidRPr="0073670C">
        <w:rPr>
          <w:rFonts w:hint="eastAsia"/>
          <w:sz w:val="18"/>
          <w:szCs w:val="18"/>
        </w:rPr>
        <w:t xml:space="preserve"> </w:t>
      </w:r>
      <w:r w:rsidRPr="0073670C">
        <w:rPr>
          <w:rFonts w:hint="eastAsia"/>
          <w:sz w:val="18"/>
          <w:szCs w:val="18"/>
        </w:rPr>
        <w:t>교섭요구사실</w:t>
      </w:r>
      <w:r w:rsidRPr="0073670C">
        <w:rPr>
          <w:rFonts w:hint="eastAsia"/>
          <w:sz w:val="18"/>
          <w:szCs w:val="18"/>
        </w:rPr>
        <w:t xml:space="preserve"> </w:t>
      </w:r>
      <w:r w:rsidRPr="0073670C">
        <w:rPr>
          <w:rFonts w:hint="eastAsia"/>
          <w:sz w:val="18"/>
          <w:szCs w:val="18"/>
        </w:rPr>
        <w:t>공고를</w:t>
      </w:r>
      <w:r w:rsidRPr="0073670C">
        <w:rPr>
          <w:rFonts w:hint="eastAsia"/>
          <w:sz w:val="18"/>
          <w:szCs w:val="18"/>
        </w:rPr>
        <w:t xml:space="preserve"> </w:t>
      </w:r>
      <w:r w:rsidRPr="0073670C">
        <w:rPr>
          <w:rFonts w:hint="eastAsia"/>
          <w:sz w:val="18"/>
          <w:szCs w:val="18"/>
        </w:rPr>
        <w:t>하였다는</w:t>
      </w:r>
      <w:r w:rsidRPr="0073670C">
        <w:rPr>
          <w:rFonts w:hint="eastAsia"/>
          <w:sz w:val="18"/>
          <w:szCs w:val="18"/>
        </w:rPr>
        <w:t xml:space="preserve"> </w:t>
      </w:r>
      <w:r w:rsidRPr="0073670C">
        <w:rPr>
          <w:rFonts w:hint="eastAsia"/>
          <w:sz w:val="18"/>
          <w:szCs w:val="18"/>
        </w:rPr>
        <w:t>내용이</w:t>
      </w:r>
      <w:r w:rsidRPr="0073670C">
        <w:rPr>
          <w:rFonts w:hint="eastAsia"/>
          <w:sz w:val="18"/>
          <w:szCs w:val="18"/>
        </w:rPr>
        <w:t xml:space="preserve"> </w:t>
      </w:r>
      <w:r w:rsidRPr="0073670C">
        <w:rPr>
          <w:rFonts w:hint="eastAsia"/>
          <w:sz w:val="18"/>
          <w:szCs w:val="18"/>
        </w:rPr>
        <w:t>확인됨</w:t>
      </w:r>
      <w:r w:rsidRPr="0073670C">
        <w:rPr>
          <w:rFonts w:hint="eastAsia"/>
          <w:sz w:val="18"/>
          <w:szCs w:val="18"/>
        </w:rPr>
        <w:t>.</w:t>
      </w:r>
      <w:r w:rsidRPr="0073670C">
        <w:rPr>
          <w:sz w:val="18"/>
          <w:szCs w:val="18"/>
        </w:rPr>
        <w:t xml:space="preserve"> </w:t>
      </w:r>
      <w:r w:rsidRPr="0073670C">
        <w:rPr>
          <w:rFonts w:hint="eastAsia"/>
          <w:sz w:val="18"/>
          <w:szCs w:val="18"/>
        </w:rPr>
        <w:t>만약</w:t>
      </w:r>
      <w:r w:rsidRPr="0073670C">
        <w:rPr>
          <w:rFonts w:hint="eastAsia"/>
          <w:sz w:val="18"/>
          <w:szCs w:val="18"/>
        </w:rPr>
        <w:t xml:space="preserve"> </w:t>
      </w:r>
      <w:r w:rsidRPr="0073670C">
        <w:rPr>
          <w:rFonts w:hint="eastAsia"/>
          <w:sz w:val="18"/>
          <w:szCs w:val="18"/>
        </w:rPr>
        <w:t>대상회사가</w:t>
      </w:r>
      <w:r w:rsidRPr="0073670C">
        <w:rPr>
          <w:rFonts w:hint="eastAsia"/>
          <w:sz w:val="18"/>
          <w:szCs w:val="18"/>
        </w:rPr>
        <w:t xml:space="preserve"> </w:t>
      </w:r>
      <w:r w:rsidRPr="0073670C">
        <w:rPr>
          <w:rFonts w:hint="eastAsia"/>
          <w:sz w:val="18"/>
          <w:szCs w:val="18"/>
        </w:rPr>
        <w:t>통상적인</w:t>
      </w:r>
      <w:r w:rsidRPr="0073670C">
        <w:rPr>
          <w:rFonts w:hint="eastAsia"/>
          <w:sz w:val="18"/>
          <w:szCs w:val="18"/>
        </w:rPr>
        <w:t xml:space="preserve"> </w:t>
      </w:r>
      <w:r w:rsidRPr="0073670C">
        <w:rPr>
          <w:rFonts w:hint="eastAsia"/>
          <w:sz w:val="18"/>
          <w:szCs w:val="18"/>
        </w:rPr>
        <w:t>공고</w:t>
      </w:r>
      <w:r w:rsidRPr="0073670C">
        <w:rPr>
          <w:rFonts w:hint="eastAsia"/>
          <w:sz w:val="18"/>
          <w:szCs w:val="18"/>
        </w:rPr>
        <w:t xml:space="preserve"> </w:t>
      </w:r>
      <w:r w:rsidRPr="0073670C">
        <w:rPr>
          <w:rFonts w:hint="eastAsia"/>
          <w:sz w:val="18"/>
          <w:szCs w:val="18"/>
        </w:rPr>
        <w:t>방법에</w:t>
      </w:r>
      <w:r w:rsidRPr="0073670C">
        <w:rPr>
          <w:rFonts w:hint="eastAsia"/>
          <w:sz w:val="18"/>
          <w:szCs w:val="18"/>
        </w:rPr>
        <w:t xml:space="preserve"> </w:t>
      </w:r>
      <w:r w:rsidRPr="0073670C">
        <w:rPr>
          <w:rFonts w:hint="eastAsia"/>
          <w:sz w:val="18"/>
          <w:szCs w:val="18"/>
        </w:rPr>
        <w:t>따라</w:t>
      </w:r>
      <w:r w:rsidRPr="0073670C">
        <w:rPr>
          <w:rFonts w:hint="eastAsia"/>
          <w:sz w:val="18"/>
          <w:szCs w:val="18"/>
        </w:rPr>
        <w:t xml:space="preserve"> </w:t>
      </w:r>
      <w:r w:rsidRPr="0073670C">
        <w:rPr>
          <w:rFonts w:hint="eastAsia"/>
          <w:sz w:val="18"/>
          <w:szCs w:val="18"/>
        </w:rPr>
        <w:t>본사</w:t>
      </w:r>
      <w:r w:rsidRPr="0073670C">
        <w:rPr>
          <w:rFonts w:hint="eastAsia"/>
          <w:sz w:val="18"/>
          <w:szCs w:val="18"/>
        </w:rPr>
        <w:t xml:space="preserve"> </w:t>
      </w:r>
      <w:r w:rsidRPr="0073670C">
        <w:rPr>
          <w:rFonts w:hint="eastAsia"/>
          <w:sz w:val="18"/>
          <w:szCs w:val="18"/>
        </w:rPr>
        <w:t>사업장에도</w:t>
      </w:r>
      <w:r w:rsidRPr="0073670C">
        <w:rPr>
          <w:rFonts w:hint="eastAsia"/>
          <w:sz w:val="18"/>
          <w:szCs w:val="18"/>
        </w:rPr>
        <w:t xml:space="preserve"> </w:t>
      </w:r>
      <w:r w:rsidRPr="0073670C">
        <w:rPr>
          <w:rFonts w:hint="eastAsia"/>
          <w:sz w:val="18"/>
          <w:szCs w:val="18"/>
        </w:rPr>
        <w:t>공고를</w:t>
      </w:r>
      <w:r w:rsidRPr="0073670C">
        <w:rPr>
          <w:rFonts w:hint="eastAsia"/>
          <w:sz w:val="18"/>
          <w:szCs w:val="18"/>
        </w:rPr>
        <w:t xml:space="preserve"> </w:t>
      </w:r>
      <w:r w:rsidRPr="0073670C">
        <w:rPr>
          <w:rFonts w:hint="eastAsia"/>
          <w:sz w:val="18"/>
          <w:szCs w:val="18"/>
        </w:rPr>
        <w:t>함과</w:t>
      </w:r>
      <w:r w:rsidRPr="0073670C">
        <w:rPr>
          <w:rFonts w:hint="eastAsia"/>
          <w:sz w:val="18"/>
          <w:szCs w:val="18"/>
        </w:rPr>
        <w:t xml:space="preserve"> </w:t>
      </w:r>
      <w:r w:rsidRPr="0073670C">
        <w:rPr>
          <w:rFonts w:hint="eastAsia"/>
          <w:sz w:val="18"/>
          <w:szCs w:val="18"/>
        </w:rPr>
        <w:t>동시에</w:t>
      </w:r>
      <w:r w:rsidRPr="0073670C">
        <w:rPr>
          <w:rFonts w:hint="eastAsia"/>
          <w:sz w:val="18"/>
          <w:szCs w:val="18"/>
        </w:rPr>
        <w:t xml:space="preserve"> </w:t>
      </w:r>
      <w:r w:rsidRPr="0073670C">
        <w:rPr>
          <w:rFonts w:hint="eastAsia"/>
          <w:sz w:val="18"/>
          <w:szCs w:val="18"/>
        </w:rPr>
        <w:t>앱</w:t>
      </w:r>
      <w:r w:rsidRPr="0073670C">
        <w:rPr>
          <w:rFonts w:hint="eastAsia"/>
          <w:sz w:val="18"/>
          <w:szCs w:val="18"/>
        </w:rPr>
        <w:t xml:space="preserve"> </w:t>
      </w:r>
      <w:r w:rsidRPr="0073670C">
        <w:rPr>
          <w:rFonts w:hint="eastAsia"/>
          <w:sz w:val="18"/>
          <w:szCs w:val="18"/>
        </w:rPr>
        <w:t>내에도</w:t>
      </w:r>
      <w:r w:rsidRPr="0073670C">
        <w:rPr>
          <w:rFonts w:hint="eastAsia"/>
          <w:sz w:val="18"/>
          <w:szCs w:val="18"/>
        </w:rPr>
        <w:t xml:space="preserve"> </w:t>
      </w:r>
      <w:r w:rsidRPr="0073670C">
        <w:rPr>
          <w:rFonts w:hint="eastAsia"/>
          <w:sz w:val="18"/>
          <w:szCs w:val="18"/>
        </w:rPr>
        <w:t>공고를</w:t>
      </w:r>
      <w:r w:rsidRPr="0073670C">
        <w:rPr>
          <w:rFonts w:hint="eastAsia"/>
          <w:sz w:val="18"/>
          <w:szCs w:val="18"/>
        </w:rPr>
        <w:t xml:space="preserve"> </w:t>
      </w:r>
      <w:r w:rsidRPr="0073670C">
        <w:rPr>
          <w:rFonts w:hint="eastAsia"/>
          <w:sz w:val="18"/>
          <w:szCs w:val="18"/>
        </w:rPr>
        <w:t>한</w:t>
      </w:r>
      <w:r w:rsidRPr="0073670C">
        <w:rPr>
          <w:rFonts w:hint="eastAsia"/>
          <w:sz w:val="18"/>
          <w:szCs w:val="18"/>
        </w:rPr>
        <w:t xml:space="preserve"> </w:t>
      </w:r>
      <w:r w:rsidRPr="0073670C">
        <w:rPr>
          <w:rFonts w:hint="eastAsia"/>
          <w:sz w:val="18"/>
          <w:szCs w:val="18"/>
        </w:rPr>
        <w:t>것이라면</w:t>
      </w:r>
      <w:r w:rsidRPr="0073670C">
        <w:rPr>
          <w:rFonts w:hint="eastAsia"/>
          <w:sz w:val="18"/>
          <w:szCs w:val="18"/>
        </w:rPr>
        <w:t xml:space="preserve"> </w:t>
      </w:r>
      <w:r w:rsidRPr="0073670C">
        <w:rPr>
          <w:rFonts w:hint="eastAsia"/>
          <w:sz w:val="18"/>
          <w:szCs w:val="18"/>
        </w:rPr>
        <w:t>문제가</w:t>
      </w:r>
      <w:r w:rsidRPr="0073670C">
        <w:rPr>
          <w:rFonts w:hint="eastAsia"/>
          <w:sz w:val="18"/>
          <w:szCs w:val="18"/>
        </w:rPr>
        <w:t xml:space="preserve"> </w:t>
      </w:r>
      <w:r w:rsidRPr="0073670C">
        <w:rPr>
          <w:rFonts w:hint="eastAsia"/>
          <w:sz w:val="18"/>
          <w:szCs w:val="18"/>
        </w:rPr>
        <w:t>되지</w:t>
      </w:r>
      <w:r w:rsidRPr="0073670C">
        <w:rPr>
          <w:rFonts w:hint="eastAsia"/>
          <w:sz w:val="18"/>
          <w:szCs w:val="18"/>
        </w:rPr>
        <w:t xml:space="preserve"> </w:t>
      </w:r>
      <w:r w:rsidRPr="0073670C">
        <w:rPr>
          <w:rFonts w:hint="eastAsia"/>
          <w:sz w:val="18"/>
          <w:szCs w:val="18"/>
        </w:rPr>
        <w:t>않겠으나</w:t>
      </w:r>
      <w:r w:rsidRPr="0073670C">
        <w:rPr>
          <w:rFonts w:hint="eastAsia"/>
          <w:sz w:val="18"/>
          <w:szCs w:val="18"/>
        </w:rPr>
        <w:t>,</w:t>
      </w:r>
      <w:r w:rsidRPr="0073670C">
        <w:rPr>
          <w:sz w:val="18"/>
          <w:szCs w:val="18"/>
        </w:rPr>
        <w:t xml:space="preserve"> </w:t>
      </w:r>
      <w:r w:rsidRPr="0073670C">
        <w:rPr>
          <w:rFonts w:hint="eastAsia"/>
          <w:sz w:val="18"/>
          <w:szCs w:val="18"/>
        </w:rPr>
        <w:t>만약</w:t>
      </w:r>
      <w:r w:rsidRPr="0073670C">
        <w:rPr>
          <w:rFonts w:hint="eastAsia"/>
          <w:sz w:val="18"/>
          <w:szCs w:val="18"/>
        </w:rPr>
        <w:t xml:space="preserve"> </w:t>
      </w:r>
      <w:r w:rsidRPr="0073670C">
        <w:rPr>
          <w:rFonts w:hint="eastAsia"/>
          <w:sz w:val="18"/>
          <w:szCs w:val="18"/>
        </w:rPr>
        <w:t>대상회사가</w:t>
      </w:r>
      <w:r w:rsidRPr="0073670C">
        <w:rPr>
          <w:rFonts w:hint="eastAsia"/>
          <w:sz w:val="18"/>
          <w:szCs w:val="18"/>
        </w:rPr>
        <w:t xml:space="preserve"> </w:t>
      </w:r>
      <w:r w:rsidRPr="0073670C">
        <w:rPr>
          <w:rFonts w:hint="eastAsia"/>
          <w:sz w:val="18"/>
          <w:szCs w:val="18"/>
        </w:rPr>
        <w:t>본사</w:t>
      </w:r>
      <w:r w:rsidRPr="0073670C">
        <w:rPr>
          <w:rFonts w:hint="eastAsia"/>
          <w:sz w:val="18"/>
          <w:szCs w:val="18"/>
        </w:rPr>
        <w:t xml:space="preserve"> </w:t>
      </w:r>
      <w:r w:rsidRPr="0073670C">
        <w:rPr>
          <w:rFonts w:hint="eastAsia"/>
          <w:sz w:val="18"/>
          <w:szCs w:val="18"/>
        </w:rPr>
        <w:t>사업장에는</w:t>
      </w:r>
      <w:r w:rsidRPr="0073670C">
        <w:rPr>
          <w:rFonts w:hint="eastAsia"/>
          <w:sz w:val="18"/>
          <w:szCs w:val="18"/>
        </w:rPr>
        <w:t xml:space="preserve"> </w:t>
      </w:r>
      <w:r w:rsidRPr="0073670C">
        <w:rPr>
          <w:rFonts w:hint="eastAsia"/>
          <w:sz w:val="18"/>
          <w:szCs w:val="18"/>
        </w:rPr>
        <w:t>공고를</w:t>
      </w:r>
      <w:r w:rsidRPr="0073670C">
        <w:rPr>
          <w:rFonts w:hint="eastAsia"/>
          <w:sz w:val="18"/>
          <w:szCs w:val="18"/>
        </w:rPr>
        <w:t xml:space="preserve"> </w:t>
      </w:r>
      <w:r w:rsidRPr="0073670C">
        <w:rPr>
          <w:rFonts w:hint="eastAsia"/>
          <w:sz w:val="18"/>
          <w:szCs w:val="18"/>
        </w:rPr>
        <w:t>하지</w:t>
      </w:r>
      <w:r w:rsidRPr="0073670C">
        <w:rPr>
          <w:rFonts w:hint="eastAsia"/>
          <w:sz w:val="18"/>
          <w:szCs w:val="18"/>
        </w:rPr>
        <w:t xml:space="preserve"> </w:t>
      </w:r>
      <w:r w:rsidRPr="0073670C">
        <w:rPr>
          <w:rFonts w:hint="eastAsia"/>
          <w:sz w:val="18"/>
          <w:szCs w:val="18"/>
        </w:rPr>
        <w:t>않고</w:t>
      </w:r>
      <w:r w:rsidRPr="0073670C">
        <w:rPr>
          <w:rFonts w:hint="eastAsia"/>
          <w:sz w:val="18"/>
          <w:szCs w:val="18"/>
        </w:rPr>
        <w:t xml:space="preserve"> </w:t>
      </w:r>
      <w:r w:rsidRPr="0073670C">
        <w:rPr>
          <w:rFonts w:hint="eastAsia"/>
          <w:sz w:val="18"/>
          <w:szCs w:val="18"/>
        </w:rPr>
        <w:t>오직</w:t>
      </w:r>
      <w:r w:rsidRPr="0073670C">
        <w:rPr>
          <w:rFonts w:hint="eastAsia"/>
          <w:sz w:val="18"/>
          <w:szCs w:val="18"/>
        </w:rPr>
        <w:t xml:space="preserve"> </w:t>
      </w:r>
      <w:r w:rsidRPr="0073670C">
        <w:rPr>
          <w:rFonts w:hint="eastAsia"/>
          <w:sz w:val="18"/>
          <w:szCs w:val="18"/>
        </w:rPr>
        <w:t>앱</w:t>
      </w:r>
      <w:r w:rsidRPr="0073670C">
        <w:rPr>
          <w:rFonts w:hint="eastAsia"/>
          <w:sz w:val="18"/>
          <w:szCs w:val="18"/>
        </w:rPr>
        <w:t xml:space="preserve"> </w:t>
      </w:r>
      <w:r w:rsidRPr="0073670C">
        <w:rPr>
          <w:rFonts w:hint="eastAsia"/>
          <w:sz w:val="18"/>
          <w:szCs w:val="18"/>
        </w:rPr>
        <w:t>내에만</w:t>
      </w:r>
      <w:r w:rsidRPr="0073670C">
        <w:rPr>
          <w:rFonts w:hint="eastAsia"/>
          <w:sz w:val="18"/>
          <w:szCs w:val="18"/>
        </w:rPr>
        <w:t xml:space="preserve"> </w:t>
      </w:r>
      <w:r w:rsidRPr="0073670C">
        <w:rPr>
          <w:rFonts w:hint="eastAsia"/>
          <w:sz w:val="18"/>
          <w:szCs w:val="18"/>
        </w:rPr>
        <w:t>공고를</w:t>
      </w:r>
      <w:r w:rsidRPr="0073670C">
        <w:rPr>
          <w:rFonts w:hint="eastAsia"/>
          <w:sz w:val="18"/>
          <w:szCs w:val="18"/>
        </w:rPr>
        <w:t xml:space="preserve"> </w:t>
      </w:r>
      <w:r w:rsidRPr="0073670C">
        <w:rPr>
          <w:rFonts w:hint="eastAsia"/>
          <w:sz w:val="18"/>
          <w:szCs w:val="18"/>
        </w:rPr>
        <w:t>한</w:t>
      </w:r>
      <w:r w:rsidRPr="0073670C">
        <w:rPr>
          <w:rFonts w:hint="eastAsia"/>
          <w:sz w:val="18"/>
          <w:szCs w:val="18"/>
        </w:rPr>
        <w:t xml:space="preserve"> </w:t>
      </w:r>
      <w:r w:rsidRPr="0073670C">
        <w:rPr>
          <w:rFonts w:hint="eastAsia"/>
          <w:sz w:val="18"/>
          <w:szCs w:val="18"/>
        </w:rPr>
        <w:t>것이라면</w:t>
      </w:r>
      <w:r w:rsidRPr="0073670C">
        <w:rPr>
          <w:rFonts w:hint="eastAsia"/>
          <w:sz w:val="18"/>
          <w:szCs w:val="18"/>
        </w:rPr>
        <w:t xml:space="preserve">, </w:t>
      </w:r>
      <w:r w:rsidRPr="0073670C">
        <w:rPr>
          <w:rFonts w:hint="eastAsia"/>
          <w:sz w:val="18"/>
          <w:szCs w:val="18"/>
        </w:rPr>
        <w:t>이는</w:t>
      </w:r>
      <w:r w:rsidRPr="0073670C">
        <w:rPr>
          <w:rFonts w:hint="eastAsia"/>
          <w:sz w:val="18"/>
          <w:szCs w:val="18"/>
        </w:rPr>
        <w:t xml:space="preserve"> </w:t>
      </w:r>
      <w:r w:rsidRPr="0073670C">
        <w:rPr>
          <w:rFonts w:hint="eastAsia"/>
          <w:sz w:val="18"/>
          <w:szCs w:val="18"/>
        </w:rPr>
        <w:t>절차상</w:t>
      </w:r>
      <w:r w:rsidRPr="0073670C">
        <w:rPr>
          <w:rFonts w:hint="eastAsia"/>
          <w:sz w:val="18"/>
          <w:szCs w:val="18"/>
        </w:rPr>
        <w:t xml:space="preserve"> </w:t>
      </w:r>
      <w:r w:rsidRPr="0073670C">
        <w:rPr>
          <w:rFonts w:hint="eastAsia"/>
          <w:sz w:val="18"/>
          <w:szCs w:val="18"/>
        </w:rPr>
        <w:t>중대한</w:t>
      </w:r>
      <w:r w:rsidRPr="0073670C">
        <w:rPr>
          <w:rFonts w:hint="eastAsia"/>
          <w:sz w:val="18"/>
          <w:szCs w:val="18"/>
        </w:rPr>
        <w:t xml:space="preserve"> </w:t>
      </w:r>
      <w:r w:rsidRPr="0073670C">
        <w:rPr>
          <w:rFonts w:hint="eastAsia"/>
          <w:sz w:val="18"/>
          <w:szCs w:val="18"/>
        </w:rPr>
        <w:t>하자에</w:t>
      </w:r>
      <w:r w:rsidRPr="0073670C">
        <w:rPr>
          <w:rFonts w:hint="eastAsia"/>
          <w:sz w:val="18"/>
          <w:szCs w:val="18"/>
        </w:rPr>
        <w:t xml:space="preserve"> </w:t>
      </w:r>
      <w:r w:rsidRPr="0073670C">
        <w:rPr>
          <w:rFonts w:hint="eastAsia"/>
          <w:sz w:val="18"/>
          <w:szCs w:val="18"/>
        </w:rPr>
        <w:t>해당하여</w:t>
      </w:r>
      <w:r w:rsidRPr="0073670C">
        <w:rPr>
          <w:rFonts w:hint="eastAsia"/>
          <w:sz w:val="18"/>
          <w:szCs w:val="18"/>
        </w:rPr>
        <w:t xml:space="preserve"> </w:t>
      </w:r>
      <w:r w:rsidRPr="0073670C">
        <w:rPr>
          <w:rFonts w:hint="eastAsia"/>
          <w:sz w:val="18"/>
          <w:szCs w:val="18"/>
        </w:rPr>
        <w:t>교섭대표노조</w:t>
      </w:r>
      <w:r w:rsidRPr="0073670C">
        <w:rPr>
          <w:rFonts w:hint="eastAsia"/>
          <w:sz w:val="18"/>
          <w:szCs w:val="18"/>
        </w:rPr>
        <w:t xml:space="preserve"> </w:t>
      </w:r>
      <w:r w:rsidRPr="0073670C">
        <w:rPr>
          <w:rFonts w:hint="eastAsia"/>
          <w:sz w:val="18"/>
          <w:szCs w:val="18"/>
        </w:rPr>
        <w:t>선정</w:t>
      </w:r>
      <w:r w:rsidRPr="0073670C">
        <w:rPr>
          <w:rFonts w:hint="eastAsia"/>
          <w:sz w:val="18"/>
          <w:szCs w:val="18"/>
        </w:rPr>
        <w:t xml:space="preserve"> </w:t>
      </w:r>
      <w:r w:rsidRPr="0073670C">
        <w:rPr>
          <w:rFonts w:hint="eastAsia"/>
          <w:sz w:val="18"/>
          <w:szCs w:val="18"/>
        </w:rPr>
        <w:t>등이</w:t>
      </w:r>
      <w:r w:rsidRPr="0073670C">
        <w:rPr>
          <w:rFonts w:hint="eastAsia"/>
          <w:sz w:val="18"/>
          <w:szCs w:val="18"/>
        </w:rPr>
        <w:t xml:space="preserve"> </w:t>
      </w:r>
      <w:r w:rsidRPr="0073670C">
        <w:rPr>
          <w:rFonts w:hint="eastAsia"/>
          <w:sz w:val="18"/>
          <w:szCs w:val="18"/>
        </w:rPr>
        <w:t>무효가</w:t>
      </w:r>
      <w:r w:rsidRPr="0073670C">
        <w:rPr>
          <w:rFonts w:hint="eastAsia"/>
          <w:sz w:val="18"/>
          <w:szCs w:val="18"/>
        </w:rPr>
        <w:t xml:space="preserve"> </w:t>
      </w:r>
      <w:r w:rsidRPr="0073670C">
        <w:rPr>
          <w:rFonts w:hint="eastAsia"/>
          <w:sz w:val="18"/>
          <w:szCs w:val="18"/>
        </w:rPr>
        <w:t>되고</w:t>
      </w:r>
      <w:r w:rsidRPr="0073670C">
        <w:rPr>
          <w:rFonts w:hint="eastAsia"/>
          <w:sz w:val="18"/>
          <w:szCs w:val="18"/>
        </w:rPr>
        <w:t xml:space="preserve"> </w:t>
      </w:r>
      <w:r w:rsidRPr="0073670C">
        <w:rPr>
          <w:rFonts w:hint="eastAsia"/>
          <w:sz w:val="18"/>
          <w:szCs w:val="18"/>
        </w:rPr>
        <w:t>교섭창구단일화절차를</w:t>
      </w:r>
      <w:r w:rsidRPr="0073670C">
        <w:rPr>
          <w:rFonts w:hint="eastAsia"/>
          <w:sz w:val="18"/>
          <w:szCs w:val="18"/>
        </w:rPr>
        <w:t xml:space="preserve"> </w:t>
      </w:r>
      <w:r w:rsidRPr="0073670C">
        <w:rPr>
          <w:rFonts w:hint="eastAsia"/>
          <w:sz w:val="18"/>
          <w:szCs w:val="18"/>
        </w:rPr>
        <w:t>다시</w:t>
      </w:r>
      <w:r w:rsidRPr="0073670C">
        <w:rPr>
          <w:rFonts w:hint="eastAsia"/>
          <w:sz w:val="18"/>
          <w:szCs w:val="18"/>
        </w:rPr>
        <w:t xml:space="preserve"> </w:t>
      </w:r>
      <w:r w:rsidRPr="0073670C">
        <w:rPr>
          <w:rFonts w:hint="eastAsia"/>
          <w:sz w:val="18"/>
          <w:szCs w:val="18"/>
        </w:rPr>
        <w:t>진행하여야</w:t>
      </w:r>
      <w:r w:rsidRPr="0073670C">
        <w:rPr>
          <w:rFonts w:hint="eastAsia"/>
          <w:sz w:val="18"/>
          <w:szCs w:val="18"/>
        </w:rPr>
        <w:t xml:space="preserve"> </w:t>
      </w:r>
      <w:r w:rsidRPr="0073670C">
        <w:rPr>
          <w:rFonts w:hint="eastAsia"/>
          <w:sz w:val="18"/>
          <w:szCs w:val="18"/>
        </w:rPr>
        <w:t>함</w:t>
      </w:r>
      <w:r w:rsidRPr="0073670C">
        <w:rPr>
          <w:rFonts w:hint="eastAsia"/>
          <w:sz w:val="18"/>
          <w:szCs w:val="18"/>
        </w:rPr>
        <w:t>.</w:t>
      </w:r>
      <w:r w:rsidRPr="0073670C">
        <w:rPr>
          <w:sz w:val="18"/>
          <w:szCs w:val="18"/>
        </w:rPr>
        <w:t xml:space="preserve"> </w:t>
      </w:r>
    </w:p>
  </w:footnote>
  <w:footnote w:id="18">
    <w:p w14:paraId="1E97967D" w14:textId="6E8BFED9" w:rsidR="00BA5368" w:rsidRPr="0070117B" w:rsidRDefault="00BA5368" w:rsidP="001528A2">
      <w:pPr>
        <w:pStyle w:val="ac"/>
        <w:spacing w:line="240" w:lineRule="auto"/>
        <w:ind w:left="227" w:hanging="227"/>
        <w:jc w:val="both"/>
      </w:pPr>
      <w:r w:rsidRPr="0070117B">
        <w:rPr>
          <w:rStyle w:val="ad"/>
          <w:sz w:val="18"/>
        </w:rPr>
        <w:footnoteRef/>
      </w:r>
      <w:r>
        <w:rPr>
          <w:sz w:val="18"/>
        </w:rPr>
        <w:tab/>
      </w:r>
      <w:r w:rsidRPr="001528A2">
        <w:rPr>
          <w:rFonts w:hint="eastAsia"/>
          <w:sz w:val="18"/>
          <w:szCs w:val="18"/>
        </w:rPr>
        <w:t>대상회사의</w:t>
      </w:r>
      <w:r>
        <w:rPr>
          <w:rFonts w:hint="eastAsia"/>
          <w:sz w:val="18"/>
        </w:rPr>
        <w:t xml:space="preserve"> </w:t>
      </w:r>
      <w:r>
        <w:rPr>
          <w:rFonts w:hint="eastAsia"/>
          <w:sz w:val="18"/>
        </w:rPr>
        <w:t>손자회사인</w:t>
      </w:r>
      <w:r>
        <w:rPr>
          <w:rFonts w:hint="eastAsia"/>
          <w:sz w:val="18"/>
        </w:rPr>
        <w:t xml:space="preserve"> </w:t>
      </w:r>
      <w:r w:rsidRPr="0070117B">
        <w:rPr>
          <w:rFonts w:hint="eastAsia"/>
          <w:sz w:val="18"/>
        </w:rPr>
        <w:t>㈜케이드라이브</w:t>
      </w:r>
      <w:r>
        <w:rPr>
          <w:rFonts w:hint="eastAsia"/>
          <w:sz w:val="18"/>
        </w:rPr>
        <w:t>(</w:t>
      </w:r>
      <w:r>
        <w:rPr>
          <w:rFonts w:hint="eastAsia"/>
          <w:sz w:val="18"/>
        </w:rPr>
        <w:t>㈜씨엠엔피의</w:t>
      </w:r>
      <w:r>
        <w:rPr>
          <w:rFonts w:hint="eastAsia"/>
          <w:sz w:val="18"/>
        </w:rPr>
        <w:t xml:space="preserve"> </w:t>
      </w:r>
      <w:r>
        <w:rPr>
          <w:rFonts w:hint="eastAsia"/>
          <w:sz w:val="18"/>
        </w:rPr>
        <w:t>자회사</w:t>
      </w:r>
      <w:r>
        <w:rPr>
          <w:rFonts w:hint="eastAsia"/>
          <w:sz w:val="18"/>
        </w:rPr>
        <w:t>)</w:t>
      </w:r>
      <w:r w:rsidRPr="0070117B">
        <w:rPr>
          <w:rFonts w:hint="eastAsia"/>
          <w:sz w:val="18"/>
        </w:rPr>
        <w:t xml:space="preserve"> </w:t>
      </w:r>
      <w:r w:rsidRPr="0070117B">
        <w:rPr>
          <w:rFonts w:hint="eastAsia"/>
          <w:sz w:val="18"/>
        </w:rPr>
        <w:t>관련</w:t>
      </w:r>
      <w:r w:rsidRPr="0070117B">
        <w:rPr>
          <w:rFonts w:hint="eastAsia"/>
          <w:sz w:val="18"/>
        </w:rPr>
        <w:t xml:space="preserve"> </w:t>
      </w:r>
      <w:r w:rsidRPr="0070117B">
        <w:rPr>
          <w:rFonts w:hint="eastAsia"/>
          <w:sz w:val="18"/>
        </w:rPr>
        <w:t>인사노무</w:t>
      </w:r>
      <w:r w:rsidRPr="0070117B">
        <w:rPr>
          <w:rFonts w:hint="eastAsia"/>
          <w:sz w:val="18"/>
        </w:rPr>
        <w:t xml:space="preserve"> </w:t>
      </w:r>
      <w:r w:rsidRPr="0070117B">
        <w:rPr>
          <w:rFonts w:hint="eastAsia"/>
          <w:sz w:val="18"/>
        </w:rPr>
        <w:t>자료는</w:t>
      </w:r>
      <w:r w:rsidRPr="0070117B">
        <w:rPr>
          <w:rFonts w:hint="eastAsia"/>
          <w:sz w:val="18"/>
        </w:rPr>
        <w:t xml:space="preserve"> </w:t>
      </w:r>
      <w:r w:rsidRPr="0070117B">
        <w:rPr>
          <w:rFonts w:hint="eastAsia"/>
          <w:sz w:val="18"/>
        </w:rPr>
        <w:t>제공받지</w:t>
      </w:r>
      <w:r w:rsidRPr="0070117B">
        <w:rPr>
          <w:rFonts w:hint="eastAsia"/>
          <w:sz w:val="18"/>
        </w:rPr>
        <w:t xml:space="preserve"> </w:t>
      </w:r>
      <w:r w:rsidRPr="0070117B">
        <w:rPr>
          <w:rFonts w:hint="eastAsia"/>
          <w:sz w:val="18"/>
        </w:rPr>
        <w:t>못하였음</w:t>
      </w:r>
      <w:r w:rsidRPr="0070117B">
        <w:rPr>
          <w:rFonts w:hint="eastAsia"/>
          <w:sz w:val="18"/>
        </w:rPr>
        <w:t>.</w:t>
      </w:r>
    </w:p>
  </w:footnote>
  <w:footnote w:id="19">
    <w:p w14:paraId="18A85BC1" w14:textId="77777777" w:rsidR="00BA5368" w:rsidRPr="00047666" w:rsidRDefault="00BA5368" w:rsidP="00A146D5">
      <w:pPr>
        <w:pStyle w:val="ac"/>
        <w:spacing w:line="280" w:lineRule="atLeast"/>
        <w:rPr>
          <w:ins w:id="164" w:author="jaechang.yoo" w:date="2022-07-17T17:23:00Z"/>
        </w:rPr>
      </w:pPr>
      <w:ins w:id="165" w:author="jaechang.yoo" w:date="2022-07-17T17:23:00Z">
        <w:r w:rsidRPr="007520D0">
          <w:rPr>
            <w:rStyle w:val="ad"/>
            <w:sz w:val="18"/>
          </w:rPr>
          <w:footnoteRef/>
        </w:r>
        <w:r w:rsidRPr="007520D0">
          <w:rPr>
            <w:sz w:val="18"/>
          </w:rPr>
          <w:t xml:space="preserve"> </w:t>
        </w:r>
        <w:r>
          <w:rPr>
            <w:rFonts w:hint="eastAsia"/>
            <w:sz w:val="18"/>
          </w:rPr>
          <w:t>㈜케이엠솔루션이</w:t>
        </w:r>
        <w:r>
          <w:rPr>
            <w:rFonts w:hint="eastAsia"/>
            <w:sz w:val="18"/>
          </w:rPr>
          <w:t xml:space="preserve"> </w:t>
        </w:r>
        <w:r>
          <w:rPr>
            <w:rFonts w:hint="eastAsia"/>
            <w:sz w:val="18"/>
          </w:rPr>
          <w:t>약</w:t>
        </w:r>
        <w:r>
          <w:rPr>
            <w:rFonts w:hint="eastAsia"/>
            <w:sz w:val="18"/>
          </w:rPr>
          <w:t xml:space="preserve"> </w:t>
        </w:r>
        <w:r>
          <w:rPr>
            <w:sz w:val="18"/>
          </w:rPr>
          <w:t>2</w:t>
        </w:r>
        <w:r>
          <w:rPr>
            <w:rFonts w:hint="eastAsia"/>
            <w:sz w:val="18"/>
          </w:rPr>
          <w:t>억원</w:t>
        </w:r>
        <w:r>
          <w:rPr>
            <w:rFonts w:hint="eastAsia"/>
            <w:sz w:val="18"/>
          </w:rPr>
          <w:t>,</w:t>
        </w:r>
        <w:r>
          <w:rPr>
            <w:sz w:val="18"/>
          </w:rPr>
          <w:t xml:space="preserve"> </w:t>
        </w:r>
        <w:r w:rsidRPr="007520D0">
          <w:rPr>
            <w:rFonts w:hint="eastAsia"/>
            <w:sz w:val="18"/>
          </w:rPr>
          <w:t>㈜진화가</w:t>
        </w:r>
        <w:r>
          <w:rPr>
            <w:rFonts w:hint="eastAsia"/>
            <w:sz w:val="18"/>
          </w:rPr>
          <w:t xml:space="preserve"> </w:t>
        </w:r>
        <w:r>
          <w:rPr>
            <w:rFonts w:hint="eastAsia"/>
            <w:sz w:val="18"/>
          </w:rPr>
          <w:t>약</w:t>
        </w:r>
        <w:r>
          <w:rPr>
            <w:rFonts w:hint="eastAsia"/>
            <w:sz w:val="18"/>
          </w:rPr>
          <w:t xml:space="preserve"> </w:t>
        </w:r>
        <w:r>
          <w:rPr>
            <w:sz w:val="18"/>
          </w:rPr>
          <w:t>1</w:t>
        </w:r>
        <w:r>
          <w:rPr>
            <w:rFonts w:hint="eastAsia"/>
            <w:sz w:val="18"/>
          </w:rPr>
          <w:t>억</w:t>
        </w:r>
        <w:r>
          <w:rPr>
            <w:rFonts w:hint="eastAsia"/>
            <w:sz w:val="18"/>
          </w:rPr>
          <w:t xml:space="preserve"> </w:t>
        </w:r>
        <w:r>
          <w:rPr>
            <w:sz w:val="18"/>
          </w:rPr>
          <w:t>1,220</w:t>
        </w:r>
        <w:r>
          <w:rPr>
            <w:rFonts w:hint="eastAsia"/>
            <w:sz w:val="18"/>
          </w:rPr>
          <w:t>만원</w:t>
        </w:r>
        <w:r>
          <w:rPr>
            <w:rFonts w:hint="eastAsia"/>
            <w:sz w:val="18"/>
          </w:rPr>
          <w:t>,</w:t>
        </w:r>
        <w:r>
          <w:rPr>
            <w:sz w:val="18"/>
          </w:rPr>
          <w:t xml:space="preserve"> </w:t>
        </w:r>
        <w:r>
          <w:rPr>
            <w:rFonts w:hint="eastAsia"/>
            <w:sz w:val="18"/>
          </w:rPr>
          <w:t>㈜케이엠투가</w:t>
        </w:r>
        <w:r>
          <w:rPr>
            <w:rFonts w:hint="eastAsia"/>
            <w:sz w:val="18"/>
          </w:rPr>
          <w:t xml:space="preserve"> </w:t>
        </w:r>
        <w:r>
          <w:rPr>
            <w:rFonts w:hint="eastAsia"/>
            <w:sz w:val="18"/>
          </w:rPr>
          <w:t>약</w:t>
        </w:r>
        <w:r>
          <w:rPr>
            <w:rFonts w:hint="eastAsia"/>
            <w:sz w:val="18"/>
          </w:rPr>
          <w:t xml:space="preserve"> </w:t>
        </w:r>
        <w:r>
          <w:rPr>
            <w:sz w:val="18"/>
          </w:rPr>
          <w:t>7</w:t>
        </w:r>
        <w:r>
          <w:rPr>
            <w:rFonts w:hint="eastAsia"/>
            <w:sz w:val="18"/>
          </w:rPr>
          <w:t>억</w:t>
        </w:r>
        <w:r>
          <w:rPr>
            <w:rFonts w:hint="eastAsia"/>
            <w:sz w:val="18"/>
          </w:rPr>
          <w:t xml:space="preserve"> </w:t>
        </w:r>
        <w:r>
          <w:rPr>
            <w:sz w:val="18"/>
          </w:rPr>
          <w:t>7,900</w:t>
        </w:r>
        <w:r>
          <w:rPr>
            <w:rFonts w:hint="eastAsia"/>
            <w:sz w:val="18"/>
          </w:rPr>
          <w:t>만원</w:t>
        </w:r>
        <w:r>
          <w:rPr>
            <w:rFonts w:hint="eastAsia"/>
            <w:sz w:val="18"/>
          </w:rPr>
          <w:t>,</w:t>
        </w:r>
        <w:r>
          <w:rPr>
            <w:sz w:val="18"/>
          </w:rPr>
          <w:t xml:space="preserve"> </w:t>
        </w:r>
        <w:r>
          <w:rPr>
            <w:rFonts w:hint="eastAsia"/>
            <w:sz w:val="18"/>
          </w:rPr>
          <w:t>㈜케이엠원이</w:t>
        </w:r>
        <w:r>
          <w:rPr>
            <w:rFonts w:hint="eastAsia"/>
            <w:sz w:val="18"/>
          </w:rPr>
          <w:t xml:space="preserve"> </w:t>
        </w:r>
        <w:r>
          <w:rPr>
            <w:rFonts w:hint="eastAsia"/>
            <w:sz w:val="18"/>
          </w:rPr>
          <w:t>약</w:t>
        </w:r>
        <w:r>
          <w:rPr>
            <w:rFonts w:hint="eastAsia"/>
            <w:sz w:val="18"/>
          </w:rPr>
          <w:t xml:space="preserve"> </w:t>
        </w:r>
        <w:r>
          <w:rPr>
            <w:sz w:val="18"/>
          </w:rPr>
          <w:t>450</w:t>
        </w:r>
        <w:r>
          <w:rPr>
            <w:rFonts w:hint="eastAsia"/>
            <w:sz w:val="18"/>
          </w:rPr>
          <w:t>만원</w:t>
        </w:r>
        <w:r>
          <w:rPr>
            <w:rFonts w:hint="eastAsia"/>
            <w:sz w:val="18"/>
          </w:rPr>
          <w:t>.</w:t>
        </w:r>
        <w:r>
          <w:rPr>
            <w:sz w:val="18"/>
          </w:rPr>
          <w:t xml:space="preserve"> </w:t>
        </w:r>
      </w:ins>
    </w:p>
  </w:footnote>
  <w:footnote w:id="20">
    <w:p w14:paraId="062E98AE" w14:textId="232A63E7" w:rsidR="00BA5368" w:rsidRPr="00E34212" w:rsidRDefault="00BA5368" w:rsidP="001528A2">
      <w:pPr>
        <w:pStyle w:val="ac"/>
        <w:spacing w:line="240" w:lineRule="auto"/>
        <w:ind w:left="227" w:hanging="227"/>
        <w:jc w:val="both"/>
        <w:rPr>
          <w:sz w:val="18"/>
          <w:szCs w:val="18"/>
        </w:rPr>
      </w:pPr>
      <w:r w:rsidRPr="00E34212">
        <w:rPr>
          <w:rStyle w:val="ad"/>
          <w:sz w:val="18"/>
          <w:szCs w:val="18"/>
        </w:rPr>
        <w:footnoteRef/>
      </w:r>
      <w:r>
        <w:rPr>
          <w:sz w:val="18"/>
          <w:szCs w:val="18"/>
        </w:rPr>
        <w:tab/>
      </w:r>
      <w:r w:rsidRPr="00E34212">
        <w:rPr>
          <w:rFonts w:hint="eastAsia"/>
          <w:sz w:val="18"/>
          <w:szCs w:val="18"/>
        </w:rPr>
        <w:t>참고로</w:t>
      </w:r>
      <w:r w:rsidRPr="00E34212">
        <w:rPr>
          <w:rFonts w:hint="eastAsia"/>
          <w:sz w:val="18"/>
          <w:szCs w:val="18"/>
        </w:rPr>
        <w:t xml:space="preserve">, </w:t>
      </w:r>
      <w:r w:rsidRPr="00E34212">
        <w:rPr>
          <w:rFonts w:hint="eastAsia"/>
          <w:sz w:val="18"/>
          <w:szCs w:val="18"/>
        </w:rPr>
        <w:t>네이버</w:t>
      </w:r>
      <w:r w:rsidRPr="00E34212">
        <w:rPr>
          <w:rFonts w:hint="eastAsia"/>
          <w:sz w:val="18"/>
          <w:szCs w:val="18"/>
        </w:rPr>
        <w:t>,</w:t>
      </w:r>
      <w:r w:rsidRPr="00E34212">
        <w:rPr>
          <w:sz w:val="18"/>
          <w:szCs w:val="18"/>
        </w:rPr>
        <w:t xml:space="preserve"> </w:t>
      </w:r>
      <w:r w:rsidRPr="00E34212">
        <w:rPr>
          <w:rFonts w:hint="eastAsia"/>
          <w:sz w:val="18"/>
          <w:szCs w:val="18"/>
        </w:rPr>
        <w:t>구글</w:t>
      </w:r>
      <w:r w:rsidRPr="00E34212">
        <w:rPr>
          <w:rFonts w:hint="eastAsia"/>
          <w:sz w:val="18"/>
          <w:szCs w:val="18"/>
        </w:rPr>
        <w:t xml:space="preserve">, </w:t>
      </w:r>
      <w:r w:rsidRPr="00E34212">
        <w:rPr>
          <w:rFonts w:hint="eastAsia"/>
          <w:sz w:val="18"/>
          <w:szCs w:val="18"/>
        </w:rPr>
        <w:t>㈜카카오</w:t>
      </w:r>
      <w:r w:rsidRPr="00E34212">
        <w:rPr>
          <w:rFonts w:hint="eastAsia"/>
          <w:sz w:val="18"/>
          <w:szCs w:val="18"/>
        </w:rPr>
        <w:t xml:space="preserve"> </w:t>
      </w:r>
      <w:r w:rsidRPr="00E34212">
        <w:rPr>
          <w:rFonts w:hint="eastAsia"/>
          <w:sz w:val="18"/>
          <w:szCs w:val="18"/>
        </w:rPr>
        <w:t>등</w:t>
      </w:r>
      <w:r w:rsidRPr="00E34212">
        <w:rPr>
          <w:rFonts w:hint="eastAsia"/>
          <w:sz w:val="18"/>
          <w:szCs w:val="18"/>
        </w:rPr>
        <w:t xml:space="preserve"> </w:t>
      </w:r>
      <w:r w:rsidRPr="00E34212">
        <w:rPr>
          <w:rFonts w:hint="eastAsia"/>
          <w:sz w:val="18"/>
          <w:szCs w:val="18"/>
        </w:rPr>
        <w:t>기본적으로</w:t>
      </w:r>
      <w:r w:rsidRPr="00E34212">
        <w:rPr>
          <w:rFonts w:hint="eastAsia"/>
          <w:sz w:val="18"/>
          <w:szCs w:val="18"/>
        </w:rPr>
        <w:t xml:space="preserve"> </w:t>
      </w:r>
      <w:r w:rsidRPr="00E34212">
        <w:rPr>
          <w:rFonts w:hint="eastAsia"/>
          <w:sz w:val="18"/>
          <w:szCs w:val="18"/>
        </w:rPr>
        <w:t>이용자에게</w:t>
      </w:r>
      <w:r w:rsidRPr="00E34212">
        <w:rPr>
          <w:rFonts w:hint="eastAsia"/>
          <w:sz w:val="18"/>
          <w:szCs w:val="18"/>
        </w:rPr>
        <w:t xml:space="preserve"> </w:t>
      </w:r>
      <w:r w:rsidRPr="00E34212">
        <w:rPr>
          <w:rFonts w:hint="eastAsia"/>
          <w:sz w:val="18"/>
          <w:szCs w:val="18"/>
        </w:rPr>
        <w:t>무료로</w:t>
      </w:r>
      <w:r w:rsidRPr="00E34212">
        <w:rPr>
          <w:rFonts w:hint="eastAsia"/>
          <w:sz w:val="18"/>
          <w:szCs w:val="18"/>
        </w:rPr>
        <w:t xml:space="preserve"> </w:t>
      </w:r>
      <w:r w:rsidRPr="00E34212">
        <w:rPr>
          <w:rFonts w:hint="eastAsia"/>
          <w:sz w:val="18"/>
          <w:szCs w:val="18"/>
        </w:rPr>
        <w:t>서비스를</w:t>
      </w:r>
      <w:r w:rsidRPr="00E34212">
        <w:rPr>
          <w:rFonts w:hint="eastAsia"/>
          <w:sz w:val="18"/>
          <w:szCs w:val="18"/>
        </w:rPr>
        <w:t xml:space="preserve"> </w:t>
      </w:r>
      <w:r w:rsidRPr="00E34212">
        <w:rPr>
          <w:rFonts w:hint="eastAsia"/>
          <w:sz w:val="18"/>
          <w:szCs w:val="18"/>
        </w:rPr>
        <w:t>제공하면서</w:t>
      </w:r>
      <w:r w:rsidRPr="00E34212">
        <w:rPr>
          <w:rFonts w:hint="eastAsia"/>
          <w:sz w:val="18"/>
          <w:szCs w:val="18"/>
        </w:rPr>
        <w:t xml:space="preserve"> </w:t>
      </w:r>
      <w:r w:rsidRPr="00E34212">
        <w:rPr>
          <w:rFonts w:hint="eastAsia"/>
          <w:sz w:val="18"/>
          <w:szCs w:val="18"/>
        </w:rPr>
        <w:t>해당</w:t>
      </w:r>
      <w:r w:rsidRPr="00E34212">
        <w:rPr>
          <w:rFonts w:hint="eastAsia"/>
          <w:sz w:val="18"/>
          <w:szCs w:val="18"/>
        </w:rPr>
        <w:t xml:space="preserve"> </w:t>
      </w:r>
      <w:r w:rsidRPr="00E34212">
        <w:rPr>
          <w:rFonts w:hint="eastAsia"/>
          <w:sz w:val="18"/>
          <w:szCs w:val="18"/>
        </w:rPr>
        <w:t>이용자의</w:t>
      </w:r>
      <w:r w:rsidRPr="00E34212">
        <w:rPr>
          <w:rFonts w:hint="eastAsia"/>
          <w:sz w:val="18"/>
          <w:szCs w:val="18"/>
        </w:rPr>
        <w:t xml:space="preserve"> </w:t>
      </w:r>
      <w:r w:rsidRPr="00E34212">
        <w:rPr>
          <w:rFonts w:hint="eastAsia"/>
          <w:sz w:val="18"/>
          <w:szCs w:val="18"/>
        </w:rPr>
        <w:t>행태정보나</w:t>
      </w:r>
      <w:r w:rsidRPr="00E34212">
        <w:rPr>
          <w:rFonts w:hint="eastAsia"/>
          <w:sz w:val="18"/>
          <w:szCs w:val="18"/>
        </w:rPr>
        <w:t xml:space="preserve"> </w:t>
      </w:r>
      <w:r w:rsidRPr="00E34212">
        <w:rPr>
          <w:rFonts w:hint="eastAsia"/>
          <w:sz w:val="18"/>
          <w:szCs w:val="18"/>
        </w:rPr>
        <w:t>개인정보를</w:t>
      </w:r>
      <w:r w:rsidRPr="00E34212">
        <w:rPr>
          <w:rFonts w:hint="eastAsia"/>
          <w:sz w:val="18"/>
          <w:szCs w:val="18"/>
        </w:rPr>
        <w:t xml:space="preserve"> </w:t>
      </w:r>
      <w:r w:rsidRPr="00E34212">
        <w:rPr>
          <w:rFonts w:hint="eastAsia"/>
          <w:sz w:val="18"/>
          <w:szCs w:val="18"/>
        </w:rPr>
        <w:t>활용하여</w:t>
      </w:r>
      <w:r w:rsidRPr="00E34212">
        <w:rPr>
          <w:rFonts w:hint="eastAsia"/>
          <w:sz w:val="18"/>
          <w:szCs w:val="18"/>
        </w:rPr>
        <w:t xml:space="preserve"> </w:t>
      </w:r>
      <w:r w:rsidRPr="00E34212">
        <w:rPr>
          <w:rFonts w:hint="eastAsia"/>
          <w:sz w:val="18"/>
          <w:szCs w:val="18"/>
        </w:rPr>
        <w:t>맞춤화된</w:t>
      </w:r>
      <w:r w:rsidRPr="00E34212">
        <w:rPr>
          <w:rFonts w:hint="eastAsia"/>
          <w:sz w:val="18"/>
          <w:szCs w:val="18"/>
        </w:rPr>
        <w:t xml:space="preserve"> </w:t>
      </w:r>
      <w:r w:rsidRPr="00E34212">
        <w:rPr>
          <w:rFonts w:hint="eastAsia"/>
          <w:sz w:val="18"/>
          <w:szCs w:val="18"/>
        </w:rPr>
        <w:t>광고</w:t>
      </w:r>
      <w:r w:rsidRPr="00E34212">
        <w:rPr>
          <w:rFonts w:hint="eastAsia"/>
          <w:sz w:val="18"/>
          <w:szCs w:val="18"/>
        </w:rPr>
        <w:t xml:space="preserve"> </w:t>
      </w:r>
      <w:r w:rsidRPr="00E34212">
        <w:rPr>
          <w:rFonts w:hint="eastAsia"/>
          <w:sz w:val="18"/>
          <w:szCs w:val="18"/>
        </w:rPr>
        <w:t>등을</w:t>
      </w:r>
      <w:r w:rsidRPr="00E34212">
        <w:rPr>
          <w:rFonts w:hint="eastAsia"/>
          <w:sz w:val="18"/>
          <w:szCs w:val="18"/>
        </w:rPr>
        <w:t xml:space="preserve"> </w:t>
      </w:r>
      <w:r w:rsidRPr="00E34212">
        <w:rPr>
          <w:rFonts w:hint="eastAsia"/>
          <w:sz w:val="18"/>
          <w:szCs w:val="18"/>
        </w:rPr>
        <w:t>제공하는</w:t>
      </w:r>
      <w:r w:rsidRPr="00E34212">
        <w:rPr>
          <w:rFonts w:hint="eastAsia"/>
          <w:sz w:val="18"/>
          <w:szCs w:val="18"/>
        </w:rPr>
        <w:t xml:space="preserve"> </w:t>
      </w:r>
      <w:r w:rsidRPr="00E34212">
        <w:rPr>
          <w:rFonts w:hint="eastAsia"/>
          <w:sz w:val="18"/>
          <w:szCs w:val="18"/>
        </w:rPr>
        <w:t>것을</w:t>
      </w:r>
      <w:r w:rsidRPr="00E34212">
        <w:rPr>
          <w:rFonts w:hint="eastAsia"/>
          <w:sz w:val="18"/>
          <w:szCs w:val="18"/>
        </w:rPr>
        <w:t xml:space="preserve"> </w:t>
      </w:r>
      <w:r w:rsidRPr="00E34212">
        <w:rPr>
          <w:rFonts w:hint="eastAsia"/>
          <w:sz w:val="18"/>
          <w:szCs w:val="18"/>
        </w:rPr>
        <w:t>주요</w:t>
      </w:r>
      <w:r w:rsidRPr="00E34212">
        <w:rPr>
          <w:rFonts w:hint="eastAsia"/>
          <w:sz w:val="18"/>
          <w:szCs w:val="18"/>
        </w:rPr>
        <w:t xml:space="preserve"> </w:t>
      </w:r>
      <w:r w:rsidRPr="00E34212">
        <w:rPr>
          <w:rFonts w:hint="eastAsia"/>
          <w:sz w:val="18"/>
          <w:szCs w:val="18"/>
        </w:rPr>
        <w:t>수익</w:t>
      </w:r>
      <w:r w:rsidRPr="00E34212">
        <w:rPr>
          <w:rFonts w:hint="eastAsia"/>
          <w:sz w:val="18"/>
          <w:szCs w:val="18"/>
        </w:rPr>
        <w:t xml:space="preserve"> </w:t>
      </w:r>
      <w:r w:rsidRPr="00E34212">
        <w:rPr>
          <w:rFonts w:hint="eastAsia"/>
          <w:sz w:val="18"/>
          <w:szCs w:val="18"/>
        </w:rPr>
        <w:t>모델로</w:t>
      </w:r>
      <w:r w:rsidRPr="00E34212">
        <w:rPr>
          <w:rFonts w:hint="eastAsia"/>
          <w:sz w:val="18"/>
          <w:szCs w:val="18"/>
        </w:rPr>
        <w:t xml:space="preserve"> </w:t>
      </w:r>
      <w:r w:rsidRPr="00E34212">
        <w:rPr>
          <w:rFonts w:hint="eastAsia"/>
          <w:sz w:val="18"/>
          <w:szCs w:val="18"/>
        </w:rPr>
        <w:t>삼고</w:t>
      </w:r>
      <w:r w:rsidRPr="00E34212">
        <w:rPr>
          <w:rFonts w:hint="eastAsia"/>
          <w:sz w:val="18"/>
          <w:szCs w:val="18"/>
        </w:rPr>
        <w:t xml:space="preserve"> </w:t>
      </w:r>
      <w:r w:rsidRPr="00E34212">
        <w:rPr>
          <w:rFonts w:hint="eastAsia"/>
          <w:sz w:val="18"/>
          <w:szCs w:val="18"/>
        </w:rPr>
        <w:t>있는</w:t>
      </w:r>
      <w:r w:rsidRPr="00E34212">
        <w:rPr>
          <w:rFonts w:hint="eastAsia"/>
          <w:sz w:val="18"/>
          <w:szCs w:val="18"/>
        </w:rPr>
        <w:t xml:space="preserve"> </w:t>
      </w:r>
      <w:r w:rsidRPr="00E34212">
        <w:rPr>
          <w:rFonts w:hint="eastAsia"/>
          <w:sz w:val="18"/>
          <w:szCs w:val="18"/>
        </w:rPr>
        <w:t>사업자의</w:t>
      </w:r>
      <w:r w:rsidRPr="00E34212">
        <w:rPr>
          <w:rFonts w:hint="eastAsia"/>
          <w:sz w:val="18"/>
          <w:szCs w:val="18"/>
        </w:rPr>
        <w:t xml:space="preserve"> </w:t>
      </w:r>
      <w:r w:rsidRPr="00E34212">
        <w:rPr>
          <w:rFonts w:hint="eastAsia"/>
          <w:sz w:val="18"/>
          <w:szCs w:val="18"/>
        </w:rPr>
        <w:t>경우</w:t>
      </w:r>
      <w:r w:rsidRPr="00E34212">
        <w:rPr>
          <w:rFonts w:hint="eastAsia"/>
          <w:sz w:val="18"/>
          <w:szCs w:val="18"/>
        </w:rPr>
        <w:t>,</w:t>
      </w:r>
      <w:r w:rsidRPr="00E34212">
        <w:rPr>
          <w:sz w:val="18"/>
          <w:szCs w:val="18"/>
        </w:rPr>
        <w:t xml:space="preserve"> </w:t>
      </w:r>
      <w:r w:rsidRPr="00E34212">
        <w:rPr>
          <w:rFonts w:hint="eastAsia"/>
          <w:sz w:val="18"/>
          <w:szCs w:val="18"/>
        </w:rPr>
        <w:t>그</w:t>
      </w:r>
      <w:r w:rsidRPr="00E34212">
        <w:rPr>
          <w:rFonts w:hint="eastAsia"/>
          <w:sz w:val="18"/>
          <w:szCs w:val="18"/>
        </w:rPr>
        <w:t xml:space="preserve"> </w:t>
      </w:r>
      <w:r w:rsidRPr="00E34212">
        <w:rPr>
          <w:rFonts w:hint="eastAsia"/>
          <w:sz w:val="18"/>
          <w:szCs w:val="18"/>
        </w:rPr>
        <w:t>개인정보</w:t>
      </w:r>
      <w:r w:rsidRPr="00E34212">
        <w:rPr>
          <w:rFonts w:hint="eastAsia"/>
          <w:sz w:val="18"/>
          <w:szCs w:val="18"/>
        </w:rPr>
        <w:t xml:space="preserve"> </w:t>
      </w:r>
      <w:r w:rsidRPr="00E34212">
        <w:rPr>
          <w:rFonts w:hint="eastAsia"/>
          <w:sz w:val="18"/>
          <w:szCs w:val="18"/>
        </w:rPr>
        <w:t>처리에</w:t>
      </w:r>
      <w:r w:rsidRPr="00E34212">
        <w:rPr>
          <w:rFonts w:hint="eastAsia"/>
          <w:sz w:val="18"/>
          <w:szCs w:val="18"/>
        </w:rPr>
        <w:t xml:space="preserve"> </w:t>
      </w:r>
      <w:r w:rsidRPr="00E34212">
        <w:rPr>
          <w:rFonts w:hint="eastAsia"/>
          <w:sz w:val="18"/>
          <w:szCs w:val="18"/>
        </w:rPr>
        <w:t>대한</w:t>
      </w:r>
      <w:r w:rsidRPr="00E34212">
        <w:rPr>
          <w:rFonts w:hint="eastAsia"/>
          <w:sz w:val="18"/>
          <w:szCs w:val="18"/>
        </w:rPr>
        <w:t xml:space="preserve"> </w:t>
      </w:r>
      <w:r w:rsidRPr="00E34212">
        <w:rPr>
          <w:rFonts w:hint="eastAsia"/>
          <w:sz w:val="18"/>
          <w:szCs w:val="18"/>
        </w:rPr>
        <w:t>동의를</w:t>
      </w:r>
      <w:r w:rsidRPr="00E34212">
        <w:rPr>
          <w:rFonts w:hint="eastAsia"/>
          <w:sz w:val="18"/>
          <w:szCs w:val="18"/>
        </w:rPr>
        <w:t xml:space="preserve"> </w:t>
      </w:r>
      <w:r w:rsidRPr="00E34212">
        <w:rPr>
          <w:rFonts w:hint="eastAsia"/>
          <w:sz w:val="18"/>
          <w:szCs w:val="18"/>
        </w:rPr>
        <w:t>받음에</w:t>
      </w:r>
      <w:r w:rsidRPr="00E34212">
        <w:rPr>
          <w:rFonts w:hint="eastAsia"/>
          <w:sz w:val="18"/>
          <w:szCs w:val="18"/>
        </w:rPr>
        <w:t xml:space="preserve"> </w:t>
      </w:r>
      <w:r w:rsidRPr="00E34212">
        <w:rPr>
          <w:rFonts w:hint="eastAsia"/>
          <w:sz w:val="18"/>
          <w:szCs w:val="18"/>
        </w:rPr>
        <w:t>있어</w:t>
      </w:r>
      <w:r w:rsidRPr="00E34212">
        <w:rPr>
          <w:rFonts w:hint="eastAsia"/>
          <w:sz w:val="18"/>
          <w:szCs w:val="18"/>
        </w:rPr>
        <w:t xml:space="preserve"> </w:t>
      </w:r>
      <w:r w:rsidRPr="00E34212">
        <w:rPr>
          <w:rFonts w:hint="eastAsia"/>
          <w:sz w:val="18"/>
          <w:szCs w:val="18"/>
        </w:rPr>
        <w:t>맞춤형</w:t>
      </w:r>
      <w:r w:rsidRPr="00E34212">
        <w:rPr>
          <w:rFonts w:hint="eastAsia"/>
          <w:sz w:val="18"/>
          <w:szCs w:val="18"/>
        </w:rPr>
        <w:t xml:space="preserve"> </w:t>
      </w:r>
      <w:r w:rsidRPr="00E34212">
        <w:rPr>
          <w:rFonts w:hint="eastAsia"/>
          <w:sz w:val="18"/>
          <w:szCs w:val="18"/>
        </w:rPr>
        <w:t>광고의</w:t>
      </w:r>
      <w:r w:rsidRPr="00E34212">
        <w:rPr>
          <w:rFonts w:hint="eastAsia"/>
          <w:sz w:val="18"/>
          <w:szCs w:val="18"/>
        </w:rPr>
        <w:t xml:space="preserve"> </w:t>
      </w:r>
      <w:r w:rsidRPr="00E34212">
        <w:rPr>
          <w:rFonts w:hint="eastAsia"/>
          <w:sz w:val="18"/>
          <w:szCs w:val="18"/>
        </w:rPr>
        <w:t>제공을</w:t>
      </w:r>
      <w:r w:rsidRPr="00E34212">
        <w:rPr>
          <w:rFonts w:hint="eastAsia"/>
          <w:sz w:val="18"/>
          <w:szCs w:val="18"/>
        </w:rPr>
        <w:t xml:space="preserve"> </w:t>
      </w:r>
      <w:r w:rsidRPr="00E34212">
        <w:rPr>
          <w:rFonts w:hint="eastAsia"/>
          <w:sz w:val="18"/>
          <w:szCs w:val="18"/>
        </w:rPr>
        <w:t>필수동의항목으로</w:t>
      </w:r>
      <w:r w:rsidRPr="00E34212">
        <w:rPr>
          <w:rFonts w:hint="eastAsia"/>
          <w:sz w:val="18"/>
          <w:szCs w:val="18"/>
        </w:rPr>
        <w:t xml:space="preserve"> </w:t>
      </w:r>
      <w:r w:rsidRPr="00E34212">
        <w:rPr>
          <w:rFonts w:hint="eastAsia"/>
          <w:sz w:val="18"/>
          <w:szCs w:val="18"/>
        </w:rPr>
        <w:t>구성하는</w:t>
      </w:r>
      <w:r w:rsidRPr="00E34212">
        <w:rPr>
          <w:rFonts w:hint="eastAsia"/>
          <w:sz w:val="18"/>
          <w:szCs w:val="18"/>
        </w:rPr>
        <w:t xml:space="preserve"> </w:t>
      </w:r>
      <w:r w:rsidRPr="00E34212">
        <w:rPr>
          <w:rFonts w:hint="eastAsia"/>
          <w:sz w:val="18"/>
          <w:szCs w:val="18"/>
        </w:rPr>
        <w:t>경우도</w:t>
      </w:r>
      <w:r w:rsidRPr="00E34212">
        <w:rPr>
          <w:rFonts w:hint="eastAsia"/>
          <w:sz w:val="18"/>
          <w:szCs w:val="18"/>
        </w:rPr>
        <w:t xml:space="preserve"> </w:t>
      </w:r>
      <w:r w:rsidRPr="00E34212">
        <w:rPr>
          <w:rFonts w:hint="eastAsia"/>
          <w:sz w:val="18"/>
          <w:szCs w:val="18"/>
        </w:rPr>
        <w:t>발견되며</w:t>
      </w:r>
      <w:r w:rsidRPr="00E34212">
        <w:rPr>
          <w:rFonts w:hint="eastAsia"/>
          <w:sz w:val="18"/>
          <w:szCs w:val="18"/>
        </w:rPr>
        <w:t>,</w:t>
      </w:r>
      <w:r w:rsidRPr="00E34212">
        <w:rPr>
          <w:sz w:val="18"/>
          <w:szCs w:val="18"/>
        </w:rPr>
        <w:t xml:space="preserve"> </w:t>
      </w:r>
      <w:r w:rsidRPr="00E34212">
        <w:rPr>
          <w:rFonts w:hint="eastAsia"/>
          <w:sz w:val="18"/>
          <w:szCs w:val="18"/>
        </w:rPr>
        <w:t>아직까지</w:t>
      </w:r>
      <w:r w:rsidRPr="00E34212">
        <w:rPr>
          <w:rFonts w:hint="eastAsia"/>
          <w:sz w:val="18"/>
          <w:szCs w:val="18"/>
        </w:rPr>
        <w:t xml:space="preserve"> </w:t>
      </w:r>
      <w:r w:rsidRPr="00E34212">
        <w:rPr>
          <w:rFonts w:hint="eastAsia"/>
          <w:sz w:val="18"/>
          <w:szCs w:val="18"/>
        </w:rPr>
        <w:t>이러한</w:t>
      </w:r>
      <w:r w:rsidRPr="00E34212">
        <w:rPr>
          <w:rFonts w:hint="eastAsia"/>
          <w:sz w:val="18"/>
          <w:szCs w:val="18"/>
        </w:rPr>
        <w:t xml:space="preserve"> </w:t>
      </w:r>
      <w:r w:rsidRPr="00E34212">
        <w:rPr>
          <w:rFonts w:hint="eastAsia"/>
          <w:sz w:val="18"/>
          <w:szCs w:val="18"/>
        </w:rPr>
        <w:t>사업자의</w:t>
      </w:r>
      <w:r w:rsidRPr="00E34212">
        <w:rPr>
          <w:rFonts w:hint="eastAsia"/>
          <w:sz w:val="18"/>
          <w:szCs w:val="18"/>
        </w:rPr>
        <w:t xml:space="preserve"> </w:t>
      </w:r>
      <w:r w:rsidRPr="00E34212">
        <w:rPr>
          <w:rFonts w:hint="eastAsia"/>
          <w:sz w:val="18"/>
          <w:szCs w:val="18"/>
        </w:rPr>
        <w:t>동의방식에</w:t>
      </w:r>
      <w:r w:rsidRPr="00E34212">
        <w:rPr>
          <w:rFonts w:hint="eastAsia"/>
          <w:sz w:val="18"/>
          <w:szCs w:val="18"/>
        </w:rPr>
        <w:t xml:space="preserve"> </w:t>
      </w:r>
      <w:r w:rsidRPr="00E34212">
        <w:rPr>
          <w:rFonts w:hint="eastAsia"/>
          <w:sz w:val="18"/>
          <w:szCs w:val="18"/>
        </w:rPr>
        <w:t>대하여</w:t>
      </w:r>
      <w:r w:rsidRPr="00E34212">
        <w:rPr>
          <w:rFonts w:hint="eastAsia"/>
          <w:sz w:val="18"/>
          <w:szCs w:val="18"/>
        </w:rPr>
        <w:t xml:space="preserve"> </w:t>
      </w:r>
      <w:r w:rsidRPr="00E34212">
        <w:rPr>
          <w:rFonts w:hint="eastAsia"/>
          <w:sz w:val="18"/>
          <w:szCs w:val="18"/>
        </w:rPr>
        <w:t>규제기관이</w:t>
      </w:r>
      <w:r w:rsidRPr="00E34212">
        <w:rPr>
          <w:rFonts w:hint="eastAsia"/>
          <w:sz w:val="18"/>
          <w:szCs w:val="18"/>
        </w:rPr>
        <w:t xml:space="preserve"> </w:t>
      </w:r>
      <w:r w:rsidRPr="00E34212">
        <w:rPr>
          <w:rFonts w:hint="eastAsia"/>
          <w:sz w:val="18"/>
          <w:szCs w:val="18"/>
        </w:rPr>
        <w:t>문제</w:t>
      </w:r>
      <w:r w:rsidRPr="00E34212">
        <w:rPr>
          <w:rFonts w:hint="eastAsia"/>
          <w:sz w:val="18"/>
          <w:szCs w:val="18"/>
        </w:rPr>
        <w:t xml:space="preserve"> </w:t>
      </w:r>
      <w:r w:rsidRPr="00E34212">
        <w:rPr>
          <w:rFonts w:hint="eastAsia"/>
          <w:sz w:val="18"/>
          <w:szCs w:val="18"/>
        </w:rPr>
        <w:t>삼은</w:t>
      </w:r>
      <w:r w:rsidRPr="00E34212">
        <w:rPr>
          <w:rFonts w:hint="eastAsia"/>
          <w:sz w:val="18"/>
          <w:szCs w:val="18"/>
        </w:rPr>
        <w:t xml:space="preserve"> </w:t>
      </w:r>
      <w:r w:rsidRPr="00E34212">
        <w:rPr>
          <w:rFonts w:hint="eastAsia"/>
          <w:sz w:val="18"/>
          <w:szCs w:val="18"/>
        </w:rPr>
        <w:t>바는</w:t>
      </w:r>
      <w:r w:rsidRPr="00E34212">
        <w:rPr>
          <w:rFonts w:hint="eastAsia"/>
          <w:sz w:val="18"/>
          <w:szCs w:val="18"/>
        </w:rPr>
        <w:t xml:space="preserve"> </w:t>
      </w:r>
      <w:r w:rsidRPr="00E34212">
        <w:rPr>
          <w:rFonts w:hint="eastAsia"/>
          <w:sz w:val="18"/>
          <w:szCs w:val="18"/>
        </w:rPr>
        <w:t>없음</w:t>
      </w:r>
      <w:r w:rsidRPr="00E34212">
        <w:rPr>
          <w:rFonts w:hint="eastAsia"/>
          <w:sz w:val="18"/>
          <w:szCs w:val="18"/>
        </w:rPr>
        <w:t>.</w:t>
      </w:r>
    </w:p>
  </w:footnote>
  <w:footnote w:id="21">
    <w:p w14:paraId="12BEB206" w14:textId="54C5B06A" w:rsidR="00BA5368" w:rsidRPr="00E34212" w:rsidRDefault="00BA5368" w:rsidP="001528A2">
      <w:pPr>
        <w:pStyle w:val="ac"/>
        <w:spacing w:line="240" w:lineRule="auto"/>
        <w:ind w:left="227" w:hanging="227"/>
        <w:jc w:val="both"/>
        <w:rPr>
          <w:sz w:val="18"/>
          <w:szCs w:val="18"/>
        </w:rPr>
      </w:pPr>
      <w:r w:rsidRPr="00E34212">
        <w:rPr>
          <w:rStyle w:val="ad"/>
          <w:sz w:val="18"/>
          <w:szCs w:val="18"/>
        </w:rPr>
        <w:footnoteRef/>
      </w:r>
      <w:r>
        <w:rPr>
          <w:sz w:val="18"/>
          <w:szCs w:val="18"/>
        </w:rPr>
        <w:tab/>
      </w:r>
      <w:r w:rsidRPr="001528A2">
        <w:rPr>
          <w:rFonts w:hint="eastAsia"/>
          <w:sz w:val="18"/>
          <w:szCs w:val="18"/>
        </w:rPr>
        <w:t>대상회사와</w:t>
      </w:r>
      <w:r w:rsidRPr="00E34212">
        <w:rPr>
          <w:rFonts w:cs="Times New Roman" w:hint="eastAsia"/>
          <w:sz w:val="18"/>
          <w:szCs w:val="18"/>
        </w:rPr>
        <w:t xml:space="preserve"> </w:t>
      </w:r>
      <w:r w:rsidRPr="00E34212">
        <w:rPr>
          <w:rFonts w:cs="Times New Roman" w:hint="eastAsia"/>
          <w:sz w:val="18"/>
          <w:szCs w:val="18"/>
        </w:rPr>
        <w:t>유사한</w:t>
      </w:r>
      <w:r w:rsidRPr="00E34212">
        <w:rPr>
          <w:rFonts w:cs="Times New Roman" w:hint="eastAsia"/>
          <w:sz w:val="18"/>
          <w:szCs w:val="18"/>
        </w:rPr>
        <w:t xml:space="preserve"> </w:t>
      </w:r>
      <w:r w:rsidRPr="00E34212">
        <w:rPr>
          <w:rFonts w:cs="Times New Roman" w:hint="eastAsia"/>
          <w:sz w:val="18"/>
          <w:szCs w:val="18"/>
        </w:rPr>
        <w:t>서비스를</w:t>
      </w:r>
      <w:r w:rsidRPr="00E34212">
        <w:rPr>
          <w:rFonts w:cs="Times New Roman" w:hint="eastAsia"/>
          <w:sz w:val="18"/>
          <w:szCs w:val="18"/>
        </w:rPr>
        <w:t xml:space="preserve"> </w:t>
      </w:r>
      <w:r w:rsidRPr="00E34212">
        <w:rPr>
          <w:rFonts w:cs="Times New Roman" w:hint="eastAsia"/>
          <w:sz w:val="18"/>
          <w:szCs w:val="18"/>
        </w:rPr>
        <w:t>제공하고</w:t>
      </w:r>
      <w:r w:rsidRPr="00E34212">
        <w:rPr>
          <w:rFonts w:cs="Times New Roman" w:hint="eastAsia"/>
          <w:sz w:val="18"/>
          <w:szCs w:val="18"/>
        </w:rPr>
        <w:t xml:space="preserve"> </w:t>
      </w:r>
      <w:r w:rsidRPr="00E34212">
        <w:rPr>
          <w:rFonts w:cs="Times New Roman" w:hint="eastAsia"/>
          <w:sz w:val="18"/>
          <w:szCs w:val="18"/>
        </w:rPr>
        <w:t>있는</w:t>
      </w:r>
      <w:r w:rsidRPr="00E34212">
        <w:rPr>
          <w:rFonts w:cs="Times New Roman" w:hint="eastAsia"/>
          <w:sz w:val="18"/>
          <w:szCs w:val="18"/>
        </w:rPr>
        <w:t xml:space="preserve"> </w:t>
      </w:r>
      <w:r w:rsidRPr="00E34212">
        <w:rPr>
          <w:rFonts w:cs="Times New Roman" w:hint="eastAsia"/>
          <w:sz w:val="18"/>
          <w:szCs w:val="18"/>
        </w:rPr>
        <w:t>기타</w:t>
      </w:r>
      <w:r w:rsidRPr="00E34212">
        <w:rPr>
          <w:rFonts w:cs="Times New Roman" w:hint="eastAsia"/>
          <w:sz w:val="18"/>
          <w:szCs w:val="18"/>
        </w:rPr>
        <w:t xml:space="preserve"> </w:t>
      </w:r>
      <w:r w:rsidRPr="00E34212">
        <w:rPr>
          <w:rFonts w:cs="Times New Roman" w:hint="eastAsia"/>
          <w:sz w:val="18"/>
          <w:szCs w:val="18"/>
        </w:rPr>
        <w:t>사업자의</w:t>
      </w:r>
      <w:r w:rsidRPr="00E34212">
        <w:rPr>
          <w:rFonts w:cs="Times New Roman" w:hint="eastAsia"/>
          <w:sz w:val="18"/>
          <w:szCs w:val="18"/>
        </w:rPr>
        <w:t xml:space="preserve"> </w:t>
      </w:r>
      <w:r w:rsidRPr="00E34212">
        <w:rPr>
          <w:rFonts w:cs="Times New Roman" w:hint="eastAsia"/>
          <w:sz w:val="18"/>
          <w:szCs w:val="18"/>
        </w:rPr>
        <w:t>사례를</w:t>
      </w:r>
      <w:r w:rsidRPr="00E34212">
        <w:rPr>
          <w:rFonts w:cs="Times New Roman" w:hint="eastAsia"/>
          <w:sz w:val="18"/>
          <w:szCs w:val="18"/>
        </w:rPr>
        <w:t xml:space="preserve"> </w:t>
      </w:r>
      <w:r w:rsidRPr="00E34212">
        <w:rPr>
          <w:rFonts w:cs="Times New Roman" w:hint="eastAsia"/>
          <w:sz w:val="18"/>
          <w:szCs w:val="18"/>
        </w:rPr>
        <w:t>살펴본</w:t>
      </w:r>
      <w:r w:rsidRPr="00E34212">
        <w:rPr>
          <w:rFonts w:cs="Times New Roman" w:hint="eastAsia"/>
          <w:sz w:val="18"/>
          <w:szCs w:val="18"/>
        </w:rPr>
        <w:t xml:space="preserve"> </w:t>
      </w:r>
      <w:r w:rsidRPr="00E34212">
        <w:rPr>
          <w:rFonts w:cs="Times New Roman" w:hint="eastAsia"/>
          <w:sz w:val="18"/>
          <w:szCs w:val="18"/>
        </w:rPr>
        <w:t>결과</w:t>
      </w:r>
      <w:r w:rsidRPr="00E34212">
        <w:rPr>
          <w:rFonts w:cs="Times New Roman" w:hint="eastAsia"/>
          <w:sz w:val="18"/>
          <w:szCs w:val="18"/>
        </w:rPr>
        <w:t xml:space="preserve">, </w:t>
      </w:r>
      <w:r w:rsidRPr="00E34212">
        <w:rPr>
          <w:rFonts w:cs="Times New Roman"/>
          <w:sz w:val="18"/>
          <w:szCs w:val="18"/>
        </w:rPr>
        <w:t xml:space="preserve">(i) </w:t>
      </w:r>
      <w:r w:rsidRPr="00E34212">
        <w:rPr>
          <w:rFonts w:cs="Times New Roman" w:hint="eastAsia"/>
          <w:sz w:val="18"/>
          <w:szCs w:val="18"/>
        </w:rPr>
        <w:t>브이씨엔씨</w:t>
      </w:r>
      <w:r w:rsidRPr="00E34212">
        <w:rPr>
          <w:rFonts w:cs="Times New Roman" w:hint="eastAsia"/>
          <w:sz w:val="18"/>
          <w:szCs w:val="18"/>
        </w:rPr>
        <w:t xml:space="preserve"> </w:t>
      </w:r>
      <w:r w:rsidRPr="00E34212">
        <w:rPr>
          <w:rFonts w:cs="Times New Roman" w:hint="eastAsia"/>
          <w:sz w:val="18"/>
          <w:szCs w:val="18"/>
        </w:rPr>
        <w:t>주식회사의</w:t>
      </w:r>
      <w:r w:rsidRPr="00E34212">
        <w:rPr>
          <w:rFonts w:cs="Times New Roman" w:hint="eastAsia"/>
          <w:sz w:val="18"/>
          <w:szCs w:val="18"/>
        </w:rPr>
        <w:t xml:space="preserve"> </w:t>
      </w:r>
      <w:r w:rsidRPr="00E34212">
        <w:rPr>
          <w:rFonts w:cs="Times New Roman" w:hint="eastAsia"/>
          <w:sz w:val="18"/>
          <w:szCs w:val="18"/>
        </w:rPr>
        <w:t>타다</w:t>
      </w:r>
      <w:r w:rsidRPr="00E34212">
        <w:rPr>
          <w:rFonts w:cs="Times New Roman" w:hint="eastAsia"/>
          <w:sz w:val="18"/>
          <w:szCs w:val="18"/>
        </w:rPr>
        <w:t>,</w:t>
      </w:r>
      <w:r w:rsidRPr="00E34212">
        <w:rPr>
          <w:rFonts w:cs="Times New Roman"/>
          <w:sz w:val="18"/>
          <w:szCs w:val="18"/>
        </w:rPr>
        <w:t xml:space="preserve"> (ii) </w:t>
      </w:r>
      <w:r w:rsidRPr="00E34212">
        <w:rPr>
          <w:rFonts w:cs="Times New Roman" w:hint="eastAsia"/>
          <w:sz w:val="18"/>
          <w:szCs w:val="18"/>
        </w:rPr>
        <w:t>티맵모빌리티</w:t>
      </w:r>
      <w:r w:rsidRPr="00E34212">
        <w:rPr>
          <w:rFonts w:cs="Times New Roman" w:hint="eastAsia"/>
          <w:sz w:val="18"/>
          <w:szCs w:val="18"/>
        </w:rPr>
        <w:t xml:space="preserve"> </w:t>
      </w:r>
      <w:r w:rsidRPr="00E34212">
        <w:rPr>
          <w:rFonts w:cs="Times New Roman" w:hint="eastAsia"/>
          <w:sz w:val="18"/>
          <w:szCs w:val="18"/>
        </w:rPr>
        <w:t>주식회사의</w:t>
      </w:r>
      <w:r w:rsidRPr="00E34212">
        <w:rPr>
          <w:rFonts w:cs="Times New Roman" w:hint="eastAsia"/>
          <w:sz w:val="18"/>
          <w:szCs w:val="18"/>
        </w:rPr>
        <w:t xml:space="preserve"> </w:t>
      </w:r>
      <w:r w:rsidRPr="00E34212">
        <w:rPr>
          <w:rFonts w:cs="Times New Roman" w:hint="eastAsia"/>
          <w:sz w:val="18"/>
          <w:szCs w:val="18"/>
        </w:rPr>
        <w:t>티맵</w:t>
      </w:r>
      <w:r w:rsidRPr="00E34212">
        <w:rPr>
          <w:rFonts w:cs="Times New Roman" w:hint="eastAsia"/>
          <w:sz w:val="18"/>
          <w:szCs w:val="18"/>
        </w:rPr>
        <w:t>,</w:t>
      </w:r>
      <w:r w:rsidRPr="00E34212">
        <w:rPr>
          <w:rFonts w:cs="Times New Roman"/>
          <w:sz w:val="18"/>
          <w:szCs w:val="18"/>
        </w:rPr>
        <w:t xml:space="preserve"> (</w:t>
      </w:r>
      <w:r w:rsidRPr="00E34212">
        <w:rPr>
          <w:rFonts w:cs="Times New Roman" w:hint="eastAsia"/>
          <w:sz w:val="18"/>
          <w:szCs w:val="18"/>
        </w:rPr>
        <w:t>iii)</w:t>
      </w:r>
      <w:r w:rsidRPr="00E34212">
        <w:rPr>
          <w:rFonts w:cs="Times New Roman"/>
          <w:sz w:val="18"/>
          <w:szCs w:val="18"/>
        </w:rPr>
        <w:t xml:space="preserve"> </w:t>
      </w:r>
      <w:r w:rsidRPr="00E34212">
        <w:rPr>
          <w:rFonts w:cs="Times New Roman" w:hint="eastAsia"/>
          <w:sz w:val="18"/>
          <w:szCs w:val="18"/>
        </w:rPr>
        <w:t>㈜케이에스티모빌리티의</w:t>
      </w:r>
      <w:r w:rsidRPr="00E34212">
        <w:rPr>
          <w:rFonts w:cs="Times New Roman" w:hint="eastAsia"/>
          <w:sz w:val="18"/>
          <w:szCs w:val="18"/>
        </w:rPr>
        <w:t xml:space="preserve"> </w:t>
      </w:r>
      <w:r w:rsidRPr="00E34212">
        <w:rPr>
          <w:rFonts w:cs="Times New Roman" w:hint="eastAsia"/>
          <w:sz w:val="18"/>
          <w:szCs w:val="18"/>
        </w:rPr>
        <w:t>마카</w:t>
      </w:r>
      <w:r>
        <w:rPr>
          <w:rFonts w:cs="Times New Roman" w:hint="eastAsia"/>
          <w:sz w:val="18"/>
          <w:szCs w:val="18"/>
        </w:rPr>
        <w:t>롱</w:t>
      </w:r>
      <w:r w:rsidRPr="00E34212">
        <w:rPr>
          <w:rFonts w:cs="Times New Roman" w:hint="eastAsia"/>
          <w:sz w:val="18"/>
          <w:szCs w:val="18"/>
        </w:rPr>
        <w:t xml:space="preserve">M, </w:t>
      </w:r>
      <w:r w:rsidRPr="00E34212">
        <w:rPr>
          <w:rFonts w:cs="Times New Roman"/>
          <w:sz w:val="18"/>
          <w:szCs w:val="18"/>
        </w:rPr>
        <w:t xml:space="preserve">(iv) </w:t>
      </w:r>
      <w:r w:rsidRPr="00E34212">
        <w:rPr>
          <w:rFonts w:cs="Times New Roman" w:hint="eastAsia"/>
          <w:sz w:val="18"/>
          <w:szCs w:val="18"/>
        </w:rPr>
        <w:t>현대자동차</w:t>
      </w:r>
      <w:r w:rsidRPr="00E34212">
        <w:rPr>
          <w:rFonts w:cs="Times New Roman" w:hint="eastAsia"/>
          <w:sz w:val="18"/>
          <w:szCs w:val="18"/>
        </w:rPr>
        <w:t xml:space="preserve"> </w:t>
      </w:r>
      <w:r w:rsidRPr="00E34212">
        <w:rPr>
          <w:rFonts w:cs="Times New Roman" w:hint="eastAsia"/>
          <w:sz w:val="18"/>
          <w:szCs w:val="18"/>
        </w:rPr>
        <w:t>주식회사의</w:t>
      </w:r>
      <w:r w:rsidRPr="00E34212">
        <w:rPr>
          <w:rFonts w:cs="Times New Roman" w:hint="eastAsia"/>
          <w:sz w:val="18"/>
          <w:szCs w:val="18"/>
        </w:rPr>
        <w:t xml:space="preserve"> </w:t>
      </w:r>
      <w:r w:rsidRPr="00E34212">
        <w:rPr>
          <w:rFonts w:cs="Times New Roman" w:hint="eastAsia"/>
          <w:sz w:val="18"/>
          <w:szCs w:val="18"/>
        </w:rPr>
        <w:t>셔클</w:t>
      </w:r>
      <w:r w:rsidRPr="00E34212">
        <w:rPr>
          <w:rFonts w:cs="Times New Roman" w:hint="eastAsia"/>
          <w:sz w:val="18"/>
          <w:szCs w:val="18"/>
        </w:rPr>
        <w:t xml:space="preserve"> </w:t>
      </w:r>
      <w:r w:rsidRPr="00E34212">
        <w:rPr>
          <w:rFonts w:cs="Times New Roman" w:hint="eastAsia"/>
          <w:sz w:val="18"/>
          <w:szCs w:val="18"/>
        </w:rPr>
        <w:t>등</w:t>
      </w:r>
      <w:r w:rsidRPr="00E34212">
        <w:rPr>
          <w:rFonts w:cs="Times New Roman" w:hint="eastAsia"/>
          <w:sz w:val="18"/>
          <w:szCs w:val="18"/>
        </w:rPr>
        <w:t xml:space="preserve"> </w:t>
      </w:r>
      <w:r w:rsidRPr="00E34212">
        <w:rPr>
          <w:rFonts w:cs="Times New Roman" w:hint="eastAsia"/>
          <w:sz w:val="18"/>
          <w:szCs w:val="18"/>
        </w:rPr>
        <w:t>대부분의</w:t>
      </w:r>
      <w:r w:rsidRPr="00E34212">
        <w:rPr>
          <w:rFonts w:cs="Times New Roman" w:hint="eastAsia"/>
          <w:sz w:val="18"/>
          <w:szCs w:val="18"/>
        </w:rPr>
        <w:t xml:space="preserve"> </w:t>
      </w:r>
      <w:r w:rsidRPr="00E34212">
        <w:rPr>
          <w:rFonts w:cs="Times New Roman" w:hint="eastAsia"/>
          <w:sz w:val="18"/>
          <w:szCs w:val="18"/>
        </w:rPr>
        <w:t>모빌리티</w:t>
      </w:r>
      <w:r w:rsidRPr="00E34212">
        <w:rPr>
          <w:rFonts w:cs="Times New Roman" w:hint="eastAsia"/>
          <w:sz w:val="18"/>
          <w:szCs w:val="18"/>
        </w:rPr>
        <w:t xml:space="preserve"> </w:t>
      </w:r>
      <w:r w:rsidRPr="00E34212">
        <w:rPr>
          <w:rFonts w:cs="Times New Roman" w:hint="eastAsia"/>
          <w:sz w:val="18"/>
          <w:szCs w:val="18"/>
        </w:rPr>
        <w:t>사업자가</w:t>
      </w:r>
      <w:r w:rsidRPr="00E34212">
        <w:rPr>
          <w:rFonts w:cs="Times New Roman" w:hint="eastAsia"/>
          <w:sz w:val="18"/>
          <w:szCs w:val="18"/>
        </w:rPr>
        <w:t xml:space="preserve"> </w:t>
      </w:r>
      <w:r w:rsidRPr="00E34212">
        <w:rPr>
          <w:rFonts w:cs="Times New Roman" w:hint="eastAsia"/>
          <w:sz w:val="18"/>
          <w:szCs w:val="18"/>
        </w:rPr>
        <w:t>맞춤형</w:t>
      </w:r>
      <w:r w:rsidRPr="00E34212">
        <w:rPr>
          <w:rFonts w:cs="Times New Roman" w:hint="eastAsia"/>
          <w:sz w:val="18"/>
          <w:szCs w:val="18"/>
        </w:rPr>
        <w:t xml:space="preserve"> </w:t>
      </w:r>
      <w:r w:rsidRPr="00E34212">
        <w:rPr>
          <w:rFonts w:cs="Times New Roman" w:hint="eastAsia"/>
          <w:sz w:val="18"/>
          <w:szCs w:val="18"/>
        </w:rPr>
        <w:t>광고의</w:t>
      </w:r>
      <w:r w:rsidRPr="00E34212">
        <w:rPr>
          <w:rFonts w:cs="Times New Roman" w:hint="eastAsia"/>
          <w:sz w:val="18"/>
          <w:szCs w:val="18"/>
        </w:rPr>
        <w:t xml:space="preserve"> </w:t>
      </w:r>
      <w:r w:rsidRPr="00E34212">
        <w:rPr>
          <w:rFonts w:cs="Times New Roman" w:hint="eastAsia"/>
          <w:sz w:val="18"/>
          <w:szCs w:val="18"/>
        </w:rPr>
        <w:t>제공을</w:t>
      </w:r>
      <w:r w:rsidRPr="00E34212">
        <w:rPr>
          <w:rFonts w:cs="Times New Roman" w:hint="eastAsia"/>
          <w:sz w:val="18"/>
          <w:szCs w:val="18"/>
        </w:rPr>
        <w:t xml:space="preserve"> </w:t>
      </w:r>
      <w:r w:rsidRPr="00E34212">
        <w:rPr>
          <w:rFonts w:cs="Times New Roman" w:hint="eastAsia"/>
          <w:sz w:val="18"/>
          <w:szCs w:val="18"/>
        </w:rPr>
        <w:t>선택동의사항으로</w:t>
      </w:r>
      <w:r w:rsidRPr="00E34212">
        <w:rPr>
          <w:rFonts w:cs="Times New Roman" w:hint="eastAsia"/>
          <w:sz w:val="18"/>
          <w:szCs w:val="18"/>
        </w:rPr>
        <w:t xml:space="preserve"> </w:t>
      </w:r>
      <w:r w:rsidRPr="00E34212">
        <w:rPr>
          <w:rFonts w:cs="Times New Roman" w:hint="eastAsia"/>
          <w:sz w:val="18"/>
          <w:szCs w:val="18"/>
        </w:rPr>
        <w:t>구성하고</w:t>
      </w:r>
      <w:r w:rsidRPr="00E34212">
        <w:rPr>
          <w:rFonts w:cs="Times New Roman" w:hint="eastAsia"/>
          <w:sz w:val="18"/>
          <w:szCs w:val="18"/>
        </w:rPr>
        <w:t xml:space="preserve"> </w:t>
      </w:r>
      <w:r>
        <w:rPr>
          <w:rFonts w:cs="Times New Roman" w:hint="eastAsia"/>
          <w:sz w:val="18"/>
          <w:szCs w:val="18"/>
        </w:rPr>
        <w:t>있음</w:t>
      </w:r>
      <w:r>
        <w:rPr>
          <w:rFonts w:cs="Times New Roman" w:hint="eastAsia"/>
          <w:sz w:val="18"/>
          <w:szCs w:val="18"/>
        </w:rPr>
        <w:t>.</w:t>
      </w:r>
    </w:p>
  </w:footnote>
  <w:footnote w:id="22">
    <w:p w14:paraId="22D82AF9" w14:textId="77777777" w:rsidR="00BA5368" w:rsidRPr="00B45690" w:rsidRDefault="00BA5368" w:rsidP="00EC28F7">
      <w:pPr>
        <w:pStyle w:val="ac"/>
        <w:spacing w:line="240" w:lineRule="auto"/>
        <w:ind w:left="227" w:hanging="227"/>
      </w:pPr>
      <w:r w:rsidRPr="00B45690">
        <w:rPr>
          <w:rStyle w:val="ad"/>
          <w:sz w:val="18"/>
        </w:rPr>
        <w:footnoteRef/>
      </w:r>
      <w:r>
        <w:rPr>
          <w:sz w:val="18"/>
        </w:rPr>
        <w:tab/>
      </w:r>
      <w:r w:rsidRPr="00EC28F7">
        <w:rPr>
          <w:spacing w:val="-4"/>
          <w:sz w:val="18"/>
        </w:rPr>
        <w:t>7,000</w:t>
      </w:r>
      <w:r w:rsidRPr="00EC28F7">
        <w:rPr>
          <w:rFonts w:hint="eastAsia"/>
          <w:spacing w:val="-4"/>
          <w:sz w:val="18"/>
        </w:rPr>
        <w:t>만원</w:t>
      </w:r>
      <w:r w:rsidRPr="00EC28F7">
        <w:rPr>
          <w:rFonts w:hint="eastAsia"/>
          <w:spacing w:val="-4"/>
          <w:sz w:val="18"/>
        </w:rPr>
        <w:t>(</w:t>
      </w:r>
      <w:r w:rsidRPr="00EC28F7">
        <w:rPr>
          <w:rFonts w:hint="eastAsia"/>
          <w:spacing w:val="-4"/>
          <w:sz w:val="18"/>
        </w:rPr>
        <w:t>임금피크제</w:t>
      </w:r>
      <w:r w:rsidRPr="00EC28F7">
        <w:rPr>
          <w:rFonts w:hint="eastAsia"/>
          <w:spacing w:val="-4"/>
          <w:sz w:val="18"/>
        </w:rPr>
        <w:t xml:space="preserve"> </w:t>
      </w:r>
      <w:r w:rsidRPr="00EC28F7">
        <w:rPr>
          <w:rFonts w:hint="eastAsia"/>
          <w:spacing w:val="-4"/>
          <w:sz w:val="18"/>
        </w:rPr>
        <w:t>적용</w:t>
      </w:r>
      <w:r w:rsidRPr="00EC28F7">
        <w:rPr>
          <w:rFonts w:hint="eastAsia"/>
          <w:spacing w:val="-4"/>
          <w:sz w:val="18"/>
        </w:rPr>
        <w:t xml:space="preserve"> </w:t>
      </w:r>
      <w:r w:rsidRPr="00EC28F7">
        <w:rPr>
          <w:rFonts w:hint="eastAsia"/>
          <w:spacing w:val="-4"/>
          <w:sz w:val="18"/>
        </w:rPr>
        <w:t>대상자들의</w:t>
      </w:r>
      <w:r w:rsidRPr="00EC28F7">
        <w:rPr>
          <w:rFonts w:hint="eastAsia"/>
          <w:spacing w:val="-4"/>
          <w:sz w:val="18"/>
        </w:rPr>
        <w:t xml:space="preserve"> </w:t>
      </w:r>
      <w:r w:rsidRPr="00EC28F7">
        <w:rPr>
          <w:rFonts w:hint="eastAsia"/>
          <w:spacing w:val="-4"/>
          <w:sz w:val="18"/>
        </w:rPr>
        <w:t>임금</w:t>
      </w:r>
      <w:r w:rsidRPr="00EC28F7">
        <w:rPr>
          <w:rFonts w:hint="eastAsia"/>
          <w:spacing w:val="-4"/>
          <w:sz w:val="18"/>
        </w:rPr>
        <w:t xml:space="preserve"> </w:t>
      </w:r>
      <w:r w:rsidRPr="00EC28F7">
        <w:rPr>
          <w:rFonts w:hint="eastAsia"/>
          <w:spacing w:val="-4"/>
          <w:sz w:val="18"/>
        </w:rPr>
        <w:t>삭감</w:t>
      </w:r>
      <w:r w:rsidRPr="00EC28F7">
        <w:rPr>
          <w:rFonts w:hint="eastAsia"/>
          <w:spacing w:val="-4"/>
          <w:sz w:val="18"/>
        </w:rPr>
        <w:t xml:space="preserve"> </w:t>
      </w:r>
      <w:r w:rsidRPr="00EC28F7">
        <w:rPr>
          <w:rFonts w:hint="eastAsia"/>
          <w:spacing w:val="-4"/>
          <w:sz w:val="18"/>
        </w:rPr>
        <w:t>전</w:t>
      </w:r>
      <w:r w:rsidRPr="00EC28F7">
        <w:rPr>
          <w:rFonts w:hint="eastAsia"/>
          <w:spacing w:val="-4"/>
          <w:sz w:val="18"/>
        </w:rPr>
        <w:t xml:space="preserve"> </w:t>
      </w:r>
      <w:r w:rsidRPr="00EC28F7">
        <w:rPr>
          <w:rFonts w:hint="eastAsia"/>
          <w:spacing w:val="-4"/>
          <w:sz w:val="18"/>
        </w:rPr>
        <w:t>평균</w:t>
      </w:r>
      <w:r w:rsidRPr="00EC28F7">
        <w:rPr>
          <w:rFonts w:hint="eastAsia"/>
          <w:spacing w:val="-4"/>
          <w:sz w:val="18"/>
        </w:rPr>
        <w:t xml:space="preserve"> </w:t>
      </w:r>
      <w:r w:rsidRPr="00EC28F7">
        <w:rPr>
          <w:rFonts w:hint="eastAsia"/>
          <w:spacing w:val="-4"/>
          <w:sz w:val="18"/>
        </w:rPr>
        <w:t>연봉</w:t>
      </w:r>
      <w:r w:rsidRPr="00EC28F7">
        <w:rPr>
          <w:rFonts w:hint="eastAsia"/>
          <w:spacing w:val="-4"/>
          <w:sz w:val="18"/>
        </w:rPr>
        <w:t>)</w:t>
      </w:r>
      <w:r w:rsidRPr="00EC28F7">
        <w:rPr>
          <w:spacing w:val="-4"/>
          <w:sz w:val="18"/>
        </w:rPr>
        <w:t xml:space="preserve"> </w:t>
      </w:r>
      <w:r w:rsidRPr="00EC28F7">
        <w:rPr>
          <w:rFonts w:hint="eastAsia"/>
          <w:spacing w:val="-4"/>
          <w:sz w:val="18"/>
        </w:rPr>
        <w:t>x</w:t>
      </w:r>
      <w:r w:rsidRPr="00EC28F7">
        <w:rPr>
          <w:spacing w:val="-4"/>
          <w:sz w:val="18"/>
        </w:rPr>
        <w:t xml:space="preserve"> 125%(5</w:t>
      </w:r>
      <w:r w:rsidRPr="00EC28F7">
        <w:rPr>
          <w:rFonts w:hint="eastAsia"/>
          <w:spacing w:val="-4"/>
          <w:sz w:val="18"/>
        </w:rPr>
        <w:t>년간</w:t>
      </w:r>
      <w:r w:rsidRPr="00EC28F7">
        <w:rPr>
          <w:rFonts w:hint="eastAsia"/>
          <w:spacing w:val="-4"/>
          <w:sz w:val="18"/>
        </w:rPr>
        <w:t xml:space="preserve"> </w:t>
      </w:r>
      <w:r w:rsidRPr="00EC28F7">
        <w:rPr>
          <w:rFonts w:hint="eastAsia"/>
          <w:spacing w:val="-4"/>
          <w:sz w:val="18"/>
        </w:rPr>
        <w:t>삭감된</w:t>
      </w:r>
      <w:r w:rsidRPr="00EC28F7">
        <w:rPr>
          <w:rFonts w:hint="eastAsia"/>
          <w:spacing w:val="-4"/>
          <w:sz w:val="18"/>
        </w:rPr>
        <w:t xml:space="preserve"> </w:t>
      </w:r>
      <w:r w:rsidRPr="00EC28F7">
        <w:rPr>
          <w:rFonts w:hint="eastAsia"/>
          <w:spacing w:val="-4"/>
          <w:sz w:val="18"/>
        </w:rPr>
        <w:t>비율</w:t>
      </w:r>
      <w:r w:rsidRPr="00EC28F7">
        <w:rPr>
          <w:rFonts w:hint="eastAsia"/>
          <w:spacing w:val="-4"/>
          <w:sz w:val="18"/>
        </w:rPr>
        <w:t xml:space="preserve"> = </w:t>
      </w:r>
      <w:r w:rsidRPr="00EC28F7">
        <w:rPr>
          <w:spacing w:val="-4"/>
          <w:sz w:val="18"/>
        </w:rPr>
        <w:t>10% + 20% + 25% + 30% + 40%) x 3</w:t>
      </w:r>
      <w:r w:rsidRPr="00EC28F7">
        <w:rPr>
          <w:rFonts w:hint="eastAsia"/>
          <w:spacing w:val="-4"/>
          <w:sz w:val="18"/>
        </w:rPr>
        <w:t>명</w:t>
      </w:r>
      <w:r w:rsidRPr="00EC28F7">
        <w:rPr>
          <w:rFonts w:hint="eastAsia"/>
          <w:spacing w:val="-4"/>
          <w:sz w:val="18"/>
        </w:rPr>
        <w:t>(</w:t>
      </w:r>
      <w:r w:rsidRPr="00EC28F7">
        <w:rPr>
          <w:rFonts w:hint="eastAsia"/>
          <w:spacing w:val="-4"/>
          <w:sz w:val="18"/>
        </w:rPr>
        <w:t>그동안</w:t>
      </w:r>
      <w:r w:rsidRPr="00EC28F7">
        <w:rPr>
          <w:rFonts w:hint="eastAsia"/>
          <w:spacing w:val="-4"/>
          <w:sz w:val="18"/>
        </w:rPr>
        <w:t xml:space="preserve"> </w:t>
      </w:r>
      <w:r w:rsidRPr="00EC28F7">
        <w:rPr>
          <w:rFonts w:hint="eastAsia"/>
          <w:spacing w:val="-4"/>
          <w:sz w:val="18"/>
        </w:rPr>
        <w:t>임금피크제</w:t>
      </w:r>
      <w:r w:rsidRPr="00EC28F7">
        <w:rPr>
          <w:rFonts w:hint="eastAsia"/>
          <w:spacing w:val="-4"/>
          <w:sz w:val="18"/>
        </w:rPr>
        <w:t xml:space="preserve"> </w:t>
      </w:r>
      <w:r w:rsidRPr="00EC28F7">
        <w:rPr>
          <w:rFonts w:hint="eastAsia"/>
          <w:spacing w:val="-4"/>
          <w:sz w:val="18"/>
        </w:rPr>
        <w:t>적용된</w:t>
      </w:r>
      <w:r w:rsidRPr="00EC28F7">
        <w:rPr>
          <w:rFonts w:hint="eastAsia"/>
          <w:spacing w:val="-4"/>
          <w:sz w:val="18"/>
        </w:rPr>
        <w:t xml:space="preserve"> </w:t>
      </w:r>
      <w:r w:rsidRPr="00EC28F7">
        <w:rPr>
          <w:rFonts w:hint="eastAsia"/>
          <w:spacing w:val="-4"/>
          <w:sz w:val="18"/>
        </w:rPr>
        <w:t>후</w:t>
      </w:r>
      <w:r w:rsidRPr="00EC28F7">
        <w:rPr>
          <w:rFonts w:hint="eastAsia"/>
          <w:spacing w:val="-4"/>
          <w:sz w:val="18"/>
        </w:rPr>
        <w:t xml:space="preserve"> </w:t>
      </w:r>
      <w:r w:rsidRPr="00EC28F7">
        <w:rPr>
          <w:rFonts w:hint="eastAsia"/>
          <w:spacing w:val="-4"/>
          <w:sz w:val="18"/>
        </w:rPr>
        <w:t>퇴사한</w:t>
      </w:r>
      <w:r w:rsidRPr="00EC28F7">
        <w:rPr>
          <w:rFonts w:hint="eastAsia"/>
          <w:spacing w:val="-4"/>
          <w:sz w:val="18"/>
        </w:rPr>
        <w:t xml:space="preserve"> </w:t>
      </w:r>
      <w:r w:rsidRPr="00EC28F7">
        <w:rPr>
          <w:rFonts w:hint="eastAsia"/>
          <w:spacing w:val="-4"/>
          <w:sz w:val="18"/>
        </w:rPr>
        <w:t>직원</w:t>
      </w:r>
      <w:r w:rsidRPr="00EC28F7">
        <w:rPr>
          <w:rFonts w:hint="eastAsia"/>
          <w:spacing w:val="-4"/>
          <w:sz w:val="18"/>
        </w:rPr>
        <w:t xml:space="preserve"> </w:t>
      </w:r>
      <w:r w:rsidRPr="00EC28F7">
        <w:rPr>
          <w:rFonts w:hint="eastAsia"/>
          <w:spacing w:val="-4"/>
          <w:sz w:val="18"/>
        </w:rPr>
        <w:t>수</w:t>
      </w:r>
      <w:r w:rsidRPr="00EC28F7">
        <w:rPr>
          <w:rFonts w:hint="eastAsia"/>
          <w:spacing w:val="-4"/>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C27303" w14:textId="77777777" w:rsidR="00BA5368" w:rsidRDefault="00BA5368" w:rsidP="00BE7A21">
    <w:pPr>
      <w:pStyle w:val="a3"/>
      <w:jc w:val="right"/>
    </w:pPr>
    <w:r>
      <w:rPr>
        <w:noProof/>
      </w:rPr>
      <w:drawing>
        <wp:inline distT="0" distB="0" distL="0" distR="0" wp14:anchorId="46C176E2" wp14:editId="06FAA634">
          <wp:extent cx="1974648" cy="198000"/>
          <wp:effectExtent l="0" t="0" r="0" b="0"/>
          <wp:docPr id="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4648" cy="198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58BA3" w14:textId="77777777" w:rsidR="00BA5368" w:rsidRDefault="00BA5368" w:rsidP="000F58BB">
    <w:pPr>
      <w:pStyle w:val="a3"/>
      <w:jc w:val="right"/>
    </w:pPr>
    <w:r w:rsidRPr="00AA57C9">
      <w:rPr>
        <w:noProof/>
      </w:rPr>
      <w:drawing>
        <wp:inline distT="0" distB="0" distL="0" distR="0" wp14:anchorId="52F277D1" wp14:editId="3AEB5E4C">
          <wp:extent cx="1260000" cy="126000"/>
          <wp:effectExtent l="0" t="0" r="0" b="762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000" cy="126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D5CE8"/>
    <w:multiLevelType w:val="hybridMultilevel"/>
    <w:tmpl w:val="13145C58"/>
    <w:lvl w:ilvl="0" w:tplc="EE62C586">
      <w:start w:val="1"/>
      <w:numFmt w:val="bullet"/>
      <w:lvlText w:val="-"/>
      <w:lvlJc w:val="left"/>
      <w:pPr>
        <w:ind w:left="568" w:hanging="284"/>
      </w:pPr>
      <w:rPr>
        <w:rFonts w:ascii="Matura MT Script Capitals" w:hAnsi="Matura MT Script Capitals" w:hint="default"/>
        <w:strike w:val="0"/>
        <w:color w:val="000000"/>
        <w:sz w:val="16"/>
        <w:szCs w:val="16"/>
      </w:rPr>
    </w:lvl>
    <w:lvl w:ilvl="1" w:tplc="04090003">
      <w:start w:val="1"/>
      <w:numFmt w:val="bullet"/>
      <w:lvlText w:val=""/>
      <w:lvlJc w:val="left"/>
      <w:pPr>
        <w:tabs>
          <w:tab w:val="num" w:pos="1484"/>
        </w:tabs>
        <w:ind w:left="1484" w:hanging="400"/>
      </w:pPr>
      <w:rPr>
        <w:rFonts w:ascii="Wingdings" w:hAnsi="Wingdings" w:hint="default"/>
      </w:rPr>
    </w:lvl>
    <w:lvl w:ilvl="2" w:tplc="04090005">
      <w:start w:val="1"/>
      <w:numFmt w:val="bullet"/>
      <w:lvlText w:val=""/>
      <w:lvlJc w:val="left"/>
      <w:pPr>
        <w:tabs>
          <w:tab w:val="num" w:pos="1884"/>
        </w:tabs>
        <w:ind w:left="1884" w:hanging="400"/>
      </w:pPr>
      <w:rPr>
        <w:rFonts w:ascii="Wingdings" w:hAnsi="Wingdings" w:hint="default"/>
      </w:rPr>
    </w:lvl>
    <w:lvl w:ilvl="3" w:tplc="04090001">
      <w:start w:val="1"/>
      <w:numFmt w:val="bullet"/>
      <w:lvlText w:val=""/>
      <w:lvlJc w:val="left"/>
      <w:pPr>
        <w:tabs>
          <w:tab w:val="num" w:pos="2284"/>
        </w:tabs>
        <w:ind w:left="2284" w:hanging="400"/>
      </w:pPr>
      <w:rPr>
        <w:rFonts w:ascii="Wingdings" w:hAnsi="Wingdings" w:hint="default"/>
      </w:rPr>
    </w:lvl>
    <w:lvl w:ilvl="4" w:tplc="04090003" w:tentative="1">
      <w:start w:val="1"/>
      <w:numFmt w:val="bullet"/>
      <w:lvlText w:val=""/>
      <w:lvlJc w:val="left"/>
      <w:pPr>
        <w:tabs>
          <w:tab w:val="num" w:pos="2684"/>
        </w:tabs>
        <w:ind w:left="2684" w:hanging="400"/>
      </w:pPr>
      <w:rPr>
        <w:rFonts w:ascii="Wingdings" w:hAnsi="Wingdings" w:hint="default"/>
      </w:rPr>
    </w:lvl>
    <w:lvl w:ilvl="5" w:tplc="04090005" w:tentative="1">
      <w:start w:val="1"/>
      <w:numFmt w:val="bullet"/>
      <w:lvlText w:val=""/>
      <w:lvlJc w:val="left"/>
      <w:pPr>
        <w:tabs>
          <w:tab w:val="num" w:pos="3084"/>
        </w:tabs>
        <w:ind w:left="3084" w:hanging="400"/>
      </w:pPr>
      <w:rPr>
        <w:rFonts w:ascii="Wingdings" w:hAnsi="Wingdings" w:hint="default"/>
      </w:rPr>
    </w:lvl>
    <w:lvl w:ilvl="6" w:tplc="04090001" w:tentative="1">
      <w:start w:val="1"/>
      <w:numFmt w:val="bullet"/>
      <w:lvlText w:val=""/>
      <w:lvlJc w:val="left"/>
      <w:pPr>
        <w:tabs>
          <w:tab w:val="num" w:pos="3484"/>
        </w:tabs>
        <w:ind w:left="3484" w:hanging="400"/>
      </w:pPr>
      <w:rPr>
        <w:rFonts w:ascii="Wingdings" w:hAnsi="Wingdings" w:hint="default"/>
      </w:rPr>
    </w:lvl>
    <w:lvl w:ilvl="7" w:tplc="04090003" w:tentative="1">
      <w:start w:val="1"/>
      <w:numFmt w:val="bullet"/>
      <w:lvlText w:val=""/>
      <w:lvlJc w:val="left"/>
      <w:pPr>
        <w:tabs>
          <w:tab w:val="num" w:pos="3884"/>
        </w:tabs>
        <w:ind w:left="3884" w:hanging="400"/>
      </w:pPr>
      <w:rPr>
        <w:rFonts w:ascii="Wingdings" w:hAnsi="Wingdings" w:hint="default"/>
      </w:rPr>
    </w:lvl>
    <w:lvl w:ilvl="8" w:tplc="04090005" w:tentative="1">
      <w:start w:val="1"/>
      <w:numFmt w:val="bullet"/>
      <w:lvlText w:val=""/>
      <w:lvlJc w:val="left"/>
      <w:pPr>
        <w:tabs>
          <w:tab w:val="num" w:pos="4284"/>
        </w:tabs>
        <w:ind w:left="4284" w:hanging="400"/>
      </w:pPr>
      <w:rPr>
        <w:rFonts w:ascii="Wingdings" w:hAnsi="Wingdings" w:hint="default"/>
      </w:rPr>
    </w:lvl>
  </w:abstractNum>
  <w:abstractNum w:abstractNumId="1" w15:restartNumberingAfterBreak="0">
    <w:nsid w:val="030467EC"/>
    <w:multiLevelType w:val="hybridMultilevel"/>
    <w:tmpl w:val="74F67E88"/>
    <w:lvl w:ilvl="0" w:tplc="04090003">
      <w:start w:val="1"/>
      <w:numFmt w:val="bullet"/>
      <w:lvlText w:val=""/>
      <w:lvlJc w:val="left"/>
      <w:pPr>
        <w:ind w:left="826" w:hanging="400"/>
      </w:pPr>
      <w:rPr>
        <w:rFonts w:ascii="Wingdings" w:hAnsi="Wingdings" w:hint="default"/>
        <w:lang w:val="en-US"/>
      </w:rPr>
    </w:lvl>
    <w:lvl w:ilvl="1" w:tplc="29DE9BE0">
      <w:start w:val="1"/>
      <w:numFmt w:val="bullet"/>
      <w:lvlText w:val=""/>
      <w:lvlJc w:val="left"/>
      <w:pPr>
        <w:ind w:left="1226" w:hanging="400"/>
      </w:pPr>
      <w:rPr>
        <w:rFonts w:ascii="Wingdings" w:hAnsi="Wingdings" w:hint="default"/>
      </w:rPr>
    </w:lvl>
    <w:lvl w:ilvl="2" w:tplc="04090009">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2" w15:restartNumberingAfterBreak="0">
    <w:nsid w:val="03A03C80"/>
    <w:multiLevelType w:val="hybridMultilevel"/>
    <w:tmpl w:val="1DF24DE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66F79ED"/>
    <w:multiLevelType w:val="hybridMultilevel"/>
    <w:tmpl w:val="963E6D82"/>
    <w:lvl w:ilvl="0" w:tplc="1DB03124">
      <w:start w:val="1"/>
      <w:numFmt w:val="decimal"/>
      <w:lvlText w:val="%1)"/>
      <w:lvlJc w:val="left"/>
      <w:pPr>
        <w:ind w:left="567" w:hanging="283"/>
      </w:pPr>
      <w:rPr>
        <w:rFonts w:hint="default"/>
      </w:rPr>
    </w:lvl>
    <w:lvl w:ilvl="1" w:tplc="04090019" w:tentative="1">
      <w:start w:val="1"/>
      <w:numFmt w:val="upperLetter"/>
      <w:lvlText w:val="%2."/>
      <w:lvlJc w:val="left"/>
      <w:pPr>
        <w:ind w:left="1088" w:hanging="400"/>
      </w:pPr>
    </w:lvl>
    <w:lvl w:ilvl="2" w:tplc="0409001B" w:tentative="1">
      <w:start w:val="1"/>
      <w:numFmt w:val="lowerRoman"/>
      <w:lvlText w:val="%3."/>
      <w:lvlJc w:val="right"/>
      <w:pPr>
        <w:ind w:left="1488" w:hanging="400"/>
      </w:pPr>
    </w:lvl>
    <w:lvl w:ilvl="3" w:tplc="0409000F" w:tentative="1">
      <w:start w:val="1"/>
      <w:numFmt w:val="decimal"/>
      <w:lvlText w:val="%4."/>
      <w:lvlJc w:val="left"/>
      <w:pPr>
        <w:ind w:left="1888" w:hanging="400"/>
      </w:pPr>
    </w:lvl>
    <w:lvl w:ilvl="4" w:tplc="04090019" w:tentative="1">
      <w:start w:val="1"/>
      <w:numFmt w:val="upperLetter"/>
      <w:lvlText w:val="%5."/>
      <w:lvlJc w:val="left"/>
      <w:pPr>
        <w:ind w:left="2288" w:hanging="400"/>
      </w:pPr>
    </w:lvl>
    <w:lvl w:ilvl="5" w:tplc="0409001B" w:tentative="1">
      <w:start w:val="1"/>
      <w:numFmt w:val="lowerRoman"/>
      <w:lvlText w:val="%6."/>
      <w:lvlJc w:val="right"/>
      <w:pPr>
        <w:ind w:left="2688" w:hanging="400"/>
      </w:pPr>
    </w:lvl>
    <w:lvl w:ilvl="6" w:tplc="0409000F" w:tentative="1">
      <w:start w:val="1"/>
      <w:numFmt w:val="decimal"/>
      <w:lvlText w:val="%7."/>
      <w:lvlJc w:val="left"/>
      <w:pPr>
        <w:ind w:left="3088" w:hanging="400"/>
      </w:pPr>
    </w:lvl>
    <w:lvl w:ilvl="7" w:tplc="04090019" w:tentative="1">
      <w:start w:val="1"/>
      <w:numFmt w:val="upperLetter"/>
      <w:lvlText w:val="%8."/>
      <w:lvlJc w:val="left"/>
      <w:pPr>
        <w:ind w:left="3488" w:hanging="400"/>
      </w:pPr>
    </w:lvl>
    <w:lvl w:ilvl="8" w:tplc="0409001B" w:tentative="1">
      <w:start w:val="1"/>
      <w:numFmt w:val="lowerRoman"/>
      <w:lvlText w:val="%9."/>
      <w:lvlJc w:val="right"/>
      <w:pPr>
        <w:ind w:left="3888" w:hanging="400"/>
      </w:pPr>
    </w:lvl>
  </w:abstractNum>
  <w:abstractNum w:abstractNumId="4" w15:restartNumberingAfterBreak="0">
    <w:nsid w:val="06A46B5A"/>
    <w:multiLevelType w:val="hybridMultilevel"/>
    <w:tmpl w:val="2EE2E63C"/>
    <w:lvl w:ilvl="0" w:tplc="5ED46A7A">
      <w:numFmt w:val="bullet"/>
      <w:lvlText w:val="-"/>
      <w:lvlJc w:val="left"/>
      <w:pPr>
        <w:ind w:left="648" w:hanging="360"/>
      </w:pPr>
      <w:rPr>
        <w:rFonts w:ascii="Times New Roman" w:eastAsia="바탕" w:hAnsi="Times New Roman" w:cs="Times New Roman" w:hint="default"/>
      </w:rPr>
    </w:lvl>
    <w:lvl w:ilvl="1" w:tplc="04090009">
      <w:start w:val="1"/>
      <w:numFmt w:val="bullet"/>
      <w:lvlText w:val=""/>
      <w:lvlJc w:val="left"/>
      <w:pPr>
        <w:ind w:left="1088" w:hanging="400"/>
      </w:pPr>
      <w:rPr>
        <w:rFonts w:ascii="Wingdings" w:hAnsi="Wingdings" w:hint="default"/>
      </w:rPr>
    </w:lvl>
    <w:lvl w:ilvl="2" w:tplc="04090005" w:tentative="1">
      <w:start w:val="1"/>
      <w:numFmt w:val="bullet"/>
      <w:lvlText w:val=""/>
      <w:lvlJc w:val="left"/>
      <w:pPr>
        <w:ind w:left="1488" w:hanging="400"/>
      </w:pPr>
      <w:rPr>
        <w:rFonts w:ascii="Wingdings" w:hAnsi="Wingdings" w:hint="default"/>
      </w:rPr>
    </w:lvl>
    <w:lvl w:ilvl="3" w:tplc="04090001" w:tentative="1">
      <w:start w:val="1"/>
      <w:numFmt w:val="bullet"/>
      <w:lvlText w:val=""/>
      <w:lvlJc w:val="left"/>
      <w:pPr>
        <w:ind w:left="1888" w:hanging="400"/>
      </w:pPr>
      <w:rPr>
        <w:rFonts w:ascii="Wingdings" w:hAnsi="Wingdings" w:hint="default"/>
      </w:rPr>
    </w:lvl>
    <w:lvl w:ilvl="4" w:tplc="04090003" w:tentative="1">
      <w:start w:val="1"/>
      <w:numFmt w:val="bullet"/>
      <w:lvlText w:val=""/>
      <w:lvlJc w:val="left"/>
      <w:pPr>
        <w:ind w:left="2288" w:hanging="400"/>
      </w:pPr>
      <w:rPr>
        <w:rFonts w:ascii="Wingdings" w:hAnsi="Wingdings" w:hint="default"/>
      </w:rPr>
    </w:lvl>
    <w:lvl w:ilvl="5" w:tplc="04090005" w:tentative="1">
      <w:start w:val="1"/>
      <w:numFmt w:val="bullet"/>
      <w:lvlText w:val=""/>
      <w:lvlJc w:val="left"/>
      <w:pPr>
        <w:ind w:left="2688" w:hanging="400"/>
      </w:pPr>
      <w:rPr>
        <w:rFonts w:ascii="Wingdings" w:hAnsi="Wingdings" w:hint="default"/>
      </w:rPr>
    </w:lvl>
    <w:lvl w:ilvl="6" w:tplc="04090001" w:tentative="1">
      <w:start w:val="1"/>
      <w:numFmt w:val="bullet"/>
      <w:lvlText w:val=""/>
      <w:lvlJc w:val="left"/>
      <w:pPr>
        <w:ind w:left="3088" w:hanging="400"/>
      </w:pPr>
      <w:rPr>
        <w:rFonts w:ascii="Wingdings" w:hAnsi="Wingdings" w:hint="default"/>
      </w:rPr>
    </w:lvl>
    <w:lvl w:ilvl="7" w:tplc="04090003" w:tentative="1">
      <w:start w:val="1"/>
      <w:numFmt w:val="bullet"/>
      <w:lvlText w:val=""/>
      <w:lvlJc w:val="left"/>
      <w:pPr>
        <w:ind w:left="3488" w:hanging="400"/>
      </w:pPr>
      <w:rPr>
        <w:rFonts w:ascii="Wingdings" w:hAnsi="Wingdings" w:hint="default"/>
      </w:rPr>
    </w:lvl>
    <w:lvl w:ilvl="8" w:tplc="04090005" w:tentative="1">
      <w:start w:val="1"/>
      <w:numFmt w:val="bullet"/>
      <w:lvlText w:val=""/>
      <w:lvlJc w:val="left"/>
      <w:pPr>
        <w:ind w:left="3888" w:hanging="400"/>
      </w:pPr>
      <w:rPr>
        <w:rFonts w:ascii="Wingdings" w:hAnsi="Wingdings" w:hint="default"/>
      </w:rPr>
    </w:lvl>
  </w:abstractNum>
  <w:abstractNum w:abstractNumId="5" w15:restartNumberingAfterBreak="0">
    <w:nsid w:val="082C2B83"/>
    <w:multiLevelType w:val="hybridMultilevel"/>
    <w:tmpl w:val="0F245010"/>
    <w:lvl w:ilvl="0" w:tplc="0652D50E">
      <w:start w:val="1"/>
      <w:numFmt w:val="decimalEnclosedCircle"/>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AF333B9"/>
    <w:multiLevelType w:val="hybridMultilevel"/>
    <w:tmpl w:val="EABCB1C0"/>
    <w:lvl w:ilvl="0" w:tplc="C1161F2A">
      <w:start w:val="1"/>
      <w:numFmt w:val="decimalEnclosedCircle"/>
      <w:lvlText w:val="%1"/>
      <w:lvlJc w:val="left"/>
      <w:pPr>
        <w:ind w:left="264" w:hanging="264"/>
      </w:pPr>
      <w:rPr>
        <w:rFonts w:hint="eastAsia"/>
      </w:rPr>
    </w:lvl>
    <w:lvl w:ilvl="1" w:tplc="04090019" w:tentative="1">
      <w:start w:val="1"/>
      <w:numFmt w:val="upperLetter"/>
      <w:lvlText w:val="%2."/>
      <w:lvlJc w:val="left"/>
      <w:pPr>
        <w:ind w:left="440" w:hanging="400"/>
      </w:pPr>
    </w:lvl>
    <w:lvl w:ilvl="2" w:tplc="0409001B" w:tentative="1">
      <w:start w:val="1"/>
      <w:numFmt w:val="lowerRoman"/>
      <w:lvlText w:val="%3."/>
      <w:lvlJc w:val="right"/>
      <w:pPr>
        <w:ind w:left="840" w:hanging="400"/>
      </w:pPr>
    </w:lvl>
    <w:lvl w:ilvl="3" w:tplc="0409000F" w:tentative="1">
      <w:start w:val="1"/>
      <w:numFmt w:val="decimal"/>
      <w:lvlText w:val="%4."/>
      <w:lvlJc w:val="left"/>
      <w:pPr>
        <w:ind w:left="1240" w:hanging="400"/>
      </w:pPr>
    </w:lvl>
    <w:lvl w:ilvl="4" w:tplc="04090019" w:tentative="1">
      <w:start w:val="1"/>
      <w:numFmt w:val="upperLetter"/>
      <w:lvlText w:val="%5."/>
      <w:lvlJc w:val="left"/>
      <w:pPr>
        <w:ind w:left="1640" w:hanging="400"/>
      </w:pPr>
    </w:lvl>
    <w:lvl w:ilvl="5" w:tplc="0409001B" w:tentative="1">
      <w:start w:val="1"/>
      <w:numFmt w:val="lowerRoman"/>
      <w:lvlText w:val="%6."/>
      <w:lvlJc w:val="right"/>
      <w:pPr>
        <w:ind w:left="2040" w:hanging="400"/>
      </w:pPr>
    </w:lvl>
    <w:lvl w:ilvl="6" w:tplc="0409000F" w:tentative="1">
      <w:start w:val="1"/>
      <w:numFmt w:val="decimal"/>
      <w:lvlText w:val="%7."/>
      <w:lvlJc w:val="left"/>
      <w:pPr>
        <w:ind w:left="2440" w:hanging="400"/>
      </w:pPr>
    </w:lvl>
    <w:lvl w:ilvl="7" w:tplc="04090019" w:tentative="1">
      <w:start w:val="1"/>
      <w:numFmt w:val="upperLetter"/>
      <w:lvlText w:val="%8."/>
      <w:lvlJc w:val="left"/>
      <w:pPr>
        <w:ind w:left="2840" w:hanging="400"/>
      </w:pPr>
    </w:lvl>
    <w:lvl w:ilvl="8" w:tplc="0409001B" w:tentative="1">
      <w:start w:val="1"/>
      <w:numFmt w:val="lowerRoman"/>
      <w:lvlText w:val="%9."/>
      <w:lvlJc w:val="right"/>
      <w:pPr>
        <w:ind w:left="3240" w:hanging="400"/>
      </w:pPr>
    </w:lvl>
  </w:abstractNum>
  <w:abstractNum w:abstractNumId="7" w15:restartNumberingAfterBreak="0">
    <w:nsid w:val="15A63168"/>
    <w:multiLevelType w:val="hybridMultilevel"/>
    <w:tmpl w:val="666246BA"/>
    <w:lvl w:ilvl="0" w:tplc="752CBBBC">
      <w:start w:val="1"/>
      <w:numFmt w:val="bullet"/>
      <w:pStyle w:val="1"/>
      <w:lvlText w:val=""/>
      <w:lvlJc w:val="left"/>
      <w:pPr>
        <w:ind w:left="513" w:hanging="400"/>
      </w:pPr>
      <w:rPr>
        <w:rFonts w:ascii="Wingdings" w:hAnsi="Wingdings" w:hint="default"/>
      </w:rPr>
    </w:lvl>
    <w:lvl w:ilvl="1" w:tplc="A5645C24">
      <w:numFmt w:val="bullet"/>
      <w:lvlText w:val="-"/>
      <w:lvlJc w:val="left"/>
      <w:pPr>
        <w:ind w:left="913" w:hanging="400"/>
      </w:pPr>
      <w:rPr>
        <w:rFonts w:ascii="Times New Roman" w:eastAsia="바탕체" w:hAnsi="Times New Roman" w:cs="Times New Roman" w:hint="default"/>
      </w:rPr>
    </w:lvl>
    <w:lvl w:ilvl="2" w:tplc="04090005" w:tentative="1">
      <w:start w:val="1"/>
      <w:numFmt w:val="bullet"/>
      <w:lvlText w:val=""/>
      <w:lvlJc w:val="left"/>
      <w:pPr>
        <w:ind w:left="1313" w:hanging="400"/>
      </w:pPr>
      <w:rPr>
        <w:rFonts w:ascii="Wingdings" w:hAnsi="Wingdings" w:hint="default"/>
      </w:rPr>
    </w:lvl>
    <w:lvl w:ilvl="3" w:tplc="04090001" w:tentative="1">
      <w:start w:val="1"/>
      <w:numFmt w:val="bullet"/>
      <w:lvlText w:val=""/>
      <w:lvlJc w:val="left"/>
      <w:pPr>
        <w:ind w:left="1713" w:hanging="400"/>
      </w:pPr>
      <w:rPr>
        <w:rFonts w:ascii="Wingdings" w:hAnsi="Wingdings" w:hint="default"/>
      </w:rPr>
    </w:lvl>
    <w:lvl w:ilvl="4" w:tplc="04090003" w:tentative="1">
      <w:start w:val="1"/>
      <w:numFmt w:val="bullet"/>
      <w:lvlText w:val=""/>
      <w:lvlJc w:val="left"/>
      <w:pPr>
        <w:ind w:left="2113" w:hanging="400"/>
      </w:pPr>
      <w:rPr>
        <w:rFonts w:ascii="Wingdings" w:hAnsi="Wingdings" w:hint="default"/>
      </w:rPr>
    </w:lvl>
    <w:lvl w:ilvl="5" w:tplc="04090005" w:tentative="1">
      <w:start w:val="1"/>
      <w:numFmt w:val="bullet"/>
      <w:lvlText w:val=""/>
      <w:lvlJc w:val="left"/>
      <w:pPr>
        <w:ind w:left="2513" w:hanging="400"/>
      </w:pPr>
      <w:rPr>
        <w:rFonts w:ascii="Wingdings" w:hAnsi="Wingdings" w:hint="default"/>
      </w:rPr>
    </w:lvl>
    <w:lvl w:ilvl="6" w:tplc="04090001" w:tentative="1">
      <w:start w:val="1"/>
      <w:numFmt w:val="bullet"/>
      <w:lvlText w:val=""/>
      <w:lvlJc w:val="left"/>
      <w:pPr>
        <w:ind w:left="2913" w:hanging="400"/>
      </w:pPr>
      <w:rPr>
        <w:rFonts w:ascii="Wingdings" w:hAnsi="Wingdings" w:hint="default"/>
      </w:rPr>
    </w:lvl>
    <w:lvl w:ilvl="7" w:tplc="04090003" w:tentative="1">
      <w:start w:val="1"/>
      <w:numFmt w:val="bullet"/>
      <w:lvlText w:val=""/>
      <w:lvlJc w:val="left"/>
      <w:pPr>
        <w:ind w:left="3313" w:hanging="400"/>
      </w:pPr>
      <w:rPr>
        <w:rFonts w:ascii="Wingdings" w:hAnsi="Wingdings" w:hint="default"/>
      </w:rPr>
    </w:lvl>
    <w:lvl w:ilvl="8" w:tplc="04090005" w:tentative="1">
      <w:start w:val="1"/>
      <w:numFmt w:val="bullet"/>
      <w:lvlText w:val=""/>
      <w:lvlJc w:val="left"/>
      <w:pPr>
        <w:ind w:left="3713" w:hanging="400"/>
      </w:pPr>
      <w:rPr>
        <w:rFonts w:ascii="Wingdings" w:hAnsi="Wingdings" w:hint="default"/>
      </w:rPr>
    </w:lvl>
  </w:abstractNum>
  <w:abstractNum w:abstractNumId="8" w15:restartNumberingAfterBreak="0">
    <w:nsid w:val="1798627A"/>
    <w:multiLevelType w:val="hybridMultilevel"/>
    <w:tmpl w:val="CC5213BE"/>
    <w:lvl w:ilvl="0" w:tplc="92F411BC">
      <w:start w:val="1"/>
      <w:numFmt w:val="bullet"/>
      <w:lvlText w:val=""/>
      <w:lvlJc w:val="left"/>
      <w:pPr>
        <w:ind w:left="284" w:hanging="284"/>
      </w:pPr>
      <w:rPr>
        <w:rFonts w:ascii="Wingdings" w:hAnsi="Wingdings" w:hint="default"/>
        <w:strike w:val="0"/>
        <w:color w:val="000000"/>
        <w:sz w:val="16"/>
        <w:szCs w:val="16"/>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179F59B2"/>
    <w:multiLevelType w:val="hybridMultilevel"/>
    <w:tmpl w:val="7D48B7AC"/>
    <w:lvl w:ilvl="0" w:tplc="B7E2FC24">
      <w:numFmt w:val="bullet"/>
      <w:lvlText w:val="-"/>
      <w:lvlJc w:val="left"/>
      <w:pPr>
        <w:ind w:left="644" w:hanging="360"/>
      </w:pPr>
      <w:rPr>
        <w:rFonts w:ascii="Times New Roman" w:eastAsia="바탕체" w:hAnsi="Times New Roman" w:cs="Times New Roman" w:hint="default"/>
        <w:u w:val="none"/>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10" w15:restartNumberingAfterBreak="0">
    <w:nsid w:val="1C4C546F"/>
    <w:multiLevelType w:val="hybridMultilevel"/>
    <w:tmpl w:val="E7B23AF0"/>
    <w:lvl w:ilvl="0" w:tplc="4C90BE80">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1" w15:restartNumberingAfterBreak="0">
    <w:nsid w:val="27F76EE9"/>
    <w:multiLevelType w:val="multilevel"/>
    <w:tmpl w:val="40F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349D1"/>
    <w:multiLevelType w:val="hybridMultilevel"/>
    <w:tmpl w:val="1DF24DE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2AEB3D3E"/>
    <w:multiLevelType w:val="hybridMultilevel"/>
    <w:tmpl w:val="7544162E"/>
    <w:lvl w:ilvl="0" w:tplc="6282699E">
      <w:numFmt w:val="bullet"/>
      <w:lvlText w:val="-"/>
      <w:lvlJc w:val="left"/>
      <w:pPr>
        <w:ind w:left="567" w:hanging="283"/>
      </w:pPr>
      <w:rPr>
        <w:rFonts w:ascii="Times New Roman" w:eastAsia="바탕" w:hAnsi="Times New Roman" w:cs="Times New Roman" w:hint="default"/>
      </w:rPr>
    </w:lvl>
    <w:lvl w:ilvl="1" w:tplc="04090003">
      <w:start w:val="1"/>
      <w:numFmt w:val="bullet"/>
      <w:lvlText w:val=""/>
      <w:lvlJc w:val="left"/>
      <w:pPr>
        <w:ind w:left="1088" w:hanging="400"/>
      </w:pPr>
      <w:rPr>
        <w:rFonts w:ascii="Wingdings" w:hAnsi="Wingdings" w:hint="default"/>
      </w:rPr>
    </w:lvl>
    <w:lvl w:ilvl="2" w:tplc="04090005" w:tentative="1">
      <w:start w:val="1"/>
      <w:numFmt w:val="bullet"/>
      <w:lvlText w:val=""/>
      <w:lvlJc w:val="left"/>
      <w:pPr>
        <w:ind w:left="1488" w:hanging="400"/>
      </w:pPr>
      <w:rPr>
        <w:rFonts w:ascii="Wingdings" w:hAnsi="Wingdings" w:hint="default"/>
      </w:rPr>
    </w:lvl>
    <w:lvl w:ilvl="3" w:tplc="04090001" w:tentative="1">
      <w:start w:val="1"/>
      <w:numFmt w:val="bullet"/>
      <w:lvlText w:val=""/>
      <w:lvlJc w:val="left"/>
      <w:pPr>
        <w:ind w:left="1888" w:hanging="400"/>
      </w:pPr>
      <w:rPr>
        <w:rFonts w:ascii="Wingdings" w:hAnsi="Wingdings" w:hint="default"/>
      </w:rPr>
    </w:lvl>
    <w:lvl w:ilvl="4" w:tplc="04090003" w:tentative="1">
      <w:start w:val="1"/>
      <w:numFmt w:val="bullet"/>
      <w:lvlText w:val=""/>
      <w:lvlJc w:val="left"/>
      <w:pPr>
        <w:ind w:left="2288" w:hanging="400"/>
      </w:pPr>
      <w:rPr>
        <w:rFonts w:ascii="Wingdings" w:hAnsi="Wingdings" w:hint="default"/>
      </w:rPr>
    </w:lvl>
    <w:lvl w:ilvl="5" w:tplc="04090005" w:tentative="1">
      <w:start w:val="1"/>
      <w:numFmt w:val="bullet"/>
      <w:lvlText w:val=""/>
      <w:lvlJc w:val="left"/>
      <w:pPr>
        <w:ind w:left="2688" w:hanging="400"/>
      </w:pPr>
      <w:rPr>
        <w:rFonts w:ascii="Wingdings" w:hAnsi="Wingdings" w:hint="default"/>
      </w:rPr>
    </w:lvl>
    <w:lvl w:ilvl="6" w:tplc="04090001" w:tentative="1">
      <w:start w:val="1"/>
      <w:numFmt w:val="bullet"/>
      <w:lvlText w:val=""/>
      <w:lvlJc w:val="left"/>
      <w:pPr>
        <w:ind w:left="3088" w:hanging="400"/>
      </w:pPr>
      <w:rPr>
        <w:rFonts w:ascii="Wingdings" w:hAnsi="Wingdings" w:hint="default"/>
      </w:rPr>
    </w:lvl>
    <w:lvl w:ilvl="7" w:tplc="04090003" w:tentative="1">
      <w:start w:val="1"/>
      <w:numFmt w:val="bullet"/>
      <w:lvlText w:val=""/>
      <w:lvlJc w:val="left"/>
      <w:pPr>
        <w:ind w:left="3488" w:hanging="400"/>
      </w:pPr>
      <w:rPr>
        <w:rFonts w:ascii="Wingdings" w:hAnsi="Wingdings" w:hint="default"/>
      </w:rPr>
    </w:lvl>
    <w:lvl w:ilvl="8" w:tplc="04090005" w:tentative="1">
      <w:start w:val="1"/>
      <w:numFmt w:val="bullet"/>
      <w:lvlText w:val=""/>
      <w:lvlJc w:val="left"/>
      <w:pPr>
        <w:ind w:left="3888" w:hanging="400"/>
      </w:pPr>
      <w:rPr>
        <w:rFonts w:ascii="Wingdings" w:hAnsi="Wingdings" w:hint="default"/>
      </w:rPr>
    </w:lvl>
  </w:abstractNum>
  <w:abstractNum w:abstractNumId="14" w15:restartNumberingAfterBreak="0">
    <w:nsid w:val="2B132D5F"/>
    <w:multiLevelType w:val="hybridMultilevel"/>
    <w:tmpl w:val="7E68F1E6"/>
    <w:lvl w:ilvl="0" w:tplc="EACE7B58">
      <w:start w:val="4"/>
      <w:numFmt w:val="bullet"/>
      <w:lvlText w:val="-"/>
      <w:lvlJc w:val="left"/>
      <w:pPr>
        <w:ind w:left="227" w:hanging="227"/>
      </w:pPr>
      <w:rPr>
        <w:rFonts w:ascii="맑은 고딕" w:eastAsia="맑은 고딕" w:hAnsi="맑은 고딕" w:cs="Times New Roman"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15" w15:restartNumberingAfterBreak="0">
    <w:nsid w:val="32330BDE"/>
    <w:multiLevelType w:val="hybridMultilevel"/>
    <w:tmpl w:val="0974F93E"/>
    <w:lvl w:ilvl="0" w:tplc="9CD28EC8">
      <w:numFmt w:val="bullet"/>
      <w:lvlText w:val="-"/>
      <w:lvlJc w:val="left"/>
      <w:pPr>
        <w:ind w:left="567" w:hanging="283"/>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40A2456"/>
    <w:multiLevelType w:val="hybridMultilevel"/>
    <w:tmpl w:val="82F0D07E"/>
    <w:lvl w:ilvl="0" w:tplc="4CFE0D38">
      <w:start w:val="1"/>
      <w:numFmt w:val="bullet"/>
      <w:lvlText w:val=""/>
      <w:lvlJc w:val="left"/>
      <w:pPr>
        <w:ind w:left="800" w:hanging="400"/>
      </w:pPr>
      <w:rPr>
        <w:rFonts w:ascii="Wingdings" w:hAnsi="Wingdings" w:hint="default"/>
        <w:color w:val="auto"/>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3955438A"/>
    <w:multiLevelType w:val="hybridMultilevel"/>
    <w:tmpl w:val="A49A399A"/>
    <w:lvl w:ilvl="0" w:tplc="CFF2FFCA">
      <w:start w:val="1"/>
      <w:numFmt w:val="decimalEnclosedCircle"/>
      <w:lvlText w:val="%1"/>
      <w:lvlJc w:val="left"/>
      <w:pPr>
        <w:ind w:left="4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C9600CF"/>
    <w:multiLevelType w:val="hybridMultilevel"/>
    <w:tmpl w:val="4CC47228"/>
    <w:lvl w:ilvl="0" w:tplc="04090009">
      <w:start w:val="1"/>
      <w:numFmt w:val="bullet"/>
      <w:lvlText w:val=""/>
      <w:lvlJc w:val="left"/>
      <w:pPr>
        <w:ind w:left="1072" w:hanging="400"/>
      </w:pPr>
      <w:rPr>
        <w:rFonts w:ascii="Wingdings" w:hAnsi="Wingdings" w:hint="default"/>
      </w:rPr>
    </w:lvl>
    <w:lvl w:ilvl="1" w:tplc="04090003" w:tentative="1">
      <w:start w:val="1"/>
      <w:numFmt w:val="bullet"/>
      <w:lvlText w:val=""/>
      <w:lvlJc w:val="left"/>
      <w:pPr>
        <w:ind w:left="1472" w:hanging="400"/>
      </w:pPr>
      <w:rPr>
        <w:rFonts w:ascii="Wingdings" w:hAnsi="Wingdings" w:hint="default"/>
      </w:rPr>
    </w:lvl>
    <w:lvl w:ilvl="2" w:tplc="04090005" w:tentative="1">
      <w:start w:val="1"/>
      <w:numFmt w:val="bullet"/>
      <w:lvlText w:val=""/>
      <w:lvlJc w:val="left"/>
      <w:pPr>
        <w:ind w:left="1872" w:hanging="400"/>
      </w:pPr>
      <w:rPr>
        <w:rFonts w:ascii="Wingdings" w:hAnsi="Wingdings" w:hint="default"/>
      </w:rPr>
    </w:lvl>
    <w:lvl w:ilvl="3" w:tplc="04090001" w:tentative="1">
      <w:start w:val="1"/>
      <w:numFmt w:val="bullet"/>
      <w:lvlText w:val=""/>
      <w:lvlJc w:val="left"/>
      <w:pPr>
        <w:ind w:left="2272" w:hanging="400"/>
      </w:pPr>
      <w:rPr>
        <w:rFonts w:ascii="Wingdings" w:hAnsi="Wingdings" w:hint="default"/>
      </w:rPr>
    </w:lvl>
    <w:lvl w:ilvl="4" w:tplc="04090003" w:tentative="1">
      <w:start w:val="1"/>
      <w:numFmt w:val="bullet"/>
      <w:lvlText w:val=""/>
      <w:lvlJc w:val="left"/>
      <w:pPr>
        <w:ind w:left="2672" w:hanging="400"/>
      </w:pPr>
      <w:rPr>
        <w:rFonts w:ascii="Wingdings" w:hAnsi="Wingdings" w:hint="default"/>
      </w:rPr>
    </w:lvl>
    <w:lvl w:ilvl="5" w:tplc="04090005" w:tentative="1">
      <w:start w:val="1"/>
      <w:numFmt w:val="bullet"/>
      <w:lvlText w:val=""/>
      <w:lvlJc w:val="left"/>
      <w:pPr>
        <w:ind w:left="3072" w:hanging="400"/>
      </w:pPr>
      <w:rPr>
        <w:rFonts w:ascii="Wingdings" w:hAnsi="Wingdings" w:hint="default"/>
      </w:rPr>
    </w:lvl>
    <w:lvl w:ilvl="6" w:tplc="04090001" w:tentative="1">
      <w:start w:val="1"/>
      <w:numFmt w:val="bullet"/>
      <w:lvlText w:val=""/>
      <w:lvlJc w:val="left"/>
      <w:pPr>
        <w:ind w:left="3472" w:hanging="400"/>
      </w:pPr>
      <w:rPr>
        <w:rFonts w:ascii="Wingdings" w:hAnsi="Wingdings" w:hint="default"/>
      </w:rPr>
    </w:lvl>
    <w:lvl w:ilvl="7" w:tplc="04090003" w:tentative="1">
      <w:start w:val="1"/>
      <w:numFmt w:val="bullet"/>
      <w:lvlText w:val=""/>
      <w:lvlJc w:val="left"/>
      <w:pPr>
        <w:ind w:left="3872" w:hanging="400"/>
      </w:pPr>
      <w:rPr>
        <w:rFonts w:ascii="Wingdings" w:hAnsi="Wingdings" w:hint="default"/>
      </w:rPr>
    </w:lvl>
    <w:lvl w:ilvl="8" w:tplc="04090005" w:tentative="1">
      <w:start w:val="1"/>
      <w:numFmt w:val="bullet"/>
      <w:lvlText w:val=""/>
      <w:lvlJc w:val="left"/>
      <w:pPr>
        <w:ind w:left="4272" w:hanging="400"/>
      </w:pPr>
      <w:rPr>
        <w:rFonts w:ascii="Wingdings" w:hAnsi="Wingdings" w:hint="default"/>
      </w:rPr>
    </w:lvl>
  </w:abstractNum>
  <w:abstractNum w:abstractNumId="19" w15:restartNumberingAfterBreak="0">
    <w:nsid w:val="3EA34176"/>
    <w:multiLevelType w:val="hybridMultilevel"/>
    <w:tmpl w:val="AB00AB22"/>
    <w:lvl w:ilvl="0" w:tplc="1FEE6E9E">
      <w:start w:val="1"/>
      <w:numFmt w:val="bullet"/>
      <w:lvlText w:val="•"/>
      <w:lvlJc w:val="left"/>
      <w:pPr>
        <w:ind w:left="648" w:hanging="360"/>
      </w:pPr>
      <w:rPr>
        <w:rFonts w:ascii="바탕체" w:eastAsia="바탕체" w:hAnsi="바탕체" w:hint="eastAsia"/>
        <w:sz w:val="20"/>
        <w:szCs w:val="20"/>
      </w:rPr>
    </w:lvl>
    <w:lvl w:ilvl="1" w:tplc="04090003" w:tentative="1">
      <w:start w:val="1"/>
      <w:numFmt w:val="bullet"/>
      <w:lvlText w:val=""/>
      <w:lvlJc w:val="left"/>
      <w:pPr>
        <w:ind w:left="1088" w:hanging="400"/>
      </w:pPr>
      <w:rPr>
        <w:rFonts w:ascii="Wingdings" w:hAnsi="Wingdings" w:hint="default"/>
      </w:rPr>
    </w:lvl>
    <w:lvl w:ilvl="2" w:tplc="04090005" w:tentative="1">
      <w:start w:val="1"/>
      <w:numFmt w:val="bullet"/>
      <w:lvlText w:val=""/>
      <w:lvlJc w:val="left"/>
      <w:pPr>
        <w:ind w:left="1488" w:hanging="400"/>
      </w:pPr>
      <w:rPr>
        <w:rFonts w:ascii="Wingdings" w:hAnsi="Wingdings" w:hint="default"/>
      </w:rPr>
    </w:lvl>
    <w:lvl w:ilvl="3" w:tplc="04090001" w:tentative="1">
      <w:start w:val="1"/>
      <w:numFmt w:val="bullet"/>
      <w:lvlText w:val=""/>
      <w:lvlJc w:val="left"/>
      <w:pPr>
        <w:ind w:left="1888" w:hanging="400"/>
      </w:pPr>
      <w:rPr>
        <w:rFonts w:ascii="Wingdings" w:hAnsi="Wingdings" w:hint="default"/>
      </w:rPr>
    </w:lvl>
    <w:lvl w:ilvl="4" w:tplc="04090003" w:tentative="1">
      <w:start w:val="1"/>
      <w:numFmt w:val="bullet"/>
      <w:lvlText w:val=""/>
      <w:lvlJc w:val="left"/>
      <w:pPr>
        <w:ind w:left="2288" w:hanging="400"/>
      </w:pPr>
      <w:rPr>
        <w:rFonts w:ascii="Wingdings" w:hAnsi="Wingdings" w:hint="default"/>
      </w:rPr>
    </w:lvl>
    <w:lvl w:ilvl="5" w:tplc="04090005" w:tentative="1">
      <w:start w:val="1"/>
      <w:numFmt w:val="bullet"/>
      <w:lvlText w:val=""/>
      <w:lvlJc w:val="left"/>
      <w:pPr>
        <w:ind w:left="2688" w:hanging="400"/>
      </w:pPr>
      <w:rPr>
        <w:rFonts w:ascii="Wingdings" w:hAnsi="Wingdings" w:hint="default"/>
      </w:rPr>
    </w:lvl>
    <w:lvl w:ilvl="6" w:tplc="04090001" w:tentative="1">
      <w:start w:val="1"/>
      <w:numFmt w:val="bullet"/>
      <w:lvlText w:val=""/>
      <w:lvlJc w:val="left"/>
      <w:pPr>
        <w:ind w:left="3088" w:hanging="400"/>
      </w:pPr>
      <w:rPr>
        <w:rFonts w:ascii="Wingdings" w:hAnsi="Wingdings" w:hint="default"/>
      </w:rPr>
    </w:lvl>
    <w:lvl w:ilvl="7" w:tplc="04090003" w:tentative="1">
      <w:start w:val="1"/>
      <w:numFmt w:val="bullet"/>
      <w:lvlText w:val=""/>
      <w:lvlJc w:val="left"/>
      <w:pPr>
        <w:ind w:left="3488" w:hanging="400"/>
      </w:pPr>
      <w:rPr>
        <w:rFonts w:ascii="Wingdings" w:hAnsi="Wingdings" w:hint="default"/>
      </w:rPr>
    </w:lvl>
    <w:lvl w:ilvl="8" w:tplc="04090005" w:tentative="1">
      <w:start w:val="1"/>
      <w:numFmt w:val="bullet"/>
      <w:lvlText w:val=""/>
      <w:lvlJc w:val="left"/>
      <w:pPr>
        <w:ind w:left="3888" w:hanging="400"/>
      </w:pPr>
      <w:rPr>
        <w:rFonts w:ascii="Wingdings" w:hAnsi="Wingdings" w:hint="default"/>
      </w:rPr>
    </w:lvl>
  </w:abstractNum>
  <w:abstractNum w:abstractNumId="20" w15:restartNumberingAfterBreak="0">
    <w:nsid w:val="3FC51EEA"/>
    <w:multiLevelType w:val="hybridMultilevel"/>
    <w:tmpl w:val="94EA7DDA"/>
    <w:lvl w:ilvl="0" w:tplc="C30C16F8">
      <w:start w:val="3"/>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1" w15:restartNumberingAfterBreak="0">
    <w:nsid w:val="419F3CA5"/>
    <w:multiLevelType w:val="hybridMultilevel"/>
    <w:tmpl w:val="98D6B8BC"/>
    <w:lvl w:ilvl="0" w:tplc="04090009">
      <w:start w:val="1"/>
      <w:numFmt w:val="bullet"/>
      <w:lvlText w:val=""/>
      <w:lvlJc w:val="left"/>
      <w:pPr>
        <w:ind w:left="1072" w:hanging="400"/>
      </w:pPr>
      <w:rPr>
        <w:rFonts w:ascii="Wingdings" w:hAnsi="Wingdings" w:hint="default"/>
      </w:rPr>
    </w:lvl>
    <w:lvl w:ilvl="1" w:tplc="04090003" w:tentative="1">
      <w:start w:val="1"/>
      <w:numFmt w:val="bullet"/>
      <w:lvlText w:val=""/>
      <w:lvlJc w:val="left"/>
      <w:pPr>
        <w:ind w:left="1472" w:hanging="400"/>
      </w:pPr>
      <w:rPr>
        <w:rFonts w:ascii="Wingdings" w:hAnsi="Wingdings" w:hint="default"/>
      </w:rPr>
    </w:lvl>
    <w:lvl w:ilvl="2" w:tplc="04090005" w:tentative="1">
      <w:start w:val="1"/>
      <w:numFmt w:val="bullet"/>
      <w:lvlText w:val=""/>
      <w:lvlJc w:val="left"/>
      <w:pPr>
        <w:ind w:left="1872" w:hanging="400"/>
      </w:pPr>
      <w:rPr>
        <w:rFonts w:ascii="Wingdings" w:hAnsi="Wingdings" w:hint="default"/>
      </w:rPr>
    </w:lvl>
    <w:lvl w:ilvl="3" w:tplc="04090001" w:tentative="1">
      <w:start w:val="1"/>
      <w:numFmt w:val="bullet"/>
      <w:lvlText w:val=""/>
      <w:lvlJc w:val="left"/>
      <w:pPr>
        <w:ind w:left="2272" w:hanging="400"/>
      </w:pPr>
      <w:rPr>
        <w:rFonts w:ascii="Wingdings" w:hAnsi="Wingdings" w:hint="default"/>
      </w:rPr>
    </w:lvl>
    <w:lvl w:ilvl="4" w:tplc="04090003" w:tentative="1">
      <w:start w:val="1"/>
      <w:numFmt w:val="bullet"/>
      <w:lvlText w:val=""/>
      <w:lvlJc w:val="left"/>
      <w:pPr>
        <w:ind w:left="2672" w:hanging="400"/>
      </w:pPr>
      <w:rPr>
        <w:rFonts w:ascii="Wingdings" w:hAnsi="Wingdings" w:hint="default"/>
      </w:rPr>
    </w:lvl>
    <w:lvl w:ilvl="5" w:tplc="04090005" w:tentative="1">
      <w:start w:val="1"/>
      <w:numFmt w:val="bullet"/>
      <w:lvlText w:val=""/>
      <w:lvlJc w:val="left"/>
      <w:pPr>
        <w:ind w:left="3072" w:hanging="400"/>
      </w:pPr>
      <w:rPr>
        <w:rFonts w:ascii="Wingdings" w:hAnsi="Wingdings" w:hint="default"/>
      </w:rPr>
    </w:lvl>
    <w:lvl w:ilvl="6" w:tplc="04090001" w:tentative="1">
      <w:start w:val="1"/>
      <w:numFmt w:val="bullet"/>
      <w:lvlText w:val=""/>
      <w:lvlJc w:val="left"/>
      <w:pPr>
        <w:ind w:left="3472" w:hanging="400"/>
      </w:pPr>
      <w:rPr>
        <w:rFonts w:ascii="Wingdings" w:hAnsi="Wingdings" w:hint="default"/>
      </w:rPr>
    </w:lvl>
    <w:lvl w:ilvl="7" w:tplc="04090003" w:tentative="1">
      <w:start w:val="1"/>
      <w:numFmt w:val="bullet"/>
      <w:lvlText w:val=""/>
      <w:lvlJc w:val="left"/>
      <w:pPr>
        <w:ind w:left="3872" w:hanging="400"/>
      </w:pPr>
      <w:rPr>
        <w:rFonts w:ascii="Wingdings" w:hAnsi="Wingdings" w:hint="default"/>
      </w:rPr>
    </w:lvl>
    <w:lvl w:ilvl="8" w:tplc="04090005" w:tentative="1">
      <w:start w:val="1"/>
      <w:numFmt w:val="bullet"/>
      <w:lvlText w:val=""/>
      <w:lvlJc w:val="left"/>
      <w:pPr>
        <w:ind w:left="4272" w:hanging="400"/>
      </w:pPr>
      <w:rPr>
        <w:rFonts w:ascii="Wingdings" w:hAnsi="Wingdings" w:hint="default"/>
      </w:rPr>
    </w:lvl>
  </w:abstractNum>
  <w:abstractNum w:abstractNumId="22" w15:restartNumberingAfterBreak="0">
    <w:nsid w:val="41BF0337"/>
    <w:multiLevelType w:val="hybridMultilevel"/>
    <w:tmpl w:val="D5B87142"/>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41C42EC2"/>
    <w:multiLevelType w:val="hybridMultilevel"/>
    <w:tmpl w:val="60308F84"/>
    <w:lvl w:ilvl="0" w:tplc="CF14C140">
      <w:start w:val="1"/>
      <w:numFmt w:val="bullet"/>
      <w:pStyle w:val="10"/>
      <w:lvlText w:val=""/>
      <w:lvlJc w:val="left"/>
      <w:pPr>
        <w:ind w:left="800" w:hanging="400"/>
      </w:pPr>
      <w:rPr>
        <w:rFonts w:ascii="Wingdings" w:hAnsi="Wingdings" w:hint="default"/>
        <w:color w:val="F1590E"/>
      </w:rPr>
    </w:lvl>
    <w:lvl w:ilvl="1" w:tplc="FF5C0DD2">
      <w:start w:val="2"/>
      <w:numFmt w:val="bullet"/>
      <w:lvlText w:val="-"/>
      <w:lvlJc w:val="left"/>
      <w:pPr>
        <w:ind w:left="1200" w:hanging="400"/>
      </w:pPr>
      <w:rPr>
        <w:rFonts w:hint="default"/>
      </w:rPr>
    </w:lvl>
    <w:lvl w:ilvl="2" w:tplc="4ACCD6FE">
      <w:start w:val="1"/>
      <w:numFmt w:val="bullet"/>
      <w:pStyle w:val="3"/>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42D056E7"/>
    <w:multiLevelType w:val="hybridMultilevel"/>
    <w:tmpl w:val="BD760A5E"/>
    <w:lvl w:ilvl="0" w:tplc="6D6A0E38">
      <w:numFmt w:val="bullet"/>
      <w:lvlText w:val="-"/>
      <w:lvlJc w:val="left"/>
      <w:pPr>
        <w:ind w:left="760" w:hanging="360"/>
      </w:pPr>
      <w:rPr>
        <w:rFonts w:ascii="Times New Roman" w:eastAsia="바탕체"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46A26699"/>
    <w:multiLevelType w:val="hybridMultilevel"/>
    <w:tmpl w:val="82DA714C"/>
    <w:lvl w:ilvl="0" w:tplc="C4187614">
      <w:start w:val="2019"/>
      <w:numFmt w:val="bullet"/>
      <w:lvlText w:val="-"/>
      <w:lvlJc w:val="left"/>
      <w:pPr>
        <w:ind w:left="567" w:hanging="283"/>
      </w:pPr>
      <w:rPr>
        <w:rFonts w:ascii="Times New Roman" w:eastAsia="바탕체" w:hAnsi="Times New Roman" w:cs="Times New Roman" w:hint="default"/>
      </w:rPr>
    </w:lvl>
    <w:lvl w:ilvl="1" w:tplc="04090003" w:tentative="1">
      <w:start w:val="1"/>
      <w:numFmt w:val="bullet"/>
      <w:lvlText w:val=""/>
      <w:lvlJc w:val="left"/>
      <w:pPr>
        <w:ind w:left="1088" w:hanging="400"/>
      </w:pPr>
      <w:rPr>
        <w:rFonts w:ascii="Wingdings" w:hAnsi="Wingdings" w:hint="default"/>
      </w:rPr>
    </w:lvl>
    <w:lvl w:ilvl="2" w:tplc="04090005" w:tentative="1">
      <w:start w:val="1"/>
      <w:numFmt w:val="bullet"/>
      <w:lvlText w:val=""/>
      <w:lvlJc w:val="left"/>
      <w:pPr>
        <w:ind w:left="1488" w:hanging="400"/>
      </w:pPr>
      <w:rPr>
        <w:rFonts w:ascii="Wingdings" w:hAnsi="Wingdings" w:hint="default"/>
      </w:rPr>
    </w:lvl>
    <w:lvl w:ilvl="3" w:tplc="04090001" w:tentative="1">
      <w:start w:val="1"/>
      <w:numFmt w:val="bullet"/>
      <w:lvlText w:val=""/>
      <w:lvlJc w:val="left"/>
      <w:pPr>
        <w:ind w:left="1888" w:hanging="400"/>
      </w:pPr>
      <w:rPr>
        <w:rFonts w:ascii="Wingdings" w:hAnsi="Wingdings" w:hint="default"/>
      </w:rPr>
    </w:lvl>
    <w:lvl w:ilvl="4" w:tplc="04090003" w:tentative="1">
      <w:start w:val="1"/>
      <w:numFmt w:val="bullet"/>
      <w:lvlText w:val=""/>
      <w:lvlJc w:val="left"/>
      <w:pPr>
        <w:ind w:left="2288" w:hanging="400"/>
      </w:pPr>
      <w:rPr>
        <w:rFonts w:ascii="Wingdings" w:hAnsi="Wingdings" w:hint="default"/>
      </w:rPr>
    </w:lvl>
    <w:lvl w:ilvl="5" w:tplc="04090005" w:tentative="1">
      <w:start w:val="1"/>
      <w:numFmt w:val="bullet"/>
      <w:lvlText w:val=""/>
      <w:lvlJc w:val="left"/>
      <w:pPr>
        <w:ind w:left="2688" w:hanging="400"/>
      </w:pPr>
      <w:rPr>
        <w:rFonts w:ascii="Wingdings" w:hAnsi="Wingdings" w:hint="default"/>
      </w:rPr>
    </w:lvl>
    <w:lvl w:ilvl="6" w:tplc="04090001" w:tentative="1">
      <w:start w:val="1"/>
      <w:numFmt w:val="bullet"/>
      <w:lvlText w:val=""/>
      <w:lvlJc w:val="left"/>
      <w:pPr>
        <w:ind w:left="3088" w:hanging="400"/>
      </w:pPr>
      <w:rPr>
        <w:rFonts w:ascii="Wingdings" w:hAnsi="Wingdings" w:hint="default"/>
      </w:rPr>
    </w:lvl>
    <w:lvl w:ilvl="7" w:tplc="04090003" w:tentative="1">
      <w:start w:val="1"/>
      <w:numFmt w:val="bullet"/>
      <w:lvlText w:val=""/>
      <w:lvlJc w:val="left"/>
      <w:pPr>
        <w:ind w:left="3488" w:hanging="400"/>
      </w:pPr>
      <w:rPr>
        <w:rFonts w:ascii="Wingdings" w:hAnsi="Wingdings" w:hint="default"/>
      </w:rPr>
    </w:lvl>
    <w:lvl w:ilvl="8" w:tplc="04090005" w:tentative="1">
      <w:start w:val="1"/>
      <w:numFmt w:val="bullet"/>
      <w:lvlText w:val=""/>
      <w:lvlJc w:val="left"/>
      <w:pPr>
        <w:ind w:left="3888" w:hanging="400"/>
      </w:pPr>
      <w:rPr>
        <w:rFonts w:ascii="Wingdings" w:hAnsi="Wingdings" w:hint="default"/>
      </w:rPr>
    </w:lvl>
  </w:abstractNum>
  <w:abstractNum w:abstractNumId="26" w15:restartNumberingAfterBreak="0">
    <w:nsid w:val="47F96A11"/>
    <w:multiLevelType w:val="hybridMultilevel"/>
    <w:tmpl w:val="50E6E430"/>
    <w:lvl w:ilvl="0" w:tplc="C302ACCA">
      <w:start w:val="4265"/>
      <w:numFmt w:val="bullet"/>
      <w:pStyle w:val="2"/>
      <w:lvlText w:val="–"/>
      <w:lvlJc w:val="left"/>
      <w:pPr>
        <w:ind w:left="800" w:hanging="400"/>
      </w:pPr>
      <w:rPr>
        <w:rFonts w:ascii="Arial" w:hAnsi="Arial" w:hint="default"/>
        <w:color w:val="F1590E"/>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4AF43177"/>
    <w:multiLevelType w:val="hybridMultilevel"/>
    <w:tmpl w:val="18861EEC"/>
    <w:lvl w:ilvl="0" w:tplc="F15040C4">
      <w:start w:val="1"/>
      <w:numFmt w:val="bullet"/>
      <w:lvlText w:val="-"/>
      <w:lvlJc w:val="left"/>
      <w:pPr>
        <w:ind w:left="567" w:hanging="283"/>
      </w:pPr>
      <w:rPr>
        <w:rFonts w:ascii="Times New Roman" w:eastAsia="바탕체" w:hAnsi="Times New Roman" w:cs="Times New Roman" w:hint="default"/>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28" w15:restartNumberingAfterBreak="0">
    <w:nsid w:val="4EF67A9C"/>
    <w:multiLevelType w:val="multilevel"/>
    <w:tmpl w:val="3EC0A5F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313CC"/>
    <w:multiLevelType w:val="hybridMultilevel"/>
    <w:tmpl w:val="1DF24DE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0" w15:restartNumberingAfterBreak="0">
    <w:nsid w:val="52072F78"/>
    <w:multiLevelType w:val="multilevel"/>
    <w:tmpl w:val="F89C23E8"/>
    <w:lvl w:ilvl="0">
      <w:start w:val="1"/>
      <w:numFmt w:val="upperRoman"/>
      <w:lvlText w:val="%1."/>
      <w:lvlJc w:val="left"/>
      <w:pPr>
        <w:tabs>
          <w:tab w:val="num" w:pos="1080"/>
        </w:tabs>
        <w:ind w:left="720" w:hanging="720"/>
      </w:pPr>
      <w:rPr>
        <w:rFonts w:ascii="Arial" w:hAnsi="Arial" w:hint="default"/>
      </w:rPr>
    </w:lvl>
    <w:lvl w:ilvl="1">
      <w:start w:val="1"/>
      <w:numFmt w:val="none"/>
      <w:lvlText w:val="%2."/>
      <w:lvlJc w:val="left"/>
      <w:pPr>
        <w:tabs>
          <w:tab w:val="num" w:pos="720"/>
        </w:tabs>
        <w:ind w:left="0" w:firstLine="0"/>
      </w:pPr>
      <w:rPr>
        <w:rFonts w:hint="default"/>
      </w:rPr>
    </w:lvl>
    <w:lvl w:ilvl="2">
      <w:start w:val="1"/>
      <w:numFmt w:val="upperLetter"/>
      <w:lvlText w:val="Appendix %3:"/>
      <w:lvlJc w:val="left"/>
      <w:pPr>
        <w:tabs>
          <w:tab w:val="num" w:pos="2520"/>
        </w:tabs>
        <w:ind w:left="936" w:hanging="936"/>
      </w:pPr>
      <w:rPr>
        <w:rFonts w:hint="default"/>
      </w:rPr>
    </w:lvl>
    <w:lvl w:ilvl="3">
      <w:start w:val="1"/>
      <w:numFmt w:val="upperRoman"/>
      <w:suff w:val="nothing"/>
      <w:lvlText w:val="Exhibit %4:  "/>
      <w:lvlJc w:val="left"/>
      <w:pPr>
        <w:ind w:left="0" w:firstLine="0"/>
      </w:pPr>
      <w:rPr>
        <w:rFonts w:hint="default"/>
      </w:rPr>
    </w:lvl>
    <w:lvl w:ilvl="4">
      <w:start w:val="1"/>
      <w:numFmt w:val="decimal"/>
      <w:lvlText w:val="(%5)"/>
      <w:lvlJc w:val="left"/>
      <w:pPr>
        <w:tabs>
          <w:tab w:val="num" w:pos="1080"/>
        </w:tabs>
        <w:ind w:left="720" w:firstLine="0"/>
      </w:pPr>
      <w:rPr>
        <w:rFonts w:hint="default"/>
      </w:rPr>
    </w:lvl>
    <w:lvl w:ilvl="5">
      <w:start w:val="1"/>
      <w:numFmt w:val="lowerLetter"/>
      <w:lvlText w:val="(%6)"/>
      <w:lvlJc w:val="left"/>
      <w:pPr>
        <w:tabs>
          <w:tab w:val="num" w:pos="1800"/>
        </w:tabs>
        <w:ind w:left="1440" w:firstLine="0"/>
      </w:pPr>
      <w:rPr>
        <w:rFonts w:hint="default"/>
      </w:rPr>
    </w:lvl>
    <w:lvl w:ilvl="6">
      <w:start w:val="1"/>
      <w:numFmt w:val="lowerRoman"/>
      <w:lvlText w:val="(%7)"/>
      <w:lvlJc w:val="left"/>
      <w:pPr>
        <w:tabs>
          <w:tab w:val="num" w:pos="2520"/>
        </w:tabs>
        <w:ind w:left="2160" w:firstLine="0"/>
      </w:pPr>
      <w:rPr>
        <w:rFonts w:hint="default"/>
      </w:rPr>
    </w:lvl>
    <w:lvl w:ilvl="7">
      <w:start w:val="1"/>
      <w:numFmt w:val="lowerLetter"/>
      <w:lvlText w:val="(%8)"/>
      <w:lvlJc w:val="left"/>
      <w:pPr>
        <w:tabs>
          <w:tab w:val="num" w:pos="3240"/>
        </w:tabs>
        <w:ind w:left="2880" w:firstLine="0"/>
      </w:pPr>
      <w:rPr>
        <w:rFonts w:hint="default"/>
      </w:rPr>
    </w:lvl>
    <w:lvl w:ilvl="8">
      <w:start w:val="1"/>
      <w:numFmt w:val="lowerRoman"/>
      <w:lvlText w:val="(%9)"/>
      <w:lvlJc w:val="left"/>
      <w:pPr>
        <w:tabs>
          <w:tab w:val="num" w:pos="3960"/>
        </w:tabs>
        <w:ind w:left="3600" w:firstLine="0"/>
      </w:pPr>
      <w:rPr>
        <w:rFonts w:hint="default"/>
      </w:rPr>
    </w:lvl>
  </w:abstractNum>
  <w:abstractNum w:abstractNumId="31" w15:restartNumberingAfterBreak="0">
    <w:nsid w:val="597F17F6"/>
    <w:multiLevelType w:val="hybridMultilevel"/>
    <w:tmpl w:val="0F245010"/>
    <w:lvl w:ilvl="0" w:tplc="0652D50E">
      <w:start w:val="1"/>
      <w:numFmt w:val="decimalEnclosedCircle"/>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5B021A9B"/>
    <w:multiLevelType w:val="hybridMultilevel"/>
    <w:tmpl w:val="01E60D8A"/>
    <w:lvl w:ilvl="0" w:tplc="22162E00">
      <w:numFmt w:val="bullet"/>
      <w:lvlText w:val="-"/>
      <w:lvlJc w:val="left"/>
      <w:pPr>
        <w:ind w:left="644" w:hanging="360"/>
      </w:pPr>
      <w:rPr>
        <w:rFonts w:ascii="Times New Roman" w:eastAsia="바탕체" w:hAnsi="Times New Roman" w:cs="Times New Roman" w:hint="default"/>
        <w:u w:val="none"/>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33" w15:restartNumberingAfterBreak="0">
    <w:nsid w:val="5B127968"/>
    <w:multiLevelType w:val="hybridMultilevel"/>
    <w:tmpl w:val="C18ED78C"/>
    <w:lvl w:ilvl="0" w:tplc="04090011">
      <w:start w:val="1"/>
      <w:numFmt w:val="decimalEnclosedCircle"/>
      <w:lvlText w:val="%1"/>
      <w:lvlJc w:val="left"/>
      <w:pPr>
        <w:ind w:left="1044" w:hanging="400"/>
      </w:pPr>
    </w:lvl>
    <w:lvl w:ilvl="1" w:tplc="04090019" w:tentative="1">
      <w:start w:val="1"/>
      <w:numFmt w:val="upperLetter"/>
      <w:lvlText w:val="%2."/>
      <w:lvlJc w:val="left"/>
      <w:pPr>
        <w:ind w:left="1444" w:hanging="400"/>
      </w:pPr>
    </w:lvl>
    <w:lvl w:ilvl="2" w:tplc="0409001B" w:tentative="1">
      <w:start w:val="1"/>
      <w:numFmt w:val="lowerRoman"/>
      <w:lvlText w:val="%3."/>
      <w:lvlJc w:val="right"/>
      <w:pPr>
        <w:ind w:left="1844" w:hanging="400"/>
      </w:pPr>
    </w:lvl>
    <w:lvl w:ilvl="3" w:tplc="0409000F" w:tentative="1">
      <w:start w:val="1"/>
      <w:numFmt w:val="decimal"/>
      <w:lvlText w:val="%4."/>
      <w:lvlJc w:val="left"/>
      <w:pPr>
        <w:ind w:left="2244" w:hanging="400"/>
      </w:pPr>
    </w:lvl>
    <w:lvl w:ilvl="4" w:tplc="04090019" w:tentative="1">
      <w:start w:val="1"/>
      <w:numFmt w:val="upperLetter"/>
      <w:lvlText w:val="%5."/>
      <w:lvlJc w:val="left"/>
      <w:pPr>
        <w:ind w:left="2644" w:hanging="400"/>
      </w:pPr>
    </w:lvl>
    <w:lvl w:ilvl="5" w:tplc="0409001B" w:tentative="1">
      <w:start w:val="1"/>
      <w:numFmt w:val="lowerRoman"/>
      <w:lvlText w:val="%6."/>
      <w:lvlJc w:val="right"/>
      <w:pPr>
        <w:ind w:left="3044" w:hanging="400"/>
      </w:pPr>
    </w:lvl>
    <w:lvl w:ilvl="6" w:tplc="0409000F" w:tentative="1">
      <w:start w:val="1"/>
      <w:numFmt w:val="decimal"/>
      <w:lvlText w:val="%7."/>
      <w:lvlJc w:val="left"/>
      <w:pPr>
        <w:ind w:left="3444" w:hanging="400"/>
      </w:pPr>
    </w:lvl>
    <w:lvl w:ilvl="7" w:tplc="04090019" w:tentative="1">
      <w:start w:val="1"/>
      <w:numFmt w:val="upperLetter"/>
      <w:lvlText w:val="%8."/>
      <w:lvlJc w:val="left"/>
      <w:pPr>
        <w:ind w:left="3844" w:hanging="400"/>
      </w:pPr>
    </w:lvl>
    <w:lvl w:ilvl="8" w:tplc="0409001B" w:tentative="1">
      <w:start w:val="1"/>
      <w:numFmt w:val="lowerRoman"/>
      <w:lvlText w:val="%9."/>
      <w:lvlJc w:val="right"/>
      <w:pPr>
        <w:ind w:left="4244" w:hanging="400"/>
      </w:pPr>
    </w:lvl>
  </w:abstractNum>
  <w:abstractNum w:abstractNumId="34" w15:restartNumberingAfterBreak="0">
    <w:nsid w:val="5B3C4991"/>
    <w:multiLevelType w:val="hybridMultilevel"/>
    <w:tmpl w:val="8CB0B594"/>
    <w:lvl w:ilvl="0" w:tplc="7EC26B0E">
      <w:start w:val="1"/>
      <w:numFmt w:val="bullet"/>
      <w:lvlText w:val=""/>
      <w:lvlJc w:val="left"/>
      <w:pPr>
        <w:ind w:left="221" w:hanging="221"/>
      </w:pPr>
      <w:rPr>
        <w:rFonts w:ascii="Wingdings" w:hAnsi="Wingdings" w:hint="default"/>
      </w:rPr>
    </w:lvl>
    <w:lvl w:ilvl="1" w:tplc="04090003" w:tentative="1">
      <w:start w:val="1"/>
      <w:numFmt w:val="bullet"/>
      <w:lvlText w:val=""/>
      <w:lvlJc w:val="left"/>
      <w:pPr>
        <w:ind w:left="0" w:hanging="400"/>
      </w:pPr>
      <w:rPr>
        <w:rFonts w:ascii="Wingdings" w:hAnsi="Wingdings" w:hint="default"/>
      </w:rPr>
    </w:lvl>
    <w:lvl w:ilvl="2" w:tplc="04090005" w:tentative="1">
      <w:start w:val="1"/>
      <w:numFmt w:val="bullet"/>
      <w:lvlText w:val=""/>
      <w:lvlJc w:val="left"/>
      <w:pPr>
        <w:ind w:left="400" w:hanging="400"/>
      </w:pPr>
      <w:rPr>
        <w:rFonts w:ascii="Wingdings" w:hAnsi="Wingdings" w:hint="default"/>
      </w:rPr>
    </w:lvl>
    <w:lvl w:ilvl="3" w:tplc="04090001" w:tentative="1">
      <w:start w:val="1"/>
      <w:numFmt w:val="bullet"/>
      <w:lvlText w:val=""/>
      <w:lvlJc w:val="left"/>
      <w:pPr>
        <w:ind w:left="800" w:hanging="400"/>
      </w:pPr>
      <w:rPr>
        <w:rFonts w:ascii="Wingdings" w:hAnsi="Wingdings" w:hint="default"/>
      </w:rPr>
    </w:lvl>
    <w:lvl w:ilvl="4" w:tplc="04090003" w:tentative="1">
      <w:start w:val="1"/>
      <w:numFmt w:val="bullet"/>
      <w:lvlText w:val=""/>
      <w:lvlJc w:val="left"/>
      <w:pPr>
        <w:ind w:left="1200" w:hanging="400"/>
      </w:pPr>
      <w:rPr>
        <w:rFonts w:ascii="Wingdings" w:hAnsi="Wingdings" w:hint="default"/>
      </w:rPr>
    </w:lvl>
    <w:lvl w:ilvl="5" w:tplc="04090005" w:tentative="1">
      <w:start w:val="1"/>
      <w:numFmt w:val="bullet"/>
      <w:lvlText w:val=""/>
      <w:lvlJc w:val="left"/>
      <w:pPr>
        <w:ind w:left="1600" w:hanging="400"/>
      </w:pPr>
      <w:rPr>
        <w:rFonts w:ascii="Wingdings" w:hAnsi="Wingdings" w:hint="default"/>
      </w:rPr>
    </w:lvl>
    <w:lvl w:ilvl="6" w:tplc="04090001" w:tentative="1">
      <w:start w:val="1"/>
      <w:numFmt w:val="bullet"/>
      <w:lvlText w:val=""/>
      <w:lvlJc w:val="left"/>
      <w:pPr>
        <w:ind w:left="2000" w:hanging="400"/>
      </w:pPr>
      <w:rPr>
        <w:rFonts w:ascii="Wingdings" w:hAnsi="Wingdings" w:hint="default"/>
      </w:rPr>
    </w:lvl>
    <w:lvl w:ilvl="7" w:tplc="04090003" w:tentative="1">
      <w:start w:val="1"/>
      <w:numFmt w:val="bullet"/>
      <w:lvlText w:val=""/>
      <w:lvlJc w:val="left"/>
      <w:pPr>
        <w:ind w:left="2400" w:hanging="400"/>
      </w:pPr>
      <w:rPr>
        <w:rFonts w:ascii="Wingdings" w:hAnsi="Wingdings" w:hint="default"/>
      </w:rPr>
    </w:lvl>
    <w:lvl w:ilvl="8" w:tplc="04090005" w:tentative="1">
      <w:start w:val="1"/>
      <w:numFmt w:val="bullet"/>
      <w:lvlText w:val=""/>
      <w:lvlJc w:val="left"/>
      <w:pPr>
        <w:ind w:left="2800" w:hanging="400"/>
      </w:pPr>
      <w:rPr>
        <w:rFonts w:ascii="Wingdings" w:hAnsi="Wingdings" w:hint="default"/>
      </w:rPr>
    </w:lvl>
  </w:abstractNum>
  <w:abstractNum w:abstractNumId="35" w15:restartNumberingAfterBreak="0">
    <w:nsid w:val="67613212"/>
    <w:multiLevelType w:val="hybridMultilevel"/>
    <w:tmpl w:val="1320F816"/>
    <w:lvl w:ilvl="0" w:tplc="9CD28EC8">
      <w:numFmt w:val="bullet"/>
      <w:lvlText w:val="-"/>
      <w:lvlJc w:val="left"/>
      <w:pPr>
        <w:ind w:left="567" w:hanging="283"/>
      </w:pPr>
      <w:rPr>
        <w:rFonts w:ascii="Times New Roman" w:eastAsia="바탕" w:hAnsi="Times New Roman" w:cs="Times New Roman" w:hint="default"/>
      </w:rPr>
    </w:lvl>
    <w:lvl w:ilvl="1" w:tplc="04090003">
      <w:start w:val="1"/>
      <w:numFmt w:val="bullet"/>
      <w:lvlText w:val=""/>
      <w:lvlJc w:val="left"/>
      <w:pPr>
        <w:ind w:left="1088" w:hanging="400"/>
      </w:pPr>
      <w:rPr>
        <w:rFonts w:ascii="Wingdings" w:hAnsi="Wingdings" w:hint="default"/>
      </w:rPr>
    </w:lvl>
    <w:lvl w:ilvl="2" w:tplc="04090005" w:tentative="1">
      <w:start w:val="1"/>
      <w:numFmt w:val="bullet"/>
      <w:lvlText w:val=""/>
      <w:lvlJc w:val="left"/>
      <w:pPr>
        <w:ind w:left="1488" w:hanging="400"/>
      </w:pPr>
      <w:rPr>
        <w:rFonts w:ascii="Wingdings" w:hAnsi="Wingdings" w:hint="default"/>
      </w:rPr>
    </w:lvl>
    <w:lvl w:ilvl="3" w:tplc="04090001" w:tentative="1">
      <w:start w:val="1"/>
      <w:numFmt w:val="bullet"/>
      <w:lvlText w:val=""/>
      <w:lvlJc w:val="left"/>
      <w:pPr>
        <w:ind w:left="1888" w:hanging="400"/>
      </w:pPr>
      <w:rPr>
        <w:rFonts w:ascii="Wingdings" w:hAnsi="Wingdings" w:hint="default"/>
      </w:rPr>
    </w:lvl>
    <w:lvl w:ilvl="4" w:tplc="04090003" w:tentative="1">
      <w:start w:val="1"/>
      <w:numFmt w:val="bullet"/>
      <w:lvlText w:val=""/>
      <w:lvlJc w:val="left"/>
      <w:pPr>
        <w:ind w:left="2288" w:hanging="400"/>
      </w:pPr>
      <w:rPr>
        <w:rFonts w:ascii="Wingdings" w:hAnsi="Wingdings" w:hint="default"/>
      </w:rPr>
    </w:lvl>
    <w:lvl w:ilvl="5" w:tplc="04090005" w:tentative="1">
      <w:start w:val="1"/>
      <w:numFmt w:val="bullet"/>
      <w:lvlText w:val=""/>
      <w:lvlJc w:val="left"/>
      <w:pPr>
        <w:ind w:left="2688" w:hanging="400"/>
      </w:pPr>
      <w:rPr>
        <w:rFonts w:ascii="Wingdings" w:hAnsi="Wingdings" w:hint="default"/>
      </w:rPr>
    </w:lvl>
    <w:lvl w:ilvl="6" w:tplc="04090001" w:tentative="1">
      <w:start w:val="1"/>
      <w:numFmt w:val="bullet"/>
      <w:lvlText w:val=""/>
      <w:lvlJc w:val="left"/>
      <w:pPr>
        <w:ind w:left="3088" w:hanging="400"/>
      </w:pPr>
      <w:rPr>
        <w:rFonts w:ascii="Wingdings" w:hAnsi="Wingdings" w:hint="default"/>
      </w:rPr>
    </w:lvl>
    <w:lvl w:ilvl="7" w:tplc="04090003" w:tentative="1">
      <w:start w:val="1"/>
      <w:numFmt w:val="bullet"/>
      <w:lvlText w:val=""/>
      <w:lvlJc w:val="left"/>
      <w:pPr>
        <w:ind w:left="3488" w:hanging="400"/>
      </w:pPr>
      <w:rPr>
        <w:rFonts w:ascii="Wingdings" w:hAnsi="Wingdings" w:hint="default"/>
      </w:rPr>
    </w:lvl>
    <w:lvl w:ilvl="8" w:tplc="04090005" w:tentative="1">
      <w:start w:val="1"/>
      <w:numFmt w:val="bullet"/>
      <w:lvlText w:val=""/>
      <w:lvlJc w:val="left"/>
      <w:pPr>
        <w:ind w:left="3888" w:hanging="400"/>
      </w:pPr>
      <w:rPr>
        <w:rFonts w:ascii="Wingdings" w:hAnsi="Wingdings" w:hint="default"/>
      </w:rPr>
    </w:lvl>
  </w:abstractNum>
  <w:abstractNum w:abstractNumId="36" w15:restartNumberingAfterBreak="0">
    <w:nsid w:val="682468D8"/>
    <w:multiLevelType w:val="hybridMultilevel"/>
    <w:tmpl w:val="1DF24DE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7" w15:restartNumberingAfterBreak="0">
    <w:nsid w:val="69B80D71"/>
    <w:multiLevelType w:val="hybridMultilevel"/>
    <w:tmpl w:val="D472CCEE"/>
    <w:lvl w:ilvl="0" w:tplc="04090011">
      <w:start w:val="1"/>
      <w:numFmt w:val="decimalEnclosedCircle"/>
      <w:lvlText w:val="%1"/>
      <w:lvlJc w:val="left"/>
      <w:pPr>
        <w:ind w:left="400" w:hanging="400"/>
      </w:pPr>
      <w:rPr>
        <w:rFont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8" w15:restartNumberingAfterBreak="0">
    <w:nsid w:val="6A67521D"/>
    <w:multiLevelType w:val="hybridMultilevel"/>
    <w:tmpl w:val="CC706898"/>
    <w:lvl w:ilvl="0" w:tplc="929CF0B4">
      <w:start w:val="2"/>
      <w:numFmt w:val="decimalEnclosedCircle"/>
      <w:lvlText w:val="%1"/>
      <w:lvlJc w:val="left"/>
      <w:pPr>
        <w:ind w:left="4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1F76223"/>
    <w:multiLevelType w:val="hybridMultilevel"/>
    <w:tmpl w:val="B1DA8456"/>
    <w:lvl w:ilvl="0" w:tplc="D17E4938">
      <w:start w:val="1"/>
      <w:numFmt w:val="bullet"/>
      <w:lvlText w:val=""/>
      <w:lvlJc w:val="left"/>
      <w:pPr>
        <w:ind w:left="284" w:hanging="171"/>
      </w:pPr>
      <w:rPr>
        <w:rFonts w:ascii="Wingdings" w:eastAsia="맑은 고딕" w:hAnsi="Wingdings" w:hint="default"/>
      </w:rPr>
    </w:lvl>
    <w:lvl w:ilvl="1" w:tplc="A5645C24">
      <w:numFmt w:val="bullet"/>
      <w:lvlText w:val="-"/>
      <w:lvlJc w:val="left"/>
      <w:pPr>
        <w:ind w:left="1200" w:hanging="400"/>
      </w:pPr>
      <w:rPr>
        <w:rFonts w:ascii="Times New Roman" w:eastAsia="바탕체" w:hAnsi="Times New Roman" w:cs="Times New Roman"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40" w15:restartNumberingAfterBreak="0">
    <w:nsid w:val="72DC22B0"/>
    <w:multiLevelType w:val="hybridMultilevel"/>
    <w:tmpl w:val="AAA88428"/>
    <w:lvl w:ilvl="0" w:tplc="6FC2F45C">
      <w:start w:val="1"/>
      <w:numFmt w:val="bullet"/>
      <w:pStyle w:val="Bullet1"/>
      <w:lvlText w:val=""/>
      <w:lvlJc w:val="left"/>
      <w:pPr>
        <w:ind w:left="531" w:hanging="360"/>
      </w:pPr>
      <w:rPr>
        <w:rFonts w:ascii="Wingdings 3" w:hAnsi="Wingdings 3" w:hint="default"/>
        <w:color w:val="FF8733" w:themeColor="accent2"/>
        <w:spacing w:val="-20"/>
        <w:position w:val="-4"/>
        <w:sz w:val="18"/>
      </w:rPr>
    </w:lvl>
    <w:lvl w:ilvl="1" w:tplc="9634DED2">
      <w:start w:val="1"/>
      <w:numFmt w:val="bullet"/>
      <w:lvlText w:val="&gt;"/>
      <w:lvlJc w:val="left"/>
      <w:pPr>
        <w:ind w:left="851" w:hanging="283"/>
      </w:pPr>
      <w:rPr>
        <w:rFonts w:ascii="Courier New" w:hAnsi="Courier New" w:hint="default"/>
        <w:b/>
        <w:color w:val="FF8733" w:themeColor="accent2"/>
      </w:rPr>
    </w:lvl>
    <w:lvl w:ilvl="2" w:tplc="432AF102" w:tentative="1">
      <w:start w:val="1"/>
      <w:numFmt w:val="bullet"/>
      <w:lvlText w:val=""/>
      <w:lvlJc w:val="left"/>
      <w:pPr>
        <w:ind w:left="1971" w:hanging="360"/>
      </w:pPr>
      <w:rPr>
        <w:rFonts w:ascii="Wingdings" w:hAnsi="Wingdings" w:hint="default"/>
      </w:rPr>
    </w:lvl>
    <w:lvl w:ilvl="3" w:tplc="6F64B160" w:tentative="1">
      <w:start w:val="1"/>
      <w:numFmt w:val="bullet"/>
      <w:lvlText w:val=""/>
      <w:lvlJc w:val="left"/>
      <w:pPr>
        <w:ind w:left="2691" w:hanging="360"/>
      </w:pPr>
      <w:rPr>
        <w:rFonts w:ascii="Symbol" w:hAnsi="Symbol" w:hint="default"/>
      </w:rPr>
    </w:lvl>
    <w:lvl w:ilvl="4" w:tplc="32AE930C" w:tentative="1">
      <w:start w:val="1"/>
      <w:numFmt w:val="bullet"/>
      <w:lvlText w:val="o"/>
      <w:lvlJc w:val="left"/>
      <w:pPr>
        <w:ind w:left="3411" w:hanging="360"/>
      </w:pPr>
      <w:rPr>
        <w:rFonts w:ascii="Courier New" w:hAnsi="Courier New" w:cs="Courier New" w:hint="default"/>
      </w:rPr>
    </w:lvl>
    <w:lvl w:ilvl="5" w:tplc="B27CC01A" w:tentative="1">
      <w:start w:val="1"/>
      <w:numFmt w:val="bullet"/>
      <w:lvlText w:val=""/>
      <w:lvlJc w:val="left"/>
      <w:pPr>
        <w:ind w:left="4131" w:hanging="360"/>
      </w:pPr>
      <w:rPr>
        <w:rFonts w:ascii="Wingdings" w:hAnsi="Wingdings" w:hint="default"/>
      </w:rPr>
    </w:lvl>
    <w:lvl w:ilvl="6" w:tplc="5BEC04B8" w:tentative="1">
      <w:start w:val="1"/>
      <w:numFmt w:val="bullet"/>
      <w:lvlText w:val=""/>
      <w:lvlJc w:val="left"/>
      <w:pPr>
        <w:ind w:left="4851" w:hanging="360"/>
      </w:pPr>
      <w:rPr>
        <w:rFonts w:ascii="Symbol" w:hAnsi="Symbol" w:hint="default"/>
      </w:rPr>
    </w:lvl>
    <w:lvl w:ilvl="7" w:tplc="4EA8F04A" w:tentative="1">
      <w:start w:val="1"/>
      <w:numFmt w:val="bullet"/>
      <w:lvlText w:val="o"/>
      <w:lvlJc w:val="left"/>
      <w:pPr>
        <w:ind w:left="5571" w:hanging="360"/>
      </w:pPr>
      <w:rPr>
        <w:rFonts w:ascii="Courier New" w:hAnsi="Courier New" w:cs="Courier New" w:hint="default"/>
      </w:rPr>
    </w:lvl>
    <w:lvl w:ilvl="8" w:tplc="FCC24B98" w:tentative="1">
      <w:start w:val="1"/>
      <w:numFmt w:val="bullet"/>
      <w:lvlText w:val=""/>
      <w:lvlJc w:val="left"/>
      <w:pPr>
        <w:ind w:left="6291" w:hanging="360"/>
      </w:pPr>
      <w:rPr>
        <w:rFonts w:ascii="Wingdings" w:hAnsi="Wingdings" w:hint="default"/>
      </w:rPr>
    </w:lvl>
  </w:abstractNum>
  <w:abstractNum w:abstractNumId="41" w15:restartNumberingAfterBreak="0">
    <w:nsid w:val="76172B9B"/>
    <w:multiLevelType w:val="hybridMultilevel"/>
    <w:tmpl w:val="1DF24DE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877890228">
    <w:abstractNumId w:val="7"/>
  </w:num>
  <w:num w:numId="2" w16cid:durableId="1223829412">
    <w:abstractNumId w:val="8"/>
  </w:num>
  <w:num w:numId="3" w16cid:durableId="722214270">
    <w:abstractNumId w:val="35"/>
  </w:num>
  <w:num w:numId="4" w16cid:durableId="1672024191">
    <w:abstractNumId w:val="40"/>
  </w:num>
  <w:num w:numId="5" w16cid:durableId="300888369">
    <w:abstractNumId w:val="24"/>
  </w:num>
  <w:num w:numId="6" w16cid:durableId="1019507551">
    <w:abstractNumId w:val="39"/>
  </w:num>
  <w:num w:numId="7" w16cid:durableId="602802489">
    <w:abstractNumId w:val="10"/>
  </w:num>
  <w:num w:numId="8" w16cid:durableId="1497765098">
    <w:abstractNumId w:val="37"/>
  </w:num>
  <w:num w:numId="9" w16cid:durableId="1606763245">
    <w:abstractNumId w:val="3"/>
  </w:num>
  <w:num w:numId="10" w16cid:durableId="839806944">
    <w:abstractNumId w:val="34"/>
  </w:num>
  <w:num w:numId="11" w16cid:durableId="216821696">
    <w:abstractNumId w:val="6"/>
  </w:num>
  <w:num w:numId="12" w16cid:durableId="1050958300">
    <w:abstractNumId w:val="12"/>
  </w:num>
  <w:num w:numId="13" w16cid:durableId="1031957210">
    <w:abstractNumId w:val="41"/>
  </w:num>
  <w:num w:numId="14" w16cid:durableId="1526091570">
    <w:abstractNumId w:val="2"/>
  </w:num>
  <w:num w:numId="15" w16cid:durableId="1881822453">
    <w:abstractNumId w:val="4"/>
  </w:num>
  <w:num w:numId="16" w16cid:durableId="1489977842">
    <w:abstractNumId w:val="38"/>
  </w:num>
  <w:num w:numId="17" w16cid:durableId="117840432">
    <w:abstractNumId w:val="17"/>
  </w:num>
  <w:num w:numId="18" w16cid:durableId="103235646">
    <w:abstractNumId w:val="8"/>
  </w:num>
  <w:num w:numId="19" w16cid:durableId="2135369596">
    <w:abstractNumId w:val="11"/>
  </w:num>
  <w:num w:numId="20" w16cid:durableId="2070422451">
    <w:abstractNumId w:val="28"/>
  </w:num>
  <w:num w:numId="21" w16cid:durableId="1713653812">
    <w:abstractNumId w:val="25"/>
  </w:num>
  <w:num w:numId="22" w16cid:durableId="1056204189">
    <w:abstractNumId w:val="30"/>
  </w:num>
  <w:num w:numId="23" w16cid:durableId="1537891632">
    <w:abstractNumId w:val="19"/>
  </w:num>
  <w:num w:numId="24" w16cid:durableId="2020815808">
    <w:abstractNumId w:val="5"/>
  </w:num>
  <w:num w:numId="25" w16cid:durableId="1436558887">
    <w:abstractNumId w:val="31"/>
  </w:num>
  <w:num w:numId="26" w16cid:durableId="559828874">
    <w:abstractNumId w:val="13"/>
  </w:num>
  <w:num w:numId="27" w16cid:durableId="1064377428">
    <w:abstractNumId w:val="22"/>
  </w:num>
  <w:num w:numId="28" w16cid:durableId="604844516">
    <w:abstractNumId w:val="32"/>
  </w:num>
  <w:num w:numId="29" w16cid:durableId="619799133">
    <w:abstractNumId w:val="9"/>
  </w:num>
  <w:num w:numId="30" w16cid:durableId="1658143387">
    <w:abstractNumId w:val="33"/>
  </w:num>
  <w:num w:numId="31" w16cid:durableId="1621111996">
    <w:abstractNumId w:val="29"/>
  </w:num>
  <w:num w:numId="32" w16cid:durableId="2008287274">
    <w:abstractNumId w:val="0"/>
  </w:num>
  <w:num w:numId="33" w16cid:durableId="1219053118">
    <w:abstractNumId w:val="21"/>
  </w:num>
  <w:num w:numId="34" w16cid:durableId="344871316">
    <w:abstractNumId w:val="20"/>
  </w:num>
  <w:num w:numId="35" w16cid:durableId="2123264463">
    <w:abstractNumId w:val="18"/>
  </w:num>
  <w:num w:numId="36" w16cid:durableId="101848499">
    <w:abstractNumId w:val="36"/>
  </w:num>
  <w:num w:numId="37" w16cid:durableId="2110734574">
    <w:abstractNumId w:val="23"/>
  </w:num>
  <w:num w:numId="38" w16cid:durableId="335302267">
    <w:abstractNumId w:val="27"/>
  </w:num>
  <w:num w:numId="39" w16cid:durableId="1634631205">
    <w:abstractNumId w:val="39"/>
  </w:num>
  <w:num w:numId="40" w16cid:durableId="2096705706">
    <w:abstractNumId w:val="16"/>
  </w:num>
  <w:num w:numId="41" w16cid:durableId="396246543">
    <w:abstractNumId w:val="26"/>
  </w:num>
  <w:num w:numId="42" w16cid:durableId="404180269">
    <w:abstractNumId w:val="1"/>
  </w:num>
  <w:num w:numId="43" w16cid:durableId="743456813">
    <w:abstractNumId w:val="15"/>
  </w:num>
  <w:num w:numId="44" w16cid:durableId="2108110116">
    <w:abstractNumId w:val="14"/>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okyu.choe">
    <w15:presenceInfo w15:providerId="AD" w15:userId="S-1-5-21-507921405-651377827-682003330-58512"/>
  </w15:person>
  <w15:person w15:author="hyunkue.jeong">
    <w15:presenceInfo w15:providerId="AD" w15:userId="S-1-5-21-507921405-651377827-682003330-73810"/>
  </w15:person>
  <w15:person w15:author="jaechang.yoo">
    <w15:presenceInfo w15:providerId="None" w15:userId="jaechang.y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doNotTrackFormatting/>
  <w:defaultTabStop w:val="567"/>
  <w:drawingGridHorizontalSpacing w:val="115"/>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371"/>
    <w:rsid w:val="000046E8"/>
    <w:rsid w:val="00005935"/>
    <w:rsid w:val="00006300"/>
    <w:rsid w:val="0000637B"/>
    <w:rsid w:val="00010602"/>
    <w:rsid w:val="00011566"/>
    <w:rsid w:val="0001318E"/>
    <w:rsid w:val="0002002A"/>
    <w:rsid w:val="000229ED"/>
    <w:rsid w:val="00023234"/>
    <w:rsid w:val="00023FE6"/>
    <w:rsid w:val="00026319"/>
    <w:rsid w:val="00026BBA"/>
    <w:rsid w:val="00026C02"/>
    <w:rsid w:val="0003011F"/>
    <w:rsid w:val="0003258A"/>
    <w:rsid w:val="00032C02"/>
    <w:rsid w:val="00032D20"/>
    <w:rsid w:val="00032D7A"/>
    <w:rsid w:val="00033269"/>
    <w:rsid w:val="000338A9"/>
    <w:rsid w:val="00035E85"/>
    <w:rsid w:val="000402D8"/>
    <w:rsid w:val="000405BF"/>
    <w:rsid w:val="0004145C"/>
    <w:rsid w:val="000435C2"/>
    <w:rsid w:val="00044044"/>
    <w:rsid w:val="00044F23"/>
    <w:rsid w:val="00045B68"/>
    <w:rsid w:val="000473BD"/>
    <w:rsid w:val="000478AC"/>
    <w:rsid w:val="00047D59"/>
    <w:rsid w:val="00050273"/>
    <w:rsid w:val="0005304C"/>
    <w:rsid w:val="0005307E"/>
    <w:rsid w:val="000549B7"/>
    <w:rsid w:val="00057B99"/>
    <w:rsid w:val="00057F71"/>
    <w:rsid w:val="00061A1F"/>
    <w:rsid w:val="00062E6A"/>
    <w:rsid w:val="00062FD6"/>
    <w:rsid w:val="00063077"/>
    <w:rsid w:val="000632B8"/>
    <w:rsid w:val="000652CD"/>
    <w:rsid w:val="0006607A"/>
    <w:rsid w:val="00070E7B"/>
    <w:rsid w:val="0007480E"/>
    <w:rsid w:val="000748E0"/>
    <w:rsid w:val="00076272"/>
    <w:rsid w:val="00076CD0"/>
    <w:rsid w:val="00076F2B"/>
    <w:rsid w:val="00077DFD"/>
    <w:rsid w:val="00081314"/>
    <w:rsid w:val="000813DF"/>
    <w:rsid w:val="00082AF1"/>
    <w:rsid w:val="00082CC4"/>
    <w:rsid w:val="00084291"/>
    <w:rsid w:val="0008510F"/>
    <w:rsid w:val="00085CFE"/>
    <w:rsid w:val="00085DDE"/>
    <w:rsid w:val="00086913"/>
    <w:rsid w:val="00090F30"/>
    <w:rsid w:val="00092256"/>
    <w:rsid w:val="00093E52"/>
    <w:rsid w:val="00095B8F"/>
    <w:rsid w:val="00097439"/>
    <w:rsid w:val="00097955"/>
    <w:rsid w:val="000979CF"/>
    <w:rsid w:val="000A02F5"/>
    <w:rsid w:val="000A2764"/>
    <w:rsid w:val="000A2848"/>
    <w:rsid w:val="000A44F2"/>
    <w:rsid w:val="000A4B42"/>
    <w:rsid w:val="000A5268"/>
    <w:rsid w:val="000A52C9"/>
    <w:rsid w:val="000A58BD"/>
    <w:rsid w:val="000A5FE2"/>
    <w:rsid w:val="000A6A1D"/>
    <w:rsid w:val="000A788A"/>
    <w:rsid w:val="000B0268"/>
    <w:rsid w:val="000B2DEA"/>
    <w:rsid w:val="000B6730"/>
    <w:rsid w:val="000B6966"/>
    <w:rsid w:val="000B7456"/>
    <w:rsid w:val="000C1038"/>
    <w:rsid w:val="000C230A"/>
    <w:rsid w:val="000C2FB6"/>
    <w:rsid w:val="000C56AC"/>
    <w:rsid w:val="000C613D"/>
    <w:rsid w:val="000C74C8"/>
    <w:rsid w:val="000D17E0"/>
    <w:rsid w:val="000D239B"/>
    <w:rsid w:val="000D2616"/>
    <w:rsid w:val="000D2DBF"/>
    <w:rsid w:val="000D4B35"/>
    <w:rsid w:val="000D564D"/>
    <w:rsid w:val="000D62B1"/>
    <w:rsid w:val="000D70B7"/>
    <w:rsid w:val="000E116B"/>
    <w:rsid w:val="000E21FA"/>
    <w:rsid w:val="000E274B"/>
    <w:rsid w:val="000E4581"/>
    <w:rsid w:val="000E4BA1"/>
    <w:rsid w:val="000E6018"/>
    <w:rsid w:val="000E693E"/>
    <w:rsid w:val="000E7B1F"/>
    <w:rsid w:val="000F0F80"/>
    <w:rsid w:val="000F1D0C"/>
    <w:rsid w:val="000F297D"/>
    <w:rsid w:val="000F2DAC"/>
    <w:rsid w:val="000F38E7"/>
    <w:rsid w:val="000F4FE4"/>
    <w:rsid w:val="000F54CA"/>
    <w:rsid w:val="000F58BB"/>
    <w:rsid w:val="000F664D"/>
    <w:rsid w:val="000F76B0"/>
    <w:rsid w:val="001027B4"/>
    <w:rsid w:val="00105B45"/>
    <w:rsid w:val="00106CEA"/>
    <w:rsid w:val="00107849"/>
    <w:rsid w:val="0010796C"/>
    <w:rsid w:val="00110F4F"/>
    <w:rsid w:val="00111938"/>
    <w:rsid w:val="00111C8A"/>
    <w:rsid w:val="00112641"/>
    <w:rsid w:val="0011296B"/>
    <w:rsid w:val="001161CF"/>
    <w:rsid w:val="00120EC1"/>
    <w:rsid w:val="0012300C"/>
    <w:rsid w:val="00123058"/>
    <w:rsid w:val="001240B0"/>
    <w:rsid w:val="00124A27"/>
    <w:rsid w:val="00124CAF"/>
    <w:rsid w:val="00127AF2"/>
    <w:rsid w:val="001335F2"/>
    <w:rsid w:val="001349DF"/>
    <w:rsid w:val="00135ED5"/>
    <w:rsid w:val="00140911"/>
    <w:rsid w:val="00141E47"/>
    <w:rsid w:val="00143EED"/>
    <w:rsid w:val="001449F7"/>
    <w:rsid w:val="00150686"/>
    <w:rsid w:val="00150BFC"/>
    <w:rsid w:val="00152863"/>
    <w:rsid w:val="001528A2"/>
    <w:rsid w:val="00155A81"/>
    <w:rsid w:val="00156FAB"/>
    <w:rsid w:val="00157656"/>
    <w:rsid w:val="00157922"/>
    <w:rsid w:val="00160453"/>
    <w:rsid w:val="00161080"/>
    <w:rsid w:val="00162F6A"/>
    <w:rsid w:val="001709E6"/>
    <w:rsid w:val="0017297B"/>
    <w:rsid w:val="00173E2F"/>
    <w:rsid w:val="0017553C"/>
    <w:rsid w:val="001757CB"/>
    <w:rsid w:val="00177077"/>
    <w:rsid w:val="001771A0"/>
    <w:rsid w:val="0018140A"/>
    <w:rsid w:val="00183A09"/>
    <w:rsid w:val="001847F4"/>
    <w:rsid w:val="0018621A"/>
    <w:rsid w:val="0018762A"/>
    <w:rsid w:val="00187B1B"/>
    <w:rsid w:val="00187E3A"/>
    <w:rsid w:val="001920EB"/>
    <w:rsid w:val="00192529"/>
    <w:rsid w:val="00192F35"/>
    <w:rsid w:val="0019373B"/>
    <w:rsid w:val="00193CE6"/>
    <w:rsid w:val="00194DC5"/>
    <w:rsid w:val="00194F67"/>
    <w:rsid w:val="00195DE7"/>
    <w:rsid w:val="0019774C"/>
    <w:rsid w:val="001A11B3"/>
    <w:rsid w:val="001A1A8C"/>
    <w:rsid w:val="001A30B2"/>
    <w:rsid w:val="001A3BB3"/>
    <w:rsid w:val="001A5A45"/>
    <w:rsid w:val="001A62BB"/>
    <w:rsid w:val="001A6B77"/>
    <w:rsid w:val="001B203C"/>
    <w:rsid w:val="001B5903"/>
    <w:rsid w:val="001B59D7"/>
    <w:rsid w:val="001B7EC7"/>
    <w:rsid w:val="001C0F92"/>
    <w:rsid w:val="001C1594"/>
    <w:rsid w:val="001C22AB"/>
    <w:rsid w:val="001C27B0"/>
    <w:rsid w:val="001C3D9E"/>
    <w:rsid w:val="001D07B0"/>
    <w:rsid w:val="001D1C5F"/>
    <w:rsid w:val="001D25EE"/>
    <w:rsid w:val="001D3D41"/>
    <w:rsid w:val="001D4787"/>
    <w:rsid w:val="001D4CC9"/>
    <w:rsid w:val="001D5B01"/>
    <w:rsid w:val="001D7F88"/>
    <w:rsid w:val="001E03DC"/>
    <w:rsid w:val="001E0A0A"/>
    <w:rsid w:val="001E27E6"/>
    <w:rsid w:val="001E4FBE"/>
    <w:rsid w:val="001E526B"/>
    <w:rsid w:val="001E529B"/>
    <w:rsid w:val="001E5A4D"/>
    <w:rsid w:val="001E620D"/>
    <w:rsid w:val="001E6249"/>
    <w:rsid w:val="001E7144"/>
    <w:rsid w:val="001E7967"/>
    <w:rsid w:val="001F1833"/>
    <w:rsid w:val="001F30C0"/>
    <w:rsid w:val="001F38AA"/>
    <w:rsid w:val="001F3F32"/>
    <w:rsid w:val="001F43C3"/>
    <w:rsid w:val="001F5AF1"/>
    <w:rsid w:val="001F74B2"/>
    <w:rsid w:val="00201A9F"/>
    <w:rsid w:val="0020325B"/>
    <w:rsid w:val="002033D8"/>
    <w:rsid w:val="00203EA5"/>
    <w:rsid w:val="00206BE4"/>
    <w:rsid w:val="00207763"/>
    <w:rsid w:val="00207EB8"/>
    <w:rsid w:val="00210927"/>
    <w:rsid w:val="002132C4"/>
    <w:rsid w:val="002148DF"/>
    <w:rsid w:val="00214C38"/>
    <w:rsid w:val="00215DF8"/>
    <w:rsid w:val="0021676A"/>
    <w:rsid w:val="00216DD4"/>
    <w:rsid w:val="00217157"/>
    <w:rsid w:val="00217F1F"/>
    <w:rsid w:val="002239FA"/>
    <w:rsid w:val="0022490B"/>
    <w:rsid w:val="00224B5F"/>
    <w:rsid w:val="00224F50"/>
    <w:rsid w:val="00225DF9"/>
    <w:rsid w:val="00226EC0"/>
    <w:rsid w:val="00230900"/>
    <w:rsid w:val="00230A18"/>
    <w:rsid w:val="00233B0B"/>
    <w:rsid w:val="00234A39"/>
    <w:rsid w:val="00235A78"/>
    <w:rsid w:val="00235E8A"/>
    <w:rsid w:val="002403CA"/>
    <w:rsid w:val="00240F9B"/>
    <w:rsid w:val="00242B89"/>
    <w:rsid w:val="002451BA"/>
    <w:rsid w:val="00245D20"/>
    <w:rsid w:val="00245FAC"/>
    <w:rsid w:val="00246787"/>
    <w:rsid w:val="0024699F"/>
    <w:rsid w:val="002473DA"/>
    <w:rsid w:val="00250EEB"/>
    <w:rsid w:val="002515E8"/>
    <w:rsid w:val="002519A8"/>
    <w:rsid w:val="00251C72"/>
    <w:rsid w:val="00253BC7"/>
    <w:rsid w:val="00253F26"/>
    <w:rsid w:val="00263342"/>
    <w:rsid w:val="002654E1"/>
    <w:rsid w:val="0027082E"/>
    <w:rsid w:val="00270DF8"/>
    <w:rsid w:val="0027156A"/>
    <w:rsid w:val="0027173D"/>
    <w:rsid w:val="00271C4F"/>
    <w:rsid w:val="00271F1E"/>
    <w:rsid w:val="002736FE"/>
    <w:rsid w:val="002756C1"/>
    <w:rsid w:val="00282665"/>
    <w:rsid w:val="0028412C"/>
    <w:rsid w:val="002862E1"/>
    <w:rsid w:val="00286ACC"/>
    <w:rsid w:val="00286E55"/>
    <w:rsid w:val="002871E4"/>
    <w:rsid w:val="0029098C"/>
    <w:rsid w:val="0029162B"/>
    <w:rsid w:val="00291882"/>
    <w:rsid w:val="00293CAF"/>
    <w:rsid w:val="00295662"/>
    <w:rsid w:val="00296208"/>
    <w:rsid w:val="00297CEE"/>
    <w:rsid w:val="002A22BB"/>
    <w:rsid w:val="002A62D2"/>
    <w:rsid w:val="002A77E6"/>
    <w:rsid w:val="002B0AD0"/>
    <w:rsid w:val="002B0EAE"/>
    <w:rsid w:val="002B1371"/>
    <w:rsid w:val="002B20A3"/>
    <w:rsid w:val="002B2955"/>
    <w:rsid w:val="002B31FF"/>
    <w:rsid w:val="002B558B"/>
    <w:rsid w:val="002B7DEC"/>
    <w:rsid w:val="002C2381"/>
    <w:rsid w:val="002C2606"/>
    <w:rsid w:val="002C4170"/>
    <w:rsid w:val="002C72EE"/>
    <w:rsid w:val="002D0123"/>
    <w:rsid w:val="002D03C0"/>
    <w:rsid w:val="002D0A23"/>
    <w:rsid w:val="002D1C86"/>
    <w:rsid w:val="002D24A0"/>
    <w:rsid w:val="002D2674"/>
    <w:rsid w:val="002D71B8"/>
    <w:rsid w:val="002E10D8"/>
    <w:rsid w:val="002E1581"/>
    <w:rsid w:val="002E29E5"/>
    <w:rsid w:val="002E2F3F"/>
    <w:rsid w:val="002E6CF7"/>
    <w:rsid w:val="002E7675"/>
    <w:rsid w:val="002F19BB"/>
    <w:rsid w:val="002F3289"/>
    <w:rsid w:val="002F47D3"/>
    <w:rsid w:val="002F4BEF"/>
    <w:rsid w:val="002F5EE6"/>
    <w:rsid w:val="002F6DB4"/>
    <w:rsid w:val="0030107B"/>
    <w:rsid w:val="00304793"/>
    <w:rsid w:val="0030488C"/>
    <w:rsid w:val="00304B8D"/>
    <w:rsid w:val="0030658A"/>
    <w:rsid w:val="003075DA"/>
    <w:rsid w:val="00310DC0"/>
    <w:rsid w:val="00311A65"/>
    <w:rsid w:val="00311AB3"/>
    <w:rsid w:val="00313BCC"/>
    <w:rsid w:val="0031402C"/>
    <w:rsid w:val="00314C4A"/>
    <w:rsid w:val="00320345"/>
    <w:rsid w:val="003206BF"/>
    <w:rsid w:val="003213E9"/>
    <w:rsid w:val="00321851"/>
    <w:rsid w:val="00322694"/>
    <w:rsid w:val="003227E3"/>
    <w:rsid w:val="003230DF"/>
    <w:rsid w:val="003240E1"/>
    <w:rsid w:val="003250D2"/>
    <w:rsid w:val="00325573"/>
    <w:rsid w:val="003315EB"/>
    <w:rsid w:val="00334802"/>
    <w:rsid w:val="00334AD4"/>
    <w:rsid w:val="00340937"/>
    <w:rsid w:val="00340DA1"/>
    <w:rsid w:val="003427C0"/>
    <w:rsid w:val="00342A90"/>
    <w:rsid w:val="00344E90"/>
    <w:rsid w:val="00345880"/>
    <w:rsid w:val="00346509"/>
    <w:rsid w:val="00347744"/>
    <w:rsid w:val="003512BB"/>
    <w:rsid w:val="003522AA"/>
    <w:rsid w:val="00354806"/>
    <w:rsid w:val="0036051A"/>
    <w:rsid w:val="003623EA"/>
    <w:rsid w:val="00362E54"/>
    <w:rsid w:val="003648B6"/>
    <w:rsid w:val="00364EA6"/>
    <w:rsid w:val="00365048"/>
    <w:rsid w:val="00366A58"/>
    <w:rsid w:val="00367665"/>
    <w:rsid w:val="00367A70"/>
    <w:rsid w:val="00371591"/>
    <w:rsid w:val="003719D6"/>
    <w:rsid w:val="003733A4"/>
    <w:rsid w:val="00373A7E"/>
    <w:rsid w:val="00373CBD"/>
    <w:rsid w:val="003745D3"/>
    <w:rsid w:val="00374969"/>
    <w:rsid w:val="00374DFB"/>
    <w:rsid w:val="00375C7D"/>
    <w:rsid w:val="00376422"/>
    <w:rsid w:val="00381709"/>
    <w:rsid w:val="00383F71"/>
    <w:rsid w:val="00384EC3"/>
    <w:rsid w:val="003855D7"/>
    <w:rsid w:val="003866FF"/>
    <w:rsid w:val="003867C4"/>
    <w:rsid w:val="003878EA"/>
    <w:rsid w:val="00392331"/>
    <w:rsid w:val="00392464"/>
    <w:rsid w:val="003970B7"/>
    <w:rsid w:val="00397A66"/>
    <w:rsid w:val="003A009E"/>
    <w:rsid w:val="003A051B"/>
    <w:rsid w:val="003A382F"/>
    <w:rsid w:val="003A77AC"/>
    <w:rsid w:val="003A7FF7"/>
    <w:rsid w:val="003B1DC4"/>
    <w:rsid w:val="003B2B01"/>
    <w:rsid w:val="003B4053"/>
    <w:rsid w:val="003B46CC"/>
    <w:rsid w:val="003B5350"/>
    <w:rsid w:val="003B6840"/>
    <w:rsid w:val="003B6DBC"/>
    <w:rsid w:val="003B6F38"/>
    <w:rsid w:val="003B776B"/>
    <w:rsid w:val="003C0D20"/>
    <w:rsid w:val="003C17EF"/>
    <w:rsid w:val="003C296E"/>
    <w:rsid w:val="003C2ABA"/>
    <w:rsid w:val="003C3DBF"/>
    <w:rsid w:val="003C3EA5"/>
    <w:rsid w:val="003C444D"/>
    <w:rsid w:val="003C4912"/>
    <w:rsid w:val="003C4AB1"/>
    <w:rsid w:val="003C562B"/>
    <w:rsid w:val="003C5A69"/>
    <w:rsid w:val="003C6C95"/>
    <w:rsid w:val="003D11AA"/>
    <w:rsid w:val="003D2414"/>
    <w:rsid w:val="003D351C"/>
    <w:rsid w:val="003D3AF8"/>
    <w:rsid w:val="003D3EB1"/>
    <w:rsid w:val="003D453F"/>
    <w:rsid w:val="003D6003"/>
    <w:rsid w:val="003E08AC"/>
    <w:rsid w:val="003E30CC"/>
    <w:rsid w:val="003E471E"/>
    <w:rsid w:val="003E5EB8"/>
    <w:rsid w:val="003E6AC0"/>
    <w:rsid w:val="003F06BB"/>
    <w:rsid w:val="003F1C37"/>
    <w:rsid w:val="003F204F"/>
    <w:rsid w:val="003F37CA"/>
    <w:rsid w:val="003F4FA9"/>
    <w:rsid w:val="003F5B15"/>
    <w:rsid w:val="003F7F0E"/>
    <w:rsid w:val="00404A23"/>
    <w:rsid w:val="00411A2C"/>
    <w:rsid w:val="00412C6A"/>
    <w:rsid w:val="00413B8A"/>
    <w:rsid w:val="00415D76"/>
    <w:rsid w:val="00417E52"/>
    <w:rsid w:val="0042011F"/>
    <w:rsid w:val="0042039D"/>
    <w:rsid w:val="0042068B"/>
    <w:rsid w:val="0042127D"/>
    <w:rsid w:val="0042134F"/>
    <w:rsid w:val="00421D97"/>
    <w:rsid w:val="00421DBE"/>
    <w:rsid w:val="00423BE8"/>
    <w:rsid w:val="004259D4"/>
    <w:rsid w:val="00425EDD"/>
    <w:rsid w:val="0042732B"/>
    <w:rsid w:val="00430D9B"/>
    <w:rsid w:val="00432A8C"/>
    <w:rsid w:val="0043325D"/>
    <w:rsid w:val="00433295"/>
    <w:rsid w:val="00433C38"/>
    <w:rsid w:val="0043475F"/>
    <w:rsid w:val="004352D2"/>
    <w:rsid w:val="00435BD8"/>
    <w:rsid w:val="00437E65"/>
    <w:rsid w:val="00437F0D"/>
    <w:rsid w:val="00443145"/>
    <w:rsid w:val="00443BD1"/>
    <w:rsid w:val="00443C50"/>
    <w:rsid w:val="004456FE"/>
    <w:rsid w:val="00446DC2"/>
    <w:rsid w:val="00446F91"/>
    <w:rsid w:val="0044765C"/>
    <w:rsid w:val="00452365"/>
    <w:rsid w:val="00452EDF"/>
    <w:rsid w:val="00454CA3"/>
    <w:rsid w:val="0046113C"/>
    <w:rsid w:val="0046174B"/>
    <w:rsid w:val="0046196F"/>
    <w:rsid w:val="0046258B"/>
    <w:rsid w:val="004678D1"/>
    <w:rsid w:val="0047321B"/>
    <w:rsid w:val="0047355D"/>
    <w:rsid w:val="004735ED"/>
    <w:rsid w:val="00473C0A"/>
    <w:rsid w:val="00474770"/>
    <w:rsid w:val="00474ACB"/>
    <w:rsid w:val="00476312"/>
    <w:rsid w:val="00481A2A"/>
    <w:rsid w:val="004827C0"/>
    <w:rsid w:val="004875B3"/>
    <w:rsid w:val="00487CBD"/>
    <w:rsid w:val="00487EE9"/>
    <w:rsid w:val="004900C2"/>
    <w:rsid w:val="0049033D"/>
    <w:rsid w:val="00490563"/>
    <w:rsid w:val="00491D40"/>
    <w:rsid w:val="0049307C"/>
    <w:rsid w:val="00493E15"/>
    <w:rsid w:val="00494330"/>
    <w:rsid w:val="00494ACD"/>
    <w:rsid w:val="00496DFC"/>
    <w:rsid w:val="00497A0C"/>
    <w:rsid w:val="004A157D"/>
    <w:rsid w:val="004A1654"/>
    <w:rsid w:val="004A1FE6"/>
    <w:rsid w:val="004A2E93"/>
    <w:rsid w:val="004A549D"/>
    <w:rsid w:val="004A61BC"/>
    <w:rsid w:val="004B0548"/>
    <w:rsid w:val="004B13E2"/>
    <w:rsid w:val="004B2304"/>
    <w:rsid w:val="004B2E16"/>
    <w:rsid w:val="004B370F"/>
    <w:rsid w:val="004B59E3"/>
    <w:rsid w:val="004B5B0C"/>
    <w:rsid w:val="004C250E"/>
    <w:rsid w:val="004C30CD"/>
    <w:rsid w:val="004C3546"/>
    <w:rsid w:val="004C4814"/>
    <w:rsid w:val="004C526B"/>
    <w:rsid w:val="004D3577"/>
    <w:rsid w:val="004D3ED0"/>
    <w:rsid w:val="004D45EB"/>
    <w:rsid w:val="004D5634"/>
    <w:rsid w:val="004D618E"/>
    <w:rsid w:val="004D6599"/>
    <w:rsid w:val="004E04A7"/>
    <w:rsid w:val="004E0BE6"/>
    <w:rsid w:val="004E0FC6"/>
    <w:rsid w:val="004E3209"/>
    <w:rsid w:val="004E3738"/>
    <w:rsid w:val="004E6302"/>
    <w:rsid w:val="004E78BE"/>
    <w:rsid w:val="004F0823"/>
    <w:rsid w:val="004F083E"/>
    <w:rsid w:val="004F6DEE"/>
    <w:rsid w:val="005002D7"/>
    <w:rsid w:val="00500843"/>
    <w:rsid w:val="00500F6D"/>
    <w:rsid w:val="0050276B"/>
    <w:rsid w:val="005036E2"/>
    <w:rsid w:val="005041E5"/>
    <w:rsid w:val="005044AF"/>
    <w:rsid w:val="00504850"/>
    <w:rsid w:val="00512175"/>
    <w:rsid w:val="0051289E"/>
    <w:rsid w:val="005138D9"/>
    <w:rsid w:val="00514084"/>
    <w:rsid w:val="00515708"/>
    <w:rsid w:val="005165A2"/>
    <w:rsid w:val="0052075A"/>
    <w:rsid w:val="005249BB"/>
    <w:rsid w:val="00524A78"/>
    <w:rsid w:val="00525C5D"/>
    <w:rsid w:val="00526796"/>
    <w:rsid w:val="00526D61"/>
    <w:rsid w:val="005335C7"/>
    <w:rsid w:val="005364BA"/>
    <w:rsid w:val="00537F70"/>
    <w:rsid w:val="00542FD9"/>
    <w:rsid w:val="00546123"/>
    <w:rsid w:val="005476DD"/>
    <w:rsid w:val="00547BC6"/>
    <w:rsid w:val="00547C81"/>
    <w:rsid w:val="00551D86"/>
    <w:rsid w:val="00552AE1"/>
    <w:rsid w:val="005539B4"/>
    <w:rsid w:val="005544DF"/>
    <w:rsid w:val="0055492A"/>
    <w:rsid w:val="00555C19"/>
    <w:rsid w:val="00557489"/>
    <w:rsid w:val="00563E90"/>
    <w:rsid w:val="00566ED7"/>
    <w:rsid w:val="00567571"/>
    <w:rsid w:val="00567A40"/>
    <w:rsid w:val="00570200"/>
    <w:rsid w:val="00570AA3"/>
    <w:rsid w:val="00570BE5"/>
    <w:rsid w:val="00571510"/>
    <w:rsid w:val="00572173"/>
    <w:rsid w:val="005747C8"/>
    <w:rsid w:val="00576CC3"/>
    <w:rsid w:val="005776D9"/>
    <w:rsid w:val="0058194F"/>
    <w:rsid w:val="00583D45"/>
    <w:rsid w:val="00584F4A"/>
    <w:rsid w:val="005851FC"/>
    <w:rsid w:val="00586A78"/>
    <w:rsid w:val="005902FD"/>
    <w:rsid w:val="00594980"/>
    <w:rsid w:val="00596E66"/>
    <w:rsid w:val="005A29FB"/>
    <w:rsid w:val="005A3095"/>
    <w:rsid w:val="005A567B"/>
    <w:rsid w:val="005A64A5"/>
    <w:rsid w:val="005A7CC2"/>
    <w:rsid w:val="005B07B7"/>
    <w:rsid w:val="005B23BC"/>
    <w:rsid w:val="005B29E6"/>
    <w:rsid w:val="005B3498"/>
    <w:rsid w:val="005B353C"/>
    <w:rsid w:val="005B3A2E"/>
    <w:rsid w:val="005B3E4C"/>
    <w:rsid w:val="005B6441"/>
    <w:rsid w:val="005B69CC"/>
    <w:rsid w:val="005B6C39"/>
    <w:rsid w:val="005B7B8A"/>
    <w:rsid w:val="005C1176"/>
    <w:rsid w:val="005C2A27"/>
    <w:rsid w:val="005C416D"/>
    <w:rsid w:val="005C69E9"/>
    <w:rsid w:val="005D1052"/>
    <w:rsid w:val="005D3595"/>
    <w:rsid w:val="005D4377"/>
    <w:rsid w:val="005D4A10"/>
    <w:rsid w:val="005D63C7"/>
    <w:rsid w:val="005E002D"/>
    <w:rsid w:val="005E1A0D"/>
    <w:rsid w:val="005E1F70"/>
    <w:rsid w:val="005E2770"/>
    <w:rsid w:val="005E2A3B"/>
    <w:rsid w:val="005E2B77"/>
    <w:rsid w:val="005E2F73"/>
    <w:rsid w:val="005E4715"/>
    <w:rsid w:val="005E4DCD"/>
    <w:rsid w:val="005E6A39"/>
    <w:rsid w:val="005E74FC"/>
    <w:rsid w:val="005F02C4"/>
    <w:rsid w:val="005F0858"/>
    <w:rsid w:val="005F2799"/>
    <w:rsid w:val="005F290E"/>
    <w:rsid w:val="005F410E"/>
    <w:rsid w:val="005F6A0A"/>
    <w:rsid w:val="005F7861"/>
    <w:rsid w:val="005F7F6F"/>
    <w:rsid w:val="00600D46"/>
    <w:rsid w:val="00601D7C"/>
    <w:rsid w:val="006030C7"/>
    <w:rsid w:val="00604A77"/>
    <w:rsid w:val="00606A06"/>
    <w:rsid w:val="00606D4A"/>
    <w:rsid w:val="006104E2"/>
    <w:rsid w:val="006119A4"/>
    <w:rsid w:val="00611A75"/>
    <w:rsid w:val="00614D9A"/>
    <w:rsid w:val="00615513"/>
    <w:rsid w:val="00616C0B"/>
    <w:rsid w:val="00616F92"/>
    <w:rsid w:val="00621697"/>
    <w:rsid w:val="006224B2"/>
    <w:rsid w:val="006241B8"/>
    <w:rsid w:val="00624369"/>
    <w:rsid w:val="00624CA9"/>
    <w:rsid w:val="00624DF8"/>
    <w:rsid w:val="0062550C"/>
    <w:rsid w:val="00625729"/>
    <w:rsid w:val="006260C1"/>
    <w:rsid w:val="0063078D"/>
    <w:rsid w:val="00630C62"/>
    <w:rsid w:val="0063223E"/>
    <w:rsid w:val="00632E3A"/>
    <w:rsid w:val="0063592D"/>
    <w:rsid w:val="00637BA0"/>
    <w:rsid w:val="0064138C"/>
    <w:rsid w:val="0064143B"/>
    <w:rsid w:val="006428AA"/>
    <w:rsid w:val="00643ABB"/>
    <w:rsid w:val="006443AC"/>
    <w:rsid w:val="006443D7"/>
    <w:rsid w:val="00644E54"/>
    <w:rsid w:val="00646227"/>
    <w:rsid w:val="00646BAA"/>
    <w:rsid w:val="006506D4"/>
    <w:rsid w:val="00650973"/>
    <w:rsid w:val="00651EFB"/>
    <w:rsid w:val="00655295"/>
    <w:rsid w:val="006557B3"/>
    <w:rsid w:val="0065600C"/>
    <w:rsid w:val="0065723C"/>
    <w:rsid w:val="00657CFF"/>
    <w:rsid w:val="006619F3"/>
    <w:rsid w:val="0066211B"/>
    <w:rsid w:val="00663BB7"/>
    <w:rsid w:val="00663F93"/>
    <w:rsid w:val="00665A64"/>
    <w:rsid w:val="00672198"/>
    <w:rsid w:val="00672B6C"/>
    <w:rsid w:val="00673C8D"/>
    <w:rsid w:val="00674EAA"/>
    <w:rsid w:val="0067652E"/>
    <w:rsid w:val="0067712F"/>
    <w:rsid w:val="00680EDC"/>
    <w:rsid w:val="00681D92"/>
    <w:rsid w:val="00682B38"/>
    <w:rsid w:val="00684D40"/>
    <w:rsid w:val="00690288"/>
    <w:rsid w:val="00691219"/>
    <w:rsid w:val="00693372"/>
    <w:rsid w:val="00696905"/>
    <w:rsid w:val="00696F8A"/>
    <w:rsid w:val="006A32AE"/>
    <w:rsid w:val="006A3A04"/>
    <w:rsid w:val="006B2886"/>
    <w:rsid w:val="006B43A5"/>
    <w:rsid w:val="006B5254"/>
    <w:rsid w:val="006B652F"/>
    <w:rsid w:val="006B66AA"/>
    <w:rsid w:val="006B712C"/>
    <w:rsid w:val="006C19A9"/>
    <w:rsid w:val="006C2CE9"/>
    <w:rsid w:val="006C708F"/>
    <w:rsid w:val="006C7839"/>
    <w:rsid w:val="006C7FBF"/>
    <w:rsid w:val="006D0155"/>
    <w:rsid w:val="006D0462"/>
    <w:rsid w:val="006D6570"/>
    <w:rsid w:val="006D68D0"/>
    <w:rsid w:val="006D7B34"/>
    <w:rsid w:val="006E0310"/>
    <w:rsid w:val="006E0C58"/>
    <w:rsid w:val="006E64CF"/>
    <w:rsid w:val="006E6BBC"/>
    <w:rsid w:val="006E6D8C"/>
    <w:rsid w:val="006E7199"/>
    <w:rsid w:val="006E7720"/>
    <w:rsid w:val="006F03E6"/>
    <w:rsid w:val="006F229D"/>
    <w:rsid w:val="006F2470"/>
    <w:rsid w:val="006F30F6"/>
    <w:rsid w:val="006F38B7"/>
    <w:rsid w:val="006F54E0"/>
    <w:rsid w:val="006F6374"/>
    <w:rsid w:val="006F6BA6"/>
    <w:rsid w:val="006F6FF8"/>
    <w:rsid w:val="006F7A86"/>
    <w:rsid w:val="006F7C5B"/>
    <w:rsid w:val="00700759"/>
    <w:rsid w:val="0070414F"/>
    <w:rsid w:val="007054E7"/>
    <w:rsid w:val="00705F49"/>
    <w:rsid w:val="00711256"/>
    <w:rsid w:val="00712DF7"/>
    <w:rsid w:val="007136F0"/>
    <w:rsid w:val="007152AC"/>
    <w:rsid w:val="007152AD"/>
    <w:rsid w:val="007177C3"/>
    <w:rsid w:val="00721338"/>
    <w:rsid w:val="00721B1C"/>
    <w:rsid w:val="0072599D"/>
    <w:rsid w:val="00730B99"/>
    <w:rsid w:val="0073130E"/>
    <w:rsid w:val="0073193B"/>
    <w:rsid w:val="00733958"/>
    <w:rsid w:val="00734606"/>
    <w:rsid w:val="00734758"/>
    <w:rsid w:val="00736028"/>
    <w:rsid w:val="007364E6"/>
    <w:rsid w:val="0073670C"/>
    <w:rsid w:val="00736B62"/>
    <w:rsid w:val="00737158"/>
    <w:rsid w:val="00740295"/>
    <w:rsid w:val="007408FE"/>
    <w:rsid w:val="00740B9E"/>
    <w:rsid w:val="00743E7B"/>
    <w:rsid w:val="00745234"/>
    <w:rsid w:val="007502CC"/>
    <w:rsid w:val="00750732"/>
    <w:rsid w:val="00750A50"/>
    <w:rsid w:val="00751086"/>
    <w:rsid w:val="0075166C"/>
    <w:rsid w:val="0075454D"/>
    <w:rsid w:val="00755010"/>
    <w:rsid w:val="00756F28"/>
    <w:rsid w:val="007624F1"/>
    <w:rsid w:val="00763377"/>
    <w:rsid w:val="00763EDB"/>
    <w:rsid w:val="00764190"/>
    <w:rsid w:val="0076473D"/>
    <w:rsid w:val="00765EAA"/>
    <w:rsid w:val="00767266"/>
    <w:rsid w:val="00771299"/>
    <w:rsid w:val="00771C9A"/>
    <w:rsid w:val="00771FB5"/>
    <w:rsid w:val="00772460"/>
    <w:rsid w:val="007728BD"/>
    <w:rsid w:val="00773155"/>
    <w:rsid w:val="00773CB8"/>
    <w:rsid w:val="0078125D"/>
    <w:rsid w:val="007813E3"/>
    <w:rsid w:val="0078213A"/>
    <w:rsid w:val="00783AF5"/>
    <w:rsid w:val="00785DFD"/>
    <w:rsid w:val="007901B5"/>
    <w:rsid w:val="00792F43"/>
    <w:rsid w:val="0079344F"/>
    <w:rsid w:val="007939CE"/>
    <w:rsid w:val="007941FE"/>
    <w:rsid w:val="00795FE3"/>
    <w:rsid w:val="007978DA"/>
    <w:rsid w:val="007A08AD"/>
    <w:rsid w:val="007A1177"/>
    <w:rsid w:val="007A15F1"/>
    <w:rsid w:val="007A1C63"/>
    <w:rsid w:val="007A1F23"/>
    <w:rsid w:val="007A2CCF"/>
    <w:rsid w:val="007A4740"/>
    <w:rsid w:val="007A5601"/>
    <w:rsid w:val="007A634E"/>
    <w:rsid w:val="007A66A5"/>
    <w:rsid w:val="007A7730"/>
    <w:rsid w:val="007B0D35"/>
    <w:rsid w:val="007B297F"/>
    <w:rsid w:val="007B3B18"/>
    <w:rsid w:val="007B5C4B"/>
    <w:rsid w:val="007B627B"/>
    <w:rsid w:val="007B6507"/>
    <w:rsid w:val="007B68C3"/>
    <w:rsid w:val="007B77B5"/>
    <w:rsid w:val="007B7900"/>
    <w:rsid w:val="007C0ED7"/>
    <w:rsid w:val="007C2FC9"/>
    <w:rsid w:val="007C3AAA"/>
    <w:rsid w:val="007C4C01"/>
    <w:rsid w:val="007C5B3A"/>
    <w:rsid w:val="007C6337"/>
    <w:rsid w:val="007C7011"/>
    <w:rsid w:val="007C7FF6"/>
    <w:rsid w:val="007D2A86"/>
    <w:rsid w:val="007D5372"/>
    <w:rsid w:val="007D7F0D"/>
    <w:rsid w:val="007E0DBF"/>
    <w:rsid w:val="007E16C4"/>
    <w:rsid w:val="007E73D6"/>
    <w:rsid w:val="007F0741"/>
    <w:rsid w:val="007F07EC"/>
    <w:rsid w:val="007F2937"/>
    <w:rsid w:val="007F2A8C"/>
    <w:rsid w:val="00800706"/>
    <w:rsid w:val="00800A19"/>
    <w:rsid w:val="0080126A"/>
    <w:rsid w:val="0080170A"/>
    <w:rsid w:val="00803480"/>
    <w:rsid w:val="00803BFB"/>
    <w:rsid w:val="0080478B"/>
    <w:rsid w:val="00804848"/>
    <w:rsid w:val="00804CC8"/>
    <w:rsid w:val="00806417"/>
    <w:rsid w:val="0081008D"/>
    <w:rsid w:val="008109A9"/>
    <w:rsid w:val="00810C6B"/>
    <w:rsid w:val="00811EED"/>
    <w:rsid w:val="00814F62"/>
    <w:rsid w:val="0082044D"/>
    <w:rsid w:val="0082045F"/>
    <w:rsid w:val="0082096F"/>
    <w:rsid w:val="00820B2F"/>
    <w:rsid w:val="00821180"/>
    <w:rsid w:val="0082174F"/>
    <w:rsid w:val="00823A2D"/>
    <w:rsid w:val="00830208"/>
    <w:rsid w:val="00830BE5"/>
    <w:rsid w:val="00831E15"/>
    <w:rsid w:val="00832BCD"/>
    <w:rsid w:val="00832F99"/>
    <w:rsid w:val="0083379B"/>
    <w:rsid w:val="00833D2A"/>
    <w:rsid w:val="00833E23"/>
    <w:rsid w:val="00834707"/>
    <w:rsid w:val="008351C9"/>
    <w:rsid w:val="00835FF7"/>
    <w:rsid w:val="008366FF"/>
    <w:rsid w:val="0083692E"/>
    <w:rsid w:val="00841CC2"/>
    <w:rsid w:val="00844413"/>
    <w:rsid w:val="0084443D"/>
    <w:rsid w:val="00845202"/>
    <w:rsid w:val="00845C91"/>
    <w:rsid w:val="00845DA7"/>
    <w:rsid w:val="008463FB"/>
    <w:rsid w:val="008478B2"/>
    <w:rsid w:val="0085004A"/>
    <w:rsid w:val="00850EBA"/>
    <w:rsid w:val="00851F44"/>
    <w:rsid w:val="00855196"/>
    <w:rsid w:val="0085606D"/>
    <w:rsid w:val="00862F19"/>
    <w:rsid w:val="00864F0A"/>
    <w:rsid w:val="008657B2"/>
    <w:rsid w:val="0086586E"/>
    <w:rsid w:val="008665DD"/>
    <w:rsid w:val="00867502"/>
    <w:rsid w:val="008679FC"/>
    <w:rsid w:val="00870706"/>
    <w:rsid w:val="00871BC5"/>
    <w:rsid w:val="0088024E"/>
    <w:rsid w:val="0088313D"/>
    <w:rsid w:val="0088380A"/>
    <w:rsid w:val="0088666A"/>
    <w:rsid w:val="00886D38"/>
    <w:rsid w:val="008905F5"/>
    <w:rsid w:val="0089102B"/>
    <w:rsid w:val="00895B15"/>
    <w:rsid w:val="008974FE"/>
    <w:rsid w:val="008A1097"/>
    <w:rsid w:val="008A1D83"/>
    <w:rsid w:val="008A1F55"/>
    <w:rsid w:val="008A58ED"/>
    <w:rsid w:val="008A7FD8"/>
    <w:rsid w:val="008B1BDA"/>
    <w:rsid w:val="008B1C5C"/>
    <w:rsid w:val="008B6596"/>
    <w:rsid w:val="008B685A"/>
    <w:rsid w:val="008B6B78"/>
    <w:rsid w:val="008B707C"/>
    <w:rsid w:val="008B72D5"/>
    <w:rsid w:val="008B7735"/>
    <w:rsid w:val="008C1658"/>
    <w:rsid w:val="008C2102"/>
    <w:rsid w:val="008C57A7"/>
    <w:rsid w:val="008C5B77"/>
    <w:rsid w:val="008C6B7F"/>
    <w:rsid w:val="008C72AA"/>
    <w:rsid w:val="008C77AD"/>
    <w:rsid w:val="008C7DD5"/>
    <w:rsid w:val="008D1198"/>
    <w:rsid w:val="008D2FDE"/>
    <w:rsid w:val="008D3B7B"/>
    <w:rsid w:val="008D4B4A"/>
    <w:rsid w:val="008D4F83"/>
    <w:rsid w:val="008D6327"/>
    <w:rsid w:val="008D6B08"/>
    <w:rsid w:val="008E154C"/>
    <w:rsid w:val="008E175A"/>
    <w:rsid w:val="008E1780"/>
    <w:rsid w:val="008E1C23"/>
    <w:rsid w:val="008E35D9"/>
    <w:rsid w:val="008E3965"/>
    <w:rsid w:val="008E4AC0"/>
    <w:rsid w:val="008E60CA"/>
    <w:rsid w:val="008E681B"/>
    <w:rsid w:val="008E6903"/>
    <w:rsid w:val="008E78E6"/>
    <w:rsid w:val="008F22EA"/>
    <w:rsid w:val="008F4EB4"/>
    <w:rsid w:val="008F4F5C"/>
    <w:rsid w:val="008F56C5"/>
    <w:rsid w:val="008F5FDA"/>
    <w:rsid w:val="008F67A3"/>
    <w:rsid w:val="008F6CA9"/>
    <w:rsid w:val="008F7415"/>
    <w:rsid w:val="008F79C9"/>
    <w:rsid w:val="009007D4"/>
    <w:rsid w:val="00900F02"/>
    <w:rsid w:val="00901550"/>
    <w:rsid w:val="00902FCE"/>
    <w:rsid w:val="00902FF0"/>
    <w:rsid w:val="00903C3D"/>
    <w:rsid w:val="00903D73"/>
    <w:rsid w:val="00904888"/>
    <w:rsid w:val="00904E2E"/>
    <w:rsid w:val="009053D8"/>
    <w:rsid w:val="009055FE"/>
    <w:rsid w:val="0090706B"/>
    <w:rsid w:val="00907845"/>
    <w:rsid w:val="00907D3B"/>
    <w:rsid w:val="00910361"/>
    <w:rsid w:val="00910E93"/>
    <w:rsid w:val="009119C9"/>
    <w:rsid w:val="00911DE1"/>
    <w:rsid w:val="00911F04"/>
    <w:rsid w:val="0091281E"/>
    <w:rsid w:val="00912EE3"/>
    <w:rsid w:val="0091369E"/>
    <w:rsid w:val="0091382D"/>
    <w:rsid w:val="009151FE"/>
    <w:rsid w:val="009205C0"/>
    <w:rsid w:val="00920B4F"/>
    <w:rsid w:val="00923750"/>
    <w:rsid w:val="009249C8"/>
    <w:rsid w:val="00924C72"/>
    <w:rsid w:val="00926C11"/>
    <w:rsid w:val="00926FBF"/>
    <w:rsid w:val="00927075"/>
    <w:rsid w:val="009270C4"/>
    <w:rsid w:val="00927A0B"/>
    <w:rsid w:val="0093037D"/>
    <w:rsid w:val="00930FD0"/>
    <w:rsid w:val="009310AF"/>
    <w:rsid w:val="009343E4"/>
    <w:rsid w:val="009351A5"/>
    <w:rsid w:val="00936356"/>
    <w:rsid w:val="00936A40"/>
    <w:rsid w:val="00937A0D"/>
    <w:rsid w:val="00940868"/>
    <w:rsid w:val="00943031"/>
    <w:rsid w:val="00943371"/>
    <w:rsid w:val="0094337B"/>
    <w:rsid w:val="009440C6"/>
    <w:rsid w:val="00951532"/>
    <w:rsid w:val="00951660"/>
    <w:rsid w:val="00952B44"/>
    <w:rsid w:val="00953286"/>
    <w:rsid w:val="00953AA7"/>
    <w:rsid w:val="00953FDE"/>
    <w:rsid w:val="00956ADE"/>
    <w:rsid w:val="0096036E"/>
    <w:rsid w:val="00961A87"/>
    <w:rsid w:val="0096234A"/>
    <w:rsid w:val="00963C38"/>
    <w:rsid w:val="009651A8"/>
    <w:rsid w:val="00966856"/>
    <w:rsid w:val="00970241"/>
    <w:rsid w:val="009712D6"/>
    <w:rsid w:val="009729D8"/>
    <w:rsid w:val="00972C08"/>
    <w:rsid w:val="009732AF"/>
    <w:rsid w:val="009739BA"/>
    <w:rsid w:val="00973A37"/>
    <w:rsid w:val="00977E0D"/>
    <w:rsid w:val="009805E3"/>
    <w:rsid w:val="00982336"/>
    <w:rsid w:val="009842E0"/>
    <w:rsid w:val="0098464A"/>
    <w:rsid w:val="00984CC2"/>
    <w:rsid w:val="009872C3"/>
    <w:rsid w:val="0098751C"/>
    <w:rsid w:val="00987C88"/>
    <w:rsid w:val="009908F3"/>
    <w:rsid w:val="0099288F"/>
    <w:rsid w:val="00993798"/>
    <w:rsid w:val="009960F1"/>
    <w:rsid w:val="00996A3A"/>
    <w:rsid w:val="009974DE"/>
    <w:rsid w:val="00997776"/>
    <w:rsid w:val="009A1D90"/>
    <w:rsid w:val="009A2179"/>
    <w:rsid w:val="009A22B4"/>
    <w:rsid w:val="009A2958"/>
    <w:rsid w:val="009A3420"/>
    <w:rsid w:val="009A348F"/>
    <w:rsid w:val="009A4E70"/>
    <w:rsid w:val="009A5827"/>
    <w:rsid w:val="009A7667"/>
    <w:rsid w:val="009B094D"/>
    <w:rsid w:val="009B0E12"/>
    <w:rsid w:val="009B1E6D"/>
    <w:rsid w:val="009B220B"/>
    <w:rsid w:val="009B28F7"/>
    <w:rsid w:val="009B526E"/>
    <w:rsid w:val="009B5815"/>
    <w:rsid w:val="009B5FF9"/>
    <w:rsid w:val="009C0E81"/>
    <w:rsid w:val="009C112C"/>
    <w:rsid w:val="009C2D1C"/>
    <w:rsid w:val="009C31B6"/>
    <w:rsid w:val="009C5734"/>
    <w:rsid w:val="009C5FD3"/>
    <w:rsid w:val="009C76A7"/>
    <w:rsid w:val="009D09A1"/>
    <w:rsid w:val="009E1315"/>
    <w:rsid w:val="009E48BD"/>
    <w:rsid w:val="009E51BB"/>
    <w:rsid w:val="009E5866"/>
    <w:rsid w:val="009E59ED"/>
    <w:rsid w:val="009E68B8"/>
    <w:rsid w:val="009F16BF"/>
    <w:rsid w:val="009F20D2"/>
    <w:rsid w:val="009F243F"/>
    <w:rsid w:val="009F2A85"/>
    <w:rsid w:val="009F33AB"/>
    <w:rsid w:val="009F4C87"/>
    <w:rsid w:val="009F5A37"/>
    <w:rsid w:val="00A00B26"/>
    <w:rsid w:val="00A01B11"/>
    <w:rsid w:val="00A03590"/>
    <w:rsid w:val="00A04D92"/>
    <w:rsid w:val="00A10383"/>
    <w:rsid w:val="00A12ECC"/>
    <w:rsid w:val="00A146D5"/>
    <w:rsid w:val="00A14799"/>
    <w:rsid w:val="00A17227"/>
    <w:rsid w:val="00A20523"/>
    <w:rsid w:val="00A208FB"/>
    <w:rsid w:val="00A25049"/>
    <w:rsid w:val="00A27B5F"/>
    <w:rsid w:val="00A30D8E"/>
    <w:rsid w:val="00A32678"/>
    <w:rsid w:val="00A3281C"/>
    <w:rsid w:val="00A34EBC"/>
    <w:rsid w:val="00A3504A"/>
    <w:rsid w:val="00A35EA6"/>
    <w:rsid w:val="00A42C39"/>
    <w:rsid w:val="00A43D52"/>
    <w:rsid w:val="00A504B6"/>
    <w:rsid w:val="00A50DFC"/>
    <w:rsid w:val="00A5180A"/>
    <w:rsid w:val="00A5343E"/>
    <w:rsid w:val="00A538AD"/>
    <w:rsid w:val="00A54FCF"/>
    <w:rsid w:val="00A60662"/>
    <w:rsid w:val="00A619D4"/>
    <w:rsid w:val="00A6205E"/>
    <w:rsid w:val="00A63B34"/>
    <w:rsid w:val="00A651C7"/>
    <w:rsid w:val="00A654BC"/>
    <w:rsid w:val="00A70866"/>
    <w:rsid w:val="00A729B4"/>
    <w:rsid w:val="00A73A59"/>
    <w:rsid w:val="00A75337"/>
    <w:rsid w:val="00A764AF"/>
    <w:rsid w:val="00A77A3B"/>
    <w:rsid w:val="00A77B8E"/>
    <w:rsid w:val="00A77C45"/>
    <w:rsid w:val="00A8251C"/>
    <w:rsid w:val="00A833C7"/>
    <w:rsid w:val="00A839B2"/>
    <w:rsid w:val="00A857D9"/>
    <w:rsid w:val="00A92F9A"/>
    <w:rsid w:val="00A93642"/>
    <w:rsid w:val="00A93971"/>
    <w:rsid w:val="00A93DD0"/>
    <w:rsid w:val="00A9522B"/>
    <w:rsid w:val="00A96E92"/>
    <w:rsid w:val="00A96FEB"/>
    <w:rsid w:val="00AA0FD5"/>
    <w:rsid w:val="00AA19A0"/>
    <w:rsid w:val="00AA2014"/>
    <w:rsid w:val="00AA2AC4"/>
    <w:rsid w:val="00AA49A5"/>
    <w:rsid w:val="00AA68BA"/>
    <w:rsid w:val="00AB08FD"/>
    <w:rsid w:val="00AB0A3C"/>
    <w:rsid w:val="00AB2269"/>
    <w:rsid w:val="00AB3438"/>
    <w:rsid w:val="00AB3FEA"/>
    <w:rsid w:val="00AB6F57"/>
    <w:rsid w:val="00AB6F88"/>
    <w:rsid w:val="00AB7145"/>
    <w:rsid w:val="00AB7349"/>
    <w:rsid w:val="00AC0534"/>
    <w:rsid w:val="00AC1172"/>
    <w:rsid w:val="00AC163E"/>
    <w:rsid w:val="00AC179C"/>
    <w:rsid w:val="00AC3C8E"/>
    <w:rsid w:val="00AC449F"/>
    <w:rsid w:val="00AC52D8"/>
    <w:rsid w:val="00AC790F"/>
    <w:rsid w:val="00AC7AC2"/>
    <w:rsid w:val="00AC7FA8"/>
    <w:rsid w:val="00AD272D"/>
    <w:rsid w:val="00AD3321"/>
    <w:rsid w:val="00AD3BDF"/>
    <w:rsid w:val="00AD46F5"/>
    <w:rsid w:val="00AD4F6A"/>
    <w:rsid w:val="00AD6737"/>
    <w:rsid w:val="00AE107E"/>
    <w:rsid w:val="00AE1951"/>
    <w:rsid w:val="00AE5ACF"/>
    <w:rsid w:val="00AF1281"/>
    <w:rsid w:val="00AF35EA"/>
    <w:rsid w:val="00AF3B22"/>
    <w:rsid w:val="00AF3D35"/>
    <w:rsid w:val="00AF4246"/>
    <w:rsid w:val="00AF45FB"/>
    <w:rsid w:val="00AF4C22"/>
    <w:rsid w:val="00AF7165"/>
    <w:rsid w:val="00B01F9F"/>
    <w:rsid w:val="00B02E42"/>
    <w:rsid w:val="00B03CAB"/>
    <w:rsid w:val="00B042A2"/>
    <w:rsid w:val="00B0680F"/>
    <w:rsid w:val="00B1192E"/>
    <w:rsid w:val="00B12A60"/>
    <w:rsid w:val="00B1433B"/>
    <w:rsid w:val="00B14593"/>
    <w:rsid w:val="00B155C2"/>
    <w:rsid w:val="00B15BAB"/>
    <w:rsid w:val="00B1628C"/>
    <w:rsid w:val="00B16FAC"/>
    <w:rsid w:val="00B2123B"/>
    <w:rsid w:val="00B23BBA"/>
    <w:rsid w:val="00B24DA9"/>
    <w:rsid w:val="00B2648E"/>
    <w:rsid w:val="00B26F1F"/>
    <w:rsid w:val="00B279DC"/>
    <w:rsid w:val="00B35145"/>
    <w:rsid w:val="00B356D9"/>
    <w:rsid w:val="00B36791"/>
    <w:rsid w:val="00B37DBD"/>
    <w:rsid w:val="00B41F09"/>
    <w:rsid w:val="00B423A2"/>
    <w:rsid w:val="00B46920"/>
    <w:rsid w:val="00B50174"/>
    <w:rsid w:val="00B5143D"/>
    <w:rsid w:val="00B519DE"/>
    <w:rsid w:val="00B51BB2"/>
    <w:rsid w:val="00B53F05"/>
    <w:rsid w:val="00B5567D"/>
    <w:rsid w:val="00B566AB"/>
    <w:rsid w:val="00B566FF"/>
    <w:rsid w:val="00B61873"/>
    <w:rsid w:val="00B645DC"/>
    <w:rsid w:val="00B652F4"/>
    <w:rsid w:val="00B6646D"/>
    <w:rsid w:val="00B70973"/>
    <w:rsid w:val="00B70990"/>
    <w:rsid w:val="00B7216C"/>
    <w:rsid w:val="00B72DAF"/>
    <w:rsid w:val="00B737E5"/>
    <w:rsid w:val="00B75B6A"/>
    <w:rsid w:val="00B7647B"/>
    <w:rsid w:val="00B770D0"/>
    <w:rsid w:val="00B81DF0"/>
    <w:rsid w:val="00B81E48"/>
    <w:rsid w:val="00B823BA"/>
    <w:rsid w:val="00B831B0"/>
    <w:rsid w:val="00B86266"/>
    <w:rsid w:val="00B87FA4"/>
    <w:rsid w:val="00B91132"/>
    <w:rsid w:val="00B9189A"/>
    <w:rsid w:val="00B91EBA"/>
    <w:rsid w:val="00B9226B"/>
    <w:rsid w:val="00B93292"/>
    <w:rsid w:val="00B93A78"/>
    <w:rsid w:val="00B940CF"/>
    <w:rsid w:val="00B957C1"/>
    <w:rsid w:val="00B95F63"/>
    <w:rsid w:val="00BA1A32"/>
    <w:rsid w:val="00BA1FD6"/>
    <w:rsid w:val="00BA3773"/>
    <w:rsid w:val="00BA3A61"/>
    <w:rsid w:val="00BA5368"/>
    <w:rsid w:val="00BA64C2"/>
    <w:rsid w:val="00BA6D9F"/>
    <w:rsid w:val="00BA7172"/>
    <w:rsid w:val="00BA78C0"/>
    <w:rsid w:val="00BB2601"/>
    <w:rsid w:val="00BB356A"/>
    <w:rsid w:val="00BB35B7"/>
    <w:rsid w:val="00BB3D49"/>
    <w:rsid w:val="00BB3F21"/>
    <w:rsid w:val="00BB5693"/>
    <w:rsid w:val="00BB68F7"/>
    <w:rsid w:val="00BB71ED"/>
    <w:rsid w:val="00BB7243"/>
    <w:rsid w:val="00BB7C2F"/>
    <w:rsid w:val="00BB7CD0"/>
    <w:rsid w:val="00BC030A"/>
    <w:rsid w:val="00BC1077"/>
    <w:rsid w:val="00BC197B"/>
    <w:rsid w:val="00BC2E64"/>
    <w:rsid w:val="00BC4488"/>
    <w:rsid w:val="00BC44CD"/>
    <w:rsid w:val="00BC4EC7"/>
    <w:rsid w:val="00BC58F1"/>
    <w:rsid w:val="00BC6A6C"/>
    <w:rsid w:val="00BC7144"/>
    <w:rsid w:val="00BC75F6"/>
    <w:rsid w:val="00BC7C01"/>
    <w:rsid w:val="00BC7E9F"/>
    <w:rsid w:val="00BD3789"/>
    <w:rsid w:val="00BD38C7"/>
    <w:rsid w:val="00BD4CFC"/>
    <w:rsid w:val="00BD55F7"/>
    <w:rsid w:val="00BD5CE7"/>
    <w:rsid w:val="00BD5D06"/>
    <w:rsid w:val="00BE0A00"/>
    <w:rsid w:val="00BE14F2"/>
    <w:rsid w:val="00BE1A8F"/>
    <w:rsid w:val="00BE208E"/>
    <w:rsid w:val="00BE305C"/>
    <w:rsid w:val="00BE49D1"/>
    <w:rsid w:val="00BE7A21"/>
    <w:rsid w:val="00BE7B47"/>
    <w:rsid w:val="00BE7F3B"/>
    <w:rsid w:val="00BF0390"/>
    <w:rsid w:val="00BF1B05"/>
    <w:rsid w:val="00BF235A"/>
    <w:rsid w:val="00BF2D5C"/>
    <w:rsid w:val="00BF3CCD"/>
    <w:rsid w:val="00BF3CEF"/>
    <w:rsid w:val="00BF49D3"/>
    <w:rsid w:val="00BF5906"/>
    <w:rsid w:val="00BF5A9B"/>
    <w:rsid w:val="00BF7A0D"/>
    <w:rsid w:val="00C005A8"/>
    <w:rsid w:val="00C015B8"/>
    <w:rsid w:val="00C02140"/>
    <w:rsid w:val="00C029ED"/>
    <w:rsid w:val="00C02CA4"/>
    <w:rsid w:val="00C0365B"/>
    <w:rsid w:val="00C04859"/>
    <w:rsid w:val="00C05189"/>
    <w:rsid w:val="00C0622D"/>
    <w:rsid w:val="00C0695A"/>
    <w:rsid w:val="00C0714B"/>
    <w:rsid w:val="00C07D93"/>
    <w:rsid w:val="00C100AF"/>
    <w:rsid w:val="00C1076A"/>
    <w:rsid w:val="00C12511"/>
    <w:rsid w:val="00C12A72"/>
    <w:rsid w:val="00C14CE1"/>
    <w:rsid w:val="00C1698D"/>
    <w:rsid w:val="00C22A67"/>
    <w:rsid w:val="00C22B3D"/>
    <w:rsid w:val="00C235D9"/>
    <w:rsid w:val="00C23D40"/>
    <w:rsid w:val="00C25E3D"/>
    <w:rsid w:val="00C26024"/>
    <w:rsid w:val="00C3322C"/>
    <w:rsid w:val="00C33ABC"/>
    <w:rsid w:val="00C3621A"/>
    <w:rsid w:val="00C36F23"/>
    <w:rsid w:val="00C407B5"/>
    <w:rsid w:val="00C42156"/>
    <w:rsid w:val="00C437FB"/>
    <w:rsid w:val="00C43C8E"/>
    <w:rsid w:val="00C4532B"/>
    <w:rsid w:val="00C50FF8"/>
    <w:rsid w:val="00C52B02"/>
    <w:rsid w:val="00C533E6"/>
    <w:rsid w:val="00C53EA5"/>
    <w:rsid w:val="00C555AD"/>
    <w:rsid w:val="00C5606A"/>
    <w:rsid w:val="00C5689A"/>
    <w:rsid w:val="00C56918"/>
    <w:rsid w:val="00C6047C"/>
    <w:rsid w:val="00C63AFF"/>
    <w:rsid w:val="00C65AF3"/>
    <w:rsid w:val="00C66341"/>
    <w:rsid w:val="00C668A6"/>
    <w:rsid w:val="00C66AE1"/>
    <w:rsid w:val="00C66CE1"/>
    <w:rsid w:val="00C66F4A"/>
    <w:rsid w:val="00C67124"/>
    <w:rsid w:val="00C70424"/>
    <w:rsid w:val="00C715C2"/>
    <w:rsid w:val="00C71F2F"/>
    <w:rsid w:val="00C72890"/>
    <w:rsid w:val="00C736B4"/>
    <w:rsid w:val="00C7450C"/>
    <w:rsid w:val="00C754F1"/>
    <w:rsid w:val="00C75AD9"/>
    <w:rsid w:val="00C77796"/>
    <w:rsid w:val="00C809DD"/>
    <w:rsid w:val="00C80A43"/>
    <w:rsid w:val="00C81887"/>
    <w:rsid w:val="00C837DB"/>
    <w:rsid w:val="00C84B84"/>
    <w:rsid w:val="00C8677F"/>
    <w:rsid w:val="00C86AA2"/>
    <w:rsid w:val="00C87A1C"/>
    <w:rsid w:val="00C90880"/>
    <w:rsid w:val="00C92E34"/>
    <w:rsid w:val="00C92F62"/>
    <w:rsid w:val="00C94704"/>
    <w:rsid w:val="00C95EFD"/>
    <w:rsid w:val="00C97DAB"/>
    <w:rsid w:val="00CA0835"/>
    <w:rsid w:val="00CA1488"/>
    <w:rsid w:val="00CA1B6E"/>
    <w:rsid w:val="00CA1E92"/>
    <w:rsid w:val="00CA36BA"/>
    <w:rsid w:val="00CA4141"/>
    <w:rsid w:val="00CA4D51"/>
    <w:rsid w:val="00CA6971"/>
    <w:rsid w:val="00CA6F04"/>
    <w:rsid w:val="00CB0F13"/>
    <w:rsid w:val="00CB1A8B"/>
    <w:rsid w:val="00CB1C48"/>
    <w:rsid w:val="00CB1CF3"/>
    <w:rsid w:val="00CB1F66"/>
    <w:rsid w:val="00CB2522"/>
    <w:rsid w:val="00CB306C"/>
    <w:rsid w:val="00CB3BB3"/>
    <w:rsid w:val="00CB4436"/>
    <w:rsid w:val="00CB5182"/>
    <w:rsid w:val="00CB56FF"/>
    <w:rsid w:val="00CB60F8"/>
    <w:rsid w:val="00CB79F9"/>
    <w:rsid w:val="00CC2289"/>
    <w:rsid w:val="00CC336A"/>
    <w:rsid w:val="00CC6B3C"/>
    <w:rsid w:val="00CC7908"/>
    <w:rsid w:val="00CC7EEF"/>
    <w:rsid w:val="00CD056A"/>
    <w:rsid w:val="00CD0DF3"/>
    <w:rsid w:val="00CD1E9A"/>
    <w:rsid w:val="00CD297A"/>
    <w:rsid w:val="00CD2AFA"/>
    <w:rsid w:val="00CD4390"/>
    <w:rsid w:val="00CD4AE4"/>
    <w:rsid w:val="00CD5101"/>
    <w:rsid w:val="00CD580A"/>
    <w:rsid w:val="00CD6155"/>
    <w:rsid w:val="00CD66A7"/>
    <w:rsid w:val="00CD68E7"/>
    <w:rsid w:val="00CD77F9"/>
    <w:rsid w:val="00CD7AD0"/>
    <w:rsid w:val="00CE3DB5"/>
    <w:rsid w:val="00CE59C4"/>
    <w:rsid w:val="00CE6797"/>
    <w:rsid w:val="00CE687C"/>
    <w:rsid w:val="00CF15CE"/>
    <w:rsid w:val="00CF1F9A"/>
    <w:rsid w:val="00CF201C"/>
    <w:rsid w:val="00CF3A81"/>
    <w:rsid w:val="00D00FF5"/>
    <w:rsid w:val="00D039BE"/>
    <w:rsid w:val="00D04A2E"/>
    <w:rsid w:val="00D04B59"/>
    <w:rsid w:val="00D051DA"/>
    <w:rsid w:val="00D07288"/>
    <w:rsid w:val="00D10987"/>
    <w:rsid w:val="00D117BF"/>
    <w:rsid w:val="00D11B1A"/>
    <w:rsid w:val="00D14513"/>
    <w:rsid w:val="00D14905"/>
    <w:rsid w:val="00D173C4"/>
    <w:rsid w:val="00D17FA1"/>
    <w:rsid w:val="00D21683"/>
    <w:rsid w:val="00D21ACC"/>
    <w:rsid w:val="00D2293F"/>
    <w:rsid w:val="00D22F30"/>
    <w:rsid w:val="00D266A1"/>
    <w:rsid w:val="00D269B5"/>
    <w:rsid w:val="00D2734D"/>
    <w:rsid w:val="00D27A91"/>
    <w:rsid w:val="00D308C6"/>
    <w:rsid w:val="00D33CC9"/>
    <w:rsid w:val="00D34EFD"/>
    <w:rsid w:val="00D35431"/>
    <w:rsid w:val="00D36A39"/>
    <w:rsid w:val="00D36DA1"/>
    <w:rsid w:val="00D414D3"/>
    <w:rsid w:val="00D41C66"/>
    <w:rsid w:val="00D4205A"/>
    <w:rsid w:val="00D4256E"/>
    <w:rsid w:val="00D42AED"/>
    <w:rsid w:val="00D43BDD"/>
    <w:rsid w:val="00D43E09"/>
    <w:rsid w:val="00D46A71"/>
    <w:rsid w:val="00D51AAC"/>
    <w:rsid w:val="00D53512"/>
    <w:rsid w:val="00D53D40"/>
    <w:rsid w:val="00D5491A"/>
    <w:rsid w:val="00D55030"/>
    <w:rsid w:val="00D576D4"/>
    <w:rsid w:val="00D57EFC"/>
    <w:rsid w:val="00D60273"/>
    <w:rsid w:val="00D605AD"/>
    <w:rsid w:val="00D60DF1"/>
    <w:rsid w:val="00D62ADC"/>
    <w:rsid w:val="00D63E77"/>
    <w:rsid w:val="00D643DF"/>
    <w:rsid w:val="00D65699"/>
    <w:rsid w:val="00D66164"/>
    <w:rsid w:val="00D6616B"/>
    <w:rsid w:val="00D7178F"/>
    <w:rsid w:val="00D819B8"/>
    <w:rsid w:val="00D828B0"/>
    <w:rsid w:val="00D845F0"/>
    <w:rsid w:val="00D86170"/>
    <w:rsid w:val="00D86E01"/>
    <w:rsid w:val="00D87CE5"/>
    <w:rsid w:val="00D87F18"/>
    <w:rsid w:val="00D9046F"/>
    <w:rsid w:val="00D92B9D"/>
    <w:rsid w:val="00D94808"/>
    <w:rsid w:val="00D95DA4"/>
    <w:rsid w:val="00D97FBA"/>
    <w:rsid w:val="00DA0ABB"/>
    <w:rsid w:val="00DA1123"/>
    <w:rsid w:val="00DA155F"/>
    <w:rsid w:val="00DA1BB9"/>
    <w:rsid w:val="00DA1D1C"/>
    <w:rsid w:val="00DA2242"/>
    <w:rsid w:val="00DA2C9B"/>
    <w:rsid w:val="00DA3BE2"/>
    <w:rsid w:val="00DA3C58"/>
    <w:rsid w:val="00DA3E74"/>
    <w:rsid w:val="00DA41E0"/>
    <w:rsid w:val="00DA43E2"/>
    <w:rsid w:val="00DA50FB"/>
    <w:rsid w:val="00DA6478"/>
    <w:rsid w:val="00DA7F85"/>
    <w:rsid w:val="00DB48C3"/>
    <w:rsid w:val="00DC5ACC"/>
    <w:rsid w:val="00DC629F"/>
    <w:rsid w:val="00DC6D56"/>
    <w:rsid w:val="00DC7275"/>
    <w:rsid w:val="00DC75DA"/>
    <w:rsid w:val="00DD0E66"/>
    <w:rsid w:val="00DD274C"/>
    <w:rsid w:val="00DD3947"/>
    <w:rsid w:val="00DD4D8A"/>
    <w:rsid w:val="00DD5437"/>
    <w:rsid w:val="00DD75E9"/>
    <w:rsid w:val="00DD7D74"/>
    <w:rsid w:val="00DE115C"/>
    <w:rsid w:val="00DE2444"/>
    <w:rsid w:val="00DE254B"/>
    <w:rsid w:val="00DE2B90"/>
    <w:rsid w:val="00DE2D73"/>
    <w:rsid w:val="00DE35CE"/>
    <w:rsid w:val="00DE4AA1"/>
    <w:rsid w:val="00DE7443"/>
    <w:rsid w:val="00DF1D71"/>
    <w:rsid w:val="00DF1FEB"/>
    <w:rsid w:val="00DF27CA"/>
    <w:rsid w:val="00DF34B0"/>
    <w:rsid w:val="00DF5181"/>
    <w:rsid w:val="00DF5637"/>
    <w:rsid w:val="00E0087F"/>
    <w:rsid w:val="00E00A37"/>
    <w:rsid w:val="00E03F09"/>
    <w:rsid w:val="00E041D1"/>
    <w:rsid w:val="00E05721"/>
    <w:rsid w:val="00E064AE"/>
    <w:rsid w:val="00E06605"/>
    <w:rsid w:val="00E06B32"/>
    <w:rsid w:val="00E10CAB"/>
    <w:rsid w:val="00E113EE"/>
    <w:rsid w:val="00E11F13"/>
    <w:rsid w:val="00E12036"/>
    <w:rsid w:val="00E129A9"/>
    <w:rsid w:val="00E14432"/>
    <w:rsid w:val="00E15930"/>
    <w:rsid w:val="00E15955"/>
    <w:rsid w:val="00E204C2"/>
    <w:rsid w:val="00E20B61"/>
    <w:rsid w:val="00E21377"/>
    <w:rsid w:val="00E2146C"/>
    <w:rsid w:val="00E23DCF"/>
    <w:rsid w:val="00E240B0"/>
    <w:rsid w:val="00E2593A"/>
    <w:rsid w:val="00E26F06"/>
    <w:rsid w:val="00E27608"/>
    <w:rsid w:val="00E2765F"/>
    <w:rsid w:val="00E27A8D"/>
    <w:rsid w:val="00E3024A"/>
    <w:rsid w:val="00E30DDA"/>
    <w:rsid w:val="00E30EC9"/>
    <w:rsid w:val="00E314C0"/>
    <w:rsid w:val="00E31A06"/>
    <w:rsid w:val="00E32384"/>
    <w:rsid w:val="00E333E3"/>
    <w:rsid w:val="00E34212"/>
    <w:rsid w:val="00E34C6C"/>
    <w:rsid w:val="00E36416"/>
    <w:rsid w:val="00E402FA"/>
    <w:rsid w:val="00E40494"/>
    <w:rsid w:val="00E424D8"/>
    <w:rsid w:val="00E43C4B"/>
    <w:rsid w:val="00E43F66"/>
    <w:rsid w:val="00E44F25"/>
    <w:rsid w:val="00E454F5"/>
    <w:rsid w:val="00E45F7F"/>
    <w:rsid w:val="00E475A4"/>
    <w:rsid w:val="00E47FE8"/>
    <w:rsid w:val="00E54883"/>
    <w:rsid w:val="00E56E48"/>
    <w:rsid w:val="00E576B3"/>
    <w:rsid w:val="00E57EF4"/>
    <w:rsid w:val="00E60322"/>
    <w:rsid w:val="00E60F7B"/>
    <w:rsid w:val="00E62B70"/>
    <w:rsid w:val="00E65739"/>
    <w:rsid w:val="00E65EB6"/>
    <w:rsid w:val="00E66136"/>
    <w:rsid w:val="00E702FB"/>
    <w:rsid w:val="00E7151E"/>
    <w:rsid w:val="00E71AC3"/>
    <w:rsid w:val="00E72065"/>
    <w:rsid w:val="00E72584"/>
    <w:rsid w:val="00E73082"/>
    <w:rsid w:val="00E734D7"/>
    <w:rsid w:val="00E7469B"/>
    <w:rsid w:val="00E754FA"/>
    <w:rsid w:val="00E7600C"/>
    <w:rsid w:val="00E772D6"/>
    <w:rsid w:val="00E80215"/>
    <w:rsid w:val="00E812A6"/>
    <w:rsid w:val="00E817C0"/>
    <w:rsid w:val="00E83A76"/>
    <w:rsid w:val="00E8515E"/>
    <w:rsid w:val="00E86ED4"/>
    <w:rsid w:val="00E90F8A"/>
    <w:rsid w:val="00E9185F"/>
    <w:rsid w:val="00E91DD2"/>
    <w:rsid w:val="00E921F8"/>
    <w:rsid w:val="00E92C56"/>
    <w:rsid w:val="00E92DE5"/>
    <w:rsid w:val="00E93435"/>
    <w:rsid w:val="00E93739"/>
    <w:rsid w:val="00EA064A"/>
    <w:rsid w:val="00EA1C9B"/>
    <w:rsid w:val="00EA2731"/>
    <w:rsid w:val="00EA414E"/>
    <w:rsid w:val="00EA456A"/>
    <w:rsid w:val="00EA4B69"/>
    <w:rsid w:val="00EA5DCA"/>
    <w:rsid w:val="00EA63A2"/>
    <w:rsid w:val="00EA6CAC"/>
    <w:rsid w:val="00EB2DFA"/>
    <w:rsid w:val="00EB57C7"/>
    <w:rsid w:val="00EB6D39"/>
    <w:rsid w:val="00EB6F93"/>
    <w:rsid w:val="00EC004F"/>
    <w:rsid w:val="00EC1ABB"/>
    <w:rsid w:val="00EC28F7"/>
    <w:rsid w:val="00EC47B6"/>
    <w:rsid w:val="00EC55D6"/>
    <w:rsid w:val="00EC5E01"/>
    <w:rsid w:val="00EC7197"/>
    <w:rsid w:val="00EC7568"/>
    <w:rsid w:val="00ED0A6C"/>
    <w:rsid w:val="00ED2A42"/>
    <w:rsid w:val="00ED3209"/>
    <w:rsid w:val="00ED7DAE"/>
    <w:rsid w:val="00EE0407"/>
    <w:rsid w:val="00EE0B7A"/>
    <w:rsid w:val="00EE16BA"/>
    <w:rsid w:val="00EE2C75"/>
    <w:rsid w:val="00EE2D37"/>
    <w:rsid w:val="00EE46BF"/>
    <w:rsid w:val="00EE5D4F"/>
    <w:rsid w:val="00EF128F"/>
    <w:rsid w:val="00F0092C"/>
    <w:rsid w:val="00F019B6"/>
    <w:rsid w:val="00F01EAC"/>
    <w:rsid w:val="00F032E0"/>
    <w:rsid w:val="00F032ED"/>
    <w:rsid w:val="00F0526D"/>
    <w:rsid w:val="00F05725"/>
    <w:rsid w:val="00F0799A"/>
    <w:rsid w:val="00F10737"/>
    <w:rsid w:val="00F111C3"/>
    <w:rsid w:val="00F146FD"/>
    <w:rsid w:val="00F14CB0"/>
    <w:rsid w:val="00F151FA"/>
    <w:rsid w:val="00F15CDD"/>
    <w:rsid w:val="00F171E0"/>
    <w:rsid w:val="00F211B7"/>
    <w:rsid w:val="00F21505"/>
    <w:rsid w:val="00F2365F"/>
    <w:rsid w:val="00F238B2"/>
    <w:rsid w:val="00F30E0B"/>
    <w:rsid w:val="00F326B6"/>
    <w:rsid w:val="00F337B6"/>
    <w:rsid w:val="00F34733"/>
    <w:rsid w:val="00F35F29"/>
    <w:rsid w:val="00F371D7"/>
    <w:rsid w:val="00F41915"/>
    <w:rsid w:val="00F43322"/>
    <w:rsid w:val="00F438FF"/>
    <w:rsid w:val="00F45278"/>
    <w:rsid w:val="00F463B5"/>
    <w:rsid w:val="00F47498"/>
    <w:rsid w:val="00F47A79"/>
    <w:rsid w:val="00F47F24"/>
    <w:rsid w:val="00F5057A"/>
    <w:rsid w:val="00F50C6F"/>
    <w:rsid w:val="00F51884"/>
    <w:rsid w:val="00F537F3"/>
    <w:rsid w:val="00F54F28"/>
    <w:rsid w:val="00F5653D"/>
    <w:rsid w:val="00F57388"/>
    <w:rsid w:val="00F60EB3"/>
    <w:rsid w:val="00F636A4"/>
    <w:rsid w:val="00F64A0E"/>
    <w:rsid w:val="00F64BE1"/>
    <w:rsid w:val="00F658F0"/>
    <w:rsid w:val="00F670F8"/>
    <w:rsid w:val="00F6736F"/>
    <w:rsid w:val="00F67921"/>
    <w:rsid w:val="00F7080A"/>
    <w:rsid w:val="00F72922"/>
    <w:rsid w:val="00F73E85"/>
    <w:rsid w:val="00F746CE"/>
    <w:rsid w:val="00F74B78"/>
    <w:rsid w:val="00F77D6E"/>
    <w:rsid w:val="00F801FA"/>
    <w:rsid w:val="00F80507"/>
    <w:rsid w:val="00F818CE"/>
    <w:rsid w:val="00F81BA4"/>
    <w:rsid w:val="00F8225D"/>
    <w:rsid w:val="00F86CF7"/>
    <w:rsid w:val="00F90573"/>
    <w:rsid w:val="00F9088A"/>
    <w:rsid w:val="00F955C2"/>
    <w:rsid w:val="00FA0DC8"/>
    <w:rsid w:val="00FA11FE"/>
    <w:rsid w:val="00FA1650"/>
    <w:rsid w:val="00FA1B82"/>
    <w:rsid w:val="00FA1F5F"/>
    <w:rsid w:val="00FA54BE"/>
    <w:rsid w:val="00FB0540"/>
    <w:rsid w:val="00FB1017"/>
    <w:rsid w:val="00FB15EE"/>
    <w:rsid w:val="00FB212B"/>
    <w:rsid w:val="00FB3880"/>
    <w:rsid w:val="00FB42E7"/>
    <w:rsid w:val="00FB52A6"/>
    <w:rsid w:val="00FB5630"/>
    <w:rsid w:val="00FB58A5"/>
    <w:rsid w:val="00FB7EBC"/>
    <w:rsid w:val="00FC05A9"/>
    <w:rsid w:val="00FC27D2"/>
    <w:rsid w:val="00FC2854"/>
    <w:rsid w:val="00FC33CC"/>
    <w:rsid w:val="00FC3456"/>
    <w:rsid w:val="00FC3CE1"/>
    <w:rsid w:val="00FC4BD1"/>
    <w:rsid w:val="00FC6369"/>
    <w:rsid w:val="00FD0259"/>
    <w:rsid w:val="00FD057B"/>
    <w:rsid w:val="00FD2A31"/>
    <w:rsid w:val="00FD2A84"/>
    <w:rsid w:val="00FD2FAA"/>
    <w:rsid w:val="00FD3845"/>
    <w:rsid w:val="00FD3E43"/>
    <w:rsid w:val="00FD4481"/>
    <w:rsid w:val="00FD47E1"/>
    <w:rsid w:val="00FD507C"/>
    <w:rsid w:val="00FD561D"/>
    <w:rsid w:val="00FD6642"/>
    <w:rsid w:val="00FD7CD5"/>
    <w:rsid w:val="00FE1D9A"/>
    <w:rsid w:val="00FE2672"/>
    <w:rsid w:val="00FE4EB1"/>
    <w:rsid w:val="00FE5495"/>
    <w:rsid w:val="00FE5E96"/>
    <w:rsid w:val="00FE7BC0"/>
    <w:rsid w:val="00FF082D"/>
    <w:rsid w:val="00FF19FE"/>
    <w:rsid w:val="00FF4D8F"/>
    <w:rsid w:val="00FF51F9"/>
    <w:rsid w:val="00FF55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216B37"/>
  <w15:chartTrackingRefBased/>
  <w15:docId w15:val="{F7C9E119-65CC-4250-AC43-6A7F09425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heme="minorBidi"/>
        <w:kern w:val="2"/>
        <w:sz w:val="23"/>
        <w:szCs w:val="22"/>
        <w:lang w:val="en-US" w:eastAsia="ko-KR" w:bidi="ar-SA"/>
      </w:rPr>
    </w:rPrDefault>
    <w:pPrDefault>
      <w:pPr>
        <w:spacing w:line="42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112C"/>
    <w:pPr>
      <w:widowControl w:val="0"/>
      <w:wordWrap w:val="0"/>
      <w:autoSpaceDN w:val="0"/>
      <w:adjustRightInd w:val="0"/>
      <w:snapToGrid w:val="0"/>
      <w:spacing w:line="360" w:lineRule="atLeast"/>
    </w:pPr>
    <w:rPr>
      <w:sz w:val="22"/>
    </w:rPr>
  </w:style>
  <w:style w:type="paragraph" w:styleId="11">
    <w:name w:val="heading 1"/>
    <w:basedOn w:val="a"/>
    <w:next w:val="a"/>
    <w:link w:val="1Char"/>
    <w:uiPriority w:val="9"/>
    <w:qFormat/>
    <w:rsid w:val="00BD5D06"/>
    <w:pPr>
      <w:spacing w:after="360"/>
      <w:ind w:left="567" w:hanging="567"/>
      <w:jc w:val="left"/>
      <w:outlineLvl w:val="0"/>
    </w:pPr>
    <w:rPr>
      <w:rFonts w:ascii="Arial" w:eastAsia="맑은 고딕" w:hAnsi="Arial"/>
      <w:b/>
      <w:color w:val="404040"/>
      <w:sz w:val="32"/>
      <w:szCs w:val="56"/>
    </w:rPr>
  </w:style>
  <w:style w:type="paragraph" w:styleId="20">
    <w:name w:val="heading 2"/>
    <w:basedOn w:val="a"/>
    <w:next w:val="a"/>
    <w:link w:val="2Char"/>
    <w:uiPriority w:val="9"/>
    <w:unhideWhenUsed/>
    <w:qFormat/>
    <w:rsid w:val="003D351C"/>
    <w:pPr>
      <w:ind w:left="567" w:hanging="567"/>
      <w:outlineLvl w:val="1"/>
    </w:pPr>
    <w:rPr>
      <w:rFonts w:ascii="Arial" w:eastAsia="맑은 고딕" w:hAnsi="Arial"/>
      <w:b/>
      <w:sz w:val="28"/>
    </w:rPr>
  </w:style>
  <w:style w:type="paragraph" w:styleId="30">
    <w:name w:val="heading 3"/>
    <w:basedOn w:val="a"/>
    <w:next w:val="a"/>
    <w:link w:val="3Char"/>
    <w:uiPriority w:val="9"/>
    <w:unhideWhenUsed/>
    <w:qFormat/>
    <w:rsid w:val="005F0858"/>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B1371"/>
    <w:pPr>
      <w:tabs>
        <w:tab w:val="center" w:pos="4513"/>
        <w:tab w:val="right" w:pos="9026"/>
      </w:tabs>
    </w:pPr>
  </w:style>
  <w:style w:type="character" w:customStyle="1" w:styleId="Char">
    <w:name w:val="머리글 Char"/>
    <w:basedOn w:val="a0"/>
    <w:link w:val="a3"/>
    <w:uiPriority w:val="99"/>
    <w:rsid w:val="002B1371"/>
    <w:rPr>
      <w:sz w:val="22"/>
    </w:rPr>
  </w:style>
  <w:style w:type="paragraph" w:styleId="a4">
    <w:name w:val="footer"/>
    <w:basedOn w:val="a"/>
    <w:link w:val="Char0"/>
    <w:uiPriority w:val="99"/>
    <w:unhideWhenUsed/>
    <w:rsid w:val="002B1371"/>
    <w:pPr>
      <w:tabs>
        <w:tab w:val="center" w:pos="4513"/>
        <w:tab w:val="right" w:pos="9026"/>
      </w:tabs>
    </w:pPr>
  </w:style>
  <w:style w:type="character" w:customStyle="1" w:styleId="Char0">
    <w:name w:val="바닥글 Char"/>
    <w:basedOn w:val="a0"/>
    <w:link w:val="a4"/>
    <w:uiPriority w:val="99"/>
    <w:rsid w:val="002B1371"/>
    <w:rPr>
      <w:sz w:val="22"/>
    </w:rPr>
  </w:style>
  <w:style w:type="character" w:customStyle="1" w:styleId="1Char">
    <w:name w:val="제목 1 Char"/>
    <w:basedOn w:val="a0"/>
    <w:link w:val="11"/>
    <w:uiPriority w:val="9"/>
    <w:rsid w:val="00BD5D06"/>
    <w:rPr>
      <w:rFonts w:ascii="Arial" w:eastAsia="맑은 고딕" w:hAnsi="Arial"/>
      <w:b/>
      <w:color w:val="404040"/>
      <w:sz w:val="32"/>
      <w:szCs w:val="56"/>
    </w:rPr>
  </w:style>
  <w:style w:type="table" w:styleId="a5">
    <w:name w:val="Table Grid"/>
    <w:basedOn w:val="a1"/>
    <w:uiPriority w:val="59"/>
    <w:rsid w:val="0051570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소제목"/>
    <w:basedOn w:val="a"/>
    <w:next w:val="a"/>
    <w:qFormat/>
    <w:rsid w:val="005F2799"/>
    <w:pPr>
      <w:spacing w:after="120"/>
    </w:pPr>
    <w:rPr>
      <w:rFonts w:ascii="맑은 고딕" w:eastAsia="맑은 고딕"/>
      <w:b/>
      <w:color w:val="9D0001"/>
      <w:sz w:val="24"/>
    </w:rPr>
  </w:style>
  <w:style w:type="paragraph" w:styleId="12">
    <w:name w:val="toc 1"/>
    <w:basedOn w:val="a"/>
    <w:next w:val="a"/>
    <w:autoRedefine/>
    <w:uiPriority w:val="39"/>
    <w:unhideWhenUsed/>
    <w:rsid w:val="00BC44CD"/>
    <w:pPr>
      <w:tabs>
        <w:tab w:val="left" w:pos="400"/>
        <w:tab w:val="right" w:leader="dot" w:pos="14003"/>
      </w:tabs>
      <w:spacing w:before="60"/>
      <w:ind w:left="567" w:right="567"/>
    </w:pPr>
    <w:rPr>
      <w:b/>
      <w:color w:val="000000" w:themeColor="text1"/>
    </w:rPr>
  </w:style>
  <w:style w:type="character" w:styleId="a7">
    <w:name w:val="Hyperlink"/>
    <w:basedOn w:val="a0"/>
    <w:uiPriority w:val="99"/>
    <w:unhideWhenUsed/>
    <w:rsid w:val="00E57EF4"/>
    <w:rPr>
      <w:color w:val="000000" w:themeColor="text1"/>
      <w:u w:val="single"/>
    </w:rPr>
  </w:style>
  <w:style w:type="paragraph" w:styleId="a8">
    <w:name w:val="List Paragraph"/>
    <w:aliases w:val="Source,Driving Outline,설명문단CxSpLast,설명문단,번호매기기 기본,Paragraphe de liste"/>
    <w:basedOn w:val="a"/>
    <w:link w:val="Char1"/>
    <w:uiPriority w:val="34"/>
    <w:qFormat/>
    <w:rsid w:val="0019373B"/>
    <w:pPr>
      <w:ind w:left="851"/>
    </w:pPr>
  </w:style>
  <w:style w:type="character" w:customStyle="1" w:styleId="2Char">
    <w:name w:val="제목 2 Char"/>
    <w:basedOn w:val="a0"/>
    <w:link w:val="20"/>
    <w:uiPriority w:val="9"/>
    <w:rsid w:val="003D351C"/>
    <w:rPr>
      <w:rFonts w:ascii="Arial" w:eastAsia="맑은 고딕" w:hAnsi="Arial"/>
      <w:b/>
      <w:sz w:val="28"/>
    </w:rPr>
  </w:style>
  <w:style w:type="paragraph" w:styleId="21">
    <w:name w:val="toc 2"/>
    <w:basedOn w:val="a"/>
    <w:next w:val="a"/>
    <w:autoRedefine/>
    <w:uiPriority w:val="39"/>
    <w:unhideWhenUsed/>
    <w:rsid w:val="00D14905"/>
    <w:pPr>
      <w:tabs>
        <w:tab w:val="left" w:pos="1134"/>
        <w:tab w:val="right" w:leader="dot" w:pos="13436"/>
      </w:tabs>
      <w:spacing w:before="120"/>
      <w:ind w:left="2268" w:right="1134" w:hanging="567"/>
    </w:pPr>
  </w:style>
  <w:style w:type="paragraph" w:styleId="a9">
    <w:name w:val="Balloon Text"/>
    <w:basedOn w:val="a"/>
    <w:link w:val="Char2"/>
    <w:uiPriority w:val="99"/>
    <w:semiHidden/>
    <w:unhideWhenUsed/>
    <w:rsid w:val="003427C0"/>
    <w:pPr>
      <w:spacing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semiHidden/>
    <w:rsid w:val="003427C0"/>
    <w:rPr>
      <w:rFonts w:asciiTheme="majorHAnsi" w:eastAsiaTheme="majorEastAsia" w:hAnsiTheme="majorHAnsi" w:cstheme="majorBidi"/>
      <w:sz w:val="18"/>
      <w:szCs w:val="18"/>
    </w:rPr>
  </w:style>
  <w:style w:type="paragraph" w:styleId="aa">
    <w:name w:val="Normal (Web)"/>
    <w:basedOn w:val="a"/>
    <w:uiPriority w:val="99"/>
    <w:unhideWhenUsed/>
    <w:rsid w:val="0004145C"/>
    <w:pPr>
      <w:widowControl/>
      <w:wordWrap/>
      <w:autoSpaceDN/>
      <w:adjustRightInd/>
      <w:snapToGrid/>
      <w:spacing w:line="384" w:lineRule="atLeast"/>
      <w:jc w:val="left"/>
    </w:pPr>
    <w:rPr>
      <w:rFonts w:ascii="바탕" w:eastAsia="바탕" w:hAnsi="바탕" w:cs="굴림"/>
      <w:color w:val="000000"/>
      <w:kern w:val="0"/>
      <w:sz w:val="24"/>
      <w:szCs w:val="24"/>
    </w:rPr>
  </w:style>
  <w:style w:type="paragraph" w:customStyle="1" w:styleId="1">
    <w:name w:val="스타일1"/>
    <w:basedOn w:val="a"/>
    <w:link w:val="1Char0"/>
    <w:qFormat/>
    <w:rsid w:val="0004145C"/>
    <w:pPr>
      <w:numPr>
        <w:numId w:val="1"/>
      </w:numPr>
      <w:autoSpaceDE w:val="0"/>
      <w:spacing w:before="120" w:after="120" w:line="300" w:lineRule="exact"/>
      <w:ind w:right="113"/>
    </w:pPr>
    <w:rPr>
      <w:rFonts w:eastAsia="바탕" w:cs="Times New Roman"/>
      <w:kern w:val="0"/>
      <w:sz w:val="23"/>
      <w:szCs w:val="23"/>
    </w:rPr>
  </w:style>
  <w:style w:type="paragraph" w:customStyle="1" w:styleId="ab">
    <w:name w:val="국문유형"/>
    <w:basedOn w:val="a"/>
    <w:rsid w:val="00F8225D"/>
    <w:pPr>
      <w:adjustRightInd/>
      <w:spacing w:line="460" w:lineRule="exact"/>
    </w:pPr>
    <w:rPr>
      <w:rFonts w:cs="Times New Roman"/>
      <w:sz w:val="24"/>
      <w:szCs w:val="20"/>
    </w:rPr>
  </w:style>
  <w:style w:type="character" w:customStyle="1" w:styleId="Char1">
    <w:name w:val="목록 단락 Char"/>
    <w:aliases w:val="Source Char,Driving Outline Char,설명문단CxSpLast Char,설명문단 Char,번호매기기 기본 Char,Paragraphe de liste Char"/>
    <w:link w:val="a8"/>
    <w:uiPriority w:val="34"/>
    <w:rsid w:val="00F8225D"/>
    <w:rPr>
      <w:sz w:val="22"/>
    </w:rPr>
  </w:style>
  <w:style w:type="paragraph" w:styleId="ac">
    <w:name w:val="footnote text"/>
    <w:aliases w:val=" Char,ABC 각주,fn,footnote text,Footnotes,Footnote ak,Footnote Text Char1,Footnote Text Char Char,fn Char Char,footnote text Char Char,Footnotes Char Char,Footnote ak Char Char,fn Char1,footnote text Char1,Footnotes Char1,Footnote ak Char1"/>
    <w:basedOn w:val="a"/>
    <w:link w:val="Char3"/>
    <w:uiPriority w:val="99"/>
    <w:unhideWhenUsed/>
    <w:rsid w:val="00646227"/>
    <w:pPr>
      <w:jc w:val="left"/>
    </w:pPr>
  </w:style>
  <w:style w:type="character" w:customStyle="1" w:styleId="Char3">
    <w:name w:val="각주 텍스트 Char"/>
    <w:aliases w:val=" Char Char,ABC 각주 Char,fn Char,footnote text Char,Footnotes Char,Footnote ak Char,Footnote Text Char1 Char,Footnote Text Char Char Char,fn Char Char Char,footnote text Char Char Char,Footnotes Char Char Char,Footnote ak Char Char Char"/>
    <w:basedOn w:val="a0"/>
    <w:link w:val="ac"/>
    <w:uiPriority w:val="99"/>
    <w:rsid w:val="00646227"/>
    <w:rPr>
      <w:sz w:val="22"/>
    </w:rPr>
  </w:style>
  <w:style w:type="character" w:styleId="ad">
    <w:name w:val="footnote reference"/>
    <w:aliases w:val="Ref,de nota al pie,(NECG) Footnote Reference,FC,fr,-E Fußnotenzeichen"/>
    <w:basedOn w:val="a0"/>
    <w:uiPriority w:val="99"/>
    <w:unhideWhenUsed/>
    <w:rsid w:val="00646227"/>
    <w:rPr>
      <w:vertAlign w:val="superscript"/>
    </w:rPr>
  </w:style>
  <w:style w:type="character" w:customStyle="1" w:styleId="1Char0">
    <w:name w:val="스타일1 Char"/>
    <w:link w:val="1"/>
    <w:rsid w:val="00740295"/>
    <w:rPr>
      <w:rFonts w:eastAsia="바탕" w:cs="Times New Roman"/>
      <w:kern w:val="0"/>
      <w:szCs w:val="23"/>
    </w:rPr>
  </w:style>
  <w:style w:type="character" w:customStyle="1" w:styleId="3Char">
    <w:name w:val="제목 3 Char"/>
    <w:basedOn w:val="a0"/>
    <w:link w:val="30"/>
    <w:uiPriority w:val="9"/>
    <w:rsid w:val="005F0858"/>
    <w:rPr>
      <w:rFonts w:asciiTheme="majorHAnsi" w:eastAsiaTheme="majorEastAsia" w:hAnsiTheme="majorHAnsi" w:cstheme="majorBidi"/>
      <w:sz w:val="22"/>
    </w:rPr>
  </w:style>
  <w:style w:type="paragraph" w:customStyle="1" w:styleId="ae">
    <w:name w:val="바탕글"/>
    <w:basedOn w:val="a"/>
    <w:rsid w:val="00C26024"/>
    <w:pPr>
      <w:autoSpaceDE w:val="0"/>
      <w:adjustRightInd/>
      <w:snapToGrid/>
      <w:spacing w:line="384" w:lineRule="auto"/>
      <w:textAlignment w:val="baseline"/>
    </w:pPr>
    <w:rPr>
      <w:rFonts w:ascii="바탕" w:eastAsia="굴림" w:hAnsi="굴림" w:cs="굴림"/>
      <w:color w:val="000000"/>
      <w:kern w:val="0"/>
      <w:sz w:val="20"/>
      <w:szCs w:val="20"/>
    </w:rPr>
  </w:style>
  <w:style w:type="paragraph" w:customStyle="1" w:styleId="Bullet1">
    <w:name w:val="Bullet 1"/>
    <w:link w:val="Bullet1Char"/>
    <w:uiPriority w:val="7"/>
    <w:qFormat/>
    <w:rsid w:val="00E92C56"/>
    <w:pPr>
      <w:numPr>
        <w:numId w:val="4"/>
      </w:numPr>
      <w:spacing w:after="120" w:line="240" w:lineRule="auto"/>
    </w:pPr>
    <w:rPr>
      <w:rFonts w:ascii="Perpetua" w:eastAsiaTheme="minorEastAsia" w:hAnsi="Perpetua" w:cs="Times New Roman"/>
      <w:kern w:val="0"/>
      <w:sz w:val="22"/>
      <w:szCs w:val="24"/>
      <w:lang w:eastAsia="zh-CN"/>
    </w:rPr>
  </w:style>
  <w:style w:type="character" w:customStyle="1" w:styleId="Bullet1Char">
    <w:name w:val="Bullet 1 Char"/>
    <w:basedOn w:val="a0"/>
    <w:link w:val="Bullet1"/>
    <w:uiPriority w:val="7"/>
    <w:rsid w:val="00E92C56"/>
    <w:rPr>
      <w:rFonts w:ascii="Perpetua" w:eastAsiaTheme="minorEastAsia" w:hAnsi="Perpetua" w:cs="Times New Roman"/>
      <w:kern w:val="0"/>
      <w:sz w:val="22"/>
      <w:szCs w:val="24"/>
      <w:lang w:eastAsia="zh-CN"/>
    </w:rPr>
  </w:style>
  <w:style w:type="table" w:customStyle="1" w:styleId="KC">
    <w:name w:val="K&amp;C (표 기본)"/>
    <w:basedOn w:val="a1"/>
    <w:uiPriority w:val="99"/>
    <w:rsid w:val="00AB3438"/>
    <w:pPr>
      <w:widowControl w:val="0"/>
      <w:wordWrap w:val="0"/>
      <w:autoSpaceDN w:val="0"/>
      <w:adjustRightInd w:val="0"/>
      <w:snapToGrid w:val="0"/>
      <w:spacing w:line="280" w:lineRule="atLeast"/>
      <w:jc w:val="left"/>
    </w:pPr>
    <w:rPr>
      <w:sz w:val="22"/>
      <w:szCs w:val="23"/>
    </w:rPr>
    <w:tblPr>
      <w:tblInd w:w="0" w:type="nil"/>
      <w:tblBorders>
        <w:top w:val="single" w:sz="4" w:space="0" w:color="404040" w:themeColor="text1" w:themeTint="BF"/>
        <w:bottom w:val="single" w:sz="4" w:space="0" w:color="404040" w:themeColor="text1" w:themeTint="BF"/>
        <w:insideH w:val="single" w:sz="4" w:space="0" w:color="BFBFBF" w:themeColor="background1" w:themeShade="BF"/>
        <w:insideV w:val="single" w:sz="4" w:space="0" w:color="BFBFBF" w:themeColor="background1" w:themeShade="BF"/>
      </w:tblBorders>
      <w:tblCellMar>
        <w:top w:w="57" w:type="dxa"/>
        <w:left w:w="85" w:type="dxa"/>
        <w:bottom w:w="57" w:type="dxa"/>
        <w:right w:w="85" w:type="dxa"/>
      </w:tblCellMar>
    </w:tblPr>
    <w:tcPr>
      <w:vAlign w:val="center"/>
    </w:tcPr>
    <w:tblStylePr w:type="firstRow">
      <w:pPr>
        <w:jc w:val="center"/>
      </w:pPr>
      <w:rPr>
        <w:b/>
      </w:rPr>
      <w:tblPr/>
      <w:tcPr>
        <w:tcBorders>
          <w:top w:val="single" w:sz="12" w:space="0" w:color="404040" w:themeColor="text1" w:themeTint="BF"/>
          <w:bottom w:val="single" w:sz="4" w:space="0" w:color="404040" w:themeColor="text1" w:themeTint="BF"/>
        </w:tcBorders>
        <w:shd w:val="clear" w:color="auto" w:fill="DEEEEE"/>
      </w:tcPr>
    </w:tblStylePr>
    <w:tblStylePr w:type="firstCol">
      <w:rPr>
        <w:b/>
      </w:rPr>
      <w:tblPr/>
      <w:tcPr>
        <w:shd w:val="clear" w:color="auto" w:fill="F2F2F2" w:themeFill="background1" w:themeFillShade="F2"/>
      </w:tcPr>
    </w:tblStylePr>
  </w:style>
  <w:style w:type="paragraph" w:styleId="af">
    <w:name w:val="No Spacing"/>
    <w:uiPriority w:val="1"/>
    <w:qFormat/>
    <w:rsid w:val="009B220B"/>
    <w:pPr>
      <w:widowControl w:val="0"/>
      <w:wordWrap w:val="0"/>
      <w:autoSpaceDE w:val="0"/>
      <w:autoSpaceDN w:val="0"/>
      <w:spacing w:line="240" w:lineRule="auto"/>
    </w:pPr>
    <w:rPr>
      <w:rFonts w:ascii="맑은 고딕" w:eastAsia="맑은 고딕" w:hAnsi="맑은 고딕" w:cs="Times New Roman"/>
      <w:kern w:val="0"/>
      <w:sz w:val="20"/>
      <w:szCs w:val="20"/>
    </w:rPr>
  </w:style>
  <w:style w:type="paragraph" w:customStyle="1" w:styleId="Between">
    <w:name w:val="_Between"/>
    <w:basedOn w:val="a"/>
    <w:rsid w:val="009B220B"/>
    <w:pPr>
      <w:widowControl/>
      <w:wordWrap/>
      <w:autoSpaceDN/>
      <w:adjustRightInd/>
      <w:snapToGrid/>
      <w:spacing w:line="240" w:lineRule="auto"/>
      <w:jc w:val="left"/>
    </w:pPr>
    <w:rPr>
      <w:rFonts w:ascii="굴림" w:eastAsia="굴림" w:hAnsi="굴림" w:cs="굴림"/>
      <w:kern w:val="0"/>
      <w:sz w:val="12"/>
      <w:szCs w:val="24"/>
    </w:rPr>
  </w:style>
  <w:style w:type="character" w:styleId="af0">
    <w:name w:val="FollowedHyperlink"/>
    <w:basedOn w:val="a0"/>
    <w:uiPriority w:val="99"/>
    <w:semiHidden/>
    <w:unhideWhenUsed/>
    <w:rsid w:val="009B220B"/>
    <w:rPr>
      <w:color w:val="999999" w:themeColor="followedHyperlink"/>
      <w:u w:val="single"/>
    </w:rPr>
  </w:style>
  <w:style w:type="paragraph" w:customStyle="1" w:styleId="wordsection1">
    <w:name w:val="wordsection1"/>
    <w:basedOn w:val="a"/>
    <w:uiPriority w:val="99"/>
    <w:rsid w:val="005A64A5"/>
    <w:pPr>
      <w:widowControl/>
      <w:wordWrap/>
      <w:autoSpaceDN/>
      <w:adjustRightInd/>
      <w:snapToGrid/>
      <w:spacing w:before="100" w:beforeAutospacing="1" w:after="100" w:afterAutospacing="1" w:line="240" w:lineRule="auto"/>
      <w:jc w:val="left"/>
    </w:pPr>
    <w:rPr>
      <w:rFonts w:ascii="맑은 고딕" w:eastAsia="맑은 고딕" w:hAnsi="맑은 고딕" w:cs="굴림"/>
      <w:kern w:val="0"/>
      <w:sz w:val="24"/>
      <w:szCs w:val="24"/>
    </w:rPr>
  </w:style>
  <w:style w:type="table" w:styleId="af1">
    <w:name w:val="Grid Table Light"/>
    <w:basedOn w:val="a1"/>
    <w:uiPriority w:val="40"/>
    <w:rsid w:val="00B24DA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verTitle">
    <w:name w:val="_CoverTitle"/>
    <w:basedOn w:val="a"/>
    <w:rsid w:val="00616C0B"/>
    <w:pPr>
      <w:widowControl/>
      <w:wordWrap/>
      <w:autoSpaceDN/>
      <w:adjustRightInd/>
      <w:snapToGrid/>
      <w:spacing w:before="3120" w:after="300" w:line="240" w:lineRule="auto"/>
      <w:jc w:val="left"/>
    </w:pPr>
    <w:rPr>
      <w:rFonts w:ascii="Arial" w:eastAsia="SC STKaiti" w:hAnsi="Arial" w:cs="Times New Roman"/>
      <w:b/>
      <w:color w:val="000080"/>
      <w:kern w:val="0"/>
      <w:sz w:val="48"/>
      <w:szCs w:val="24"/>
      <w:lang w:eastAsia="zh-CN"/>
    </w:rPr>
  </w:style>
  <w:style w:type="table" w:customStyle="1" w:styleId="13">
    <w:name w:val="표 구분선1"/>
    <w:basedOn w:val="a1"/>
    <w:next w:val="a5"/>
    <w:uiPriority w:val="59"/>
    <w:rsid w:val="00663F93"/>
    <w:pPr>
      <w:spacing w:line="280" w:lineRule="atLeast"/>
    </w:pPr>
    <w:rPr>
      <w:rFonts w:eastAsia="Times New Roman" w:cs="Times New Roman"/>
      <w:kern w:val="0"/>
      <w:sz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paragraph" w:styleId="af2">
    <w:name w:val="Revision"/>
    <w:hidden/>
    <w:uiPriority w:val="99"/>
    <w:semiHidden/>
    <w:rsid w:val="00673C8D"/>
    <w:pPr>
      <w:spacing w:line="240" w:lineRule="auto"/>
      <w:jc w:val="left"/>
    </w:pPr>
    <w:rPr>
      <w:sz w:val="22"/>
    </w:rPr>
  </w:style>
  <w:style w:type="character" w:styleId="af3">
    <w:name w:val="annotation reference"/>
    <w:basedOn w:val="a0"/>
    <w:uiPriority w:val="99"/>
    <w:semiHidden/>
    <w:unhideWhenUsed/>
    <w:rsid w:val="000A5FE2"/>
    <w:rPr>
      <w:sz w:val="18"/>
      <w:szCs w:val="18"/>
    </w:rPr>
  </w:style>
  <w:style w:type="paragraph" w:styleId="af4">
    <w:name w:val="annotation text"/>
    <w:basedOn w:val="a"/>
    <w:link w:val="Char4"/>
    <w:uiPriority w:val="99"/>
    <w:semiHidden/>
    <w:unhideWhenUsed/>
    <w:rsid w:val="000A5FE2"/>
    <w:pPr>
      <w:jc w:val="left"/>
    </w:pPr>
  </w:style>
  <w:style w:type="character" w:customStyle="1" w:styleId="Char4">
    <w:name w:val="메모 텍스트 Char"/>
    <w:basedOn w:val="a0"/>
    <w:link w:val="af4"/>
    <w:uiPriority w:val="99"/>
    <w:semiHidden/>
    <w:rsid w:val="000A5FE2"/>
    <w:rPr>
      <w:sz w:val="22"/>
    </w:rPr>
  </w:style>
  <w:style w:type="paragraph" w:customStyle="1" w:styleId="10">
    <w:name w:val="글머리기호1"/>
    <w:basedOn w:val="a8"/>
    <w:qFormat/>
    <w:rsid w:val="00251C72"/>
    <w:pPr>
      <w:numPr>
        <w:numId w:val="37"/>
      </w:numPr>
      <w:tabs>
        <w:tab w:val="num" w:pos="360"/>
      </w:tabs>
      <w:spacing w:after="120"/>
      <w:ind w:left="0" w:firstLine="0"/>
    </w:pPr>
    <w:rPr>
      <w:rFonts w:ascii="Arial" w:eastAsia="맑은 고딕" w:hAnsi="Arial" w:cs="Times New Roman"/>
      <w:kern w:val="0"/>
      <w:szCs w:val="20"/>
    </w:rPr>
  </w:style>
  <w:style w:type="paragraph" w:customStyle="1" w:styleId="3">
    <w:name w:val="글머리기호3"/>
    <w:basedOn w:val="10"/>
    <w:next w:val="a"/>
    <w:qFormat/>
    <w:rsid w:val="00251C72"/>
    <w:pPr>
      <w:numPr>
        <w:ilvl w:val="2"/>
      </w:numPr>
      <w:tabs>
        <w:tab w:val="num" w:pos="360"/>
      </w:tabs>
    </w:pPr>
  </w:style>
  <w:style w:type="paragraph" w:customStyle="1" w:styleId="2">
    <w:name w:val="글머리기호2"/>
    <w:basedOn w:val="a"/>
    <w:qFormat/>
    <w:rsid w:val="00F47498"/>
    <w:pPr>
      <w:numPr>
        <w:numId w:val="41"/>
      </w:numPr>
      <w:spacing w:before="120" w:after="120" w:line="280" w:lineRule="atLeast"/>
      <w:ind w:left="908" w:hanging="454"/>
    </w:pPr>
    <w:rPr>
      <w:rFonts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134818">
      <w:bodyDiv w:val="1"/>
      <w:marLeft w:val="0"/>
      <w:marRight w:val="0"/>
      <w:marTop w:val="0"/>
      <w:marBottom w:val="0"/>
      <w:divBdr>
        <w:top w:val="none" w:sz="0" w:space="0" w:color="auto"/>
        <w:left w:val="none" w:sz="0" w:space="0" w:color="auto"/>
        <w:bottom w:val="none" w:sz="0" w:space="0" w:color="auto"/>
        <w:right w:val="none" w:sz="0" w:space="0" w:color="auto"/>
      </w:divBdr>
    </w:div>
    <w:div w:id="149254796">
      <w:bodyDiv w:val="1"/>
      <w:marLeft w:val="0"/>
      <w:marRight w:val="0"/>
      <w:marTop w:val="0"/>
      <w:marBottom w:val="0"/>
      <w:divBdr>
        <w:top w:val="none" w:sz="0" w:space="0" w:color="auto"/>
        <w:left w:val="none" w:sz="0" w:space="0" w:color="auto"/>
        <w:bottom w:val="none" w:sz="0" w:space="0" w:color="auto"/>
        <w:right w:val="none" w:sz="0" w:space="0" w:color="auto"/>
      </w:divBdr>
    </w:div>
    <w:div w:id="288166388">
      <w:bodyDiv w:val="1"/>
      <w:marLeft w:val="0"/>
      <w:marRight w:val="0"/>
      <w:marTop w:val="0"/>
      <w:marBottom w:val="0"/>
      <w:divBdr>
        <w:top w:val="none" w:sz="0" w:space="0" w:color="auto"/>
        <w:left w:val="none" w:sz="0" w:space="0" w:color="auto"/>
        <w:bottom w:val="none" w:sz="0" w:space="0" w:color="auto"/>
        <w:right w:val="none" w:sz="0" w:space="0" w:color="auto"/>
      </w:divBdr>
    </w:div>
    <w:div w:id="355740760">
      <w:bodyDiv w:val="1"/>
      <w:marLeft w:val="0"/>
      <w:marRight w:val="0"/>
      <w:marTop w:val="0"/>
      <w:marBottom w:val="0"/>
      <w:divBdr>
        <w:top w:val="none" w:sz="0" w:space="0" w:color="auto"/>
        <w:left w:val="none" w:sz="0" w:space="0" w:color="auto"/>
        <w:bottom w:val="none" w:sz="0" w:space="0" w:color="auto"/>
        <w:right w:val="none" w:sz="0" w:space="0" w:color="auto"/>
      </w:divBdr>
    </w:div>
    <w:div w:id="377316247">
      <w:bodyDiv w:val="1"/>
      <w:marLeft w:val="0"/>
      <w:marRight w:val="0"/>
      <w:marTop w:val="0"/>
      <w:marBottom w:val="0"/>
      <w:divBdr>
        <w:top w:val="none" w:sz="0" w:space="0" w:color="auto"/>
        <w:left w:val="none" w:sz="0" w:space="0" w:color="auto"/>
        <w:bottom w:val="none" w:sz="0" w:space="0" w:color="auto"/>
        <w:right w:val="none" w:sz="0" w:space="0" w:color="auto"/>
      </w:divBdr>
    </w:div>
    <w:div w:id="531500050">
      <w:bodyDiv w:val="1"/>
      <w:marLeft w:val="0"/>
      <w:marRight w:val="0"/>
      <w:marTop w:val="0"/>
      <w:marBottom w:val="0"/>
      <w:divBdr>
        <w:top w:val="none" w:sz="0" w:space="0" w:color="auto"/>
        <w:left w:val="none" w:sz="0" w:space="0" w:color="auto"/>
        <w:bottom w:val="none" w:sz="0" w:space="0" w:color="auto"/>
        <w:right w:val="none" w:sz="0" w:space="0" w:color="auto"/>
      </w:divBdr>
    </w:div>
    <w:div w:id="827359129">
      <w:bodyDiv w:val="1"/>
      <w:marLeft w:val="0"/>
      <w:marRight w:val="0"/>
      <w:marTop w:val="0"/>
      <w:marBottom w:val="0"/>
      <w:divBdr>
        <w:top w:val="none" w:sz="0" w:space="0" w:color="auto"/>
        <w:left w:val="none" w:sz="0" w:space="0" w:color="auto"/>
        <w:bottom w:val="none" w:sz="0" w:space="0" w:color="auto"/>
        <w:right w:val="none" w:sz="0" w:space="0" w:color="auto"/>
      </w:divBdr>
    </w:div>
    <w:div w:id="926038347">
      <w:bodyDiv w:val="1"/>
      <w:marLeft w:val="0"/>
      <w:marRight w:val="0"/>
      <w:marTop w:val="0"/>
      <w:marBottom w:val="0"/>
      <w:divBdr>
        <w:top w:val="none" w:sz="0" w:space="0" w:color="auto"/>
        <w:left w:val="none" w:sz="0" w:space="0" w:color="auto"/>
        <w:bottom w:val="none" w:sz="0" w:space="0" w:color="auto"/>
        <w:right w:val="none" w:sz="0" w:space="0" w:color="auto"/>
      </w:divBdr>
    </w:div>
    <w:div w:id="931206954">
      <w:bodyDiv w:val="1"/>
      <w:marLeft w:val="0"/>
      <w:marRight w:val="0"/>
      <w:marTop w:val="0"/>
      <w:marBottom w:val="0"/>
      <w:divBdr>
        <w:top w:val="none" w:sz="0" w:space="0" w:color="auto"/>
        <w:left w:val="none" w:sz="0" w:space="0" w:color="auto"/>
        <w:bottom w:val="none" w:sz="0" w:space="0" w:color="auto"/>
        <w:right w:val="none" w:sz="0" w:space="0" w:color="auto"/>
      </w:divBdr>
    </w:div>
    <w:div w:id="1022319009">
      <w:bodyDiv w:val="1"/>
      <w:marLeft w:val="0"/>
      <w:marRight w:val="0"/>
      <w:marTop w:val="0"/>
      <w:marBottom w:val="0"/>
      <w:divBdr>
        <w:top w:val="none" w:sz="0" w:space="0" w:color="auto"/>
        <w:left w:val="none" w:sz="0" w:space="0" w:color="auto"/>
        <w:bottom w:val="none" w:sz="0" w:space="0" w:color="auto"/>
        <w:right w:val="none" w:sz="0" w:space="0" w:color="auto"/>
      </w:divBdr>
    </w:div>
    <w:div w:id="1117263145">
      <w:bodyDiv w:val="1"/>
      <w:marLeft w:val="0"/>
      <w:marRight w:val="0"/>
      <w:marTop w:val="0"/>
      <w:marBottom w:val="0"/>
      <w:divBdr>
        <w:top w:val="none" w:sz="0" w:space="0" w:color="auto"/>
        <w:left w:val="none" w:sz="0" w:space="0" w:color="auto"/>
        <w:bottom w:val="none" w:sz="0" w:space="0" w:color="auto"/>
        <w:right w:val="none" w:sz="0" w:space="0" w:color="auto"/>
      </w:divBdr>
    </w:div>
    <w:div w:id="1330713409">
      <w:bodyDiv w:val="1"/>
      <w:marLeft w:val="0"/>
      <w:marRight w:val="0"/>
      <w:marTop w:val="0"/>
      <w:marBottom w:val="0"/>
      <w:divBdr>
        <w:top w:val="none" w:sz="0" w:space="0" w:color="auto"/>
        <w:left w:val="none" w:sz="0" w:space="0" w:color="auto"/>
        <w:bottom w:val="none" w:sz="0" w:space="0" w:color="auto"/>
        <w:right w:val="none" w:sz="0" w:space="0" w:color="auto"/>
      </w:divBdr>
    </w:div>
    <w:div w:id="1879582071">
      <w:bodyDiv w:val="1"/>
      <w:marLeft w:val="0"/>
      <w:marRight w:val="0"/>
      <w:marTop w:val="0"/>
      <w:marBottom w:val="0"/>
      <w:divBdr>
        <w:top w:val="none" w:sz="0" w:space="0" w:color="auto"/>
        <w:left w:val="none" w:sz="0" w:space="0" w:color="auto"/>
        <w:bottom w:val="none" w:sz="0" w:space="0" w:color="auto"/>
        <w:right w:val="none" w:sz="0" w:space="0" w:color="auto"/>
      </w:divBdr>
    </w:div>
    <w:div w:id="21059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arking.kaka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KIM &amp; CHANG">
      <a:dk1>
        <a:srgbClr val="000000"/>
      </a:dk1>
      <a:lt1>
        <a:sysClr val="window" lastClr="FFFFFF"/>
      </a:lt1>
      <a:dk2>
        <a:srgbClr val="5D2A2C"/>
      </a:dk2>
      <a:lt2>
        <a:srgbClr val="9D0001"/>
      </a:lt2>
      <a:accent1>
        <a:srgbClr val="908D83"/>
      </a:accent1>
      <a:accent2>
        <a:srgbClr val="FF8733"/>
      </a:accent2>
      <a:accent3>
        <a:srgbClr val="6B81A1"/>
      </a:accent3>
      <a:accent4>
        <a:srgbClr val="C3A00A"/>
      </a:accent4>
      <a:accent5>
        <a:srgbClr val="3DC0BA"/>
      </a:accent5>
      <a:accent6>
        <a:srgbClr val="6F56A0"/>
      </a:accent6>
      <a:hlink>
        <a:srgbClr val="F1590E"/>
      </a:hlink>
      <a:folHlink>
        <a:srgbClr val="999999"/>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5F24B-C6A4-46A2-A664-FF84E5371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74</Pages>
  <Words>17730</Words>
  <Characters>58689</Characters>
  <Application>Microsoft Office Word</Application>
  <DocSecurity>0</DocSecurity>
  <Lines>2934</Lines>
  <Paragraphs>1559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K&amp;C</dc:creator>
  <cp:keywords/>
  <dc:description/>
  <cp:lastModifiedBy>SL Partners</cp:lastModifiedBy>
  <cp:revision>4</cp:revision>
  <cp:lastPrinted>2021-08-19T00:04:00Z</cp:lastPrinted>
  <dcterms:created xsi:type="dcterms:W3CDTF">2023-06-20T06:40:00Z</dcterms:created>
  <dcterms:modified xsi:type="dcterms:W3CDTF">2024-11-25T06:11:00Z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B956A2BB1480E0708E6F74250EDC37F6</vt:lpwstr>
  </property>
  <property fmtid="{D5CDD505-2E9C-101B-9397-08002B2CF9AE}" pid="3" name="MSIP_Label_defa4170-0d19-0005-0004-bc88714345d2_Enabled">
    <vt:lpwstr>true</vt:lpwstr>
  </property>
  <property fmtid="{D5CDD505-2E9C-101B-9397-08002B2CF9AE}" pid="4" name="MSIP_Label_defa4170-0d19-0005-0004-bc88714345d2_SetDate">
    <vt:lpwstr>2024-11-25T06:10:57Z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0a39acd3-c00c-4811-a20f-563b5388122b</vt:lpwstr>
  </property>
  <property fmtid="{D5CDD505-2E9C-101B-9397-08002B2CF9AE}" pid="9" name="MSIP_Label_defa4170-0d19-0005-0004-bc88714345d2_ContentBits">
    <vt:lpwstr>0</vt:lpwstr>
  </property>
</Properties>
</file>